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17000B" w14:textId="70D25E97" w:rsidR="00231A45" w:rsidRPr="00D5163E" w:rsidRDefault="00EE7677" w:rsidP="002C2489">
      <w:pPr>
        <w:ind w:left="720" w:firstLine="720"/>
        <w:rPr>
          <w:szCs w:val="20"/>
        </w:rPr>
      </w:pPr>
      <w:bookmarkStart w:id="0" w:name="Annex1"/>
      <w:r w:rsidRPr="00D5163E">
        <w:rPr>
          <w:noProof/>
        </w:rPr>
        <w:drawing>
          <wp:anchor distT="0" distB="0" distL="114300" distR="114300" simplePos="0" relativeHeight="251658244" behindDoc="0" locked="0" layoutInCell="1" allowOverlap="1" wp14:anchorId="16A5732E" wp14:editId="42B8737C">
            <wp:simplePos x="0" y="0"/>
            <wp:positionH relativeFrom="column">
              <wp:posOffset>1141095</wp:posOffset>
            </wp:positionH>
            <wp:positionV relativeFrom="paragraph">
              <wp:posOffset>-96048</wp:posOffset>
            </wp:positionV>
            <wp:extent cx="908197" cy="865848"/>
            <wp:effectExtent l="0" t="0" r="0" b="0"/>
            <wp:wrapNone/>
            <wp:docPr id="51" name="Picture 1" descr="Description: logo_esdm_TextwithImageflex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esdm_TextwithImageflexib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8197" cy="865848"/>
                    </a:xfrm>
                    <a:prstGeom prst="rect">
                      <a:avLst/>
                    </a:prstGeom>
                    <a:noFill/>
                    <a:ln>
                      <a:noFill/>
                    </a:ln>
                  </pic:spPr>
                </pic:pic>
              </a:graphicData>
            </a:graphic>
            <wp14:sizeRelH relativeFrom="page">
              <wp14:pctWidth>0</wp14:pctWidth>
            </wp14:sizeRelH>
            <wp14:sizeRelV relativeFrom="page">
              <wp14:pctHeight>0</wp14:pctHeight>
            </wp14:sizeRelV>
          </wp:anchor>
        </w:drawing>
      </w:r>
      <w:r w:rsidR="0097618C" w:rsidRPr="00D5163E">
        <w:rPr>
          <w:noProof/>
        </w:rPr>
        <w:drawing>
          <wp:anchor distT="0" distB="0" distL="114300" distR="114300" simplePos="0" relativeHeight="251658258" behindDoc="0" locked="0" layoutInCell="1" allowOverlap="1" wp14:anchorId="3140BC2F" wp14:editId="335822CD">
            <wp:simplePos x="0" y="0"/>
            <wp:positionH relativeFrom="column">
              <wp:posOffset>4040668</wp:posOffset>
            </wp:positionH>
            <wp:positionV relativeFrom="paragraph">
              <wp:posOffset>7620</wp:posOffset>
            </wp:positionV>
            <wp:extent cx="900553" cy="485522"/>
            <wp:effectExtent l="0" t="0" r="1270" b="0"/>
            <wp:wrapNone/>
            <wp:docPr id="452" name="Picture 452" descr="Image result for UN environment new offi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UN environment new official log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00553" cy="485522"/>
                    </a:xfrm>
                    <a:prstGeom prst="rect">
                      <a:avLst/>
                    </a:prstGeom>
                    <a:noFill/>
                    <a:ln>
                      <a:noFill/>
                    </a:ln>
                  </pic:spPr>
                </pic:pic>
              </a:graphicData>
            </a:graphic>
            <wp14:sizeRelH relativeFrom="page">
              <wp14:pctWidth>0</wp14:pctWidth>
            </wp14:sizeRelH>
            <wp14:sizeRelV relativeFrom="page">
              <wp14:pctHeight>0</wp14:pctHeight>
            </wp14:sizeRelV>
          </wp:anchor>
        </w:drawing>
      </w:r>
      <w:r w:rsidR="00270502" w:rsidRPr="00D5163E">
        <w:rPr>
          <w:noProof/>
        </w:rPr>
        <w:drawing>
          <wp:anchor distT="0" distB="0" distL="114300" distR="114300" simplePos="0" relativeHeight="251658240" behindDoc="0" locked="0" layoutInCell="1" allowOverlap="1" wp14:anchorId="148506A1" wp14:editId="5183A8B6">
            <wp:simplePos x="0" y="0"/>
            <wp:positionH relativeFrom="margin">
              <wp:posOffset>5304468</wp:posOffset>
            </wp:positionH>
            <wp:positionV relativeFrom="paragraph">
              <wp:posOffset>-445</wp:posOffset>
            </wp:positionV>
            <wp:extent cx="572770" cy="1223010"/>
            <wp:effectExtent l="0" t="0" r="4445" b="0"/>
            <wp:wrapNone/>
            <wp:docPr id="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 cy="1223010"/>
                    </a:xfrm>
                    <a:prstGeom prst="rect">
                      <a:avLst/>
                    </a:prstGeom>
                    <a:noFill/>
                    <a:ln>
                      <a:noFill/>
                    </a:ln>
                  </pic:spPr>
                </pic:pic>
              </a:graphicData>
            </a:graphic>
            <wp14:sizeRelH relativeFrom="page">
              <wp14:pctWidth>0</wp14:pctWidth>
            </wp14:sizeRelH>
            <wp14:sizeRelV relativeFrom="page">
              <wp14:pctHeight>0</wp14:pctHeight>
            </wp14:sizeRelV>
          </wp:anchor>
        </w:drawing>
      </w:r>
      <w:r w:rsidR="00874708" w:rsidRPr="00D5163E">
        <w:rPr>
          <w:noProof/>
        </w:rPr>
        <w:drawing>
          <wp:anchor distT="0" distB="0" distL="114300" distR="114300" simplePos="0" relativeHeight="251658243" behindDoc="1" locked="0" layoutInCell="1" allowOverlap="1" wp14:anchorId="3D2B56BA" wp14:editId="78AAFB3F">
            <wp:simplePos x="0" y="0"/>
            <wp:positionH relativeFrom="margin">
              <wp:posOffset>85725</wp:posOffset>
            </wp:positionH>
            <wp:positionV relativeFrom="paragraph">
              <wp:posOffset>-1905</wp:posOffset>
            </wp:positionV>
            <wp:extent cx="709930" cy="818515"/>
            <wp:effectExtent l="0" t="0" r="1270" b="0"/>
            <wp:wrapTight wrapText="bothSides">
              <wp:wrapPolygon edited="0">
                <wp:start x="0" y="0"/>
                <wp:lineTo x="0" y="20779"/>
                <wp:lineTo x="20866" y="20779"/>
                <wp:lineTo x="20866" y="0"/>
                <wp:lineTo x="0" y="0"/>
              </wp:wrapPolygon>
            </wp:wrapTight>
            <wp:docPr id="49"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697918" w14:textId="3344115C" w:rsidR="00231A45" w:rsidRPr="00D5163E" w:rsidRDefault="00231A45" w:rsidP="007E081C">
      <w:pPr>
        <w:spacing w:after="120"/>
        <w:ind w:left="2160" w:firstLine="720"/>
        <w:rPr>
          <w:szCs w:val="20"/>
        </w:rPr>
      </w:pPr>
    </w:p>
    <w:bookmarkEnd w:id="0"/>
    <w:p w14:paraId="2E57520E" w14:textId="77777777" w:rsidR="00231A45" w:rsidRPr="00D5163E" w:rsidRDefault="00231A45" w:rsidP="007E081C">
      <w:pPr>
        <w:spacing w:after="120"/>
        <w:ind w:left="2160" w:firstLine="720"/>
        <w:rPr>
          <w:rFonts w:cs="Arial"/>
          <w:b/>
          <w:i/>
          <w:szCs w:val="22"/>
        </w:rPr>
      </w:pPr>
    </w:p>
    <w:p w14:paraId="66F3AFBC" w14:textId="77777777" w:rsidR="00231A45" w:rsidRPr="00D5163E" w:rsidRDefault="00231A45" w:rsidP="007E081C">
      <w:pPr>
        <w:spacing w:after="120"/>
        <w:ind w:left="2160" w:firstLine="720"/>
        <w:rPr>
          <w:rFonts w:cs="Arial"/>
          <w:b/>
          <w:i/>
          <w:szCs w:val="22"/>
        </w:rPr>
      </w:pPr>
    </w:p>
    <w:p w14:paraId="2DA9B888" w14:textId="77777777" w:rsidR="00231A45" w:rsidRPr="00D5163E" w:rsidRDefault="00231A45" w:rsidP="007E081C">
      <w:pPr>
        <w:spacing w:after="120"/>
        <w:ind w:left="2160" w:firstLine="720"/>
        <w:rPr>
          <w:rFonts w:cs="Arial"/>
          <w:b/>
          <w:i/>
          <w:szCs w:val="22"/>
        </w:rPr>
      </w:pPr>
    </w:p>
    <w:p w14:paraId="63190F33" w14:textId="77777777" w:rsidR="00E3519C" w:rsidRPr="00D5163E" w:rsidRDefault="00E1433A" w:rsidP="007E081C">
      <w:pPr>
        <w:spacing w:after="240"/>
        <w:jc w:val="center"/>
        <w:rPr>
          <w:rFonts w:cs="Arial"/>
          <w:b/>
          <w:szCs w:val="22"/>
        </w:rPr>
      </w:pPr>
      <w:r w:rsidRPr="00D5163E">
        <w:rPr>
          <w:rFonts w:cs="Arial"/>
          <w:b/>
          <w:szCs w:val="22"/>
        </w:rPr>
        <w:t>United Nations Development Programme</w:t>
      </w:r>
    </w:p>
    <w:p w14:paraId="5368F08B" w14:textId="77777777" w:rsidR="006747E9" w:rsidRPr="00D5163E" w:rsidRDefault="006747E9" w:rsidP="007E081C">
      <w:pPr>
        <w:jc w:val="center"/>
        <w:rPr>
          <w:rFonts w:cs="Calibri"/>
          <w:b/>
          <w:sz w:val="23"/>
          <w:szCs w:val="23"/>
        </w:rPr>
      </w:pPr>
      <w:r w:rsidRPr="00D5163E">
        <w:rPr>
          <w:rFonts w:cs="Calibri"/>
          <w:b/>
          <w:sz w:val="23"/>
          <w:szCs w:val="23"/>
        </w:rPr>
        <w:t>Country: Indonesia</w:t>
      </w:r>
    </w:p>
    <w:p w14:paraId="7BE0D63D" w14:textId="77777777" w:rsidR="006747E9" w:rsidRPr="00D5163E" w:rsidRDefault="006747E9" w:rsidP="007E081C">
      <w:pPr>
        <w:jc w:val="center"/>
        <w:rPr>
          <w:rFonts w:cs="Calibri"/>
          <w:b/>
          <w:sz w:val="23"/>
          <w:szCs w:val="23"/>
        </w:rPr>
      </w:pPr>
    </w:p>
    <w:p w14:paraId="7B87E8E1" w14:textId="77777777" w:rsidR="006747E9" w:rsidRPr="00D5163E" w:rsidRDefault="006747E9" w:rsidP="007E081C">
      <w:pPr>
        <w:jc w:val="center"/>
        <w:rPr>
          <w:rFonts w:cs="Calibri"/>
          <w:b/>
          <w:sz w:val="23"/>
          <w:szCs w:val="23"/>
        </w:rPr>
      </w:pPr>
      <w:r w:rsidRPr="00D5163E">
        <w:rPr>
          <w:rFonts w:cs="Calibri"/>
          <w:b/>
          <w:sz w:val="23"/>
          <w:szCs w:val="23"/>
        </w:rPr>
        <w:t>PROJECT DOCUMENT</w:t>
      </w:r>
    </w:p>
    <w:p w14:paraId="27FDF05B" w14:textId="77777777" w:rsidR="00DF11B5" w:rsidRPr="00D5163E" w:rsidRDefault="00DF11B5" w:rsidP="007E081C">
      <w:pPr>
        <w:spacing w:after="0"/>
        <w:rPr>
          <w:rFonts w:cs="Arial"/>
          <w:b/>
          <w:i/>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720"/>
        <w:gridCol w:w="1260"/>
        <w:gridCol w:w="630"/>
        <w:gridCol w:w="2610"/>
      </w:tblGrid>
      <w:tr w:rsidR="00B270EB" w:rsidRPr="00D5163E" w14:paraId="52D344B5" w14:textId="77777777" w:rsidTr="00222B73">
        <w:trPr>
          <w:trHeight w:val="548"/>
        </w:trPr>
        <w:tc>
          <w:tcPr>
            <w:tcW w:w="9355" w:type="dxa"/>
            <w:gridSpan w:val="6"/>
            <w:shd w:val="clear" w:color="auto" w:fill="auto"/>
            <w:vAlign w:val="center"/>
          </w:tcPr>
          <w:p w14:paraId="53FAAD32" w14:textId="05893F6A" w:rsidR="00B270EB" w:rsidRPr="00D5163E" w:rsidRDefault="00235AE4" w:rsidP="007E081C">
            <w:pPr>
              <w:spacing w:after="0"/>
              <w:rPr>
                <w:rFonts w:cs="Arial"/>
                <w:b/>
                <w:szCs w:val="20"/>
              </w:rPr>
            </w:pPr>
            <w:r w:rsidRPr="00D5163E">
              <w:rPr>
                <w:rFonts w:cs="Arial"/>
                <w:b/>
                <w:szCs w:val="20"/>
              </w:rPr>
              <w:t xml:space="preserve">Project </w:t>
            </w:r>
            <w:r w:rsidR="00367CCA" w:rsidRPr="00D5163E">
              <w:rPr>
                <w:rFonts w:cs="Arial"/>
                <w:b/>
                <w:szCs w:val="20"/>
              </w:rPr>
              <w:t>T</w:t>
            </w:r>
            <w:r w:rsidRPr="00D5163E">
              <w:rPr>
                <w:rFonts w:cs="Arial"/>
                <w:b/>
                <w:szCs w:val="20"/>
              </w:rPr>
              <w:t xml:space="preserve">itle:  </w:t>
            </w:r>
            <w:r w:rsidR="005F01E2" w:rsidRPr="00D5163E">
              <w:rPr>
                <w:b/>
                <w:szCs w:val="20"/>
              </w:rPr>
              <w:t>Advancing Indonesia’s Lighting Market to High Efficient Technologies (ADLIGHT)</w:t>
            </w:r>
          </w:p>
        </w:tc>
      </w:tr>
      <w:tr w:rsidR="0077088A" w:rsidRPr="00D5163E" w14:paraId="1399CB54" w14:textId="77777777" w:rsidTr="0003763F">
        <w:tc>
          <w:tcPr>
            <w:tcW w:w="2509" w:type="dxa"/>
            <w:shd w:val="clear" w:color="auto" w:fill="auto"/>
          </w:tcPr>
          <w:p w14:paraId="0DFFC307" w14:textId="77777777" w:rsidR="0077088A" w:rsidRPr="00D5163E" w:rsidRDefault="0077088A" w:rsidP="002C2489">
            <w:pPr>
              <w:spacing w:after="0"/>
              <w:rPr>
                <w:rFonts w:cs="Arial"/>
                <w:b/>
                <w:szCs w:val="20"/>
              </w:rPr>
            </w:pPr>
            <w:r w:rsidRPr="00D5163E">
              <w:rPr>
                <w:rFonts w:cs="Arial"/>
                <w:b/>
                <w:szCs w:val="20"/>
              </w:rPr>
              <w:t xml:space="preserve">Country:  </w:t>
            </w:r>
            <w:r w:rsidR="006747E9" w:rsidRPr="00D5163E">
              <w:rPr>
                <w:rFonts w:cs="Arial"/>
                <w:szCs w:val="20"/>
              </w:rPr>
              <w:t>Indonesia</w:t>
            </w:r>
          </w:p>
        </w:tc>
        <w:tc>
          <w:tcPr>
            <w:tcW w:w="3606" w:type="dxa"/>
            <w:gridSpan w:val="3"/>
            <w:shd w:val="clear" w:color="auto" w:fill="auto"/>
          </w:tcPr>
          <w:p w14:paraId="27E98CE8" w14:textId="77777777" w:rsidR="006747E9" w:rsidRPr="00D5163E" w:rsidRDefault="0077088A" w:rsidP="007E081C">
            <w:pPr>
              <w:spacing w:after="0"/>
              <w:rPr>
                <w:rFonts w:cs="Arial"/>
                <w:b/>
                <w:szCs w:val="20"/>
              </w:rPr>
            </w:pPr>
            <w:r w:rsidRPr="00D5163E">
              <w:rPr>
                <w:rFonts w:cs="Arial"/>
                <w:b/>
                <w:szCs w:val="20"/>
              </w:rPr>
              <w:t xml:space="preserve">Implementing Partner: </w:t>
            </w:r>
          </w:p>
          <w:p w14:paraId="45CF5DF2" w14:textId="77777777" w:rsidR="0077088A" w:rsidRPr="00D5163E" w:rsidRDefault="006747E9" w:rsidP="007E081C">
            <w:pPr>
              <w:spacing w:after="0"/>
              <w:rPr>
                <w:rFonts w:cs="Arial"/>
                <w:b/>
                <w:szCs w:val="20"/>
              </w:rPr>
            </w:pPr>
            <w:r w:rsidRPr="00D5163E">
              <w:rPr>
                <w:rFonts w:cs="Calibri"/>
                <w:szCs w:val="20"/>
              </w:rPr>
              <w:t>Ministry of Energy and Mineral Resources (MEMR)</w:t>
            </w:r>
            <w:r w:rsidR="0077088A" w:rsidRPr="00D5163E">
              <w:rPr>
                <w:rFonts w:cs="Arial"/>
                <w:b/>
                <w:szCs w:val="20"/>
              </w:rPr>
              <w:t xml:space="preserve"> </w:t>
            </w:r>
          </w:p>
        </w:tc>
        <w:tc>
          <w:tcPr>
            <w:tcW w:w="3240" w:type="dxa"/>
            <w:gridSpan w:val="2"/>
            <w:shd w:val="clear" w:color="auto" w:fill="auto"/>
          </w:tcPr>
          <w:p w14:paraId="3F53F98F" w14:textId="77777777" w:rsidR="0077088A" w:rsidRPr="00D5163E" w:rsidRDefault="00F81B41" w:rsidP="007E081C">
            <w:pPr>
              <w:spacing w:after="0"/>
              <w:rPr>
                <w:rFonts w:cs="Arial"/>
                <w:i/>
                <w:szCs w:val="20"/>
              </w:rPr>
            </w:pPr>
            <w:r w:rsidRPr="00D5163E">
              <w:rPr>
                <w:rFonts w:cs="Arial"/>
                <w:b/>
                <w:szCs w:val="20"/>
              </w:rPr>
              <w:t xml:space="preserve">Management Arrangements: </w:t>
            </w:r>
            <w:r w:rsidR="0077088A" w:rsidRPr="00D5163E">
              <w:rPr>
                <w:rFonts w:cs="Arial"/>
                <w:szCs w:val="20"/>
              </w:rPr>
              <w:t>National Implementation Modality (NIM)</w:t>
            </w:r>
            <w:r w:rsidR="0077088A" w:rsidRPr="00D5163E">
              <w:rPr>
                <w:rFonts w:cs="Arial"/>
                <w:i/>
                <w:szCs w:val="20"/>
              </w:rPr>
              <w:t xml:space="preserve"> </w:t>
            </w:r>
          </w:p>
        </w:tc>
      </w:tr>
      <w:tr w:rsidR="0077088A" w:rsidRPr="00D5163E" w14:paraId="17FD2844" w14:textId="77777777" w:rsidTr="004A66A3">
        <w:trPr>
          <w:trHeight w:val="512"/>
        </w:trPr>
        <w:tc>
          <w:tcPr>
            <w:tcW w:w="9355" w:type="dxa"/>
            <w:gridSpan w:val="6"/>
            <w:shd w:val="clear" w:color="auto" w:fill="auto"/>
          </w:tcPr>
          <w:p w14:paraId="0E1A09F8" w14:textId="16870FE1" w:rsidR="0077088A" w:rsidRPr="00D5163E" w:rsidRDefault="00743995" w:rsidP="002C2489">
            <w:pPr>
              <w:spacing w:after="0"/>
              <w:rPr>
                <w:rFonts w:cs="Arial"/>
                <w:b/>
                <w:szCs w:val="20"/>
              </w:rPr>
            </w:pPr>
            <w:r w:rsidRPr="00D5163E">
              <w:rPr>
                <w:rFonts w:cs="Arial"/>
                <w:b/>
                <w:szCs w:val="20"/>
              </w:rPr>
              <w:t>UNPD</w:t>
            </w:r>
            <w:r w:rsidR="0077088A" w:rsidRPr="00D5163E">
              <w:rPr>
                <w:rFonts w:cs="Arial"/>
                <w:b/>
                <w:szCs w:val="20"/>
              </w:rPr>
              <w:t>F/Country Programme Outcome</w:t>
            </w:r>
            <w:r w:rsidR="0077088A" w:rsidRPr="00D5163E">
              <w:rPr>
                <w:rFonts w:cs="Arial"/>
                <w:i/>
                <w:szCs w:val="20"/>
              </w:rPr>
              <w:t xml:space="preserve">: </w:t>
            </w:r>
            <w:r w:rsidR="00053220" w:rsidRPr="00D5163E">
              <w:rPr>
                <w:rFonts w:cs="Calibri"/>
                <w:szCs w:val="20"/>
              </w:rPr>
              <w:t>UNPDF/CPD Outcome 3 --</w:t>
            </w:r>
            <w:r w:rsidR="00053220" w:rsidRPr="00D5163E">
              <w:rPr>
                <w:rFonts w:cs="Calibri"/>
                <w:color w:val="000000"/>
                <w:sz w:val="16"/>
                <w:szCs w:val="16"/>
              </w:rPr>
              <w:t xml:space="preserve"> </w:t>
            </w:r>
            <w:r w:rsidR="00053220" w:rsidRPr="00D5163E">
              <w:rPr>
                <w:rFonts w:cs="Calibri"/>
                <w:color w:val="000000"/>
                <w:szCs w:val="20"/>
              </w:rPr>
              <w:t>By 2020, Indonesia is sustainably managing its natural resources, on land and at sea, with an increased resilience to the effects of climate change, disaster and other shocks.</w:t>
            </w:r>
          </w:p>
        </w:tc>
      </w:tr>
      <w:tr w:rsidR="00AE7EF6" w:rsidRPr="00D5163E" w14:paraId="6FEFEB32" w14:textId="77777777" w:rsidTr="004A66A3">
        <w:trPr>
          <w:trHeight w:val="818"/>
        </w:trPr>
        <w:tc>
          <w:tcPr>
            <w:tcW w:w="9355" w:type="dxa"/>
            <w:gridSpan w:val="6"/>
            <w:shd w:val="clear" w:color="auto" w:fill="auto"/>
          </w:tcPr>
          <w:p w14:paraId="65FE82E1" w14:textId="7D527DED" w:rsidR="00AE7EF6" w:rsidRPr="00D5163E" w:rsidRDefault="00AE7EF6" w:rsidP="002C2489">
            <w:pPr>
              <w:spacing w:after="0"/>
              <w:rPr>
                <w:rFonts w:cs="Arial"/>
                <w:b/>
                <w:szCs w:val="20"/>
              </w:rPr>
            </w:pPr>
            <w:r w:rsidRPr="00D5163E">
              <w:rPr>
                <w:rFonts w:cs="Arial"/>
                <w:b/>
                <w:szCs w:val="20"/>
              </w:rPr>
              <w:t xml:space="preserve">UNDP Strategic Plan Output: </w:t>
            </w:r>
            <w:r w:rsidR="00053220" w:rsidRPr="00D5163E">
              <w:rPr>
                <w:rFonts w:cs="Arial"/>
                <w:b/>
                <w:szCs w:val="20"/>
              </w:rPr>
              <w:t xml:space="preserve">CPD Indicative Outputs -- </w:t>
            </w:r>
            <w:r w:rsidR="00053220" w:rsidRPr="00D5163E">
              <w:rPr>
                <w:rFonts w:cs="Calibri"/>
                <w:color w:val="000000"/>
                <w:szCs w:val="20"/>
              </w:rPr>
              <w:t>2.2.1. National energy policies and guideline developed and integrated into sub-national development plan.</w:t>
            </w:r>
            <w:r w:rsidR="00053220" w:rsidRPr="00D5163E">
              <w:rPr>
                <w:rFonts w:ascii="MS Gothic" w:eastAsia="MS Gothic" w:hAnsi="MS Gothic" w:cs="MS Gothic"/>
                <w:color w:val="000000"/>
                <w:szCs w:val="20"/>
              </w:rPr>
              <w:t> </w:t>
            </w:r>
            <w:r w:rsidR="00053220" w:rsidRPr="00D5163E">
              <w:rPr>
                <w:rFonts w:cs="Calibri"/>
                <w:color w:val="000000"/>
                <w:szCs w:val="20"/>
              </w:rPr>
              <w:t>2.2.2. Sub-national authorities and key partners are able to implement programmes, mobilize resources and develop public-private partnership for RE/EE, which will contribute to the reduction of national greenhouse gases emission.</w:t>
            </w:r>
          </w:p>
        </w:tc>
      </w:tr>
      <w:tr w:rsidR="0077088A" w:rsidRPr="00D5163E" w14:paraId="07B00B10" w14:textId="77777777" w:rsidTr="0097400E">
        <w:trPr>
          <w:trHeight w:val="431"/>
        </w:trPr>
        <w:tc>
          <w:tcPr>
            <w:tcW w:w="4855" w:type="dxa"/>
            <w:gridSpan w:val="3"/>
            <w:shd w:val="clear" w:color="auto" w:fill="auto"/>
          </w:tcPr>
          <w:p w14:paraId="621EC7DC" w14:textId="4702F3FF" w:rsidR="0077088A" w:rsidRPr="00D5163E" w:rsidRDefault="0077088A" w:rsidP="002C2489">
            <w:pPr>
              <w:spacing w:after="0"/>
              <w:rPr>
                <w:rFonts w:cs="Arial"/>
                <w:i/>
                <w:szCs w:val="20"/>
              </w:rPr>
            </w:pPr>
            <w:r w:rsidRPr="00D5163E">
              <w:rPr>
                <w:rFonts w:cs="Arial"/>
                <w:b/>
                <w:szCs w:val="20"/>
              </w:rPr>
              <w:t>UNDP Social and Environmental Screening Category:</w:t>
            </w:r>
            <w:r w:rsidR="0002317A" w:rsidRPr="00D5163E">
              <w:rPr>
                <w:rFonts w:cs="Arial"/>
                <w:b/>
                <w:szCs w:val="20"/>
              </w:rPr>
              <w:t xml:space="preserve"> </w:t>
            </w:r>
            <w:r w:rsidRPr="00D5163E">
              <w:rPr>
                <w:rFonts w:cs="Arial"/>
                <w:b/>
                <w:szCs w:val="20"/>
              </w:rPr>
              <w:t xml:space="preserve"> </w:t>
            </w:r>
            <w:r w:rsidR="00E62947" w:rsidRPr="00D5163E">
              <w:rPr>
                <w:rFonts w:cs="Arial"/>
                <w:b/>
                <w:szCs w:val="20"/>
              </w:rPr>
              <w:t>Moderate</w:t>
            </w:r>
          </w:p>
        </w:tc>
        <w:tc>
          <w:tcPr>
            <w:tcW w:w="4500" w:type="dxa"/>
            <w:gridSpan w:val="3"/>
            <w:shd w:val="clear" w:color="auto" w:fill="auto"/>
          </w:tcPr>
          <w:p w14:paraId="51E635F0" w14:textId="2EB2F2AD" w:rsidR="0077088A" w:rsidRPr="00D5163E" w:rsidRDefault="0077088A" w:rsidP="007E081C">
            <w:pPr>
              <w:spacing w:after="0"/>
              <w:rPr>
                <w:rFonts w:cs="Segoe UI"/>
                <w:color w:val="000000"/>
                <w:szCs w:val="20"/>
              </w:rPr>
            </w:pPr>
            <w:r w:rsidRPr="00D5163E">
              <w:rPr>
                <w:rFonts w:cs="Arial"/>
                <w:b/>
                <w:szCs w:val="20"/>
              </w:rPr>
              <w:t xml:space="preserve">UNDP Gender Marker: </w:t>
            </w:r>
            <w:r w:rsidR="00B873DA" w:rsidRPr="00D5163E">
              <w:rPr>
                <w:rFonts w:cs="Calibri"/>
                <w:b/>
                <w:szCs w:val="20"/>
              </w:rPr>
              <w:t>2</w:t>
            </w:r>
          </w:p>
        </w:tc>
      </w:tr>
      <w:tr w:rsidR="0077088A" w:rsidRPr="00D5163E" w14:paraId="07BEEAE2" w14:textId="77777777" w:rsidTr="0097400E">
        <w:tc>
          <w:tcPr>
            <w:tcW w:w="4855" w:type="dxa"/>
            <w:gridSpan w:val="3"/>
            <w:shd w:val="clear" w:color="auto" w:fill="auto"/>
          </w:tcPr>
          <w:p w14:paraId="07A5143F" w14:textId="5702A6B2" w:rsidR="0077088A" w:rsidRPr="00D5163E" w:rsidRDefault="0077088A" w:rsidP="002C2489">
            <w:pPr>
              <w:spacing w:after="0"/>
              <w:rPr>
                <w:rFonts w:cs="Arial"/>
                <w:szCs w:val="20"/>
                <w:lang w:eastAsia="zh-CN"/>
              </w:rPr>
            </w:pPr>
            <w:r w:rsidRPr="00D5163E">
              <w:rPr>
                <w:rFonts w:cs="Arial"/>
                <w:b/>
                <w:szCs w:val="20"/>
              </w:rPr>
              <w:t xml:space="preserve">Atlas </w:t>
            </w:r>
            <w:r w:rsidRPr="00D5163E">
              <w:rPr>
                <w:rFonts w:cs="Arial"/>
                <w:b/>
                <w:szCs w:val="20"/>
                <w:lang w:eastAsia="zh-CN"/>
              </w:rPr>
              <w:t>Pro</w:t>
            </w:r>
            <w:r w:rsidR="00133018" w:rsidRPr="00D5163E">
              <w:rPr>
                <w:rFonts w:cs="Arial"/>
                <w:b/>
                <w:szCs w:val="20"/>
                <w:lang w:eastAsia="zh-CN"/>
              </w:rPr>
              <w:t>ject ID</w:t>
            </w:r>
            <w:r w:rsidRPr="00D5163E">
              <w:rPr>
                <w:rFonts w:cs="Arial"/>
                <w:b/>
                <w:szCs w:val="20"/>
                <w:lang w:eastAsia="zh-CN"/>
              </w:rPr>
              <w:t>/</w:t>
            </w:r>
            <w:r w:rsidRPr="00D5163E">
              <w:rPr>
                <w:rFonts w:cs="Arial"/>
                <w:b/>
                <w:szCs w:val="20"/>
              </w:rPr>
              <w:t>Award ID</w:t>
            </w:r>
            <w:r w:rsidR="0089430E" w:rsidRPr="00D5163E">
              <w:rPr>
                <w:rFonts w:cs="Arial"/>
                <w:b/>
                <w:szCs w:val="20"/>
              </w:rPr>
              <w:t xml:space="preserve"> number</w:t>
            </w:r>
            <w:r w:rsidRPr="00D5163E">
              <w:rPr>
                <w:rFonts w:cs="Arial"/>
                <w:b/>
                <w:szCs w:val="20"/>
              </w:rPr>
              <w:t xml:space="preserve">:  </w:t>
            </w:r>
            <w:r w:rsidR="00F35038" w:rsidRPr="00D5163E">
              <w:rPr>
                <w:rFonts w:cs="Calibri"/>
                <w:szCs w:val="20"/>
              </w:rPr>
              <w:t>00098585</w:t>
            </w:r>
          </w:p>
        </w:tc>
        <w:tc>
          <w:tcPr>
            <w:tcW w:w="4500" w:type="dxa"/>
            <w:gridSpan w:val="3"/>
            <w:shd w:val="clear" w:color="auto" w:fill="auto"/>
          </w:tcPr>
          <w:p w14:paraId="63066789" w14:textId="1BC1D302" w:rsidR="0077088A" w:rsidRPr="00D5163E" w:rsidRDefault="0077088A" w:rsidP="007E081C">
            <w:pPr>
              <w:spacing w:after="0"/>
              <w:rPr>
                <w:rFonts w:cs="Arial"/>
                <w:b/>
                <w:szCs w:val="20"/>
              </w:rPr>
            </w:pPr>
            <w:r w:rsidRPr="00D5163E">
              <w:rPr>
                <w:rFonts w:cs="Arial"/>
                <w:b/>
                <w:szCs w:val="20"/>
              </w:rPr>
              <w:t xml:space="preserve">Atlas </w:t>
            </w:r>
            <w:r w:rsidR="00133018" w:rsidRPr="00D5163E">
              <w:rPr>
                <w:rFonts w:cs="Arial"/>
                <w:b/>
                <w:szCs w:val="20"/>
              </w:rPr>
              <w:t>O</w:t>
            </w:r>
            <w:r w:rsidRPr="00D5163E">
              <w:rPr>
                <w:rFonts w:cs="Arial"/>
                <w:b/>
                <w:szCs w:val="20"/>
                <w:lang w:eastAsia="zh-CN"/>
              </w:rPr>
              <w:t>utput</w:t>
            </w:r>
            <w:r w:rsidR="00133018" w:rsidRPr="00D5163E">
              <w:rPr>
                <w:rFonts w:cs="Arial"/>
                <w:b/>
                <w:szCs w:val="20"/>
                <w:lang w:eastAsia="zh-CN"/>
              </w:rPr>
              <w:t xml:space="preserve"> ID/</w:t>
            </w:r>
            <w:r w:rsidRPr="00D5163E">
              <w:rPr>
                <w:rFonts w:cs="Arial"/>
                <w:b/>
                <w:szCs w:val="20"/>
              </w:rPr>
              <w:t>Project ID</w:t>
            </w:r>
            <w:r w:rsidR="0089430E" w:rsidRPr="00D5163E">
              <w:rPr>
                <w:rFonts w:cs="Arial"/>
                <w:b/>
                <w:szCs w:val="20"/>
              </w:rPr>
              <w:t xml:space="preserve"> number</w:t>
            </w:r>
            <w:r w:rsidRPr="00D5163E">
              <w:rPr>
                <w:rFonts w:cs="Arial"/>
                <w:b/>
                <w:szCs w:val="20"/>
              </w:rPr>
              <w:t xml:space="preserve">:  </w:t>
            </w:r>
            <w:r w:rsidR="00F35038" w:rsidRPr="00D5163E">
              <w:rPr>
                <w:rFonts w:cs="Calibri"/>
                <w:szCs w:val="20"/>
              </w:rPr>
              <w:t>00101814</w:t>
            </w:r>
          </w:p>
        </w:tc>
      </w:tr>
      <w:tr w:rsidR="0077088A" w:rsidRPr="00D5163E" w14:paraId="35C3AC91" w14:textId="77777777" w:rsidTr="0097400E">
        <w:tc>
          <w:tcPr>
            <w:tcW w:w="4855" w:type="dxa"/>
            <w:gridSpan w:val="3"/>
            <w:shd w:val="clear" w:color="auto" w:fill="auto"/>
          </w:tcPr>
          <w:p w14:paraId="42459A19" w14:textId="77777777" w:rsidR="0077088A" w:rsidRPr="00D5163E" w:rsidRDefault="0077088A" w:rsidP="002C2489">
            <w:pPr>
              <w:spacing w:after="0"/>
              <w:rPr>
                <w:rFonts w:cs="Arial"/>
                <w:b/>
                <w:szCs w:val="20"/>
              </w:rPr>
            </w:pPr>
            <w:r w:rsidRPr="00D5163E">
              <w:rPr>
                <w:rFonts w:cs="Arial"/>
                <w:b/>
                <w:szCs w:val="20"/>
              </w:rPr>
              <w:t>UNDP-GEF PIMS ID</w:t>
            </w:r>
            <w:r w:rsidR="0089430E" w:rsidRPr="00D5163E">
              <w:rPr>
                <w:rFonts w:cs="Arial"/>
                <w:b/>
                <w:szCs w:val="20"/>
              </w:rPr>
              <w:t xml:space="preserve"> number</w:t>
            </w:r>
            <w:r w:rsidRPr="00D5163E">
              <w:rPr>
                <w:rFonts w:cs="Arial"/>
                <w:b/>
                <w:szCs w:val="20"/>
              </w:rPr>
              <w:t xml:space="preserve">:  </w:t>
            </w:r>
            <w:r w:rsidR="0002317A" w:rsidRPr="00D5163E">
              <w:rPr>
                <w:rFonts w:cs="Calibri"/>
                <w:b/>
                <w:bCs/>
                <w:szCs w:val="20"/>
              </w:rPr>
              <w:t>5721</w:t>
            </w:r>
          </w:p>
        </w:tc>
        <w:tc>
          <w:tcPr>
            <w:tcW w:w="4500" w:type="dxa"/>
            <w:gridSpan w:val="3"/>
            <w:shd w:val="clear" w:color="auto" w:fill="auto"/>
          </w:tcPr>
          <w:p w14:paraId="03357B31" w14:textId="7A1BED49" w:rsidR="0077088A" w:rsidRPr="00D5163E" w:rsidRDefault="0077088A" w:rsidP="007E081C">
            <w:pPr>
              <w:spacing w:after="0"/>
              <w:rPr>
                <w:rFonts w:cs="Arial"/>
                <w:b/>
                <w:szCs w:val="20"/>
              </w:rPr>
            </w:pPr>
            <w:r w:rsidRPr="00D5163E">
              <w:rPr>
                <w:rFonts w:cs="Arial"/>
                <w:b/>
                <w:szCs w:val="20"/>
              </w:rPr>
              <w:t>GEF ID</w:t>
            </w:r>
            <w:r w:rsidR="0089430E" w:rsidRPr="00D5163E">
              <w:rPr>
                <w:rFonts w:cs="Arial"/>
                <w:b/>
                <w:szCs w:val="20"/>
              </w:rPr>
              <w:t xml:space="preserve"> number</w:t>
            </w:r>
            <w:r w:rsidRPr="00D5163E">
              <w:rPr>
                <w:rFonts w:cs="Arial"/>
                <w:b/>
                <w:szCs w:val="20"/>
              </w:rPr>
              <w:t>:</w:t>
            </w:r>
            <w:r w:rsidR="005B038B" w:rsidRPr="00D5163E">
              <w:rPr>
                <w:rFonts w:cs="Arial"/>
                <w:b/>
                <w:szCs w:val="20"/>
              </w:rPr>
              <w:t xml:space="preserve"> 9493</w:t>
            </w:r>
          </w:p>
        </w:tc>
      </w:tr>
      <w:tr w:rsidR="0077088A" w:rsidRPr="00D5163E" w14:paraId="50F17A2D" w14:textId="77777777" w:rsidTr="0097400E">
        <w:trPr>
          <w:trHeight w:val="332"/>
        </w:trPr>
        <w:tc>
          <w:tcPr>
            <w:tcW w:w="4855" w:type="dxa"/>
            <w:gridSpan w:val="3"/>
            <w:shd w:val="clear" w:color="auto" w:fill="auto"/>
          </w:tcPr>
          <w:p w14:paraId="2EBFFF23" w14:textId="5AB4FCFF" w:rsidR="0077088A" w:rsidRPr="00D5163E" w:rsidRDefault="0077088A" w:rsidP="002C2489">
            <w:pPr>
              <w:spacing w:after="0"/>
              <w:rPr>
                <w:rFonts w:cs="Arial"/>
                <w:b/>
                <w:szCs w:val="20"/>
              </w:rPr>
            </w:pPr>
            <w:r w:rsidRPr="00D5163E">
              <w:rPr>
                <w:rFonts w:cs="Arial"/>
                <w:b/>
                <w:szCs w:val="20"/>
              </w:rPr>
              <w:t xml:space="preserve">Planned start date: </w:t>
            </w:r>
            <w:r w:rsidR="000D59E7">
              <w:rPr>
                <w:rFonts w:cs="Calibri"/>
                <w:b/>
                <w:bCs/>
                <w:szCs w:val="20"/>
                <w:highlight w:val="cyan"/>
              </w:rPr>
              <w:t xml:space="preserve">1 </w:t>
            </w:r>
            <w:r w:rsidR="0000683C">
              <w:rPr>
                <w:rFonts w:cs="Calibri"/>
                <w:b/>
                <w:bCs/>
                <w:szCs w:val="20"/>
                <w:highlight w:val="cyan"/>
              </w:rPr>
              <w:t>Ju</w:t>
            </w:r>
            <w:r w:rsidR="00FD7C81">
              <w:rPr>
                <w:rFonts w:cs="Calibri"/>
                <w:b/>
                <w:bCs/>
                <w:szCs w:val="20"/>
                <w:highlight w:val="cyan"/>
              </w:rPr>
              <w:t>ne</w:t>
            </w:r>
            <w:r w:rsidR="00681275">
              <w:rPr>
                <w:rFonts w:cs="Calibri"/>
                <w:b/>
                <w:bCs/>
                <w:szCs w:val="20"/>
                <w:highlight w:val="cyan"/>
              </w:rPr>
              <w:t xml:space="preserve"> </w:t>
            </w:r>
            <w:r w:rsidR="00D5163E" w:rsidRPr="00D5163E">
              <w:rPr>
                <w:rFonts w:cs="Calibri"/>
                <w:b/>
                <w:bCs/>
                <w:szCs w:val="20"/>
                <w:highlight w:val="cyan"/>
              </w:rPr>
              <w:t>2020</w:t>
            </w:r>
          </w:p>
        </w:tc>
        <w:tc>
          <w:tcPr>
            <w:tcW w:w="4500" w:type="dxa"/>
            <w:gridSpan w:val="3"/>
            <w:shd w:val="clear" w:color="auto" w:fill="auto"/>
          </w:tcPr>
          <w:p w14:paraId="16AB9EA2" w14:textId="5755D72E" w:rsidR="0077088A" w:rsidRPr="00D5163E" w:rsidRDefault="0077088A" w:rsidP="007E081C">
            <w:pPr>
              <w:spacing w:after="0"/>
              <w:rPr>
                <w:rFonts w:cs="Arial"/>
                <w:i/>
                <w:szCs w:val="20"/>
              </w:rPr>
            </w:pPr>
            <w:r w:rsidRPr="00D5163E">
              <w:rPr>
                <w:rFonts w:cs="Arial"/>
                <w:b/>
                <w:szCs w:val="20"/>
              </w:rPr>
              <w:t xml:space="preserve">Planned end date:  </w:t>
            </w:r>
            <w:r w:rsidR="000D59E7" w:rsidRPr="003731DF">
              <w:rPr>
                <w:rFonts w:cs="Arial"/>
                <w:b/>
                <w:szCs w:val="20"/>
                <w:highlight w:val="cyan"/>
              </w:rPr>
              <w:t xml:space="preserve">1 </w:t>
            </w:r>
            <w:r w:rsidR="00712EEB">
              <w:rPr>
                <w:rFonts w:cs="Arial"/>
                <w:b/>
                <w:szCs w:val="20"/>
                <w:highlight w:val="cyan"/>
              </w:rPr>
              <w:t>Ju</w:t>
            </w:r>
            <w:r w:rsidR="00FD7C81">
              <w:rPr>
                <w:rFonts w:cs="Arial"/>
                <w:b/>
                <w:szCs w:val="20"/>
                <w:highlight w:val="cyan"/>
              </w:rPr>
              <w:t>ne</w:t>
            </w:r>
            <w:r w:rsidR="000D59E7" w:rsidRPr="003731DF">
              <w:rPr>
                <w:rFonts w:cs="Arial"/>
                <w:b/>
                <w:szCs w:val="20"/>
                <w:highlight w:val="cyan"/>
              </w:rPr>
              <w:t xml:space="preserve"> </w:t>
            </w:r>
            <w:r w:rsidR="008A2801" w:rsidRPr="003731DF">
              <w:rPr>
                <w:rFonts w:cs="Calibri"/>
                <w:b/>
                <w:bCs/>
                <w:szCs w:val="20"/>
                <w:highlight w:val="cyan"/>
              </w:rPr>
              <w:t>202</w:t>
            </w:r>
            <w:r w:rsidR="00D5163E" w:rsidRPr="003731DF">
              <w:rPr>
                <w:rFonts w:cs="Calibri"/>
                <w:b/>
                <w:bCs/>
                <w:szCs w:val="20"/>
                <w:highlight w:val="cyan"/>
              </w:rPr>
              <w:t>3</w:t>
            </w:r>
          </w:p>
        </w:tc>
      </w:tr>
      <w:tr w:rsidR="00133018" w:rsidRPr="00D5163E" w14:paraId="3707E71B" w14:textId="77777777" w:rsidTr="0003763F">
        <w:tc>
          <w:tcPr>
            <w:tcW w:w="9355" w:type="dxa"/>
            <w:gridSpan w:val="6"/>
            <w:shd w:val="clear" w:color="auto" w:fill="auto"/>
          </w:tcPr>
          <w:p w14:paraId="5AE8FB92" w14:textId="341DB1C5" w:rsidR="00051A25" w:rsidRPr="00D5163E" w:rsidRDefault="00133018" w:rsidP="002C2489">
            <w:pPr>
              <w:spacing w:after="0"/>
              <w:rPr>
                <w:rFonts w:cs="Segoe UI"/>
                <w:color w:val="000000"/>
                <w:szCs w:val="20"/>
              </w:rPr>
            </w:pPr>
            <w:r w:rsidRPr="00D5163E">
              <w:rPr>
                <w:rFonts w:cs="Arial"/>
                <w:b/>
                <w:szCs w:val="20"/>
              </w:rPr>
              <w:t xml:space="preserve">LPAC date:  </w:t>
            </w:r>
            <w:r w:rsidR="00D5163E" w:rsidRPr="00D5163E">
              <w:rPr>
                <w:rFonts w:cs="Calibri"/>
                <w:b/>
                <w:szCs w:val="20"/>
                <w:highlight w:val="cyan"/>
              </w:rPr>
              <w:t>5 February 2020</w:t>
            </w:r>
          </w:p>
        </w:tc>
      </w:tr>
      <w:tr w:rsidR="009E44C7" w:rsidRPr="00D5163E" w14:paraId="0C44A5BD" w14:textId="77777777" w:rsidTr="001D7A21">
        <w:trPr>
          <w:trHeight w:val="70"/>
        </w:trPr>
        <w:tc>
          <w:tcPr>
            <w:tcW w:w="9355" w:type="dxa"/>
            <w:gridSpan w:val="6"/>
            <w:shd w:val="clear" w:color="auto" w:fill="auto"/>
          </w:tcPr>
          <w:p w14:paraId="4539D332" w14:textId="77777777" w:rsidR="0002317A" w:rsidRPr="00D5163E" w:rsidRDefault="009E44C7" w:rsidP="002C2489">
            <w:pPr>
              <w:spacing w:after="0"/>
              <w:rPr>
                <w:rFonts w:cs="Arial"/>
                <w:b/>
                <w:szCs w:val="20"/>
              </w:rPr>
            </w:pPr>
            <w:bookmarkStart w:id="1" w:name="_Hlk33616777"/>
            <w:r w:rsidRPr="00D5163E">
              <w:rPr>
                <w:rFonts w:cs="Arial"/>
                <w:b/>
                <w:szCs w:val="20"/>
              </w:rPr>
              <w:t>Brief project description:</w:t>
            </w:r>
          </w:p>
          <w:p w14:paraId="6BEF7DC7" w14:textId="77777777" w:rsidR="00007E6B" w:rsidRPr="00D5163E" w:rsidRDefault="00007E6B" w:rsidP="007E081C">
            <w:pPr>
              <w:spacing w:after="0"/>
              <w:rPr>
                <w:rFonts w:cs="Calibri"/>
                <w:iCs/>
                <w:szCs w:val="20"/>
              </w:rPr>
            </w:pPr>
          </w:p>
          <w:p w14:paraId="3F68A73D" w14:textId="6D7F827C" w:rsidR="00C81FA2" w:rsidRPr="00D5163E" w:rsidRDefault="00B77546" w:rsidP="00C81FA2">
            <w:pPr>
              <w:spacing w:after="0"/>
              <w:rPr>
                <w:rFonts w:cs="Calibri"/>
                <w:szCs w:val="20"/>
              </w:rPr>
            </w:pPr>
            <w:r w:rsidRPr="00D5163E">
              <w:rPr>
                <w:rFonts w:cs="Calibri"/>
                <w:iCs/>
                <w:szCs w:val="20"/>
              </w:rPr>
              <w:t>ADLIGHT aims to</w:t>
            </w:r>
            <w:r w:rsidR="0002317A" w:rsidRPr="00D5163E">
              <w:rPr>
                <w:rFonts w:cs="Calibri"/>
                <w:iCs/>
                <w:szCs w:val="20"/>
              </w:rPr>
              <w:t xml:space="preserve"> </w:t>
            </w:r>
            <w:r w:rsidRPr="00D5163E">
              <w:rPr>
                <w:rFonts w:cs="Calibri"/>
                <w:szCs w:val="20"/>
              </w:rPr>
              <w:t>promote</w:t>
            </w:r>
            <w:r w:rsidR="0002317A" w:rsidRPr="00D5163E">
              <w:rPr>
                <w:rFonts w:cs="Calibri"/>
                <w:szCs w:val="20"/>
              </w:rPr>
              <w:t xml:space="preserve"> the </w:t>
            </w:r>
            <w:r w:rsidR="009F2F65" w:rsidRPr="00D5163E">
              <w:rPr>
                <w:rFonts w:cs="Calibri"/>
                <w:szCs w:val="20"/>
              </w:rPr>
              <w:t>increased deployment</w:t>
            </w:r>
            <w:r w:rsidR="0002317A" w:rsidRPr="00D5163E">
              <w:rPr>
                <w:rFonts w:cs="Calibri"/>
                <w:szCs w:val="20"/>
              </w:rPr>
              <w:t xml:space="preserve"> of high efficiency lighting technologies in Indonesia through the transformation of the national market, thereby reducing electricity demand and the related greenhouse gas (GHG) emissions</w:t>
            </w:r>
            <w:r w:rsidR="0002317A" w:rsidRPr="00D5163E">
              <w:rPr>
                <w:rFonts w:cs="Calibri"/>
                <w:iCs/>
                <w:szCs w:val="20"/>
              </w:rPr>
              <w:t xml:space="preserve">. </w:t>
            </w:r>
            <w:r w:rsidR="003058B1" w:rsidRPr="00D5163E">
              <w:rPr>
                <w:rFonts w:cs="Calibri"/>
                <w:szCs w:val="20"/>
              </w:rPr>
              <w:t>The project is expected to lead to increased market penetration of high efficiency lighting t</w:t>
            </w:r>
            <w:r w:rsidR="0002317A" w:rsidRPr="00D5163E">
              <w:rPr>
                <w:rFonts w:cs="Calibri"/>
                <w:szCs w:val="20"/>
              </w:rPr>
              <w:t xml:space="preserve">hrough </w:t>
            </w:r>
            <w:r w:rsidR="009F2F65" w:rsidRPr="00D5163E">
              <w:rPr>
                <w:rFonts w:cs="Calibri"/>
                <w:szCs w:val="20"/>
              </w:rPr>
              <w:t>capacity building for the</w:t>
            </w:r>
            <w:r w:rsidR="0002317A" w:rsidRPr="00D5163E">
              <w:rPr>
                <w:rFonts w:cs="Calibri"/>
                <w:szCs w:val="20"/>
              </w:rPr>
              <w:t xml:space="preserve"> country’s lighting industry, </w:t>
            </w:r>
            <w:r w:rsidR="009F2F65" w:rsidRPr="00D5163E">
              <w:rPr>
                <w:rFonts w:cs="Calibri"/>
                <w:szCs w:val="20"/>
              </w:rPr>
              <w:t xml:space="preserve">thereby </w:t>
            </w:r>
            <w:r w:rsidR="0002317A" w:rsidRPr="00D5163E">
              <w:rPr>
                <w:rFonts w:cs="Calibri"/>
                <w:szCs w:val="20"/>
              </w:rPr>
              <w:t xml:space="preserve">enhancing the local manufacturing capability to locally-produce highly </w:t>
            </w:r>
            <w:r w:rsidR="00A73411" w:rsidRPr="00D5163E">
              <w:rPr>
                <w:rFonts w:cs="Calibri"/>
                <w:szCs w:val="20"/>
              </w:rPr>
              <w:t>quality</w:t>
            </w:r>
            <w:r w:rsidR="003058B1" w:rsidRPr="00D5163E">
              <w:rPr>
                <w:rFonts w:cs="Calibri"/>
                <w:szCs w:val="20"/>
              </w:rPr>
              <w:t xml:space="preserve"> </w:t>
            </w:r>
            <w:r w:rsidR="0002317A" w:rsidRPr="00D5163E">
              <w:rPr>
                <w:rFonts w:cs="Calibri"/>
                <w:szCs w:val="20"/>
              </w:rPr>
              <w:t>lighting systems</w:t>
            </w:r>
            <w:r w:rsidR="00A73411" w:rsidRPr="00D5163E">
              <w:rPr>
                <w:rFonts w:cs="Calibri"/>
                <w:szCs w:val="20"/>
              </w:rPr>
              <w:t xml:space="preserve"> in line with MEPS</w:t>
            </w:r>
            <w:r w:rsidR="009F2F65" w:rsidRPr="00D5163E">
              <w:rPr>
                <w:rFonts w:cs="Calibri"/>
                <w:szCs w:val="20"/>
              </w:rPr>
              <w:t xml:space="preserve">, through </w:t>
            </w:r>
            <w:r w:rsidR="003058B1" w:rsidRPr="00D5163E">
              <w:rPr>
                <w:rFonts w:cs="Calibri"/>
                <w:szCs w:val="20"/>
              </w:rPr>
              <w:t xml:space="preserve">introducing quality and minimum energy performance regulation, procurement policies and </w:t>
            </w:r>
            <w:r w:rsidR="009F2F65" w:rsidRPr="00D5163E">
              <w:rPr>
                <w:rFonts w:cs="Calibri"/>
                <w:szCs w:val="20"/>
              </w:rPr>
              <w:t xml:space="preserve">improved customs procedures </w:t>
            </w:r>
            <w:r w:rsidR="0002317A" w:rsidRPr="00D5163E">
              <w:rPr>
                <w:rFonts w:cs="Calibri"/>
                <w:szCs w:val="20"/>
              </w:rPr>
              <w:t>and</w:t>
            </w:r>
            <w:r w:rsidR="009F2F65" w:rsidRPr="00D5163E">
              <w:rPr>
                <w:rFonts w:cs="Calibri"/>
                <w:szCs w:val="20"/>
              </w:rPr>
              <w:t xml:space="preserve"> through introduction of new business models and awareness raising</w:t>
            </w:r>
            <w:r w:rsidR="003058B1" w:rsidRPr="00D5163E">
              <w:rPr>
                <w:rFonts w:cs="Calibri"/>
                <w:szCs w:val="20"/>
              </w:rPr>
              <w:t>.</w:t>
            </w:r>
            <w:r w:rsidR="009F2F65" w:rsidRPr="00D5163E">
              <w:rPr>
                <w:rFonts w:cs="Calibri"/>
                <w:szCs w:val="20"/>
              </w:rPr>
              <w:t xml:space="preserve"> </w:t>
            </w:r>
            <w:r w:rsidR="0002317A" w:rsidRPr="00D5163E">
              <w:rPr>
                <w:rFonts w:cs="Calibri"/>
                <w:szCs w:val="20"/>
              </w:rPr>
              <w:t xml:space="preserve"> This will bring about cumulative electricity savings of </w:t>
            </w:r>
            <w:r w:rsidR="008B7728" w:rsidRPr="00D5163E">
              <w:rPr>
                <w:rFonts w:cs="Calibri"/>
                <w:szCs w:val="20"/>
              </w:rPr>
              <w:t>310</w:t>
            </w:r>
            <w:r w:rsidR="0002317A" w:rsidRPr="00D5163E">
              <w:rPr>
                <w:rFonts w:cs="Calibri"/>
                <w:szCs w:val="20"/>
              </w:rPr>
              <w:t xml:space="preserve"> GWh and cumulative GHG emissions reduction of </w:t>
            </w:r>
            <w:r w:rsidR="008B7728" w:rsidRPr="00D5163E">
              <w:rPr>
                <w:rFonts w:cs="Calibri"/>
                <w:szCs w:val="20"/>
              </w:rPr>
              <w:t>250</w:t>
            </w:r>
            <w:r w:rsidR="0002317A" w:rsidRPr="00D5163E">
              <w:rPr>
                <w:rFonts w:cs="Calibri"/>
                <w:szCs w:val="20"/>
              </w:rPr>
              <w:t xml:space="preserve"> kt CO</w:t>
            </w:r>
            <w:r w:rsidR="0002317A" w:rsidRPr="00D5163E">
              <w:rPr>
                <w:rFonts w:cs="Calibri"/>
                <w:szCs w:val="20"/>
                <w:vertAlign w:val="subscript"/>
              </w:rPr>
              <w:t>2</w:t>
            </w:r>
            <w:r w:rsidR="0002317A" w:rsidRPr="00D5163E">
              <w:rPr>
                <w:rFonts w:cs="Calibri"/>
                <w:szCs w:val="20"/>
              </w:rPr>
              <w:t xml:space="preserve"> by year 3 of the project and increase the impact as the selected demonstrations to </w:t>
            </w:r>
            <w:r w:rsidR="008B7728" w:rsidRPr="00D5163E">
              <w:rPr>
                <w:rFonts w:cs="Calibri"/>
                <w:szCs w:val="20"/>
              </w:rPr>
              <w:t>enhance</w:t>
            </w:r>
            <w:r w:rsidR="0002317A" w:rsidRPr="00D5163E">
              <w:rPr>
                <w:rFonts w:cs="Calibri"/>
                <w:szCs w:val="20"/>
              </w:rPr>
              <w:t xml:space="preserve"> market penetration will catalyze more </w:t>
            </w:r>
            <w:r w:rsidR="00D8464C" w:rsidRPr="00D5163E">
              <w:rPr>
                <w:rFonts w:cs="Calibri"/>
                <w:szCs w:val="20"/>
              </w:rPr>
              <w:t>replication</w:t>
            </w:r>
            <w:r w:rsidR="0002317A" w:rsidRPr="00D5163E">
              <w:rPr>
                <w:rFonts w:cs="Calibri"/>
                <w:szCs w:val="20"/>
              </w:rPr>
              <w:t xml:space="preserve"> of these EE lighting technologies for the coming years and beyond</w:t>
            </w:r>
            <w:r w:rsidR="00D8464C" w:rsidRPr="00D5163E">
              <w:rPr>
                <w:rFonts w:cs="Calibri"/>
                <w:szCs w:val="20"/>
              </w:rPr>
              <w:t xml:space="preserve"> to have a total potential of 1,646 kt CO</w:t>
            </w:r>
            <w:r w:rsidR="00D8464C" w:rsidRPr="00D5163E">
              <w:rPr>
                <w:rFonts w:cs="Calibri"/>
                <w:szCs w:val="20"/>
                <w:vertAlign w:val="subscript"/>
              </w:rPr>
              <w:t>2</w:t>
            </w:r>
            <w:r w:rsidRPr="00D5163E">
              <w:rPr>
                <w:rFonts w:cs="Calibri"/>
                <w:szCs w:val="20"/>
              </w:rPr>
              <w:t xml:space="preserve"> emission reduction</w:t>
            </w:r>
            <w:r w:rsidR="0002317A" w:rsidRPr="00D5163E">
              <w:rPr>
                <w:rFonts w:cs="Calibri"/>
                <w:szCs w:val="20"/>
              </w:rPr>
              <w:t>. This will be achieved thr</w:t>
            </w:r>
            <w:r w:rsidRPr="00D5163E">
              <w:rPr>
                <w:rFonts w:cs="Calibri"/>
                <w:szCs w:val="20"/>
              </w:rPr>
              <w:t xml:space="preserve">ough implementation of </w:t>
            </w:r>
            <w:r w:rsidR="0002317A" w:rsidRPr="00D5163E">
              <w:rPr>
                <w:rFonts w:cs="Calibri"/>
                <w:szCs w:val="20"/>
              </w:rPr>
              <w:t xml:space="preserve">three Components, namely, (1) </w:t>
            </w:r>
            <w:r w:rsidR="0002317A" w:rsidRPr="00D5163E">
              <w:rPr>
                <w:rFonts w:eastAsia="Calibri" w:cs="Calibri"/>
                <w:color w:val="000000"/>
                <w:szCs w:val="20"/>
              </w:rPr>
              <w:t>Support to local lighting industry to</w:t>
            </w:r>
            <w:r w:rsidR="009F2F65" w:rsidRPr="00D5163E">
              <w:rPr>
                <w:rFonts w:eastAsia="Calibri" w:cs="Calibri"/>
                <w:color w:val="000000"/>
                <w:szCs w:val="20"/>
              </w:rPr>
              <w:t xml:space="preserve"> </w:t>
            </w:r>
            <w:r w:rsidR="00A16463" w:rsidRPr="00D5163E">
              <w:rPr>
                <w:rFonts w:eastAsia="Calibri" w:cs="Calibri"/>
                <w:color w:val="000000"/>
                <w:szCs w:val="20"/>
              </w:rPr>
              <w:t xml:space="preserve">transform </w:t>
            </w:r>
            <w:r w:rsidR="009F2F65" w:rsidRPr="00D5163E">
              <w:rPr>
                <w:rFonts w:eastAsia="Calibri" w:cs="Calibri"/>
                <w:color w:val="000000"/>
                <w:szCs w:val="20"/>
              </w:rPr>
              <w:t>the market for high quality, high efficient</w:t>
            </w:r>
            <w:r w:rsidR="0002317A" w:rsidRPr="00D5163E">
              <w:rPr>
                <w:rFonts w:eastAsia="Calibri" w:cs="Calibri"/>
                <w:color w:val="000000"/>
                <w:szCs w:val="20"/>
              </w:rPr>
              <w:t xml:space="preserve"> lighting systems</w:t>
            </w:r>
            <w:r w:rsidR="0002317A" w:rsidRPr="00D5163E">
              <w:rPr>
                <w:rFonts w:cs="Calibri"/>
                <w:szCs w:val="20"/>
              </w:rPr>
              <w:t xml:space="preserve">, (2) </w:t>
            </w:r>
            <w:r w:rsidR="0002317A" w:rsidRPr="00D5163E">
              <w:rPr>
                <w:rFonts w:eastAsia="Calibri" w:cs="Calibri"/>
                <w:color w:val="000000"/>
                <w:szCs w:val="20"/>
              </w:rPr>
              <w:t>Regulatory mechanisms and market monitoring, verification, and enforcement</w:t>
            </w:r>
            <w:r w:rsidR="0002317A" w:rsidRPr="00D5163E">
              <w:rPr>
                <w:rFonts w:cs="Calibri"/>
                <w:szCs w:val="20"/>
              </w:rPr>
              <w:t xml:space="preserve">, and (3) </w:t>
            </w:r>
            <w:r w:rsidR="009F2F65" w:rsidRPr="00D5163E">
              <w:rPr>
                <w:rFonts w:cs="Calibri"/>
                <w:szCs w:val="20"/>
              </w:rPr>
              <w:t xml:space="preserve">New business models and awareness raising for </w:t>
            </w:r>
            <w:r w:rsidR="009F2F65" w:rsidRPr="00D5163E">
              <w:rPr>
                <w:rFonts w:eastAsia="Calibri" w:cs="Calibri"/>
                <w:color w:val="000000"/>
                <w:szCs w:val="20"/>
              </w:rPr>
              <w:t>h</w:t>
            </w:r>
            <w:r w:rsidR="0002317A" w:rsidRPr="00D5163E">
              <w:rPr>
                <w:rFonts w:eastAsia="Calibri" w:cs="Calibri"/>
                <w:color w:val="000000"/>
                <w:szCs w:val="20"/>
              </w:rPr>
              <w:t>igh efficiency lighting technology penetration</w:t>
            </w:r>
            <w:r w:rsidR="0002317A" w:rsidRPr="00D5163E">
              <w:rPr>
                <w:rFonts w:cs="Calibri"/>
                <w:szCs w:val="20"/>
              </w:rPr>
              <w:t xml:space="preserve">. </w:t>
            </w:r>
            <w:r w:rsidR="00EE7677" w:rsidRPr="0097400E">
              <w:rPr>
                <w:highlight w:val="cyan"/>
              </w:rPr>
              <w:t xml:space="preserve">During the implementation, in addition to the GEF fund of USD </w:t>
            </w:r>
            <w:bookmarkStart w:id="2" w:name="OLE_LINK1"/>
            <w:r w:rsidR="00EE7677" w:rsidRPr="0097400E">
              <w:rPr>
                <w:highlight w:val="cyan"/>
              </w:rPr>
              <w:t>3,895,872</w:t>
            </w:r>
            <w:bookmarkEnd w:id="2"/>
            <w:r w:rsidR="00EE7677" w:rsidRPr="00DB2A92">
              <w:rPr>
                <w:rFonts w:cs="Calibri"/>
                <w:szCs w:val="20"/>
                <w:highlight w:val="cyan"/>
              </w:rPr>
              <w:t xml:space="preserve"> that will be registered at the Ministry of Finance as grant to the government of Indonesia, co-financing for parallel activities will be provided by </w:t>
            </w:r>
            <w:r w:rsidR="00EE7677" w:rsidRPr="0097400E">
              <w:rPr>
                <w:highlight w:val="cyan"/>
              </w:rPr>
              <w:t xml:space="preserve">UN </w:t>
            </w:r>
            <w:r w:rsidR="00EE7677" w:rsidRPr="0097400E">
              <w:rPr>
                <w:color w:val="000000"/>
                <w:highlight w:val="cyan"/>
              </w:rPr>
              <w:t>Environment</w:t>
            </w:r>
            <w:r w:rsidR="00EE7677" w:rsidRPr="0097400E">
              <w:rPr>
                <w:highlight w:val="cyan"/>
              </w:rPr>
              <w:t xml:space="preserve"> </w:t>
            </w:r>
            <w:r w:rsidR="00EE7677" w:rsidRPr="00DB2A92">
              <w:rPr>
                <w:rFonts w:cs="Calibri"/>
                <w:szCs w:val="20"/>
                <w:highlight w:val="cyan"/>
              </w:rPr>
              <w:t>(UNEP) to an amount</w:t>
            </w:r>
            <w:r w:rsidR="00EE7677" w:rsidRPr="0097400E">
              <w:rPr>
                <w:highlight w:val="cyan"/>
              </w:rPr>
              <w:t xml:space="preserve"> of USD 60,000</w:t>
            </w:r>
            <w:r w:rsidR="00EE7677" w:rsidRPr="00DB2A92">
              <w:rPr>
                <w:rFonts w:cs="Calibri"/>
                <w:szCs w:val="20"/>
                <w:highlight w:val="cyan"/>
              </w:rPr>
              <w:t>,</w:t>
            </w:r>
            <w:r w:rsidR="00EE7677" w:rsidRPr="0097400E">
              <w:rPr>
                <w:highlight w:val="cyan"/>
              </w:rPr>
              <w:t xml:space="preserve"> UNDP USD 80,000</w:t>
            </w:r>
            <w:r w:rsidR="00EE7677" w:rsidRPr="00DB2A92">
              <w:rPr>
                <w:rFonts w:cs="Calibri"/>
                <w:szCs w:val="20"/>
                <w:highlight w:val="cyan"/>
              </w:rPr>
              <w:t xml:space="preserve">, </w:t>
            </w:r>
            <w:r w:rsidR="00EE7677" w:rsidRPr="0097400E">
              <w:rPr>
                <w:highlight w:val="cyan"/>
              </w:rPr>
              <w:t xml:space="preserve">from the government (MEMR, BSN and City Government) to an amount of USD 27,889,337 and from private lighting </w:t>
            </w:r>
            <w:r w:rsidR="00EE7677" w:rsidRPr="0097400E">
              <w:rPr>
                <w:highlight w:val="cyan"/>
              </w:rPr>
              <w:lastRenderedPageBreak/>
              <w:t xml:space="preserve">manufacturers to an amount of USD 9,065,000. </w:t>
            </w:r>
            <w:r w:rsidR="00EE7677" w:rsidRPr="00DB2A92">
              <w:rPr>
                <w:rFonts w:cs="Calibri"/>
                <w:szCs w:val="20"/>
                <w:highlight w:val="cyan"/>
              </w:rPr>
              <w:t>The</w:t>
            </w:r>
            <w:r w:rsidR="00EE7677" w:rsidRPr="0097400E">
              <w:rPr>
                <w:highlight w:val="cyan"/>
              </w:rPr>
              <w:t xml:space="preserve"> total </w:t>
            </w:r>
            <w:r w:rsidR="00EE7677" w:rsidRPr="00DB2A92">
              <w:rPr>
                <w:rFonts w:cs="Calibri"/>
                <w:szCs w:val="20"/>
                <w:highlight w:val="cyan"/>
              </w:rPr>
              <w:t>co-financing of</w:t>
            </w:r>
            <w:r w:rsidR="00EE7677" w:rsidRPr="0097400E">
              <w:rPr>
                <w:highlight w:val="cyan"/>
              </w:rPr>
              <w:t xml:space="preserve"> USD 37,094,337</w:t>
            </w:r>
            <w:r w:rsidR="00EE7677" w:rsidRPr="00DB2A92">
              <w:rPr>
                <w:rFonts w:cs="Calibri"/>
                <w:szCs w:val="20"/>
                <w:highlight w:val="cyan"/>
              </w:rPr>
              <w:t xml:space="preserve"> will not be registered as part of grant to the government of Indonesia as it will be used directly by each of co-financier to conduct parallel activities complementary to ADLIGHT.</w:t>
            </w:r>
            <w:r w:rsidR="00EE7677" w:rsidRPr="004C5FAF">
              <w:rPr>
                <w:rFonts w:cs="Calibri"/>
                <w:szCs w:val="20"/>
              </w:rPr>
              <w:t xml:space="preserve"> </w:t>
            </w:r>
          </w:p>
          <w:p w14:paraId="6E77FD7D" w14:textId="4FBDB82C" w:rsidR="009E44C7" w:rsidRPr="00D5163E" w:rsidRDefault="009E44C7" w:rsidP="00C81FA2">
            <w:pPr>
              <w:spacing w:after="0"/>
              <w:rPr>
                <w:rFonts w:cs="Arial"/>
                <w:b/>
                <w:szCs w:val="20"/>
              </w:rPr>
            </w:pPr>
          </w:p>
        </w:tc>
      </w:tr>
      <w:tr w:rsidR="0077088A" w:rsidRPr="00D5163E" w14:paraId="7D8AA93E" w14:textId="77777777" w:rsidTr="0003763F">
        <w:tc>
          <w:tcPr>
            <w:tcW w:w="9355" w:type="dxa"/>
            <w:gridSpan w:val="6"/>
            <w:shd w:val="clear" w:color="auto" w:fill="D9D9D9"/>
          </w:tcPr>
          <w:p w14:paraId="40970AEB" w14:textId="77777777" w:rsidR="0077088A" w:rsidRPr="00D5163E" w:rsidRDefault="0077088A" w:rsidP="002C2489">
            <w:pPr>
              <w:spacing w:after="0"/>
              <w:rPr>
                <w:rFonts w:cs="Arial"/>
                <w:b/>
                <w:smallCaps/>
                <w:szCs w:val="20"/>
              </w:rPr>
            </w:pPr>
            <w:bookmarkStart w:id="3" w:name="_Hlk528155053"/>
            <w:bookmarkEnd w:id="1"/>
            <w:r w:rsidRPr="00D5163E">
              <w:rPr>
                <w:rFonts w:cs="Arial"/>
                <w:b/>
                <w:smallCaps/>
                <w:szCs w:val="20"/>
              </w:rPr>
              <w:lastRenderedPageBreak/>
              <w:t>Financing Plan</w:t>
            </w:r>
          </w:p>
        </w:tc>
      </w:tr>
      <w:tr w:rsidR="00BF0EF6" w:rsidRPr="00D5163E" w14:paraId="54DC371C" w14:textId="77777777" w:rsidTr="0003763F">
        <w:tc>
          <w:tcPr>
            <w:tcW w:w="9355" w:type="dxa"/>
            <w:gridSpan w:val="6"/>
            <w:shd w:val="clear" w:color="auto" w:fill="D9D9D9"/>
          </w:tcPr>
          <w:p w14:paraId="5AD26792" w14:textId="649ED204" w:rsidR="00BF0EF6" w:rsidRPr="00D5163E" w:rsidRDefault="00BF0EF6" w:rsidP="002C2489">
            <w:pPr>
              <w:spacing w:after="0"/>
              <w:rPr>
                <w:rFonts w:cs="Arial"/>
                <w:b/>
                <w:smallCaps/>
                <w:szCs w:val="20"/>
              </w:rPr>
            </w:pPr>
            <w:r w:rsidRPr="00D5163E">
              <w:rPr>
                <w:rFonts w:cs="Arial"/>
                <w:b/>
                <w:smallCaps/>
                <w:szCs w:val="20"/>
              </w:rPr>
              <w:t>Total Budget Administered by UNDP</w:t>
            </w:r>
          </w:p>
        </w:tc>
      </w:tr>
      <w:tr w:rsidR="0002317A" w:rsidRPr="00D5163E" w14:paraId="2CC4208F" w14:textId="77777777" w:rsidTr="0097400E">
        <w:tc>
          <w:tcPr>
            <w:tcW w:w="4855" w:type="dxa"/>
            <w:gridSpan w:val="3"/>
            <w:shd w:val="clear" w:color="auto" w:fill="auto"/>
          </w:tcPr>
          <w:p w14:paraId="4B8BA17D" w14:textId="77777777" w:rsidR="0002317A" w:rsidRPr="00D5163E" w:rsidRDefault="0002317A" w:rsidP="002C2489">
            <w:pPr>
              <w:pStyle w:val="ListParagraph"/>
              <w:numPr>
                <w:ilvl w:val="0"/>
                <w:numId w:val="5"/>
              </w:numPr>
              <w:jc w:val="both"/>
              <w:rPr>
                <w:rFonts w:cs="Calibri"/>
                <w:szCs w:val="20"/>
              </w:rPr>
            </w:pPr>
            <w:r w:rsidRPr="00D5163E">
              <w:rPr>
                <w:rFonts w:ascii="Calibri" w:hAnsi="Calibri" w:cs="Arial"/>
                <w:b/>
                <w:sz w:val="20"/>
                <w:szCs w:val="20"/>
              </w:rPr>
              <w:t>GEF Trust Fund</w:t>
            </w:r>
            <w:r w:rsidRPr="00D5163E">
              <w:rPr>
                <w:rFonts w:cs="Calibri"/>
                <w:szCs w:val="20"/>
              </w:rPr>
              <w:t xml:space="preserve"> </w:t>
            </w:r>
          </w:p>
        </w:tc>
        <w:tc>
          <w:tcPr>
            <w:tcW w:w="4500" w:type="dxa"/>
            <w:gridSpan w:val="3"/>
            <w:shd w:val="clear" w:color="auto" w:fill="auto"/>
          </w:tcPr>
          <w:p w14:paraId="46BF1CE4" w14:textId="00F5AF52" w:rsidR="0002317A" w:rsidRPr="00D5163E" w:rsidRDefault="0002317A" w:rsidP="007E081C">
            <w:pPr>
              <w:spacing w:after="0"/>
              <w:rPr>
                <w:rFonts w:cs="Calibri"/>
                <w:szCs w:val="20"/>
              </w:rPr>
            </w:pPr>
            <w:r w:rsidRPr="00D5163E">
              <w:rPr>
                <w:rFonts w:cs="Calibri"/>
                <w:szCs w:val="20"/>
              </w:rPr>
              <w:t>USD</w:t>
            </w:r>
            <w:r w:rsidR="00314290" w:rsidRPr="00D5163E">
              <w:rPr>
                <w:rFonts w:cs="Calibri"/>
                <w:szCs w:val="20"/>
              </w:rPr>
              <w:t xml:space="preserve"> 2,633,372</w:t>
            </w:r>
          </w:p>
        </w:tc>
      </w:tr>
      <w:tr w:rsidR="0002317A" w:rsidRPr="00D5163E" w14:paraId="2788F838" w14:textId="77777777" w:rsidTr="0097400E">
        <w:tc>
          <w:tcPr>
            <w:tcW w:w="4855" w:type="dxa"/>
            <w:gridSpan w:val="3"/>
            <w:shd w:val="clear" w:color="auto" w:fill="auto"/>
          </w:tcPr>
          <w:p w14:paraId="7DE5B6B5" w14:textId="671521F0" w:rsidR="0002317A" w:rsidRPr="00D5163E" w:rsidRDefault="00314290" w:rsidP="002C2489">
            <w:pPr>
              <w:spacing w:after="0"/>
              <w:rPr>
                <w:rFonts w:cs="Calibri"/>
                <w:szCs w:val="20"/>
              </w:rPr>
            </w:pPr>
            <w:r w:rsidRPr="00D5163E">
              <w:rPr>
                <w:rFonts w:cs="Calibri"/>
                <w:szCs w:val="20"/>
                <w:lang w:eastAsia="zh-CN"/>
              </w:rPr>
              <w:t xml:space="preserve">Total </w:t>
            </w:r>
            <w:r w:rsidRPr="00D5163E">
              <w:rPr>
                <w:rFonts w:cs="Calibri"/>
                <w:szCs w:val="20"/>
              </w:rPr>
              <w:t>Budget administered by UNDP</w:t>
            </w:r>
          </w:p>
        </w:tc>
        <w:tc>
          <w:tcPr>
            <w:tcW w:w="4500" w:type="dxa"/>
            <w:gridSpan w:val="3"/>
            <w:shd w:val="clear" w:color="auto" w:fill="auto"/>
          </w:tcPr>
          <w:p w14:paraId="709F3A35" w14:textId="501870B9" w:rsidR="0002317A" w:rsidRPr="00D5163E" w:rsidRDefault="00314290" w:rsidP="007E081C">
            <w:pPr>
              <w:spacing w:after="0"/>
              <w:rPr>
                <w:rFonts w:cs="Calibri"/>
                <w:szCs w:val="20"/>
              </w:rPr>
            </w:pPr>
            <w:r w:rsidRPr="00D5163E">
              <w:rPr>
                <w:rFonts w:cs="Calibri"/>
                <w:szCs w:val="20"/>
              </w:rPr>
              <w:t>USD 2,633,372</w:t>
            </w:r>
          </w:p>
        </w:tc>
      </w:tr>
      <w:tr w:rsidR="000D59E7" w:rsidRPr="00D5163E" w14:paraId="1C5B225E" w14:textId="77777777" w:rsidTr="009F20D2">
        <w:tc>
          <w:tcPr>
            <w:tcW w:w="4855" w:type="dxa"/>
            <w:gridSpan w:val="3"/>
            <w:shd w:val="clear" w:color="auto" w:fill="D9D9D9" w:themeFill="background1" w:themeFillShade="D9"/>
          </w:tcPr>
          <w:p w14:paraId="0AF2F744" w14:textId="326EB6AB" w:rsidR="000D59E7" w:rsidRPr="005C7BFA" w:rsidRDefault="00C81FA2" w:rsidP="00BF0EF6">
            <w:pPr>
              <w:adjustRightInd w:val="0"/>
              <w:snapToGrid w:val="0"/>
              <w:contextualSpacing/>
              <w:rPr>
                <w:rFonts w:cs="Calibri"/>
                <w:b/>
                <w:bCs/>
                <w:szCs w:val="20"/>
                <w:lang w:eastAsia="zh-CN"/>
              </w:rPr>
            </w:pPr>
            <w:r w:rsidRPr="005C7BFA">
              <w:rPr>
                <w:rFonts w:cs="Calibri"/>
                <w:b/>
                <w:bCs/>
                <w:szCs w:val="20"/>
                <w:lang w:eastAsia="zh-CN"/>
              </w:rPr>
              <w:t xml:space="preserve">Total GEF Trust Fund for ADLIGHT project </w:t>
            </w:r>
          </w:p>
        </w:tc>
        <w:tc>
          <w:tcPr>
            <w:tcW w:w="4500" w:type="dxa"/>
            <w:gridSpan w:val="3"/>
            <w:shd w:val="clear" w:color="auto" w:fill="D9D9D9" w:themeFill="background1" w:themeFillShade="D9"/>
          </w:tcPr>
          <w:p w14:paraId="2604AC85" w14:textId="5C629CAE" w:rsidR="000D59E7" w:rsidRPr="00D5163E" w:rsidRDefault="00C81FA2" w:rsidP="007E081C">
            <w:pPr>
              <w:spacing w:after="0"/>
              <w:rPr>
                <w:rFonts w:cs="Calibri"/>
                <w:b/>
                <w:szCs w:val="20"/>
              </w:rPr>
            </w:pPr>
            <w:r>
              <w:rPr>
                <w:rFonts w:cs="Calibri"/>
                <w:b/>
                <w:szCs w:val="20"/>
              </w:rPr>
              <w:t xml:space="preserve">USD </w:t>
            </w:r>
            <w:r w:rsidR="00704776">
              <w:rPr>
                <w:rFonts w:cs="Calibri"/>
                <w:b/>
                <w:szCs w:val="20"/>
              </w:rPr>
              <w:t>2,633,372</w:t>
            </w:r>
          </w:p>
        </w:tc>
      </w:tr>
      <w:tr w:rsidR="0077088A" w:rsidRPr="00D5163E" w14:paraId="500750A9" w14:textId="77777777" w:rsidTr="0003763F">
        <w:tc>
          <w:tcPr>
            <w:tcW w:w="9355" w:type="dxa"/>
            <w:gridSpan w:val="6"/>
            <w:shd w:val="clear" w:color="auto" w:fill="D9D9D9"/>
          </w:tcPr>
          <w:p w14:paraId="3430D27A" w14:textId="5BD44990" w:rsidR="0077088A" w:rsidRPr="00D5163E" w:rsidRDefault="0077088A" w:rsidP="002C2489">
            <w:pPr>
              <w:spacing w:after="0"/>
              <w:rPr>
                <w:rFonts w:cs="Arial"/>
                <w:b/>
                <w:szCs w:val="20"/>
              </w:rPr>
            </w:pPr>
            <w:r w:rsidRPr="00D5163E">
              <w:rPr>
                <w:rFonts w:cs="Arial"/>
                <w:b/>
                <w:smallCaps/>
                <w:szCs w:val="20"/>
              </w:rPr>
              <w:t>Parallel co-financing</w:t>
            </w:r>
            <w:r w:rsidR="00F10F99" w:rsidRPr="00D5163E">
              <w:rPr>
                <w:rFonts w:cs="Arial"/>
                <w:b/>
                <w:smallCaps/>
                <w:szCs w:val="20"/>
              </w:rPr>
              <w:t xml:space="preserve"> </w:t>
            </w:r>
          </w:p>
        </w:tc>
      </w:tr>
      <w:tr w:rsidR="00F0776A" w:rsidRPr="00D5163E" w14:paraId="1CC4A3FC" w14:textId="77777777" w:rsidTr="0097400E">
        <w:trPr>
          <w:trHeight w:val="296"/>
        </w:trPr>
        <w:tc>
          <w:tcPr>
            <w:tcW w:w="4855" w:type="dxa"/>
            <w:gridSpan w:val="3"/>
            <w:shd w:val="clear" w:color="auto" w:fill="auto"/>
          </w:tcPr>
          <w:p w14:paraId="0136A6FB" w14:textId="233E89B0" w:rsidR="00F0776A" w:rsidRPr="00D5163E" w:rsidRDefault="00CD6D07" w:rsidP="002C2489">
            <w:pPr>
              <w:spacing w:after="0"/>
              <w:rPr>
                <w:rFonts w:cs="Calibri"/>
                <w:szCs w:val="20"/>
              </w:rPr>
            </w:pPr>
            <w:r w:rsidRPr="00D5163E">
              <w:rPr>
                <w:rFonts w:cs="Arial"/>
                <w:b/>
                <w:szCs w:val="20"/>
              </w:rPr>
              <w:t>GEF Trust Fund</w:t>
            </w:r>
            <w:r>
              <w:rPr>
                <w:rFonts w:cs="Arial"/>
                <w:b/>
                <w:szCs w:val="20"/>
              </w:rPr>
              <w:t xml:space="preserve"> UNEP Outcome 2</w:t>
            </w:r>
            <w:r w:rsidR="002A0B55">
              <w:rPr>
                <w:rFonts w:cs="Arial"/>
                <w:b/>
                <w:szCs w:val="20"/>
              </w:rPr>
              <w:t xml:space="preserve"> (2)</w:t>
            </w:r>
          </w:p>
        </w:tc>
        <w:tc>
          <w:tcPr>
            <w:tcW w:w="4500" w:type="dxa"/>
            <w:gridSpan w:val="3"/>
            <w:shd w:val="clear" w:color="auto" w:fill="auto"/>
          </w:tcPr>
          <w:p w14:paraId="28B0AC09" w14:textId="43CE469A" w:rsidR="00F0776A" w:rsidRPr="00D5163E" w:rsidRDefault="00CD6D07" w:rsidP="007E081C">
            <w:pPr>
              <w:spacing w:after="0"/>
              <w:rPr>
                <w:rFonts w:cs="Calibri"/>
                <w:szCs w:val="20"/>
              </w:rPr>
            </w:pPr>
            <w:r w:rsidRPr="00D5163E">
              <w:rPr>
                <w:rFonts w:cs="Calibri"/>
                <w:szCs w:val="20"/>
              </w:rPr>
              <w:t>USD 1,262,500</w:t>
            </w:r>
          </w:p>
        </w:tc>
      </w:tr>
      <w:tr w:rsidR="0002317A" w:rsidRPr="00D5163E" w14:paraId="0A3665FD" w14:textId="77777777" w:rsidTr="0097400E">
        <w:trPr>
          <w:trHeight w:val="296"/>
        </w:trPr>
        <w:tc>
          <w:tcPr>
            <w:tcW w:w="4855" w:type="dxa"/>
            <w:gridSpan w:val="3"/>
            <w:shd w:val="clear" w:color="auto" w:fill="auto"/>
          </w:tcPr>
          <w:p w14:paraId="43AE4207" w14:textId="47242884" w:rsidR="0002317A" w:rsidRPr="00D5163E" w:rsidRDefault="0002317A" w:rsidP="002C2489">
            <w:pPr>
              <w:spacing w:after="0"/>
              <w:rPr>
                <w:rFonts w:cs="Calibri"/>
                <w:szCs w:val="20"/>
              </w:rPr>
            </w:pPr>
            <w:bookmarkStart w:id="4" w:name="_Hlk531684640"/>
            <w:r w:rsidRPr="00D5163E">
              <w:rPr>
                <w:rFonts w:cs="Calibri"/>
                <w:szCs w:val="20"/>
              </w:rPr>
              <w:t xml:space="preserve">UNDP </w:t>
            </w:r>
            <w:r w:rsidR="00BA66EE">
              <w:rPr>
                <w:rFonts w:cs="Calibri"/>
                <w:szCs w:val="20"/>
              </w:rPr>
              <w:t>(3a)</w:t>
            </w:r>
          </w:p>
        </w:tc>
        <w:tc>
          <w:tcPr>
            <w:tcW w:w="4500" w:type="dxa"/>
            <w:gridSpan w:val="3"/>
            <w:shd w:val="clear" w:color="auto" w:fill="auto"/>
          </w:tcPr>
          <w:p w14:paraId="0F27F032" w14:textId="0EDC4FE5" w:rsidR="0002317A" w:rsidRPr="00D5163E" w:rsidRDefault="0002317A" w:rsidP="007E081C">
            <w:pPr>
              <w:spacing w:after="0"/>
              <w:rPr>
                <w:rFonts w:cs="Calibri"/>
                <w:szCs w:val="20"/>
              </w:rPr>
            </w:pPr>
            <w:r w:rsidRPr="00D5163E">
              <w:rPr>
                <w:rFonts w:cs="Calibri"/>
                <w:szCs w:val="20"/>
              </w:rPr>
              <w:t>USD 80,000</w:t>
            </w:r>
            <w:r w:rsidR="00687BE8" w:rsidRPr="00D5163E">
              <w:rPr>
                <w:rFonts w:cs="Calibri"/>
                <w:szCs w:val="20"/>
              </w:rPr>
              <w:t xml:space="preserve"> </w:t>
            </w:r>
          </w:p>
        </w:tc>
      </w:tr>
      <w:tr w:rsidR="0002317A" w:rsidRPr="00D5163E" w14:paraId="6EFB6F90" w14:textId="77777777" w:rsidTr="0097400E">
        <w:trPr>
          <w:trHeight w:val="323"/>
        </w:trPr>
        <w:tc>
          <w:tcPr>
            <w:tcW w:w="4855" w:type="dxa"/>
            <w:gridSpan w:val="3"/>
            <w:shd w:val="clear" w:color="auto" w:fill="auto"/>
          </w:tcPr>
          <w:p w14:paraId="63F35ABF" w14:textId="12DFCB8A" w:rsidR="0002317A" w:rsidRPr="00D5163E" w:rsidRDefault="002C5619" w:rsidP="002C2489">
            <w:pPr>
              <w:spacing w:after="0"/>
              <w:rPr>
                <w:rFonts w:cs="Calibri"/>
                <w:szCs w:val="20"/>
              </w:rPr>
            </w:pPr>
            <w:r>
              <w:rPr>
                <w:rFonts w:cs="Calibri"/>
                <w:szCs w:val="20"/>
              </w:rPr>
              <w:t>UNEP</w:t>
            </w:r>
            <w:r w:rsidR="00BA66EE">
              <w:rPr>
                <w:rFonts w:cs="Calibri"/>
                <w:szCs w:val="20"/>
              </w:rPr>
              <w:t xml:space="preserve"> (3b)</w:t>
            </w:r>
          </w:p>
        </w:tc>
        <w:tc>
          <w:tcPr>
            <w:tcW w:w="4500" w:type="dxa"/>
            <w:gridSpan w:val="3"/>
            <w:shd w:val="clear" w:color="auto" w:fill="auto"/>
          </w:tcPr>
          <w:p w14:paraId="09ED484D" w14:textId="0FD71AC8" w:rsidR="0002317A" w:rsidRPr="00D5163E" w:rsidRDefault="0002317A" w:rsidP="007E081C">
            <w:pPr>
              <w:spacing w:after="0"/>
              <w:rPr>
                <w:rFonts w:cs="Calibri"/>
                <w:szCs w:val="20"/>
              </w:rPr>
            </w:pPr>
            <w:r w:rsidRPr="00D5163E">
              <w:rPr>
                <w:rFonts w:cs="Calibri"/>
                <w:szCs w:val="20"/>
              </w:rPr>
              <w:t xml:space="preserve">USD </w:t>
            </w:r>
            <w:r w:rsidR="00622C18" w:rsidRPr="00D5163E">
              <w:rPr>
                <w:rFonts w:cs="Calibri"/>
                <w:szCs w:val="20"/>
              </w:rPr>
              <w:t>60</w:t>
            </w:r>
            <w:r w:rsidRPr="00D5163E">
              <w:rPr>
                <w:rFonts w:cs="Calibri"/>
                <w:szCs w:val="20"/>
              </w:rPr>
              <w:t>,000</w:t>
            </w:r>
            <w:r w:rsidR="00687BE8" w:rsidRPr="00D5163E">
              <w:rPr>
                <w:rFonts w:cs="Calibri"/>
                <w:szCs w:val="20"/>
              </w:rPr>
              <w:t xml:space="preserve"> </w:t>
            </w:r>
          </w:p>
        </w:tc>
      </w:tr>
      <w:tr w:rsidR="0002317A" w:rsidRPr="00D5163E" w14:paraId="27623A18" w14:textId="77777777" w:rsidTr="0097400E">
        <w:trPr>
          <w:trHeight w:val="323"/>
        </w:trPr>
        <w:tc>
          <w:tcPr>
            <w:tcW w:w="4855" w:type="dxa"/>
            <w:gridSpan w:val="3"/>
            <w:shd w:val="clear" w:color="auto" w:fill="auto"/>
          </w:tcPr>
          <w:p w14:paraId="3EF3CCFE" w14:textId="517A20C8" w:rsidR="0002317A" w:rsidRPr="00D5163E" w:rsidRDefault="0002317A" w:rsidP="002C2489">
            <w:pPr>
              <w:spacing w:after="0"/>
              <w:rPr>
                <w:rFonts w:cs="Calibri"/>
                <w:szCs w:val="20"/>
              </w:rPr>
            </w:pPr>
            <w:r w:rsidRPr="00D5163E">
              <w:rPr>
                <w:rFonts w:cs="Calibri"/>
                <w:szCs w:val="20"/>
              </w:rPr>
              <w:t>Government of Indonesia</w:t>
            </w:r>
            <w:r w:rsidR="00BA66EE">
              <w:rPr>
                <w:rFonts w:cs="Calibri"/>
                <w:szCs w:val="20"/>
              </w:rPr>
              <w:t xml:space="preserve"> (3c)</w:t>
            </w:r>
          </w:p>
        </w:tc>
        <w:tc>
          <w:tcPr>
            <w:tcW w:w="4500" w:type="dxa"/>
            <w:gridSpan w:val="3"/>
            <w:shd w:val="clear" w:color="auto" w:fill="auto"/>
          </w:tcPr>
          <w:p w14:paraId="2A0BF27C" w14:textId="416FAF3A" w:rsidR="0002317A" w:rsidRPr="00D5163E" w:rsidRDefault="00AF5878" w:rsidP="007E081C">
            <w:pPr>
              <w:spacing w:after="0"/>
              <w:rPr>
                <w:rFonts w:cs="Calibri"/>
                <w:szCs w:val="20"/>
              </w:rPr>
            </w:pPr>
            <w:r w:rsidRPr="00D5163E">
              <w:rPr>
                <w:rFonts w:cs="Calibri"/>
                <w:szCs w:val="20"/>
              </w:rPr>
              <w:t xml:space="preserve">USD </w:t>
            </w:r>
            <w:r w:rsidR="00112FB8" w:rsidRPr="00D5163E">
              <w:rPr>
                <w:rFonts w:cs="Calibri"/>
                <w:szCs w:val="20"/>
              </w:rPr>
              <w:t>27,889,337</w:t>
            </w:r>
          </w:p>
        </w:tc>
      </w:tr>
      <w:tr w:rsidR="0002317A" w:rsidRPr="00D5163E" w14:paraId="0C1E8CDA" w14:textId="77777777" w:rsidTr="0097400E">
        <w:tc>
          <w:tcPr>
            <w:tcW w:w="4855" w:type="dxa"/>
            <w:gridSpan w:val="3"/>
            <w:shd w:val="clear" w:color="auto" w:fill="auto"/>
          </w:tcPr>
          <w:p w14:paraId="7E5B6349" w14:textId="26874C0F" w:rsidR="0002317A" w:rsidRPr="00D5163E" w:rsidRDefault="0002317A" w:rsidP="002C2489">
            <w:pPr>
              <w:spacing w:after="0"/>
              <w:rPr>
                <w:rFonts w:cs="Calibri"/>
                <w:i/>
                <w:szCs w:val="20"/>
              </w:rPr>
            </w:pPr>
            <w:r w:rsidRPr="00D5163E">
              <w:rPr>
                <w:rFonts w:cs="Calibri"/>
                <w:szCs w:val="20"/>
              </w:rPr>
              <w:t>Industry</w:t>
            </w:r>
            <w:r w:rsidR="00BA66EE">
              <w:rPr>
                <w:rFonts w:cs="Calibri"/>
                <w:szCs w:val="20"/>
              </w:rPr>
              <w:t xml:space="preserve"> (3d)</w:t>
            </w:r>
          </w:p>
        </w:tc>
        <w:tc>
          <w:tcPr>
            <w:tcW w:w="4500" w:type="dxa"/>
            <w:gridSpan w:val="3"/>
            <w:shd w:val="clear" w:color="auto" w:fill="auto"/>
          </w:tcPr>
          <w:p w14:paraId="12FCED0B" w14:textId="6E9C9EC0" w:rsidR="0002317A" w:rsidRPr="00D5163E" w:rsidRDefault="00AF5878" w:rsidP="007E081C">
            <w:pPr>
              <w:spacing w:after="0"/>
              <w:rPr>
                <w:rFonts w:cs="Calibri"/>
                <w:i/>
                <w:szCs w:val="20"/>
              </w:rPr>
            </w:pPr>
            <w:r w:rsidRPr="00D5163E">
              <w:rPr>
                <w:rFonts w:cs="Calibri"/>
                <w:szCs w:val="20"/>
              </w:rPr>
              <w:t xml:space="preserve">USD </w:t>
            </w:r>
            <w:r w:rsidR="00D70954" w:rsidRPr="00D5163E">
              <w:rPr>
                <w:rFonts w:cs="Calibri"/>
                <w:szCs w:val="20"/>
              </w:rPr>
              <w:t>9,</w:t>
            </w:r>
            <w:r w:rsidR="00B57B95" w:rsidRPr="0097400E">
              <w:t>065</w:t>
            </w:r>
            <w:r w:rsidR="00D70954" w:rsidRPr="00D5163E">
              <w:rPr>
                <w:rFonts w:cs="Calibri"/>
                <w:szCs w:val="20"/>
              </w:rPr>
              <w:t>,000</w:t>
            </w:r>
          </w:p>
        </w:tc>
      </w:tr>
      <w:bookmarkEnd w:id="4"/>
      <w:tr w:rsidR="0002317A" w:rsidRPr="00D5163E" w14:paraId="6ADD4756" w14:textId="77777777" w:rsidTr="0097400E">
        <w:tc>
          <w:tcPr>
            <w:tcW w:w="4855" w:type="dxa"/>
            <w:gridSpan w:val="3"/>
            <w:shd w:val="clear" w:color="auto" w:fill="auto"/>
          </w:tcPr>
          <w:p w14:paraId="0B0E301C" w14:textId="42355E79" w:rsidR="0002317A" w:rsidRPr="00D5163E" w:rsidRDefault="0002317A" w:rsidP="002C2489">
            <w:pPr>
              <w:pStyle w:val="ListParagraph"/>
              <w:numPr>
                <w:ilvl w:val="0"/>
                <w:numId w:val="5"/>
              </w:numPr>
              <w:jc w:val="both"/>
              <w:rPr>
                <w:rFonts w:ascii="Calibri" w:hAnsi="Calibri" w:cs="Arial"/>
                <w:b/>
                <w:sz w:val="20"/>
                <w:szCs w:val="20"/>
              </w:rPr>
            </w:pPr>
            <w:r w:rsidRPr="00D5163E">
              <w:rPr>
                <w:rFonts w:ascii="Calibri" w:hAnsi="Calibri" w:cs="Arial"/>
                <w:b/>
                <w:sz w:val="20"/>
                <w:szCs w:val="20"/>
              </w:rPr>
              <w:t>Total co-financing</w:t>
            </w:r>
            <w:r w:rsidR="00BA66EE">
              <w:rPr>
                <w:rFonts w:ascii="Calibri" w:hAnsi="Calibri" w:cs="Arial"/>
                <w:b/>
                <w:sz w:val="20"/>
                <w:szCs w:val="20"/>
              </w:rPr>
              <w:t xml:space="preserve"> (3a- 3d)</w:t>
            </w:r>
          </w:p>
        </w:tc>
        <w:tc>
          <w:tcPr>
            <w:tcW w:w="4500" w:type="dxa"/>
            <w:gridSpan w:val="3"/>
            <w:shd w:val="clear" w:color="auto" w:fill="auto"/>
          </w:tcPr>
          <w:p w14:paraId="3A585C64" w14:textId="098325F6" w:rsidR="0002317A" w:rsidRPr="00D5163E" w:rsidRDefault="00AF5878" w:rsidP="007E081C">
            <w:pPr>
              <w:spacing w:after="0"/>
              <w:rPr>
                <w:rFonts w:cs="Calibri"/>
                <w:b/>
                <w:szCs w:val="20"/>
              </w:rPr>
            </w:pPr>
            <w:r w:rsidRPr="00D5163E">
              <w:rPr>
                <w:rFonts w:cs="Calibri"/>
                <w:szCs w:val="20"/>
              </w:rPr>
              <w:t>USD</w:t>
            </w:r>
            <w:r w:rsidR="00471E0A" w:rsidRPr="00D5163E">
              <w:rPr>
                <w:rFonts w:cs="Calibri"/>
                <w:szCs w:val="20"/>
              </w:rPr>
              <w:t xml:space="preserve"> </w:t>
            </w:r>
            <w:r w:rsidR="00367D63" w:rsidRPr="0097400E">
              <w:t>37,</w:t>
            </w:r>
            <w:r w:rsidR="001374C9" w:rsidRPr="0097400E">
              <w:t>094</w:t>
            </w:r>
            <w:r w:rsidR="00367D63" w:rsidRPr="00D5163E">
              <w:rPr>
                <w:rFonts w:cs="Calibri"/>
                <w:szCs w:val="20"/>
              </w:rPr>
              <w:t>,337</w:t>
            </w:r>
          </w:p>
        </w:tc>
      </w:tr>
      <w:tr w:rsidR="0002317A" w:rsidRPr="00D5163E" w14:paraId="39369C4D" w14:textId="77777777" w:rsidTr="0097400E">
        <w:tc>
          <w:tcPr>
            <w:tcW w:w="4855" w:type="dxa"/>
            <w:gridSpan w:val="3"/>
            <w:shd w:val="clear" w:color="auto" w:fill="auto"/>
          </w:tcPr>
          <w:p w14:paraId="4606945F" w14:textId="32C7D1AB" w:rsidR="0002317A" w:rsidRPr="00D5163E" w:rsidRDefault="0002317A" w:rsidP="002C2489">
            <w:pPr>
              <w:pStyle w:val="ListParagraph"/>
              <w:numPr>
                <w:ilvl w:val="0"/>
                <w:numId w:val="5"/>
              </w:numPr>
              <w:jc w:val="both"/>
              <w:rPr>
                <w:rFonts w:ascii="Calibri" w:hAnsi="Calibri" w:cs="Arial"/>
                <w:b/>
                <w:sz w:val="20"/>
                <w:szCs w:val="20"/>
              </w:rPr>
            </w:pPr>
            <w:r w:rsidRPr="00D5163E">
              <w:rPr>
                <w:rFonts w:ascii="Calibri" w:hAnsi="Calibri" w:cs="Arial"/>
                <w:b/>
                <w:sz w:val="20"/>
                <w:szCs w:val="20"/>
                <w:lang w:eastAsia="zh-CN"/>
              </w:rPr>
              <w:t>Grand-</w:t>
            </w:r>
            <w:r w:rsidRPr="00D5163E">
              <w:rPr>
                <w:rFonts w:ascii="Calibri" w:hAnsi="Calibri" w:cs="Arial"/>
                <w:b/>
                <w:sz w:val="20"/>
                <w:szCs w:val="20"/>
              </w:rPr>
              <w:t xml:space="preserve">Total Project </w:t>
            </w:r>
            <w:r w:rsidR="00C81FA2">
              <w:rPr>
                <w:rFonts w:ascii="Calibri" w:hAnsi="Calibri" w:cs="Arial"/>
                <w:b/>
                <w:sz w:val="20"/>
                <w:szCs w:val="20"/>
              </w:rPr>
              <w:t xml:space="preserve">Financing </w:t>
            </w:r>
            <w:r w:rsidRPr="00D5163E">
              <w:rPr>
                <w:rFonts w:ascii="Calibri" w:hAnsi="Calibri" w:cs="Arial"/>
                <w:b/>
                <w:sz w:val="20"/>
                <w:szCs w:val="20"/>
                <w:lang w:eastAsia="zh-CN"/>
              </w:rPr>
              <w:t>(1)+(2)</w:t>
            </w:r>
            <w:r w:rsidR="00BF0EF6" w:rsidRPr="00D5163E">
              <w:rPr>
                <w:rFonts w:ascii="Calibri" w:hAnsi="Calibri" w:cs="Arial"/>
                <w:b/>
                <w:sz w:val="20"/>
                <w:szCs w:val="20"/>
                <w:lang w:eastAsia="zh-CN"/>
              </w:rPr>
              <w:t>+(3)</w:t>
            </w:r>
          </w:p>
        </w:tc>
        <w:tc>
          <w:tcPr>
            <w:tcW w:w="4500" w:type="dxa"/>
            <w:gridSpan w:val="3"/>
            <w:shd w:val="clear" w:color="auto" w:fill="auto"/>
          </w:tcPr>
          <w:p w14:paraId="0576CA2C" w14:textId="400DA827" w:rsidR="0002317A" w:rsidRPr="00D5163E" w:rsidRDefault="00471E0A" w:rsidP="007E081C">
            <w:pPr>
              <w:spacing w:after="0"/>
              <w:rPr>
                <w:rFonts w:cs="Calibri"/>
                <w:b/>
                <w:szCs w:val="20"/>
              </w:rPr>
            </w:pPr>
            <w:r w:rsidRPr="00D5163E">
              <w:rPr>
                <w:rFonts w:cs="Calibri"/>
                <w:szCs w:val="20"/>
              </w:rPr>
              <w:t xml:space="preserve">USD </w:t>
            </w:r>
            <w:r w:rsidR="00367D63" w:rsidRPr="0097400E">
              <w:t>4</w:t>
            </w:r>
            <w:r w:rsidR="00BC1266" w:rsidRPr="0097400E">
              <w:t>0</w:t>
            </w:r>
            <w:r w:rsidR="00367D63" w:rsidRPr="0097400E">
              <w:t>,</w:t>
            </w:r>
            <w:r w:rsidR="00BC1266" w:rsidRPr="0097400E">
              <w:t>990</w:t>
            </w:r>
            <w:r w:rsidR="00367D63" w:rsidRPr="0097400E">
              <w:t>,</w:t>
            </w:r>
            <w:r w:rsidR="00367D63" w:rsidRPr="00D5163E">
              <w:rPr>
                <w:rFonts w:cs="Calibri"/>
                <w:szCs w:val="20"/>
              </w:rPr>
              <w:t>209</w:t>
            </w:r>
          </w:p>
        </w:tc>
      </w:tr>
      <w:bookmarkEnd w:id="3"/>
      <w:tr w:rsidR="0077088A" w:rsidRPr="00D5163E" w14:paraId="33E02390" w14:textId="77777777" w:rsidTr="0003763F">
        <w:tc>
          <w:tcPr>
            <w:tcW w:w="9355" w:type="dxa"/>
            <w:gridSpan w:val="6"/>
            <w:shd w:val="clear" w:color="auto" w:fill="BFBFBF"/>
          </w:tcPr>
          <w:p w14:paraId="7F171727" w14:textId="77777777" w:rsidR="0077088A" w:rsidRPr="00D5163E" w:rsidRDefault="0077088A" w:rsidP="002C2489">
            <w:pPr>
              <w:spacing w:after="0"/>
              <w:rPr>
                <w:rFonts w:cs="Arial"/>
                <w:b/>
                <w:smallCaps/>
                <w:szCs w:val="20"/>
              </w:rPr>
            </w:pPr>
            <w:r w:rsidRPr="00D5163E">
              <w:rPr>
                <w:rFonts w:cs="Arial"/>
                <w:b/>
                <w:smallCaps/>
                <w:szCs w:val="20"/>
              </w:rPr>
              <w:t>Signatures</w:t>
            </w:r>
          </w:p>
        </w:tc>
      </w:tr>
      <w:tr w:rsidR="0077088A" w:rsidRPr="00D5163E" w14:paraId="58B5DBEE" w14:textId="77777777" w:rsidTr="0097400E">
        <w:tc>
          <w:tcPr>
            <w:tcW w:w="4135" w:type="dxa"/>
            <w:gridSpan w:val="2"/>
            <w:shd w:val="clear" w:color="auto" w:fill="auto"/>
          </w:tcPr>
          <w:p w14:paraId="38C11079" w14:textId="4CE4E500" w:rsidR="0077088A" w:rsidRDefault="0077088A" w:rsidP="002C2489">
            <w:pPr>
              <w:spacing w:after="0"/>
              <w:rPr>
                <w:rFonts w:cs="Arial"/>
                <w:szCs w:val="20"/>
              </w:rPr>
            </w:pPr>
            <w:r w:rsidRPr="00D5163E">
              <w:rPr>
                <w:rFonts w:cs="Arial"/>
                <w:b/>
                <w:szCs w:val="20"/>
              </w:rPr>
              <w:t xml:space="preserve">Signature:  </w:t>
            </w:r>
          </w:p>
          <w:p w14:paraId="1CEE8F11" w14:textId="7C99E7C2" w:rsidR="007C32DB" w:rsidRDefault="007C32DB" w:rsidP="002C2489">
            <w:pPr>
              <w:spacing w:after="0"/>
              <w:rPr>
                <w:rFonts w:cs="Arial"/>
                <w:szCs w:val="20"/>
              </w:rPr>
            </w:pPr>
          </w:p>
          <w:p w14:paraId="375CFE34" w14:textId="77777777" w:rsidR="007C32DB" w:rsidRDefault="007C32DB" w:rsidP="002C2489">
            <w:pPr>
              <w:spacing w:after="0"/>
              <w:rPr>
                <w:rFonts w:cs="Arial"/>
                <w:szCs w:val="20"/>
              </w:rPr>
            </w:pPr>
          </w:p>
          <w:p w14:paraId="3C4C926F" w14:textId="1B58C2E6" w:rsidR="007C32DB" w:rsidRDefault="007C32DB" w:rsidP="002C2489">
            <w:pPr>
              <w:spacing w:after="0"/>
              <w:rPr>
                <w:rFonts w:cs="Arial"/>
                <w:szCs w:val="20"/>
              </w:rPr>
            </w:pPr>
          </w:p>
          <w:p w14:paraId="3739BAFC" w14:textId="77777777" w:rsidR="00DB2A92" w:rsidRPr="00D5163E" w:rsidRDefault="00DB2A92" w:rsidP="002C2489">
            <w:pPr>
              <w:spacing w:after="0"/>
              <w:rPr>
                <w:rFonts w:cs="Arial"/>
                <w:szCs w:val="20"/>
              </w:rPr>
            </w:pPr>
          </w:p>
          <w:p w14:paraId="10763763" w14:textId="77777777" w:rsidR="00A21F3D" w:rsidRDefault="007C32DB" w:rsidP="007E081C">
            <w:pPr>
              <w:spacing w:after="0"/>
              <w:rPr>
                <w:rFonts w:cs="Arial"/>
                <w:b/>
                <w:szCs w:val="20"/>
              </w:rPr>
            </w:pPr>
            <w:r w:rsidRPr="007C32DB">
              <w:rPr>
                <w:rFonts w:cs="Arial"/>
                <w:b/>
                <w:szCs w:val="20"/>
                <w:highlight w:val="cyan"/>
              </w:rPr>
              <w:t>Ir.F.X. Sutijastoto, M.A.</w:t>
            </w:r>
          </w:p>
          <w:p w14:paraId="61A1BE88" w14:textId="5DDFB5E2" w:rsidR="007C32DB" w:rsidRPr="00D5163E" w:rsidRDefault="007C32DB" w:rsidP="007E081C">
            <w:pPr>
              <w:spacing w:after="0"/>
              <w:rPr>
                <w:rFonts w:cs="Arial"/>
                <w:b/>
                <w:szCs w:val="20"/>
              </w:rPr>
            </w:pPr>
            <w:r>
              <w:rPr>
                <w:rFonts w:cs="Arial"/>
                <w:b/>
                <w:szCs w:val="20"/>
              </w:rPr>
              <w:t>Director General NREEC</w:t>
            </w:r>
          </w:p>
        </w:tc>
        <w:tc>
          <w:tcPr>
            <w:tcW w:w="2610" w:type="dxa"/>
            <w:gridSpan w:val="3"/>
            <w:shd w:val="clear" w:color="auto" w:fill="auto"/>
          </w:tcPr>
          <w:p w14:paraId="3844C3EF" w14:textId="0432152F" w:rsidR="007C32DB" w:rsidRDefault="0077088A" w:rsidP="007C32DB">
            <w:pPr>
              <w:spacing w:after="0"/>
              <w:jc w:val="left"/>
              <w:rPr>
                <w:rFonts w:cs="Arial"/>
                <w:b/>
                <w:szCs w:val="20"/>
              </w:rPr>
            </w:pPr>
            <w:r w:rsidRPr="00D5163E">
              <w:rPr>
                <w:rFonts w:cs="Arial"/>
                <w:b/>
                <w:szCs w:val="20"/>
              </w:rPr>
              <w:t>Agreed by</w:t>
            </w:r>
            <w:r w:rsidR="007C32DB">
              <w:rPr>
                <w:rFonts w:cs="Arial"/>
                <w:b/>
                <w:szCs w:val="20"/>
              </w:rPr>
              <w:t>:</w:t>
            </w:r>
          </w:p>
          <w:p w14:paraId="151759AD" w14:textId="411D71C7" w:rsidR="0077088A" w:rsidRPr="00D5163E" w:rsidRDefault="007C32DB" w:rsidP="0097400E">
            <w:pPr>
              <w:spacing w:after="0"/>
              <w:jc w:val="left"/>
              <w:rPr>
                <w:rFonts w:cs="Arial"/>
                <w:b/>
                <w:szCs w:val="20"/>
              </w:rPr>
            </w:pPr>
            <w:r>
              <w:rPr>
                <w:rFonts w:cs="Arial"/>
                <w:b/>
                <w:szCs w:val="20"/>
              </w:rPr>
              <w:t>Ministry of Energy &amp; Mineral Resources</w:t>
            </w:r>
          </w:p>
        </w:tc>
        <w:tc>
          <w:tcPr>
            <w:tcW w:w="2610" w:type="dxa"/>
            <w:shd w:val="clear" w:color="auto" w:fill="auto"/>
          </w:tcPr>
          <w:p w14:paraId="3BD7F566" w14:textId="77777777" w:rsidR="0077088A" w:rsidRPr="00D5163E" w:rsidRDefault="0077088A" w:rsidP="007E081C">
            <w:pPr>
              <w:spacing w:after="0"/>
              <w:rPr>
                <w:rFonts w:cs="Arial"/>
                <w:b/>
                <w:szCs w:val="20"/>
              </w:rPr>
            </w:pPr>
            <w:r w:rsidRPr="00D5163E">
              <w:rPr>
                <w:rFonts w:cs="Arial"/>
                <w:b/>
                <w:szCs w:val="20"/>
              </w:rPr>
              <w:t>Date/Month/Year:</w:t>
            </w:r>
          </w:p>
          <w:p w14:paraId="66EE22B1" w14:textId="77777777" w:rsidR="0077088A" w:rsidRPr="00D5163E" w:rsidRDefault="0077088A" w:rsidP="007E081C">
            <w:pPr>
              <w:spacing w:after="0"/>
              <w:rPr>
                <w:rFonts w:cs="Arial"/>
                <w:szCs w:val="20"/>
              </w:rPr>
            </w:pPr>
          </w:p>
        </w:tc>
      </w:tr>
      <w:tr w:rsidR="0077088A" w:rsidRPr="00D5163E" w14:paraId="3A875397" w14:textId="77777777" w:rsidTr="0097400E">
        <w:tc>
          <w:tcPr>
            <w:tcW w:w="4135" w:type="dxa"/>
            <w:gridSpan w:val="2"/>
            <w:shd w:val="clear" w:color="auto" w:fill="auto"/>
          </w:tcPr>
          <w:p w14:paraId="53C32E6C" w14:textId="106359EF" w:rsidR="00A21F3D" w:rsidRPr="0097400E" w:rsidRDefault="0077088A" w:rsidP="002C2489">
            <w:pPr>
              <w:spacing w:after="0"/>
              <w:rPr>
                <w:b/>
              </w:rPr>
            </w:pPr>
            <w:r w:rsidRPr="00D5163E">
              <w:rPr>
                <w:rFonts w:cs="Arial"/>
                <w:b/>
                <w:szCs w:val="20"/>
              </w:rPr>
              <w:t xml:space="preserve">Signature:  </w:t>
            </w:r>
          </w:p>
          <w:p w14:paraId="7EE373CC" w14:textId="0590ED22" w:rsidR="007C32DB" w:rsidRDefault="007C32DB" w:rsidP="002C2489">
            <w:pPr>
              <w:spacing w:after="0"/>
              <w:rPr>
                <w:rFonts w:cs="Arial"/>
                <w:b/>
                <w:szCs w:val="20"/>
              </w:rPr>
            </w:pPr>
          </w:p>
          <w:p w14:paraId="23E5D578" w14:textId="77777777" w:rsidR="007C32DB" w:rsidRDefault="007C32DB" w:rsidP="002C2489">
            <w:pPr>
              <w:spacing w:after="0"/>
              <w:rPr>
                <w:rFonts w:cs="Arial"/>
                <w:b/>
                <w:szCs w:val="20"/>
              </w:rPr>
            </w:pPr>
          </w:p>
          <w:p w14:paraId="4D3A2B2F" w14:textId="4B03B347" w:rsidR="007C32DB" w:rsidRDefault="007C32DB" w:rsidP="002C2489">
            <w:pPr>
              <w:spacing w:after="0"/>
              <w:rPr>
                <w:rFonts w:cs="Arial"/>
                <w:b/>
                <w:szCs w:val="20"/>
              </w:rPr>
            </w:pPr>
          </w:p>
          <w:p w14:paraId="680177AB" w14:textId="77777777" w:rsidR="00DB2A92" w:rsidRDefault="00DB2A92" w:rsidP="002C2489">
            <w:pPr>
              <w:spacing w:after="0"/>
              <w:rPr>
                <w:rFonts w:cs="Arial"/>
                <w:b/>
                <w:szCs w:val="20"/>
              </w:rPr>
            </w:pPr>
          </w:p>
          <w:p w14:paraId="621EBE1D" w14:textId="77777777" w:rsidR="007C32DB" w:rsidRDefault="007C32DB" w:rsidP="007E081C">
            <w:pPr>
              <w:spacing w:after="0"/>
              <w:rPr>
                <w:rFonts w:cs="Calibri"/>
                <w:b/>
                <w:szCs w:val="20"/>
              </w:rPr>
            </w:pPr>
            <w:r w:rsidRPr="007C32DB">
              <w:rPr>
                <w:rFonts w:cs="Calibri"/>
                <w:b/>
                <w:szCs w:val="20"/>
                <w:highlight w:val="cyan"/>
              </w:rPr>
              <w:t>Christophe Bahuet</w:t>
            </w:r>
          </w:p>
          <w:p w14:paraId="01D8D3D5" w14:textId="50703B25" w:rsidR="0077088A" w:rsidRPr="0097400E" w:rsidRDefault="007C32DB" w:rsidP="007E081C">
            <w:pPr>
              <w:spacing w:after="0"/>
            </w:pPr>
            <w:r>
              <w:rPr>
                <w:rFonts w:cs="Calibri"/>
                <w:b/>
                <w:szCs w:val="20"/>
              </w:rPr>
              <w:t>Resident Representative</w:t>
            </w:r>
          </w:p>
        </w:tc>
        <w:tc>
          <w:tcPr>
            <w:tcW w:w="2610" w:type="dxa"/>
            <w:gridSpan w:val="3"/>
            <w:shd w:val="clear" w:color="auto" w:fill="auto"/>
          </w:tcPr>
          <w:p w14:paraId="44F928EF" w14:textId="4E7DDF98" w:rsidR="007C32DB" w:rsidRDefault="0077088A" w:rsidP="007C32DB">
            <w:pPr>
              <w:spacing w:after="0"/>
              <w:jc w:val="left"/>
              <w:rPr>
                <w:rFonts w:cs="Arial"/>
                <w:b/>
                <w:szCs w:val="20"/>
              </w:rPr>
            </w:pPr>
            <w:r w:rsidRPr="00D5163E">
              <w:rPr>
                <w:rFonts w:cs="Arial"/>
                <w:b/>
                <w:szCs w:val="20"/>
              </w:rPr>
              <w:t>Agreed by</w:t>
            </w:r>
            <w:r w:rsidR="007C32DB">
              <w:rPr>
                <w:rFonts w:cs="Arial"/>
                <w:b/>
                <w:szCs w:val="20"/>
              </w:rPr>
              <w:t>:</w:t>
            </w:r>
          </w:p>
          <w:p w14:paraId="764349BF" w14:textId="25A43643" w:rsidR="0077088A" w:rsidRPr="00D5163E" w:rsidRDefault="007C32DB" w:rsidP="0097400E">
            <w:pPr>
              <w:spacing w:after="0"/>
              <w:jc w:val="left"/>
              <w:rPr>
                <w:rFonts w:cs="Arial"/>
                <w:b/>
                <w:szCs w:val="20"/>
              </w:rPr>
            </w:pPr>
            <w:r>
              <w:rPr>
                <w:rFonts w:cs="Arial"/>
                <w:b/>
                <w:szCs w:val="20"/>
              </w:rPr>
              <w:t>UNDP</w:t>
            </w:r>
          </w:p>
        </w:tc>
        <w:tc>
          <w:tcPr>
            <w:tcW w:w="2610" w:type="dxa"/>
            <w:shd w:val="clear" w:color="auto" w:fill="auto"/>
          </w:tcPr>
          <w:p w14:paraId="0E712D83" w14:textId="77777777" w:rsidR="0077088A" w:rsidRPr="00D5163E" w:rsidRDefault="0077088A" w:rsidP="007E081C">
            <w:pPr>
              <w:spacing w:after="0"/>
              <w:rPr>
                <w:rFonts w:cs="Arial"/>
                <w:b/>
                <w:szCs w:val="20"/>
              </w:rPr>
            </w:pPr>
            <w:r w:rsidRPr="00D5163E">
              <w:rPr>
                <w:rFonts w:cs="Arial"/>
                <w:b/>
                <w:szCs w:val="20"/>
              </w:rPr>
              <w:t>Date/Month/Year:</w:t>
            </w:r>
          </w:p>
          <w:p w14:paraId="26EBAE38" w14:textId="77777777" w:rsidR="0077088A" w:rsidRPr="00D5163E" w:rsidRDefault="0077088A" w:rsidP="007E081C">
            <w:pPr>
              <w:spacing w:after="0"/>
              <w:rPr>
                <w:rFonts w:cs="Arial"/>
                <w:b/>
                <w:szCs w:val="20"/>
              </w:rPr>
            </w:pPr>
          </w:p>
        </w:tc>
      </w:tr>
    </w:tbl>
    <w:p w14:paraId="725509BA" w14:textId="77777777" w:rsidR="00D64EA4" w:rsidRPr="00D5163E" w:rsidRDefault="00D64EA4" w:rsidP="002C2489">
      <w:pPr>
        <w:spacing w:after="240"/>
        <w:rPr>
          <w:rFonts w:cs="Arial"/>
          <w:b/>
          <w:szCs w:val="20"/>
        </w:rPr>
      </w:pPr>
    </w:p>
    <w:p w14:paraId="4363083A" w14:textId="77777777" w:rsidR="001F6E52" w:rsidRPr="00D5163E" w:rsidRDefault="001F6E52" w:rsidP="007E081C">
      <w:pPr>
        <w:pStyle w:val="TOCHeading"/>
        <w:spacing w:before="0" w:after="240" w:line="240" w:lineRule="auto"/>
        <w:jc w:val="both"/>
        <w:rPr>
          <w:rFonts w:ascii="Calibri" w:eastAsia="Times New Roman" w:hAnsi="Calibri"/>
          <w:b w:val="0"/>
          <w:bCs w:val="0"/>
          <w:color w:val="auto"/>
          <w:sz w:val="22"/>
          <w:szCs w:val="22"/>
        </w:rPr>
      </w:pPr>
    </w:p>
    <w:p w14:paraId="493F7143" w14:textId="77777777" w:rsidR="001F6E52" w:rsidRPr="00D5163E" w:rsidRDefault="001F6E52" w:rsidP="007E081C">
      <w:pPr>
        <w:spacing w:after="0"/>
        <w:rPr>
          <w:rFonts w:eastAsia="Times New Roman"/>
          <w:szCs w:val="22"/>
        </w:rPr>
      </w:pPr>
      <w:r w:rsidRPr="00D5163E">
        <w:rPr>
          <w:rFonts w:eastAsia="Times New Roman"/>
          <w:b/>
          <w:bCs/>
          <w:szCs w:val="22"/>
        </w:rPr>
        <w:br w:type="page"/>
      </w:r>
    </w:p>
    <w:p w14:paraId="3635A1BC" w14:textId="0E82E8FA" w:rsidR="007D61C5" w:rsidRPr="00D5163E" w:rsidRDefault="00D64EA4" w:rsidP="007E081C">
      <w:pPr>
        <w:pStyle w:val="Heading1"/>
        <w:rPr>
          <w:rFonts w:ascii="Calibri" w:hAnsi="Calibri"/>
        </w:rPr>
      </w:pPr>
      <w:bookmarkStart w:id="5" w:name="_Toc526869202"/>
      <w:r w:rsidRPr="00D5163E">
        <w:rPr>
          <w:rFonts w:ascii="Calibri" w:hAnsi="Calibri"/>
        </w:rPr>
        <w:lastRenderedPageBreak/>
        <w:t>Table of Contents</w:t>
      </w:r>
      <w:bookmarkEnd w:id="5"/>
    </w:p>
    <w:p w14:paraId="0DE53808" w14:textId="39CA6F15" w:rsidR="00642009" w:rsidRPr="00D5163E" w:rsidRDefault="007D61C5">
      <w:pPr>
        <w:pStyle w:val="TOC1"/>
        <w:rPr>
          <w:rFonts w:asciiTheme="minorHAnsi" w:eastAsiaTheme="minorEastAsia" w:hAnsiTheme="minorHAnsi" w:cstheme="minorBidi"/>
          <w:noProof/>
          <w:sz w:val="22"/>
          <w:szCs w:val="22"/>
        </w:rPr>
      </w:pPr>
      <w:r w:rsidRPr="00D5163E">
        <w:rPr>
          <w:szCs w:val="20"/>
        </w:rPr>
        <w:fldChar w:fldCharType="begin"/>
      </w:r>
      <w:r w:rsidRPr="00D5163E">
        <w:rPr>
          <w:szCs w:val="20"/>
        </w:rPr>
        <w:instrText xml:space="preserve"> TOC \o "1-3" \h \z \u </w:instrText>
      </w:r>
      <w:r w:rsidRPr="00D5163E">
        <w:rPr>
          <w:szCs w:val="20"/>
        </w:rPr>
        <w:fldChar w:fldCharType="separate"/>
      </w:r>
      <w:hyperlink w:anchor="_Toc526869202" w:history="1">
        <w:r w:rsidR="00642009" w:rsidRPr="00D5163E">
          <w:rPr>
            <w:rStyle w:val="Hyperlink"/>
            <w:noProof/>
          </w:rPr>
          <w:t>I.</w:t>
        </w:r>
        <w:r w:rsidR="00642009" w:rsidRPr="00D5163E">
          <w:rPr>
            <w:rFonts w:asciiTheme="minorHAnsi" w:eastAsiaTheme="minorEastAsia" w:hAnsiTheme="minorHAnsi" w:cstheme="minorBidi"/>
            <w:noProof/>
            <w:sz w:val="22"/>
            <w:szCs w:val="22"/>
          </w:rPr>
          <w:tab/>
        </w:r>
        <w:r w:rsidR="00642009" w:rsidRPr="00D5163E">
          <w:rPr>
            <w:rStyle w:val="Hyperlink"/>
            <w:noProof/>
          </w:rPr>
          <w:t>Table of Contents</w:t>
        </w:r>
        <w:r w:rsidR="00642009" w:rsidRPr="00D5163E">
          <w:rPr>
            <w:noProof/>
            <w:webHidden/>
          </w:rPr>
          <w:tab/>
        </w:r>
        <w:r w:rsidR="00642009" w:rsidRPr="00D5163E">
          <w:rPr>
            <w:noProof/>
            <w:webHidden/>
          </w:rPr>
          <w:fldChar w:fldCharType="begin"/>
        </w:r>
        <w:r w:rsidR="00642009" w:rsidRPr="00D5163E">
          <w:rPr>
            <w:noProof/>
            <w:webHidden/>
          </w:rPr>
          <w:instrText xml:space="preserve"> PAGEREF _Toc526869202 \h </w:instrText>
        </w:r>
        <w:r w:rsidR="00642009" w:rsidRPr="00D5163E">
          <w:rPr>
            <w:noProof/>
            <w:webHidden/>
          </w:rPr>
        </w:r>
        <w:r w:rsidR="00642009" w:rsidRPr="00D5163E">
          <w:rPr>
            <w:noProof/>
            <w:webHidden/>
          </w:rPr>
          <w:fldChar w:fldCharType="separate"/>
        </w:r>
        <w:r w:rsidR="00193F5B">
          <w:rPr>
            <w:noProof/>
            <w:webHidden/>
          </w:rPr>
          <w:t>3</w:t>
        </w:r>
        <w:r w:rsidR="00642009" w:rsidRPr="00D5163E">
          <w:rPr>
            <w:noProof/>
            <w:webHidden/>
          </w:rPr>
          <w:fldChar w:fldCharType="end"/>
        </w:r>
      </w:hyperlink>
    </w:p>
    <w:p w14:paraId="2DA33252" w14:textId="5D691CDA" w:rsidR="00642009" w:rsidRPr="00D5163E" w:rsidRDefault="001F0207">
      <w:pPr>
        <w:pStyle w:val="TOC1"/>
        <w:rPr>
          <w:rFonts w:asciiTheme="minorHAnsi" w:eastAsiaTheme="minorEastAsia" w:hAnsiTheme="minorHAnsi" w:cstheme="minorBidi"/>
          <w:noProof/>
          <w:sz w:val="22"/>
          <w:szCs w:val="22"/>
        </w:rPr>
      </w:pPr>
      <w:hyperlink w:anchor="_Toc526869203" w:history="1">
        <w:r w:rsidR="00642009" w:rsidRPr="00D5163E">
          <w:rPr>
            <w:rStyle w:val="Hyperlink"/>
            <w:noProof/>
          </w:rPr>
          <w:t>II.</w:t>
        </w:r>
        <w:r w:rsidR="00642009" w:rsidRPr="00D5163E">
          <w:rPr>
            <w:rFonts w:asciiTheme="minorHAnsi" w:eastAsiaTheme="minorEastAsia" w:hAnsiTheme="minorHAnsi" w:cstheme="minorBidi"/>
            <w:noProof/>
            <w:sz w:val="22"/>
            <w:szCs w:val="22"/>
          </w:rPr>
          <w:tab/>
        </w:r>
        <w:r w:rsidR="00642009" w:rsidRPr="00D5163E">
          <w:rPr>
            <w:rStyle w:val="Hyperlink"/>
            <w:noProof/>
          </w:rPr>
          <w:t>Development Challenge</w:t>
        </w:r>
        <w:r w:rsidR="00642009" w:rsidRPr="00D5163E">
          <w:rPr>
            <w:noProof/>
            <w:webHidden/>
          </w:rPr>
          <w:tab/>
        </w:r>
        <w:r w:rsidR="00642009" w:rsidRPr="00D5163E">
          <w:rPr>
            <w:noProof/>
            <w:webHidden/>
          </w:rPr>
          <w:fldChar w:fldCharType="begin"/>
        </w:r>
        <w:r w:rsidR="00642009" w:rsidRPr="00D5163E">
          <w:rPr>
            <w:noProof/>
            <w:webHidden/>
          </w:rPr>
          <w:instrText xml:space="preserve"> PAGEREF _Toc526869203 \h </w:instrText>
        </w:r>
        <w:r w:rsidR="00642009" w:rsidRPr="00D5163E">
          <w:rPr>
            <w:noProof/>
            <w:webHidden/>
          </w:rPr>
        </w:r>
        <w:r w:rsidR="00642009" w:rsidRPr="00D5163E">
          <w:rPr>
            <w:noProof/>
            <w:webHidden/>
          </w:rPr>
          <w:fldChar w:fldCharType="separate"/>
        </w:r>
        <w:r w:rsidR="00193F5B">
          <w:rPr>
            <w:noProof/>
            <w:webHidden/>
          </w:rPr>
          <w:t>7</w:t>
        </w:r>
        <w:r w:rsidR="00642009" w:rsidRPr="00D5163E">
          <w:rPr>
            <w:noProof/>
            <w:webHidden/>
          </w:rPr>
          <w:fldChar w:fldCharType="end"/>
        </w:r>
      </w:hyperlink>
    </w:p>
    <w:p w14:paraId="68CE3C18" w14:textId="15038FDA" w:rsidR="00642009" w:rsidRPr="00D5163E" w:rsidRDefault="001F0207">
      <w:pPr>
        <w:pStyle w:val="TOC1"/>
        <w:rPr>
          <w:rFonts w:asciiTheme="minorHAnsi" w:eastAsiaTheme="minorEastAsia" w:hAnsiTheme="minorHAnsi" w:cstheme="minorBidi"/>
          <w:noProof/>
          <w:sz w:val="22"/>
          <w:szCs w:val="22"/>
        </w:rPr>
      </w:pPr>
      <w:hyperlink w:anchor="_Toc526869204" w:history="1">
        <w:r w:rsidR="00642009" w:rsidRPr="00D5163E">
          <w:rPr>
            <w:rStyle w:val="Hyperlink"/>
            <w:noProof/>
          </w:rPr>
          <w:t>III.</w:t>
        </w:r>
        <w:r w:rsidR="00642009" w:rsidRPr="00D5163E">
          <w:rPr>
            <w:rFonts w:asciiTheme="minorHAnsi" w:eastAsiaTheme="minorEastAsia" w:hAnsiTheme="minorHAnsi" w:cstheme="minorBidi"/>
            <w:noProof/>
            <w:sz w:val="22"/>
            <w:szCs w:val="22"/>
          </w:rPr>
          <w:tab/>
        </w:r>
        <w:r w:rsidR="00642009" w:rsidRPr="00D5163E">
          <w:rPr>
            <w:rStyle w:val="Hyperlink"/>
            <w:noProof/>
          </w:rPr>
          <w:t>Strategy</w:t>
        </w:r>
        <w:r w:rsidR="00642009" w:rsidRPr="00D5163E">
          <w:rPr>
            <w:noProof/>
            <w:webHidden/>
          </w:rPr>
          <w:tab/>
        </w:r>
        <w:r w:rsidR="00642009" w:rsidRPr="00D5163E">
          <w:rPr>
            <w:noProof/>
            <w:webHidden/>
          </w:rPr>
          <w:fldChar w:fldCharType="begin"/>
        </w:r>
        <w:r w:rsidR="00642009" w:rsidRPr="00D5163E">
          <w:rPr>
            <w:noProof/>
            <w:webHidden/>
          </w:rPr>
          <w:instrText xml:space="preserve"> PAGEREF _Toc526869204 \h </w:instrText>
        </w:r>
        <w:r w:rsidR="00642009" w:rsidRPr="00D5163E">
          <w:rPr>
            <w:noProof/>
            <w:webHidden/>
          </w:rPr>
        </w:r>
        <w:r w:rsidR="00642009" w:rsidRPr="00D5163E">
          <w:rPr>
            <w:noProof/>
            <w:webHidden/>
          </w:rPr>
          <w:fldChar w:fldCharType="separate"/>
        </w:r>
        <w:r w:rsidR="00193F5B">
          <w:rPr>
            <w:noProof/>
            <w:webHidden/>
          </w:rPr>
          <w:t>21</w:t>
        </w:r>
        <w:r w:rsidR="00642009" w:rsidRPr="00D5163E">
          <w:rPr>
            <w:noProof/>
            <w:webHidden/>
          </w:rPr>
          <w:fldChar w:fldCharType="end"/>
        </w:r>
      </w:hyperlink>
    </w:p>
    <w:p w14:paraId="4AE4496C" w14:textId="0BE7D7A3" w:rsidR="00642009" w:rsidRPr="00D5163E" w:rsidRDefault="001F0207">
      <w:pPr>
        <w:pStyle w:val="TOC1"/>
        <w:rPr>
          <w:rFonts w:asciiTheme="minorHAnsi" w:eastAsiaTheme="minorEastAsia" w:hAnsiTheme="minorHAnsi" w:cstheme="minorBidi"/>
          <w:noProof/>
          <w:sz w:val="22"/>
          <w:szCs w:val="22"/>
        </w:rPr>
      </w:pPr>
      <w:hyperlink w:anchor="_Toc526869205" w:history="1">
        <w:r w:rsidR="00642009" w:rsidRPr="00D5163E">
          <w:rPr>
            <w:rStyle w:val="Hyperlink"/>
            <w:noProof/>
          </w:rPr>
          <w:t>IV.</w:t>
        </w:r>
        <w:r w:rsidR="00642009" w:rsidRPr="00D5163E">
          <w:rPr>
            <w:rFonts w:asciiTheme="minorHAnsi" w:eastAsiaTheme="minorEastAsia" w:hAnsiTheme="minorHAnsi" w:cstheme="minorBidi"/>
            <w:noProof/>
            <w:sz w:val="22"/>
            <w:szCs w:val="22"/>
          </w:rPr>
          <w:tab/>
        </w:r>
        <w:r w:rsidR="00642009" w:rsidRPr="00D5163E">
          <w:rPr>
            <w:rStyle w:val="Hyperlink"/>
            <w:noProof/>
          </w:rPr>
          <w:t>Results and Partnerships</w:t>
        </w:r>
        <w:r w:rsidR="00642009" w:rsidRPr="00D5163E">
          <w:rPr>
            <w:noProof/>
            <w:webHidden/>
          </w:rPr>
          <w:tab/>
        </w:r>
        <w:r w:rsidR="00642009" w:rsidRPr="00D5163E">
          <w:rPr>
            <w:noProof/>
            <w:webHidden/>
          </w:rPr>
          <w:fldChar w:fldCharType="begin"/>
        </w:r>
        <w:r w:rsidR="00642009" w:rsidRPr="00D5163E">
          <w:rPr>
            <w:noProof/>
            <w:webHidden/>
          </w:rPr>
          <w:instrText xml:space="preserve"> PAGEREF _Toc526869205 \h </w:instrText>
        </w:r>
        <w:r w:rsidR="00642009" w:rsidRPr="00D5163E">
          <w:rPr>
            <w:noProof/>
            <w:webHidden/>
          </w:rPr>
        </w:r>
        <w:r w:rsidR="00642009" w:rsidRPr="00D5163E">
          <w:rPr>
            <w:noProof/>
            <w:webHidden/>
          </w:rPr>
          <w:fldChar w:fldCharType="separate"/>
        </w:r>
        <w:r w:rsidR="00193F5B">
          <w:rPr>
            <w:noProof/>
            <w:webHidden/>
          </w:rPr>
          <w:t>51</w:t>
        </w:r>
        <w:r w:rsidR="00642009" w:rsidRPr="00D5163E">
          <w:rPr>
            <w:noProof/>
            <w:webHidden/>
          </w:rPr>
          <w:fldChar w:fldCharType="end"/>
        </w:r>
      </w:hyperlink>
    </w:p>
    <w:p w14:paraId="32E192DF" w14:textId="67297B55" w:rsidR="00642009" w:rsidRPr="00D5163E" w:rsidRDefault="001F0207">
      <w:pPr>
        <w:pStyle w:val="TOC1"/>
        <w:rPr>
          <w:rFonts w:asciiTheme="minorHAnsi" w:eastAsiaTheme="minorEastAsia" w:hAnsiTheme="minorHAnsi" w:cstheme="minorBidi"/>
          <w:noProof/>
          <w:sz w:val="22"/>
          <w:szCs w:val="22"/>
        </w:rPr>
      </w:pPr>
      <w:hyperlink w:anchor="_Toc526869206" w:history="1">
        <w:r w:rsidR="00642009" w:rsidRPr="00D5163E">
          <w:rPr>
            <w:rStyle w:val="Hyperlink"/>
            <w:noProof/>
          </w:rPr>
          <w:t>V.</w:t>
        </w:r>
        <w:r w:rsidR="00642009" w:rsidRPr="00D5163E">
          <w:rPr>
            <w:rFonts w:asciiTheme="minorHAnsi" w:eastAsiaTheme="minorEastAsia" w:hAnsiTheme="minorHAnsi" w:cstheme="minorBidi"/>
            <w:noProof/>
            <w:sz w:val="22"/>
            <w:szCs w:val="22"/>
          </w:rPr>
          <w:tab/>
        </w:r>
        <w:r w:rsidR="00642009" w:rsidRPr="00D5163E">
          <w:rPr>
            <w:rStyle w:val="Hyperlink"/>
            <w:noProof/>
          </w:rPr>
          <w:t>Project Management</w:t>
        </w:r>
        <w:r w:rsidR="00642009" w:rsidRPr="00D5163E">
          <w:rPr>
            <w:noProof/>
            <w:webHidden/>
          </w:rPr>
          <w:tab/>
        </w:r>
        <w:r w:rsidR="00642009" w:rsidRPr="00D5163E">
          <w:rPr>
            <w:noProof/>
            <w:webHidden/>
          </w:rPr>
          <w:fldChar w:fldCharType="begin"/>
        </w:r>
        <w:r w:rsidR="00642009" w:rsidRPr="00D5163E">
          <w:rPr>
            <w:noProof/>
            <w:webHidden/>
          </w:rPr>
          <w:instrText xml:space="preserve"> PAGEREF _Toc526869206 \h </w:instrText>
        </w:r>
        <w:r w:rsidR="00642009" w:rsidRPr="00D5163E">
          <w:rPr>
            <w:noProof/>
            <w:webHidden/>
          </w:rPr>
        </w:r>
        <w:r w:rsidR="00642009" w:rsidRPr="00D5163E">
          <w:rPr>
            <w:noProof/>
            <w:webHidden/>
          </w:rPr>
          <w:fldChar w:fldCharType="separate"/>
        </w:r>
        <w:r w:rsidR="00193F5B">
          <w:rPr>
            <w:noProof/>
            <w:webHidden/>
          </w:rPr>
          <w:t>62</w:t>
        </w:r>
        <w:r w:rsidR="00642009" w:rsidRPr="00D5163E">
          <w:rPr>
            <w:noProof/>
            <w:webHidden/>
          </w:rPr>
          <w:fldChar w:fldCharType="end"/>
        </w:r>
      </w:hyperlink>
    </w:p>
    <w:p w14:paraId="12CC384D" w14:textId="25EFE04F" w:rsidR="00642009" w:rsidRPr="00D5163E" w:rsidRDefault="001F0207">
      <w:pPr>
        <w:pStyle w:val="TOC1"/>
        <w:rPr>
          <w:rFonts w:asciiTheme="minorHAnsi" w:eastAsiaTheme="minorEastAsia" w:hAnsiTheme="minorHAnsi" w:cstheme="minorBidi"/>
          <w:noProof/>
          <w:sz w:val="22"/>
          <w:szCs w:val="22"/>
        </w:rPr>
      </w:pPr>
      <w:hyperlink w:anchor="_Toc526869207" w:history="1">
        <w:r w:rsidR="00642009" w:rsidRPr="00D5163E">
          <w:rPr>
            <w:rStyle w:val="Hyperlink"/>
            <w:noProof/>
          </w:rPr>
          <w:t>VI.</w:t>
        </w:r>
        <w:r w:rsidR="00642009" w:rsidRPr="00D5163E">
          <w:rPr>
            <w:rFonts w:asciiTheme="minorHAnsi" w:eastAsiaTheme="minorEastAsia" w:hAnsiTheme="minorHAnsi" w:cstheme="minorBidi"/>
            <w:noProof/>
            <w:sz w:val="22"/>
            <w:szCs w:val="22"/>
          </w:rPr>
          <w:tab/>
        </w:r>
        <w:r w:rsidR="00642009" w:rsidRPr="00D5163E">
          <w:rPr>
            <w:rStyle w:val="Hyperlink"/>
            <w:noProof/>
          </w:rPr>
          <w:t>Project Results Framework</w:t>
        </w:r>
        <w:r w:rsidR="00642009" w:rsidRPr="00D5163E">
          <w:rPr>
            <w:noProof/>
            <w:webHidden/>
          </w:rPr>
          <w:tab/>
        </w:r>
        <w:r w:rsidR="00642009" w:rsidRPr="00D5163E">
          <w:rPr>
            <w:noProof/>
            <w:webHidden/>
          </w:rPr>
          <w:fldChar w:fldCharType="begin"/>
        </w:r>
        <w:r w:rsidR="00642009" w:rsidRPr="00D5163E">
          <w:rPr>
            <w:noProof/>
            <w:webHidden/>
          </w:rPr>
          <w:instrText xml:space="preserve"> PAGEREF _Toc526869207 \h </w:instrText>
        </w:r>
        <w:r w:rsidR="00642009" w:rsidRPr="00D5163E">
          <w:rPr>
            <w:noProof/>
            <w:webHidden/>
          </w:rPr>
        </w:r>
        <w:r w:rsidR="00642009" w:rsidRPr="00D5163E">
          <w:rPr>
            <w:noProof/>
            <w:webHidden/>
          </w:rPr>
          <w:fldChar w:fldCharType="separate"/>
        </w:r>
        <w:r w:rsidR="00193F5B">
          <w:rPr>
            <w:noProof/>
            <w:webHidden/>
          </w:rPr>
          <w:t>64</w:t>
        </w:r>
        <w:r w:rsidR="00642009" w:rsidRPr="00D5163E">
          <w:rPr>
            <w:noProof/>
            <w:webHidden/>
          </w:rPr>
          <w:fldChar w:fldCharType="end"/>
        </w:r>
      </w:hyperlink>
    </w:p>
    <w:p w14:paraId="3F9899CB" w14:textId="1B52B973" w:rsidR="00642009" w:rsidRPr="00D5163E" w:rsidRDefault="001F0207">
      <w:pPr>
        <w:pStyle w:val="TOC1"/>
        <w:rPr>
          <w:rFonts w:asciiTheme="minorHAnsi" w:eastAsiaTheme="minorEastAsia" w:hAnsiTheme="minorHAnsi" w:cstheme="minorBidi"/>
          <w:noProof/>
          <w:sz w:val="22"/>
          <w:szCs w:val="22"/>
        </w:rPr>
      </w:pPr>
      <w:hyperlink w:anchor="_Toc526869208" w:history="1">
        <w:r w:rsidR="00642009" w:rsidRPr="00D5163E">
          <w:rPr>
            <w:rStyle w:val="Hyperlink"/>
            <w:noProof/>
          </w:rPr>
          <w:t>VII.</w:t>
        </w:r>
        <w:r w:rsidR="00642009" w:rsidRPr="00D5163E">
          <w:rPr>
            <w:rFonts w:asciiTheme="minorHAnsi" w:eastAsiaTheme="minorEastAsia" w:hAnsiTheme="minorHAnsi" w:cstheme="minorBidi"/>
            <w:noProof/>
            <w:sz w:val="22"/>
            <w:szCs w:val="22"/>
          </w:rPr>
          <w:tab/>
        </w:r>
        <w:r w:rsidR="00642009" w:rsidRPr="00D5163E">
          <w:rPr>
            <w:rStyle w:val="Hyperlink"/>
            <w:noProof/>
          </w:rPr>
          <w:t>Monitoring and Evaluation (M&amp;E) Plan</w:t>
        </w:r>
        <w:r w:rsidR="00642009" w:rsidRPr="00D5163E">
          <w:rPr>
            <w:noProof/>
            <w:webHidden/>
          </w:rPr>
          <w:tab/>
        </w:r>
        <w:r w:rsidR="00642009" w:rsidRPr="00D5163E">
          <w:rPr>
            <w:noProof/>
            <w:webHidden/>
          </w:rPr>
          <w:fldChar w:fldCharType="begin"/>
        </w:r>
        <w:r w:rsidR="00642009" w:rsidRPr="00D5163E">
          <w:rPr>
            <w:noProof/>
            <w:webHidden/>
          </w:rPr>
          <w:instrText xml:space="preserve"> PAGEREF _Toc526869208 \h </w:instrText>
        </w:r>
        <w:r w:rsidR="00642009" w:rsidRPr="00D5163E">
          <w:rPr>
            <w:noProof/>
            <w:webHidden/>
          </w:rPr>
        </w:r>
        <w:r w:rsidR="00642009" w:rsidRPr="00D5163E">
          <w:rPr>
            <w:noProof/>
            <w:webHidden/>
          </w:rPr>
          <w:fldChar w:fldCharType="separate"/>
        </w:r>
        <w:r w:rsidR="00193F5B">
          <w:rPr>
            <w:noProof/>
            <w:webHidden/>
          </w:rPr>
          <w:t>69</w:t>
        </w:r>
        <w:r w:rsidR="00642009" w:rsidRPr="00D5163E">
          <w:rPr>
            <w:noProof/>
            <w:webHidden/>
          </w:rPr>
          <w:fldChar w:fldCharType="end"/>
        </w:r>
      </w:hyperlink>
    </w:p>
    <w:p w14:paraId="5C50E6F2" w14:textId="774B7D00" w:rsidR="00642009" w:rsidRPr="00D5163E" w:rsidRDefault="001F0207">
      <w:pPr>
        <w:pStyle w:val="TOC1"/>
        <w:rPr>
          <w:rFonts w:asciiTheme="minorHAnsi" w:eastAsiaTheme="minorEastAsia" w:hAnsiTheme="minorHAnsi" w:cstheme="minorBidi"/>
          <w:noProof/>
          <w:sz w:val="22"/>
          <w:szCs w:val="22"/>
        </w:rPr>
      </w:pPr>
      <w:hyperlink w:anchor="_Toc526869209" w:history="1">
        <w:r w:rsidR="00642009" w:rsidRPr="00D5163E">
          <w:rPr>
            <w:rStyle w:val="Hyperlink"/>
            <w:noProof/>
          </w:rPr>
          <w:t>VIII.</w:t>
        </w:r>
        <w:r w:rsidR="00642009" w:rsidRPr="00D5163E">
          <w:rPr>
            <w:rFonts w:asciiTheme="minorHAnsi" w:eastAsiaTheme="minorEastAsia" w:hAnsiTheme="minorHAnsi" w:cstheme="minorBidi"/>
            <w:noProof/>
            <w:sz w:val="22"/>
            <w:szCs w:val="22"/>
          </w:rPr>
          <w:tab/>
        </w:r>
        <w:r w:rsidR="00642009" w:rsidRPr="00D5163E">
          <w:rPr>
            <w:rStyle w:val="Hyperlink"/>
            <w:noProof/>
          </w:rPr>
          <w:t>Governance and Management Arrangements</w:t>
        </w:r>
        <w:r w:rsidR="00642009" w:rsidRPr="00D5163E">
          <w:rPr>
            <w:noProof/>
            <w:webHidden/>
          </w:rPr>
          <w:tab/>
        </w:r>
        <w:r w:rsidR="00642009" w:rsidRPr="00D5163E">
          <w:rPr>
            <w:noProof/>
            <w:webHidden/>
          </w:rPr>
          <w:fldChar w:fldCharType="begin"/>
        </w:r>
        <w:r w:rsidR="00642009" w:rsidRPr="00D5163E">
          <w:rPr>
            <w:noProof/>
            <w:webHidden/>
          </w:rPr>
          <w:instrText xml:space="preserve"> PAGEREF _Toc526869209 \h </w:instrText>
        </w:r>
        <w:r w:rsidR="00642009" w:rsidRPr="00D5163E">
          <w:rPr>
            <w:noProof/>
            <w:webHidden/>
          </w:rPr>
        </w:r>
        <w:r w:rsidR="00642009" w:rsidRPr="00D5163E">
          <w:rPr>
            <w:noProof/>
            <w:webHidden/>
          </w:rPr>
          <w:fldChar w:fldCharType="separate"/>
        </w:r>
        <w:r w:rsidR="00193F5B">
          <w:rPr>
            <w:noProof/>
            <w:webHidden/>
          </w:rPr>
          <w:t>76</w:t>
        </w:r>
        <w:r w:rsidR="00642009" w:rsidRPr="00D5163E">
          <w:rPr>
            <w:noProof/>
            <w:webHidden/>
          </w:rPr>
          <w:fldChar w:fldCharType="end"/>
        </w:r>
      </w:hyperlink>
    </w:p>
    <w:p w14:paraId="26B8C8D4" w14:textId="067574F8" w:rsidR="00642009" w:rsidRPr="00D5163E" w:rsidRDefault="001F0207">
      <w:pPr>
        <w:pStyle w:val="TOC1"/>
        <w:rPr>
          <w:rFonts w:asciiTheme="minorHAnsi" w:eastAsiaTheme="minorEastAsia" w:hAnsiTheme="minorHAnsi" w:cstheme="minorBidi"/>
          <w:noProof/>
          <w:sz w:val="22"/>
          <w:szCs w:val="22"/>
        </w:rPr>
      </w:pPr>
      <w:hyperlink w:anchor="_Toc526869210" w:history="1">
        <w:r w:rsidR="00642009" w:rsidRPr="00D5163E">
          <w:rPr>
            <w:rStyle w:val="Hyperlink"/>
            <w:noProof/>
          </w:rPr>
          <w:t>IX.</w:t>
        </w:r>
        <w:r w:rsidR="00642009" w:rsidRPr="00D5163E">
          <w:rPr>
            <w:rFonts w:asciiTheme="minorHAnsi" w:eastAsiaTheme="minorEastAsia" w:hAnsiTheme="minorHAnsi" w:cstheme="minorBidi"/>
            <w:noProof/>
            <w:sz w:val="22"/>
            <w:szCs w:val="22"/>
          </w:rPr>
          <w:tab/>
        </w:r>
        <w:r w:rsidR="00642009" w:rsidRPr="00D5163E">
          <w:rPr>
            <w:rStyle w:val="Hyperlink"/>
            <w:noProof/>
          </w:rPr>
          <w:t>Financial Planning and Management</w:t>
        </w:r>
        <w:r w:rsidR="00642009" w:rsidRPr="00D5163E">
          <w:rPr>
            <w:noProof/>
            <w:webHidden/>
          </w:rPr>
          <w:tab/>
        </w:r>
        <w:r w:rsidR="00642009" w:rsidRPr="00D5163E">
          <w:rPr>
            <w:noProof/>
            <w:webHidden/>
          </w:rPr>
          <w:fldChar w:fldCharType="begin"/>
        </w:r>
        <w:r w:rsidR="00642009" w:rsidRPr="00D5163E">
          <w:rPr>
            <w:noProof/>
            <w:webHidden/>
          </w:rPr>
          <w:instrText xml:space="preserve"> PAGEREF _Toc526869210 \h </w:instrText>
        </w:r>
        <w:r w:rsidR="00642009" w:rsidRPr="00D5163E">
          <w:rPr>
            <w:noProof/>
            <w:webHidden/>
          </w:rPr>
        </w:r>
        <w:r w:rsidR="00642009" w:rsidRPr="00D5163E">
          <w:rPr>
            <w:noProof/>
            <w:webHidden/>
          </w:rPr>
          <w:fldChar w:fldCharType="separate"/>
        </w:r>
        <w:r w:rsidR="00193F5B">
          <w:rPr>
            <w:noProof/>
            <w:webHidden/>
          </w:rPr>
          <w:t>82</w:t>
        </w:r>
        <w:r w:rsidR="00642009" w:rsidRPr="00D5163E">
          <w:rPr>
            <w:noProof/>
            <w:webHidden/>
          </w:rPr>
          <w:fldChar w:fldCharType="end"/>
        </w:r>
      </w:hyperlink>
    </w:p>
    <w:p w14:paraId="19FD2A9C" w14:textId="35DC0761" w:rsidR="00642009" w:rsidRPr="00D5163E" w:rsidRDefault="001F0207">
      <w:pPr>
        <w:pStyle w:val="TOC1"/>
        <w:rPr>
          <w:rFonts w:asciiTheme="minorHAnsi" w:eastAsiaTheme="minorEastAsia" w:hAnsiTheme="minorHAnsi" w:cstheme="minorBidi"/>
          <w:noProof/>
          <w:sz w:val="22"/>
          <w:szCs w:val="22"/>
        </w:rPr>
      </w:pPr>
      <w:hyperlink w:anchor="_Toc526869211" w:history="1">
        <w:r w:rsidR="00642009" w:rsidRPr="00D5163E">
          <w:rPr>
            <w:rStyle w:val="Hyperlink"/>
            <w:noProof/>
          </w:rPr>
          <w:t>X.</w:t>
        </w:r>
        <w:r w:rsidR="00642009" w:rsidRPr="00D5163E">
          <w:rPr>
            <w:rFonts w:asciiTheme="minorHAnsi" w:eastAsiaTheme="minorEastAsia" w:hAnsiTheme="minorHAnsi" w:cstheme="minorBidi"/>
            <w:noProof/>
            <w:sz w:val="22"/>
            <w:szCs w:val="22"/>
          </w:rPr>
          <w:tab/>
        </w:r>
        <w:r w:rsidR="00642009" w:rsidRPr="00D5163E">
          <w:rPr>
            <w:rStyle w:val="Hyperlink"/>
            <w:noProof/>
          </w:rPr>
          <w:t>Total Budget and Work Plan</w:t>
        </w:r>
        <w:r w:rsidR="00642009" w:rsidRPr="00D5163E">
          <w:rPr>
            <w:noProof/>
            <w:webHidden/>
          </w:rPr>
          <w:tab/>
        </w:r>
        <w:r w:rsidR="00642009" w:rsidRPr="00D5163E">
          <w:rPr>
            <w:noProof/>
            <w:webHidden/>
          </w:rPr>
          <w:fldChar w:fldCharType="begin"/>
        </w:r>
        <w:r w:rsidR="00642009" w:rsidRPr="00D5163E">
          <w:rPr>
            <w:noProof/>
            <w:webHidden/>
          </w:rPr>
          <w:instrText xml:space="preserve"> PAGEREF _Toc526869211 \h </w:instrText>
        </w:r>
        <w:r w:rsidR="00642009" w:rsidRPr="00D5163E">
          <w:rPr>
            <w:noProof/>
            <w:webHidden/>
          </w:rPr>
        </w:r>
        <w:r w:rsidR="00642009" w:rsidRPr="00D5163E">
          <w:rPr>
            <w:noProof/>
            <w:webHidden/>
          </w:rPr>
          <w:fldChar w:fldCharType="separate"/>
        </w:r>
        <w:r w:rsidR="00193F5B">
          <w:rPr>
            <w:noProof/>
            <w:webHidden/>
          </w:rPr>
          <w:t>86</w:t>
        </w:r>
        <w:r w:rsidR="00642009" w:rsidRPr="00D5163E">
          <w:rPr>
            <w:noProof/>
            <w:webHidden/>
          </w:rPr>
          <w:fldChar w:fldCharType="end"/>
        </w:r>
      </w:hyperlink>
    </w:p>
    <w:p w14:paraId="205861FD" w14:textId="7698FE58" w:rsidR="00642009" w:rsidRPr="00D5163E" w:rsidRDefault="001F0207">
      <w:pPr>
        <w:pStyle w:val="TOC1"/>
        <w:rPr>
          <w:rFonts w:asciiTheme="minorHAnsi" w:eastAsiaTheme="minorEastAsia" w:hAnsiTheme="minorHAnsi" w:cstheme="minorBidi"/>
          <w:noProof/>
          <w:sz w:val="22"/>
          <w:szCs w:val="22"/>
        </w:rPr>
      </w:pPr>
      <w:hyperlink w:anchor="_Toc526869212" w:history="1">
        <w:r w:rsidR="00642009" w:rsidRPr="00D5163E">
          <w:rPr>
            <w:rStyle w:val="Hyperlink"/>
            <w:noProof/>
          </w:rPr>
          <w:t>XI.</w:t>
        </w:r>
        <w:r w:rsidR="00642009" w:rsidRPr="00D5163E">
          <w:rPr>
            <w:rFonts w:asciiTheme="minorHAnsi" w:eastAsiaTheme="minorEastAsia" w:hAnsiTheme="minorHAnsi" w:cstheme="minorBidi"/>
            <w:noProof/>
            <w:sz w:val="22"/>
            <w:szCs w:val="22"/>
          </w:rPr>
          <w:tab/>
        </w:r>
        <w:r w:rsidR="00642009" w:rsidRPr="00D5163E">
          <w:rPr>
            <w:rStyle w:val="Hyperlink"/>
            <w:noProof/>
          </w:rPr>
          <w:t>Legal Context</w:t>
        </w:r>
        <w:r w:rsidR="00642009" w:rsidRPr="00D5163E">
          <w:rPr>
            <w:noProof/>
            <w:webHidden/>
          </w:rPr>
          <w:tab/>
        </w:r>
        <w:r w:rsidR="00642009" w:rsidRPr="00D5163E">
          <w:rPr>
            <w:noProof/>
            <w:webHidden/>
          </w:rPr>
          <w:fldChar w:fldCharType="begin"/>
        </w:r>
        <w:r w:rsidR="00642009" w:rsidRPr="00D5163E">
          <w:rPr>
            <w:noProof/>
            <w:webHidden/>
          </w:rPr>
          <w:instrText xml:space="preserve"> PAGEREF _Toc526869212 \h </w:instrText>
        </w:r>
        <w:r w:rsidR="00642009" w:rsidRPr="00D5163E">
          <w:rPr>
            <w:noProof/>
            <w:webHidden/>
          </w:rPr>
        </w:r>
        <w:r w:rsidR="00642009" w:rsidRPr="00D5163E">
          <w:rPr>
            <w:noProof/>
            <w:webHidden/>
          </w:rPr>
          <w:fldChar w:fldCharType="separate"/>
        </w:r>
        <w:r w:rsidR="00193F5B">
          <w:rPr>
            <w:noProof/>
            <w:webHidden/>
          </w:rPr>
          <w:t>90</w:t>
        </w:r>
        <w:r w:rsidR="00642009" w:rsidRPr="00D5163E">
          <w:rPr>
            <w:noProof/>
            <w:webHidden/>
          </w:rPr>
          <w:fldChar w:fldCharType="end"/>
        </w:r>
      </w:hyperlink>
    </w:p>
    <w:p w14:paraId="79B3ED0A" w14:textId="6717CD4A" w:rsidR="00642009" w:rsidRPr="00D5163E" w:rsidRDefault="001F0207">
      <w:pPr>
        <w:pStyle w:val="TOC1"/>
        <w:rPr>
          <w:rFonts w:asciiTheme="minorHAnsi" w:eastAsiaTheme="minorEastAsia" w:hAnsiTheme="minorHAnsi" w:cstheme="minorBidi"/>
          <w:noProof/>
          <w:sz w:val="22"/>
          <w:szCs w:val="22"/>
        </w:rPr>
      </w:pPr>
      <w:hyperlink w:anchor="_Toc526869213" w:history="1">
        <w:r w:rsidR="00642009" w:rsidRPr="00D5163E">
          <w:rPr>
            <w:rStyle w:val="Hyperlink"/>
            <w:noProof/>
          </w:rPr>
          <w:t>XII.</w:t>
        </w:r>
        <w:r w:rsidR="00642009" w:rsidRPr="00D5163E">
          <w:rPr>
            <w:rFonts w:asciiTheme="minorHAnsi" w:eastAsiaTheme="minorEastAsia" w:hAnsiTheme="minorHAnsi" w:cstheme="minorBidi"/>
            <w:noProof/>
            <w:sz w:val="22"/>
            <w:szCs w:val="22"/>
          </w:rPr>
          <w:tab/>
        </w:r>
        <w:r w:rsidR="00642009" w:rsidRPr="00D5163E">
          <w:rPr>
            <w:rStyle w:val="Hyperlink"/>
            <w:noProof/>
          </w:rPr>
          <w:t>Risk Management</w:t>
        </w:r>
        <w:r w:rsidR="00642009" w:rsidRPr="00D5163E">
          <w:rPr>
            <w:noProof/>
            <w:webHidden/>
          </w:rPr>
          <w:tab/>
        </w:r>
        <w:r w:rsidR="00642009" w:rsidRPr="00D5163E">
          <w:rPr>
            <w:noProof/>
            <w:webHidden/>
          </w:rPr>
          <w:fldChar w:fldCharType="begin"/>
        </w:r>
        <w:r w:rsidR="00642009" w:rsidRPr="00D5163E">
          <w:rPr>
            <w:noProof/>
            <w:webHidden/>
          </w:rPr>
          <w:instrText xml:space="preserve"> PAGEREF _Toc526869213 \h </w:instrText>
        </w:r>
        <w:r w:rsidR="00642009" w:rsidRPr="00D5163E">
          <w:rPr>
            <w:noProof/>
            <w:webHidden/>
          </w:rPr>
        </w:r>
        <w:r w:rsidR="00642009" w:rsidRPr="00D5163E">
          <w:rPr>
            <w:noProof/>
            <w:webHidden/>
          </w:rPr>
          <w:fldChar w:fldCharType="separate"/>
        </w:r>
        <w:r w:rsidR="00193F5B">
          <w:rPr>
            <w:noProof/>
            <w:webHidden/>
          </w:rPr>
          <w:t>91</w:t>
        </w:r>
        <w:r w:rsidR="00642009" w:rsidRPr="00D5163E">
          <w:rPr>
            <w:noProof/>
            <w:webHidden/>
          </w:rPr>
          <w:fldChar w:fldCharType="end"/>
        </w:r>
      </w:hyperlink>
    </w:p>
    <w:p w14:paraId="06999970" w14:textId="78F0BF74" w:rsidR="00642009" w:rsidRPr="00D5163E" w:rsidRDefault="001F0207">
      <w:pPr>
        <w:pStyle w:val="TOC1"/>
        <w:rPr>
          <w:rFonts w:asciiTheme="minorHAnsi" w:eastAsiaTheme="minorEastAsia" w:hAnsiTheme="minorHAnsi" w:cstheme="minorBidi"/>
          <w:noProof/>
          <w:sz w:val="22"/>
          <w:szCs w:val="22"/>
        </w:rPr>
      </w:pPr>
      <w:hyperlink w:anchor="_Toc526869214" w:history="1">
        <w:r w:rsidR="00642009" w:rsidRPr="00D5163E">
          <w:rPr>
            <w:rStyle w:val="Hyperlink"/>
            <w:noProof/>
          </w:rPr>
          <w:t>XIII.</w:t>
        </w:r>
        <w:r w:rsidR="00642009" w:rsidRPr="00D5163E">
          <w:rPr>
            <w:rFonts w:asciiTheme="minorHAnsi" w:eastAsiaTheme="minorEastAsia" w:hAnsiTheme="minorHAnsi" w:cstheme="minorBidi"/>
            <w:noProof/>
            <w:sz w:val="22"/>
            <w:szCs w:val="22"/>
          </w:rPr>
          <w:tab/>
        </w:r>
        <w:r w:rsidR="00642009" w:rsidRPr="00D5163E">
          <w:rPr>
            <w:rStyle w:val="Hyperlink"/>
            <w:noProof/>
          </w:rPr>
          <w:t>Mandatory Annexes:</w:t>
        </w:r>
        <w:r w:rsidR="00642009" w:rsidRPr="00D5163E">
          <w:rPr>
            <w:noProof/>
            <w:webHidden/>
          </w:rPr>
          <w:tab/>
        </w:r>
        <w:r w:rsidR="00642009" w:rsidRPr="00D5163E">
          <w:rPr>
            <w:noProof/>
            <w:webHidden/>
          </w:rPr>
          <w:fldChar w:fldCharType="begin"/>
        </w:r>
        <w:r w:rsidR="00642009" w:rsidRPr="00D5163E">
          <w:rPr>
            <w:noProof/>
            <w:webHidden/>
          </w:rPr>
          <w:instrText xml:space="preserve"> PAGEREF _Toc526869214 \h </w:instrText>
        </w:r>
        <w:r w:rsidR="00642009" w:rsidRPr="00D5163E">
          <w:rPr>
            <w:noProof/>
            <w:webHidden/>
          </w:rPr>
        </w:r>
        <w:r w:rsidR="00642009" w:rsidRPr="00D5163E">
          <w:rPr>
            <w:noProof/>
            <w:webHidden/>
          </w:rPr>
          <w:fldChar w:fldCharType="separate"/>
        </w:r>
        <w:r w:rsidR="00193F5B">
          <w:rPr>
            <w:noProof/>
            <w:webHidden/>
          </w:rPr>
          <w:t>95</w:t>
        </w:r>
        <w:r w:rsidR="00642009" w:rsidRPr="00D5163E">
          <w:rPr>
            <w:noProof/>
            <w:webHidden/>
          </w:rPr>
          <w:fldChar w:fldCharType="end"/>
        </w:r>
      </w:hyperlink>
    </w:p>
    <w:p w14:paraId="3F237E4E" w14:textId="660CA365" w:rsidR="00446CB4" w:rsidRPr="00D5163E" w:rsidRDefault="007D61C5" w:rsidP="00500708">
      <w:pPr>
        <w:ind w:left="540"/>
        <w:rPr>
          <w:rFonts w:cs="Calibri"/>
          <w:szCs w:val="20"/>
        </w:rPr>
      </w:pPr>
      <w:r w:rsidRPr="00D5163E">
        <w:rPr>
          <w:b/>
          <w:bCs/>
          <w:noProof/>
          <w:szCs w:val="20"/>
        </w:rPr>
        <w:fldChar w:fldCharType="end"/>
      </w:r>
      <w:r w:rsidR="00446CB4" w:rsidRPr="00D5163E">
        <w:rPr>
          <w:rFonts w:cs="Calibri"/>
          <w:szCs w:val="20"/>
        </w:rPr>
        <w:t xml:space="preserve">Annex A: Multi-Year Work plan </w:t>
      </w:r>
    </w:p>
    <w:p w14:paraId="4FB14CA7" w14:textId="77777777" w:rsidR="00446CB4" w:rsidRPr="00D5163E" w:rsidRDefault="00446CB4" w:rsidP="00500708">
      <w:pPr>
        <w:ind w:left="540"/>
        <w:rPr>
          <w:rFonts w:cs="Calibri"/>
          <w:szCs w:val="20"/>
        </w:rPr>
      </w:pPr>
      <w:r w:rsidRPr="00D5163E">
        <w:rPr>
          <w:rFonts w:cs="Calibri"/>
          <w:szCs w:val="20"/>
        </w:rPr>
        <w:t xml:space="preserve">Annex B: Monitoring Plan </w:t>
      </w:r>
    </w:p>
    <w:p w14:paraId="5FD68619" w14:textId="77777777" w:rsidR="00446CB4" w:rsidRPr="00D5163E" w:rsidRDefault="00446CB4" w:rsidP="00500708">
      <w:pPr>
        <w:ind w:left="540"/>
        <w:rPr>
          <w:rFonts w:cs="Calibri"/>
          <w:szCs w:val="20"/>
        </w:rPr>
      </w:pPr>
      <w:r w:rsidRPr="00D5163E">
        <w:rPr>
          <w:rFonts w:cs="Calibri"/>
          <w:szCs w:val="20"/>
        </w:rPr>
        <w:t xml:space="preserve">Annex C: Evaluation Plan </w:t>
      </w:r>
    </w:p>
    <w:p w14:paraId="43E34858" w14:textId="57576902" w:rsidR="00446CB4" w:rsidRPr="00D5163E" w:rsidRDefault="00446CB4" w:rsidP="00500708">
      <w:pPr>
        <w:ind w:left="540"/>
        <w:rPr>
          <w:rFonts w:cs="Calibri"/>
          <w:szCs w:val="20"/>
        </w:rPr>
      </w:pPr>
      <w:r w:rsidRPr="00D5163E">
        <w:rPr>
          <w:rFonts w:cs="Calibri"/>
          <w:szCs w:val="20"/>
        </w:rPr>
        <w:t>Annex D: GEF</w:t>
      </w:r>
      <w:r w:rsidR="003D2DAD" w:rsidRPr="00D5163E">
        <w:rPr>
          <w:rFonts w:cs="Calibri"/>
          <w:szCs w:val="20"/>
        </w:rPr>
        <w:t>-7 Core Indicators</w:t>
      </w:r>
      <w:r w:rsidRPr="00D5163E">
        <w:rPr>
          <w:rFonts w:cs="Calibri"/>
          <w:szCs w:val="20"/>
        </w:rPr>
        <w:t xml:space="preserve"> (s) at baseline</w:t>
      </w:r>
    </w:p>
    <w:p w14:paraId="015B3AF4" w14:textId="77777777" w:rsidR="00446CB4" w:rsidRPr="00D5163E" w:rsidRDefault="00446CB4" w:rsidP="00500708">
      <w:pPr>
        <w:ind w:left="540"/>
        <w:rPr>
          <w:rFonts w:cs="Calibri"/>
          <w:szCs w:val="20"/>
        </w:rPr>
      </w:pPr>
      <w:r w:rsidRPr="00D5163E">
        <w:rPr>
          <w:rFonts w:cs="Calibri"/>
          <w:szCs w:val="20"/>
        </w:rPr>
        <w:t>Annex E: Terms of Reference</w:t>
      </w:r>
    </w:p>
    <w:p w14:paraId="23F15418" w14:textId="77777777" w:rsidR="00446CB4" w:rsidRPr="00D5163E" w:rsidRDefault="00446CB4" w:rsidP="00500708">
      <w:pPr>
        <w:ind w:left="540"/>
        <w:rPr>
          <w:rFonts w:cs="Calibri"/>
          <w:szCs w:val="20"/>
        </w:rPr>
      </w:pPr>
      <w:r w:rsidRPr="00D5163E">
        <w:rPr>
          <w:rFonts w:cs="Calibri"/>
          <w:szCs w:val="20"/>
        </w:rPr>
        <w:t>Annex F: UNDP Social and Environmental and Social Screening Template (SESP)</w:t>
      </w:r>
    </w:p>
    <w:p w14:paraId="7C33F20F" w14:textId="77777777" w:rsidR="00446CB4" w:rsidRPr="00D5163E" w:rsidRDefault="00446CB4" w:rsidP="00500708">
      <w:pPr>
        <w:ind w:left="540"/>
        <w:rPr>
          <w:rFonts w:cs="Calibri"/>
          <w:szCs w:val="20"/>
        </w:rPr>
      </w:pPr>
      <w:r w:rsidRPr="00D5163E">
        <w:rPr>
          <w:rFonts w:cs="Calibri"/>
          <w:szCs w:val="20"/>
        </w:rPr>
        <w:t xml:space="preserve">Annex G: UNDP Project Quality Assurance Report </w:t>
      </w:r>
    </w:p>
    <w:p w14:paraId="6FDA30E1" w14:textId="77777777" w:rsidR="00446CB4" w:rsidRPr="00D5163E" w:rsidRDefault="00446CB4" w:rsidP="00500708">
      <w:pPr>
        <w:ind w:left="540"/>
        <w:rPr>
          <w:rFonts w:cs="Calibri"/>
          <w:szCs w:val="20"/>
        </w:rPr>
      </w:pPr>
      <w:r w:rsidRPr="00D5163E">
        <w:rPr>
          <w:rFonts w:cs="Calibri"/>
          <w:szCs w:val="20"/>
        </w:rPr>
        <w:t>Annex H: UNDP Risk Log</w:t>
      </w:r>
    </w:p>
    <w:p w14:paraId="209220E6" w14:textId="3E40E9DE" w:rsidR="00446CB4" w:rsidRPr="00D5163E" w:rsidRDefault="00446CB4" w:rsidP="00500708">
      <w:pPr>
        <w:ind w:left="540"/>
        <w:rPr>
          <w:rFonts w:cs="Calibri"/>
          <w:szCs w:val="20"/>
        </w:rPr>
      </w:pPr>
      <w:r w:rsidRPr="00D5163E">
        <w:rPr>
          <w:rFonts w:cs="Calibri"/>
          <w:szCs w:val="20"/>
        </w:rPr>
        <w:t>Annex I: Results of the capacity assessment</w:t>
      </w:r>
      <w:r w:rsidR="003150CE" w:rsidRPr="00D5163E">
        <w:rPr>
          <w:rFonts w:cs="Calibri"/>
          <w:szCs w:val="20"/>
        </w:rPr>
        <w:t xml:space="preserve"> of the project implementing partner and HACT micro assessments</w:t>
      </w:r>
    </w:p>
    <w:p w14:paraId="2104E675" w14:textId="76AF6B52" w:rsidR="00446CB4" w:rsidRPr="00D5163E" w:rsidRDefault="00446CB4" w:rsidP="00500708">
      <w:pPr>
        <w:ind w:left="540"/>
        <w:rPr>
          <w:rFonts w:cs="Calibri"/>
          <w:szCs w:val="20"/>
        </w:rPr>
      </w:pPr>
      <w:r w:rsidRPr="00D5163E">
        <w:rPr>
          <w:rFonts w:cs="Calibri"/>
          <w:szCs w:val="20"/>
        </w:rPr>
        <w:t xml:space="preserve">Annex J: </w:t>
      </w:r>
      <w:r w:rsidR="003150CE" w:rsidRPr="00D5163E">
        <w:rPr>
          <w:rFonts w:cs="Calibri"/>
          <w:szCs w:val="20"/>
        </w:rPr>
        <w:t>Additional</w:t>
      </w:r>
      <w:r w:rsidRPr="00D5163E">
        <w:rPr>
          <w:rFonts w:cs="Calibri"/>
          <w:szCs w:val="20"/>
        </w:rPr>
        <w:t xml:space="preserve"> Agreements</w:t>
      </w:r>
    </w:p>
    <w:p w14:paraId="5409D43E" w14:textId="1088FE92" w:rsidR="00446CB4" w:rsidRPr="00D5163E" w:rsidRDefault="00446CB4" w:rsidP="00500708">
      <w:pPr>
        <w:ind w:left="540"/>
        <w:rPr>
          <w:rFonts w:cs="Calibri"/>
          <w:szCs w:val="20"/>
        </w:rPr>
      </w:pPr>
      <w:r w:rsidRPr="00D5163E">
        <w:rPr>
          <w:rFonts w:cs="Calibri"/>
          <w:szCs w:val="20"/>
        </w:rPr>
        <w:t>Annex K: Description of Demonstration</w:t>
      </w:r>
      <w:r w:rsidR="00344459" w:rsidRPr="00D5163E">
        <w:rPr>
          <w:rFonts w:cs="Calibri"/>
          <w:szCs w:val="20"/>
        </w:rPr>
        <w:t xml:space="preserve"> Projects</w:t>
      </w:r>
    </w:p>
    <w:p w14:paraId="18204224" w14:textId="77777777" w:rsidR="00446CB4" w:rsidRPr="00D5163E" w:rsidRDefault="00446CB4" w:rsidP="00500708">
      <w:pPr>
        <w:ind w:left="540"/>
        <w:rPr>
          <w:rFonts w:cs="Calibri"/>
          <w:szCs w:val="20"/>
        </w:rPr>
      </w:pPr>
      <w:r w:rsidRPr="00D5163E">
        <w:rPr>
          <w:rFonts w:cs="Calibri"/>
          <w:szCs w:val="20"/>
        </w:rPr>
        <w:t xml:space="preserve">Annex L: GHG Emission Reduction Estimates   </w:t>
      </w:r>
    </w:p>
    <w:p w14:paraId="28961CF8" w14:textId="77777777" w:rsidR="00446CB4" w:rsidRPr="00D5163E" w:rsidRDefault="00446CB4" w:rsidP="00500708">
      <w:pPr>
        <w:ind w:left="540"/>
        <w:rPr>
          <w:rFonts w:cs="Calibri"/>
          <w:szCs w:val="20"/>
        </w:rPr>
      </w:pPr>
      <w:r w:rsidRPr="00D5163E">
        <w:rPr>
          <w:rFonts w:cs="Calibri"/>
          <w:szCs w:val="20"/>
        </w:rPr>
        <w:t>Annex M: Annual Targets</w:t>
      </w:r>
    </w:p>
    <w:p w14:paraId="21E23149" w14:textId="457F432D" w:rsidR="00446CB4" w:rsidRPr="00D5163E" w:rsidRDefault="00446CB4" w:rsidP="00500708">
      <w:pPr>
        <w:ind w:left="540"/>
        <w:rPr>
          <w:rFonts w:cs="Calibri"/>
          <w:szCs w:val="20"/>
        </w:rPr>
      </w:pPr>
      <w:r w:rsidRPr="00D5163E">
        <w:rPr>
          <w:rFonts w:cs="Calibri"/>
          <w:szCs w:val="20"/>
        </w:rPr>
        <w:t>Annex N: Gender Analysis</w:t>
      </w:r>
      <w:r w:rsidR="003150CE" w:rsidRPr="00D5163E">
        <w:rPr>
          <w:rFonts w:cs="Calibri"/>
          <w:szCs w:val="20"/>
        </w:rPr>
        <w:t xml:space="preserve"> and Action Plan</w:t>
      </w:r>
    </w:p>
    <w:p w14:paraId="32795C66" w14:textId="737EB9E2" w:rsidR="00712413" w:rsidRPr="00D5163E" w:rsidRDefault="00712413" w:rsidP="00500708">
      <w:pPr>
        <w:ind w:left="540"/>
        <w:rPr>
          <w:rFonts w:cs="Calibri"/>
          <w:szCs w:val="20"/>
        </w:rPr>
      </w:pPr>
      <w:r w:rsidRPr="00D5163E">
        <w:rPr>
          <w:rFonts w:cs="Calibri"/>
          <w:szCs w:val="20"/>
        </w:rPr>
        <w:t xml:space="preserve">Annex O: Knowledge Management </w:t>
      </w:r>
      <w:r w:rsidR="00220648" w:rsidRPr="00D5163E">
        <w:rPr>
          <w:rFonts w:cs="Calibri"/>
          <w:szCs w:val="20"/>
        </w:rPr>
        <w:t>Strategy</w:t>
      </w:r>
    </w:p>
    <w:p w14:paraId="1B1EA2C4" w14:textId="5FAE0E48" w:rsidR="005973B6" w:rsidRPr="00D5163E" w:rsidRDefault="005973B6" w:rsidP="00500708">
      <w:pPr>
        <w:ind w:left="540"/>
        <w:rPr>
          <w:rFonts w:cs="Calibri"/>
          <w:szCs w:val="20"/>
        </w:rPr>
      </w:pPr>
      <w:r w:rsidRPr="00D5163E">
        <w:rPr>
          <w:rFonts w:cs="Calibri"/>
          <w:szCs w:val="20"/>
        </w:rPr>
        <w:t>Annex P: Stakeholder Engagement Plan</w:t>
      </w:r>
    </w:p>
    <w:p w14:paraId="2A9F1D9F" w14:textId="3DD13B67" w:rsidR="006E3B4C" w:rsidRPr="00D5163E" w:rsidRDefault="006E3B4C" w:rsidP="00500708">
      <w:pPr>
        <w:ind w:left="540"/>
        <w:rPr>
          <w:rFonts w:cs="Calibri"/>
          <w:szCs w:val="20"/>
        </w:rPr>
      </w:pPr>
      <w:r w:rsidRPr="00D5163E">
        <w:rPr>
          <w:rFonts w:cs="Calibri"/>
          <w:szCs w:val="20"/>
        </w:rPr>
        <w:t>Annex Q: Problem Tree</w:t>
      </w:r>
    </w:p>
    <w:p w14:paraId="1EE0C586" w14:textId="3399CF50" w:rsidR="006E3B4C" w:rsidRPr="00D5163E" w:rsidRDefault="006E3B4C" w:rsidP="00500708">
      <w:pPr>
        <w:ind w:left="540"/>
        <w:rPr>
          <w:rFonts w:cs="Calibri"/>
          <w:szCs w:val="20"/>
        </w:rPr>
      </w:pPr>
      <w:r w:rsidRPr="00D5163E">
        <w:rPr>
          <w:rFonts w:cs="Calibri"/>
          <w:szCs w:val="20"/>
        </w:rPr>
        <w:t>Annex R: Supplemental Provisions to the Project Document: The Legal Context</w:t>
      </w:r>
    </w:p>
    <w:p w14:paraId="3B657AC4" w14:textId="77777777" w:rsidR="00446CB4" w:rsidRPr="00D5163E" w:rsidRDefault="00446CB4" w:rsidP="007E081C">
      <w:pPr>
        <w:rPr>
          <w:b/>
          <w:bCs/>
          <w:noProof/>
          <w:szCs w:val="20"/>
        </w:rPr>
      </w:pPr>
    </w:p>
    <w:p w14:paraId="0BE1D09E" w14:textId="77777777" w:rsidR="007D61C5" w:rsidRPr="00D5163E" w:rsidRDefault="007D61C5" w:rsidP="007E081C">
      <w:pPr>
        <w:rPr>
          <w:b/>
          <w:bCs/>
          <w:noProof/>
          <w:szCs w:val="20"/>
        </w:rPr>
      </w:pPr>
      <w:r w:rsidRPr="00D5163E">
        <w:rPr>
          <w:b/>
          <w:bCs/>
          <w:noProof/>
          <w:szCs w:val="20"/>
        </w:rPr>
        <w:t>List of Tables</w:t>
      </w:r>
    </w:p>
    <w:p w14:paraId="710CEAE1" w14:textId="77777777" w:rsidR="007D61C5" w:rsidRPr="00D5163E" w:rsidRDefault="007D61C5" w:rsidP="007E081C">
      <w:pPr>
        <w:rPr>
          <w:rFonts w:cs="Calibri"/>
          <w:color w:val="000000"/>
          <w:szCs w:val="20"/>
        </w:rPr>
      </w:pPr>
      <w:r w:rsidRPr="00D5163E">
        <w:rPr>
          <w:bCs/>
          <w:noProof/>
          <w:szCs w:val="20"/>
        </w:rPr>
        <w:t xml:space="preserve">Table 1: </w:t>
      </w:r>
      <w:r w:rsidRPr="00D5163E">
        <w:rPr>
          <w:rFonts w:cs="Calibri"/>
          <w:color w:val="000000"/>
          <w:szCs w:val="20"/>
        </w:rPr>
        <w:t>Activities that will deliver the Outputs resulting to Outcome 1</w:t>
      </w:r>
    </w:p>
    <w:p w14:paraId="179B9D65" w14:textId="77777777" w:rsidR="007D61C5" w:rsidRPr="00D5163E" w:rsidRDefault="007D61C5" w:rsidP="007E081C">
      <w:pPr>
        <w:rPr>
          <w:rFonts w:cs="Calibri"/>
          <w:color w:val="000000"/>
          <w:szCs w:val="20"/>
        </w:rPr>
      </w:pPr>
      <w:r w:rsidRPr="00D5163E">
        <w:rPr>
          <w:rFonts w:cs="Calibri"/>
          <w:bCs/>
          <w:color w:val="000000"/>
          <w:szCs w:val="20"/>
        </w:rPr>
        <w:t xml:space="preserve">Table 2: </w:t>
      </w:r>
      <w:r w:rsidRPr="00D5163E">
        <w:rPr>
          <w:rFonts w:cs="Calibri"/>
          <w:color w:val="000000"/>
          <w:szCs w:val="20"/>
        </w:rPr>
        <w:t>Activities that will deliver the Outputs resulting to Outcome 2</w:t>
      </w:r>
    </w:p>
    <w:p w14:paraId="47F1F57F" w14:textId="77777777" w:rsidR="007D61C5" w:rsidRPr="00D5163E" w:rsidRDefault="007D61C5" w:rsidP="007E081C">
      <w:pPr>
        <w:rPr>
          <w:rFonts w:cs="Calibri"/>
          <w:color w:val="000000"/>
          <w:szCs w:val="20"/>
        </w:rPr>
      </w:pPr>
      <w:r w:rsidRPr="00D5163E">
        <w:rPr>
          <w:rFonts w:cs="Calibri"/>
          <w:bCs/>
          <w:color w:val="000000"/>
          <w:szCs w:val="20"/>
        </w:rPr>
        <w:t xml:space="preserve">Table 3: </w:t>
      </w:r>
      <w:r w:rsidRPr="00D5163E">
        <w:rPr>
          <w:rFonts w:cs="Calibri"/>
          <w:color w:val="000000"/>
          <w:szCs w:val="20"/>
        </w:rPr>
        <w:t>Activities that will deliver the Outputs resulting to Outcome 3</w:t>
      </w:r>
    </w:p>
    <w:p w14:paraId="2863DFC1" w14:textId="77777777" w:rsidR="007D61C5" w:rsidRPr="00D5163E" w:rsidRDefault="007D61C5" w:rsidP="007E081C">
      <w:pPr>
        <w:rPr>
          <w:rFonts w:cs="Arial"/>
          <w:szCs w:val="20"/>
        </w:rPr>
      </w:pPr>
      <w:r w:rsidRPr="00D5163E">
        <w:rPr>
          <w:rFonts w:cs="Arial"/>
          <w:szCs w:val="20"/>
        </w:rPr>
        <w:t>Table 4: Summary of Expected Results of Baseline and Alternative Scenarios</w:t>
      </w:r>
    </w:p>
    <w:p w14:paraId="1A8BC80E" w14:textId="77777777" w:rsidR="007D61C5" w:rsidRPr="00D5163E" w:rsidRDefault="007D61C5" w:rsidP="007E081C">
      <w:pPr>
        <w:rPr>
          <w:rFonts w:cs="Arial"/>
          <w:szCs w:val="20"/>
        </w:rPr>
      </w:pPr>
      <w:r w:rsidRPr="00D5163E">
        <w:rPr>
          <w:rFonts w:cs="Segoe UI"/>
          <w:color w:val="000000"/>
          <w:szCs w:val="20"/>
        </w:rPr>
        <w:t>Table 5: ADLIGHT Partners and Roles in the Project</w:t>
      </w:r>
    </w:p>
    <w:p w14:paraId="7F868BDC" w14:textId="77777777" w:rsidR="007D61C5" w:rsidRPr="00D5163E" w:rsidRDefault="007D61C5" w:rsidP="007E081C">
      <w:pPr>
        <w:rPr>
          <w:rFonts w:cs="Arial"/>
          <w:szCs w:val="20"/>
        </w:rPr>
      </w:pPr>
      <w:r w:rsidRPr="00D5163E">
        <w:rPr>
          <w:szCs w:val="20"/>
        </w:rPr>
        <w:t>Table 6:  ADLIGHT Project Risk Log</w:t>
      </w:r>
    </w:p>
    <w:p w14:paraId="67B081C3" w14:textId="77777777" w:rsidR="007D61C5" w:rsidRPr="00D5163E" w:rsidRDefault="007D61C5" w:rsidP="007E081C">
      <w:pPr>
        <w:rPr>
          <w:b/>
          <w:bCs/>
          <w:noProof/>
          <w:szCs w:val="20"/>
        </w:rPr>
      </w:pPr>
    </w:p>
    <w:p w14:paraId="796F0601" w14:textId="77777777" w:rsidR="007D61C5" w:rsidRPr="00D5163E" w:rsidRDefault="007D61C5" w:rsidP="007E081C">
      <w:pPr>
        <w:rPr>
          <w:b/>
          <w:bCs/>
          <w:noProof/>
          <w:szCs w:val="20"/>
        </w:rPr>
      </w:pPr>
      <w:r w:rsidRPr="00D5163E">
        <w:rPr>
          <w:b/>
          <w:bCs/>
          <w:noProof/>
          <w:szCs w:val="20"/>
        </w:rPr>
        <w:lastRenderedPageBreak/>
        <w:t>List of Figures</w:t>
      </w:r>
    </w:p>
    <w:p w14:paraId="33465158" w14:textId="77777777" w:rsidR="007D61C5" w:rsidRPr="00D5163E" w:rsidRDefault="007D61C5" w:rsidP="007E081C">
      <w:pPr>
        <w:ind w:left="630" w:hanging="630"/>
        <w:rPr>
          <w:rFonts w:cs="Calibri"/>
          <w:szCs w:val="20"/>
        </w:rPr>
      </w:pPr>
      <w:r w:rsidRPr="00D5163E">
        <w:rPr>
          <w:rFonts w:cs="Calibri"/>
          <w:szCs w:val="20"/>
        </w:rPr>
        <w:t>Fig. 1: Relationship among the SE4ALL Global Project, Global Leapfrogging Program and the ADLIGHT Project of Indonesia</w:t>
      </w:r>
    </w:p>
    <w:p w14:paraId="2BAB75E9" w14:textId="77777777" w:rsidR="007D61C5" w:rsidRPr="00D5163E" w:rsidRDefault="007D61C5" w:rsidP="007E081C">
      <w:pPr>
        <w:ind w:left="630" w:hanging="630"/>
        <w:rPr>
          <w:rFonts w:cs="Calibri"/>
          <w:szCs w:val="20"/>
        </w:rPr>
      </w:pPr>
      <w:r w:rsidRPr="00D5163E">
        <w:rPr>
          <w:rFonts w:cs="Calibri"/>
          <w:szCs w:val="20"/>
        </w:rPr>
        <w:t>Fig. 2: Share of Electricity for Lighting in Indonesia for each Sector in Year 2016</w:t>
      </w:r>
    </w:p>
    <w:p w14:paraId="3A4FB1B7" w14:textId="67F98E89" w:rsidR="007D61C5" w:rsidRPr="00D5163E" w:rsidRDefault="007D61C5" w:rsidP="007E081C">
      <w:pPr>
        <w:ind w:left="630" w:hanging="630"/>
        <w:rPr>
          <w:rFonts w:cs="Calibri"/>
          <w:szCs w:val="20"/>
        </w:rPr>
      </w:pPr>
      <w:r w:rsidRPr="00D5163E">
        <w:rPr>
          <w:rFonts w:cs="Calibri"/>
          <w:szCs w:val="20"/>
        </w:rPr>
        <w:t xml:space="preserve">Fig. </w:t>
      </w:r>
      <w:r w:rsidR="00414862" w:rsidRPr="00D5163E">
        <w:rPr>
          <w:rFonts w:cs="Calibri"/>
          <w:szCs w:val="20"/>
        </w:rPr>
        <w:t>3</w:t>
      </w:r>
      <w:r w:rsidRPr="00D5163E">
        <w:rPr>
          <w:rFonts w:cs="Calibri"/>
          <w:szCs w:val="20"/>
        </w:rPr>
        <w:t>: Theory of Change: Advancing Indonesia’s Lighting Market to High Efficient Technologies (ADLIGHT)</w:t>
      </w:r>
    </w:p>
    <w:p w14:paraId="21E8E92A" w14:textId="6BDE15A7" w:rsidR="00D64EA4" w:rsidRPr="00D5163E" w:rsidRDefault="007D61C5" w:rsidP="007E081C">
      <w:pPr>
        <w:ind w:left="630" w:hanging="630"/>
        <w:rPr>
          <w:rFonts w:cs="Arial"/>
          <w:szCs w:val="20"/>
        </w:rPr>
      </w:pPr>
      <w:r w:rsidRPr="00D5163E">
        <w:rPr>
          <w:rFonts w:cs="Calibri"/>
          <w:szCs w:val="20"/>
        </w:rPr>
        <w:t>Fig</w:t>
      </w:r>
      <w:r w:rsidRPr="00D5163E">
        <w:rPr>
          <w:rFonts w:cs="Arial"/>
          <w:szCs w:val="20"/>
        </w:rPr>
        <w:t xml:space="preserve">. </w:t>
      </w:r>
      <w:r w:rsidR="00BA5FE9" w:rsidRPr="00D5163E">
        <w:rPr>
          <w:rFonts w:cs="Arial"/>
          <w:szCs w:val="20"/>
        </w:rPr>
        <w:t>4</w:t>
      </w:r>
      <w:r w:rsidRPr="00D5163E">
        <w:rPr>
          <w:rFonts w:cs="Arial"/>
          <w:szCs w:val="20"/>
        </w:rPr>
        <w:t>: Conservative and optimistic penetration rate and increased efficiency Scenarios</w:t>
      </w:r>
    </w:p>
    <w:p w14:paraId="2926AB10" w14:textId="41F1997C" w:rsidR="00FB2D55" w:rsidRPr="00D5163E" w:rsidRDefault="00FB2D55" w:rsidP="007E081C">
      <w:pPr>
        <w:ind w:left="630" w:hanging="630"/>
        <w:rPr>
          <w:szCs w:val="20"/>
        </w:rPr>
      </w:pPr>
      <w:r w:rsidRPr="00D5163E">
        <w:rPr>
          <w:rFonts w:cs="Arial"/>
          <w:szCs w:val="20"/>
        </w:rPr>
        <w:t xml:space="preserve">Fig. </w:t>
      </w:r>
      <w:r w:rsidR="00BA5FE9" w:rsidRPr="00D5163E">
        <w:rPr>
          <w:rFonts w:cs="Arial"/>
          <w:szCs w:val="20"/>
        </w:rPr>
        <w:t>5</w:t>
      </w:r>
      <w:r w:rsidRPr="00D5163E">
        <w:rPr>
          <w:rFonts w:cs="Arial"/>
          <w:szCs w:val="20"/>
        </w:rPr>
        <w:t xml:space="preserve">: </w:t>
      </w:r>
      <w:r w:rsidR="008B1960" w:rsidRPr="00D5163E">
        <w:rPr>
          <w:rFonts w:cs="Arial"/>
          <w:szCs w:val="20"/>
          <w:lang w:eastAsia="zh-CN"/>
        </w:rPr>
        <w:t>ADLIGHT Project Management Structure</w:t>
      </w:r>
    </w:p>
    <w:p w14:paraId="19FC8627" w14:textId="77777777" w:rsidR="00AE31A1" w:rsidRPr="00D5163E" w:rsidRDefault="00AE31A1" w:rsidP="007E081C">
      <w:pPr>
        <w:spacing w:after="0"/>
        <w:rPr>
          <w:rFonts w:cs="Arial"/>
          <w:szCs w:val="20"/>
        </w:rPr>
      </w:pPr>
    </w:p>
    <w:p w14:paraId="5F7E9C8A" w14:textId="00A1CB2D" w:rsidR="002C1FBF" w:rsidRPr="00D5163E" w:rsidRDefault="002C1FBF" w:rsidP="007E081C">
      <w:pPr>
        <w:ind w:left="630" w:hanging="630"/>
        <w:rPr>
          <w:rFonts w:cs="Arial"/>
          <w:szCs w:val="22"/>
        </w:rPr>
      </w:pPr>
    </w:p>
    <w:p w14:paraId="170E895E" w14:textId="77777777" w:rsidR="002C1FBF" w:rsidRPr="00D5163E" w:rsidRDefault="002C1FBF" w:rsidP="007E081C">
      <w:pPr>
        <w:rPr>
          <w:rFonts w:cs="Arial"/>
          <w:szCs w:val="22"/>
        </w:rPr>
      </w:pPr>
    </w:p>
    <w:p w14:paraId="6C2CD289" w14:textId="0E95BF65" w:rsidR="002C1FBF" w:rsidRPr="00D5163E" w:rsidRDefault="002C1FBF" w:rsidP="007E081C">
      <w:pPr>
        <w:rPr>
          <w:rFonts w:cs="Arial"/>
          <w:szCs w:val="22"/>
        </w:rPr>
      </w:pPr>
    </w:p>
    <w:p w14:paraId="21DC2F47" w14:textId="77777777" w:rsidR="008A4CFB" w:rsidRPr="00D5163E" w:rsidRDefault="008A4CFB" w:rsidP="007E081C">
      <w:pPr>
        <w:rPr>
          <w:rFonts w:cs="Arial"/>
          <w:szCs w:val="22"/>
        </w:rPr>
        <w:sectPr w:rsidR="008A4CFB" w:rsidRPr="00D5163E" w:rsidSect="000B3D4F">
          <w:headerReference w:type="default" r:id="rId16"/>
          <w:footerReference w:type="default" r:id="rId17"/>
          <w:footerReference w:type="first" r:id="rId18"/>
          <w:pgSz w:w="12240" w:h="15840" w:code="1"/>
          <w:pgMar w:top="1440" w:right="1440" w:bottom="1440" w:left="1440" w:header="720" w:footer="432" w:gutter="0"/>
          <w:cols w:space="708"/>
          <w:titlePg/>
          <w:docGrid w:linePitch="360"/>
        </w:sectPr>
      </w:pPr>
    </w:p>
    <w:p w14:paraId="0FB8AC5F" w14:textId="53E55B24" w:rsidR="00351CA5" w:rsidRPr="00D5163E" w:rsidRDefault="00351CA5" w:rsidP="007E081C">
      <w:pPr>
        <w:widowControl w:val="0"/>
        <w:autoSpaceDE w:val="0"/>
        <w:autoSpaceDN w:val="0"/>
        <w:adjustRightInd w:val="0"/>
        <w:rPr>
          <w:rFonts w:cs="Calibri"/>
          <w:b/>
        </w:rPr>
      </w:pPr>
      <w:r w:rsidRPr="00D5163E">
        <w:rPr>
          <w:rFonts w:cs="Calibri"/>
          <w:b/>
        </w:rPr>
        <w:lastRenderedPageBreak/>
        <w:t>List of Abbreviations &amp;</w:t>
      </w:r>
      <w:r w:rsidR="002B37F6" w:rsidRPr="00D5163E">
        <w:rPr>
          <w:rFonts w:cs="Calibri"/>
          <w:b/>
        </w:rPr>
        <w:t xml:space="preserve"> </w:t>
      </w:r>
      <w:r w:rsidRPr="00D5163E">
        <w:rPr>
          <w:rFonts w:cs="Calibri"/>
          <w:b/>
        </w:rPr>
        <w:t>Acronyms</w:t>
      </w:r>
      <w:r w:rsidR="00222B73" w:rsidRPr="00D5163E">
        <w:rPr>
          <w:rFonts w:cs="Calibri"/>
          <w:b/>
        </w:rPr>
        <w:t xml:space="preserve"> </w:t>
      </w:r>
    </w:p>
    <w:p w14:paraId="3AB95F2D" w14:textId="77777777" w:rsidR="00351CA5" w:rsidRPr="00D5163E" w:rsidRDefault="00351CA5" w:rsidP="007E081C">
      <w:pPr>
        <w:pStyle w:val="nomal"/>
        <w:jc w:val="both"/>
        <w:rPr>
          <w:rFonts w:ascii="Calibri" w:hAnsi="Calibri" w:cs="Calibri"/>
          <w:b/>
          <w:szCs w:val="23"/>
          <w:u w:val="single"/>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6822"/>
      </w:tblGrid>
      <w:tr w:rsidR="00F20D72" w:rsidRPr="00D5163E" w14:paraId="13CE6B9C" w14:textId="77777777" w:rsidTr="00F20D72">
        <w:trPr>
          <w:tblHeader/>
          <w:jc w:val="center"/>
        </w:trPr>
        <w:tc>
          <w:tcPr>
            <w:tcW w:w="1701" w:type="dxa"/>
            <w:vAlign w:val="center"/>
          </w:tcPr>
          <w:p w14:paraId="0EC1C46A" w14:textId="77777777" w:rsidR="00F20D72" w:rsidRPr="00D5163E" w:rsidRDefault="00F20D72" w:rsidP="007E081C">
            <w:pPr>
              <w:pStyle w:val="nomal"/>
              <w:jc w:val="both"/>
              <w:rPr>
                <w:rFonts w:ascii="Calibri" w:hAnsi="Calibri" w:cs="Calibri"/>
                <w:b/>
                <w:sz w:val="20"/>
                <w:szCs w:val="20"/>
                <w:lang w:val="en-US"/>
              </w:rPr>
            </w:pPr>
            <w:r w:rsidRPr="00D5163E">
              <w:rPr>
                <w:rFonts w:ascii="Calibri" w:hAnsi="Calibri" w:cs="Calibri"/>
                <w:b/>
                <w:sz w:val="20"/>
                <w:szCs w:val="20"/>
                <w:lang w:val="en-US"/>
              </w:rPr>
              <w:t>Abbreviation</w:t>
            </w:r>
          </w:p>
        </w:tc>
        <w:tc>
          <w:tcPr>
            <w:tcW w:w="6822" w:type="dxa"/>
            <w:vAlign w:val="center"/>
          </w:tcPr>
          <w:p w14:paraId="3A98D273" w14:textId="77777777" w:rsidR="00F20D72" w:rsidRPr="00D5163E" w:rsidRDefault="00F20D72" w:rsidP="00177C1B">
            <w:pPr>
              <w:pStyle w:val="BodyText1"/>
              <w:rPr>
                <w:rFonts w:asciiTheme="majorHAnsi" w:hAnsiTheme="majorHAnsi"/>
                <w:i/>
                <w:sz w:val="20"/>
                <w:szCs w:val="20"/>
              </w:rPr>
            </w:pPr>
            <w:r w:rsidRPr="00D5163E">
              <w:rPr>
                <w:rFonts w:asciiTheme="majorHAnsi" w:hAnsiTheme="majorHAnsi"/>
                <w:i/>
                <w:sz w:val="20"/>
                <w:szCs w:val="20"/>
              </w:rPr>
              <w:t>Meaning</w:t>
            </w:r>
          </w:p>
        </w:tc>
      </w:tr>
      <w:tr w:rsidR="00F20D72" w:rsidRPr="00D5163E" w14:paraId="3AD4AA34" w14:textId="77777777" w:rsidTr="00E16A63">
        <w:trPr>
          <w:jc w:val="center"/>
        </w:trPr>
        <w:tc>
          <w:tcPr>
            <w:tcW w:w="1701" w:type="dxa"/>
            <w:vAlign w:val="center"/>
          </w:tcPr>
          <w:p w14:paraId="7102ED60" w14:textId="77777777" w:rsidR="00F20D72" w:rsidRPr="00D5163E" w:rsidRDefault="00F20D72" w:rsidP="002C2489">
            <w:pPr>
              <w:pStyle w:val="nomal"/>
              <w:jc w:val="both"/>
              <w:rPr>
                <w:rFonts w:ascii="Calibri" w:hAnsi="Calibri" w:cs="Calibri"/>
                <w:sz w:val="20"/>
                <w:szCs w:val="20"/>
                <w:lang w:val="en-US"/>
              </w:rPr>
            </w:pPr>
            <w:r w:rsidRPr="00D5163E">
              <w:rPr>
                <w:rFonts w:ascii="Calibri" w:hAnsi="Calibri" w:cs="Calibri"/>
                <w:sz w:val="20"/>
                <w:szCs w:val="20"/>
                <w:lang w:val="en-US"/>
              </w:rPr>
              <w:t>ADLIGHT</w:t>
            </w:r>
          </w:p>
        </w:tc>
        <w:tc>
          <w:tcPr>
            <w:tcW w:w="6822" w:type="dxa"/>
            <w:vAlign w:val="center"/>
          </w:tcPr>
          <w:p w14:paraId="18597470" w14:textId="77777777" w:rsidR="00F20D72" w:rsidRPr="00D5163E" w:rsidRDefault="00F20D72" w:rsidP="00177C1B">
            <w:pPr>
              <w:pStyle w:val="BodyText1"/>
              <w:rPr>
                <w:rFonts w:asciiTheme="majorHAnsi" w:hAnsiTheme="majorHAnsi"/>
                <w:sz w:val="20"/>
                <w:szCs w:val="20"/>
              </w:rPr>
            </w:pPr>
            <w:r w:rsidRPr="00D5163E">
              <w:rPr>
                <w:rFonts w:asciiTheme="majorHAnsi" w:hAnsiTheme="majorHAnsi"/>
                <w:sz w:val="20"/>
                <w:szCs w:val="20"/>
              </w:rPr>
              <w:t>Advancing Indonesia’s Lighting Market to High Efficient Technologies</w:t>
            </w:r>
          </w:p>
        </w:tc>
      </w:tr>
      <w:tr w:rsidR="00F20D72" w:rsidRPr="00D5163E" w14:paraId="4E052797" w14:textId="77777777" w:rsidTr="00E16A63">
        <w:trPr>
          <w:trHeight w:val="188"/>
          <w:jc w:val="center"/>
        </w:trPr>
        <w:tc>
          <w:tcPr>
            <w:tcW w:w="1701" w:type="dxa"/>
            <w:vAlign w:val="center"/>
          </w:tcPr>
          <w:p w14:paraId="0B926B9A" w14:textId="77777777" w:rsidR="00F20D72" w:rsidRPr="00D5163E" w:rsidRDefault="00F20D72" w:rsidP="002C2489">
            <w:pPr>
              <w:pStyle w:val="nomal"/>
              <w:jc w:val="both"/>
              <w:rPr>
                <w:rFonts w:ascii="Calibri" w:hAnsi="Calibri" w:cs="Calibri"/>
                <w:i/>
                <w:sz w:val="20"/>
                <w:szCs w:val="20"/>
                <w:lang w:val="en-US"/>
              </w:rPr>
            </w:pPr>
            <w:r w:rsidRPr="00D5163E">
              <w:rPr>
                <w:rFonts w:ascii="Calibri" w:hAnsi="Calibri" w:cs="Calibri"/>
                <w:i/>
                <w:sz w:val="20"/>
                <w:szCs w:val="20"/>
                <w:lang w:val="en-US"/>
              </w:rPr>
              <w:t>AILKI</w:t>
            </w:r>
          </w:p>
        </w:tc>
        <w:tc>
          <w:tcPr>
            <w:tcW w:w="6822" w:type="dxa"/>
            <w:vAlign w:val="center"/>
          </w:tcPr>
          <w:p w14:paraId="0B36BD34" w14:textId="77777777" w:rsidR="00F20D72" w:rsidRPr="00D5163E" w:rsidRDefault="00F20D72" w:rsidP="007E081C">
            <w:pPr>
              <w:ind w:left="106"/>
              <w:rPr>
                <w:rFonts w:cs="Calibri"/>
                <w:szCs w:val="20"/>
              </w:rPr>
            </w:pPr>
            <w:r w:rsidRPr="00D5163E">
              <w:rPr>
                <w:rFonts w:cs="Calibri"/>
                <w:i/>
                <w:szCs w:val="20"/>
              </w:rPr>
              <w:t>Asosiasi Industri Luminer &amp; Kelistrikan Indonesia</w:t>
            </w:r>
            <w:r w:rsidRPr="00D5163E">
              <w:rPr>
                <w:rFonts w:cs="Calibri"/>
                <w:szCs w:val="20"/>
              </w:rPr>
              <w:t xml:space="preserve"> </w:t>
            </w:r>
            <w:r w:rsidRPr="00D5163E">
              <w:rPr>
                <w:rFonts w:cs="Calibri"/>
                <w:i/>
                <w:szCs w:val="20"/>
              </w:rPr>
              <w:t>(</w:t>
            </w:r>
            <w:r w:rsidRPr="00D5163E">
              <w:rPr>
                <w:rFonts w:cs="Calibri"/>
                <w:szCs w:val="20"/>
              </w:rPr>
              <w:t>Association of Indonesia Luminaires and Electricity Industry</w:t>
            </w:r>
            <w:r w:rsidRPr="00D5163E">
              <w:rPr>
                <w:rFonts w:cs="Calibri"/>
                <w:i/>
                <w:szCs w:val="20"/>
              </w:rPr>
              <w:t xml:space="preserve">) </w:t>
            </w:r>
          </w:p>
        </w:tc>
      </w:tr>
      <w:tr w:rsidR="00F20D72" w:rsidRPr="00D5163E" w14:paraId="4767610B" w14:textId="77777777" w:rsidTr="00E16A63">
        <w:trPr>
          <w:trHeight w:val="188"/>
          <w:jc w:val="center"/>
        </w:trPr>
        <w:tc>
          <w:tcPr>
            <w:tcW w:w="1701" w:type="dxa"/>
            <w:vAlign w:val="center"/>
          </w:tcPr>
          <w:p w14:paraId="36CCB26F" w14:textId="77777777" w:rsidR="00F20D72" w:rsidRPr="00D5163E" w:rsidRDefault="00F20D72" w:rsidP="002C2489">
            <w:pPr>
              <w:pStyle w:val="nomal"/>
              <w:jc w:val="both"/>
              <w:rPr>
                <w:rFonts w:ascii="Calibri" w:hAnsi="Calibri" w:cs="Calibri"/>
                <w:i/>
                <w:sz w:val="20"/>
                <w:szCs w:val="20"/>
                <w:lang w:val="en-US"/>
              </w:rPr>
            </w:pPr>
            <w:r w:rsidRPr="00D5163E">
              <w:rPr>
                <w:rFonts w:ascii="Calibri" w:hAnsi="Calibri" w:cs="Calibri"/>
                <w:i/>
                <w:sz w:val="20"/>
                <w:szCs w:val="20"/>
                <w:lang w:val="en-US"/>
              </w:rPr>
              <w:t>ALINDO</w:t>
            </w:r>
          </w:p>
        </w:tc>
        <w:tc>
          <w:tcPr>
            <w:tcW w:w="6822" w:type="dxa"/>
            <w:vAlign w:val="center"/>
          </w:tcPr>
          <w:p w14:paraId="65E61959" w14:textId="77777777" w:rsidR="00F20D72" w:rsidRPr="00D5163E" w:rsidRDefault="00F20D72" w:rsidP="007E081C">
            <w:pPr>
              <w:ind w:left="106"/>
              <w:rPr>
                <w:rFonts w:cs="Calibri"/>
                <w:i/>
                <w:szCs w:val="20"/>
              </w:rPr>
            </w:pPr>
            <w:r w:rsidRPr="00D5163E">
              <w:rPr>
                <w:rFonts w:cs="Calibri"/>
                <w:i/>
                <w:szCs w:val="20"/>
              </w:rPr>
              <w:t>Asosiasi Luminer Indonesia (</w:t>
            </w:r>
            <w:r w:rsidRPr="00D5163E">
              <w:rPr>
                <w:rFonts w:cs="Calibri"/>
                <w:szCs w:val="20"/>
              </w:rPr>
              <w:t>Indonesia Luminaires Association</w:t>
            </w:r>
            <w:r w:rsidRPr="00D5163E">
              <w:rPr>
                <w:rFonts w:cs="Calibri"/>
                <w:i/>
                <w:szCs w:val="20"/>
              </w:rPr>
              <w:t>)</w:t>
            </w:r>
          </w:p>
        </w:tc>
      </w:tr>
      <w:tr w:rsidR="00F20D72" w:rsidRPr="00D5163E" w14:paraId="476480E3" w14:textId="77777777" w:rsidTr="00E16A63">
        <w:trPr>
          <w:trHeight w:val="188"/>
          <w:jc w:val="center"/>
        </w:trPr>
        <w:tc>
          <w:tcPr>
            <w:tcW w:w="1701" w:type="dxa"/>
            <w:vAlign w:val="center"/>
          </w:tcPr>
          <w:p w14:paraId="6402CA8C" w14:textId="77777777" w:rsidR="00F20D72" w:rsidRPr="00D5163E" w:rsidRDefault="00F20D72" w:rsidP="002C2489">
            <w:pPr>
              <w:pStyle w:val="nomal"/>
              <w:jc w:val="both"/>
              <w:rPr>
                <w:rFonts w:ascii="Calibri" w:hAnsi="Calibri" w:cs="Calibri"/>
                <w:i/>
                <w:sz w:val="20"/>
                <w:szCs w:val="20"/>
                <w:lang w:val="en-US"/>
              </w:rPr>
            </w:pPr>
            <w:r w:rsidRPr="00D5163E">
              <w:rPr>
                <w:rFonts w:ascii="Calibri" w:hAnsi="Calibri" w:cs="Calibri"/>
                <w:i/>
                <w:sz w:val="20"/>
                <w:szCs w:val="20"/>
                <w:lang w:val="en-US"/>
              </w:rPr>
              <w:t>ALINDO</w:t>
            </w:r>
          </w:p>
        </w:tc>
        <w:tc>
          <w:tcPr>
            <w:tcW w:w="6822" w:type="dxa"/>
            <w:vAlign w:val="center"/>
          </w:tcPr>
          <w:p w14:paraId="5A2137BF" w14:textId="77777777" w:rsidR="00F20D72" w:rsidRPr="00D5163E" w:rsidRDefault="00F20D72" w:rsidP="007E081C">
            <w:pPr>
              <w:ind w:left="106"/>
              <w:rPr>
                <w:rFonts w:cs="Calibri"/>
                <w:szCs w:val="20"/>
              </w:rPr>
            </w:pPr>
            <w:r w:rsidRPr="00D5163E">
              <w:rPr>
                <w:rFonts w:cs="Calibri"/>
                <w:i/>
                <w:szCs w:val="20"/>
              </w:rPr>
              <w:t>Asosiasi Luminer</w:t>
            </w:r>
            <w:r w:rsidRPr="00D5163E">
              <w:rPr>
                <w:rFonts w:cs="Calibri"/>
                <w:szCs w:val="20"/>
              </w:rPr>
              <w:t xml:space="preserve"> </w:t>
            </w:r>
            <w:r w:rsidRPr="00D5163E">
              <w:rPr>
                <w:rFonts w:cs="Calibri"/>
                <w:i/>
                <w:iCs/>
                <w:szCs w:val="20"/>
              </w:rPr>
              <w:t xml:space="preserve">Indonesia </w:t>
            </w:r>
            <w:r w:rsidRPr="00D5163E">
              <w:rPr>
                <w:rFonts w:cs="Calibri"/>
                <w:iCs/>
                <w:szCs w:val="20"/>
              </w:rPr>
              <w:t>(Indonesian Luminaire Association)</w:t>
            </w:r>
          </w:p>
        </w:tc>
      </w:tr>
      <w:tr w:rsidR="00F20D72" w:rsidRPr="00D5163E" w14:paraId="671FC300" w14:textId="77777777" w:rsidTr="00E16A63">
        <w:trPr>
          <w:jc w:val="center"/>
        </w:trPr>
        <w:tc>
          <w:tcPr>
            <w:tcW w:w="1701" w:type="dxa"/>
            <w:vAlign w:val="center"/>
          </w:tcPr>
          <w:p w14:paraId="75B170E2" w14:textId="77777777" w:rsidR="00F20D72" w:rsidRPr="00D5163E" w:rsidRDefault="00F20D72" w:rsidP="0077440A">
            <w:pPr>
              <w:pStyle w:val="BodyText1"/>
              <w:rPr>
                <w:rFonts w:asciiTheme="majorHAnsi" w:hAnsiTheme="majorHAnsi"/>
                <w:sz w:val="20"/>
                <w:szCs w:val="20"/>
              </w:rPr>
            </w:pPr>
            <w:r w:rsidRPr="00D5163E">
              <w:rPr>
                <w:rFonts w:asciiTheme="majorHAnsi" w:hAnsiTheme="majorHAnsi"/>
                <w:sz w:val="20"/>
                <w:szCs w:val="20"/>
              </w:rPr>
              <w:t>APAEC</w:t>
            </w:r>
          </w:p>
        </w:tc>
        <w:tc>
          <w:tcPr>
            <w:tcW w:w="6822" w:type="dxa"/>
            <w:vAlign w:val="center"/>
          </w:tcPr>
          <w:p w14:paraId="334487F0" w14:textId="77777777" w:rsidR="00F20D72" w:rsidRPr="00D5163E" w:rsidRDefault="00F20D72" w:rsidP="0077440A">
            <w:pPr>
              <w:pStyle w:val="BodyText1"/>
              <w:rPr>
                <w:rFonts w:asciiTheme="majorHAnsi" w:hAnsiTheme="majorHAnsi"/>
                <w:sz w:val="20"/>
                <w:szCs w:val="20"/>
              </w:rPr>
            </w:pPr>
            <w:r w:rsidRPr="00D5163E">
              <w:rPr>
                <w:rFonts w:asciiTheme="majorHAnsi" w:hAnsiTheme="majorHAnsi"/>
                <w:sz w:val="20"/>
                <w:szCs w:val="20"/>
              </w:rPr>
              <w:t xml:space="preserve">ASEAN Plan of Action Energy Cooperation (2016-2025) </w:t>
            </w:r>
          </w:p>
        </w:tc>
      </w:tr>
      <w:tr w:rsidR="00F20D72" w:rsidRPr="00D5163E" w14:paraId="1DE65C04" w14:textId="77777777" w:rsidTr="00E16A63">
        <w:trPr>
          <w:trHeight w:val="188"/>
          <w:jc w:val="center"/>
        </w:trPr>
        <w:tc>
          <w:tcPr>
            <w:tcW w:w="1701" w:type="dxa"/>
            <w:vAlign w:val="center"/>
          </w:tcPr>
          <w:p w14:paraId="4888B569" w14:textId="77777777" w:rsidR="00F20D72" w:rsidRPr="00D5163E" w:rsidRDefault="00F20D72" w:rsidP="002C2489">
            <w:pPr>
              <w:pStyle w:val="nomal"/>
              <w:jc w:val="both"/>
              <w:rPr>
                <w:rFonts w:ascii="Calibri" w:hAnsi="Calibri" w:cs="Calibri"/>
                <w:i/>
                <w:sz w:val="20"/>
                <w:szCs w:val="20"/>
                <w:lang w:val="en-US"/>
              </w:rPr>
            </w:pPr>
            <w:r w:rsidRPr="00D5163E">
              <w:rPr>
                <w:rFonts w:ascii="Calibri" w:hAnsi="Calibri" w:cs="Calibri"/>
                <w:i/>
                <w:sz w:val="20"/>
                <w:szCs w:val="20"/>
                <w:lang w:val="en-US"/>
              </w:rPr>
              <w:t>APERLINDO</w:t>
            </w:r>
          </w:p>
        </w:tc>
        <w:tc>
          <w:tcPr>
            <w:tcW w:w="6822" w:type="dxa"/>
            <w:vAlign w:val="center"/>
          </w:tcPr>
          <w:p w14:paraId="3FA451E4" w14:textId="77777777" w:rsidR="00F20D72" w:rsidRPr="00D5163E" w:rsidRDefault="00F20D72" w:rsidP="007E081C">
            <w:pPr>
              <w:ind w:left="106"/>
              <w:rPr>
                <w:rFonts w:cs="Calibri"/>
                <w:szCs w:val="20"/>
              </w:rPr>
            </w:pPr>
            <w:r w:rsidRPr="00D5163E">
              <w:rPr>
                <w:rFonts w:cs="Calibri"/>
                <w:i/>
                <w:szCs w:val="20"/>
              </w:rPr>
              <w:t>Asosiasi Industri Perlampuan Listrik Indonesia</w:t>
            </w:r>
            <w:r w:rsidRPr="00D5163E">
              <w:rPr>
                <w:rFonts w:cs="Calibri"/>
                <w:szCs w:val="20"/>
              </w:rPr>
              <w:t xml:space="preserve"> or Indonesian Electrical Lighting Industry Association</w:t>
            </w:r>
          </w:p>
        </w:tc>
      </w:tr>
      <w:tr w:rsidR="00F20D72" w:rsidRPr="00D5163E" w14:paraId="6F458157" w14:textId="77777777" w:rsidTr="00E16A63">
        <w:trPr>
          <w:jc w:val="center"/>
        </w:trPr>
        <w:tc>
          <w:tcPr>
            <w:tcW w:w="1701" w:type="dxa"/>
            <w:vAlign w:val="center"/>
          </w:tcPr>
          <w:p w14:paraId="2964C42B" w14:textId="77777777" w:rsidR="00F20D72" w:rsidRPr="00D5163E" w:rsidRDefault="00F20D72" w:rsidP="002C2489">
            <w:pPr>
              <w:pStyle w:val="nomal"/>
              <w:jc w:val="both"/>
              <w:rPr>
                <w:rFonts w:ascii="Calibri" w:hAnsi="Calibri" w:cs="Calibri"/>
                <w:sz w:val="20"/>
                <w:szCs w:val="20"/>
                <w:lang w:val="en-US"/>
              </w:rPr>
            </w:pPr>
            <w:r w:rsidRPr="00D5163E">
              <w:rPr>
                <w:rFonts w:ascii="Calibri" w:hAnsi="Calibri" w:cs="Calibri"/>
                <w:sz w:val="20"/>
                <w:szCs w:val="20"/>
                <w:lang w:val="en-US"/>
              </w:rPr>
              <w:t>ASEAN-SHINE</w:t>
            </w:r>
          </w:p>
        </w:tc>
        <w:tc>
          <w:tcPr>
            <w:tcW w:w="6822" w:type="dxa"/>
            <w:vAlign w:val="center"/>
          </w:tcPr>
          <w:p w14:paraId="19C680BD" w14:textId="77777777" w:rsidR="00F20D72" w:rsidRPr="00D5163E" w:rsidRDefault="00F20D72" w:rsidP="0077440A">
            <w:pPr>
              <w:pStyle w:val="BodyText1"/>
              <w:rPr>
                <w:rFonts w:asciiTheme="majorHAnsi" w:hAnsiTheme="majorHAnsi"/>
                <w:sz w:val="20"/>
                <w:szCs w:val="20"/>
              </w:rPr>
            </w:pPr>
            <w:r w:rsidRPr="00D5163E">
              <w:rPr>
                <w:rFonts w:asciiTheme="majorHAnsi" w:hAnsiTheme="majorHAnsi"/>
                <w:sz w:val="20"/>
                <w:szCs w:val="20"/>
              </w:rPr>
              <w:t>Association of Southeast Asian Nations - Standards Harmonization Initiative for Energy Efficiency</w:t>
            </w:r>
          </w:p>
        </w:tc>
      </w:tr>
      <w:tr w:rsidR="00F20D72" w:rsidRPr="00D5163E" w14:paraId="3319254F" w14:textId="77777777" w:rsidTr="00E16A63">
        <w:trPr>
          <w:trHeight w:val="188"/>
          <w:jc w:val="center"/>
        </w:trPr>
        <w:tc>
          <w:tcPr>
            <w:tcW w:w="1701" w:type="dxa"/>
            <w:vAlign w:val="center"/>
          </w:tcPr>
          <w:p w14:paraId="587FC6AA" w14:textId="77777777" w:rsidR="00F20D72" w:rsidRPr="00D5163E" w:rsidRDefault="00F20D72" w:rsidP="002C2489">
            <w:pPr>
              <w:pStyle w:val="nomal"/>
              <w:jc w:val="both"/>
              <w:rPr>
                <w:rFonts w:ascii="Calibri" w:hAnsi="Calibri" w:cs="Calibri"/>
                <w:i/>
                <w:sz w:val="20"/>
                <w:szCs w:val="20"/>
                <w:lang w:val="en-US"/>
              </w:rPr>
            </w:pPr>
            <w:r w:rsidRPr="00D5163E">
              <w:rPr>
                <w:rFonts w:ascii="Calibri" w:hAnsi="Calibri" w:cs="Calibri"/>
                <w:i/>
                <w:sz w:val="20"/>
                <w:szCs w:val="20"/>
                <w:lang w:val="en-US"/>
              </w:rPr>
              <w:t>ASKRINDO</w:t>
            </w:r>
          </w:p>
        </w:tc>
        <w:tc>
          <w:tcPr>
            <w:tcW w:w="6822" w:type="dxa"/>
            <w:vAlign w:val="center"/>
          </w:tcPr>
          <w:p w14:paraId="38F53C5A" w14:textId="77777777" w:rsidR="00F20D72" w:rsidRPr="00D5163E" w:rsidRDefault="00F20D72" w:rsidP="007E081C">
            <w:pPr>
              <w:pStyle w:val="nomal"/>
              <w:jc w:val="both"/>
              <w:rPr>
                <w:rFonts w:ascii="Calibri" w:hAnsi="Calibri" w:cs="Calibri"/>
                <w:i/>
                <w:sz w:val="20"/>
                <w:szCs w:val="20"/>
                <w:lang w:val="en-US"/>
              </w:rPr>
            </w:pPr>
            <w:r w:rsidRPr="00D5163E">
              <w:rPr>
                <w:rFonts w:ascii="Calibri" w:hAnsi="Calibri" w:cs="Calibri"/>
                <w:i/>
                <w:sz w:val="20"/>
                <w:szCs w:val="20"/>
                <w:lang w:val="en-US"/>
              </w:rPr>
              <w:t xml:space="preserve">  PT Asuransi Kredit Indonesia or </w:t>
            </w:r>
            <w:r w:rsidRPr="00D5163E">
              <w:rPr>
                <w:rFonts w:ascii="Calibri" w:hAnsi="Calibri" w:cs="Calibri"/>
                <w:sz w:val="20"/>
                <w:szCs w:val="20"/>
                <w:lang w:val="en-US"/>
              </w:rPr>
              <w:t>Credit Insurance Company</w:t>
            </w:r>
            <w:r w:rsidRPr="00D5163E">
              <w:rPr>
                <w:rFonts w:ascii="Calibri" w:hAnsi="Calibri" w:cs="Calibri"/>
                <w:i/>
                <w:sz w:val="20"/>
                <w:szCs w:val="20"/>
                <w:lang w:val="en-US"/>
              </w:rPr>
              <w:t xml:space="preserve"> </w:t>
            </w:r>
          </w:p>
        </w:tc>
      </w:tr>
      <w:tr w:rsidR="00F20D72" w:rsidRPr="00D5163E" w14:paraId="559887C7" w14:textId="77777777" w:rsidTr="00E16A63">
        <w:trPr>
          <w:jc w:val="center"/>
        </w:trPr>
        <w:tc>
          <w:tcPr>
            <w:tcW w:w="1701" w:type="dxa"/>
          </w:tcPr>
          <w:p w14:paraId="66B90EA7" w14:textId="77777777" w:rsidR="00F20D72" w:rsidRPr="00D5163E" w:rsidRDefault="00F20D72" w:rsidP="002C2489">
            <w:pPr>
              <w:pStyle w:val="NoSpacing"/>
              <w:jc w:val="both"/>
              <w:rPr>
                <w:rFonts w:ascii="Calibri" w:hAnsi="Calibri" w:cs="Calibri"/>
                <w:i/>
                <w:sz w:val="20"/>
                <w:szCs w:val="20"/>
              </w:rPr>
            </w:pPr>
            <w:r w:rsidRPr="00D5163E">
              <w:rPr>
                <w:rFonts w:ascii="Calibri" w:hAnsi="Calibri" w:cs="Calibri"/>
                <w:i/>
                <w:sz w:val="20"/>
                <w:szCs w:val="20"/>
              </w:rPr>
              <w:t>BAPPENAS</w:t>
            </w:r>
          </w:p>
        </w:tc>
        <w:tc>
          <w:tcPr>
            <w:tcW w:w="6822" w:type="dxa"/>
            <w:vAlign w:val="center"/>
          </w:tcPr>
          <w:p w14:paraId="64741D65" w14:textId="77777777" w:rsidR="00F20D72" w:rsidRPr="00D5163E" w:rsidRDefault="00F20D72" w:rsidP="007E081C">
            <w:pPr>
              <w:pStyle w:val="NoSpacing"/>
              <w:ind w:left="106"/>
              <w:jc w:val="both"/>
              <w:rPr>
                <w:rFonts w:ascii="Calibri" w:hAnsi="Calibri" w:cs="Calibri"/>
                <w:sz w:val="20"/>
                <w:szCs w:val="20"/>
              </w:rPr>
            </w:pPr>
            <w:r w:rsidRPr="00D5163E">
              <w:rPr>
                <w:rFonts w:ascii="Calibri" w:hAnsi="Calibri" w:cs="Calibri"/>
                <w:i/>
                <w:sz w:val="20"/>
                <w:szCs w:val="20"/>
              </w:rPr>
              <w:t>Badan Perencanaan Pembangunan Nasional</w:t>
            </w:r>
            <w:r w:rsidRPr="00D5163E">
              <w:rPr>
                <w:rFonts w:ascii="Calibri" w:hAnsi="Calibri" w:cs="Calibri"/>
                <w:sz w:val="20"/>
                <w:szCs w:val="20"/>
              </w:rPr>
              <w:t xml:space="preserve"> (National Development Planning Agency)</w:t>
            </w:r>
          </w:p>
        </w:tc>
      </w:tr>
      <w:tr w:rsidR="00F20D72" w:rsidRPr="00D5163E" w14:paraId="7C837D56" w14:textId="77777777" w:rsidTr="00E16A63">
        <w:trPr>
          <w:trHeight w:val="188"/>
          <w:jc w:val="center"/>
        </w:trPr>
        <w:tc>
          <w:tcPr>
            <w:tcW w:w="1701" w:type="dxa"/>
            <w:vAlign w:val="center"/>
          </w:tcPr>
          <w:p w14:paraId="579DC032" w14:textId="77777777" w:rsidR="00F20D72" w:rsidRPr="00D5163E" w:rsidRDefault="00F20D72" w:rsidP="002C2489">
            <w:pPr>
              <w:pStyle w:val="nomal"/>
              <w:jc w:val="both"/>
              <w:rPr>
                <w:rFonts w:ascii="Calibri" w:hAnsi="Calibri" w:cs="Calibri"/>
                <w:i/>
                <w:sz w:val="20"/>
                <w:szCs w:val="20"/>
                <w:lang w:val="en-US"/>
              </w:rPr>
            </w:pPr>
            <w:r w:rsidRPr="00D5163E">
              <w:rPr>
                <w:rFonts w:ascii="Calibri" w:hAnsi="Calibri" w:cs="Calibri"/>
                <w:i/>
                <w:sz w:val="20"/>
                <w:szCs w:val="20"/>
                <w:lang w:val="en-US"/>
              </w:rPr>
              <w:t>BMP</w:t>
            </w:r>
          </w:p>
        </w:tc>
        <w:tc>
          <w:tcPr>
            <w:tcW w:w="6822" w:type="dxa"/>
            <w:vAlign w:val="center"/>
          </w:tcPr>
          <w:p w14:paraId="59E33560" w14:textId="77777777" w:rsidR="00F20D72" w:rsidRPr="00D5163E" w:rsidRDefault="00F20D72" w:rsidP="007E081C">
            <w:pPr>
              <w:ind w:left="106"/>
              <w:rPr>
                <w:rFonts w:cs="Calibri"/>
                <w:szCs w:val="20"/>
              </w:rPr>
            </w:pPr>
            <w:r w:rsidRPr="00D5163E">
              <w:rPr>
                <w:rFonts w:cs="Calibri"/>
                <w:i/>
                <w:szCs w:val="20"/>
              </w:rPr>
              <w:t>Bobot Manfaat Perusahaan</w:t>
            </w:r>
            <w:r w:rsidRPr="00D5163E">
              <w:rPr>
                <w:rFonts w:cs="Calibri"/>
                <w:szCs w:val="20"/>
              </w:rPr>
              <w:t xml:space="preserve"> (Weight-based company benefit)</w:t>
            </w:r>
          </w:p>
        </w:tc>
      </w:tr>
      <w:tr w:rsidR="00F20D72" w:rsidRPr="00D5163E" w14:paraId="204FF709" w14:textId="77777777" w:rsidTr="00E16A63">
        <w:trPr>
          <w:jc w:val="center"/>
        </w:trPr>
        <w:tc>
          <w:tcPr>
            <w:tcW w:w="1701" w:type="dxa"/>
          </w:tcPr>
          <w:p w14:paraId="5B6C47CC" w14:textId="77777777" w:rsidR="00F20D72" w:rsidRPr="00D5163E" w:rsidRDefault="00F20D72" w:rsidP="002C2489">
            <w:pPr>
              <w:pStyle w:val="NoSpacing"/>
              <w:jc w:val="both"/>
              <w:rPr>
                <w:rFonts w:ascii="Calibri" w:hAnsi="Calibri" w:cs="Calibri"/>
                <w:i/>
                <w:sz w:val="20"/>
                <w:szCs w:val="20"/>
              </w:rPr>
            </w:pPr>
            <w:r w:rsidRPr="00D5163E">
              <w:rPr>
                <w:rFonts w:ascii="Calibri" w:hAnsi="Calibri" w:cs="Calibri"/>
                <w:i/>
                <w:sz w:val="20"/>
                <w:szCs w:val="20"/>
              </w:rPr>
              <w:t>BPD</w:t>
            </w:r>
          </w:p>
        </w:tc>
        <w:tc>
          <w:tcPr>
            <w:tcW w:w="6822" w:type="dxa"/>
            <w:vAlign w:val="center"/>
          </w:tcPr>
          <w:p w14:paraId="640B4B2D" w14:textId="77777777" w:rsidR="00F20D72" w:rsidRPr="00D5163E" w:rsidRDefault="00F20D72" w:rsidP="007E081C">
            <w:pPr>
              <w:pStyle w:val="NoSpacing"/>
              <w:jc w:val="both"/>
              <w:rPr>
                <w:rFonts w:ascii="Calibri" w:hAnsi="Calibri" w:cs="Calibri"/>
                <w:sz w:val="20"/>
                <w:szCs w:val="20"/>
              </w:rPr>
            </w:pPr>
            <w:r w:rsidRPr="00D5163E">
              <w:rPr>
                <w:rFonts w:ascii="Calibri" w:hAnsi="Calibri" w:cs="Calibri"/>
                <w:i/>
                <w:sz w:val="20"/>
                <w:szCs w:val="20"/>
              </w:rPr>
              <w:t xml:space="preserve">  Bank Pembangunan Daerah </w:t>
            </w:r>
            <w:r w:rsidRPr="00D5163E">
              <w:rPr>
                <w:rFonts w:ascii="Calibri" w:hAnsi="Calibri" w:cs="Calibri"/>
                <w:sz w:val="20"/>
                <w:szCs w:val="20"/>
              </w:rPr>
              <w:t xml:space="preserve">or Regional Development Banks </w:t>
            </w:r>
          </w:p>
        </w:tc>
      </w:tr>
      <w:tr w:rsidR="00F20D72" w:rsidRPr="00D5163E" w14:paraId="6E1B15B6" w14:textId="77777777" w:rsidTr="00E16A63">
        <w:trPr>
          <w:jc w:val="center"/>
        </w:trPr>
        <w:tc>
          <w:tcPr>
            <w:tcW w:w="1701" w:type="dxa"/>
          </w:tcPr>
          <w:p w14:paraId="36C4C726" w14:textId="77777777" w:rsidR="00F20D72" w:rsidRPr="00D5163E" w:rsidRDefault="00F20D72" w:rsidP="002C2489">
            <w:pPr>
              <w:pStyle w:val="NoSpacing"/>
              <w:jc w:val="both"/>
              <w:rPr>
                <w:rFonts w:ascii="Calibri" w:hAnsi="Calibri" w:cs="Calibri"/>
                <w:i/>
                <w:sz w:val="20"/>
                <w:szCs w:val="20"/>
              </w:rPr>
            </w:pPr>
            <w:r w:rsidRPr="00D5163E">
              <w:rPr>
                <w:rFonts w:ascii="Calibri" w:hAnsi="Calibri" w:cs="Calibri"/>
                <w:i/>
                <w:sz w:val="20"/>
                <w:szCs w:val="20"/>
              </w:rPr>
              <w:t>BPPT</w:t>
            </w:r>
          </w:p>
        </w:tc>
        <w:tc>
          <w:tcPr>
            <w:tcW w:w="6822" w:type="dxa"/>
            <w:vAlign w:val="center"/>
          </w:tcPr>
          <w:p w14:paraId="3618BD18" w14:textId="506B9252" w:rsidR="00F20D72" w:rsidRPr="00D5163E" w:rsidRDefault="00F20D72" w:rsidP="007E081C">
            <w:pPr>
              <w:pStyle w:val="NoSpacing"/>
              <w:ind w:left="106"/>
              <w:jc w:val="both"/>
              <w:rPr>
                <w:rFonts w:ascii="Calibri" w:hAnsi="Calibri" w:cs="Calibri"/>
                <w:i/>
                <w:sz w:val="20"/>
                <w:szCs w:val="20"/>
              </w:rPr>
            </w:pPr>
            <w:r w:rsidRPr="00D5163E">
              <w:rPr>
                <w:rStyle w:val="st"/>
                <w:rFonts w:ascii="Calibri" w:hAnsi="Calibri" w:cs="Calibri"/>
                <w:i/>
                <w:sz w:val="20"/>
                <w:szCs w:val="20"/>
              </w:rPr>
              <w:t>Badan Pengkajian dan Penerapan Teknologi</w:t>
            </w:r>
            <w:r w:rsidR="00886D4C" w:rsidRPr="00D5163E">
              <w:rPr>
                <w:rFonts w:ascii="Calibri" w:hAnsi="Calibri" w:cs="Calibri"/>
                <w:sz w:val="20"/>
                <w:szCs w:val="20"/>
              </w:rPr>
              <w:t xml:space="preserve"> (</w:t>
            </w:r>
            <w:r w:rsidRPr="00D5163E">
              <w:rPr>
                <w:rFonts w:ascii="Calibri" w:hAnsi="Calibri" w:cs="Calibri"/>
                <w:sz w:val="20"/>
                <w:szCs w:val="20"/>
              </w:rPr>
              <w:t>Research Agency for Technology Development and Implementation)</w:t>
            </w:r>
          </w:p>
        </w:tc>
      </w:tr>
      <w:tr w:rsidR="00F20D72" w:rsidRPr="00D5163E" w14:paraId="13D90D95" w14:textId="77777777" w:rsidTr="00E16A63">
        <w:trPr>
          <w:trHeight w:val="188"/>
          <w:jc w:val="center"/>
        </w:trPr>
        <w:tc>
          <w:tcPr>
            <w:tcW w:w="1701" w:type="dxa"/>
            <w:vAlign w:val="center"/>
          </w:tcPr>
          <w:p w14:paraId="201CD8B6" w14:textId="77777777" w:rsidR="00F20D72" w:rsidRPr="00D5163E" w:rsidRDefault="00F20D72" w:rsidP="002C2489">
            <w:pPr>
              <w:pStyle w:val="nomal"/>
              <w:jc w:val="both"/>
              <w:rPr>
                <w:rFonts w:ascii="Calibri" w:hAnsi="Calibri" w:cs="Calibri"/>
                <w:sz w:val="20"/>
                <w:szCs w:val="20"/>
                <w:lang w:val="en-US"/>
              </w:rPr>
            </w:pPr>
            <w:r w:rsidRPr="00D5163E">
              <w:rPr>
                <w:rFonts w:ascii="Calibri" w:hAnsi="Calibri" w:cs="Calibri"/>
                <w:sz w:val="20"/>
                <w:szCs w:val="20"/>
                <w:lang w:val="en-US"/>
              </w:rPr>
              <w:t>BRESL</w:t>
            </w:r>
          </w:p>
        </w:tc>
        <w:tc>
          <w:tcPr>
            <w:tcW w:w="6822" w:type="dxa"/>
            <w:vAlign w:val="center"/>
          </w:tcPr>
          <w:p w14:paraId="0DB27FAF" w14:textId="39B2BBD1" w:rsidR="00F20D72" w:rsidRPr="00D5163E" w:rsidRDefault="00886D4C" w:rsidP="007E081C">
            <w:pPr>
              <w:ind w:left="106"/>
              <w:rPr>
                <w:rFonts w:cs="Calibri"/>
                <w:szCs w:val="20"/>
              </w:rPr>
            </w:pPr>
            <w:r w:rsidRPr="00D5163E">
              <w:rPr>
                <w:rFonts w:cs="Calibri"/>
                <w:szCs w:val="20"/>
              </w:rPr>
              <w:t xml:space="preserve">Barrier Removal to the Cost </w:t>
            </w:r>
            <w:r w:rsidR="00F20D72" w:rsidRPr="00D5163E">
              <w:rPr>
                <w:rFonts w:cs="Calibri"/>
                <w:szCs w:val="20"/>
              </w:rPr>
              <w:t>Effective Development and Implementation of Energy Efficiency Standards and Labeling</w:t>
            </w:r>
          </w:p>
        </w:tc>
      </w:tr>
      <w:tr w:rsidR="00F20D72" w:rsidRPr="00D5163E" w14:paraId="37D55D2A" w14:textId="77777777" w:rsidTr="00E16A63">
        <w:trPr>
          <w:trHeight w:val="188"/>
          <w:jc w:val="center"/>
        </w:trPr>
        <w:tc>
          <w:tcPr>
            <w:tcW w:w="1701" w:type="dxa"/>
            <w:vAlign w:val="center"/>
          </w:tcPr>
          <w:p w14:paraId="08EAB8AA" w14:textId="77777777" w:rsidR="00F20D72" w:rsidRPr="00D5163E" w:rsidRDefault="00F20D72" w:rsidP="002C2489">
            <w:pPr>
              <w:pStyle w:val="nomal"/>
              <w:jc w:val="both"/>
              <w:rPr>
                <w:rFonts w:ascii="Calibri" w:hAnsi="Calibri" w:cs="Calibri"/>
                <w:i/>
                <w:sz w:val="20"/>
                <w:szCs w:val="20"/>
                <w:lang w:val="en-US"/>
              </w:rPr>
            </w:pPr>
            <w:r w:rsidRPr="00D5163E">
              <w:rPr>
                <w:rFonts w:ascii="Calibri" w:hAnsi="Calibri" w:cs="Calibri"/>
                <w:i/>
                <w:sz w:val="20"/>
                <w:szCs w:val="20"/>
                <w:lang w:val="en-US"/>
              </w:rPr>
              <w:t>BSN</w:t>
            </w:r>
          </w:p>
        </w:tc>
        <w:tc>
          <w:tcPr>
            <w:tcW w:w="6822" w:type="dxa"/>
            <w:vAlign w:val="center"/>
          </w:tcPr>
          <w:p w14:paraId="2FBB19B1" w14:textId="77777777" w:rsidR="00F20D72" w:rsidRPr="00D5163E" w:rsidRDefault="00F20D72" w:rsidP="007E081C">
            <w:pPr>
              <w:ind w:left="106"/>
              <w:rPr>
                <w:rFonts w:cs="Calibri"/>
                <w:szCs w:val="20"/>
              </w:rPr>
            </w:pPr>
            <w:r w:rsidRPr="00D5163E">
              <w:rPr>
                <w:rFonts w:cs="Calibri"/>
                <w:i/>
                <w:szCs w:val="20"/>
              </w:rPr>
              <w:t xml:space="preserve">Badan Standardisasi National </w:t>
            </w:r>
            <w:r w:rsidRPr="00D5163E">
              <w:rPr>
                <w:rFonts w:cs="Calibri"/>
                <w:szCs w:val="20"/>
              </w:rPr>
              <w:t>(National Standardization Agency)</w:t>
            </w:r>
          </w:p>
        </w:tc>
      </w:tr>
      <w:tr w:rsidR="00F20D72" w:rsidRPr="00D5163E" w14:paraId="4E24646B" w14:textId="77777777" w:rsidTr="00E16A63">
        <w:trPr>
          <w:trHeight w:val="188"/>
          <w:jc w:val="center"/>
        </w:trPr>
        <w:tc>
          <w:tcPr>
            <w:tcW w:w="1701" w:type="dxa"/>
            <w:vAlign w:val="center"/>
          </w:tcPr>
          <w:p w14:paraId="0F63E123" w14:textId="77777777" w:rsidR="00F20D72" w:rsidRPr="00D5163E" w:rsidRDefault="00F20D72" w:rsidP="002C2489">
            <w:pPr>
              <w:pStyle w:val="nomal"/>
              <w:jc w:val="both"/>
              <w:rPr>
                <w:rFonts w:ascii="Calibri" w:hAnsi="Calibri" w:cs="Calibri"/>
                <w:sz w:val="20"/>
                <w:szCs w:val="20"/>
                <w:lang w:val="en-US"/>
              </w:rPr>
            </w:pPr>
            <w:r w:rsidRPr="00D5163E">
              <w:rPr>
                <w:rFonts w:ascii="Calibri" w:hAnsi="Calibri" w:cs="Calibri"/>
                <w:sz w:val="20"/>
                <w:szCs w:val="20"/>
                <w:lang w:val="en-US"/>
              </w:rPr>
              <w:t>CFL</w:t>
            </w:r>
          </w:p>
        </w:tc>
        <w:tc>
          <w:tcPr>
            <w:tcW w:w="6822" w:type="dxa"/>
            <w:vAlign w:val="center"/>
          </w:tcPr>
          <w:p w14:paraId="05C0BD22" w14:textId="77777777" w:rsidR="00F20D72" w:rsidRPr="00D5163E" w:rsidRDefault="00F20D72" w:rsidP="007E081C">
            <w:pPr>
              <w:ind w:left="106"/>
              <w:rPr>
                <w:rFonts w:cs="Calibri"/>
                <w:szCs w:val="20"/>
              </w:rPr>
            </w:pPr>
            <w:r w:rsidRPr="00D5163E">
              <w:rPr>
                <w:rFonts w:cs="Calibri"/>
                <w:szCs w:val="20"/>
              </w:rPr>
              <w:t>Compact Florescent Lamp</w:t>
            </w:r>
          </w:p>
        </w:tc>
      </w:tr>
      <w:tr w:rsidR="00F20D72" w:rsidRPr="00D5163E" w14:paraId="409C8756" w14:textId="77777777" w:rsidTr="00E16A63">
        <w:trPr>
          <w:trHeight w:val="188"/>
          <w:jc w:val="center"/>
        </w:trPr>
        <w:tc>
          <w:tcPr>
            <w:tcW w:w="1701" w:type="dxa"/>
            <w:vAlign w:val="center"/>
          </w:tcPr>
          <w:p w14:paraId="652D3702" w14:textId="77777777" w:rsidR="00F20D72" w:rsidRPr="00D5163E" w:rsidRDefault="00F20D72" w:rsidP="002C2489">
            <w:pPr>
              <w:pStyle w:val="nomal"/>
              <w:jc w:val="both"/>
              <w:rPr>
                <w:rFonts w:ascii="Calibri" w:hAnsi="Calibri" w:cs="Calibri"/>
                <w:sz w:val="20"/>
                <w:szCs w:val="20"/>
                <w:lang w:val="en-US"/>
              </w:rPr>
            </w:pPr>
            <w:r w:rsidRPr="00D5163E">
              <w:rPr>
                <w:rFonts w:ascii="Calibri" w:hAnsi="Calibri" w:cs="Calibri"/>
                <w:sz w:val="20"/>
                <w:szCs w:val="20"/>
                <w:lang w:val="en-US"/>
              </w:rPr>
              <w:t>DANIDA</w:t>
            </w:r>
          </w:p>
        </w:tc>
        <w:tc>
          <w:tcPr>
            <w:tcW w:w="6822" w:type="dxa"/>
            <w:vAlign w:val="center"/>
          </w:tcPr>
          <w:p w14:paraId="12A43546" w14:textId="77777777" w:rsidR="00F20D72" w:rsidRPr="00D5163E" w:rsidRDefault="00F20D72" w:rsidP="007E081C">
            <w:pPr>
              <w:ind w:left="106"/>
              <w:rPr>
                <w:rFonts w:cs="Calibri"/>
                <w:szCs w:val="20"/>
              </w:rPr>
            </w:pPr>
            <w:r w:rsidRPr="00D5163E">
              <w:rPr>
                <w:rStyle w:val="st"/>
                <w:rFonts w:cs="Calibri"/>
                <w:szCs w:val="20"/>
              </w:rPr>
              <w:t>Danish International Development Agency</w:t>
            </w:r>
          </w:p>
        </w:tc>
      </w:tr>
      <w:tr w:rsidR="00F20D72" w:rsidRPr="00D5163E" w14:paraId="43B24F1F" w14:textId="77777777" w:rsidTr="00E16A63">
        <w:trPr>
          <w:jc w:val="center"/>
        </w:trPr>
        <w:tc>
          <w:tcPr>
            <w:tcW w:w="1701" w:type="dxa"/>
            <w:vAlign w:val="center"/>
          </w:tcPr>
          <w:p w14:paraId="5000BDF7" w14:textId="77777777" w:rsidR="00F20D72" w:rsidRPr="00D5163E" w:rsidRDefault="00F20D72" w:rsidP="002C2489">
            <w:pPr>
              <w:pStyle w:val="nomal"/>
              <w:jc w:val="both"/>
              <w:rPr>
                <w:rFonts w:ascii="Calibri" w:hAnsi="Calibri" w:cs="Calibri"/>
                <w:sz w:val="20"/>
                <w:szCs w:val="20"/>
                <w:lang w:val="en-US"/>
              </w:rPr>
            </w:pPr>
            <w:r w:rsidRPr="00D5163E">
              <w:rPr>
                <w:rFonts w:ascii="Calibri" w:hAnsi="Calibri" w:cs="Calibri"/>
                <w:sz w:val="20"/>
                <w:szCs w:val="20"/>
                <w:lang w:val="en-US"/>
              </w:rPr>
              <w:t>DGEED</w:t>
            </w:r>
          </w:p>
        </w:tc>
        <w:tc>
          <w:tcPr>
            <w:tcW w:w="6822" w:type="dxa"/>
            <w:vAlign w:val="center"/>
          </w:tcPr>
          <w:p w14:paraId="478490C2" w14:textId="77777777" w:rsidR="00F20D72" w:rsidRPr="00D5163E" w:rsidRDefault="00F20D72" w:rsidP="007E081C">
            <w:pPr>
              <w:pStyle w:val="nomal"/>
              <w:ind w:left="106"/>
              <w:jc w:val="both"/>
              <w:rPr>
                <w:rFonts w:ascii="Calibri" w:hAnsi="Calibri" w:cs="Calibri"/>
                <w:sz w:val="20"/>
                <w:szCs w:val="20"/>
                <w:lang w:val="en-US"/>
              </w:rPr>
            </w:pPr>
            <w:r w:rsidRPr="00D5163E">
              <w:rPr>
                <w:rFonts w:ascii="Calibri" w:hAnsi="Calibri" w:cs="Calibri"/>
                <w:sz w:val="20"/>
                <w:szCs w:val="20"/>
                <w:lang w:val="en-US"/>
              </w:rPr>
              <w:t>Directorate General of Electricity and Energy Development</w:t>
            </w:r>
          </w:p>
        </w:tc>
      </w:tr>
      <w:tr w:rsidR="00F20D72" w:rsidRPr="00D5163E" w14:paraId="265D5414" w14:textId="77777777" w:rsidTr="00E16A63">
        <w:trPr>
          <w:trHeight w:val="188"/>
          <w:jc w:val="center"/>
        </w:trPr>
        <w:tc>
          <w:tcPr>
            <w:tcW w:w="1701" w:type="dxa"/>
            <w:vAlign w:val="center"/>
          </w:tcPr>
          <w:p w14:paraId="2A9240A3" w14:textId="77777777" w:rsidR="00F20D72" w:rsidRPr="00D5163E" w:rsidRDefault="00F20D72" w:rsidP="002C2489">
            <w:pPr>
              <w:pStyle w:val="nomal"/>
              <w:jc w:val="both"/>
              <w:rPr>
                <w:rFonts w:ascii="Calibri" w:hAnsi="Calibri" w:cs="Calibri"/>
                <w:sz w:val="20"/>
                <w:szCs w:val="20"/>
                <w:lang w:val="en-US"/>
              </w:rPr>
            </w:pPr>
            <w:r w:rsidRPr="00D5163E">
              <w:rPr>
                <w:rFonts w:ascii="Calibri" w:eastAsia="Calibri" w:hAnsi="Calibri" w:cs="Calibri"/>
                <w:sz w:val="20"/>
                <w:szCs w:val="20"/>
                <w:lang w:val="en-US"/>
              </w:rPr>
              <w:t>DGNREEC</w:t>
            </w:r>
          </w:p>
        </w:tc>
        <w:tc>
          <w:tcPr>
            <w:tcW w:w="6822" w:type="dxa"/>
            <w:vAlign w:val="center"/>
          </w:tcPr>
          <w:p w14:paraId="47C68807" w14:textId="77777777" w:rsidR="00F20D72" w:rsidRPr="00D5163E" w:rsidRDefault="00F20D72" w:rsidP="007E081C">
            <w:pPr>
              <w:ind w:left="106"/>
              <w:rPr>
                <w:rFonts w:cs="Calibri"/>
                <w:szCs w:val="20"/>
              </w:rPr>
            </w:pPr>
            <w:r w:rsidRPr="00D5163E">
              <w:rPr>
                <w:rFonts w:eastAsia="Calibri" w:cs="Calibri"/>
                <w:szCs w:val="20"/>
              </w:rPr>
              <w:t>Directorate General of New-Renewable Energy and Energy Conservation</w:t>
            </w:r>
          </w:p>
        </w:tc>
      </w:tr>
      <w:tr w:rsidR="00F20D72" w:rsidRPr="00D5163E" w14:paraId="28AA22ED" w14:textId="77777777" w:rsidTr="00E16A63">
        <w:trPr>
          <w:trHeight w:val="188"/>
          <w:jc w:val="center"/>
        </w:trPr>
        <w:tc>
          <w:tcPr>
            <w:tcW w:w="1701" w:type="dxa"/>
            <w:vAlign w:val="center"/>
          </w:tcPr>
          <w:p w14:paraId="656F4D71" w14:textId="77777777" w:rsidR="00F20D72" w:rsidRPr="00D5163E" w:rsidRDefault="00F20D72" w:rsidP="002C2489">
            <w:pPr>
              <w:pStyle w:val="nomal"/>
              <w:jc w:val="both"/>
              <w:rPr>
                <w:rFonts w:ascii="Calibri" w:eastAsia="Calibri" w:hAnsi="Calibri" w:cs="Calibri"/>
                <w:sz w:val="20"/>
                <w:szCs w:val="20"/>
                <w:lang w:val="en-US"/>
              </w:rPr>
            </w:pPr>
            <w:r w:rsidRPr="00D5163E">
              <w:rPr>
                <w:rFonts w:ascii="Calibri" w:eastAsia="Calibri" w:hAnsi="Calibri" w:cs="Calibri"/>
                <w:sz w:val="20"/>
                <w:szCs w:val="20"/>
                <w:lang w:val="en-US"/>
              </w:rPr>
              <w:t>EE</w:t>
            </w:r>
          </w:p>
        </w:tc>
        <w:tc>
          <w:tcPr>
            <w:tcW w:w="6822" w:type="dxa"/>
            <w:vAlign w:val="center"/>
          </w:tcPr>
          <w:p w14:paraId="79FAE182" w14:textId="77777777" w:rsidR="00F20D72" w:rsidRPr="00D5163E" w:rsidRDefault="00F20D72" w:rsidP="007E081C">
            <w:pPr>
              <w:ind w:left="106"/>
              <w:rPr>
                <w:rFonts w:eastAsia="Calibri" w:cs="Calibri"/>
                <w:szCs w:val="20"/>
              </w:rPr>
            </w:pPr>
            <w:r w:rsidRPr="00D5163E">
              <w:rPr>
                <w:rFonts w:eastAsia="Calibri" w:cs="Calibri"/>
                <w:szCs w:val="20"/>
              </w:rPr>
              <w:t>Energy efficiency</w:t>
            </w:r>
          </w:p>
        </w:tc>
      </w:tr>
      <w:tr w:rsidR="00F20D72" w:rsidRPr="00D5163E" w14:paraId="15B25B8F" w14:textId="77777777" w:rsidTr="00E16A63">
        <w:trPr>
          <w:jc w:val="center"/>
        </w:trPr>
        <w:tc>
          <w:tcPr>
            <w:tcW w:w="1701" w:type="dxa"/>
            <w:vAlign w:val="center"/>
          </w:tcPr>
          <w:p w14:paraId="220AAAC0" w14:textId="77777777" w:rsidR="00F20D72" w:rsidRPr="00D5163E" w:rsidRDefault="00F20D72" w:rsidP="002C2489">
            <w:pPr>
              <w:pStyle w:val="nomal"/>
              <w:jc w:val="both"/>
              <w:rPr>
                <w:rFonts w:ascii="Calibri" w:hAnsi="Calibri" w:cs="Calibri"/>
                <w:sz w:val="20"/>
                <w:szCs w:val="20"/>
                <w:lang w:val="en-US"/>
              </w:rPr>
            </w:pPr>
            <w:r w:rsidRPr="00D5163E">
              <w:rPr>
                <w:rFonts w:ascii="Calibri" w:eastAsia="Calibri" w:hAnsi="Calibri" w:cs="Calibri"/>
                <w:sz w:val="20"/>
                <w:szCs w:val="20"/>
                <w:lang w:val="en-US"/>
              </w:rPr>
              <w:t>EECCHI</w:t>
            </w:r>
          </w:p>
        </w:tc>
        <w:tc>
          <w:tcPr>
            <w:tcW w:w="6822" w:type="dxa"/>
            <w:vAlign w:val="center"/>
          </w:tcPr>
          <w:p w14:paraId="0E455AA0" w14:textId="77777777" w:rsidR="00F20D72" w:rsidRPr="00D5163E" w:rsidRDefault="00F20D72" w:rsidP="007E081C">
            <w:pPr>
              <w:pStyle w:val="nomal"/>
              <w:ind w:left="106"/>
              <w:jc w:val="both"/>
              <w:rPr>
                <w:rFonts w:ascii="Calibri" w:hAnsi="Calibri" w:cs="Calibri"/>
                <w:sz w:val="20"/>
                <w:szCs w:val="20"/>
                <w:lang w:val="en-US"/>
              </w:rPr>
            </w:pPr>
            <w:r w:rsidRPr="00D5163E">
              <w:rPr>
                <w:rFonts w:ascii="Calibri" w:eastAsia="Calibri" w:hAnsi="Calibri" w:cs="Calibri"/>
                <w:sz w:val="20"/>
                <w:szCs w:val="20"/>
                <w:lang w:val="en-US"/>
              </w:rPr>
              <w:t>Energy Efficiency and Conservation Clearing House Indonesia</w:t>
            </w:r>
          </w:p>
        </w:tc>
      </w:tr>
      <w:tr w:rsidR="00F20D72" w:rsidRPr="00D5163E" w14:paraId="6F2E7EBB" w14:textId="77777777" w:rsidTr="00E16A63">
        <w:trPr>
          <w:trHeight w:val="188"/>
          <w:jc w:val="center"/>
        </w:trPr>
        <w:tc>
          <w:tcPr>
            <w:tcW w:w="1701" w:type="dxa"/>
          </w:tcPr>
          <w:p w14:paraId="766F2F99" w14:textId="77777777" w:rsidR="00F20D72" w:rsidRPr="00D5163E" w:rsidRDefault="00F20D72" w:rsidP="002C2489">
            <w:pPr>
              <w:rPr>
                <w:rFonts w:cs="Calibri"/>
                <w:szCs w:val="20"/>
              </w:rPr>
            </w:pPr>
            <w:r w:rsidRPr="00D5163E">
              <w:rPr>
                <w:rFonts w:cs="Calibri"/>
                <w:szCs w:val="20"/>
              </w:rPr>
              <w:t>EEL</w:t>
            </w:r>
          </w:p>
        </w:tc>
        <w:tc>
          <w:tcPr>
            <w:tcW w:w="6822" w:type="dxa"/>
            <w:vAlign w:val="center"/>
          </w:tcPr>
          <w:p w14:paraId="2281F8B2" w14:textId="77777777" w:rsidR="00F20D72" w:rsidRPr="00D5163E" w:rsidRDefault="00F20D72" w:rsidP="007E081C">
            <w:pPr>
              <w:ind w:left="106"/>
              <w:rPr>
                <w:rFonts w:cs="Calibri"/>
                <w:szCs w:val="20"/>
              </w:rPr>
            </w:pPr>
            <w:r w:rsidRPr="00D5163E">
              <w:rPr>
                <w:rFonts w:cs="Calibri"/>
                <w:szCs w:val="20"/>
              </w:rPr>
              <w:t>Energy Efficient Lighting</w:t>
            </w:r>
          </w:p>
        </w:tc>
      </w:tr>
      <w:tr w:rsidR="00F20D72" w:rsidRPr="00D5163E" w14:paraId="27D94626" w14:textId="77777777" w:rsidTr="00E16A63">
        <w:trPr>
          <w:trHeight w:val="188"/>
          <w:jc w:val="center"/>
        </w:trPr>
        <w:tc>
          <w:tcPr>
            <w:tcW w:w="1701" w:type="dxa"/>
          </w:tcPr>
          <w:p w14:paraId="65C0C35E" w14:textId="77777777" w:rsidR="00F20D72" w:rsidRPr="00D5163E" w:rsidRDefault="00F20D72" w:rsidP="002C2489">
            <w:pPr>
              <w:rPr>
                <w:rFonts w:cs="Calibri"/>
                <w:szCs w:val="20"/>
              </w:rPr>
            </w:pPr>
            <w:r w:rsidRPr="00D5163E">
              <w:rPr>
                <w:rFonts w:cs="Calibri"/>
                <w:szCs w:val="20"/>
              </w:rPr>
              <w:t>ES&amp;L</w:t>
            </w:r>
          </w:p>
        </w:tc>
        <w:tc>
          <w:tcPr>
            <w:tcW w:w="6822" w:type="dxa"/>
            <w:vAlign w:val="center"/>
          </w:tcPr>
          <w:p w14:paraId="2F13DB85" w14:textId="77777777" w:rsidR="00F20D72" w:rsidRPr="00D5163E" w:rsidRDefault="00F20D72" w:rsidP="007E081C">
            <w:pPr>
              <w:ind w:left="106"/>
              <w:rPr>
                <w:rFonts w:cs="Calibri"/>
                <w:szCs w:val="20"/>
              </w:rPr>
            </w:pPr>
            <w:r w:rsidRPr="00D5163E">
              <w:rPr>
                <w:rFonts w:cs="Calibri"/>
                <w:szCs w:val="20"/>
              </w:rPr>
              <w:t>Energy standards and labeling</w:t>
            </w:r>
          </w:p>
        </w:tc>
      </w:tr>
      <w:tr w:rsidR="00F20D72" w:rsidRPr="00D5163E" w14:paraId="32D0115B" w14:textId="77777777" w:rsidTr="00E16A63">
        <w:trPr>
          <w:trHeight w:val="188"/>
          <w:jc w:val="center"/>
        </w:trPr>
        <w:tc>
          <w:tcPr>
            <w:tcW w:w="1701" w:type="dxa"/>
          </w:tcPr>
          <w:p w14:paraId="5564E88F" w14:textId="77777777" w:rsidR="00F20D72" w:rsidRPr="00D5163E" w:rsidRDefault="00F20D72" w:rsidP="002C2489">
            <w:pPr>
              <w:rPr>
                <w:rFonts w:cs="Calibri"/>
                <w:szCs w:val="20"/>
              </w:rPr>
            </w:pPr>
            <w:r w:rsidRPr="00D5163E">
              <w:rPr>
                <w:rFonts w:cs="Calibri"/>
                <w:szCs w:val="20"/>
              </w:rPr>
              <w:t>ESCO</w:t>
            </w:r>
          </w:p>
        </w:tc>
        <w:tc>
          <w:tcPr>
            <w:tcW w:w="6822" w:type="dxa"/>
            <w:vAlign w:val="center"/>
          </w:tcPr>
          <w:p w14:paraId="1B3A9E1A" w14:textId="77777777" w:rsidR="00F20D72" w:rsidRPr="00D5163E" w:rsidRDefault="00F20D72" w:rsidP="007E081C">
            <w:pPr>
              <w:ind w:left="106"/>
              <w:rPr>
                <w:rFonts w:cs="Calibri"/>
                <w:szCs w:val="20"/>
              </w:rPr>
            </w:pPr>
            <w:r w:rsidRPr="00D5163E">
              <w:rPr>
                <w:rFonts w:cs="Calibri"/>
                <w:szCs w:val="20"/>
              </w:rPr>
              <w:t>Energy Service Company</w:t>
            </w:r>
          </w:p>
        </w:tc>
      </w:tr>
      <w:tr w:rsidR="00F20D72" w:rsidRPr="00D5163E" w14:paraId="2B3EA82B" w14:textId="77777777" w:rsidTr="00E16A63">
        <w:trPr>
          <w:trHeight w:val="188"/>
          <w:jc w:val="center"/>
        </w:trPr>
        <w:tc>
          <w:tcPr>
            <w:tcW w:w="1701" w:type="dxa"/>
          </w:tcPr>
          <w:p w14:paraId="73369597" w14:textId="77777777" w:rsidR="00F20D72" w:rsidRPr="00D5163E" w:rsidRDefault="00F20D72" w:rsidP="002C2489">
            <w:pPr>
              <w:rPr>
                <w:rFonts w:cs="Calibri"/>
                <w:szCs w:val="20"/>
              </w:rPr>
            </w:pPr>
            <w:r w:rsidRPr="00D5163E">
              <w:rPr>
                <w:rFonts w:cs="Calibri"/>
                <w:szCs w:val="20"/>
              </w:rPr>
              <w:t>FGDs</w:t>
            </w:r>
          </w:p>
        </w:tc>
        <w:tc>
          <w:tcPr>
            <w:tcW w:w="6822" w:type="dxa"/>
            <w:vAlign w:val="center"/>
          </w:tcPr>
          <w:p w14:paraId="1015B147" w14:textId="77777777" w:rsidR="00F20D72" w:rsidRPr="00D5163E" w:rsidRDefault="00F20D72" w:rsidP="007E081C">
            <w:pPr>
              <w:ind w:left="106"/>
              <w:rPr>
                <w:rFonts w:cs="Calibri"/>
                <w:szCs w:val="20"/>
              </w:rPr>
            </w:pPr>
            <w:r w:rsidRPr="00D5163E">
              <w:rPr>
                <w:rFonts w:cs="Calibri"/>
                <w:szCs w:val="20"/>
              </w:rPr>
              <w:t xml:space="preserve">Focused group discussions </w:t>
            </w:r>
          </w:p>
        </w:tc>
      </w:tr>
      <w:tr w:rsidR="00F20D72" w:rsidRPr="00D5163E" w14:paraId="6B1BA37D" w14:textId="77777777" w:rsidTr="00E16A63">
        <w:trPr>
          <w:trHeight w:val="188"/>
          <w:jc w:val="center"/>
        </w:trPr>
        <w:tc>
          <w:tcPr>
            <w:tcW w:w="1701" w:type="dxa"/>
          </w:tcPr>
          <w:p w14:paraId="1DC63604" w14:textId="77777777" w:rsidR="00F20D72" w:rsidRPr="00D5163E" w:rsidRDefault="00F20D72" w:rsidP="002C2489">
            <w:pPr>
              <w:rPr>
                <w:rFonts w:cs="Calibri"/>
                <w:szCs w:val="20"/>
              </w:rPr>
            </w:pPr>
            <w:r w:rsidRPr="00D5163E">
              <w:rPr>
                <w:rFonts w:cs="Calibri"/>
                <w:szCs w:val="20"/>
              </w:rPr>
              <w:t>FSP</w:t>
            </w:r>
          </w:p>
        </w:tc>
        <w:tc>
          <w:tcPr>
            <w:tcW w:w="6822" w:type="dxa"/>
            <w:vAlign w:val="center"/>
          </w:tcPr>
          <w:p w14:paraId="5812FA5D" w14:textId="77777777" w:rsidR="00F20D72" w:rsidRPr="00D5163E" w:rsidRDefault="00F20D72" w:rsidP="007E081C">
            <w:pPr>
              <w:ind w:left="106"/>
              <w:rPr>
                <w:rFonts w:cs="Calibri"/>
                <w:szCs w:val="20"/>
              </w:rPr>
            </w:pPr>
            <w:r w:rsidRPr="00D5163E">
              <w:rPr>
                <w:rFonts w:cs="Calibri"/>
                <w:szCs w:val="20"/>
              </w:rPr>
              <w:t>Full Sized Project</w:t>
            </w:r>
          </w:p>
        </w:tc>
      </w:tr>
      <w:tr w:rsidR="00F20D72" w:rsidRPr="00D5163E" w14:paraId="1E7C0AE3" w14:textId="77777777" w:rsidTr="00E16A63">
        <w:trPr>
          <w:trHeight w:val="188"/>
          <w:jc w:val="center"/>
        </w:trPr>
        <w:tc>
          <w:tcPr>
            <w:tcW w:w="1701" w:type="dxa"/>
            <w:vAlign w:val="center"/>
          </w:tcPr>
          <w:p w14:paraId="1E5BED38" w14:textId="77777777" w:rsidR="00F20D72" w:rsidRPr="00D5163E" w:rsidRDefault="00F20D72" w:rsidP="002C2489">
            <w:pPr>
              <w:pStyle w:val="nomal"/>
              <w:jc w:val="both"/>
              <w:rPr>
                <w:rFonts w:ascii="Calibri" w:hAnsi="Calibri" w:cs="Calibri"/>
                <w:i/>
                <w:sz w:val="20"/>
                <w:szCs w:val="20"/>
                <w:lang w:val="en-US"/>
              </w:rPr>
            </w:pPr>
            <w:r w:rsidRPr="00D5163E">
              <w:rPr>
                <w:rFonts w:ascii="Calibri" w:hAnsi="Calibri" w:cs="Calibri"/>
                <w:i/>
                <w:sz w:val="20"/>
                <w:szCs w:val="20"/>
                <w:lang w:val="en-US"/>
              </w:rPr>
              <w:t>GAMATRINDO</w:t>
            </w:r>
          </w:p>
        </w:tc>
        <w:tc>
          <w:tcPr>
            <w:tcW w:w="6822" w:type="dxa"/>
            <w:vAlign w:val="center"/>
          </w:tcPr>
          <w:p w14:paraId="47A84C18" w14:textId="77777777" w:rsidR="00F20D72" w:rsidRPr="00D5163E" w:rsidRDefault="00F20D72" w:rsidP="007E081C">
            <w:pPr>
              <w:ind w:left="106"/>
              <w:rPr>
                <w:rFonts w:cs="Calibri"/>
                <w:szCs w:val="20"/>
              </w:rPr>
            </w:pPr>
            <w:r w:rsidRPr="00D5163E">
              <w:rPr>
                <w:rFonts w:cs="Calibri"/>
                <w:i/>
                <w:szCs w:val="20"/>
              </w:rPr>
              <w:t xml:space="preserve">Gabungan Industri Manufaktur Lampu Terpadu Indonesia </w:t>
            </w:r>
            <w:r w:rsidRPr="00D5163E">
              <w:rPr>
                <w:rFonts w:cs="Calibri"/>
                <w:szCs w:val="20"/>
              </w:rPr>
              <w:t>(Indonesian Integrated-Lamp Manufacturing Industry Association)</w:t>
            </w:r>
          </w:p>
        </w:tc>
      </w:tr>
      <w:tr w:rsidR="00F20D72" w:rsidRPr="00D5163E" w14:paraId="6C3AE275" w14:textId="77777777" w:rsidTr="00E16A63">
        <w:trPr>
          <w:jc w:val="center"/>
        </w:trPr>
        <w:tc>
          <w:tcPr>
            <w:tcW w:w="1701" w:type="dxa"/>
          </w:tcPr>
          <w:p w14:paraId="17BA7BF6" w14:textId="77777777" w:rsidR="00F20D72" w:rsidRPr="00D5163E" w:rsidRDefault="00F20D72" w:rsidP="002C2489">
            <w:pPr>
              <w:rPr>
                <w:rFonts w:cs="Calibri"/>
                <w:szCs w:val="20"/>
              </w:rPr>
            </w:pPr>
            <w:r w:rsidRPr="00D5163E">
              <w:rPr>
                <w:rFonts w:cs="Calibri"/>
                <w:szCs w:val="20"/>
              </w:rPr>
              <w:t>GEF</w:t>
            </w:r>
          </w:p>
        </w:tc>
        <w:tc>
          <w:tcPr>
            <w:tcW w:w="6822" w:type="dxa"/>
            <w:vAlign w:val="center"/>
          </w:tcPr>
          <w:p w14:paraId="68324982" w14:textId="77777777" w:rsidR="00F20D72" w:rsidRPr="00D5163E" w:rsidRDefault="00F20D72" w:rsidP="007E081C">
            <w:pPr>
              <w:ind w:left="106"/>
              <w:rPr>
                <w:rFonts w:cs="Calibri"/>
                <w:szCs w:val="20"/>
              </w:rPr>
            </w:pPr>
            <w:r w:rsidRPr="00D5163E">
              <w:rPr>
                <w:rFonts w:cs="Calibri"/>
                <w:szCs w:val="20"/>
              </w:rPr>
              <w:t>Global Environment Facility</w:t>
            </w:r>
          </w:p>
        </w:tc>
      </w:tr>
      <w:tr w:rsidR="00F20D72" w:rsidRPr="00D5163E" w14:paraId="6716DCA4" w14:textId="77777777" w:rsidTr="00E16A63">
        <w:trPr>
          <w:jc w:val="center"/>
        </w:trPr>
        <w:tc>
          <w:tcPr>
            <w:tcW w:w="1701" w:type="dxa"/>
          </w:tcPr>
          <w:p w14:paraId="2A0E815D" w14:textId="77777777" w:rsidR="00F20D72" w:rsidRPr="00D5163E" w:rsidRDefault="00F20D72" w:rsidP="002C2489">
            <w:pPr>
              <w:rPr>
                <w:rFonts w:cs="Calibri"/>
                <w:szCs w:val="20"/>
              </w:rPr>
            </w:pPr>
            <w:r w:rsidRPr="00D5163E">
              <w:rPr>
                <w:rFonts w:cs="Calibri"/>
                <w:szCs w:val="20"/>
              </w:rPr>
              <w:t>GEFSEC</w:t>
            </w:r>
          </w:p>
        </w:tc>
        <w:tc>
          <w:tcPr>
            <w:tcW w:w="6822" w:type="dxa"/>
            <w:vAlign w:val="center"/>
          </w:tcPr>
          <w:p w14:paraId="0985A4FB" w14:textId="77777777" w:rsidR="00F20D72" w:rsidRPr="00D5163E" w:rsidRDefault="00F20D72" w:rsidP="007E081C">
            <w:pPr>
              <w:ind w:left="106"/>
              <w:rPr>
                <w:rFonts w:cs="Calibri"/>
                <w:szCs w:val="20"/>
              </w:rPr>
            </w:pPr>
            <w:r w:rsidRPr="00D5163E">
              <w:rPr>
                <w:rFonts w:cs="Calibri"/>
                <w:szCs w:val="20"/>
              </w:rPr>
              <w:t>Global Environment Facility Secretariat</w:t>
            </w:r>
          </w:p>
        </w:tc>
      </w:tr>
      <w:tr w:rsidR="00517226" w:rsidRPr="00D5163E" w14:paraId="54311B81" w14:textId="77777777" w:rsidTr="00E16A63">
        <w:trPr>
          <w:jc w:val="center"/>
        </w:trPr>
        <w:tc>
          <w:tcPr>
            <w:tcW w:w="1701" w:type="dxa"/>
          </w:tcPr>
          <w:p w14:paraId="39A2F35F" w14:textId="7AF90E09" w:rsidR="00517226" w:rsidRPr="00D5163E" w:rsidRDefault="00517226" w:rsidP="002C2489">
            <w:pPr>
              <w:rPr>
                <w:rFonts w:cs="Calibri"/>
                <w:szCs w:val="20"/>
              </w:rPr>
            </w:pPr>
            <w:r w:rsidRPr="00D5163E">
              <w:rPr>
                <w:rFonts w:cs="Calibri"/>
                <w:szCs w:val="20"/>
              </w:rPr>
              <w:t>GHG</w:t>
            </w:r>
          </w:p>
        </w:tc>
        <w:tc>
          <w:tcPr>
            <w:tcW w:w="6822" w:type="dxa"/>
            <w:vAlign w:val="center"/>
          </w:tcPr>
          <w:p w14:paraId="3B5F5AF4" w14:textId="3F9C57DF" w:rsidR="00517226" w:rsidRPr="00D5163E" w:rsidRDefault="00517226" w:rsidP="007E081C">
            <w:pPr>
              <w:ind w:left="106"/>
              <w:rPr>
                <w:rFonts w:cs="Calibri"/>
                <w:szCs w:val="20"/>
              </w:rPr>
            </w:pPr>
            <w:r w:rsidRPr="00D5163E">
              <w:rPr>
                <w:rFonts w:cs="Calibri"/>
                <w:szCs w:val="20"/>
              </w:rPr>
              <w:t>Greenhouse gas</w:t>
            </w:r>
          </w:p>
        </w:tc>
      </w:tr>
      <w:tr w:rsidR="00F20D72" w:rsidRPr="00D5163E" w14:paraId="3EA93535" w14:textId="77777777" w:rsidTr="00E16A63">
        <w:trPr>
          <w:trHeight w:val="188"/>
          <w:jc w:val="center"/>
        </w:trPr>
        <w:tc>
          <w:tcPr>
            <w:tcW w:w="1701" w:type="dxa"/>
            <w:vAlign w:val="center"/>
          </w:tcPr>
          <w:p w14:paraId="731B66E7" w14:textId="77777777" w:rsidR="00F20D72" w:rsidRPr="00D5163E" w:rsidRDefault="00F20D72" w:rsidP="002C2489">
            <w:pPr>
              <w:pStyle w:val="nomal"/>
              <w:jc w:val="both"/>
              <w:rPr>
                <w:rFonts w:ascii="Calibri" w:hAnsi="Calibri" w:cs="Calibri"/>
                <w:sz w:val="20"/>
                <w:szCs w:val="20"/>
                <w:lang w:val="en-US"/>
              </w:rPr>
            </w:pPr>
            <w:r w:rsidRPr="00D5163E">
              <w:rPr>
                <w:rFonts w:ascii="Calibri" w:hAnsi="Calibri" w:cs="Calibri"/>
                <w:sz w:val="20"/>
                <w:szCs w:val="20"/>
                <w:lang w:val="en-US"/>
              </w:rPr>
              <w:t>GIZ</w:t>
            </w:r>
          </w:p>
        </w:tc>
        <w:tc>
          <w:tcPr>
            <w:tcW w:w="6822" w:type="dxa"/>
            <w:vAlign w:val="center"/>
          </w:tcPr>
          <w:p w14:paraId="7D479843" w14:textId="77777777" w:rsidR="00F20D72" w:rsidRPr="00D5163E" w:rsidRDefault="00F20D72" w:rsidP="007E081C">
            <w:pPr>
              <w:ind w:left="106"/>
              <w:rPr>
                <w:rFonts w:cs="Calibri"/>
                <w:i/>
                <w:szCs w:val="20"/>
              </w:rPr>
            </w:pPr>
            <w:r w:rsidRPr="00D5163E">
              <w:rPr>
                <w:rFonts w:cs="Calibri"/>
                <w:szCs w:val="20"/>
              </w:rPr>
              <w:t xml:space="preserve">Die Deutsche </w:t>
            </w:r>
            <w:r w:rsidRPr="00D5163E">
              <w:rPr>
                <w:rFonts w:cs="Calibri"/>
                <w:iCs/>
                <w:szCs w:val="20"/>
              </w:rPr>
              <w:t>Gesellschaft für Internationale Zusammenarbeit</w:t>
            </w:r>
            <w:r w:rsidRPr="00D5163E">
              <w:rPr>
                <w:rFonts w:cs="Calibri"/>
                <w:i/>
                <w:iCs/>
                <w:szCs w:val="20"/>
              </w:rPr>
              <w:t xml:space="preserve"> </w:t>
            </w:r>
            <w:r w:rsidRPr="00D5163E">
              <w:rPr>
                <w:rFonts w:cs="Calibri"/>
                <w:iCs/>
                <w:szCs w:val="20"/>
              </w:rPr>
              <w:t>(German Agency for International Development)</w:t>
            </w:r>
          </w:p>
        </w:tc>
      </w:tr>
      <w:tr w:rsidR="00F20D72" w:rsidRPr="00D5163E" w14:paraId="4B3FC61D" w14:textId="77777777" w:rsidTr="00E16A63">
        <w:trPr>
          <w:trHeight w:val="188"/>
          <w:jc w:val="center"/>
        </w:trPr>
        <w:tc>
          <w:tcPr>
            <w:tcW w:w="1701" w:type="dxa"/>
            <w:vAlign w:val="center"/>
          </w:tcPr>
          <w:p w14:paraId="7C6AF742" w14:textId="77777777" w:rsidR="00F20D72" w:rsidRPr="00D5163E" w:rsidRDefault="00F20D72" w:rsidP="002C2489">
            <w:pPr>
              <w:pStyle w:val="nomal"/>
              <w:jc w:val="both"/>
              <w:rPr>
                <w:rFonts w:ascii="Calibri" w:hAnsi="Calibri" w:cs="Calibri"/>
                <w:sz w:val="20"/>
                <w:szCs w:val="20"/>
                <w:lang w:val="en-US"/>
              </w:rPr>
            </w:pPr>
            <w:r w:rsidRPr="00D5163E">
              <w:rPr>
                <w:rFonts w:ascii="Calibri" w:hAnsi="Calibri" w:cs="Calibri"/>
                <w:sz w:val="20"/>
                <w:szCs w:val="20"/>
                <w:lang w:val="en-US"/>
              </w:rPr>
              <w:t xml:space="preserve">GLP </w:t>
            </w:r>
          </w:p>
        </w:tc>
        <w:tc>
          <w:tcPr>
            <w:tcW w:w="6822" w:type="dxa"/>
            <w:vAlign w:val="center"/>
          </w:tcPr>
          <w:p w14:paraId="2E9CAA58" w14:textId="77777777" w:rsidR="00F20D72" w:rsidRPr="00D5163E" w:rsidRDefault="00F20D72" w:rsidP="007E081C">
            <w:pPr>
              <w:ind w:left="106"/>
              <w:rPr>
                <w:rFonts w:cs="Calibri"/>
                <w:szCs w:val="20"/>
              </w:rPr>
            </w:pPr>
            <w:r w:rsidRPr="00D5163E">
              <w:rPr>
                <w:rFonts w:cs="Calibri"/>
                <w:szCs w:val="20"/>
              </w:rPr>
              <w:t>Global Leapfrogging Program</w:t>
            </w:r>
          </w:p>
        </w:tc>
      </w:tr>
      <w:tr w:rsidR="00F20D72" w:rsidRPr="00D5163E" w14:paraId="5A9B1F3B" w14:textId="77777777" w:rsidTr="00E16A63">
        <w:trPr>
          <w:jc w:val="center"/>
        </w:trPr>
        <w:tc>
          <w:tcPr>
            <w:tcW w:w="1701" w:type="dxa"/>
          </w:tcPr>
          <w:p w14:paraId="68A01FB3" w14:textId="77777777" w:rsidR="00F20D72" w:rsidRPr="00D5163E" w:rsidRDefault="00F20D72" w:rsidP="002C2489">
            <w:pPr>
              <w:rPr>
                <w:rFonts w:cs="Calibri"/>
                <w:szCs w:val="20"/>
              </w:rPr>
            </w:pPr>
            <w:r w:rsidRPr="00D5163E">
              <w:rPr>
                <w:rFonts w:cs="Calibri"/>
                <w:szCs w:val="20"/>
              </w:rPr>
              <w:t>HS Code</w:t>
            </w:r>
          </w:p>
        </w:tc>
        <w:tc>
          <w:tcPr>
            <w:tcW w:w="6822" w:type="dxa"/>
            <w:vAlign w:val="center"/>
          </w:tcPr>
          <w:p w14:paraId="61ECF5B6" w14:textId="77777777" w:rsidR="00F20D72" w:rsidRPr="00D5163E" w:rsidRDefault="00F20D72" w:rsidP="007E081C">
            <w:pPr>
              <w:ind w:left="106"/>
              <w:rPr>
                <w:rFonts w:cs="Calibri"/>
                <w:szCs w:val="20"/>
              </w:rPr>
            </w:pPr>
            <w:r w:rsidRPr="00D5163E">
              <w:rPr>
                <w:rStyle w:val="tgc"/>
                <w:rFonts w:cs="Calibri"/>
                <w:bCs/>
                <w:szCs w:val="20"/>
              </w:rPr>
              <w:t>Harmonized</w:t>
            </w:r>
            <w:r w:rsidRPr="00D5163E">
              <w:rPr>
                <w:rStyle w:val="tgc"/>
                <w:rFonts w:cs="Calibri"/>
                <w:szCs w:val="20"/>
              </w:rPr>
              <w:t xml:space="preserve"> Commodity Description and Coding System</w:t>
            </w:r>
          </w:p>
        </w:tc>
      </w:tr>
      <w:tr w:rsidR="00F20D72" w:rsidRPr="00D5163E" w14:paraId="270813B9" w14:textId="77777777" w:rsidTr="00E16A63">
        <w:trPr>
          <w:jc w:val="center"/>
        </w:trPr>
        <w:tc>
          <w:tcPr>
            <w:tcW w:w="1701" w:type="dxa"/>
          </w:tcPr>
          <w:p w14:paraId="0C0A0BA7" w14:textId="77777777" w:rsidR="00F20D72" w:rsidRPr="00D5163E" w:rsidRDefault="00F20D72" w:rsidP="002C2489">
            <w:pPr>
              <w:rPr>
                <w:rFonts w:cs="Calibri"/>
                <w:szCs w:val="20"/>
              </w:rPr>
            </w:pPr>
            <w:r w:rsidRPr="00D5163E">
              <w:rPr>
                <w:rFonts w:cs="Calibri"/>
                <w:szCs w:val="20"/>
              </w:rPr>
              <w:t>IEC</w:t>
            </w:r>
          </w:p>
        </w:tc>
        <w:tc>
          <w:tcPr>
            <w:tcW w:w="6822" w:type="dxa"/>
            <w:vAlign w:val="center"/>
          </w:tcPr>
          <w:p w14:paraId="786DCAC0" w14:textId="77777777" w:rsidR="00F20D72" w:rsidRPr="00D5163E" w:rsidRDefault="00F20D72" w:rsidP="007E081C">
            <w:pPr>
              <w:ind w:left="106"/>
              <w:rPr>
                <w:rStyle w:val="tgc"/>
                <w:rFonts w:cs="Calibri"/>
                <w:b/>
                <w:bCs/>
                <w:szCs w:val="20"/>
              </w:rPr>
            </w:pPr>
            <w:r w:rsidRPr="00D5163E">
              <w:rPr>
                <w:rStyle w:val="st"/>
                <w:rFonts w:cs="Calibri"/>
                <w:szCs w:val="20"/>
              </w:rPr>
              <w:t>International Electrotechnical Commission</w:t>
            </w:r>
          </w:p>
        </w:tc>
      </w:tr>
      <w:tr w:rsidR="00BD4647" w:rsidRPr="00D5163E" w14:paraId="06A96406" w14:textId="77777777" w:rsidTr="00E16A63">
        <w:trPr>
          <w:jc w:val="center"/>
        </w:trPr>
        <w:tc>
          <w:tcPr>
            <w:tcW w:w="1701" w:type="dxa"/>
          </w:tcPr>
          <w:p w14:paraId="33064FF6" w14:textId="5AFBE80E" w:rsidR="00BD4647" w:rsidRPr="00D5163E" w:rsidRDefault="00BD4647" w:rsidP="002C2489">
            <w:pPr>
              <w:rPr>
                <w:rFonts w:cs="Calibri"/>
                <w:szCs w:val="20"/>
              </w:rPr>
            </w:pPr>
            <w:r w:rsidRPr="00D5163E">
              <w:rPr>
                <w:rFonts w:cs="Calibri"/>
                <w:szCs w:val="20"/>
              </w:rPr>
              <w:lastRenderedPageBreak/>
              <w:t>IIGF</w:t>
            </w:r>
          </w:p>
        </w:tc>
        <w:tc>
          <w:tcPr>
            <w:tcW w:w="6822" w:type="dxa"/>
            <w:vAlign w:val="center"/>
          </w:tcPr>
          <w:p w14:paraId="14366ABC" w14:textId="33BE4E7D" w:rsidR="00BD4647" w:rsidRPr="00D5163E" w:rsidRDefault="00BD4647" w:rsidP="007E081C">
            <w:pPr>
              <w:ind w:left="106"/>
              <w:rPr>
                <w:rFonts w:cs="Calibri"/>
                <w:szCs w:val="20"/>
              </w:rPr>
            </w:pPr>
            <w:r w:rsidRPr="00D5163E">
              <w:rPr>
                <w:rFonts w:cs="Calibri"/>
                <w:szCs w:val="20"/>
              </w:rPr>
              <w:t>Indonesia Infrastructure Guarantee Fund</w:t>
            </w:r>
          </w:p>
        </w:tc>
      </w:tr>
      <w:tr w:rsidR="00F20D72" w:rsidRPr="00D5163E" w14:paraId="4A727682" w14:textId="77777777" w:rsidTr="00E16A63">
        <w:trPr>
          <w:jc w:val="center"/>
        </w:trPr>
        <w:tc>
          <w:tcPr>
            <w:tcW w:w="1701" w:type="dxa"/>
          </w:tcPr>
          <w:p w14:paraId="7BE9704D" w14:textId="77777777" w:rsidR="00F20D72" w:rsidRPr="00D5163E" w:rsidRDefault="00F20D72" w:rsidP="002C2489">
            <w:pPr>
              <w:rPr>
                <w:rFonts w:cs="Calibri"/>
                <w:szCs w:val="20"/>
              </w:rPr>
            </w:pPr>
            <w:r w:rsidRPr="00D5163E">
              <w:rPr>
                <w:rFonts w:cs="Calibri"/>
                <w:szCs w:val="20"/>
              </w:rPr>
              <w:t>JICA</w:t>
            </w:r>
          </w:p>
        </w:tc>
        <w:tc>
          <w:tcPr>
            <w:tcW w:w="6822" w:type="dxa"/>
            <w:vAlign w:val="center"/>
          </w:tcPr>
          <w:p w14:paraId="458640D8" w14:textId="77777777" w:rsidR="00F20D72" w:rsidRPr="00D5163E" w:rsidRDefault="00F20D72" w:rsidP="007E081C">
            <w:pPr>
              <w:ind w:left="106"/>
              <w:rPr>
                <w:rFonts w:cs="Calibri"/>
                <w:szCs w:val="20"/>
              </w:rPr>
            </w:pPr>
            <w:r w:rsidRPr="00D5163E">
              <w:rPr>
                <w:rFonts w:cs="Calibri"/>
                <w:szCs w:val="20"/>
              </w:rPr>
              <w:t xml:space="preserve">Japan International Cooperation Agency </w:t>
            </w:r>
          </w:p>
        </w:tc>
      </w:tr>
      <w:tr w:rsidR="00F20D72" w:rsidRPr="00D5163E" w14:paraId="465CC847" w14:textId="77777777" w:rsidTr="00E16A63">
        <w:trPr>
          <w:jc w:val="center"/>
        </w:trPr>
        <w:tc>
          <w:tcPr>
            <w:tcW w:w="1701" w:type="dxa"/>
          </w:tcPr>
          <w:p w14:paraId="2439437A" w14:textId="77777777" w:rsidR="00F20D72" w:rsidRPr="00D5163E" w:rsidRDefault="00F20D72" w:rsidP="002C2489">
            <w:pPr>
              <w:rPr>
                <w:rFonts w:cs="Calibri"/>
                <w:i/>
                <w:szCs w:val="20"/>
              </w:rPr>
            </w:pPr>
            <w:r w:rsidRPr="00D5163E">
              <w:rPr>
                <w:rFonts w:cs="Calibri"/>
                <w:i/>
                <w:szCs w:val="20"/>
              </w:rPr>
              <w:t>KAN</w:t>
            </w:r>
          </w:p>
        </w:tc>
        <w:tc>
          <w:tcPr>
            <w:tcW w:w="6822" w:type="dxa"/>
            <w:vAlign w:val="center"/>
          </w:tcPr>
          <w:p w14:paraId="43DE6886" w14:textId="77777777" w:rsidR="00F20D72" w:rsidRPr="00D5163E" w:rsidRDefault="00F20D72" w:rsidP="007E081C">
            <w:pPr>
              <w:ind w:left="106"/>
              <w:rPr>
                <w:rFonts w:cs="Calibri"/>
                <w:szCs w:val="20"/>
              </w:rPr>
            </w:pPr>
            <w:r w:rsidRPr="00D5163E">
              <w:rPr>
                <w:rFonts w:cs="Calibri"/>
                <w:i/>
                <w:szCs w:val="20"/>
              </w:rPr>
              <w:t>Komite Akreditasi Nasional</w:t>
            </w:r>
            <w:r w:rsidRPr="00D5163E">
              <w:rPr>
                <w:rFonts w:cs="Calibri"/>
                <w:szCs w:val="20"/>
              </w:rPr>
              <w:t xml:space="preserve"> (National Accreditation Body of Indonesia)</w:t>
            </w:r>
          </w:p>
        </w:tc>
      </w:tr>
      <w:tr w:rsidR="00F20D72" w:rsidRPr="00D5163E" w14:paraId="5DD9F440" w14:textId="77777777" w:rsidTr="00E16A63">
        <w:trPr>
          <w:jc w:val="center"/>
        </w:trPr>
        <w:tc>
          <w:tcPr>
            <w:tcW w:w="1701" w:type="dxa"/>
          </w:tcPr>
          <w:p w14:paraId="707C1F56" w14:textId="77777777" w:rsidR="00F20D72" w:rsidRPr="00D5163E" w:rsidRDefault="00F20D72" w:rsidP="002C2489">
            <w:pPr>
              <w:rPr>
                <w:rFonts w:cs="Calibri"/>
                <w:szCs w:val="20"/>
              </w:rPr>
            </w:pPr>
            <w:r w:rsidRPr="00D5163E">
              <w:rPr>
                <w:rFonts w:cs="Calibri"/>
                <w:szCs w:val="20"/>
              </w:rPr>
              <w:t>LED</w:t>
            </w:r>
          </w:p>
        </w:tc>
        <w:tc>
          <w:tcPr>
            <w:tcW w:w="6822" w:type="dxa"/>
            <w:vAlign w:val="center"/>
          </w:tcPr>
          <w:p w14:paraId="64CB1463" w14:textId="77777777" w:rsidR="00F20D72" w:rsidRPr="00D5163E" w:rsidRDefault="00F20D72" w:rsidP="007E081C">
            <w:pPr>
              <w:ind w:left="106"/>
              <w:rPr>
                <w:rFonts w:cs="Calibri"/>
                <w:szCs w:val="20"/>
              </w:rPr>
            </w:pPr>
            <w:r w:rsidRPr="00D5163E">
              <w:rPr>
                <w:rFonts w:cs="Calibri"/>
                <w:szCs w:val="20"/>
              </w:rPr>
              <w:t>Light-emitting diode</w:t>
            </w:r>
          </w:p>
        </w:tc>
      </w:tr>
      <w:tr w:rsidR="00F20D72" w:rsidRPr="00D5163E" w14:paraId="207BCFD8" w14:textId="77777777" w:rsidTr="00E16A63">
        <w:trPr>
          <w:jc w:val="center"/>
        </w:trPr>
        <w:tc>
          <w:tcPr>
            <w:tcW w:w="1701" w:type="dxa"/>
          </w:tcPr>
          <w:p w14:paraId="0D7C36BC" w14:textId="77777777" w:rsidR="00F20D72" w:rsidRPr="00D5163E" w:rsidRDefault="00F20D72" w:rsidP="002C2489">
            <w:pPr>
              <w:rPr>
                <w:rFonts w:cs="Calibri"/>
                <w:i/>
                <w:szCs w:val="20"/>
              </w:rPr>
            </w:pPr>
            <w:r w:rsidRPr="00D5163E">
              <w:rPr>
                <w:rFonts w:cs="Calibri"/>
                <w:szCs w:val="20"/>
              </w:rPr>
              <w:t>LFA</w:t>
            </w:r>
          </w:p>
        </w:tc>
        <w:tc>
          <w:tcPr>
            <w:tcW w:w="6822" w:type="dxa"/>
            <w:vAlign w:val="center"/>
          </w:tcPr>
          <w:p w14:paraId="714C8AF5" w14:textId="77777777" w:rsidR="00F20D72" w:rsidRPr="00D5163E" w:rsidRDefault="00F20D72" w:rsidP="007E081C">
            <w:pPr>
              <w:ind w:left="106"/>
              <w:rPr>
                <w:rStyle w:val="st"/>
                <w:rFonts w:cs="Calibri"/>
                <w:i/>
                <w:szCs w:val="20"/>
              </w:rPr>
            </w:pPr>
            <w:r w:rsidRPr="00D5163E">
              <w:rPr>
                <w:rFonts w:cs="Calibri"/>
                <w:szCs w:val="20"/>
              </w:rPr>
              <w:t xml:space="preserve">Logical Framework Analysis </w:t>
            </w:r>
          </w:p>
        </w:tc>
      </w:tr>
      <w:tr w:rsidR="00F20D72" w:rsidRPr="00D5163E" w14:paraId="20B5B84B" w14:textId="77777777" w:rsidTr="00E16A63">
        <w:trPr>
          <w:jc w:val="center"/>
        </w:trPr>
        <w:tc>
          <w:tcPr>
            <w:tcW w:w="1701" w:type="dxa"/>
          </w:tcPr>
          <w:p w14:paraId="48E14817" w14:textId="77777777" w:rsidR="00F20D72" w:rsidRPr="00D5163E" w:rsidRDefault="00F20D72" w:rsidP="002C2489">
            <w:pPr>
              <w:rPr>
                <w:rFonts w:cs="Calibri"/>
                <w:szCs w:val="20"/>
              </w:rPr>
            </w:pPr>
            <w:r w:rsidRPr="00D5163E">
              <w:rPr>
                <w:rFonts w:cs="Calibri"/>
                <w:i/>
                <w:szCs w:val="20"/>
              </w:rPr>
              <w:t>LKPP</w:t>
            </w:r>
          </w:p>
        </w:tc>
        <w:tc>
          <w:tcPr>
            <w:tcW w:w="6822" w:type="dxa"/>
            <w:vAlign w:val="center"/>
          </w:tcPr>
          <w:p w14:paraId="05978428" w14:textId="77777777" w:rsidR="00F20D72" w:rsidRPr="00D5163E" w:rsidRDefault="00F20D72" w:rsidP="007E081C">
            <w:pPr>
              <w:ind w:left="106"/>
              <w:rPr>
                <w:rFonts w:cs="Calibri"/>
                <w:szCs w:val="20"/>
              </w:rPr>
            </w:pPr>
            <w:r w:rsidRPr="00D5163E">
              <w:rPr>
                <w:rStyle w:val="st"/>
                <w:rFonts w:cs="Calibri"/>
                <w:i/>
                <w:szCs w:val="20"/>
              </w:rPr>
              <w:t>Lembaga Kebijakan Pengadaan Barang/Jasa Pemerintah</w:t>
            </w:r>
            <w:r w:rsidRPr="00D5163E">
              <w:rPr>
                <w:rStyle w:val="st"/>
                <w:rFonts w:cs="Calibri"/>
                <w:szCs w:val="20"/>
              </w:rPr>
              <w:t xml:space="preserve"> or the </w:t>
            </w:r>
            <w:r w:rsidRPr="00D5163E">
              <w:rPr>
                <w:rFonts w:cs="Calibri"/>
                <w:szCs w:val="20"/>
              </w:rPr>
              <w:t xml:space="preserve">National Public Procurement Agency </w:t>
            </w:r>
          </w:p>
        </w:tc>
      </w:tr>
      <w:tr w:rsidR="0096177C" w:rsidRPr="00D5163E" w14:paraId="77E6654D" w14:textId="77777777" w:rsidTr="00E16A63">
        <w:trPr>
          <w:jc w:val="center"/>
        </w:trPr>
        <w:tc>
          <w:tcPr>
            <w:tcW w:w="1701" w:type="dxa"/>
          </w:tcPr>
          <w:p w14:paraId="6112408E" w14:textId="6E46F55D" w:rsidR="0096177C" w:rsidRPr="00D5163E" w:rsidRDefault="0096177C" w:rsidP="002C2489">
            <w:pPr>
              <w:rPr>
                <w:rFonts w:cs="Calibri"/>
                <w:i/>
                <w:szCs w:val="20"/>
              </w:rPr>
            </w:pPr>
            <w:r w:rsidRPr="00D5163E">
              <w:rPr>
                <w:i/>
                <w:iCs/>
                <w:szCs w:val="20"/>
              </w:rPr>
              <w:t>MASKEEI</w:t>
            </w:r>
          </w:p>
        </w:tc>
        <w:tc>
          <w:tcPr>
            <w:tcW w:w="6822" w:type="dxa"/>
            <w:vAlign w:val="center"/>
          </w:tcPr>
          <w:p w14:paraId="144360D4" w14:textId="52B56A4B" w:rsidR="0096177C" w:rsidRPr="00D5163E" w:rsidRDefault="0096177C" w:rsidP="007E081C">
            <w:pPr>
              <w:ind w:left="106"/>
              <w:rPr>
                <w:rStyle w:val="st"/>
                <w:rFonts w:cs="Calibri"/>
                <w:i/>
                <w:szCs w:val="20"/>
              </w:rPr>
            </w:pPr>
            <w:r w:rsidRPr="00D5163E">
              <w:rPr>
                <w:i/>
                <w:szCs w:val="20"/>
              </w:rPr>
              <w:t xml:space="preserve">Masyarakat Konservasi dan Efisiensi Energi </w:t>
            </w:r>
            <w:r w:rsidRPr="00D5163E">
              <w:rPr>
                <w:i/>
                <w:iCs/>
                <w:szCs w:val="20"/>
              </w:rPr>
              <w:t>Indonesia</w:t>
            </w:r>
            <w:r w:rsidRPr="00D5163E">
              <w:rPr>
                <w:szCs w:val="20"/>
              </w:rPr>
              <w:t xml:space="preserve"> or IECES (</w:t>
            </w:r>
            <w:r w:rsidRPr="00D5163E">
              <w:rPr>
                <w:i/>
                <w:iCs/>
                <w:szCs w:val="20"/>
              </w:rPr>
              <w:t>Indonesia Energy Conservation</w:t>
            </w:r>
            <w:r w:rsidRPr="00D5163E">
              <w:rPr>
                <w:szCs w:val="20"/>
              </w:rPr>
              <w:t xml:space="preserve"> and Efficiency </w:t>
            </w:r>
            <w:r w:rsidRPr="00D5163E">
              <w:rPr>
                <w:i/>
                <w:iCs/>
                <w:szCs w:val="20"/>
              </w:rPr>
              <w:t>Society</w:t>
            </w:r>
            <w:r w:rsidRPr="00D5163E">
              <w:rPr>
                <w:szCs w:val="20"/>
              </w:rPr>
              <w:t>)</w:t>
            </w:r>
          </w:p>
        </w:tc>
      </w:tr>
      <w:tr w:rsidR="00F20D72" w:rsidRPr="00D5163E" w14:paraId="73CD7B30" w14:textId="77777777" w:rsidTr="00E16A63">
        <w:trPr>
          <w:jc w:val="center"/>
        </w:trPr>
        <w:tc>
          <w:tcPr>
            <w:tcW w:w="1701" w:type="dxa"/>
          </w:tcPr>
          <w:p w14:paraId="766BCCD7" w14:textId="77777777" w:rsidR="00F20D72" w:rsidRPr="00D5163E" w:rsidRDefault="00F20D72" w:rsidP="002C2489">
            <w:pPr>
              <w:rPr>
                <w:rFonts w:cs="Calibri"/>
                <w:szCs w:val="20"/>
              </w:rPr>
            </w:pPr>
            <w:r w:rsidRPr="00D5163E">
              <w:rPr>
                <w:rFonts w:cs="Calibri"/>
                <w:szCs w:val="20"/>
              </w:rPr>
              <w:t>MEMR</w:t>
            </w:r>
          </w:p>
        </w:tc>
        <w:tc>
          <w:tcPr>
            <w:tcW w:w="6822" w:type="dxa"/>
            <w:vAlign w:val="center"/>
          </w:tcPr>
          <w:p w14:paraId="209E4BC5" w14:textId="77777777" w:rsidR="00F20D72" w:rsidRPr="00D5163E" w:rsidRDefault="00F20D72" w:rsidP="007E081C">
            <w:pPr>
              <w:ind w:left="106"/>
              <w:rPr>
                <w:rFonts w:cs="Calibri"/>
                <w:szCs w:val="20"/>
              </w:rPr>
            </w:pPr>
            <w:r w:rsidRPr="00D5163E">
              <w:rPr>
                <w:rFonts w:cs="Calibri"/>
                <w:szCs w:val="20"/>
              </w:rPr>
              <w:t>Ministry of Energy and Mineral Resources</w:t>
            </w:r>
          </w:p>
        </w:tc>
      </w:tr>
      <w:tr w:rsidR="00F20D72" w:rsidRPr="00D5163E" w14:paraId="1E8F5455" w14:textId="77777777" w:rsidTr="00E16A63">
        <w:trPr>
          <w:jc w:val="center"/>
        </w:trPr>
        <w:tc>
          <w:tcPr>
            <w:tcW w:w="1701" w:type="dxa"/>
          </w:tcPr>
          <w:p w14:paraId="2CFBCA3D" w14:textId="77777777" w:rsidR="00F20D72" w:rsidRPr="00D5163E" w:rsidRDefault="00F20D72" w:rsidP="002C2489">
            <w:pPr>
              <w:rPr>
                <w:rFonts w:cs="Calibri"/>
                <w:szCs w:val="20"/>
              </w:rPr>
            </w:pPr>
            <w:r w:rsidRPr="00D5163E">
              <w:rPr>
                <w:rFonts w:cs="Calibri"/>
                <w:szCs w:val="20"/>
              </w:rPr>
              <w:t>MEPS</w:t>
            </w:r>
          </w:p>
        </w:tc>
        <w:tc>
          <w:tcPr>
            <w:tcW w:w="6822" w:type="dxa"/>
            <w:vAlign w:val="center"/>
          </w:tcPr>
          <w:p w14:paraId="528A4BEB" w14:textId="77777777" w:rsidR="00F20D72" w:rsidRPr="00D5163E" w:rsidRDefault="00F20D72" w:rsidP="007E081C">
            <w:pPr>
              <w:ind w:left="106"/>
              <w:rPr>
                <w:rFonts w:cs="Calibri"/>
                <w:szCs w:val="20"/>
              </w:rPr>
            </w:pPr>
            <w:r w:rsidRPr="00D5163E">
              <w:rPr>
                <w:rFonts w:cs="Calibri"/>
                <w:szCs w:val="20"/>
              </w:rPr>
              <w:t>Minimum Energy Performance Standard</w:t>
            </w:r>
          </w:p>
        </w:tc>
      </w:tr>
      <w:tr w:rsidR="00F20D72" w:rsidRPr="00D5163E" w14:paraId="3F8B37CF" w14:textId="77777777" w:rsidTr="00E16A63">
        <w:trPr>
          <w:jc w:val="center"/>
        </w:trPr>
        <w:tc>
          <w:tcPr>
            <w:tcW w:w="1701" w:type="dxa"/>
          </w:tcPr>
          <w:p w14:paraId="7BA3122C" w14:textId="77777777" w:rsidR="00F20D72" w:rsidRPr="00D5163E" w:rsidRDefault="00F20D72" w:rsidP="002C2489">
            <w:pPr>
              <w:rPr>
                <w:rFonts w:cs="Calibri"/>
                <w:szCs w:val="20"/>
              </w:rPr>
            </w:pPr>
            <w:r w:rsidRPr="00D5163E">
              <w:rPr>
                <w:rFonts w:cs="Calibri"/>
                <w:szCs w:val="20"/>
              </w:rPr>
              <w:t>MSP</w:t>
            </w:r>
          </w:p>
        </w:tc>
        <w:tc>
          <w:tcPr>
            <w:tcW w:w="6822" w:type="dxa"/>
            <w:vAlign w:val="center"/>
          </w:tcPr>
          <w:p w14:paraId="39FD2542" w14:textId="77777777" w:rsidR="00F20D72" w:rsidRPr="00D5163E" w:rsidRDefault="00F20D72" w:rsidP="007E081C">
            <w:pPr>
              <w:ind w:left="106"/>
              <w:rPr>
                <w:rFonts w:cs="Calibri"/>
                <w:szCs w:val="20"/>
              </w:rPr>
            </w:pPr>
            <w:r w:rsidRPr="00D5163E">
              <w:rPr>
                <w:rFonts w:cs="Calibri"/>
                <w:szCs w:val="20"/>
              </w:rPr>
              <w:t>Medium Sized Project</w:t>
            </w:r>
          </w:p>
        </w:tc>
      </w:tr>
      <w:tr w:rsidR="00F20D72" w:rsidRPr="00D5163E" w14:paraId="3E810604" w14:textId="77777777" w:rsidTr="00E16A63">
        <w:trPr>
          <w:jc w:val="center"/>
        </w:trPr>
        <w:tc>
          <w:tcPr>
            <w:tcW w:w="1701" w:type="dxa"/>
          </w:tcPr>
          <w:p w14:paraId="5AE8CA14" w14:textId="77777777" w:rsidR="00F20D72" w:rsidRPr="00D5163E" w:rsidRDefault="00F20D72" w:rsidP="002C2489">
            <w:pPr>
              <w:rPr>
                <w:rFonts w:cs="Calibri"/>
                <w:szCs w:val="20"/>
              </w:rPr>
            </w:pPr>
            <w:r w:rsidRPr="00D5163E">
              <w:rPr>
                <w:rFonts w:cs="Calibri"/>
                <w:szCs w:val="20"/>
              </w:rPr>
              <w:t>MVE</w:t>
            </w:r>
          </w:p>
        </w:tc>
        <w:tc>
          <w:tcPr>
            <w:tcW w:w="6822" w:type="dxa"/>
            <w:vAlign w:val="center"/>
          </w:tcPr>
          <w:p w14:paraId="2F9D3EDA" w14:textId="77777777" w:rsidR="00F20D72" w:rsidRPr="00D5163E" w:rsidRDefault="00F20D72" w:rsidP="007E081C">
            <w:pPr>
              <w:ind w:left="106"/>
              <w:rPr>
                <w:rFonts w:cs="Calibri"/>
                <w:szCs w:val="20"/>
              </w:rPr>
            </w:pPr>
            <w:r w:rsidRPr="00D5163E">
              <w:rPr>
                <w:rFonts w:cs="Calibri"/>
                <w:szCs w:val="20"/>
              </w:rPr>
              <w:t xml:space="preserve">Monitoring, verification and enforcement </w:t>
            </w:r>
          </w:p>
        </w:tc>
      </w:tr>
      <w:tr w:rsidR="00F20D72" w:rsidRPr="00D5163E" w14:paraId="06C37D32" w14:textId="77777777" w:rsidTr="00E16A63">
        <w:trPr>
          <w:jc w:val="center"/>
        </w:trPr>
        <w:tc>
          <w:tcPr>
            <w:tcW w:w="1701" w:type="dxa"/>
          </w:tcPr>
          <w:p w14:paraId="76D0929A" w14:textId="77777777" w:rsidR="00F20D72" w:rsidRPr="00D5163E" w:rsidRDefault="00F20D72" w:rsidP="002C2489">
            <w:pPr>
              <w:rPr>
                <w:rFonts w:cs="Calibri"/>
                <w:szCs w:val="20"/>
              </w:rPr>
            </w:pPr>
            <w:r w:rsidRPr="00D5163E">
              <w:rPr>
                <w:rFonts w:cs="Calibri"/>
                <w:szCs w:val="20"/>
              </w:rPr>
              <w:t>NAMA</w:t>
            </w:r>
          </w:p>
        </w:tc>
        <w:tc>
          <w:tcPr>
            <w:tcW w:w="6822" w:type="dxa"/>
            <w:vAlign w:val="center"/>
          </w:tcPr>
          <w:p w14:paraId="3A952544" w14:textId="77777777" w:rsidR="00F20D72" w:rsidRPr="00D5163E" w:rsidRDefault="00F20D72" w:rsidP="007E081C">
            <w:pPr>
              <w:ind w:left="106"/>
              <w:rPr>
                <w:rFonts w:cs="Calibri"/>
                <w:szCs w:val="20"/>
              </w:rPr>
            </w:pPr>
            <w:r w:rsidRPr="00D5163E">
              <w:rPr>
                <w:rFonts w:cs="Calibri"/>
                <w:szCs w:val="20"/>
              </w:rPr>
              <w:t xml:space="preserve">Nationally Appropriate Mitigation Action </w:t>
            </w:r>
          </w:p>
        </w:tc>
      </w:tr>
      <w:tr w:rsidR="00F20D72" w:rsidRPr="00D5163E" w14:paraId="304A8C38" w14:textId="77777777" w:rsidTr="00E16A63">
        <w:trPr>
          <w:jc w:val="center"/>
        </w:trPr>
        <w:tc>
          <w:tcPr>
            <w:tcW w:w="1701" w:type="dxa"/>
            <w:shd w:val="clear" w:color="auto" w:fill="FFFFFF"/>
            <w:vAlign w:val="center"/>
          </w:tcPr>
          <w:p w14:paraId="1D539A4C" w14:textId="77777777" w:rsidR="00F20D72" w:rsidRPr="00D5163E" w:rsidRDefault="00F20D72" w:rsidP="002C2489">
            <w:pPr>
              <w:pStyle w:val="nomal"/>
              <w:jc w:val="both"/>
              <w:rPr>
                <w:rFonts w:ascii="Calibri" w:hAnsi="Calibri" w:cs="Calibri"/>
                <w:sz w:val="20"/>
                <w:szCs w:val="20"/>
                <w:lang w:val="en-US"/>
              </w:rPr>
            </w:pPr>
            <w:r w:rsidRPr="00D5163E">
              <w:rPr>
                <w:rFonts w:ascii="Calibri" w:hAnsi="Calibri" w:cs="Calibri"/>
                <w:i/>
                <w:iCs/>
                <w:sz w:val="20"/>
                <w:szCs w:val="20"/>
                <w:lang w:val="en-US"/>
              </w:rPr>
              <w:t xml:space="preserve">OJK </w:t>
            </w:r>
          </w:p>
        </w:tc>
        <w:tc>
          <w:tcPr>
            <w:tcW w:w="6822" w:type="dxa"/>
            <w:shd w:val="clear" w:color="auto" w:fill="FFFFFF"/>
            <w:vAlign w:val="center"/>
          </w:tcPr>
          <w:p w14:paraId="2B5328A2" w14:textId="77777777" w:rsidR="00F20D72" w:rsidRPr="00D5163E" w:rsidRDefault="00F20D72" w:rsidP="007E081C">
            <w:pPr>
              <w:pStyle w:val="nomal"/>
              <w:ind w:left="106"/>
              <w:jc w:val="both"/>
              <w:rPr>
                <w:rFonts w:ascii="Calibri" w:hAnsi="Calibri" w:cs="Calibri"/>
                <w:sz w:val="20"/>
                <w:szCs w:val="20"/>
                <w:lang w:val="en-US"/>
              </w:rPr>
            </w:pPr>
            <w:r w:rsidRPr="00D5163E">
              <w:rPr>
                <w:rStyle w:val="Emphasis"/>
                <w:rFonts w:ascii="Calibri" w:hAnsi="Calibri" w:cs="Calibri"/>
                <w:sz w:val="20"/>
                <w:szCs w:val="20"/>
                <w:lang w:val="en-US"/>
              </w:rPr>
              <w:t>Otoritas Jasa Keuangan</w:t>
            </w:r>
            <w:r w:rsidRPr="00D5163E">
              <w:rPr>
                <w:rFonts w:ascii="Calibri" w:hAnsi="Calibri" w:cs="Calibri"/>
                <w:sz w:val="20"/>
                <w:szCs w:val="20"/>
                <w:lang w:val="en-US"/>
              </w:rPr>
              <w:t xml:space="preserve">  or Financial Services Authority</w:t>
            </w:r>
          </w:p>
        </w:tc>
      </w:tr>
      <w:tr w:rsidR="00F20D72" w:rsidRPr="00D5163E" w14:paraId="0C08C202" w14:textId="77777777" w:rsidTr="00E16A63">
        <w:trPr>
          <w:jc w:val="center"/>
        </w:trPr>
        <w:tc>
          <w:tcPr>
            <w:tcW w:w="1701" w:type="dxa"/>
          </w:tcPr>
          <w:p w14:paraId="36F2111E" w14:textId="77777777" w:rsidR="00F20D72" w:rsidRPr="00D5163E" w:rsidRDefault="00F20D72" w:rsidP="002C2489">
            <w:pPr>
              <w:rPr>
                <w:rFonts w:cs="Calibri"/>
                <w:szCs w:val="20"/>
              </w:rPr>
            </w:pPr>
            <w:r w:rsidRPr="00D5163E">
              <w:rPr>
                <w:rFonts w:cs="Calibri"/>
                <w:i/>
                <w:szCs w:val="20"/>
              </w:rPr>
              <w:t>P3TK EBTKE</w:t>
            </w:r>
          </w:p>
        </w:tc>
        <w:tc>
          <w:tcPr>
            <w:tcW w:w="6822" w:type="dxa"/>
            <w:vAlign w:val="center"/>
          </w:tcPr>
          <w:p w14:paraId="7F877E64" w14:textId="77777777" w:rsidR="00F20D72" w:rsidRPr="00D5163E" w:rsidRDefault="00F20D72" w:rsidP="007E081C">
            <w:pPr>
              <w:ind w:left="106"/>
              <w:rPr>
                <w:rFonts w:cs="Calibri"/>
                <w:szCs w:val="20"/>
              </w:rPr>
            </w:pPr>
            <w:r w:rsidRPr="00D5163E">
              <w:rPr>
                <w:rFonts w:cs="Calibri"/>
                <w:i/>
                <w:color w:val="000000"/>
                <w:szCs w:val="20"/>
              </w:rPr>
              <w:t xml:space="preserve">MEMR </w:t>
            </w:r>
            <w:r w:rsidRPr="00D5163E">
              <w:rPr>
                <w:rFonts w:cs="Calibri"/>
                <w:szCs w:val="20"/>
              </w:rPr>
              <w:t>(Research and Development of DGNREEC)</w:t>
            </w:r>
          </w:p>
        </w:tc>
      </w:tr>
      <w:tr w:rsidR="00F20D72" w:rsidRPr="00D5163E" w14:paraId="095516D7" w14:textId="77777777" w:rsidTr="00E16A63">
        <w:trPr>
          <w:jc w:val="center"/>
        </w:trPr>
        <w:tc>
          <w:tcPr>
            <w:tcW w:w="1701" w:type="dxa"/>
          </w:tcPr>
          <w:p w14:paraId="47078DFC" w14:textId="77777777" w:rsidR="00F20D72" w:rsidRPr="00D5163E" w:rsidRDefault="00F20D72" w:rsidP="002C2489">
            <w:pPr>
              <w:rPr>
                <w:rFonts w:cs="Calibri"/>
                <w:szCs w:val="20"/>
              </w:rPr>
            </w:pPr>
            <w:r w:rsidRPr="00D5163E">
              <w:rPr>
                <w:rFonts w:cs="Calibri"/>
                <w:iCs/>
                <w:szCs w:val="20"/>
              </w:rPr>
              <w:t>PFAN</w:t>
            </w:r>
          </w:p>
        </w:tc>
        <w:tc>
          <w:tcPr>
            <w:tcW w:w="6822" w:type="dxa"/>
            <w:vAlign w:val="center"/>
          </w:tcPr>
          <w:p w14:paraId="07DECC6D" w14:textId="77777777" w:rsidR="00F20D72" w:rsidRPr="00D5163E" w:rsidRDefault="00F20D72" w:rsidP="007E081C">
            <w:pPr>
              <w:ind w:left="106"/>
              <w:rPr>
                <w:rFonts w:cs="Calibri"/>
                <w:szCs w:val="20"/>
              </w:rPr>
            </w:pPr>
            <w:r w:rsidRPr="00D5163E">
              <w:rPr>
                <w:rFonts w:cs="Calibri"/>
                <w:iCs/>
                <w:szCs w:val="20"/>
              </w:rPr>
              <w:t xml:space="preserve">Private Financing Advisory Network </w:t>
            </w:r>
          </w:p>
        </w:tc>
      </w:tr>
      <w:tr w:rsidR="00F20D72" w:rsidRPr="00D5163E" w14:paraId="09D34673" w14:textId="77777777" w:rsidTr="00E16A63">
        <w:trPr>
          <w:jc w:val="center"/>
        </w:trPr>
        <w:tc>
          <w:tcPr>
            <w:tcW w:w="1701" w:type="dxa"/>
          </w:tcPr>
          <w:p w14:paraId="2059F426" w14:textId="77777777" w:rsidR="00F20D72" w:rsidRPr="00D5163E" w:rsidRDefault="00F20D72" w:rsidP="002C2489">
            <w:pPr>
              <w:rPr>
                <w:rFonts w:cs="Calibri"/>
                <w:szCs w:val="20"/>
              </w:rPr>
            </w:pPr>
            <w:r w:rsidRPr="00D5163E">
              <w:rPr>
                <w:rFonts w:cs="Calibri"/>
                <w:szCs w:val="20"/>
              </w:rPr>
              <w:t>PIF</w:t>
            </w:r>
          </w:p>
        </w:tc>
        <w:tc>
          <w:tcPr>
            <w:tcW w:w="6822" w:type="dxa"/>
            <w:vAlign w:val="center"/>
          </w:tcPr>
          <w:p w14:paraId="35F81891" w14:textId="77777777" w:rsidR="00F20D72" w:rsidRPr="00D5163E" w:rsidRDefault="00F20D72" w:rsidP="007E081C">
            <w:pPr>
              <w:ind w:left="106"/>
              <w:rPr>
                <w:rFonts w:cs="Calibri"/>
                <w:szCs w:val="20"/>
              </w:rPr>
            </w:pPr>
            <w:r w:rsidRPr="00D5163E">
              <w:rPr>
                <w:rFonts w:cs="Calibri"/>
                <w:szCs w:val="20"/>
              </w:rPr>
              <w:t>Project Identification Form</w:t>
            </w:r>
          </w:p>
        </w:tc>
      </w:tr>
      <w:tr w:rsidR="00F20D72" w:rsidRPr="00D5163E" w14:paraId="50BB79C1" w14:textId="77777777" w:rsidTr="00E16A63">
        <w:trPr>
          <w:jc w:val="center"/>
        </w:trPr>
        <w:tc>
          <w:tcPr>
            <w:tcW w:w="1701" w:type="dxa"/>
          </w:tcPr>
          <w:p w14:paraId="0942601B" w14:textId="77777777" w:rsidR="00F20D72" w:rsidRPr="00D5163E" w:rsidRDefault="00F20D72" w:rsidP="002C2489">
            <w:pPr>
              <w:rPr>
                <w:rFonts w:cs="Calibri"/>
                <w:szCs w:val="20"/>
              </w:rPr>
            </w:pPr>
            <w:r w:rsidRPr="00D5163E">
              <w:rPr>
                <w:rFonts w:cs="Calibri"/>
                <w:szCs w:val="20"/>
              </w:rPr>
              <w:t>PIR</w:t>
            </w:r>
          </w:p>
        </w:tc>
        <w:tc>
          <w:tcPr>
            <w:tcW w:w="6822" w:type="dxa"/>
            <w:vAlign w:val="center"/>
          </w:tcPr>
          <w:p w14:paraId="526D935F" w14:textId="77777777" w:rsidR="00F20D72" w:rsidRPr="00D5163E" w:rsidRDefault="00F20D72" w:rsidP="007E081C">
            <w:pPr>
              <w:ind w:left="106"/>
              <w:rPr>
                <w:rFonts w:cs="Calibri"/>
                <w:szCs w:val="20"/>
              </w:rPr>
            </w:pPr>
            <w:r w:rsidRPr="00D5163E">
              <w:rPr>
                <w:rFonts w:cs="Calibri"/>
                <w:szCs w:val="20"/>
              </w:rPr>
              <w:t>GEF Project Implementation Report</w:t>
            </w:r>
          </w:p>
        </w:tc>
      </w:tr>
      <w:tr w:rsidR="00F20D72" w:rsidRPr="00D5163E" w14:paraId="4EA3F4A0" w14:textId="77777777" w:rsidTr="00E16A63">
        <w:trPr>
          <w:jc w:val="center"/>
        </w:trPr>
        <w:tc>
          <w:tcPr>
            <w:tcW w:w="1701" w:type="dxa"/>
          </w:tcPr>
          <w:p w14:paraId="433ABD93" w14:textId="77777777" w:rsidR="00F20D72" w:rsidRPr="00D5163E" w:rsidRDefault="00F20D72" w:rsidP="002C2489">
            <w:pPr>
              <w:rPr>
                <w:rFonts w:cs="Calibri"/>
                <w:szCs w:val="20"/>
              </w:rPr>
            </w:pPr>
            <w:r w:rsidRPr="00D5163E">
              <w:rPr>
                <w:rFonts w:cs="Calibri"/>
                <w:i/>
                <w:szCs w:val="20"/>
              </w:rPr>
              <w:t>PLN</w:t>
            </w:r>
          </w:p>
        </w:tc>
        <w:tc>
          <w:tcPr>
            <w:tcW w:w="6822" w:type="dxa"/>
            <w:vAlign w:val="center"/>
          </w:tcPr>
          <w:p w14:paraId="3F878FC9" w14:textId="77777777" w:rsidR="00F20D72" w:rsidRPr="00D5163E" w:rsidRDefault="00F20D72" w:rsidP="007E081C">
            <w:pPr>
              <w:ind w:left="106"/>
              <w:rPr>
                <w:rFonts w:cs="Calibri"/>
                <w:szCs w:val="20"/>
              </w:rPr>
            </w:pPr>
            <w:r w:rsidRPr="00D5163E">
              <w:rPr>
                <w:rFonts w:cs="Calibri"/>
                <w:i/>
                <w:szCs w:val="20"/>
              </w:rPr>
              <w:t>Perusahaan Listrik Negara</w:t>
            </w:r>
            <w:r w:rsidRPr="00D5163E">
              <w:rPr>
                <w:rFonts w:cs="Calibri"/>
                <w:szCs w:val="20"/>
              </w:rPr>
              <w:t xml:space="preserve"> (State Electricity Company)</w:t>
            </w:r>
          </w:p>
        </w:tc>
      </w:tr>
      <w:tr w:rsidR="00F20D72" w:rsidRPr="00D5163E" w14:paraId="27D95EA0" w14:textId="77777777" w:rsidTr="00E16A63">
        <w:trPr>
          <w:jc w:val="center"/>
        </w:trPr>
        <w:tc>
          <w:tcPr>
            <w:tcW w:w="1701" w:type="dxa"/>
          </w:tcPr>
          <w:p w14:paraId="02EC7977" w14:textId="77777777" w:rsidR="00F20D72" w:rsidRPr="00D5163E" w:rsidRDefault="00F20D72" w:rsidP="002C2489">
            <w:pPr>
              <w:rPr>
                <w:rFonts w:cs="Calibri"/>
                <w:szCs w:val="20"/>
              </w:rPr>
            </w:pPr>
            <w:r w:rsidRPr="00D5163E">
              <w:rPr>
                <w:rFonts w:cs="Calibri"/>
                <w:szCs w:val="20"/>
              </w:rPr>
              <w:t>POPP</w:t>
            </w:r>
          </w:p>
        </w:tc>
        <w:tc>
          <w:tcPr>
            <w:tcW w:w="6822" w:type="dxa"/>
            <w:vAlign w:val="center"/>
          </w:tcPr>
          <w:p w14:paraId="44FC8DD1" w14:textId="77777777" w:rsidR="00F20D72" w:rsidRPr="00D5163E" w:rsidRDefault="00F20D72" w:rsidP="007E081C">
            <w:pPr>
              <w:ind w:left="106"/>
              <w:rPr>
                <w:rFonts w:cs="Calibri"/>
                <w:szCs w:val="20"/>
              </w:rPr>
            </w:pPr>
            <w:r w:rsidRPr="00D5163E">
              <w:rPr>
                <w:rFonts w:cs="Calibri"/>
                <w:szCs w:val="20"/>
              </w:rPr>
              <w:t>Programme and Operations Policies and Procedures</w:t>
            </w:r>
          </w:p>
        </w:tc>
      </w:tr>
      <w:tr w:rsidR="00F20D72" w:rsidRPr="00D5163E" w14:paraId="61B09F3C" w14:textId="77777777" w:rsidTr="00E16A63">
        <w:trPr>
          <w:jc w:val="center"/>
        </w:trPr>
        <w:tc>
          <w:tcPr>
            <w:tcW w:w="1701" w:type="dxa"/>
          </w:tcPr>
          <w:p w14:paraId="590FE67B" w14:textId="77777777" w:rsidR="00F20D72" w:rsidRPr="00D5163E" w:rsidRDefault="00F20D72" w:rsidP="002C2489">
            <w:pPr>
              <w:rPr>
                <w:rFonts w:cs="Calibri"/>
                <w:szCs w:val="20"/>
              </w:rPr>
            </w:pPr>
            <w:r w:rsidRPr="00D5163E">
              <w:rPr>
                <w:rFonts w:cs="Calibri"/>
                <w:szCs w:val="20"/>
              </w:rPr>
              <w:t>PPG</w:t>
            </w:r>
          </w:p>
        </w:tc>
        <w:tc>
          <w:tcPr>
            <w:tcW w:w="6822" w:type="dxa"/>
            <w:vAlign w:val="center"/>
          </w:tcPr>
          <w:p w14:paraId="5209EC07" w14:textId="77777777" w:rsidR="00F20D72" w:rsidRPr="00D5163E" w:rsidRDefault="00F20D72" w:rsidP="007E081C">
            <w:pPr>
              <w:ind w:left="106"/>
              <w:rPr>
                <w:rFonts w:cs="Calibri"/>
                <w:szCs w:val="20"/>
              </w:rPr>
            </w:pPr>
            <w:r w:rsidRPr="00D5163E">
              <w:rPr>
                <w:rFonts w:cs="Calibri"/>
                <w:szCs w:val="20"/>
              </w:rPr>
              <w:t>Project Preparation Grant</w:t>
            </w:r>
          </w:p>
        </w:tc>
      </w:tr>
      <w:tr w:rsidR="00F20D72" w:rsidRPr="00D5163E" w14:paraId="21BDCF00" w14:textId="77777777" w:rsidTr="00E16A63">
        <w:trPr>
          <w:jc w:val="center"/>
        </w:trPr>
        <w:tc>
          <w:tcPr>
            <w:tcW w:w="1701" w:type="dxa"/>
          </w:tcPr>
          <w:p w14:paraId="4FD9A0B4" w14:textId="77777777" w:rsidR="00F20D72" w:rsidRPr="00D5163E" w:rsidRDefault="00F20D72" w:rsidP="002C2489">
            <w:pPr>
              <w:rPr>
                <w:rFonts w:cs="Calibri"/>
                <w:szCs w:val="20"/>
              </w:rPr>
            </w:pPr>
            <w:r w:rsidRPr="00D5163E">
              <w:rPr>
                <w:rFonts w:cs="Calibri"/>
                <w:szCs w:val="20"/>
              </w:rPr>
              <w:t>PPP</w:t>
            </w:r>
          </w:p>
        </w:tc>
        <w:tc>
          <w:tcPr>
            <w:tcW w:w="6822" w:type="dxa"/>
            <w:vAlign w:val="center"/>
          </w:tcPr>
          <w:p w14:paraId="6AF70669" w14:textId="77777777" w:rsidR="00F20D72" w:rsidRPr="00D5163E" w:rsidRDefault="00F20D72" w:rsidP="007E081C">
            <w:pPr>
              <w:ind w:left="106"/>
              <w:rPr>
                <w:rFonts w:cs="Calibri"/>
                <w:szCs w:val="20"/>
              </w:rPr>
            </w:pPr>
            <w:r w:rsidRPr="00D5163E">
              <w:rPr>
                <w:rFonts w:cs="Calibri"/>
                <w:szCs w:val="20"/>
              </w:rPr>
              <w:t>Public-Private Partnership</w:t>
            </w:r>
          </w:p>
        </w:tc>
      </w:tr>
      <w:tr w:rsidR="00F20D72" w:rsidRPr="00D5163E" w14:paraId="7D84FD53" w14:textId="77777777" w:rsidTr="00E16A63">
        <w:trPr>
          <w:jc w:val="center"/>
        </w:trPr>
        <w:tc>
          <w:tcPr>
            <w:tcW w:w="1701" w:type="dxa"/>
          </w:tcPr>
          <w:p w14:paraId="09BAF936" w14:textId="77777777" w:rsidR="00F20D72" w:rsidRPr="00D5163E" w:rsidRDefault="00F20D72" w:rsidP="002C2489">
            <w:pPr>
              <w:rPr>
                <w:rFonts w:cs="Calibri"/>
                <w:i/>
                <w:szCs w:val="20"/>
              </w:rPr>
            </w:pPr>
            <w:r w:rsidRPr="00D5163E">
              <w:rPr>
                <w:rFonts w:cs="Calibri"/>
                <w:i/>
                <w:szCs w:val="20"/>
              </w:rPr>
              <w:t>PT SMI</w:t>
            </w:r>
          </w:p>
        </w:tc>
        <w:tc>
          <w:tcPr>
            <w:tcW w:w="6822" w:type="dxa"/>
            <w:vAlign w:val="center"/>
          </w:tcPr>
          <w:p w14:paraId="64F747A9" w14:textId="77777777" w:rsidR="00F20D72" w:rsidRPr="00D5163E" w:rsidRDefault="00F20D72" w:rsidP="007E081C">
            <w:pPr>
              <w:ind w:left="106"/>
              <w:rPr>
                <w:rFonts w:cs="Calibri"/>
                <w:i/>
                <w:color w:val="000000"/>
                <w:szCs w:val="20"/>
                <w:lang w:val="sv-SE"/>
              </w:rPr>
            </w:pPr>
            <w:r w:rsidRPr="00D5163E">
              <w:rPr>
                <w:rStyle w:val="Emphasis"/>
                <w:rFonts w:cs="Calibri"/>
                <w:szCs w:val="20"/>
                <w:lang w:val="sv-SE"/>
              </w:rPr>
              <w:t>PT Sarana Multi Infrastruktur</w:t>
            </w:r>
            <w:r w:rsidRPr="00D5163E">
              <w:rPr>
                <w:rStyle w:val="st"/>
                <w:rFonts w:cs="Calibri"/>
                <w:szCs w:val="20"/>
                <w:lang w:val="sv-SE"/>
              </w:rPr>
              <w:t xml:space="preserve"> - Persero</w:t>
            </w:r>
            <w:r w:rsidRPr="00D5163E">
              <w:rPr>
                <w:rFonts w:eastAsia="Times New Roman" w:cs="Calibri"/>
                <w:bCs/>
                <w:szCs w:val="20"/>
                <w:lang w:val="sv-SE"/>
              </w:rPr>
              <w:t xml:space="preserve"> (PT SMI)</w:t>
            </w:r>
          </w:p>
        </w:tc>
      </w:tr>
      <w:tr w:rsidR="00F20D72" w:rsidRPr="00D5163E" w14:paraId="756E42A2" w14:textId="77777777" w:rsidTr="00E16A63">
        <w:trPr>
          <w:jc w:val="center"/>
        </w:trPr>
        <w:tc>
          <w:tcPr>
            <w:tcW w:w="1701" w:type="dxa"/>
            <w:shd w:val="clear" w:color="auto" w:fill="FFFFFF"/>
            <w:vAlign w:val="center"/>
          </w:tcPr>
          <w:p w14:paraId="71F75EAC" w14:textId="77777777" w:rsidR="00F20D72" w:rsidRPr="00D5163E" w:rsidRDefault="00F20D72" w:rsidP="002C2489">
            <w:pPr>
              <w:pStyle w:val="nomal"/>
              <w:jc w:val="both"/>
              <w:rPr>
                <w:rFonts w:ascii="Calibri" w:hAnsi="Calibri" w:cs="Calibri"/>
                <w:sz w:val="20"/>
                <w:szCs w:val="20"/>
                <w:lang w:val="en-US"/>
              </w:rPr>
            </w:pPr>
            <w:r w:rsidRPr="00D5163E">
              <w:rPr>
                <w:rFonts w:ascii="Calibri" w:hAnsi="Calibri" w:cs="Calibri"/>
                <w:i/>
                <w:sz w:val="20"/>
                <w:szCs w:val="20"/>
                <w:lang w:val="en-US"/>
              </w:rPr>
              <w:t>RAD-GRK</w:t>
            </w:r>
          </w:p>
        </w:tc>
        <w:tc>
          <w:tcPr>
            <w:tcW w:w="6822" w:type="dxa"/>
            <w:shd w:val="clear" w:color="auto" w:fill="FFFFFF"/>
            <w:vAlign w:val="center"/>
          </w:tcPr>
          <w:p w14:paraId="39F7E08D" w14:textId="77777777" w:rsidR="00F20D72" w:rsidRPr="00D5163E" w:rsidRDefault="00F20D72" w:rsidP="007E081C">
            <w:pPr>
              <w:pStyle w:val="nomal"/>
              <w:ind w:left="106"/>
              <w:jc w:val="both"/>
              <w:rPr>
                <w:rFonts w:ascii="Calibri" w:hAnsi="Calibri" w:cs="Calibri"/>
                <w:i/>
                <w:sz w:val="20"/>
                <w:szCs w:val="20"/>
                <w:lang w:val="en-US"/>
              </w:rPr>
            </w:pPr>
            <w:r w:rsidRPr="00D5163E">
              <w:rPr>
                <w:rFonts w:ascii="Calibri" w:hAnsi="Calibri" w:cs="Calibri"/>
                <w:sz w:val="20"/>
                <w:szCs w:val="20"/>
                <w:lang w:val="en-US"/>
              </w:rPr>
              <w:t xml:space="preserve">Local Action Plan for Greenhouse Gas Emission Reduction  as a supplement to </w:t>
            </w:r>
            <w:r w:rsidRPr="00D5163E">
              <w:rPr>
                <w:rFonts w:ascii="Calibri" w:hAnsi="Calibri" w:cs="Calibri"/>
                <w:i/>
                <w:sz w:val="20"/>
                <w:szCs w:val="20"/>
                <w:lang w:val="en-US"/>
              </w:rPr>
              <w:t>RAN-GRK</w:t>
            </w:r>
          </w:p>
        </w:tc>
      </w:tr>
      <w:tr w:rsidR="00F20D72" w:rsidRPr="00D5163E" w14:paraId="737B60CF" w14:textId="77777777" w:rsidTr="00E16A63">
        <w:trPr>
          <w:jc w:val="center"/>
        </w:trPr>
        <w:tc>
          <w:tcPr>
            <w:tcW w:w="1701" w:type="dxa"/>
            <w:shd w:val="clear" w:color="auto" w:fill="FFFFFF"/>
            <w:vAlign w:val="center"/>
          </w:tcPr>
          <w:p w14:paraId="21FF30A6" w14:textId="77777777" w:rsidR="00F20D72" w:rsidRPr="00D5163E" w:rsidRDefault="00F20D72" w:rsidP="002C2489">
            <w:pPr>
              <w:pStyle w:val="nomal"/>
              <w:jc w:val="both"/>
              <w:rPr>
                <w:rFonts w:ascii="Calibri" w:hAnsi="Calibri" w:cs="Calibri"/>
                <w:i/>
                <w:sz w:val="20"/>
                <w:szCs w:val="20"/>
                <w:lang w:val="en-US"/>
              </w:rPr>
            </w:pPr>
            <w:r w:rsidRPr="00D5163E">
              <w:rPr>
                <w:rFonts w:ascii="Calibri" w:hAnsi="Calibri" w:cs="Calibri"/>
                <w:i/>
                <w:sz w:val="20"/>
                <w:szCs w:val="20"/>
                <w:lang w:val="en-US"/>
              </w:rPr>
              <w:t xml:space="preserve">RAN-GRK </w:t>
            </w:r>
          </w:p>
        </w:tc>
        <w:tc>
          <w:tcPr>
            <w:tcW w:w="6822" w:type="dxa"/>
            <w:shd w:val="clear" w:color="auto" w:fill="FFFFFF"/>
            <w:vAlign w:val="center"/>
          </w:tcPr>
          <w:p w14:paraId="55FA0414" w14:textId="77777777" w:rsidR="00F20D72" w:rsidRPr="00D5163E" w:rsidRDefault="00F20D72" w:rsidP="007E081C">
            <w:pPr>
              <w:pStyle w:val="nomal"/>
              <w:ind w:left="106"/>
              <w:jc w:val="both"/>
              <w:rPr>
                <w:rFonts w:ascii="Calibri" w:hAnsi="Calibri" w:cs="Calibri"/>
                <w:sz w:val="20"/>
                <w:szCs w:val="20"/>
                <w:lang w:val="en-US"/>
              </w:rPr>
            </w:pPr>
            <w:r w:rsidRPr="00D5163E">
              <w:rPr>
                <w:rFonts w:ascii="Calibri" w:hAnsi="Calibri" w:cs="Calibri"/>
                <w:i/>
                <w:sz w:val="20"/>
                <w:szCs w:val="20"/>
                <w:lang w:val="en-US"/>
              </w:rPr>
              <w:t>Rencana Aksi Nasional Penurunan Emisi Gas Rumah Kaca</w:t>
            </w:r>
            <w:r w:rsidRPr="00D5163E">
              <w:rPr>
                <w:rFonts w:ascii="Calibri" w:hAnsi="Calibri" w:cs="Calibri"/>
                <w:sz w:val="20"/>
                <w:szCs w:val="20"/>
                <w:lang w:val="en-US"/>
              </w:rPr>
              <w:t xml:space="preserve"> (National Action Plan to Reduce Greenhouse Gases Emission)</w:t>
            </w:r>
          </w:p>
        </w:tc>
      </w:tr>
      <w:tr w:rsidR="00F20D72" w:rsidRPr="00D5163E" w14:paraId="207D1A54" w14:textId="77777777" w:rsidTr="00E16A63">
        <w:trPr>
          <w:jc w:val="center"/>
        </w:trPr>
        <w:tc>
          <w:tcPr>
            <w:tcW w:w="1701" w:type="dxa"/>
          </w:tcPr>
          <w:p w14:paraId="5F3DD477" w14:textId="77777777" w:rsidR="00F20D72" w:rsidRPr="00D5163E" w:rsidRDefault="00F20D72" w:rsidP="002C2489">
            <w:pPr>
              <w:rPr>
                <w:rFonts w:cs="Calibri"/>
                <w:szCs w:val="20"/>
              </w:rPr>
            </w:pPr>
            <w:r w:rsidRPr="00D5163E">
              <w:rPr>
                <w:rFonts w:cs="Calibri"/>
                <w:szCs w:val="20"/>
              </w:rPr>
              <w:t>SDGs</w:t>
            </w:r>
          </w:p>
        </w:tc>
        <w:tc>
          <w:tcPr>
            <w:tcW w:w="6822" w:type="dxa"/>
            <w:vAlign w:val="center"/>
          </w:tcPr>
          <w:p w14:paraId="620CCF64" w14:textId="77777777" w:rsidR="00F20D72" w:rsidRPr="00D5163E" w:rsidRDefault="00F20D72" w:rsidP="007E081C">
            <w:pPr>
              <w:ind w:left="106"/>
              <w:rPr>
                <w:rFonts w:cs="Calibri"/>
                <w:szCs w:val="20"/>
              </w:rPr>
            </w:pPr>
            <w:r w:rsidRPr="00D5163E">
              <w:rPr>
                <w:rFonts w:cs="Calibri"/>
                <w:szCs w:val="20"/>
              </w:rPr>
              <w:t>Sustainable Development Goals</w:t>
            </w:r>
          </w:p>
        </w:tc>
      </w:tr>
      <w:tr w:rsidR="00F20D72" w:rsidRPr="00D5163E" w14:paraId="2D7CBFE0" w14:textId="77777777" w:rsidTr="00E16A63">
        <w:trPr>
          <w:jc w:val="center"/>
        </w:trPr>
        <w:tc>
          <w:tcPr>
            <w:tcW w:w="1701" w:type="dxa"/>
          </w:tcPr>
          <w:p w14:paraId="7A67CAAD" w14:textId="77777777" w:rsidR="00F20D72" w:rsidRPr="00D5163E" w:rsidRDefault="00F20D72" w:rsidP="002C2489">
            <w:pPr>
              <w:rPr>
                <w:rFonts w:cs="Calibri"/>
                <w:szCs w:val="20"/>
              </w:rPr>
            </w:pPr>
            <w:r w:rsidRPr="00D5163E">
              <w:rPr>
                <w:rFonts w:cs="Calibri"/>
                <w:szCs w:val="20"/>
              </w:rPr>
              <w:t>SE4ALL</w:t>
            </w:r>
          </w:p>
        </w:tc>
        <w:tc>
          <w:tcPr>
            <w:tcW w:w="6822" w:type="dxa"/>
            <w:vAlign w:val="center"/>
          </w:tcPr>
          <w:p w14:paraId="7AD73798" w14:textId="77777777" w:rsidR="00F20D72" w:rsidRPr="00D5163E" w:rsidRDefault="00F20D72" w:rsidP="007E081C">
            <w:pPr>
              <w:ind w:left="106"/>
              <w:rPr>
                <w:rStyle w:val="Emphasis"/>
                <w:rFonts w:cs="Calibri"/>
                <w:i w:val="0"/>
                <w:szCs w:val="20"/>
              </w:rPr>
            </w:pPr>
            <w:r w:rsidRPr="00D5163E">
              <w:rPr>
                <w:rStyle w:val="Emphasis"/>
                <w:rFonts w:cs="Calibri"/>
                <w:i w:val="0"/>
                <w:szCs w:val="20"/>
              </w:rPr>
              <w:t>Sustainable Energy for All</w:t>
            </w:r>
          </w:p>
        </w:tc>
      </w:tr>
      <w:tr w:rsidR="00F20D72" w:rsidRPr="00D5163E" w14:paraId="7EA92AB4" w14:textId="77777777" w:rsidTr="00E16A63">
        <w:trPr>
          <w:jc w:val="center"/>
        </w:trPr>
        <w:tc>
          <w:tcPr>
            <w:tcW w:w="1701" w:type="dxa"/>
          </w:tcPr>
          <w:p w14:paraId="25D9BF61" w14:textId="77777777" w:rsidR="00F20D72" w:rsidRPr="00D5163E" w:rsidRDefault="00F20D72" w:rsidP="002C2489">
            <w:pPr>
              <w:rPr>
                <w:rFonts w:cs="Calibri"/>
                <w:i/>
                <w:szCs w:val="20"/>
              </w:rPr>
            </w:pPr>
            <w:r w:rsidRPr="00D5163E">
              <w:rPr>
                <w:rFonts w:cs="Calibri"/>
                <w:i/>
                <w:szCs w:val="20"/>
              </w:rPr>
              <w:t>SNI</w:t>
            </w:r>
          </w:p>
        </w:tc>
        <w:tc>
          <w:tcPr>
            <w:tcW w:w="6822" w:type="dxa"/>
            <w:vAlign w:val="center"/>
          </w:tcPr>
          <w:p w14:paraId="2D8FBF43" w14:textId="77777777" w:rsidR="00F20D72" w:rsidRPr="00D5163E" w:rsidRDefault="00F20D72" w:rsidP="007E081C">
            <w:pPr>
              <w:ind w:left="106"/>
              <w:rPr>
                <w:rFonts w:cs="Calibri"/>
                <w:szCs w:val="20"/>
              </w:rPr>
            </w:pPr>
            <w:r w:rsidRPr="00D5163E">
              <w:rPr>
                <w:rFonts w:cs="Calibri"/>
                <w:i/>
                <w:szCs w:val="20"/>
              </w:rPr>
              <w:t>Standar Nasional Indonesia</w:t>
            </w:r>
            <w:r w:rsidRPr="00D5163E">
              <w:rPr>
                <w:rFonts w:cs="Calibri"/>
                <w:szCs w:val="20"/>
              </w:rPr>
              <w:t xml:space="preserve"> (Indonesia National Standard)</w:t>
            </w:r>
          </w:p>
        </w:tc>
      </w:tr>
      <w:tr w:rsidR="00F20D72" w:rsidRPr="00D5163E" w14:paraId="7CBA8272" w14:textId="77777777" w:rsidTr="00E16A63">
        <w:trPr>
          <w:jc w:val="center"/>
        </w:trPr>
        <w:tc>
          <w:tcPr>
            <w:tcW w:w="1701" w:type="dxa"/>
          </w:tcPr>
          <w:p w14:paraId="3AD83287" w14:textId="77777777" w:rsidR="00F20D72" w:rsidRPr="00D5163E" w:rsidRDefault="00F20D72" w:rsidP="002C2489">
            <w:pPr>
              <w:rPr>
                <w:rFonts w:cs="Calibri"/>
                <w:szCs w:val="20"/>
              </w:rPr>
            </w:pPr>
            <w:r w:rsidRPr="00D5163E">
              <w:rPr>
                <w:rFonts w:cs="Calibri"/>
                <w:szCs w:val="20"/>
              </w:rPr>
              <w:t>STAP</w:t>
            </w:r>
          </w:p>
        </w:tc>
        <w:tc>
          <w:tcPr>
            <w:tcW w:w="6822" w:type="dxa"/>
            <w:vAlign w:val="center"/>
          </w:tcPr>
          <w:p w14:paraId="1317378B" w14:textId="77777777" w:rsidR="00F20D72" w:rsidRPr="00D5163E" w:rsidRDefault="00F20D72" w:rsidP="007E081C">
            <w:pPr>
              <w:ind w:left="106"/>
              <w:rPr>
                <w:rFonts w:cs="Calibri"/>
                <w:szCs w:val="20"/>
              </w:rPr>
            </w:pPr>
            <w:r w:rsidRPr="00D5163E">
              <w:rPr>
                <w:rFonts w:cs="Calibri"/>
                <w:szCs w:val="20"/>
              </w:rPr>
              <w:t>GEF Scientific Technical Advisory Panel</w:t>
            </w:r>
          </w:p>
        </w:tc>
      </w:tr>
      <w:tr w:rsidR="00F20D72" w:rsidRPr="00D5163E" w14:paraId="044C00EB" w14:textId="77777777" w:rsidTr="00E16A63">
        <w:trPr>
          <w:jc w:val="center"/>
        </w:trPr>
        <w:tc>
          <w:tcPr>
            <w:tcW w:w="1701" w:type="dxa"/>
          </w:tcPr>
          <w:p w14:paraId="1A2B3D09" w14:textId="77777777" w:rsidR="00F20D72" w:rsidRPr="00D5163E" w:rsidRDefault="00F20D72" w:rsidP="002C2489">
            <w:pPr>
              <w:rPr>
                <w:rFonts w:cs="Calibri"/>
                <w:i/>
                <w:szCs w:val="20"/>
              </w:rPr>
            </w:pPr>
            <w:r w:rsidRPr="00D5163E">
              <w:rPr>
                <w:rFonts w:cs="Calibri"/>
                <w:i/>
                <w:szCs w:val="20"/>
              </w:rPr>
              <w:t>TKDN</w:t>
            </w:r>
          </w:p>
        </w:tc>
        <w:tc>
          <w:tcPr>
            <w:tcW w:w="6822" w:type="dxa"/>
            <w:vAlign w:val="center"/>
          </w:tcPr>
          <w:p w14:paraId="07D15239" w14:textId="77777777" w:rsidR="00F20D72" w:rsidRPr="00D5163E" w:rsidRDefault="00F20D72" w:rsidP="007E081C">
            <w:pPr>
              <w:ind w:left="106"/>
              <w:rPr>
                <w:rFonts w:cs="Calibri"/>
                <w:szCs w:val="20"/>
                <w:lang w:val="sv-SE"/>
              </w:rPr>
            </w:pPr>
            <w:r w:rsidRPr="00D5163E">
              <w:rPr>
                <w:rFonts w:cs="Calibri"/>
                <w:i/>
                <w:szCs w:val="20"/>
                <w:lang w:val="sv-SE"/>
              </w:rPr>
              <w:t>Tingkat Kandungan Dalam Negeri</w:t>
            </w:r>
            <w:r w:rsidRPr="00D5163E">
              <w:rPr>
                <w:rFonts w:cs="Calibri"/>
                <w:szCs w:val="20"/>
                <w:lang w:val="sv-SE"/>
              </w:rPr>
              <w:t xml:space="preserve"> (Local Content level)</w:t>
            </w:r>
          </w:p>
        </w:tc>
      </w:tr>
      <w:tr w:rsidR="00F20D72" w:rsidRPr="00D5163E" w14:paraId="04E0B8DB" w14:textId="77777777" w:rsidTr="00E16A63">
        <w:trPr>
          <w:jc w:val="center"/>
        </w:trPr>
        <w:tc>
          <w:tcPr>
            <w:tcW w:w="1701" w:type="dxa"/>
          </w:tcPr>
          <w:p w14:paraId="72CBF14A" w14:textId="77777777" w:rsidR="00F20D72" w:rsidRPr="00D5163E" w:rsidRDefault="00F20D72" w:rsidP="002C2489">
            <w:pPr>
              <w:rPr>
                <w:rFonts w:cs="Calibri"/>
                <w:szCs w:val="20"/>
              </w:rPr>
            </w:pPr>
            <w:r w:rsidRPr="00D5163E">
              <w:rPr>
                <w:rFonts w:cs="Calibri"/>
                <w:szCs w:val="20"/>
              </w:rPr>
              <w:t>TWh</w:t>
            </w:r>
          </w:p>
        </w:tc>
        <w:tc>
          <w:tcPr>
            <w:tcW w:w="6822" w:type="dxa"/>
            <w:vAlign w:val="center"/>
          </w:tcPr>
          <w:p w14:paraId="14F48D63" w14:textId="15B7910B" w:rsidR="00F20D72" w:rsidRPr="00D5163E" w:rsidRDefault="00F20D72" w:rsidP="007E081C">
            <w:pPr>
              <w:ind w:left="106"/>
              <w:rPr>
                <w:rFonts w:cs="Calibri"/>
                <w:szCs w:val="20"/>
              </w:rPr>
            </w:pPr>
            <w:r w:rsidRPr="00D5163E">
              <w:rPr>
                <w:rFonts w:cs="Calibri"/>
                <w:szCs w:val="20"/>
              </w:rPr>
              <w:t>Terawatt</w:t>
            </w:r>
            <w:r w:rsidR="004C3EA0" w:rsidRPr="00D5163E">
              <w:rPr>
                <w:rFonts w:cs="Calibri"/>
                <w:szCs w:val="20"/>
              </w:rPr>
              <w:t>-</w:t>
            </w:r>
            <w:r w:rsidRPr="00D5163E">
              <w:rPr>
                <w:rFonts w:cs="Calibri"/>
                <w:szCs w:val="20"/>
              </w:rPr>
              <w:t>hour</w:t>
            </w:r>
          </w:p>
        </w:tc>
      </w:tr>
      <w:tr w:rsidR="00F20D72" w:rsidRPr="00D5163E" w14:paraId="6F7435DA" w14:textId="77777777" w:rsidTr="00E16A63">
        <w:trPr>
          <w:jc w:val="center"/>
        </w:trPr>
        <w:tc>
          <w:tcPr>
            <w:tcW w:w="1701" w:type="dxa"/>
          </w:tcPr>
          <w:p w14:paraId="3C204B47" w14:textId="77777777" w:rsidR="00F20D72" w:rsidRPr="00D5163E" w:rsidRDefault="00F20D72" w:rsidP="002C2489">
            <w:pPr>
              <w:rPr>
                <w:rFonts w:cs="Calibri"/>
                <w:szCs w:val="20"/>
              </w:rPr>
            </w:pPr>
            <w:r w:rsidRPr="00D5163E">
              <w:rPr>
                <w:rFonts w:cs="Calibri"/>
                <w:szCs w:val="20"/>
              </w:rPr>
              <w:t>U4E</w:t>
            </w:r>
          </w:p>
        </w:tc>
        <w:tc>
          <w:tcPr>
            <w:tcW w:w="6822" w:type="dxa"/>
            <w:vAlign w:val="center"/>
          </w:tcPr>
          <w:p w14:paraId="3DF4B298" w14:textId="77777777" w:rsidR="00F20D72" w:rsidRPr="00D5163E" w:rsidRDefault="00F20D72" w:rsidP="007E081C">
            <w:pPr>
              <w:ind w:left="106"/>
              <w:rPr>
                <w:rFonts w:cs="Calibri"/>
                <w:szCs w:val="20"/>
              </w:rPr>
            </w:pPr>
            <w:r w:rsidRPr="00D5163E">
              <w:rPr>
                <w:rFonts w:cs="Calibri"/>
                <w:szCs w:val="20"/>
              </w:rPr>
              <w:t>United for Efficiency</w:t>
            </w:r>
          </w:p>
        </w:tc>
      </w:tr>
      <w:tr w:rsidR="00F20D72" w:rsidRPr="00D5163E" w14:paraId="4A19A161" w14:textId="77777777" w:rsidTr="00E16A63">
        <w:trPr>
          <w:jc w:val="center"/>
        </w:trPr>
        <w:tc>
          <w:tcPr>
            <w:tcW w:w="1701" w:type="dxa"/>
          </w:tcPr>
          <w:p w14:paraId="5842D4B8" w14:textId="77777777" w:rsidR="00F20D72" w:rsidRPr="00D5163E" w:rsidRDefault="00F20D72" w:rsidP="002C2489">
            <w:pPr>
              <w:pStyle w:val="NoSpacing"/>
              <w:jc w:val="both"/>
              <w:rPr>
                <w:rFonts w:ascii="Calibri" w:hAnsi="Calibri" w:cs="Calibri"/>
                <w:sz w:val="20"/>
                <w:szCs w:val="20"/>
              </w:rPr>
            </w:pPr>
            <w:r w:rsidRPr="00D5163E">
              <w:rPr>
                <w:rFonts w:ascii="Calibri" w:hAnsi="Calibri" w:cs="Calibri"/>
                <w:sz w:val="20"/>
                <w:szCs w:val="20"/>
              </w:rPr>
              <w:t>UNDP-GEF</w:t>
            </w:r>
          </w:p>
        </w:tc>
        <w:tc>
          <w:tcPr>
            <w:tcW w:w="6822" w:type="dxa"/>
            <w:vAlign w:val="center"/>
          </w:tcPr>
          <w:p w14:paraId="16E77FAC" w14:textId="77777777" w:rsidR="00F20D72" w:rsidRPr="00D5163E" w:rsidRDefault="00F20D72" w:rsidP="007E081C">
            <w:pPr>
              <w:pStyle w:val="NoSpacing"/>
              <w:ind w:left="106"/>
              <w:jc w:val="both"/>
              <w:rPr>
                <w:rFonts w:ascii="Calibri" w:hAnsi="Calibri" w:cs="Calibri"/>
                <w:sz w:val="20"/>
                <w:szCs w:val="20"/>
              </w:rPr>
            </w:pPr>
            <w:r w:rsidRPr="00D5163E">
              <w:rPr>
                <w:rFonts w:ascii="Calibri" w:hAnsi="Calibri" w:cs="Calibri"/>
                <w:sz w:val="20"/>
                <w:szCs w:val="20"/>
              </w:rPr>
              <w:t>UNDP Global Environmental Finance Unit</w:t>
            </w:r>
          </w:p>
        </w:tc>
      </w:tr>
      <w:tr w:rsidR="00F20D72" w:rsidRPr="00D5163E" w14:paraId="74A5F85D" w14:textId="77777777" w:rsidTr="00E16A63">
        <w:trPr>
          <w:jc w:val="center"/>
        </w:trPr>
        <w:tc>
          <w:tcPr>
            <w:tcW w:w="1701" w:type="dxa"/>
          </w:tcPr>
          <w:p w14:paraId="5450F368" w14:textId="3A7EBD9C" w:rsidR="00F20D72" w:rsidRPr="00D5163E" w:rsidRDefault="002C5619" w:rsidP="002C2489">
            <w:pPr>
              <w:rPr>
                <w:rFonts w:cs="Calibri"/>
                <w:szCs w:val="20"/>
              </w:rPr>
            </w:pPr>
            <w:r>
              <w:rPr>
                <w:rFonts w:cs="Calibri"/>
                <w:szCs w:val="20"/>
              </w:rPr>
              <w:t>UNEP</w:t>
            </w:r>
            <w:r w:rsidR="00F95890">
              <w:rPr>
                <w:rFonts w:cs="Calibri"/>
                <w:szCs w:val="20"/>
              </w:rPr>
              <w:t xml:space="preserve"> </w:t>
            </w:r>
          </w:p>
        </w:tc>
        <w:tc>
          <w:tcPr>
            <w:tcW w:w="6822" w:type="dxa"/>
            <w:vAlign w:val="center"/>
          </w:tcPr>
          <w:p w14:paraId="4096CF92" w14:textId="2B3CEB4E" w:rsidR="00F20D72" w:rsidRPr="00D5163E" w:rsidRDefault="00F20D72" w:rsidP="007E081C">
            <w:pPr>
              <w:ind w:left="106"/>
              <w:rPr>
                <w:rFonts w:cs="Calibri"/>
                <w:szCs w:val="20"/>
              </w:rPr>
            </w:pPr>
            <w:r w:rsidRPr="00D5163E">
              <w:rPr>
                <w:rFonts w:cs="Calibri"/>
                <w:szCs w:val="20"/>
              </w:rPr>
              <w:t xml:space="preserve">United Nations Environment Program </w:t>
            </w:r>
          </w:p>
        </w:tc>
      </w:tr>
      <w:tr w:rsidR="00F20D72" w:rsidRPr="00D5163E" w14:paraId="29718562" w14:textId="77777777" w:rsidTr="00E16A63">
        <w:trPr>
          <w:jc w:val="center"/>
        </w:trPr>
        <w:tc>
          <w:tcPr>
            <w:tcW w:w="1701" w:type="dxa"/>
          </w:tcPr>
          <w:p w14:paraId="1E36104F" w14:textId="77777777" w:rsidR="00F20D72" w:rsidRPr="00D5163E" w:rsidRDefault="00F20D72" w:rsidP="002C2489">
            <w:pPr>
              <w:pStyle w:val="NoSpacing"/>
              <w:jc w:val="both"/>
              <w:rPr>
                <w:rFonts w:ascii="Calibri" w:hAnsi="Calibri" w:cs="Calibri"/>
                <w:sz w:val="20"/>
                <w:szCs w:val="20"/>
              </w:rPr>
            </w:pPr>
            <w:r w:rsidRPr="00D5163E">
              <w:rPr>
                <w:rFonts w:ascii="Calibri" w:hAnsi="Calibri" w:cs="Calibri"/>
                <w:iCs/>
                <w:sz w:val="20"/>
                <w:szCs w:val="20"/>
              </w:rPr>
              <w:t>USAID</w:t>
            </w:r>
          </w:p>
        </w:tc>
        <w:tc>
          <w:tcPr>
            <w:tcW w:w="6822" w:type="dxa"/>
            <w:vAlign w:val="center"/>
          </w:tcPr>
          <w:p w14:paraId="1B1C583B" w14:textId="77777777" w:rsidR="00F20D72" w:rsidRPr="00D5163E" w:rsidRDefault="00F20D72" w:rsidP="007E081C">
            <w:pPr>
              <w:pStyle w:val="NoSpacing"/>
              <w:ind w:left="106"/>
              <w:jc w:val="both"/>
              <w:rPr>
                <w:rFonts w:ascii="Calibri" w:hAnsi="Calibri" w:cs="Calibri"/>
                <w:sz w:val="20"/>
                <w:szCs w:val="20"/>
              </w:rPr>
            </w:pPr>
            <w:r w:rsidRPr="00D5163E">
              <w:rPr>
                <w:rFonts w:ascii="Calibri" w:hAnsi="Calibri" w:cs="Calibri"/>
                <w:sz w:val="20"/>
                <w:szCs w:val="20"/>
              </w:rPr>
              <w:t>United States Agency for International Development</w:t>
            </w:r>
          </w:p>
        </w:tc>
      </w:tr>
    </w:tbl>
    <w:p w14:paraId="508D1703" w14:textId="77777777" w:rsidR="005621F7" w:rsidRPr="00D5163E" w:rsidRDefault="00222B73" w:rsidP="002C2489">
      <w:pPr>
        <w:tabs>
          <w:tab w:val="left" w:pos="450"/>
        </w:tabs>
        <w:spacing w:after="0"/>
        <w:ind w:left="450" w:hanging="90"/>
        <w:rPr>
          <w:rFonts w:cs="Arial"/>
          <w:b/>
          <w:szCs w:val="20"/>
        </w:rPr>
      </w:pPr>
      <w:r w:rsidRPr="00D5163E">
        <w:rPr>
          <w:rFonts w:cs="Arial"/>
          <w:b/>
          <w:szCs w:val="20"/>
        </w:rPr>
        <w:t>*</w:t>
      </w:r>
      <w:r w:rsidRPr="00D5163E">
        <w:rPr>
          <w:rFonts w:cs="Arial"/>
          <w:i/>
          <w:szCs w:val="20"/>
        </w:rPr>
        <w:t xml:space="preserve">Italicized </w:t>
      </w:r>
      <w:r w:rsidRPr="00D5163E">
        <w:rPr>
          <w:rFonts w:cs="Arial"/>
          <w:szCs w:val="20"/>
        </w:rPr>
        <w:t xml:space="preserve">abbreviations/acronyms </w:t>
      </w:r>
      <w:r w:rsidR="00922DF8" w:rsidRPr="00D5163E">
        <w:rPr>
          <w:rFonts w:cs="Arial"/>
          <w:szCs w:val="20"/>
        </w:rPr>
        <w:t xml:space="preserve">and titles </w:t>
      </w:r>
      <w:r w:rsidRPr="00D5163E">
        <w:rPr>
          <w:rFonts w:cs="Arial"/>
          <w:szCs w:val="20"/>
        </w:rPr>
        <w:t>are from Indonesian titles</w:t>
      </w:r>
      <w:r w:rsidR="00922DF8" w:rsidRPr="00D5163E">
        <w:rPr>
          <w:rFonts w:cs="Arial"/>
          <w:szCs w:val="20"/>
        </w:rPr>
        <w:t xml:space="preserve"> with their corresponding English title equivalent</w:t>
      </w:r>
    </w:p>
    <w:p w14:paraId="4474C398" w14:textId="77777777" w:rsidR="00B00B17" w:rsidRPr="00D5163E" w:rsidRDefault="00B00B17" w:rsidP="007E081C">
      <w:pPr>
        <w:sectPr w:rsidR="00B00B17" w:rsidRPr="00D5163E" w:rsidSect="000B3D4F">
          <w:pgSz w:w="12240" w:h="15840" w:code="1"/>
          <w:pgMar w:top="1440" w:right="1440" w:bottom="1440" w:left="1440" w:header="720" w:footer="432" w:gutter="0"/>
          <w:cols w:space="708"/>
          <w:titlePg/>
          <w:docGrid w:linePitch="360"/>
        </w:sectPr>
      </w:pPr>
    </w:p>
    <w:p w14:paraId="4FB8A9F4" w14:textId="5E1B3A2B" w:rsidR="00347790" w:rsidRPr="00D5163E" w:rsidRDefault="00347790" w:rsidP="007E081C"/>
    <w:p w14:paraId="7A5CC3A3" w14:textId="77777777" w:rsidR="00D218B7" w:rsidRPr="00D5163E" w:rsidRDefault="008C65EB" w:rsidP="007E081C">
      <w:pPr>
        <w:pStyle w:val="Heading1"/>
        <w:spacing w:before="0" w:after="0" w:line="271" w:lineRule="auto"/>
        <w:rPr>
          <w:rFonts w:ascii="Calibri" w:hAnsi="Calibri"/>
        </w:rPr>
      </w:pPr>
      <w:bookmarkStart w:id="6" w:name="_Toc407785517"/>
      <w:bookmarkStart w:id="7" w:name="_Toc526869203"/>
      <w:r w:rsidRPr="00D5163E">
        <w:rPr>
          <w:rFonts w:ascii="Calibri" w:hAnsi="Calibri"/>
        </w:rPr>
        <w:t xml:space="preserve">Development </w:t>
      </w:r>
      <w:r w:rsidR="00005D48" w:rsidRPr="00D5163E">
        <w:rPr>
          <w:rFonts w:ascii="Calibri" w:hAnsi="Calibri"/>
        </w:rPr>
        <w:t>C</w:t>
      </w:r>
      <w:r w:rsidR="004C3717" w:rsidRPr="00D5163E">
        <w:rPr>
          <w:rFonts w:ascii="Calibri" w:hAnsi="Calibri"/>
        </w:rPr>
        <w:t>hallenge</w:t>
      </w:r>
      <w:bookmarkEnd w:id="6"/>
      <w:bookmarkEnd w:id="7"/>
      <w:r w:rsidR="00A25CCB" w:rsidRPr="00D5163E">
        <w:rPr>
          <w:rFonts w:ascii="Calibri" w:hAnsi="Calibri"/>
        </w:rPr>
        <w:t xml:space="preserve"> </w:t>
      </w:r>
    </w:p>
    <w:p w14:paraId="53CA47CA" w14:textId="77777777" w:rsidR="008D3343" w:rsidRPr="00D5163E" w:rsidRDefault="008D3343" w:rsidP="007E081C">
      <w:pPr>
        <w:spacing w:after="0"/>
        <w:rPr>
          <w:b/>
          <w:i/>
          <w:szCs w:val="20"/>
        </w:rPr>
      </w:pPr>
    </w:p>
    <w:p w14:paraId="1230E8BA" w14:textId="3CD370E1" w:rsidR="000E4F07" w:rsidRPr="00D5163E" w:rsidRDefault="000E4F07" w:rsidP="0077440A">
      <w:pPr>
        <w:pStyle w:val="BodyText1"/>
        <w:rPr>
          <w:rFonts w:asciiTheme="majorHAnsi" w:eastAsia="Calibri" w:hAnsiTheme="majorHAnsi"/>
          <w:b/>
          <w:i/>
          <w:lang w:bidi="en-US"/>
        </w:rPr>
      </w:pPr>
      <w:bookmarkStart w:id="8" w:name="_Toc407010428"/>
      <w:r w:rsidRPr="00D5163E">
        <w:rPr>
          <w:rFonts w:eastAsia="Calibri"/>
          <w:b/>
          <w:lang w:bidi="en-US"/>
        </w:rPr>
        <w:t xml:space="preserve"> </w:t>
      </w:r>
      <w:r w:rsidRPr="00D5163E">
        <w:rPr>
          <w:rFonts w:asciiTheme="majorHAnsi" w:eastAsia="Calibri" w:hAnsiTheme="majorHAnsi"/>
          <w:b/>
          <w:i/>
          <w:lang w:bidi="en-US"/>
        </w:rPr>
        <w:t>Context and Global Significance</w:t>
      </w:r>
      <w:bookmarkEnd w:id="8"/>
    </w:p>
    <w:p w14:paraId="795CE0F6" w14:textId="77777777" w:rsidR="000E4F07" w:rsidRPr="00D5163E" w:rsidRDefault="000E4F07" w:rsidP="007E081C">
      <w:pPr>
        <w:pStyle w:val="ListParagraph"/>
        <w:ind w:left="0"/>
        <w:jc w:val="both"/>
        <w:rPr>
          <w:rFonts w:ascii="Calibri" w:hAnsi="Calibri" w:cs="Calibri"/>
          <w:sz w:val="22"/>
        </w:rPr>
      </w:pPr>
    </w:p>
    <w:p w14:paraId="7B2F42D0" w14:textId="053C91F3" w:rsidR="00922DF8" w:rsidRPr="00D5163E" w:rsidRDefault="00922DF8" w:rsidP="00DD7CE7">
      <w:pPr>
        <w:pStyle w:val="ListParagraph"/>
        <w:numPr>
          <w:ilvl w:val="0"/>
          <w:numId w:val="10"/>
        </w:numPr>
        <w:ind w:left="360"/>
        <w:contextualSpacing/>
        <w:jc w:val="both"/>
        <w:rPr>
          <w:rFonts w:ascii="Calibri" w:hAnsi="Calibri" w:cs="Calibri"/>
          <w:sz w:val="22"/>
          <w:szCs w:val="22"/>
        </w:rPr>
      </w:pPr>
      <w:r w:rsidRPr="00D5163E">
        <w:rPr>
          <w:rFonts w:ascii="Calibri" w:hAnsi="Calibri" w:cs="Calibri"/>
          <w:iCs/>
          <w:sz w:val="22"/>
          <w:szCs w:val="22"/>
        </w:rPr>
        <w:t xml:space="preserve">With a population of over 250 million and a growth rate of over 5.8% in 2013, Indonesia is facing several interconnected problems. The country is witnessing a high growth in its energy demand (7% per year) and the national electrical generation capacity is failing to keep pace, resulting in </w:t>
      </w:r>
      <w:r w:rsidR="00697B07" w:rsidRPr="00D5163E">
        <w:rPr>
          <w:rFonts w:ascii="Calibri" w:hAnsi="Calibri" w:cs="Calibri"/>
          <w:iCs/>
          <w:sz w:val="22"/>
          <w:szCs w:val="22"/>
        </w:rPr>
        <w:t>underserved areas and</w:t>
      </w:r>
      <w:r w:rsidR="00333261" w:rsidRPr="00D5163E">
        <w:rPr>
          <w:rFonts w:ascii="Calibri" w:hAnsi="Calibri" w:cs="Calibri"/>
          <w:iCs/>
          <w:sz w:val="22"/>
          <w:szCs w:val="22"/>
        </w:rPr>
        <w:t xml:space="preserve"> </w:t>
      </w:r>
      <w:r w:rsidRPr="00D5163E">
        <w:rPr>
          <w:rFonts w:ascii="Calibri" w:hAnsi="Calibri" w:cs="Calibri"/>
          <w:iCs/>
          <w:sz w:val="22"/>
          <w:szCs w:val="22"/>
        </w:rPr>
        <w:t>frequent power cuts and brownouts. In 2014, 20% of the population did not have access to electricity, and many others only had restricted supplies. This has a negative impact on entrepreneurship, education, health and safety. In addition, Indonesia’s over-reliance on fossil fuels, which accounts for 71% of the country’s energy mix</w:t>
      </w:r>
      <w:r w:rsidR="00622C18" w:rsidRPr="00D5163E">
        <w:rPr>
          <w:rFonts w:ascii="Calibri" w:hAnsi="Calibri" w:cs="Calibri"/>
          <w:iCs/>
          <w:sz w:val="22"/>
          <w:szCs w:val="22"/>
        </w:rPr>
        <w:t>,</w:t>
      </w:r>
      <w:r w:rsidRPr="00D5163E">
        <w:rPr>
          <w:rFonts w:ascii="Calibri" w:hAnsi="Calibri" w:cs="Calibri"/>
          <w:iCs/>
          <w:sz w:val="22"/>
          <w:szCs w:val="22"/>
        </w:rPr>
        <w:t xml:space="preserve"> results in rising greenhouse gas emissions.</w:t>
      </w:r>
    </w:p>
    <w:p w14:paraId="5F2312BB" w14:textId="77777777" w:rsidR="00922DF8" w:rsidRPr="00D5163E" w:rsidRDefault="00922DF8" w:rsidP="007E081C">
      <w:pPr>
        <w:pStyle w:val="ListParagraph"/>
        <w:ind w:left="360"/>
        <w:contextualSpacing/>
        <w:jc w:val="both"/>
        <w:rPr>
          <w:rFonts w:ascii="Calibri" w:hAnsi="Calibri" w:cs="Calibri"/>
          <w:sz w:val="22"/>
          <w:szCs w:val="22"/>
        </w:rPr>
      </w:pPr>
    </w:p>
    <w:p w14:paraId="5F9282CC" w14:textId="24D0D745" w:rsidR="00037B07" w:rsidRPr="00D5163E" w:rsidRDefault="00376737" w:rsidP="00DD7CE7">
      <w:pPr>
        <w:pStyle w:val="ListParagraph"/>
        <w:numPr>
          <w:ilvl w:val="0"/>
          <w:numId w:val="10"/>
        </w:numPr>
        <w:ind w:left="360"/>
        <w:contextualSpacing/>
        <w:jc w:val="both"/>
        <w:rPr>
          <w:rFonts w:ascii="Calibri" w:hAnsi="Calibri" w:cs="Calibri"/>
          <w:sz w:val="22"/>
          <w:szCs w:val="22"/>
        </w:rPr>
      </w:pPr>
      <w:r w:rsidRPr="00D5163E">
        <w:rPr>
          <w:rFonts w:ascii="Calibri" w:hAnsi="Calibri" w:cs="Calibri"/>
          <w:sz w:val="22"/>
          <w:szCs w:val="22"/>
        </w:rPr>
        <w:t xml:space="preserve">The proliferation of energy efficient and affordable lighting is important to human development because of the </w:t>
      </w:r>
      <w:r w:rsidR="00697B07" w:rsidRPr="00D5163E">
        <w:rPr>
          <w:rFonts w:ascii="Calibri" w:hAnsi="Calibri" w:cs="Calibri"/>
          <w:sz w:val="22"/>
          <w:szCs w:val="22"/>
        </w:rPr>
        <w:t xml:space="preserve">significance </w:t>
      </w:r>
      <w:r w:rsidRPr="00D5163E">
        <w:rPr>
          <w:rFonts w:ascii="Calibri" w:hAnsi="Calibri" w:cs="Calibri"/>
          <w:sz w:val="22"/>
          <w:szCs w:val="22"/>
        </w:rPr>
        <w:t xml:space="preserve">of lighting in the life of </w:t>
      </w:r>
      <w:r w:rsidR="00E239EA" w:rsidRPr="00D5163E">
        <w:rPr>
          <w:rFonts w:ascii="Calibri" w:hAnsi="Calibri" w:cs="Calibri"/>
          <w:sz w:val="22"/>
          <w:szCs w:val="22"/>
        </w:rPr>
        <w:t>women and men</w:t>
      </w:r>
      <w:r w:rsidRPr="00D5163E">
        <w:rPr>
          <w:rFonts w:ascii="Calibri" w:hAnsi="Calibri" w:cs="Calibri"/>
          <w:sz w:val="22"/>
          <w:szCs w:val="22"/>
        </w:rPr>
        <w:t xml:space="preserve">, whether indoor or outdoor in all sectors of the economy. Access to energy efficient lighting (EEL) products and systems is very relevant to national development priorities, global environment and adaptation </w:t>
      </w:r>
      <w:r w:rsidR="00037B07" w:rsidRPr="00D5163E">
        <w:rPr>
          <w:rFonts w:ascii="Calibri" w:hAnsi="Calibri" w:cs="Calibri"/>
          <w:sz w:val="22"/>
          <w:szCs w:val="22"/>
        </w:rPr>
        <w:t>issues. The proposed project responds to</w:t>
      </w:r>
      <w:r w:rsidRPr="00D5163E">
        <w:rPr>
          <w:rFonts w:ascii="Calibri" w:hAnsi="Calibri" w:cs="Calibri"/>
          <w:sz w:val="22"/>
          <w:szCs w:val="22"/>
        </w:rPr>
        <w:t xml:space="preserve"> sustainable development goals (SDGs)</w:t>
      </w:r>
      <w:r w:rsidR="00037B07" w:rsidRPr="00D5163E">
        <w:rPr>
          <w:rFonts w:ascii="Calibri" w:hAnsi="Calibri" w:cs="Calibri"/>
          <w:sz w:val="22"/>
          <w:szCs w:val="22"/>
        </w:rPr>
        <w:t>: #7- affordable and clean energy; #9- Industry, innovation and infrastructure; #11- sustainable cities and communities and #12- Responsible consumption and production.</w:t>
      </w:r>
    </w:p>
    <w:p w14:paraId="12B0B769" w14:textId="77777777" w:rsidR="00376737" w:rsidRPr="00D5163E" w:rsidRDefault="00376737" w:rsidP="007E081C">
      <w:pPr>
        <w:pStyle w:val="ListParagraph"/>
        <w:ind w:left="360"/>
        <w:contextualSpacing/>
        <w:jc w:val="both"/>
        <w:rPr>
          <w:rFonts w:ascii="Calibri" w:hAnsi="Calibri" w:cs="Calibri"/>
          <w:sz w:val="22"/>
          <w:szCs w:val="22"/>
        </w:rPr>
      </w:pPr>
    </w:p>
    <w:p w14:paraId="2078EED2" w14:textId="5B1BDCCF" w:rsidR="00922DF8" w:rsidRPr="00D5163E" w:rsidRDefault="00922DF8" w:rsidP="00DD7CE7">
      <w:pPr>
        <w:pStyle w:val="ListParagraph"/>
        <w:numPr>
          <w:ilvl w:val="0"/>
          <w:numId w:val="10"/>
        </w:numPr>
        <w:ind w:left="360"/>
        <w:contextualSpacing/>
        <w:jc w:val="both"/>
        <w:rPr>
          <w:rFonts w:ascii="Calibri" w:eastAsia="Times New Roman" w:hAnsi="Calibri" w:cs="Calibri"/>
          <w:sz w:val="22"/>
          <w:szCs w:val="22"/>
        </w:rPr>
      </w:pPr>
      <w:r w:rsidRPr="00D5163E">
        <w:rPr>
          <w:rFonts w:ascii="Calibri" w:hAnsi="Calibri" w:cs="Calibri"/>
          <w:i/>
          <w:iCs/>
          <w:sz w:val="22"/>
          <w:szCs w:val="22"/>
        </w:rPr>
        <w:t xml:space="preserve">Government Regulation of the Republic of Indonesia No. 70/2009 on Energy Conservation </w:t>
      </w:r>
      <w:r w:rsidRPr="00D5163E">
        <w:rPr>
          <w:rFonts w:ascii="Calibri" w:hAnsi="Calibri" w:cs="Calibri"/>
          <w:iCs/>
          <w:sz w:val="22"/>
          <w:szCs w:val="22"/>
        </w:rPr>
        <w:t xml:space="preserve">sets the legal basis for introduction of energy efficiency standards and labeling for electronic appliances. The </w:t>
      </w:r>
      <w:r w:rsidRPr="00D5163E">
        <w:rPr>
          <w:rFonts w:ascii="Calibri" w:hAnsi="Calibri" w:cs="Calibri"/>
          <w:sz w:val="22"/>
          <w:szCs w:val="22"/>
        </w:rPr>
        <w:t xml:space="preserve">Ministerial Regulation of the Minister of Energy No.18/2014 came into force in June 2014 and mandates that all compact fluorescent lamps (CFLs) must meet energy efficiency performance standards and must be labeled. The key energy efficiency program of the Ministry includes issuance of energy efficiency regulations, awareness building, energy audits and energy manager program, energy efficiency standards and labeling for appliances and implementation of smart street lighting in cities. </w:t>
      </w:r>
      <w:r w:rsidRPr="00D5163E">
        <w:rPr>
          <w:rFonts w:ascii="Calibri" w:eastAsia="Times New Roman" w:hAnsi="Calibri" w:cs="Calibri"/>
          <w:sz w:val="22"/>
          <w:szCs w:val="22"/>
        </w:rPr>
        <w:t xml:space="preserve">Indonesia is also active in </w:t>
      </w:r>
      <w:r w:rsidR="006D73BC" w:rsidRPr="00D5163E">
        <w:rPr>
          <w:rFonts w:ascii="Calibri" w:eastAsia="Times New Roman" w:hAnsi="Calibri" w:cs="Calibri"/>
          <w:sz w:val="22"/>
          <w:szCs w:val="22"/>
        </w:rPr>
        <w:t>the Associat</w:t>
      </w:r>
      <w:r w:rsidR="001E666A" w:rsidRPr="00D5163E">
        <w:rPr>
          <w:rFonts w:ascii="Calibri" w:eastAsia="Times New Roman" w:hAnsi="Calibri" w:cs="Calibri"/>
          <w:sz w:val="22"/>
          <w:szCs w:val="22"/>
        </w:rPr>
        <w:t xml:space="preserve">ion of South-East Asian Nations </w:t>
      </w:r>
      <w:r w:rsidR="006D73BC" w:rsidRPr="00D5163E">
        <w:rPr>
          <w:rFonts w:ascii="Calibri" w:eastAsia="Times New Roman" w:hAnsi="Calibri" w:cs="Calibri"/>
          <w:sz w:val="22"/>
          <w:szCs w:val="22"/>
        </w:rPr>
        <w:t xml:space="preserve">- </w:t>
      </w:r>
      <w:r w:rsidRPr="00D5163E">
        <w:rPr>
          <w:rFonts w:ascii="Calibri" w:eastAsia="Times New Roman" w:hAnsi="Calibri" w:cs="Calibri"/>
          <w:sz w:val="22"/>
          <w:szCs w:val="22"/>
        </w:rPr>
        <w:t>Standard</w:t>
      </w:r>
      <w:r w:rsidR="006D73BC" w:rsidRPr="00D5163E">
        <w:rPr>
          <w:rFonts w:ascii="Calibri" w:eastAsia="Times New Roman" w:hAnsi="Calibri" w:cs="Calibri"/>
          <w:sz w:val="22"/>
          <w:szCs w:val="22"/>
        </w:rPr>
        <w:t>s</w:t>
      </w:r>
      <w:r w:rsidRPr="00D5163E">
        <w:rPr>
          <w:rFonts w:ascii="Calibri" w:eastAsia="Times New Roman" w:hAnsi="Calibri" w:cs="Calibri"/>
          <w:sz w:val="22"/>
          <w:szCs w:val="22"/>
        </w:rPr>
        <w:t xml:space="preserve"> </w:t>
      </w:r>
      <w:r w:rsidR="006D73BC" w:rsidRPr="00D5163E">
        <w:rPr>
          <w:rFonts w:ascii="Calibri" w:eastAsia="Times New Roman" w:hAnsi="Calibri" w:cs="Calibri"/>
          <w:sz w:val="22"/>
          <w:szCs w:val="22"/>
        </w:rPr>
        <w:t>Harmonization</w:t>
      </w:r>
      <w:r w:rsidRPr="00D5163E">
        <w:rPr>
          <w:rFonts w:ascii="Calibri" w:eastAsia="Times New Roman" w:hAnsi="Calibri" w:cs="Calibri"/>
          <w:sz w:val="22"/>
          <w:szCs w:val="22"/>
        </w:rPr>
        <w:t xml:space="preserve"> Initiative </w:t>
      </w:r>
      <w:r w:rsidR="006D73BC" w:rsidRPr="00D5163E">
        <w:rPr>
          <w:rFonts w:ascii="Calibri" w:eastAsia="Times New Roman" w:hAnsi="Calibri" w:cs="Calibri"/>
          <w:sz w:val="22"/>
          <w:szCs w:val="22"/>
        </w:rPr>
        <w:t>for E</w:t>
      </w:r>
      <w:r w:rsidRPr="00D5163E">
        <w:rPr>
          <w:rFonts w:ascii="Calibri" w:eastAsia="Times New Roman" w:hAnsi="Calibri" w:cs="Calibri"/>
          <w:sz w:val="22"/>
          <w:szCs w:val="22"/>
        </w:rPr>
        <w:t xml:space="preserve">nergy </w:t>
      </w:r>
      <w:r w:rsidR="006D73BC" w:rsidRPr="00D5163E">
        <w:rPr>
          <w:rFonts w:ascii="Calibri" w:eastAsia="Times New Roman" w:hAnsi="Calibri" w:cs="Calibri"/>
          <w:sz w:val="22"/>
          <w:szCs w:val="22"/>
        </w:rPr>
        <w:t xml:space="preserve">Efficiency (ASEAN-SHINE) </w:t>
      </w:r>
      <w:r w:rsidR="002C5B20" w:rsidRPr="00D5163E">
        <w:rPr>
          <w:rFonts w:ascii="Calibri" w:eastAsia="Times New Roman" w:hAnsi="Calibri" w:cs="Calibri"/>
          <w:sz w:val="22"/>
          <w:szCs w:val="22"/>
        </w:rPr>
        <w:t xml:space="preserve">project </w:t>
      </w:r>
      <w:r w:rsidR="006D73BC" w:rsidRPr="00D5163E">
        <w:rPr>
          <w:rFonts w:ascii="Calibri" w:eastAsia="Times New Roman" w:hAnsi="Calibri" w:cs="Calibri"/>
          <w:sz w:val="22"/>
          <w:szCs w:val="22"/>
        </w:rPr>
        <w:t xml:space="preserve">regarding </w:t>
      </w:r>
      <w:r w:rsidRPr="00D5163E">
        <w:rPr>
          <w:rFonts w:ascii="Calibri" w:eastAsia="Times New Roman" w:hAnsi="Calibri" w:cs="Calibri"/>
          <w:sz w:val="22"/>
          <w:szCs w:val="22"/>
        </w:rPr>
        <w:t xml:space="preserve">performance and testing method for air conditioners, which </w:t>
      </w:r>
      <w:r w:rsidR="00C73069" w:rsidRPr="00D5163E">
        <w:rPr>
          <w:rFonts w:ascii="Calibri" w:eastAsia="Times New Roman" w:hAnsi="Calibri" w:cs="Calibri"/>
          <w:sz w:val="22"/>
          <w:szCs w:val="22"/>
        </w:rPr>
        <w:t>soon</w:t>
      </w:r>
      <w:r w:rsidRPr="00D5163E">
        <w:rPr>
          <w:rFonts w:ascii="Calibri" w:eastAsia="Times New Roman" w:hAnsi="Calibri" w:cs="Calibri"/>
          <w:sz w:val="22"/>
          <w:szCs w:val="22"/>
        </w:rPr>
        <w:t xml:space="preserve"> will cover high</w:t>
      </w:r>
      <w:r w:rsidR="00AD55FE">
        <w:rPr>
          <w:rFonts w:ascii="Calibri" w:eastAsia="Times New Roman" w:hAnsi="Calibri" w:cs="Calibri"/>
          <w:sz w:val="22"/>
          <w:szCs w:val="22"/>
        </w:rPr>
        <w:t>-</w:t>
      </w:r>
      <w:r w:rsidRPr="00D5163E">
        <w:rPr>
          <w:rFonts w:ascii="Calibri" w:eastAsia="Times New Roman" w:hAnsi="Calibri" w:cs="Calibri"/>
          <w:sz w:val="22"/>
          <w:szCs w:val="22"/>
        </w:rPr>
        <w:t>efficient lighting</w:t>
      </w:r>
      <w:r w:rsidR="00D7020D" w:rsidRPr="00D5163E">
        <w:rPr>
          <w:rFonts w:ascii="Calibri" w:eastAsia="Times New Roman" w:hAnsi="Calibri" w:cs="Calibri"/>
          <w:sz w:val="22"/>
          <w:szCs w:val="22"/>
        </w:rPr>
        <w:t xml:space="preserve"> as well</w:t>
      </w:r>
      <w:r w:rsidRPr="00D5163E">
        <w:rPr>
          <w:rFonts w:ascii="Calibri" w:eastAsia="Times New Roman" w:hAnsi="Calibri" w:cs="Calibri"/>
          <w:sz w:val="22"/>
          <w:szCs w:val="22"/>
        </w:rPr>
        <w:t xml:space="preserve">. </w:t>
      </w:r>
      <w:r w:rsidRPr="00D5163E">
        <w:rPr>
          <w:rFonts w:ascii="Calibri" w:hAnsi="Calibri" w:cs="Calibri"/>
          <w:sz w:val="22"/>
          <w:szCs w:val="22"/>
        </w:rPr>
        <w:t>The Ministry has set an</w:t>
      </w:r>
      <w:r w:rsidR="00B113D1" w:rsidRPr="00D5163E">
        <w:rPr>
          <w:rFonts w:ascii="Calibri" w:hAnsi="Calibri" w:cs="Calibri"/>
          <w:sz w:val="22"/>
          <w:szCs w:val="22"/>
        </w:rPr>
        <w:t xml:space="preserve"> energy efficiency</w:t>
      </w:r>
      <w:r w:rsidRPr="00D5163E">
        <w:rPr>
          <w:rFonts w:ascii="Calibri" w:hAnsi="Calibri" w:cs="Calibri"/>
          <w:sz w:val="22"/>
          <w:szCs w:val="22"/>
        </w:rPr>
        <w:t xml:space="preserve"> </w:t>
      </w:r>
      <w:r w:rsidR="00B113D1" w:rsidRPr="00D5163E">
        <w:rPr>
          <w:rFonts w:ascii="Calibri" w:hAnsi="Calibri" w:cs="Calibri"/>
          <w:sz w:val="22"/>
          <w:szCs w:val="22"/>
        </w:rPr>
        <w:t>(</w:t>
      </w:r>
      <w:r w:rsidRPr="00D5163E">
        <w:rPr>
          <w:rFonts w:ascii="Calibri" w:hAnsi="Calibri" w:cs="Calibri"/>
          <w:sz w:val="22"/>
          <w:szCs w:val="22"/>
        </w:rPr>
        <w:t>EE</w:t>
      </w:r>
      <w:r w:rsidR="00B113D1" w:rsidRPr="00D5163E">
        <w:rPr>
          <w:rFonts w:ascii="Calibri" w:hAnsi="Calibri" w:cs="Calibri"/>
          <w:sz w:val="22"/>
          <w:szCs w:val="22"/>
        </w:rPr>
        <w:t>)</w:t>
      </w:r>
      <w:r w:rsidRPr="00D5163E">
        <w:rPr>
          <w:rFonts w:ascii="Calibri" w:hAnsi="Calibri" w:cs="Calibri"/>
          <w:sz w:val="22"/>
          <w:szCs w:val="22"/>
        </w:rPr>
        <w:t xml:space="preserve"> target to achieve 1% reduction of energy intensity annually and reduction of GHG emission of 14.71 million tCO</w:t>
      </w:r>
      <w:r w:rsidRPr="00D5163E">
        <w:rPr>
          <w:rFonts w:ascii="Calibri" w:hAnsi="Calibri" w:cs="Calibri"/>
          <w:sz w:val="22"/>
          <w:szCs w:val="22"/>
          <w:vertAlign w:val="subscript"/>
        </w:rPr>
        <w:t>2</w:t>
      </w:r>
      <w:r w:rsidRPr="00D5163E">
        <w:rPr>
          <w:rFonts w:ascii="Calibri" w:hAnsi="Calibri" w:cs="Calibri"/>
          <w:sz w:val="22"/>
          <w:szCs w:val="22"/>
        </w:rPr>
        <w:t xml:space="preserve"> annually by 2019.</w:t>
      </w:r>
    </w:p>
    <w:p w14:paraId="5A6EA031" w14:textId="77777777" w:rsidR="00281E05" w:rsidRPr="00D5163E" w:rsidRDefault="00281E05" w:rsidP="007E081C">
      <w:pPr>
        <w:pStyle w:val="ListParagraph"/>
        <w:ind w:left="360"/>
        <w:jc w:val="both"/>
        <w:rPr>
          <w:rFonts w:ascii="Calibri" w:eastAsia="Times New Roman" w:hAnsi="Calibri" w:cs="Calibri"/>
          <w:sz w:val="22"/>
          <w:szCs w:val="22"/>
        </w:rPr>
      </w:pPr>
    </w:p>
    <w:p w14:paraId="1B6B0A4C" w14:textId="0EA03489" w:rsidR="000E4F07" w:rsidRPr="00D5163E" w:rsidRDefault="000E4F07" w:rsidP="00DD7CE7">
      <w:pPr>
        <w:pStyle w:val="ListParagraph"/>
        <w:numPr>
          <w:ilvl w:val="0"/>
          <w:numId w:val="10"/>
        </w:numPr>
        <w:ind w:left="360"/>
        <w:contextualSpacing/>
        <w:jc w:val="both"/>
        <w:rPr>
          <w:rFonts w:ascii="Calibri" w:eastAsia="Calibri" w:hAnsi="Calibri" w:cs="Calibri"/>
          <w:sz w:val="22"/>
          <w:szCs w:val="22"/>
        </w:rPr>
      </w:pPr>
      <w:r w:rsidRPr="00D5163E">
        <w:rPr>
          <w:rFonts w:ascii="Calibri" w:eastAsia="Calibri" w:hAnsi="Calibri" w:cs="Calibri"/>
          <w:sz w:val="22"/>
          <w:szCs w:val="22"/>
        </w:rPr>
        <w:t xml:space="preserve">The Directorate General of New-Renewable Energy and Energy Conservation (DGNREEC) of Indonesia was established in August 2010 under the Ministry of Energy and Mineral Resources (MEMR). From March 2011, it began enforcing provisions under Government Regulation 70/2009, which requires that all entities with energy consumption </w:t>
      </w:r>
      <w:r w:rsidR="00D7020D" w:rsidRPr="00D5163E">
        <w:rPr>
          <w:rFonts w:ascii="Calibri" w:eastAsia="Calibri" w:hAnsi="Calibri" w:cs="Calibri"/>
          <w:sz w:val="22"/>
          <w:szCs w:val="22"/>
        </w:rPr>
        <w:t xml:space="preserve">of </w:t>
      </w:r>
      <w:r w:rsidRPr="00D5163E">
        <w:rPr>
          <w:rFonts w:ascii="Calibri" w:eastAsia="Calibri" w:hAnsi="Calibri" w:cs="Calibri"/>
          <w:sz w:val="22"/>
          <w:szCs w:val="22"/>
        </w:rPr>
        <w:t xml:space="preserve">more than 6,000 </w:t>
      </w:r>
      <w:r w:rsidR="001D7A21" w:rsidRPr="00D5163E">
        <w:rPr>
          <w:rFonts w:ascii="Calibri" w:eastAsia="Calibri" w:hAnsi="Calibri" w:cs="Calibri"/>
          <w:sz w:val="22"/>
          <w:szCs w:val="22"/>
        </w:rPr>
        <w:t>tons</w:t>
      </w:r>
      <w:r w:rsidRPr="00D5163E">
        <w:rPr>
          <w:rFonts w:ascii="Calibri" w:eastAsia="Calibri" w:hAnsi="Calibri" w:cs="Calibri"/>
          <w:sz w:val="22"/>
          <w:szCs w:val="22"/>
        </w:rPr>
        <w:t xml:space="preserve"> of oil equivalent per year shall establish an energy efficiency program, appoint an energy manager within the organization, conduct regular energy audits, and implement and report the audit recommendations. DGNREEC established the Energy Efficiency and Conservation Clearing House Indonesia (EECCHI), a facility to promote and share best practices knowledge in energy efficiency and conservation.</w:t>
      </w:r>
    </w:p>
    <w:p w14:paraId="2641DE4E" w14:textId="77777777" w:rsidR="000A0838" w:rsidRPr="0097400E" w:rsidRDefault="000A0838" w:rsidP="0097400E"/>
    <w:p w14:paraId="56B27539" w14:textId="0806F053" w:rsidR="00795BAA" w:rsidRPr="002540A4" w:rsidRDefault="008D01FC" w:rsidP="0097400E">
      <w:pPr>
        <w:pStyle w:val="ListParagraph"/>
        <w:numPr>
          <w:ilvl w:val="0"/>
          <w:numId w:val="10"/>
        </w:numPr>
        <w:ind w:left="360"/>
        <w:contextualSpacing/>
        <w:jc w:val="both"/>
        <w:rPr>
          <w:rFonts w:asciiTheme="majorHAnsi" w:hAnsiTheme="majorHAnsi"/>
          <w:sz w:val="22"/>
          <w:highlight w:val="cyan"/>
        </w:rPr>
      </w:pPr>
      <w:r w:rsidRPr="002540A4">
        <w:rPr>
          <w:rFonts w:asciiTheme="majorHAnsi" w:hAnsiTheme="majorHAnsi" w:cstheme="majorHAnsi"/>
          <w:sz w:val="22"/>
          <w:szCs w:val="22"/>
          <w:highlight w:val="cyan"/>
        </w:rPr>
        <w:t xml:space="preserve">The </w:t>
      </w:r>
      <w:r w:rsidR="00795BAA" w:rsidRPr="002540A4">
        <w:rPr>
          <w:rFonts w:asciiTheme="majorHAnsi" w:hAnsiTheme="majorHAnsi" w:cstheme="majorHAnsi"/>
          <w:sz w:val="22"/>
          <w:szCs w:val="22"/>
          <w:highlight w:val="cyan"/>
        </w:rPr>
        <w:t xml:space="preserve">ratification </w:t>
      </w:r>
      <w:r w:rsidRPr="002540A4">
        <w:rPr>
          <w:rFonts w:asciiTheme="majorHAnsi" w:hAnsiTheme="majorHAnsi" w:cstheme="majorHAnsi"/>
          <w:sz w:val="22"/>
          <w:szCs w:val="22"/>
          <w:highlight w:val="cyan"/>
        </w:rPr>
        <w:t xml:space="preserve">of the Paris Agreement </w:t>
      </w:r>
      <w:r w:rsidR="00795BAA" w:rsidRPr="002540A4">
        <w:rPr>
          <w:rFonts w:asciiTheme="majorHAnsi" w:hAnsiTheme="majorHAnsi" w:cstheme="majorHAnsi"/>
          <w:sz w:val="22"/>
          <w:szCs w:val="22"/>
          <w:highlight w:val="cyan"/>
        </w:rPr>
        <w:t xml:space="preserve">through Law No.16/2016 </w:t>
      </w:r>
      <w:r w:rsidRPr="002540A4">
        <w:rPr>
          <w:rFonts w:asciiTheme="majorHAnsi" w:hAnsiTheme="majorHAnsi" w:cstheme="majorHAnsi"/>
          <w:sz w:val="22"/>
          <w:szCs w:val="22"/>
          <w:highlight w:val="cyan"/>
        </w:rPr>
        <w:t xml:space="preserve">marks a critical turning point for global climate action in the country. Indonesia’s NDC </w:t>
      </w:r>
      <w:r w:rsidR="00795BAA" w:rsidRPr="002540A4">
        <w:rPr>
          <w:rFonts w:asciiTheme="majorHAnsi" w:hAnsiTheme="majorHAnsi" w:cstheme="majorHAnsi"/>
          <w:sz w:val="22"/>
          <w:szCs w:val="22"/>
          <w:highlight w:val="cyan"/>
        </w:rPr>
        <w:t>submitted to UNFCCC in November 2016</w:t>
      </w:r>
      <w:r w:rsidR="00795BAA" w:rsidRPr="002540A4">
        <w:rPr>
          <w:rFonts w:asciiTheme="majorHAnsi" w:hAnsiTheme="majorHAnsi"/>
          <w:sz w:val="22"/>
          <w:highlight w:val="cyan"/>
        </w:rPr>
        <w:t xml:space="preserve"> </w:t>
      </w:r>
      <w:r w:rsidRPr="002540A4">
        <w:rPr>
          <w:rFonts w:asciiTheme="majorHAnsi" w:hAnsiTheme="majorHAnsi"/>
          <w:sz w:val="22"/>
          <w:highlight w:val="cyan"/>
        </w:rPr>
        <w:t xml:space="preserve">outlined its transition to a low-carbon future, committing to an unconditional emissions reduction of 29 percent by 2030 compared to </w:t>
      </w:r>
      <w:r w:rsidR="00795BAA" w:rsidRPr="002540A4">
        <w:rPr>
          <w:rFonts w:asciiTheme="majorHAnsi" w:hAnsiTheme="majorHAnsi"/>
          <w:sz w:val="22"/>
          <w:highlight w:val="cyan"/>
        </w:rPr>
        <w:t xml:space="preserve">the </w:t>
      </w:r>
      <w:r w:rsidRPr="002540A4">
        <w:rPr>
          <w:rFonts w:asciiTheme="majorHAnsi" w:hAnsiTheme="majorHAnsi"/>
          <w:sz w:val="22"/>
          <w:highlight w:val="cyan"/>
        </w:rPr>
        <w:t>business-as-usual (BAU) scenario</w:t>
      </w:r>
      <w:r w:rsidR="00795BAA" w:rsidRPr="002540A4">
        <w:rPr>
          <w:rFonts w:asciiTheme="majorHAnsi" w:hAnsiTheme="majorHAnsi" w:cstheme="majorHAnsi"/>
          <w:sz w:val="22"/>
          <w:szCs w:val="22"/>
          <w:highlight w:val="cyan"/>
        </w:rPr>
        <w:t xml:space="preserve">, which is projected </w:t>
      </w:r>
      <w:r w:rsidR="00795BAA" w:rsidRPr="002540A4">
        <w:rPr>
          <w:rFonts w:asciiTheme="majorHAnsi" w:hAnsiTheme="majorHAnsi" w:cstheme="majorHAnsi"/>
          <w:sz w:val="22"/>
          <w:szCs w:val="22"/>
          <w:highlight w:val="cyan"/>
        </w:rPr>
        <w:lastRenderedPageBreak/>
        <w:t>approximately 2,869 GtCO</w:t>
      </w:r>
      <w:r w:rsidR="00795BAA" w:rsidRPr="002540A4">
        <w:rPr>
          <w:rFonts w:asciiTheme="majorHAnsi" w:hAnsiTheme="majorHAnsi" w:cstheme="majorHAnsi"/>
          <w:sz w:val="22"/>
          <w:szCs w:val="22"/>
          <w:highlight w:val="cyan"/>
          <w:vertAlign w:val="subscript"/>
        </w:rPr>
        <w:t>2</w:t>
      </w:r>
      <w:r w:rsidR="00795BAA" w:rsidRPr="002540A4">
        <w:rPr>
          <w:rFonts w:asciiTheme="majorHAnsi" w:hAnsiTheme="majorHAnsi" w:cstheme="majorHAnsi"/>
          <w:sz w:val="22"/>
          <w:szCs w:val="22"/>
          <w:highlight w:val="cyan"/>
        </w:rPr>
        <w:t>e in 2030; and up to 41% emission reduction subject to availability of international support for finance, technology transfer and capacity building</w:t>
      </w:r>
      <w:r w:rsidR="00ED3D3D" w:rsidRPr="002540A4">
        <w:rPr>
          <w:rFonts w:asciiTheme="majorHAnsi" w:hAnsiTheme="majorHAnsi" w:cstheme="majorHAnsi"/>
          <w:sz w:val="22"/>
          <w:szCs w:val="22"/>
          <w:highlight w:val="cyan"/>
        </w:rPr>
        <w:t>.</w:t>
      </w:r>
      <w:r w:rsidRPr="002540A4">
        <w:rPr>
          <w:rFonts w:asciiTheme="majorHAnsi" w:hAnsiTheme="majorHAnsi" w:cstheme="majorHAnsi"/>
          <w:sz w:val="22"/>
          <w:szCs w:val="22"/>
          <w:highlight w:val="cyan"/>
        </w:rPr>
        <w:t xml:space="preserve"> </w:t>
      </w:r>
      <w:r w:rsidR="00516090" w:rsidRPr="002540A4">
        <w:rPr>
          <w:rFonts w:asciiTheme="majorHAnsi" w:hAnsiTheme="majorHAnsi" w:cstheme="majorHAnsi"/>
          <w:sz w:val="22"/>
          <w:szCs w:val="22"/>
          <w:highlight w:val="cyan"/>
        </w:rPr>
        <w:t>Under unconditional commitment, energy sector is targeted to reduce 314 MtonCO</w:t>
      </w:r>
      <w:r w:rsidR="00516090" w:rsidRPr="002540A4">
        <w:rPr>
          <w:rFonts w:asciiTheme="majorHAnsi" w:hAnsiTheme="majorHAnsi" w:cstheme="majorHAnsi"/>
          <w:sz w:val="22"/>
          <w:szCs w:val="22"/>
          <w:highlight w:val="cyan"/>
          <w:vertAlign w:val="subscript"/>
        </w:rPr>
        <w:t>2</w:t>
      </w:r>
      <w:r w:rsidR="00516090" w:rsidRPr="002540A4">
        <w:rPr>
          <w:rFonts w:asciiTheme="majorHAnsi" w:hAnsiTheme="majorHAnsi" w:cstheme="majorHAnsi"/>
          <w:sz w:val="22"/>
          <w:szCs w:val="22"/>
          <w:highlight w:val="cyan"/>
        </w:rPr>
        <w:t xml:space="preserve">e or 11% of total BAU emission in 2030. Within this target, the energy efficiency programme will </w:t>
      </w:r>
      <w:r w:rsidR="00F4657B" w:rsidRPr="002540A4">
        <w:rPr>
          <w:rFonts w:asciiTheme="majorHAnsi" w:hAnsiTheme="majorHAnsi" w:cstheme="majorHAnsi"/>
          <w:sz w:val="22"/>
          <w:szCs w:val="22"/>
          <w:highlight w:val="cyan"/>
        </w:rPr>
        <w:t>contribute</w:t>
      </w:r>
      <w:r w:rsidR="00516090" w:rsidRPr="002540A4">
        <w:rPr>
          <w:rFonts w:asciiTheme="majorHAnsi" w:hAnsiTheme="majorHAnsi" w:cstheme="majorHAnsi"/>
          <w:sz w:val="22"/>
          <w:szCs w:val="22"/>
          <w:highlight w:val="cyan"/>
        </w:rPr>
        <w:t xml:space="preserve"> through achieving 17% energy efficiency target by 2025</w:t>
      </w:r>
      <w:r w:rsidR="00F4657B" w:rsidRPr="002540A4">
        <w:rPr>
          <w:rFonts w:asciiTheme="majorHAnsi" w:hAnsiTheme="majorHAnsi" w:cstheme="majorHAnsi"/>
          <w:sz w:val="22"/>
          <w:szCs w:val="22"/>
          <w:highlight w:val="cyan"/>
        </w:rPr>
        <w:t xml:space="preserve"> according to the National Energy Plan</w:t>
      </w:r>
      <w:r w:rsidR="00516090" w:rsidRPr="002540A4">
        <w:rPr>
          <w:rFonts w:asciiTheme="majorHAnsi" w:hAnsiTheme="majorHAnsi" w:cstheme="majorHAnsi"/>
          <w:sz w:val="22"/>
          <w:szCs w:val="22"/>
          <w:highlight w:val="cyan"/>
        </w:rPr>
        <w:t xml:space="preserve">. </w:t>
      </w:r>
      <w:r w:rsidR="00F95890" w:rsidRPr="002540A4">
        <w:rPr>
          <w:rFonts w:asciiTheme="majorHAnsi" w:hAnsiTheme="majorHAnsi" w:cstheme="majorHAnsi"/>
          <w:sz w:val="22"/>
          <w:szCs w:val="22"/>
          <w:highlight w:val="cyan"/>
        </w:rPr>
        <w:t>Among other efficiency programme, the Ministry of Energy targets to regulate energy consumption level of 12 home appliances considering energy consumption in residential is one of the highest</w:t>
      </w:r>
      <w:r w:rsidR="00F95890" w:rsidRPr="002540A4">
        <w:rPr>
          <w:rFonts w:asciiTheme="majorHAnsi" w:hAnsiTheme="majorHAnsi"/>
          <w:sz w:val="22"/>
          <w:highlight w:val="cyan"/>
        </w:rPr>
        <w:t>.</w:t>
      </w:r>
    </w:p>
    <w:p w14:paraId="32567F69" w14:textId="77777777" w:rsidR="000E4F07" w:rsidRPr="00795BAA" w:rsidRDefault="000E4F07" w:rsidP="0097400E">
      <w:pPr>
        <w:pStyle w:val="ListParagraph"/>
        <w:ind w:left="360"/>
        <w:contextualSpacing/>
        <w:jc w:val="both"/>
        <w:rPr>
          <w:rFonts w:ascii="Calibri" w:eastAsia="Calibri" w:hAnsi="Calibri" w:cs="Calibri"/>
          <w:sz w:val="22"/>
          <w:szCs w:val="22"/>
        </w:rPr>
      </w:pPr>
    </w:p>
    <w:p w14:paraId="3B62B636" w14:textId="2A1B44AC" w:rsidR="000E4F07" w:rsidRPr="00D5163E" w:rsidRDefault="00D7020D" w:rsidP="00DD7CE7">
      <w:pPr>
        <w:pStyle w:val="ListParagraph"/>
        <w:numPr>
          <w:ilvl w:val="0"/>
          <w:numId w:val="10"/>
        </w:numPr>
        <w:ind w:left="360"/>
        <w:contextualSpacing/>
        <w:jc w:val="both"/>
        <w:rPr>
          <w:rFonts w:ascii="Calibri" w:hAnsi="Calibri" w:cs="Calibri"/>
          <w:sz w:val="22"/>
          <w:szCs w:val="22"/>
        </w:rPr>
      </w:pPr>
      <w:r w:rsidRPr="00D5163E">
        <w:rPr>
          <w:rFonts w:ascii="Calibri" w:eastAsia="Calibri" w:hAnsi="Calibri" w:cs="Calibri"/>
          <w:sz w:val="22"/>
          <w:szCs w:val="22"/>
        </w:rPr>
        <w:t>Considering the above</w:t>
      </w:r>
      <w:r w:rsidR="000E4F07" w:rsidRPr="00D5163E">
        <w:rPr>
          <w:rFonts w:ascii="Calibri" w:eastAsia="Calibri" w:hAnsi="Calibri" w:cs="Calibri"/>
          <w:sz w:val="22"/>
          <w:szCs w:val="22"/>
        </w:rPr>
        <w:t>, the G</w:t>
      </w:r>
      <w:r w:rsidR="00922DF8" w:rsidRPr="00D5163E">
        <w:rPr>
          <w:rFonts w:ascii="Calibri" w:eastAsia="Calibri" w:hAnsi="Calibri" w:cs="Calibri"/>
          <w:sz w:val="22"/>
          <w:szCs w:val="22"/>
        </w:rPr>
        <w:t xml:space="preserve">overnment of Indonesia </w:t>
      </w:r>
      <w:r w:rsidR="000E4F07" w:rsidRPr="00D5163E">
        <w:rPr>
          <w:rFonts w:ascii="Calibri" w:eastAsia="Calibri" w:hAnsi="Calibri" w:cs="Calibri"/>
          <w:sz w:val="22"/>
          <w:szCs w:val="22"/>
        </w:rPr>
        <w:t>is proposing a project entitled “</w:t>
      </w:r>
      <w:r w:rsidR="00922DF8" w:rsidRPr="00D5163E">
        <w:rPr>
          <w:rFonts w:ascii="Calibri" w:hAnsi="Calibri" w:cs="Calibri"/>
          <w:sz w:val="22"/>
          <w:szCs w:val="22"/>
        </w:rPr>
        <w:t>Advancing Indonesia’s Lighting Market to High Efficient Technologies (ADLIGHT)</w:t>
      </w:r>
      <w:r w:rsidR="000E4F07" w:rsidRPr="00D5163E">
        <w:rPr>
          <w:rFonts w:ascii="Calibri" w:eastAsia="Calibri" w:hAnsi="Calibri" w:cs="Calibri"/>
          <w:sz w:val="22"/>
          <w:szCs w:val="22"/>
        </w:rPr>
        <w:t xml:space="preserve">” for funding by the Global Environmental Facility (GEF) </w:t>
      </w:r>
      <w:r w:rsidR="00922DF8" w:rsidRPr="00D5163E">
        <w:rPr>
          <w:rFonts w:ascii="Calibri" w:eastAsia="Calibri" w:hAnsi="Calibri" w:cs="Calibri"/>
          <w:sz w:val="22"/>
          <w:szCs w:val="22"/>
        </w:rPr>
        <w:t xml:space="preserve">through the </w:t>
      </w:r>
      <w:r w:rsidR="000E4F07" w:rsidRPr="00D5163E">
        <w:rPr>
          <w:rFonts w:ascii="Calibri" w:eastAsia="Calibri" w:hAnsi="Calibri" w:cs="Calibri"/>
          <w:sz w:val="22"/>
          <w:szCs w:val="22"/>
        </w:rPr>
        <w:t xml:space="preserve">United Nations Development Programme (UNDP) </w:t>
      </w:r>
      <w:r w:rsidR="00922DF8" w:rsidRPr="00D5163E">
        <w:rPr>
          <w:rFonts w:ascii="Calibri" w:eastAsia="Calibri" w:hAnsi="Calibri" w:cs="Calibri"/>
          <w:sz w:val="22"/>
          <w:szCs w:val="22"/>
        </w:rPr>
        <w:t>and the United Nations Environment Programme (</w:t>
      </w:r>
      <w:r w:rsidR="002C5619">
        <w:rPr>
          <w:rFonts w:ascii="Calibri" w:eastAsia="Calibri" w:hAnsi="Calibri" w:cs="Calibri"/>
          <w:sz w:val="22"/>
          <w:szCs w:val="22"/>
        </w:rPr>
        <w:t>UNEP</w:t>
      </w:r>
      <w:r w:rsidR="00922DF8" w:rsidRPr="00D5163E">
        <w:rPr>
          <w:rFonts w:ascii="Calibri" w:eastAsia="Calibri" w:hAnsi="Calibri" w:cs="Calibri"/>
          <w:sz w:val="22"/>
          <w:szCs w:val="22"/>
        </w:rPr>
        <w:t xml:space="preserve">) </w:t>
      </w:r>
      <w:r w:rsidR="000E4F07" w:rsidRPr="00D5163E">
        <w:rPr>
          <w:rFonts w:ascii="Calibri" w:eastAsia="Calibri" w:hAnsi="Calibri" w:cs="Calibri"/>
          <w:sz w:val="22"/>
          <w:szCs w:val="22"/>
        </w:rPr>
        <w:t xml:space="preserve">which is in line with the above-mentioned energy efficiency national policies and plans. </w:t>
      </w:r>
      <w:r w:rsidR="003058B1" w:rsidRPr="00D5163E">
        <w:rPr>
          <w:rFonts w:asciiTheme="majorHAnsi" w:eastAsia="Calibri" w:hAnsiTheme="majorHAnsi" w:cs="Calibri"/>
          <w:sz w:val="22"/>
          <w:szCs w:val="22"/>
        </w:rPr>
        <w:t xml:space="preserve">The </w:t>
      </w:r>
      <w:r w:rsidR="003058B1" w:rsidRPr="00D5163E">
        <w:rPr>
          <w:rFonts w:asciiTheme="majorHAnsi" w:hAnsiTheme="majorHAnsi" w:cs="Calibri"/>
          <w:iCs/>
          <w:sz w:val="22"/>
          <w:szCs w:val="22"/>
        </w:rPr>
        <w:t xml:space="preserve">ADLIGHT project aims to </w:t>
      </w:r>
      <w:r w:rsidR="003058B1" w:rsidRPr="00D5163E">
        <w:rPr>
          <w:rFonts w:asciiTheme="majorHAnsi" w:hAnsiTheme="majorHAnsi" w:cs="Calibri"/>
          <w:sz w:val="22"/>
          <w:szCs w:val="22"/>
        </w:rPr>
        <w:t>promote the increased deployment of high efficiency lighting technologies in Indonesia through the transformation of the national market, thereby reducing electricity demand and the related greenhouse gas (GHG) emissions</w:t>
      </w:r>
      <w:r w:rsidR="003058B1" w:rsidRPr="00D5163E">
        <w:rPr>
          <w:rFonts w:asciiTheme="majorHAnsi" w:hAnsiTheme="majorHAnsi" w:cs="Calibri"/>
          <w:iCs/>
          <w:sz w:val="22"/>
          <w:szCs w:val="22"/>
        </w:rPr>
        <w:t xml:space="preserve">. </w:t>
      </w:r>
      <w:r w:rsidR="003058B1" w:rsidRPr="00D5163E">
        <w:rPr>
          <w:rFonts w:asciiTheme="majorHAnsi" w:hAnsiTheme="majorHAnsi" w:cs="Calibri"/>
          <w:sz w:val="22"/>
          <w:szCs w:val="22"/>
        </w:rPr>
        <w:t xml:space="preserve">The project is expected to lead to increased market penetration of high efficiency lighting through capacity building for the country’s lighting industry, thereby enhancing the local manufacturing capability to locally-produce highly </w:t>
      </w:r>
      <w:r w:rsidR="00A73411" w:rsidRPr="00D5163E">
        <w:rPr>
          <w:rFonts w:asciiTheme="majorHAnsi" w:hAnsiTheme="majorHAnsi" w:cs="Calibri"/>
          <w:sz w:val="22"/>
          <w:szCs w:val="22"/>
        </w:rPr>
        <w:t>quality</w:t>
      </w:r>
      <w:r w:rsidR="003058B1" w:rsidRPr="00D5163E">
        <w:rPr>
          <w:rFonts w:asciiTheme="majorHAnsi" w:hAnsiTheme="majorHAnsi" w:cs="Calibri"/>
          <w:sz w:val="22"/>
          <w:szCs w:val="22"/>
        </w:rPr>
        <w:t xml:space="preserve"> lighting systems</w:t>
      </w:r>
      <w:r w:rsidR="00A73411" w:rsidRPr="00D5163E">
        <w:rPr>
          <w:rFonts w:asciiTheme="majorHAnsi" w:hAnsiTheme="majorHAnsi" w:cs="Calibri"/>
          <w:sz w:val="22"/>
          <w:szCs w:val="22"/>
        </w:rPr>
        <w:t xml:space="preserve"> in line with MEPS</w:t>
      </w:r>
      <w:r w:rsidR="003058B1" w:rsidRPr="00D5163E">
        <w:rPr>
          <w:rFonts w:asciiTheme="majorHAnsi" w:hAnsiTheme="majorHAnsi" w:cs="Calibri"/>
          <w:sz w:val="22"/>
          <w:szCs w:val="22"/>
        </w:rPr>
        <w:t>, through introducing quality and minimum energy performance regulation, procurement policies and improved customs procedures and through introduction of new business models and awareness raising.</w:t>
      </w:r>
      <w:r w:rsidR="003058B1" w:rsidRPr="00D5163E">
        <w:rPr>
          <w:rFonts w:cs="Calibri"/>
          <w:szCs w:val="20"/>
        </w:rPr>
        <w:t xml:space="preserve"> </w:t>
      </w:r>
    </w:p>
    <w:p w14:paraId="6D4C2104" w14:textId="77777777" w:rsidR="00766839" w:rsidRPr="00D5163E" w:rsidRDefault="00766839" w:rsidP="007E081C">
      <w:pPr>
        <w:pStyle w:val="Footer"/>
        <w:ind w:left="360"/>
        <w:rPr>
          <w:rFonts w:cs="Calibri"/>
          <w:sz w:val="22"/>
          <w:szCs w:val="22"/>
        </w:rPr>
      </w:pPr>
    </w:p>
    <w:p w14:paraId="47C19938" w14:textId="6D114912" w:rsidR="004C0788" w:rsidRPr="00D5163E" w:rsidRDefault="00DA13A0" w:rsidP="00DD7CE7">
      <w:pPr>
        <w:pStyle w:val="ListParagraph"/>
        <w:numPr>
          <w:ilvl w:val="0"/>
          <w:numId w:val="10"/>
        </w:numPr>
        <w:ind w:left="360"/>
        <w:contextualSpacing/>
        <w:jc w:val="both"/>
        <w:rPr>
          <w:rFonts w:ascii="Calibri" w:hAnsi="Calibri" w:cs="Calibri"/>
          <w:sz w:val="22"/>
          <w:szCs w:val="22"/>
        </w:rPr>
      </w:pPr>
      <w:r w:rsidRPr="00D5163E">
        <w:rPr>
          <w:rFonts w:ascii="Calibri" w:hAnsi="Calibri" w:cs="Calibri"/>
          <w:sz w:val="22"/>
          <w:szCs w:val="22"/>
        </w:rPr>
        <w:t>T</w:t>
      </w:r>
      <w:r w:rsidR="00BE611F" w:rsidRPr="00D5163E">
        <w:rPr>
          <w:rFonts w:ascii="Calibri" w:hAnsi="Calibri" w:cs="Calibri"/>
          <w:sz w:val="22"/>
          <w:szCs w:val="22"/>
        </w:rPr>
        <w:t xml:space="preserve">he ADLIGHT Project </w:t>
      </w:r>
      <w:r w:rsidR="00A042B2" w:rsidRPr="00D5163E">
        <w:rPr>
          <w:rFonts w:ascii="Calibri" w:hAnsi="Calibri" w:cs="Calibri"/>
          <w:sz w:val="22"/>
          <w:szCs w:val="22"/>
        </w:rPr>
        <w:t xml:space="preserve">of Indonesia is among ten (10) national child projects that will receive support for the development program using an integrated policy approach </w:t>
      </w:r>
      <w:r w:rsidR="00AD077F" w:rsidRPr="00D5163E">
        <w:rPr>
          <w:rFonts w:ascii="Calibri" w:hAnsi="Calibri" w:cs="Calibri"/>
          <w:sz w:val="22"/>
          <w:szCs w:val="22"/>
        </w:rPr>
        <w:t>through</w:t>
      </w:r>
      <w:r w:rsidR="00A042B2" w:rsidRPr="00D5163E">
        <w:rPr>
          <w:rFonts w:ascii="Calibri" w:hAnsi="Calibri" w:cs="Calibri"/>
          <w:sz w:val="22"/>
          <w:szCs w:val="22"/>
        </w:rPr>
        <w:t xml:space="preserve"> the multi-country </w:t>
      </w:r>
      <w:r w:rsidR="00AD077F" w:rsidRPr="00D5163E">
        <w:rPr>
          <w:rFonts w:ascii="Calibri" w:hAnsi="Calibri" w:cs="Calibri"/>
          <w:sz w:val="22"/>
          <w:szCs w:val="22"/>
        </w:rPr>
        <w:t>arrangement under</w:t>
      </w:r>
      <w:r w:rsidR="00A042B2" w:rsidRPr="00D5163E">
        <w:rPr>
          <w:rFonts w:ascii="Calibri" w:hAnsi="Calibri" w:cs="Calibri"/>
          <w:sz w:val="22"/>
          <w:szCs w:val="22"/>
        </w:rPr>
        <w:t xml:space="preserve"> </w:t>
      </w:r>
      <w:r w:rsidR="00AD077F" w:rsidRPr="00D5163E">
        <w:rPr>
          <w:rFonts w:ascii="Calibri" w:hAnsi="Calibri" w:cs="Calibri"/>
          <w:sz w:val="22"/>
          <w:szCs w:val="22"/>
        </w:rPr>
        <w:t>t</w:t>
      </w:r>
      <w:r w:rsidR="00766839" w:rsidRPr="00D5163E">
        <w:rPr>
          <w:rFonts w:ascii="Calibri" w:hAnsi="Calibri" w:cs="Calibri"/>
          <w:sz w:val="22"/>
          <w:szCs w:val="22"/>
        </w:rPr>
        <w:t>he</w:t>
      </w:r>
      <w:r w:rsidR="00517226" w:rsidRPr="00D5163E">
        <w:rPr>
          <w:rFonts w:ascii="Calibri" w:hAnsi="Calibri" w:cs="Calibri"/>
          <w:sz w:val="22"/>
          <w:szCs w:val="22"/>
        </w:rPr>
        <w:t xml:space="preserve"> </w:t>
      </w:r>
      <w:r w:rsidR="00766839" w:rsidRPr="00D5163E">
        <w:rPr>
          <w:rFonts w:ascii="Calibri" w:hAnsi="Calibri" w:cs="Calibri"/>
          <w:sz w:val="22"/>
          <w:szCs w:val="22"/>
        </w:rPr>
        <w:t xml:space="preserve">“Leapfrogging </w:t>
      </w:r>
      <w:r w:rsidR="00AD077F" w:rsidRPr="00D5163E">
        <w:rPr>
          <w:rFonts w:ascii="Calibri" w:hAnsi="Calibri" w:cs="Calibri"/>
          <w:sz w:val="22"/>
          <w:szCs w:val="22"/>
        </w:rPr>
        <w:t>M</w:t>
      </w:r>
      <w:r w:rsidR="00766839" w:rsidRPr="00D5163E">
        <w:rPr>
          <w:rFonts w:ascii="Calibri" w:hAnsi="Calibri" w:cs="Calibri"/>
          <w:sz w:val="22"/>
          <w:szCs w:val="22"/>
        </w:rPr>
        <w:t xml:space="preserve">arkets to </w:t>
      </w:r>
      <w:r w:rsidR="00AD077F" w:rsidRPr="00D5163E">
        <w:rPr>
          <w:rFonts w:ascii="Calibri" w:hAnsi="Calibri" w:cs="Calibri"/>
          <w:sz w:val="22"/>
          <w:szCs w:val="22"/>
        </w:rPr>
        <w:t>H</w:t>
      </w:r>
      <w:r w:rsidR="00766839" w:rsidRPr="00D5163E">
        <w:rPr>
          <w:rFonts w:ascii="Calibri" w:hAnsi="Calibri" w:cs="Calibri"/>
          <w:sz w:val="22"/>
          <w:szCs w:val="22"/>
        </w:rPr>
        <w:t xml:space="preserve">igh </w:t>
      </w:r>
      <w:r w:rsidR="00AD077F" w:rsidRPr="00D5163E">
        <w:rPr>
          <w:rFonts w:ascii="Calibri" w:hAnsi="Calibri" w:cs="Calibri"/>
          <w:sz w:val="22"/>
          <w:szCs w:val="22"/>
        </w:rPr>
        <w:t>E</w:t>
      </w:r>
      <w:r w:rsidR="00766839" w:rsidRPr="00D5163E">
        <w:rPr>
          <w:rFonts w:ascii="Calibri" w:hAnsi="Calibri" w:cs="Calibri"/>
          <w:sz w:val="22"/>
          <w:szCs w:val="22"/>
        </w:rPr>
        <w:t xml:space="preserve">fficiency </w:t>
      </w:r>
      <w:r w:rsidR="00AD077F" w:rsidRPr="00D5163E">
        <w:rPr>
          <w:rFonts w:ascii="Calibri" w:hAnsi="Calibri" w:cs="Calibri"/>
          <w:sz w:val="22"/>
          <w:szCs w:val="22"/>
        </w:rPr>
        <w:t>P</w:t>
      </w:r>
      <w:r w:rsidR="00766839" w:rsidRPr="00D5163E">
        <w:rPr>
          <w:rFonts w:ascii="Calibri" w:hAnsi="Calibri" w:cs="Calibri"/>
          <w:sz w:val="22"/>
          <w:szCs w:val="22"/>
        </w:rPr>
        <w:t xml:space="preserve">roducts </w:t>
      </w:r>
      <w:r w:rsidR="00EB3374" w:rsidRPr="00D5163E">
        <w:rPr>
          <w:rFonts w:ascii="Calibri" w:hAnsi="Calibri" w:cs="Calibri"/>
          <w:sz w:val="22"/>
          <w:szCs w:val="22"/>
        </w:rPr>
        <w:t xml:space="preserve">Program </w:t>
      </w:r>
      <w:r w:rsidR="00766839" w:rsidRPr="00D5163E">
        <w:rPr>
          <w:rFonts w:ascii="Calibri" w:hAnsi="Calibri" w:cs="Calibri"/>
          <w:sz w:val="22"/>
          <w:szCs w:val="22"/>
        </w:rPr>
        <w:t>(</w:t>
      </w:r>
      <w:r w:rsidR="00EB3374" w:rsidRPr="00D5163E">
        <w:rPr>
          <w:rFonts w:ascii="Calibri" w:hAnsi="Calibri" w:cs="Calibri"/>
          <w:sz w:val="22"/>
          <w:szCs w:val="22"/>
        </w:rPr>
        <w:t xml:space="preserve">for </w:t>
      </w:r>
      <w:r w:rsidR="00766839" w:rsidRPr="00D5163E">
        <w:rPr>
          <w:rFonts w:ascii="Calibri" w:hAnsi="Calibri" w:cs="Calibri"/>
          <w:sz w:val="22"/>
          <w:szCs w:val="22"/>
        </w:rPr>
        <w:t>appliances, including lighting, and electrical equipment</w:t>
      </w:r>
      <w:r w:rsidR="00B87045" w:rsidRPr="00D5163E">
        <w:rPr>
          <w:rFonts w:ascii="Calibri" w:hAnsi="Calibri" w:cs="Calibri"/>
          <w:sz w:val="22"/>
          <w:szCs w:val="22"/>
        </w:rPr>
        <w:t>)</w:t>
      </w:r>
      <w:r w:rsidR="00766839" w:rsidRPr="00D5163E">
        <w:rPr>
          <w:rFonts w:ascii="Calibri" w:hAnsi="Calibri" w:cs="Calibri"/>
          <w:sz w:val="22"/>
          <w:szCs w:val="22"/>
        </w:rPr>
        <w:t>”</w:t>
      </w:r>
      <w:r w:rsidR="00AD077F" w:rsidRPr="00D5163E">
        <w:rPr>
          <w:rFonts w:ascii="Calibri" w:hAnsi="Calibri" w:cs="Calibri"/>
          <w:sz w:val="22"/>
          <w:szCs w:val="22"/>
        </w:rPr>
        <w:t>, also a</w:t>
      </w:r>
      <w:r w:rsidR="00766839" w:rsidRPr="00D5163E">
        <w:rPr>
          <w:rFonts w:ascii="Calibri" w:hAnsi="Calibri" w:cs="Calibri"/>
          <w:sz w:val="22"/>
          <w:szCs w:val="22"/>
        </w:rPr>
        <w:t xml:space="preserve"> GEF</w:t>
      </w:r>
      <w:r w:rsidR="00AD077F" w:rsidRPr="00D5163E">
        <w:rPr>
          <w:rFonts w:ascii="Calibri" w:hAnsi="Calibri" w:cs="Calibri"/>
          <w:sz w:val="22"/>
          <w:szCs w:val="22"/>
        </w:rPr>
        <w:t>-supported</w:t>
      </w:r>
      <w:r w:rsidR="00766839" w:rsidRPr="00D5163E">
        <w:rPr>
          <w:rFonts w:ascii="Calibri" w:hAnsi="Calibri" w:cs="Calibri"/>
          <w:sz w:val="22"/>
          <w:szCs w:val="22"/>
        </w:rPr>
        <w:t xml:space="preserve"> program, </w:t>
      </w:r>
      <w:r w:rsidR="00EB3374" w:rsidRPr="00D5163E">
        <w:rPr>
          <w:rFonts w:ascii="Calibri" w:hAnsi="Calibri" w:cs="Calibri"/>
          <w:sz w:val="22"/>
          <w:szCs w:val="22"/>
        </w:rPr>
        <w:t xml:space="preserve">also </w:t>
      </w:r>
      <w:r w:rsidR="00766839" w:rsidRPr="00D5163E">
        <w:rPr>
          <w:rFonts w:ascii="Calibri" w:hAnsi="Calibri" w:cs="Calibri"/>
          <w:sz w:val="22"/>
          <w:szCs w:val="22"/>
        </w:rPr>
        <w:t xml:space="preserve">called </w:t>
      </w:r>
      <w:r w:rsidR="00EB3374" w:rsidRPr="00D5163E">
        <w:rPr>
          <w:rFonts w:ascii="Calibri" w:hAnsi="Calibri" w:cs="Calibri"/>
          <w:sz w:val="22"/>
          <w:szCs w:val="22"/>
        </w:rPr>
        <w:t xml:space="preserve">as </w:t>
      </w:r>
      <w:r w:rsidR="00766839" w:rsidRPr="00D5163E">
        <w:rPr>
          <w:rFonts w:ascii="Calibri" w:hAnsi="Calibri" w:cs="Calibri"/>
          <w:sz w:val="22"/>
          <w:szCs w:val="22"/>
        </w:rPr>
        <w:t>the “Global Leapfrogging Program</w:t>
      </w:r>
      <w:r w:rsidR="00AD077F" w:rsidRPr="00D5163E">
        <w:rPr>
          <w:rFonts w:ascii="Calibri" w:hAnsi="Calibri" w:cs="Calibri"/>
          <w:sz w:val="22"/>
          <w:szCs w:val="22"/>
        </w:rPr>
        <w:t xml:space="preserve"> (GLP)</w:t>
      </w:r>
      <w:r w:rsidR="001765C2" w:rsidRPr="00D5163E">
        <w:rPr>
          <w:rFonts w:ascii="Calibri" w:hAnsi="Calibri" w:cs="Calibri"/>
          <w:sz w:val="22"/>
          <w:szCs w:val="22"/>
        </w:rPr>
        <w:t>”</w:t>
      </w:r>
      <w:r w:rsidR="00AD077F" w:rsidRPr="00D5163E">
        <w:rPr>
          <w:rFonts w:ascii="Calibri" w:hAnsi="Calibri" w:cs="Calibri"/>
          <w:sz w:val="22"/>
          <w:szCs w:val="22"/>
        </w:rPr>
        <w:t>. Th</w:t>
      </w:r>
      <w:r w:rsidR="004C0788" w:rsidRPr="00D5163E">
        <w:rPr>
          <w:rFonts w:ascii="Calibri" w:hAnsi="Calibri" w:cs="Calibri"/>
          <w:sz w:val="22"/>
          <w:szCs w:val="22"/>
        </w:rPr>
        <w:t>e</w:t>
      </w:r>
      <w:r w:rsidR="00AD077F" w:rsidRPr="00D5163E">
        <w:rPr>
          <w:rFonts w:ascii="Calibri" w:hAnsi="Calibri" w:cs="Calibri"/>
          <w:sz w:val="22"/>
          <w:szCs w:val="22"/>
        </w:rPr>
        <w:t xml:space="preserve"> </w:t>
      </w:r>
      <w:r w:rsidR="004C0788" w:rsidRPr="00D5163E">
        <w:rPr>
          <w:rFonts w:ascii="Calibri" w:hAnsi="Calibri" w:cs="Calibri"/>
          <w:sz w:val="22"/>
          <w:szCs w:val="22"/>
        </w:rPr>
        <w:t xml:space="preserve">GLP contributes to the UN Secretary General’s Sustainable Energy for All (SE4ALL) initiative’s Lighting and Appliance &amp; Equipment Accelerators. The SE4ALL Global Project has formed a global partnership, named United for Efficiency (U4E), which </w:t>
      </w:r>
      <w:r w:rsidR="004C0788" w:rsidRPr="00D5163E">
        <w:rPr>
          <w:rFonts w:asciiTheme="majorHAnsi" w:eastAsia="Times New Roman" w:hAnsiTheme="majorHAnsi"/>
          <w:sz w:val="22"/>
          <w:szCs w:val="22"/>
          <w:shd w:val="clear" w:color="auto" w:fill="FFFFFF"/>
          <w:lang w:val="en-GB" w:eastAsia="en-GB"/>
        </w:rPr>
        <w:t>is a global effort supporting developing countries and emerging economies to move their markets to energy-efficient appliances and equipment</w:t>
      </w:r>
      <w:r w:rsidR="004C0788" w:rsidRPr="00D5163E">
        <w:rPr>
          <w:rFonts w:ascii="Calibri" w:hAnsi="Calibri" w:cs="Calibri"/>
          <w:sz w:val="22"/>
          <w:szCs w:val="22"/>
        </w:rPr>
        <w:t xml:space="preserve">. Further, by the end of the SE4ALL project, it will have the commitment from at least thirty developing countries and emerging economies, including Indonesia, to transform their markets to energy efficient lighting, appliances, and equipment. </w:t>
      </w:r>
    </w:p>
    <w:p w14:paraId="06B02FD5" w14:textId="77777777" w:rsidR="004C0788" w:rsidRPr="00D5163E" w:rsidRDefault="004C0788" w:rsidP="007E081C">
      <w:pPr>
        <w:pStyle w:val="ListParagraph"/>
        <w:rPr>
          <w:rFonts w:ascii="Calibri" w:hAnsi="Calibri" w:cs="Calibri"/>
          <w:sz w:val="22"/>
          <w:szCs w:val="22"/>
        </w:rPr>
      </w:pPr>
    </w:p>
    <w:p w14:paraId="1C9B97C8" w14:textId="4B0882CF" w:rsidR="001765C2" w:rsidRPr="00D5163E" w:rsidRDefault="004C0788" w:rsidP="00DD7CE7">
      <w:pPr>
        <w:pStyle w:val="ListParagraph"/>
        <w:numPr>
          <w:ilvl w:val="0"/>
          <w:numId w:val="10"/>
        </w:numPr>
        <w:ind w:left="360"/>
        <w:contextualSpacing/>
        <w:jc w:val="both"/>
        <w:rPr>
          <w:rFonts w:ascii="Calibri" w:hAnsi="Calibri" w:cs="Calibri"/>
          <w:sz w:val="22"/>
          <w:szCs w:val="22"/>
        </w:rPr>
      </w:pPr>
      <w:r w:rsidRPr="00D5163E">
        <w:rPr>
          <w:rFonts w:ascii="Calibri" w:hAnsi="Calibri" w:cs="Calibri"/>
          <w:sz w:val="22"/>
          <w:szCs w:val="22"/>
        </w:rPr>
        <w:t xml:space="preserve">The Global </w:t>
      </w:r>
      <w:r w:rsidR="00830974" w:rsidRPr="00D5163E">
        <w:rPr>
          <w:rFonts w:ascii="Calibri" w:hAnsi="Calibri" w:cs="Calibri"/>
          <w:sz w:val="22"/>
          <w:szCs w:val="22"/>
        </w:rPr>
        <w:t xml:space="preserve">Leapfrogging </w:t>
      </w:r>
      <w:r w:rsidR="00AD077F" w:rsidRPr="00D5163E">
        <w:rPr>
          <w:rFonts w:ascii="Calibri" w:hAnsi="Calibri" w:cs="Calibri"/>
          <w:sz w:val="22"/>
          <w:szCs w:val="22"/>
        </w:rPr>
        <w:t>Program</w:t>
      </w:r>
      <w:r w:rsidR="00766839" w:rsidRPr="00D5163E">
        <w:rPr>
          <w:rFonts w:ascii="Calibri" w:hAnsi="Calibri" w:cs="Calibri"/>
          <w:sz w:val="22"/>
          <w:szCs w:val="22"/>
        </w:rPr>
        <w:t xml:space="preserve"> will utilize the </w:t>
      </w:r>
      <w:r w:rsidR="00DA13A0" w:rsidRPr="00D5163E">
        <w:rPr>
          <w:rFonts w:ascii="Calibri" w:hAnsi="Calibri" w:cs="Calibri"/>
          <w:sz w:val="22"/>
          <w:szCs w:val="22"/>
        </w:rPr>
        <w:t>tools</w:t>
      </w:r>
      <w:r w:rsidR="00766839" w:rsidRPr="00D5163E">
        <w:rPr>
          <w:rFonts w:ascii="Calibri" w:hAnsi="Calibri" w:cs="Calibri"/>
          <w:sz w:val="22"/>
          <w:szCs w:val="22"/>
        </w:rPr>
        <w:t xml:space="preserve"> already developed under SE4ALL Global Project, such as country assessments and best practice policy guides in order to increase the number of countries committing to advance energy efficient products</w:t>
      </w:r>
      <w:r w:rsidR="00AD077F" w:rsidRPr="00D5163E">
        <w:rPr>
          <w:rFonts w:ascii="Calibri" w:hAnsi="Calibri" w:cs="Calibri"/>
          <w:sz w:val="22"/>
          <w:szCs w:val="22"/>
        </w:rPr>
        <w:t xml:space="preserve"> considering their respective national context and needs</w:t>
      </w:r>
      <w:r w:rsidR="00766839" w:rsidRPr="00D5163E">
        <w:rPr>
          <w:rFonts w:ascii="Calibri" w:hAnsi="Calibri" w:cs="Calibri"/>
          <w:sz w:val="22"/>
          <w:szCs w:val="22"/>
        </w:rPr>
        <w:t xml:space="preserve">. Further, </w:t>
      </w:r>
      <w:r w:rsidR="00AD077F" w:rsidRPr="00D5163E">
        <w:rPr>
          <w:rFonts w:ascii="Calibri" w:hAnsi="Calibri" w:cs="Calibri"/>
          <w:sz w:val="22"/>
          <w:szCs w:val="22"/>
        </w:rPr>
        <w:t xml:space="preserve">as a child project under the GLP, the ADLIGHT Project </w:t>
      </w:r>
      <w:r w:rsidR="00766839" w:rsidRPr="00D5163E">
        <w:rPr>
          <w:rFonts w:ascii="Calibri" w:hAnsi="Calibri" w:cs="Calibri"/>
          <w:sz w:val="22"/>
          <w:szCs w:val="22"/>
        </w:rPr>
        <w:t xml:space="preserve">will </w:t>
      </w:r>
      <w:r w:rsidR="00AD077F" w:rsidRPr="00D5163E">
        <w:rPr>
          <w:rFonts w:ascii="Calibri" w:hAnsi="Calibri" w:cs="Calibri"/>
          <w:sz w:val="22"/>
          <w:szCs w:val="22"/>
        </w:rPr>
        <w:t xml:space="preserve">benefit </w:t>
      </w:r>
      <w:r w:rsidR="001765C2" w:rsidRPr="00D5163E">
        <w:rPr>
          <w:rFonts w:ascii="Calibri" w:hAnsi="Calibri" w:cs="Calibri"/>
          <w:sz w:val="22"/>
          <w:szCs w:val="22"/>
        </w:rPr>
        <w:t xml:space="preserve">from the support to be provided </w:t>
      </w:r>
      <w:r w:rsidR="0060505D" w:rsidRPr="00D5163E">
        <w:rPr>
          <w:rFonts w:ascii="Calibri" w:hAnsi="Calibri" w:cs="Calibri"/>
          <w:sz w:val="22"/>
          <w:szCs w:val="22"/>
        </w:rPr>
        <w:t xml:space="preserve">by the GLP e.g. </w:t>
      </w:r>
      <w:r w:rsidR="001765C2" w:rsidRPr="00D5163E">
        <w:rPr>
          <w:rFonts w:ascii="Calibri" w:hAnsi="Calibri" w:cs="Calibri"/>
          <w:sz w:val="22"/>
          <w:szCs w:val="22"/>
        </w:rPr>
        <w:t xml:space="preserve">by </w:t>
      </w:r>
      <w:r w:rsidR="00766839" w:rsidRPr="00D5163E">
        <w:rPr>
          <w:rFonts w:ascii="Calibri" w:hAnsi="Calibri" w:cs="Calibri"/>
          <w:sz w:val="22"/>
          <w:szCs w:val="22"/>
        </w:rPr>
        <w:t>follow</w:t>
      </w:r>
      <w:r w:rsidR="001765C2" w:rsidRPr="00D5163E">
        <w:rPr>
          <w:rFonts w:ascii="Calibri" w:hAnsi="Calibri" w:cs="Calibri"/>
          <w:sz w:val="22"/>
          <w:szCs w:val="22"/>
        </w:rPr>
        <w:t>ing</w:t>
      </w:r>
      <w:r w:rsidR="00766839" w:rsidRPr="00D5163E">
        <w:rPr>
          <w:rFonts w:ascii="Calibri" w:hAnsi="Calibri" w:cs="Calibri"/>
          <w:sz w:val="22"/>
          <w:szCs w:val="22"/>
        </w:rPr>
        <w:t xml:space="preserve"> the consensus recommendations on the policy framework when developing technical guides and training</w:t>
      </w:r>
      <w:r w:rsidR="001765C2" w:rsidRPr="00D5163E">
        <w:rPr>
          <w:rFonts w:ascii="Calibri" w:hAnsi="Calibri" w:cs="Calibri"/>
          <w:sz w:val="22"/>
          <w:szCs w:val="22"/>
        </w:rPr>
        <w:t xml:space="preserve">, such as in MEPS and energy labeling. </w:t>
      </w:r>
      <w:r w:rsidR="001765C2" w:rsidRPr="00D5163E">
        <w:rPr>
          <w:rFonts w:ascii="Calibri" w:hAnsi="Calibri" w:cs="Calibri"/>
          <w:b/>
          <w:sz w:val="22"/>
          <w:szCs w:val="22"/>
        </w:rPr>
        <w:t>Fig. 1</w:t>
      </w:r>
      <w:r w:rsidR="001765C2" w:rsidRPr="00D5163E">
        <w:rPr>
          <w:rFonts w:ascii="Calibri" w:hAnsi="Calibri" w:cs="Calibri"/>
          <w:sz w:val="22"/>
          <w:szCs w:val="22"/>
        </w:rPr>
        <w:t xml:space="preserve"> illustrates the relationship among the SE4ALL Global Project, the Global Leapfrogging Program and the ADLIGHT Project.</w:t>
      </w:r>
    </w:p>
    <w:p w14:paraId="0DEA3F38" w14:textId="77777777" w:rsidR="00C46B5B" w:rsidRPr="00D5163E" w:rsidRDefault="00C46B5B" w:rsidP="007E081C">
      <w:pPr>
        <w:pStyle w:val="ListParagraph"/>
        <w:ind w:left="360"/>
        <w:jc w:val="both"/>
        <w:rPr>
          <w:rFonts w:ascii="Calibri" w:hAnsi="Calibri" w:cs="Calibri"/>
          <w:b/>
          <w:sz w:val="22"/>
        </w:rPr>
      </w:pPr>
    </w:p>
    <w:p w14:paraId="14A5A077" w14:textId="554319FB" w:rsidR="00530B2E" w:rsidRPr="00D5163E" w:rsidRDefault="00530B2E" w:rsidP="007E081C">
      <w:pPr>
        <w:pStyle w:val="ListParagraph"/>
        <w:ind w:left="360"/>
        <w:jc w:val="both"/>
        <w:rPr>
          <w:rFonts w:ascii="Calibri" w:hAnsi="Calibri" w:cs="Calibri"/>
          <w:b/>
          <w:sz w:val="22"/>
        </w:rPr>
      </w:pPr>
      <w:r w:rsidRPr="00D5163E">
        <w:rPr>
          <w:rFonts w:ascii="Calibri" w:hAnsi="Calibri" w:cs="Calibri"/>
          <w:b/>
          <w:noProof/>
          <w:sz w:val="22"/>
        </w:rPr>
        <w:lastRenderedPageBreak/>
        <w:drawing>
          <wp:inline distT="0" distB="0" distL="0" distR="0" wp14:anchorId="06A40CCB" wp14:editId="070F7292">
            <wp:extent cx="3795824" cy="2212080"/>
            <wp:effectExtent l="0" t="0" r="0" b="0"/>
            <wp:docPr id="5" name="Picture 5" descr="C:\Users\Lenovo\AppData\Local\Temp\Global U4E 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AppData\Local\Temp\Global U4E chart.jpg"/>
                    <pic:cNvPicPr>
                      <a:picLocks noChangeAspect="1" noChangeArrowheads="1"/>
                    </pic:cNvPicPr>
                  </pic:nvPicPr>
                  <pic:blipFill rotWithShape="1">
                    <a:blip r:embed="rId19">
                      <a:extLst>
                        <a:ext uri="{28A0092B-C50C-407E-A947-70E740481C1C}">
                          <a14:useLocalDpi xmlns:a14="http://schemas.microsoft.com/office/drawing/2010/main" val="0"/>
                        </a:ext>
                      </a:extLst>
                    </a:blip>
                    <a:srcRect r="1923"/>
                    <a:stretch/>
                  </pic:blipFill>
                  <pic:spPr bwMode="auto">
                    <a:xfrm>
                      <a:off x="0" y="0"/>
                      <a:ext cx="3788259" cy="2207672"/>
                    </a:xfrm>
                    <a:prstGeom prst="rect">
                      <a:avLst/>
                    </a:prstGeom>
                    <a:noFill/>
                    <a:ln>
                      <a:noFill/>
                    </a:ln>
                    <a:extLst>
                      <a:ext uri="{53640926-AAD7-44D8-BBD7-CCE9431645EC}">
                        <a14:shadowObscured xmlns:a14="http://schemas.microsoft.com/office/drawing/2010/main"/>
                      </a:ext>
                    </a:extLst>
                  </pic:spPr>
                </pic:pic>
              </a:graphicData>
            </a:graphic>
          </wp:inline>
        </w:drawing>
      </w:r>
      <w:r w:rsidR="00E55514" w:rsidRPr="00D5163E">
        <w:rPr>
          <w:rFonts w:ascii="Calibri" w:hAnsi="Calibri" w:cs="Calibri"/>
          <w:b/>
          <w:noProof/>
          <w:sz w:val="22"/>
        </w:rPr>
        <w:drawing>
          <wp:inline distT="0" distB="0" distL="0" distR="0" wp14:anchorId="0C58AA0C" wp14:editId="76AB112B">
            <wp:extent cx="1467293" cy="203081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0">
                      <a:extLst>
                        <a:ext uri="{28A0092B-C50C-407E-A947-70E740481C1C}">
                          <a14:useLocalDpi xmlns:a14="http://schemas.microsoft.com/office/drawing/2010/main" val="0"/>
                        </a:ext>
                      </a:extLst>
                    </a:blip>
                    <a:srcRect l="68809" b="2633"/>
                    <a:stretch/>
                  </pic:blipFill>
                  <pic:spPr bwMode="auto">
                    <a:xfrm>
                      <a:off x="0" y="0"/>
                      <a:ext cx="1470136" cy="2034754"/>
                    </a:xfrm>
                    <a:prstGeom prst="rect">
                      <a:avLst/>
                    </a:prstGeom>
                    <a:noFill/>
                    <a:ln>
                      <a:noFill/>
                    </a:ln>
                    <a:extLst>
                      <a:ext uri="{53640926-AAD7-44D8-BBD7-CCE9431645EC}">
                        <a14:shadowObscured xmlns:a14="http://schemas.microsoft.com/office/drawing/2010/main"/>
                      </a:ext>
                    </a:extLst>
                  </pic:spPr>
                </pic:pic>
              </a:graphicData>
            </a:graphic>
          </wp:inline>
        </w:drawing>
      </w:r>
    </w:p>
    <w:p w14:paraId="1880BA05" w14:textId="77777777" w:rsidR="00530B2E" w:rsidRPr="00D5163E" w:rsidRDefault="00530B2E" w:rsidP="007E081C">
      <w:pPr>
        <w:pStyle w:val="ListParagraph"/>
        <w:ind w:left="360"/>
        <w:jc w:val="both"/>
        <w:rPr>
          <w:rFonts w:ascii="Calibri" w:hAnsi="Calibri" w:cs="Calibri"/>
          <w:b/>
          <w:sz w:val="22"/>
        </w:rPr>
      </w:pPr>
    </w:p>
    <w:p w14:paraId="6E87FE44" w14:textId="3ED1C322" w:rsidR="00AB457C" w:rsidRPr="00D5163E" w:rsidRDefault="00AB457C" w:rsidP="007E081C">
      <w:pPr>
        <w:pStyle w:val="ListParagraph"/>
        <w:ind w:left="360"/>
        <w:jc w:val="center"/>
        <w:rPr>
          <w:rFonts w:ascii="Calibri" w:hAnsi="Calibri" w:cs="Calibri"/>
          <w:b/>
          <w:sz w:val="22"/>
        </w:rPr>
      </w:pPr>
      <w:r w:rsidRPr="00D5163E">
        <w:rPr>
          <w:rFonts w:ascii="Calibri" w:hAnsi="Calibri" w:cs="Calibri"/>
          <w:b/>
          <w:sz w:val="22"/>
        </w:rPr>
        <w:t>Fig. 1: Relationship among the SE4ALL Global Project, Global Leapfrogging Program</w:t>
      </w:r>
    </w:p>
    <w:p w14:paraId="72325602" w14:textId="55F9C100" w:rsidR="00C81660" w:rsidRPr="00D5163E" w:rsidRDefault="00AB457C" w:rsidP="007E081C">
      <w:pPr>
        <w:pStyle w:val="ListParagraph"/>
        <w:ind w:left="360"/>
        <w:jc w:val="center"/>
        <w:rPr>
          <w:rFonts w:ascii="Calibri" w:hAnsi="Calibri" w:cs="Calibri"/>
          <w:b/>
          <w:sz w:val="22"/>
        </w:rPr>
      </w:pPr>
      <w:r w:rsidRPr="00D5163E">
        <w:rPr>
          <w:rFonts w:ascii="Calibri" w:hAnsi="Calibri" w:cs="Calibri"/>
          <w:b/>
          <w:sz w:val="22"/>
        </w:rPr>
        <w:t>and the ADLIGHT Project</w:t>
      </w:r>
      <w:r w:rsidR="00BF7F58" w:rsidRPr="00D5163E">
        <w:rPr>
          <w:rFonts w:ascii="Calibri" w:hAnsi="Calibri" w:cs="Calibri"/>
          <w:b/>
          <w:sz w:val="22"/>
        </w:rPr>
        <w:t xml:space="preserve"> of Indonesia</w:t>
      </w:r>
      <w:r w:rsidR="00112FB8" w:rsidRPr="00D5163E">
        <w:rPr>
          <w:rFonts w:ascii="Calibri" w:hAnsi="Calibri" w:cs="Calibri"/>
          <w:b/>
          <w:sz w:val="22"/>
        </w:rPr>
        <w:t xml:space="preserve"> among other Child Projects</w:t>
      </w:r>
    </w:p>
    <w:p w14:paraId="101A8CBB" w14:textId="77777777" w:rsidR="00484556" w:rsidRPr="00D5163E" w:rsidRDefault="00484556" w:rsidP="007E081C">
      <w:pPr>
        <w:pStyle w:val="ListParagraph"/>
        <w:ind w:left="360"/>
        <w:jc w:val="both"/>
        <w:rPr>
          <w:rFonts w:ascii="Calibri" w:hAnsi="Calibri" w:cs="Calibri"/>
          <w:sz w:val="22"/>
        </w:rPr>
      </w:pPr>
    </w:p>
    <w:p w14:paraId="1E5D6EA8" w14:textId="7D492D26" w:rsidR="00830974" w:rsidRPr="00D5163E" w:rsidRDefault="00830974" w:rsidP="007E081C">
      <w:pPr>
        <w:pStyle w:val="ListParagraph"/>
        <w:ind w:left="360"/>
        <w:jc w:val="both"/>
        <w:rPr>
          <w:rFonts w:ascii="Calibri" w:hAnsi="Calibri" w:cs="Calibri"/>
          <w:sz w:val="22"/>
        </w:rPr>
      </w:pPr>
      <w:r w:rsidRPr="00D5163E">
        <w:rPr>
          <w:rFonts w:ascii="Calibri" w:hAnsi="Calibri" w:cs="Calibri"/>
          <w:sz w:val="22"/>
          <w:szCs w:val="22"/>
        </w:rPr>
        <w:t>Thus, for the participation in the SE4ALL Global Project, the Project Concept Note (PCN) for ADLIGHT was submitted by the Government of Indonesia in March 2016 and includes: (a) capacity building on MEPS for local lighting industry, (b) regulatory mechanisms and MVE and (c) high efficiency lighting technology penetration. The PCN is herein being elaborated and developed as the ADLIGHT Project Document for a Full Size Project (FSP) to be proposed with GEF 6 funding.</w:t>
      </w:r>
    </w:p>
    <w:p w14:paraId="016AE7BF" w14:textId="77777777" w:rsidR="00830974" w:rsidRPr="00D5163E" w:rsidRDefault="00830974" w:rsidP="007E081C">
      <w:pPr>
        <w:pStyle w:val="ListParagraph"/>
        <w:ind w:left="360"/>
        <w:jc w:val="both"/>
        <w:rPr>
          <w:rFonts w:ascii="Calibri" w:hAnsi="Calibri" w:cs="Calibri"/>
          <w:sz w:val="22"/>
        </w:rPr>
      </w:pPr>
    </w:p>
    <w:p w14:paraId="65959B1A" w14:textId="291E83A6" w:rsidR="000E4F07" w:rsidRPr="00D5163E" w:rsidRDefault="000E4F07" w:rsidP="0077440A">
      <w:pPr>
        <w:pStyle w:val="BodyText1"/>
        <w:rPr>
          <w:rFonts w:asciiTheme="majorHAnsi" w:eastAsia="Calibri" w:hAnsiTheme="majorHAnsi"/>
          <w:b/>
          <w:i/>
          <w:sz w:val="22"/>
          <w:szCs w:val="22"/>
          <w:lang w:bidi="en-US"/>
        </w:rPr>
      </w:pPr>
      <w:bookmarkStart w:id="9" w:name="_Toc407010429"/>
      <w:r w:rsidRPr="00D5163E">
        <w:rPr>
          <w:rFonts w:asciiTheme="majorHAnsi" w:eastAsia="Calibri" w:hAnsiTheme="majorHAnsi"/>
          <w:b/>
          <w:i/>
          <w:sz w:val="22"/>
          <w:szCs w:val="22"/>
          <w:lang w:bidi="en-US"/>
        </w:rPr>
        <w:t xml:space="preserve">Barriers to Implementation of Programs in </w:t>
      </w:r>
      <w:r w:rsidR="00E866C0" w:rsidRPr="00D5163E">
        <w:rPr>
          <w:rFonts w:asciiTheme="majorHAnsi" w:eastAsia="Calibri" w:hAnsiTheme="majorHAnsi"/>
          <w:b/>
          <w:i/>
          <w:sz w:val="22"/>
          <w:szCs w:val="22"/>
          <w:lang w:bidi="en-US"/>
        </w:rPr>
        <w:t>the L</w:t>
      </w:r>
      <w:r w:rsidRPr="00D5163E">
        <w:rPr>
          <w:rFonts w:asciiTheme="majorHAnsi" w:eastAsia="Calibri" w:hAnsiTheme="majorHAnsi"/>
          <w:b/>
          <w:i/>
          <w:sz w:val="22"/>
          <w:szCs w:val="22"/>
          <w:lang w:bidi="en-US"/>
        </w:rPr>
        <w:t xml:space="preserve">ocal </w:t>
      </w:r>
      <w:r w:rsidR="00E866C0" w:rsidRPr="00D5163E">
        <w:rPr>
          <w:rFonts w:asciiTheme="majorHAnsi" w:eastAsia="Calibri" w:hAnsiTheme="majorHAnsi"/>
          <w:b/>
          <w:i/>
          <w:sz w:val="22"/>
          <w:szCs w:val="22"/>
          <w:lang w:bidi="en-US"/>
        </w:rPr>
        <w:t>M</w:t>
      </w:r>
      <w:r w:rsidR="00E81CEA" w:rsidRPr="00D5163E">
        <w:rPr>
          <w:rFonts w:asciiTheme="majorHAnsi" w:eastAsia="Calibri" w:hAnsiTheme="majorHAnsi"/>
          <w:b/>
          <w:i/>
          <w:sz w:val="22"/>
          <w:szCs w:val="22"/>
          <w:lang w:bidi="en-US"/>
        </w:rPr>
        <w:t>anufacturing</w:t>
      </w:r>
      <w:r w:rsidRPr="00D5163E">
        <w:rPr>
          <w:rFonts w:asciiTheme="majorHAnsi" w:eastAsia="Calibri" w:hAnsiTheme="majorHAnsi"/>
          <w:b/>
          <w:i/>
          <w:sz w:val="22"/>
          <w:szCs w:val="22"/>
          <w:lang w:bidi="en-US"/>
        </w:rPr>
        <w:t xml:space="preserve"> and </w:t>
      </w:r>
      <w:r w:rsidR="00E866C0" w:rsidRPr="00D5163E">
        <w:rPr>
          <w:rFonts w:asciiTheme="majorHAnsi" w:eastAsia="Calibri" w:hAnsiTheme="majorHAnsi"/>
          <w:b/>
          <w:i/>
          <w:sz w:val="22"/>
          <w:szCs w:val="22"/>
          <w:lang w:bidi="en-US"/>
        </w:rPr>
        <w:t>Application of</w:t>
      </w:r>
      <w:r w:rsidRPr="00D5163E">
        <w:rPr>
          <w:rFonts w:asciiTheme="majorHAnsi" w:eastAsia="Calibri" w:hAnsiTheme="majorHAnsi"/>
          <w:b/>
          <w:i/>
          <w:sz w:val="22"/>
          <w:szCs w:val="22"/>
          <w:lang w:bidi="en-US"/>
        </w:rPr>
        <w:t xml:space="preserve"> Energy Efficient Lighting </w:t>
      </w:r>
      <w:r w:rsidR="00E866C0" w:rsidRPr="00D5163E">
        <w:rPr>
          <w:rFonts w:asciiTheme="majorHAnsi" w:eastAsia="Calibri" w:hAnsiTheme="majorHAnsi"/>
          <w:b/>
          <w:i/>
          <w:sz w:val="22"/>
          <w:szCs w:val="22"/>
          <w:lang w:bidi="en-US"/>
        </w:rPr>
        <w:t>S</w:t>
      </w:r>
      <w:r w:rsidRPr="00D5163E">
        <w:rPr>
          <w:rFonts w:asciiTheme="majorHAnsi" w:eastAsia="Calibri" w:hAnsiTheme="majorHAnsi"/>
          <w:b/>
          <w:i/>
          <w:sz w:val="22"/>
          <w:szCs w:val="22"/>
          <w:lang w:bidi="en-US"/>
        </w:rPr>
        <w:t>ystems</w:t>
      </w:r>
      <w:bookmarkEnd w:id="9"/>
    </w:p>
    <w:p w14:paraId="376C24FD" w14:textId="77777777" w:rsidR="000E4F07" w:rsidRPr="00D5163E" w:rsidRDefault="000E4F07" w:rsidP="007E081C">
      <w:pPr>
        <w:pStyle w:val="ListParagraph"/>
        <w:ind w:left="0"/>
        <w:jc w:val="both"/>
        <w:rPr>
          <w:rFonts w:ascii="Calibri" w:hAnsi="Calibri" w:cs="Calibri"/>
          <w:i/>
          <w:sz w:val="22"/>
        </w:rPr>
      </w:pPr>
    </w:p>
    <w:p w14:paraId="5803ED0E" w14:textId="31E572D2" w:rsidR="00C73069" w:rsidRPr="00D5163E" w:rsidRDefault="00006F09" w:rsidP="00DD7CE7">
      <w:pPr>
        <w:pStyle w:val="ListParagraph"/>
        <w:numPr>
          <w:ilvl w:val="0"/>
          <w:numId w:val="10"/>
        </w:numPr>
        <w:ind w:left="360"/>
        <w:contextualSpacing/>
        <w:jc w:val="both"/>
        <w:rPr>
          <w:sz w:val="22"/>
          <w:szCs w:val="22"/>
        </w:rPr>
      </w:pPr>
      <w:r w:rsidRPr="00D5163E">
        <w:rPr>
          <w:rFonts w:ascii="Calibri" w:hAnsi="Calibri" w:cs="Calibri"/>
          <w:sz w:val="22"/>
          <w:szCs w:val="22"/>
        </w:rPr>
        <w:t>The archipelag</w:t>
      </w:r>
      <w:r w:rsidR="00EA2D39" w:rsidRPr="00D5163E">
        <w:rPr>
          <w:rFonts w:ascii="Calibri" w:hAnsi="Calibri" w:cs="Calibri"/>
          <w:sz w:val="22"/>
          <w:szCs w:val="22"/>
        </w:rPr>
        <w:t>ic</w:t>
      </w:r>
      <w:r w:rsidRPr="00D5163E">
        <w:rPr>
          <w:rFonts w:ascii="Calibri" w:hAnsi="Calibri" w:cs="Calibri"/>
          <w:sz w:val="22"/>
          <w:szCs w:val="22"/>
        </w:rPr>
        <w:t xml:space="preserve"> nature of Indonesia</w:t>
      </w:r>
      <w:r w:rsidR="00C73069" w:rsidRPr="00D5163E">
        <w:rPr>
          <w:rFonts w:ascii="Calibri" w:hAnsi="Calibri" w:cs="Calibri"/>
          <w:sz w:val="22"/>
          <w:szCs w:val="22"/>
        </w:rPr>
        <w:t>,</w:t>
      </w:r>
      <w:r w:rsidRPr="00D5163E">
        <w:rPr>
          <w:rFonts w:ascii="Calibri" w:hAnsi="Calibri" w:cs="Calibri"/>
          <w:sz w:val="22"/>
          <w:szCs w:val="22"/>
        </w:rPr>
        <w:t xml:space="preserve"> </w:t>
      </w:r>
      <w:r w:rsidR="00C73069" w:rsidRPr="00D5163E">
        <w:rPr>
          <w:rFonts w:ascii="Calibri" w:hAnsi="Calibri" w:cs="Calibri"/>
          <w:sz w:val="22"/>
          <w:szCs w:val="22"/>
        </w:rPr>
        <w:t>consisting</w:t>
      </w:r>
      <w:r w:rsidRPr="00D5163E">
        <w:rPr>
          <w:rFonts w:ascii="Calibri" w:hAnsi="Calibri" w:cs="Calibri"/>
          <w:sz w:val="22"/>
          <w:szCs w:val="22"/>
        </w:rPr>
        <w:t xml:space="preserve"> of 18,307 islands (Indonesia National Institute of Aeronautics and Space – LAPAN 2002)</w:t>
      </w:r>
      <w:r w:rsidR="00C73069" w:rsidRPr="00D5163E">
        <w:rPr>
          <w:rFonts w:ascii="Calibri" w:hAnsi="Calibri" w:cs="Calibri"/>
          <w:sz w:val="22"/>
          <w:szCs w:val="22"/>
        </w:rPr>
        <w:t>,</w:t>
      </w:r>
      <w:r w:rsidRPr="00D5163E">
        <w:rPr>
          <w:rFonts w:ascii="Calibri" w:hAnsi="Calibri" w:cs="Calibri"/>
          <w:sz w:val="22"/>
          <w:szCs w:val="22"/>
        </w:rPr>
        <w:t xml:space="preserve"> is prone to porous borders and allows the local market to be </w:t>
      </w:r>
      <w:r w:rsidR="00C73069" w:rsidRPr="00D5163E">
        <w:rPr>
          <w:rFonts w:ascii="Calibri" w:hAnsi="Calibri" w:cs="Calibri"/>
          <w:sz w:val="22"/>
          <w:szCs w:val="22"/>
        </w:rPr>
        <w:t>confronted by</w:t>
      </w:r>
      <w:r w:rsidR="00BB0B35" w:rsidRPr="00D5163E">
        <w:rPr>
          <w:rFonts w:ascii="Calibri" w:hAnsi="Calibri" w:cs="Calibri"/>
          <w:sz w:val="22"/>
          <w:szCs w:val="22"/>
        </w:rPr>
        <w:t xml:space="preserve"> imported</w:t>
      </w:r>
      <w:r w:rsidRPr="00D5163E">
        <w:rPr>
          <w:rFonts w:ascii="Calibri" w:hAnsi="Calibri" w:cs="Calibri"/>
          <w:sz w:val="22"/>
          <w:szCs w:val="22"/>
        </w:rPr>
        <w:t xml:space="preserve"> low quality Energy Efficient Lighting (EEL) products. This situation hampers consumer’s access to good quality of LED products due to relatively easy access </w:t>
      </w:r>
      <w:r w:rsidR="007C5C58" w:rsidRPr="00D5163E">
        <w:rPr>
          <w:rFonts w:ascii="Calibri" w:hAnsi="Calibri" w:cs="Calibri"/>
          <w:sz w:val="22"/>
          <w:szCs w:val="22"/>
        </w:rPr>
        <w:t>to</w:t>
      </w:r>
      <w:r w:rsidRPr="00D5163E">
        <w:rPr>
          <w:rFonts w:ascii="Calibri" w:hAnsi="Calibri" w:cs="Calibri"/>
          <w:sz w:val="22"/>
          <w:szCs w:val="22"/>
        </w:rPr>
        <w:t xml:space="preserve"> substandard EELs </w:t>
      </w:r>
      <w:r w:rsidR="007C5C58" w:rsidRPr="00D5163E">
        <w:rPr>
          <w:rFonts w:ascii="Calibri" w:hAnsi="Calibri" w:cs="Calibri"/>
          <w:sz w:val="22"/>
          <w:szCs w:val="22"/>
        </w:rPr>
        <w:t xml:space="preserve">(oftentimes unknowingly) </w:t>
      </w:r>
      <w:r w:rsidRPr="00D5163E">
        <w:rPr>
          <w:rFonts w:ascii="Calibri" w:hAnsi="Calibri" w:cs="Calibri"/>
          <w:sz w:val="22"/>
          <w:szCs w:val="22"/>
        </w:rPr>
        <w:t xml:space="preserve">entering the market in Indonesia. Without Minimum Energy Performance Standard (MEPS) being </w:t>
      </w:r>
      <w:r w:rsidR="007C5C58" w:rsidRPr="00D5163E">
        <w:rPr>
          <w:rFonts w:ascii="Calibri" w:hAnsi="Calibri" w:cs="Calibri"/>
          <w:sz w:val="22"/>
          <w:szCs w:val="22"/>
        </w:rPr>
        <w:t>enforced</w:t>
      </w:r>
      <w:r w:rsidRPr="00D5163E">
        <w:rPr>
          <w:rFonts w:ascii="Calibri" w:hAnsi="Calibri" w:cs="Calibri"/>
          <w:sz w:val="22"/>
          <w:szCs w:val="22"/>
        </w:rPr>
        <w:t xml:space="preserve">, </w:t>
      </w:r>
      <w:r w:rsidR="007C5C58" w:rsidRPr="00D5163E">
        <w:rPr>
          <w:rFonts w:ascii="Calibri" w:hAnsi="Calibri" w:cs="Calibri"/>
          <w:sz w:val="22"/>
          <w:szCs w:val="22"/>
        </w:rPr>
        <w:t xml:space="preserve">people are buying </w:t>
      </w:r>
      <w:r w:rsidRPr="00D5163E">
        <w:rPr>
          <w:rFonts w:ascii="Calibri" w:hAnsi="Calibri" w:cs="Calibri"/>
          <w:sz w:val="22"/>
          <w:szCs w:val="22"/>
        </w:rPr>
        <w:t>substandard EEL products</w:t>
      </w:r>
      <w:r w:rsidR="007C5C58" w:rsidRPr="00D5163E">
        <w:rPr>
          <w:rFonts w:ascii="Calibri" w:hAnsi="Calibri" w:cs="Calibri"/>
          <w:sz w:val="22"/>
          <w:szCs w:val="22"/>
        </w:rPr>
        <w:t xml:space="preserve"> and miss the benefits of </w:t>
      </w:r>
      <w:r w:rsidRPr="00D5163E">
        <w:rPr>
          <w:rFonts w:ascii="Calibri" w:hAnsi="Calibri" w:cs="Calibri"/>
          <w:sz w:val="22"/>
          <w:szCs w:val="22"/>
        </w:rPr>
        <w:t>EEL products</w:t>
      </w:r>
      <w:r w:rsidR="007C5C58" w:rsidRPr="00D5163E">
        <w:rPr>
          <w:rFonts w:ascii="Calibri" w:hAnsi="Calibri" w:cs="Calibri"/>
          <w:sz w:val="22"/>
          <w:szCs w:val="22"/>
        </w:rPr>
        <w:t>.</w:t>
      </w:r>
      <w:r w:rsidRPr="00D5163E">
        <w:rPr>
          <w:rFonts w:ascii="Calibri" w:hAnsi="Calibri" w:cs="Calibri"/>
          <w:sz w:val="22"/>
          <w:szCs w:val="22"/>
        </w:rPr>
        <w:t xml:space="preserve"> Without MEPS, the penetration of good quality of EEL products in the market will face difficulty to compete with the low-priced substandard </w:t>
      </w:r>
      <w:r w:rsidR="00D16641" w:rsidRPr="00D5163E">
        <w:rPr>
          <w:rFonts w:ascii="Calibri" w:hAnsi="Calibri" w:cs="Calibri"/>
          <w:sz w:val="22"/>
          <w:szCs w:val="22"/>
        </w:rPr>
        <w:t>lighting</w:t>
      </w:r>
      <w:r w:rsidRPr="00D5163E">
        <w:rPr>
          <w:rFonts w:ascii="Calibri" w:hAnsi="Calibri" w:cs="Calibri"/>
          <w:sz w:val="22"/>
          <w:szCs w:val="22"/>
        </w:rPr>
        <w:t xml:space="preserve"> products. </w:t>
      </w:r>
      <w:r w:rsidR="000F43D1" w:rsidRPr="00D5163E">
        <w:rPr>
          <w:rFonts w:ascii="Calibri" w:hAnsi="Calibri" w:cs="Calibri"/>
          <w:sz w:val="22"/>
          <w:szCs w:val="22"/>
        </w:rPr>
        <w:t>T</w:t>
      </w:r>
      <w:r w:rsidRPr="00D5163E">
        <w:rPr>
          <w:rFonts w:ascii="Calibri" w:hAnsi="Calibri" w:cs="Calibri"/>
          <w:sz w:val="22"/>
          <w:szCs w:val="22"/>
        </w:rPr>
        <w:t xml:space="preserve">he process to issue MEPS requires national standardization procedures set by </w:t>
      </w:r>
      <w:r w:rsidR="000F43D1" w:rsidRPr="00D5163E">
        <w:rPr>
          <w:rFonts w:ascii="Calibri" w:hAnsi="Calibri" w:cs="Calibri"/>
          <w:sz w:val="22"/>
          <w:szCs w:val="22"/>
        </w:rPr>
        <w:t xml:space="preserve">the </w:t>
      </w:r>
      <w:r w:rsidRPr="00D5163E">
        <w:rPr>
          <w:rFonts w:ascii="Calibri" w:hAnsi="Calibri" w:cs="Calibri"/>
          <w:sz w:val="22"/>
          <w:szCs w:val="22"/>
        </w:rPr>
        <w:t xml:space="preserve">National Standardization Agency (BSN). According to </w:t>
      </w:r>
      <w:r w:rsidR="000F43D1" w:rsidRPr="00D5163E">
        <w:rPr>
          <w:rFonts w:ascii="Calibri" w:hAnsi="Calibri" w:cs="Calibri"/>
          <w:sz w:val="22"/>
          <w:szCs w:val="22"/>
        </w:rPr>
        <w:t xml:space="preserve">the </w:t>
      </w:r>
      <w:r w:rsidRPr="00D5163E">
        <w:rPr>
          <w:rFonts w:ascii="Calibri" w:hAnsi="Calibri" w:cs="Calibri"/>
          <w:sz w:val="22"/>
          <w:szCs w:val="22"/>
        </w:rPr>
        <w:t>Government Regulation (PP) number 102/2000 regarding National Standardization, standard development can be approached thr</w:t>
      </w:r>
      <w:r w:rsidR="000F43D1" w:rsidRPr="00D5163E">
        <w:rPr>
          <w:rFonts w:ascii="Calibri" w:hAnsi="Calibri" w:cs="Calibri"/>
          <w:sz w:val="22"/>
          <w:szCs w:val="22"/>
        </w:rPr>
        <w:t>ough</w:t>
      </w:r>
      <w:r w:rsidRPr="00D5163E">
        <w:rPr>
          <w:rFonts w:ascii="Calibri" w:hAnsi="Calibri" w:cs="Calibri"/>
          <w:sz w:val="22"/>
          <w:szCs w:val="22"/>
        </w:rPr>
        <w:t xml:space="preserve"> 2 different methods; 1) consensus, and 2) scientific evidence. For standard</w:t>
      </w:r>
      <w:r w:rsidR="000F43D1" w:rsidRPr="00D5163E">
        <w:rPr>
          <w:rFonts w:ascii="Calibri" w:hAnsi="Calibri" w:cs="Calibri"/>
          <w:sz w:val="22"/>
          <w:szCs w:val="22"/>
        </w:rPr>
        <w:t>s</w:t>
      </w:r>
      <w:r w:rsidRPr="00D5163E">
        <w:rPr>
          <w:rFonts w:ascii="Calibri" w:hAnsi="Calibri" w:cs="Calibri"/>
          <w:sz w:val="22"/>
          <w:szCs w:val="22"/>
        </w:rPr>
        <w:t xml:space="preserve"> with </w:t>
      </w:r>
      <w:r w:rsidR="00C73069" w:rsidRPr="00D5163E">
        <w:rPr>
          <w:rFonts w:ascii="Calibri" w:hAnsi="Calibri" w:cs="Calibri"/>
          <w:sz w:val="22"/>
          <w:szCs w:val="22"/>
        </w:rPr>
        <w:t xml:space="preserve">a </w:t>
      </w:r>
      <w:r w:rsidRPr="00D5163E">
        <w:rPr>
          <w:rFonts w:ascii="Calibri" w:hAnsi="Calibri" w:cs="Calibri"/>
          <w:sz w:val="22"/>
          <w:szCs w:val="22"/>
        </w:rPr>
        <w:t xml:space="preserve">development dimension value, </w:t>
      </w:r>
      <w:r w:rsidR="000F43D1" w:rsidRPr="00D5163E">
        <w:rPr>
          <w:rFonts w:ascii="Calibri" w:hAnsi="Calibri" w:cs="Calibri"/>
          <w:sz w:val="22"/>
          <w:szCs w:val="22"/>
        </w:rPr>
        <w:t>such as the</w:t>
      </w:r>
      <w:r w:rsidRPr="00D5163E">
        <w:rPr>
          <w:rFonts w:ascii="Calibri" w:hAnsi="Calibri" w:cs="Calibri"/>
          <w:sz w:val="22"/>
          <w:szCs w:val="22"/>
        </w:rPr>
        <w:t xml:space="preserve"> MEPS, consensus is likely to be the method used in the process. In </w:t>
      </w:r>
      <w:r w:rsidR="00C73069" w:rsidRPr="00D5163E">
        <w:rPr>
          <w:rFonts w:ascii="Calibri" w:hAnsi="Calibri" w:cs="Calibri"/>
          <w:sz w:val="22"/>
          <w:szCs w:val="22"/>
        </w:rPr>
        <w:t xml:space="preserve">creating </w:t>
      </w:r>
      <w:r w:rsidRPr="00D5163E">
        <w:rPr>
          <w:rFonts w:ascii="Calibri" w:hAnsi="Calibri" w:cs="Calibri"/>
          <w:sz w:val="22"/>
          <w:szCs w:val="22"/>
        </w:rPr>
        <w:t xml:space="preserve">consensus, approval from all relevant stakeholders </w:t>
      </w:r>
      <w:r w:rsidR="00112FB8" w:rsidRPr="00D5163E">
        <w:rPr>
          <w:rFonts w:ascii="Calibri" w:hAnsi="Calibri" w:cs="Calibri"/>
          <w:sz w:val="22"/>
          <w:szCs w:val="22"/>
        </w:rPr>
        <w:t xml:space="preserve">is </w:t>
      </w:r>
      <w:r w:rsidRPr="00D5163E">
        <w:rPr>
          <w:rFonts w:ascii="Calibri" w:hAnsi="Calibri" w:cs="Calibri"/>
          <w:sz w:val="22"/>
          <w:szCs w:val="22"/>
        </w:rPr>
        <w:t xml:space="preserve">crucial and local manufactures will have </w:t>
      </w:r>
      <w:r w:rsidR="000F43D1" w:rsidRPr="00D5163E">
        <w:rPr>
          <w:rFonts w:ascii="Calibri" w:hAnsi="Calibri" w:cs="Calibri"/>
          <w:sz w:val="22"/>
          <w:szCs w:val="22"/>
        </w:rPr>
        <w:t xml:space="preserve">a </w:t>
      </w:r>
      <w:r w:rsidRPr="00D5163E">
        <w:rPr>
          <w:rFonts w:ascii="Calibri" w:hAnsi="Calibri" w:cs="Calibri"/>
          <w:sz w:val="22"/>
          <w:szCs w:val="22"/>
        </w:rPr>
        <w:t xml:space="preserve">bigger percentage in </w:t>
      </w:r>
      <w:r w:rsidR="000F43D1" w:rsidRPr="00D5163E">
        <w:rPr>
          <w:rFonts w:ascii="Calibri" w:hAnsi="Calibri" w:cs="Calibri"/>
          <w:sz w:val="22"/>
          <w:szCs w:val="22"/>
        </w:rPr>
        <w:t xml:space="preserve">the </w:t>
      </w:r>
      <w:r w:rsidRPr="00D5163E">
        <w:rPr>
          <w:rFonts w:ascii="Calibri" w:hAnsi="Calibri" w:cs="Calibri"/>
          <w:sz w:val="22"/>
          <w:szCs w:val="22"/>
        </w:rPr>
        <w:t>overall portion in consensus. Currently, the comparison percentage between local and international EEL brands in 3 associations (GAMATRINDO, APERLINDO and ALINDO) is 76% (local manufacture</w:t>
      </w:r>
      <w:r w:rsidR="000F43D1" w:rsidRPr="00D5163E">
        <w:rPr>
          <w:rFonts w:ascii="Calibri" w:hAnsi="Calibri" w:cs="Calibri"/>
          <w:sz w:val="22"/>
          <w:szCs w:val="22"/>
        </w:rPr>
        <w:t>r</w:t>
      </w:r>
      <w:r w:rsidRPr="00D5163E">
        <w:rPr>
          <w:rFonts w:ascii="Calibri" w:hAnsi="Calibri" w:cs="Calibri"/>
          <w:sz w:val="22"/>
          <w:szCs w:val="22"/>
        </w:rPr>
        <w:t>s) and 24% (imported assembler</w:t>
      </w:r>
      <w:r w:rsidR="000F43D1" w:rsidRPr="00D5163E">
        <w:rPr>
          <w:rFonts w:ascii="Calibri" w:hAnsi="Calibri" w:cs="Calibri"/>
          <w:sz w:val="22"/>
          <w:szCs w:val="22"/>
        </w:rPr>
        <w:t>s</w:t>
      </w:r>
      <w:r w:rsidRPr="00D5163E">
        <w:rPr>
          <w:rFonts w:ascii="Calibri" w:hAnsi="Calibri" w:cs="Calibri"/>
          <w:sz w:val="22"/>
          <w:szCs w:val="22"/>
        </w:rPr>
        <w:t xml:space="preserve">). </w:t>
      </w:r>
      <w:r w:rsidR="001E586B" w:rsidRPr="00D5163E">
        <w:rPr>
          <w:rFonts w:ascii="Calibri" w:hAnsi="Calibri" w:cs="Calibri"/>
          <w:sz w:val="22"/>
          <w:szCs w:val="22"/>
        </w:rPr>
        <w:t>S</w:t>
      </w:r>
      <w:r w:rsidRPr="00D5163E">
        <w:rPr>
          <w:rFonts w:ascii="Calibri" w:hAnsi="Calibri" w:cs="Calibri"/>
          <w:sz w:val="22"/>
          <w:szCs w:val="22"/>
        </w:rPr>
        <w:t>upport to local manufacture</w:t>
      </w:r>
      <w:r w:rsidR="000F43D1" w:rsidRPr="00D5163E">
        <w:rPr>
          <w:rFonts w:ascii="Calibri" w:hAnsi="Calibri" w:cs="Calibri"/>
          <w:sz w:val="22"/>
          <w:szCs w:val="22"/>
        </w:rPr>
        <w:t>rs</w:t>
      </w:r>
      <w:r w:rsidRPr="00D5163E">
        <w:rPr>
          <w:rFonts w:ascii="Calibri" w:hAnsi="Calibri" w:cs="Calibri"/>
          <w:sz w:val="22"/>
          <w:szCs w:val="22"/>
        </w:rPr>
        <w:t xml:space="preserve"> </w:t>
      </w:r>
      <w:r w:rsidR="001E586B" w:rsidRPr="00D5163E">
        <w:rPr>
          <w:rFonts w:ascii="Calibri" w:hAnsi="Calibri" w:cs="Calibri"/>
          <w:sz w:val="22"/>
          <w:szCs w:val="22"/>
        </w:rPr>
        <w:t>on the principles of MEPS and</w:t>
      </w:r>
      <w:r w:rsidR="00C73069" w:rsidRPr="00D5163E">
        <w:rPr>
          <w:rFonts w:ascii="Calibri" w:hAnsi="Calibri" w:cs="Calibri"/>
          <w:sz w:val="22"/>
          <w:szCs w:val="22"/>
        </w:rPr>
        <w:t xml:space="preserve"> capacity building for local manufacturers</w:t>
      </w:r>
      <w:r w:rsidR="001E586B" w:rsidRPr="00D5163E">
        <w:rPr>
          <w:rFonts w:ascii="Calibri" w:hAnsi="Calibri" w:cs="Calibri"/>
          <w:sz w:val="22"/>
          <w:szCs w:val="22"/>
        </w:rPr>
        <w:t xml:space="preserve"> will be</w:t>
      </w:r>
      <w:r w:rsidRPr="00D5163E">
        <w:rPr>
          <w:rFonts w:ascii="Calibri" w:hAnsi="Calibri" w:cs="Calibri"/>
          <w:sz w:val="22"/>
          <w:szCs w:val="22"/>
        </w:rPr>
        <w:t xml:space="preserve"> crucial </w:t>
      </w:r>
      <w:r w:rsidR="000F43D1" w:rsidRPr="00D5163E">
        <w:rPr>
          <w:rFonts w:ascii="Calibri" w:hAnsi="Calibri" w:cs="Calibri"/>
          <w:sz w:val="22"/>
          <w:szCs w:val="22"/>
        </w:rPr>
        <w:t xml:space="preserve">in order to </w:t>
      </w:r>
      <w:r w:rsidR="00112FB8" w:rsidRPr="00D5163E">
        <w:rPr>
          <w:rFonts w:ascii="Calibri" w:hAnsi="Calibri" w:cs="Calibri"/>
          <w:sz w:val="22"/>
          <w:szCs w:val="22"/>
        </w:rPr>
        <w:t>realize</w:t>
      </w:r>
      <w:r w:rsidR="000F43D1" w:rsidRPr="00D5163E">
        <w:rPr>
          <w:rFonts w:ascii="Calibri" w:hAnsi="Calibri" w:cs="Calibri"/>
          <w:sz w:val="22"/>
          <w:szCs w:val="22"/>
        </w:rPr>
        <w:t xml:space="preserve"> a</w:t>
      </w:r>
      <w:r w:rsidRPr="00D5163E">
        <w:rPr>
          <w:rFonts w:ascii="Calibri" w:hAnsi="Calibri" w:cs="Calibri"/>
          <w:sz w:val="22"/>
          <w:szCs w:val="22"/>
        </w:rPr>
        <w:t xml:space="preserve"> comprehensive draft of MEPS</w:t>
      </w:r>
      <w:r w:rsidR="00EA2D39" w:rsidRPr="00D5163E">
        <w:rPr>
          <w:rFonts w:ascii="Calibri" w:hAnsi="Calibri" w:cs="Calibri"/>
          <w:sz w:val="22"/>
          <w:szCs w:val="22"/>
        </w:rPr>
        <w:t>.</w:t>
      </w:r>
      <w:r w:rsidR="00C73069" w:rsidRPr="00D5163E">
        <w:rPr>
          <w:rFonts w:ascii="Calibri" w:hAnsi="Calibri" w:cs="Calibri"/>
          <w:sz w:val="22"/>
          <w:szCs w:val="22"/>
        </w:rPr>
        <w:t xml:space="preserve"> </w:t>
      </w:r>
    </w:p>
    <w:p w14:paraId="64D9AAAA" w14:textId="77777777" w:rsidR="00C73069" w:rsidRPr="00D5163E" w:rsidRDefault="00C73069" w:rsidP="007E081C">
      <w:pPr>
        <w:pStyle w:val="ListParagraph"/>
        <w:ind w:left="360"/>
        <w:contextualSpacing/>
        <w:jc w:val="both"/>
        <w:rPr>
          <w:sz w:val="22"/>
          <w:szCs w:val="22"/>
        </w:rPr>
      </w:pPr>
    </w:p>
    <w:p w14:paraId="63861496" w14:textId="64228535" w:rsidR="001E0DD4" w:rsidRPr="00D5163E" w:rsidRDefault="00006F09" w:rsidP="00DD7CE7">
      <w:pPr>
        <w:pStyle w:val="ListParagraph"/>
        <w:numPr>
          <w:ilvl w:val="0"/>
          <w:numId w:val="10"/>
        </w:numPr>
        <w:ind w:left="360"/>
        <w:contextualSpacing/>
        <w:jc w:val="both"/>
        <w:rPr>
          <w:sz w:val="22"/>
          <w:szCs w:val="22"/>
        </w:rPr>
      </w:pPr>
      <w:r w:rsidRPr="00D5163E">
        <w:rPr>
          <w:rFonts w:asciiTheme="majorHAnsi" w:hAnsiTheme="majorHAnsi" w:cs="Calibri"/>
          <w:sz w:val="22"/>
          <w:szCs w:val="22"/>
        </w:rPr>
        <w:t>The e-catalogue, an electronic platform that provides information access to goods and services for public procurement in Indonesia thr</w:t>
      </w:r>
      <w:r w:rsidR="00063322" w:rsidRPr="00D5163E">
        <w:rPr>
          <w:rFonts w:asciiTheme="majorHAnsi" w:hAnsiTheme="majorHAnsi" w:cs="Calibri"/>
          <w:sz w:val="22"/>
          <w:szCs w:val="22"/>
        </w:rPr>
        <w:t>ough</w:t>
      </w:r>
      <w:r w:rsidRPr="00D5163E">
        <w:rPr>
          <w:rFonts w:asciiTheme="majorHAnsi" w:hAnsiTheme="majorHAnsi" w:cs="Calibri"/>
          <w:sz w:val="22"/>
          <w:szCs w:val="22"/>
        </w:rPr>
        <w:t xml:space="preserve"> e-tendering and e-purchasing, was created by </w:t>
      </w:r>
      <w:r w:rsidR="00DA53F0" w:rsidRPr="00D5163E">
        <w:rPr>
          <w:rFonts w:asciiTheme="majorHAnsi" w:hAnsiTheme="majorHAnsi" w:cs="Calibri"/>
          <w:sz w:val="22"/>
          <w:szCs w:val="22"/>
        </w:rPr>
        <w:t xml:space="preserve">the </w:t>
      </w:r>
      <w:r w:rsidRPr="00D5163E">
        <w:rPr>
          <w:rFonts w:asciiTheme="majorHAnsi" w:hAnsiTheme="majorHAnsi" w:cs="Calibri"/>
          <w:sz w:val="22"/>
          <w:szCs w:val="22"/>
        </w:rPr>
        <w:t xml:space="preserve">Indonesia Public Procurement Agency (LKPP) to increase transparency and accountability of public procurement </w:t>
      </w:r>
      <w:r w:rsidRPr="00D5163E">
        <w:rPr>
          <w:rFonts w:asciiTheme="majorHAnsi" w:hAnsiTheme="majorHAnsi" w:cs="Calibri"/>
          <w:sz w:val="22"/>
          <w:szCs w:val="22"/>
        </w:rPr>
        <w:lastRenderedPageBreak/>
        <w:t xml:space="preserve">in Indonesia. The e-catalogue covers approximately 25% of total public procurement in 2016 (LKPP 2016). The use of </w:t>
      </w:r>
      <w:r w:rsidR="00DA53F0" w:rsidRPr="00D5163E">
        <w:rPr>
          <w:rFonts w:asciiTheme="majorHAnsi" w:hAnsiTheme="majorHAnsi" w:cs="Calibri"/>
          <w:sz w:val="22"/>
          <w:szCs w:val="22"/>
        </w:rPr>
        <w:t xml:space="preserve">the </w:t>
      </w:r>
      <w:r w:rsidRPr="00D5163E">
        <w:rPr>
          <w:rFonts w:asciiTheme="majorHAnsi" w:hAnsiTheme="majorHAnsi" w:cs="Calibri"/>
          <w:sz w:val="22"/>
          <w:szCs w:val="22"/>
        </w:rPr>
        <w:t>e-catalogue in public procurement is growing steadily since its first launch in 2010, and it was re-enforced under Presidential Regulation number 70/2012 – an upgrade to the previous Presidential Regulation number 54/</w:t>
      </w:r>
      <w:r w:rsidR="00C73069" w:rsidRPr="00D5163E">
        <w:rPr>
          <w:rFonts w:asciiTheme="majorHAnsi" w:hAnsiTheme="majorHAnsi" w:cs="Calibri"/>
          <w:sz w:val="22"/>
          <w:szCs w:val="22"/>
        </w:rPr>
        <w:t xml:space="preserve">2010 regarding e-procurement. </w:t>
      </w:r>
      <w:r w:rsidRPr="00D5163E">
        <w:rPr>
          <w:rFonts w:asciiTheme="majorHAnsi" w:hAnsiTheme="majorHAnsi" w:cs="Calibri"/>
          <w:sz w:val="22"/>
          <w:szCs w:val="22"/>
        </w:rPr>
        <w:t xml:space="preserve">Despite the practical use of </w:t>
      </w:r>
      <w:r w:rsidR="00C73069" w:rsidRPr="00D5163E">
        <w:rPr>
          <w:rFonts w:asciiTheme="majorHAnsi" w:hAnsiTheme="majorHAnsi" w:cs="Calibri"/>
          <w:sz w:val="22"/>
          <w:szCs w:val="22"/>
        </w:rPr>
        <w:t xml:space="preserve">the </w:t>
      </w:r>
      <w:r w:rsidRPr="00D5163E">
        <w:rPr>
          <w:rFonts w:asciiTheme="majorHAnsi" w:hAnsiTheme="majorHAnsi" w:cs="Calibri"/>
          <w:sz w:val="22"/>
          <w:szCs w:val="22"/>
        </w:rPr>
        <w:t xml:space="preserve">e-catalogue, which cut significantly the lengthy tendering process in public procurement, the platform still requires </w:t>
      </w:r>
      <w:r w:rsidR="00C73069" w:rsidRPr="00D5163E">
        <w:rPr>
          <w:rFonts w:asciiTheme="majorHAnsi" w:hAnsiTheme="majorHAnsi" w:cs="Calibri"/>
          <w:sz w:val="22"/>
          <w:szCs w:val="22"/>
        </w:rPr>
        <w:t>improvements</w:t>
      </w:r>
      <w:r w:rsidRPr="00D5163E">
        <w:rPr>
          <w:rFonts w:asciiTheme="majorHAnsi" w:hAnsiTheme="majorHAnsi" w:cs="Calibri"/>
          <w:sz w:val="22"/>
          <w:szCs w:val="22"/>
        </w:rPr>
        <w:t>.</w:t>
      </w:r>
      <w:r w:rsidR="00C73069" w:rsidRPr="00D5163E">
        <w:rPr>
          <w:rFonts w:asciiTheme="majorHAnsi" w:hAnsiTheme="majorHAnsi" w:cs="Calibri"/>
          <w:sz w:val="22"/>
          <w:szCs w:val="22"/>
        </w:rPr>
        <w:t xml:space="preserve"> E.g.</w:t>
      </w:r>
      <w:r w:rsidR="00DA53F0" w:rsidRPr="00D5163E">
        <w:rPr>
          <w:rFonts w:asciiTheme="majorHAnsi" w:hAnsiTheme="majorHAnsi" w:cs="Calibri"/>
          <w:sz w:val="22"/>
          <w:szCs w:val="22"/>
        </w:rPr>
        <w:t xml:space="preserve"> f</w:t>
      </w:r>
      <w:r w:rsidRPr="00D5163E">
        <w:rPr>
          <w:rFonts w:asciiTheme="majorHAnsi" w:hAnsiTheme="majorHAnsi" w:cs="Calibri"/>
          <w:sz w:val="22"/>
          <w:szCs w:val="22"/>
        </w:rPr>
        <w:t xml:space="preserve">or public procurement in EEL equipment, the determined specifications are </w:t>
      </w:r>
      <w:r w:rsidR="00DA53F0" w:rsidRPr="00D5163E">
        <w:rPr>
          <w:rFonts w:asciiTheme="majorHAnsi" w:hAnsiTheme="majorHAnsi" w:cs="Calibri"/>
          <w:sz w:val="22"/>
          <w:szCs w:val="22"/>
        </w:rPr>
        <w:t>dis</w:t>
      </w:r>
      <w:r w:rsidRPr="00D5163E">
        <w:rPr>
          <w:rFonts w:asciiTheme="majorHAnsi" w:hAnsiTheme="majorHAnsi" w:cs="Calibri"/>
          <w:sz w:val="22"/>
          <w:szCs w:val="22"/>
        </w:rPr>
        <w:t>favor</w:t>
      </w:r>
      <w:r w:rsidR="00DA53F0" w:rsidRPr="00D5163E">
        <w:rPr>
          <w:rFonts w:asciiTheme="majorHAnsi" w:hAnsiTheme="majorHAnsi" w:cs="Calibri"/>
          <w:sz w:val="22"/>
          <w:szCs w:val="22"/>
        </w:rPr>
        <w:t>ing</w:t>
      </w:r>
      <w:r w:rsidRPr="00D5163E">
        <w:rPr>
          <w:rFonts w:asciiTheme="majorHAnsi" w:hAnsiTheme="majorHAnsi" w:cs="Calibri"/>
          <w:sz w:val="22"/>
          <w:szCs w:val="22"/>
        </w:rPr>
        <w:t xml:space="preserve"> local EEL manufacture</w:t>
      </w:r>
      <w:r w:rsidR="00DA53F0" w:rsidRPr="00D5163E">
        <w:rPr>
          <w:rFonts w:asciiTheme="majorHAnsi" w:hAnsiTheme="majorHAnsi" w:cs="Calibri"/>
          <w:sz w:val="22"/>
          <w:szCs w:val="22"/>
        </w:rPr>
        <w:t>r</w:t>
      </w:r>
      <w:r w:rsidRPr="00D5163E">
        <w:rPr>
          <w:rFonts w:asciiTheme="majorHAnsi" w:hAnsiTheme="majorHAnsi" w:cs="Calibri"/>
          <w:sz w:val="22"/>
          <w:szCs w:val="22"/>
        </w:rPr>
        <w:t xml:space="preserve">s. The reason behind the challenge to enter e-tendering is not </w:t>
      </w:r>
      <w:r w:rsidR="00DA53F0" w:rsidRPr="00D5163E">
        <w:rPr>
          <w:rFonts w:asciiTheme="majorHAnsi" w:hAnsiTheme="majorHAnsi" w:cs="Calibri"/>
          <w:sz w:val="22"/>
          <w:szCs w:val="22"/>
        </w:rPr>
        <w:t>a</w:t>
      </w:r>
      <w:r w:rsidRPr="00D5163E">
        <w:rPr>
          <w:rFonts w:asciiTheme="majorHAnsi" w:hAnsiTheme="majorHAnsi" w:cs="Calibri"/>
          <w:sz w:val="22"/>
          <w:szCs w:val="22"/>
        </w:rPr>
        <w:t xml:space="preserve"> matter of quality or technical standard</w:t>
      </w:r>
      <w:r w:rsidR="00DA53F0" w:rsidRPr="00D5163E">
        <w:rPr>
          <w:rFonts w:asciiTheme="majorHAnsi" w:hAnsiTheme="majorHAnsi" w:cs="Calibri"/>
          <w:sz w:val="22"/>
          <w:szCs w:val="22"/>
        </w:rPr>
        <w:t>s</w:t>
      </w:r>
      <w:r w:rsidRPr="00D5163E">
        <w:rPr>
          <w:rFonts w:asciiTheme="majorHAnsi" w:hAnsiTheme="majorHAnsi" w:cs="Calibri"/>
          <w:sz w:val="22"/>
          <w:szCs w:val="22"/>
        </w:rPr>
        <w:t xml:space="preserve">, but more of administrative barriers. </w:t>
      </w:r>
      <w:r w:rsidR="00DA53F0" w:rsidRPr="00D5163E">
        <w:rPr>
          <w:rFonts w:asciiTheme="majorHAnsi" w:hAnsiTheme="majorHAnsi" w:cs="Calibri"/>
          <w:sz w:val="22"/>
          <w:szCs w:val="22"/>
        </w:rPr>
        <w:t xml:space="preserve">The introduction of MEPS should create a level playing field with equal participation of international and local EEL manufacturers. </w:t>
      </w:r>
    </w:p>
    <w:p w14:paraId="5A822267" w14:textId="268E4D47" w:rsidR="001E0DD4" w:rsidRPr="00D5163E" w:rsidRDefault="001E0DD4" w:rsidP="007E081C">
      <w:pPr>
        <w:spacing w:after="0"/>
        <w:ind w:left="360"/>
        <w:rPr>
          <w:sz w:val="22"/>
          <w:szCs w:val="22"/>
        </w:rPr>
      </w:pPr>
    </w:p>
    <w:p w14:paraId="27A2986E" w14:textId="12917C60" w:rsidR="008C6EAE" w:rsidRPr="00D5163E" w:rsidRDefault="00E866C0" w:rsidP="00DD7CE7">
      <w:pPr>
        <w:pStyle w:val="ListParagraph"/>
        <w:numPr>
          <w:ilvl w:val="0"/>
          <w:numId w:val="10"/>
        </w:numPr>
        <w:ind w:left="360"/>
        <w:contextualSpacing/>
        <w:jc w:val="both"/>
        <w:rPr>
          <w:rFonts w:ascii="Calibri" w:hAnsi="Calibri" w:cs="Calibri"/>
          <w:sz w:val="22"/>
        </w:rPr>
      </w:pPr>
      <w:r w:rsidRPr="00D5163E">
        <w:rPr>
          <w:rFonts w:ascii="Calibri" w:hAnsi="Calibri" w:cs="Calibri"/>
          <w:sz w:val="22"/>
        </w:rPr>
        <w:t>The Government of Indonesia is committed to tap the vast economic and environmental benefits of the</w:t>
      </w:r>
      <w:r w:rsidR="00EE22D4" w:rsidRPr="00D5163E">
        <w:rPr>
          <w:rFonts w:ascii="Calibri" w:hAnsi="Calibri" w:cs="Calibri"/>
          <w:sz w:val="22"/>
        </w:rPr>
        <w:t xml:space="preserve"> transformation to energy efficient appliances and lighting products</w:t>
      </w:r>
      <w:r w:rsidR="005D12C8" w:rsidRPr="00D5163E">
        <w:rPr>
          <w:rFonts w:ascii="Calibri" w:hAnsi="Calibri" w:cs="Calibri"/>
          <w:sz w:val="22"/>
        </w:rPr>
        <w:t>.</w:t>
      </w:r>
      <w:r w:rsidRPr="00D5163E">
        <w:rPr>
          <w:rFonts w:ascii="Calibri" w:hAnsi="Calibri" w:cs="Calibri"/>
          <w:sz w:val="22"/>
        </w:rPr>
        <w:t xml:space="preserve"> </w:t>
      </w:r>
      <w:r w:rsidR="00E81CEA" w:rsidRPr="00D5163E">
        <w:rPr>
          <w:rFonts w:ascii="Calibri" w:hAnsi="Calibri" w:cs="Calibri"/>
          <w:sz w:val="22"/>
        </w:rPr>
        <w:t>T</w:t>
      </w:r>
      <w:r w:rsidR="00274834" w:rsidRPr="00D5163E">
        <w:rPr>
          <w:rFonts w:ascii="Calibri" w:hAnsi="Calibri" w:cs="Calibri"/>
          <w:sz w:val="22"/>
        </w:rPr>
        <w:t xml:space="preserve">hree related </w:t>
      </w:r>
      <w:r w:rsidR="008C6EAE" w:rsidRPr="00D5163E">
        <w:rPr>
          <w:rFonts w:ascii="Calibri" w:hAnsi="Calibri" w:cs="Calibri"/>
          <w:sz w:val="22"/>
        </w:rPr>
        <w:t xml:space="preserve">projects and </w:t>
      </w:r>
      <w:r w:rsidR="00B07897" w:rsidRPr="00D5163E">
        <w:rPr>
          <w:rFonts w:ascii="Calibri" w:hAnsi="Calibri" w:cs="Calibri"/>
          <w:sz w:val="22"/>
        </w:rPr>
        <w:t xml:space="preserve">initiatives in removing barriers regarding </w:t>
      </w:r>
      <w:r w:rsidR="00274834" w:rsidRPr="00D5163E">
        <w:rPr>
          <w:rFonts w:ascii="Calibri" w:hAnsi="Calibri" w:cs="Calibri"/>
          <w:sz w:val="22"/>
        </w:rPr>
        <w:t>introduction of energy efficien</w:t>
      </w:r>
      <w:r w:rsidR="00B07897" w:rsidRPr="00D5163E">
        <w:rPr>
          <w:rFonts w:ascii="Calibri" w:hAnsi="Calibri" w:cs="Calibri"/>
          <w:sz w:val="22"/>
        </w:rPr>
        <w:t xml:space="preserve">t lighting systems </w:t>
      </w:r>
      <w:r w:rsidR="004F5C19" w:rsidRPr="00D5163E">
        <w:rPr>
          <w:rFonts w:ascii="Calibri" w:hAnsi="Calibri" w:cs="Calibri"/>
          <w:sz w:val="22"/>
        </w:rPr>
        <w:t>consist of</w:t>
      </w:r>
      <w:r w:rsidR="00D12B5D" w:rsidRPr="00D5163E">
        <w:rPr>
          <w:rFonts w:ascii="Calibri" w:hAnsi="Calibri" w:cs="Calibri"/>
          <w:sz w:val="22"/>
        </w:rPr>
        <w:t xml:space="preserve"> </w:t>
      </w:r>
      <w:r w:rsidR="00B07897" w:rsidRPr="00D5163E">
        <w:rPr>
          <w:rFonts w:ascii="Calibri" w:hAnsi="Calibri" w:cs="Calibri"/>
          <w:sz w:val="22"/>
        </w:rPr>
        <w:t xml:space="preserve">the </w:t>
      </w:r>
      <w:r w:rsidR="00274834" w:rsidRPr="00D5163E">
        <w:rPr>
          <w:rFonts w:ascii="Calibri" w:hAnsi="Calibri" w:cs="Calibri"/>
          <w:sz w:val="22"/>
        </w:rPr>
        <w:t xml:space="preserve">UNDP-GEF </w:t>
      </w:r>
      <w:r w:rsidR="00B07897" w:rsidRPr="00D5163E">
        <w:rPr>
          <w:rFonts w:ascii="Calibri" w:hAnsi="Calibri" w:cs="Calibri"/>
          <w:sz w:val="22"/>
        </w:rPr>
        <w:t>BRESL Project</w:t>
      </w:r>
      <w:r w:rsidR="00274834" w:rsidRPr="00D5163E">
        <w:rPr>
          <w:rFonts w:ascii="Calibri" w:hAnsi="Calibri" w:cs="Calibri"/>
          <w:sz w:val="22"/>
        </w:rPr>
        <w:t>,</w:t>
      </w:r>
      <w:r w:rsidR="00B07897" w:rsidRPr="00D5163E">
        <w:rPr>
          <w:rFonts w:ascii="Calibri" w:hAnsi="Calibri" w:cs="Calibri"/>
          <w:sz w:val="22"/>
        </w:rPr>
        <w:t xml:space="preserve"> </w:t>
      </w:r>
      <w:r w:rsidR="00EE22D4" w:rsidRPr="00D5163E">
        <w:rPr>
          <w:rFonts w:ascii="Calibri" w:hAnsi="Calibri" w:cs="Calibri"/>
          <w:sz w:val="22"/>
        </w:rPr>
        <w:t xml:space="preserve">the </w:t>
      </w:r>
      <w:r w:rsidR="002C5619">
        <w:rPr>
          <w:rFonts w:ascii="Calibri" w:hAnsi="Calibri" w:cs="Calibri"/>
          <w:sz w:val="22"/>
        </w:rPr>
        <w:t>UNEP</w:t>
      </w:r>
      <w:r w:rsidR="0022005B" w:rsidRPr="00D5163E">
        <w:rPr>
          <w:rFonts w:ascii="Calibri" w:hAnsi="Calibri" w:cs="Calibri"/>
          <w:sz w:val="22"/>
        </w:rPr>
        <w:t>’s</w:t>
      </w:r>
      <w:r w:rsidR="00274834" w:rsidRPr="00D5163E">
        <w:rPr>
          <w:rFonts w:ascii="Calibri" w:hAnsi="Calibri" w:cs="Calibri"/>
          <w:sz w:val="22"/>
        </w:rPr>
        <w:t xml:space="preserve"> </w:t>
      </w:r>
      <w:r w:rsidR="00EE22D4" w:rsidRPr="00D5163E">
        <w:rPr>
          <w:rFonts w:ascii="Calibri" w:hAnsi="Calibri" w:cs="Calibri"/>
          <w:sz w:val="22"/>
        </w:rPr>
        <w:t>ASEAN</w:t>
      </w:r>
      <w:r w:rsidR="008C6EAE" w:rsidRPr="00D5163E">
        <w:rPr>
          <w:rFonts w:ascii="Calibri" w:hAnsi="Calibri" w:cs="Calibri"/>
          <w:sz w:val="22"/>
        </w:rPr>
        <w:t>-</w:t>
      </w:r>
      <w:r w:rsidR="00EE22D4" w:rsidRPr="00D5163E">
        <w:rPr>
          <w:rFonts w:ascii="Calibri" w:hAnsi="Calibri" w:cs="Calibri"/>
          <w:sz w:val="22"/>
        </w:rPr>
        <w:t>SHINE</w:t>
      </w:r>
      <w:r w:rsidR="00B07897" w:rsidRPr="00D5163E">
        <w:rPr>
          <w:rFonts w:ascii="Calibri" w:hAnsi="Calibri" w:cs="Calibri"/>
          <w:sz w:val="22"/>
        </w:rPr>
        <w:t xml:space="preserve"> Project </w:t>
      </w:r>
      <w:r w:rsidR="00274834" w:rsidRPr="00D5163E">
        <w:rPr>
          <w:rFonts w:ascii="Calibri" w:hAnsi="Calibri" w:cs="Calibri"/>
          <w:sz w:val="22"/>
        </w:rPr>
        <w:t xml:space="preserve">and </w:t>
      </w:r>
      <w:r w:rsidR="004F5C19" w:rsidRPr="00D5163E">
        <w:rPr>
          <w:rFonts w:ascii="Calibri" w:hAnsi="Calibri" w:cs="Calibri"/>
          <w:sz w:val="22"/>
        </w:rPr>
        <w:t xml:space="preserve">the </w:t>
      </w:r>
      <w:r w:rsidR="002C5619">
        <w:rPr>
          <w:rFonts w:ascii="Calibri" w:hAnsi="Calibri" w:cs="Calibri"/>
          <w:sz w:val="22"/>
        </w:rPr>
        <w:t>UNEP</w:t>
      </w:r>
      <w:r w:rsidR="008C6EAE" w:rsidRPr="00D5163E">
        <w:rPr>
          <w:rFonts w:ascii="Calibri" w:hAnsi="Calibri" w:cs="Calibri"/>
          <w:sz w:val="22"/>
        </w:rPr>
        <w:t xml:space="preserve"> </w:t>
      </w:r>
      <w:r w:rsidR="00E81CEA" w:rsidRPr="00D5163E">
        <w:rPr>
          <w:rFonts w:ascii="Calibri" w:hAnsi="Calibri" w:cs="Calibri"/>
          <w:sz w:val="22"/>
        </w:rPr>
        <w:t xml:space="preserve">En.lighten </w:t>
      </w:r>
      <w:r w:rsidR="008C6EAE" w:rsidRPr="00D5163E">
        <w:rPr>
          <w:rFonts w:ascii="Calibri" w:hAnsi="Calibri" w:cs="Calibri"/>
          <w:sz w:val="22"/>
          <w:szCs w:val="22"/>
        </w:rPr>
        <w:t xml:space="preserve">initiative </w:t>
      </w:r>
      <w:r w:rsidR="008C6EAE" w:rsidRPr="00D5163E">
        <w:rPr>
          <w:rFonts w:ascii="Calibri" w:hAnsi="Calibri" w:cs="Calibri"/>
          <w:sz w:val="22"/>
        </w:rPr>
        <w:t xml:space="preserve">(details </w:t>
      </w:r>
      <w:r w:rsidR="00B07897" w:rsidRPr="00D5163E">
        <w:rPr>
          <w:rFonts w:ascii="Calibri" w:hAnsi="Calibri" w:cs="Calibri"/>
          <w:sz w:val="22"/>
        </w:rPr>
        <w:t xml:space="preserve">will be discussed further below in the </w:t>
      </w:r>
      <w:r w:rsidR="008C6EAE" w:rsidRPr="00D5163E">
        <w:rPr>
          <w:rFonts w:ascii="Calibri" w:hAnsi="Calibri" w:cs="Calibri"/>
          <w:sz w:val="22"/>
        </w:rPr>
        <w:t>B</w:t>
      </w:r>
      <w:r w:rsidR="00B07897" w:rsidRPr="00D5163E">
        <w:rPr>
          <w:rFonts w:ascii="Calibri" w:hAnsi="Calibri" w:cs="Calibri"/>
          <w:sz w:val="22"/>
        </w:rPr>
        <w:t xml:space="preserve">aseline </w:t>
      </w:r>
      <w:r w:rsidR="008C6EAE" w:rsidRPr="00D5163E">
        <w:rPr>
          <w:rFonts w:ascii="Calibri" w:hAnsi="Calibri" w:cs="Calibri"/>
          <w:sz w:val="22"/>
        </w:rPr>
        <w:t xml:space="preserve">Scenario </w:t>
      </w:r>
      <w:r w:rsidR="00B07897" w:rsidRPr="00D5163E">
        <w:rPr>
          <w:rFonts w:ascii="Calibri" w:hAnsi="Calibri" w:cs="Calibri"/>
          <w:sz w:val="22"/>
        </w:rPr>
        <w:t>section</w:t>
      </w:r>
      <w:r w:rsidR="008C6EAE" w:rsidRPr="00D5163E">
        <w:rPr>
          <w:rFonts w:ascii="Calibri" w:hAnsi="Calibri" w:cs="Calibri"/>
          <w:sz w:val="22"/>
        </w:rPr>
        <w:t>)</w:t>
      </w:r>
      <w:r w:rsidR="000F0419" w:rsidRPr="00D5163E">
        <w:rPr>
          <w:rFonts w:ascii="Calibri" w:hAnsi="Calibri" w:cs="Calibri"/>
          <w:sz w:val="22"/>
        </w:rPr>
        <w:t>.</w:t>
      </w:r>
      <w:r w:rsidR="00725F0D" w:rsidRPr="00D5163E">
        <w:rPr>
          <w:rFonts w:ascii="Calibri" w:hAnsi="Calibri" w:cs="Calibri"/>
          <w:sz w:val="22"/>
        </w:rPr>
        <w:t xml:space="preserve"> </w:t>
      </w:r>
      <w:r w:rsidR="000F0419" w:rsidRPr="00D5163E">
        <w:rPr>
          <w:rFonts w:ascii="Calibri" w:hAnsi="Calibri" w:cs="Calibri"/>
          <w:sz w:val="22"/>
        </w:rPr>
        <w:t xml:space="preserve">These projects </w:t>
      </w:r>
      <w:r w:rsidR="00B07897" w:rsidRPr="00D5163E">
        <w:rPr>
          <w:rFonts w:ascii="Calibri" w:hAnsi="Calibri" w:cs="Calibri"/>
          <w:sz w:val="22"/>
        </w:rPr>
        <w:t xml:space="preserve">and other similar projects </w:t>
      </w:r>
      <w:r w:rsidR="000F0419" w:rsidRPr="00D5163E">
        <w:rPr>
          <w:rFonts w:ascii="Calibri" w:hAnsi="Calibri" w:cs="Calibri"/>
          <w:sz w:val="22"/>
        </w:rPr>
        <w:t>and their outcomes</w:t>
      </w:r>
      <w:r w:rsidR="00EE22D4" w:rsidRPr="00D5163E">
        <w:rPr>
          <w:rFonts w:ascii="Calibri" w:hAnsi="Calibri" w:cs="Calibri"/>
          <w:sz w:val="22"/>
        </w:rPr>
        <w:t xml:space="preserve"> altogether have been shaping the country’s lighting industry and its markets</w:t>
      </w:r>
      <w:r w:rsidR="00B07897" w:rsidRPr="00D5163E">
        <w:rPr>
          <w:rFonts w:ascii="Calibri" w:hAnsi="Calibri" w:cs="Calibri"/>
          <w:sz w:val="22"/>
        </w:rPr>
        <w:t xml:space="preserve"> </w:t>
      </w:r>
      <w:r w:rsidR="008F6FF4" w:rsidRPr="00D5163E">
        <w:rPr>
          <w:rFonts w:ascii="Calibri" w:hAnsi="Calibri" w:cs="Calibri"/>
          <w:sz w:val="22"/>
        </w:rPr>
        <w:t>through the progress of their barrier removal efforts</w:t>
      </w:r>
      <w:r w:rsidR="00EE22D4" w:rsidRPr="00D5163E">
        <w:rPr>
          <w:rFonts w:ascii="Calibri" w:hAnsi="Calibri" w:cs="Calibri"/>
          <w:sz w:val="22"/>
        </w:rPr>
        <w:t xml:space="preserve">. </w:t>
      </w:r>
      <w:r w:rsidR="000E4F07" w:rsidRPr="00D5163E">
        <w:rPr>
          <w:rFonts w:ascii="Calibri" w:hAnsi="Calibri" w:cs="Calibri"/>
          <w:sz w:val="22"/>
        </w:rPr>
        <w:t>The lighting industry in the region is evolving rapidly</w:t>
      </w:r>
      <w:r w:rsidR="00AC184D" w:rsidRPr="00D5163E">
        <w:rPr>
          <w:rFonts w:ascii="Calibri" w:hAnsi="Calibri" w:cs="Calibri"/>
          <w:sz w:val="22"/>
        </w:rPr>
        <w:t xml:space="preserve"> </w:t>
      </w:r>
      <w:r w:rsidR="00AC184D" w:rsidRPr="00D5163E">
        <w:rPr>
          <w:rFonts w:ascii="Calibri" w:hAnsi="Calibri" w:cs="Calibri"/>
          <w:sz w:val="22"/>
          <w:szCs w:val="22"/>
        </w:rPr>
        <w:t>and is moving to a need for further development of EE lighting towards high energy efficient lighting by means of LED products</w:t>
      </w:r>
      <w:r w:rsidR="000E4F07" w:rsidRPr="00D5163E">
        <w:rPr>
          <w:rFonts w:ascii="Calibri" w:hAnsi="Calibri" w:cs="Calibri"/>
          <w:sz w:val="22"/>
        </w:rPr>
        <w:t>.</w:t>
      </w:r>
      <w:r w:rsidR="00EE22D4" w:rsidRPr="00D5163E">
        <w:rPr>
          <w:rFonts w:ascii="Calibri" w:hAnsi="Calibri" w:cs="Calibri"/>
          <w:sz w:val="22"/>
        </w:rPr>
        <w:t xml:space="preserve"> </w:t>
      </w:r>
    </w:p>
    <w:p w14:paraId="5D5065CD" w14:textId="77777777" w:rsidR="008C6EAE" w:rsidRPr="00D5163E" w:rsidRDefault="008C6EAE" w:rsidP="007E081C">
      <w:pPr>
        <w:pStyle w:val="ListParagraph"/>
        <w:ind w:left="360"/>
        <w:contextualSpacing/>
        <w:jc w:val="both"/>
        <w:rPr>
          <w:rFonts w:ascii="Calibri" w:hAnsi="Calibri" w:cs="Calibri"/>
          <w:sz w:val="22"/>
        </w:rPr>
      </w:pPr>
    </w:p>
    <w:p w14:paraId="0E443F3F" w14:textId="0B0894B7" w:rsidR="001C396C" w:rsidRPr="00D5163E" w:rsidRDefault="00EE22D4" w:rsidP="007E081C">
      <w:pPr>
        <w:kinsoku w:val="0"/>
        <w:overflowPunct w:val="0"/>
        <w:ind w:left="360"/>
        <w:textAlignment w:val="baseline"/>
        <w:rPr>
          <w:rFonts w:ascii="Times New Roman" w:hAnsi="Times New Roman" w:cs="Calibri"/>
          <w:sz w:val="22"/>
          <w:szCs w:val="22"/>
        </w:rPr>
      </w:pPr>
      <w:r w:rsidRPr="00D5163E">
        <w:rPr>
          <w:rFonts w:cs="Calibri"/>
          <w:sz w:val="22"/>
        </w:rPr>
        <w:t xml:space="preserve">For the </w:t>
      </w:r>
      <w:r w:rsidR="006F5387" w:rsidRPr="00D5163E">
        <w:rPr>
          <w:rFonts w:cs="Calibri"/>
          <w:sz w:val="22"/>
        </w:rPr>
        <w:t xml:space="preserve">BRESL </w:t>
      </w:r>
      <w:r w:rsidRPr="00D5163E">
        <w:rPr>
          <w:rFonts w:cs="Calibri"/>
          <w:sz w:val="22"/>
        </w:rPr>
        <w:t xml:space="preserve">project, the following </w:t>
      </w:r>
      <w:r w:rsidR="001C396C" w:rsidRPr="00D5163E">
        <w:rPr>
          <w:rFonts w:cs="Calibri"/>
          <w:sz w:val="22"/>
        </w:rPr>
        <w:t>we</w:t>
      </w:r>
      <w:r w:rsidRPr="00D5163E">
        <w:rPr>
          <w:rFonts w:cs="Calibri"/>
          <w:sz w:val="22"/>
        </w:rPr>
        <w:t>re some of the significant barriers that were addressed</w:t>
      </w:r>
      <w:r w:rsidR="006F5387" w:rsidRPr="00D5163E">
        <w:rPr>
          <w:rFonts w:cs="Calibri"/>
          <w:sz w:val="22"/>
        </w:rPr>
        <w:t xml:space="preserve"> and can be complemented by the ADLIGHT Project</w:t>
      </w:r>
      <w:r w:rsidR="00DB1545" w:rsidRPr="00D5163E">
        <w:rPr>
          <w:rFonts w:cs="Calibri"/>
          <w:sz w:val="22"/>
        </w:rPr>
        <w:t>, including</w:t>
      </w:r>
      <w:r w:rsidRPr="00D5163E">
        <w:rPr>
          <w:rFonts w:cs="Calibri"/>
          <w:sz w:val="22"/>
        </w:rPr>
        <w:t>:</w:t>
      </w:r>
      <w:r w:rsidR="00195C97" w:rsidRPr="00D5163E">
        <w:rPr>
          <w:rFonts w:cs="Calibri"/>
          <w:sz w:val="22"/>
        </w:rPr>
        <w:t xml:space="preserve"> (a) </w:t>
      </w:r>
      <w:r w:rsidR="00195C97" w:rsidRPr="00D5163E">
        <w:rPr>
          <w:rFonts w:eastAsia="Times New Roman" w:cs="Calibri"/>
          <w:color w:val="000000" w:themeColor="text1"/>
          <w:kern w:val="24"/>
          <w:sz w:val="22"/>
          <w:szCs w:val="22"/>
        </w:rPr>
        <w:t>l</w:t>
      </w:r>
      <w:r w:rsidR="00725F0D" w:rsidRPr="00D5163E">
        <w:rPr>
          <w:rFonts w:eastAsia="Times New Roman" w:cs="Calibri"/>
          <w:color w:val="000000" w:themeColor="text1"/>
          <w:kern w:val="24"/>
          <w:sz w:val="22"/>
          <w:szCs w:val="22"/>
        </w:rPr>
        <w:t xml:space="preserve">ow </w:t>
      </w:r>
      <w:r w:rsidR="00177CF6" w:rsidRPr="00D5163E">
        <w:rPr>
          <w:rFonts w:eastAsia="Times New Roman" w:cs="Calibri"/>
          <w:color w:val="000000" w:themeColor="text1"/>
          <w:kern w:val="24"/>
          <w:sz w:val="22"/>
          <w:szCs w:val="22"/>
        </w:rPr>
        <w:t xml:space="preserve">public awareness on </w:t>
      </w:r>
      <w:r w:rsidR="00725F0D" w:rsidRPr="00D5163E">
        <w:rPr>
          <w:rFonts w:eastAsia="Times New Roman" w:cs="Calibri"/>
          <w:color w:val="000000" w:themeColor="text1"/>
          <w:kern w:val="24"/>
          <w:sz w:val="22"/>
          <w:szCs w:val="22"/>
        </w:rPr>
        <w:t>e</w:t>
      </w:r>
      <w:r w:rsidR="00177CF6" w:rsidRPr="00D5163E">
        <w:rPr>
          <w:rFonts w:eastAsia="Times New Roman" w:cs="Calibri"/>
          <w:color w:val="000000" w:themeColor="text1"/>
          <w:kern w:val="24"/>
          <w:sz w:val="22"/>
          <w:szCs w:val="22"/>
        </w:rPr>
        <w:t xml:space="preserve">nergy </w:t>
      </w:r>
      <w:r w:rsidR="00725F0D" w:rsidRPr="00D5163E">
        <w:rPr>
          <w:rFonts w:eastAsia="Times New Roman" w:cs="Calibri"/>
          <w:color w:val="000000" w:themeColor="text1"/>
          <w:kern w:val="24"/>
          <w:sz w:val="22"/>
          <w:szCs w:val="22"/>
        </w:rPr>
        <w:t>efficiency</w:t>
      </w:r>
      <w:r w:rsidR="00177CF6" w:rsidRPr="00D5163E">
        <w:rPr>
          <w:rFonts w:eastAsia="Times New Roman" w:cs="Calibri"/>
          <w:color w:val="000000" w:themeColor="text1"/>
          <w:kern w:val="24"/>
          <w:sz w:val="22"/>
          <w:szCs w:val="22"/>
        </w:rPr>
        <w:t xml:space="preserve"> and</w:t>
      </w:r>
      <w:r w:rsidR="003B73B4" w:rsidRPr="00D5163E">
        <w:rPr>
          <w:rFonts w:eastAsia="Times New Roman" w:cs="Calibri"/>
          <w:color w:val="000000" w:themeColor="text1"/>
          <w:kern w:val="24"/>
          <w:sz w:val="22"/>
          <w:szCs w:val="22"/>
        </w:rPr>
        <w:t xml:space="preserve"> absent consumer knowledge on life time costs (consumers choose the cheapest product which is usually not efficient)</w:t>
      </w:r>
      <w:r w:rsidR="00195C97" w:rsidRPr="00D5163E">
        <w:rPr>
          <w:rFonts w:eastAsia="Times New Roman" w:cs="Calibri"/>
          <w:color w:val="000000" w:themeColor="text1"/>
          <w:kern w:val="24"/>
          <w:sz w:val="22"/>
          <w:szCs w:val="22"/>
        </w:rPr>
        <w:t>; (b) l</w:t>
      </w:r>
      <w:r w:rsidR="001C396C" w:rsidRPr="00D5163E">
        <w:rPr>
          <w:rFonts w:eastAsia="Times New Roman" w:cs="Calibri"/>
          <w:color w:val="000000" w:themeColor="text1"/>
          <w:kern w:val="24"/>
          <w:sz w:val="22"/>
          <w:szCs w:val="22"/>
        </w:rPr>
        <w:t>ow energy price (electricity tariff) due to government subsidy</w:t>
      </w:r>
      <w:r w:rsidR="00195C97" w:rsidRPr="00D5163E">
        <w:rPr>
          <w:rFonts w:eastAsia="Times New Roman" w:cs="Calibri"/>
          <w:color w:val="000000" w:themeColor="text1"/>
          <w:kern w:val="24"/>
          <w:sz w:val="22"/>
          <w:szCs w:val="22"/>
        </w:rPr>
        <w:t>; (c)</w:t>
      </w:r>
      <w:r w:rsidR="003B73B4" w:rsidRPr="00D5163E">
        <w:rPr>
          <w:rFonts w:eastAsia="Times New Roman" w:cs="Calibri"/>
          <w:color w:val="000000" w:themeColor="text1"/>
          <w:kern w:val="24"/>
          <w:sz w:val="22"/>
          <w:szCs w:val="22"/>
        </w:rPr>
        <w:t xml:space="preserve"> lack of standards and regulations that incentivize energy efficient lighting production, commercial demand and public procurement</w:t>
      </w:r>
      <w:r w:rsidR="00195C97" w:rsidRPr="00D5163E">
        <w:rPr>
          <w:rFonts w:eastAsia="Times New Roman" w:cs="Calibri"/>
          <w:color w:val="000000" w:themeColor="text1"/>
          <w:kern w:val="24"/>
          <w:sz w:val="22"/>
          <w:szCs w:val="22"/>
        </w:rPr>
        <w:t>; (d) l</w:t>
      </w:r>
      <w:r w:rsidR="001C396C" w:rsidRPr="00D5163E">
        <w:rPr>
          <w:rFonts w:eastAsia="Times New Roman" w:cs="Calibri"/>
          <w:color w:val="000000" w:themeColor="text1"/>
          <w:kern w:val="24"/>
          <w:sz w:val="22"/>
          <w:szCs w:val="22"/>
        </w:rPr>
        <w:t xml:space="preserve">ack of local manufacture </w:t>
      </w:r>
      <w:r w:rsidR="00725F0D" w:rsidRPr="00D5163E">
        <w:rPr>
          <w:rFonts w:eastAsia="Times New Roman" w:cs="Calibri"/>
          <w:color w:val="000000" w:themeColor="text1"/>
          <w:kern w:val="24"/>
          <w:sz w:val="22"/>
          <w:szCs w:val="22"/>
        </w:rPr>
        <w:t>and capability to</w:t>
      </w:r>
      <w:r w:rsidR="001C396C" w:rsidRPr="00D5163E">
        <w:rPr>
          <w:rFonts w:eastAsia="Times New Roman" w:cs="Calibri"/>
          <w:color w:val="000000" w:themeColor="text1"/>
          <w:kern w:val="24"/>
          <w:sz w:val="22"/>
          <w:szCs w:val="22"/>
        </w:rPr>
        <w:t xml:space="preserve"> implement EE&amp;C technology</w:t>
      </w:r>
      <w:r w:rsidR="00195C97" w:rsidRPr="00D5163E">
        <w:rPr>
          <w:rFonts w:eastAsia="Times New Roman" w:cs="Calibri"/>
          <w:color w:val="000000" w:themeColor="text1"/>
          <w:kern w:val="24"/>
          <w:sz w:val="22"/>
          <w:szCs w:val="22"/>
        </w:rPr>
        <w:t>; and (e) l</w:t>
      </w:r>
      <w:r w:rsidR="001C396C" w:rsidRPr="00D5163E">
        <w:rPr>
          <w:rFonts w:eastAsia="Times New Roman" w:cs="Calibri"/>
          <w:color w:val="000000" w:themeColor="text1"/>
          <w:kern w:val="24"/>
          <w:sz w:val="22"/>
          <w:szCs w:val="22"/>
        </w:rPr>
        <w:t>ack of testing laboratory for energy performance</w:t>
      </w:r>
      <w:r w:rsidR="00195C97" w:rsidRPr="00D5163E">
        <w:rPr>
          <w:rFonts w:eastAsia="Times New Roman" w:cs="Calibri"/>
          <w:color w:val="000000" w:themeColor="text1"/>
          <w:kern w:val="24"/>
          <w:sz w:val="22"/>
          <w:szCs w:val="22"/>
        </w:rPr>
        <w:t>.</w:t>
      </w:r>
      <w:r w:rsidR="00DB1545" w:rsidRPr="00D5163E">
        <w:rPr>
          <w:rFonts w:eastAsia="Times New Roman" w:cs="Calibri"/>
          <w:color w:val="000000" w:themeColor="text1"/>
          <w:kern w:val="24"/>
          <w:sz w:val="22"/>
          <w:szCs w:val="22"/>
        </w:rPr>
        <w:t xml:space="preserve"> The achievements of the BRESL project laid the foundation of the standards development, capacity building, laboratory and testing procedures, policies, road map and action plan for efficient lighting system as it started to focus on the CFL transition.</w:t>
      </w:r>
    </w:p>
    <w:p w14:paraId="371A6CD1" w14:textId="77777777" w:rsidR="00195C97" w:rsidRPr="00D5163E" w:rsidRDefault="00195C97" w:rsidP="007E081C">
      <w:pPr>
        <w:ind w:left="360"/>
        <w:contextualSpacing/>
        <w:rPr>
          <w:rFonts w:cs="Calibri"/>
          <w:sz w:val="22"/>
          <w:szCs w:val="22"/>
        </w:rPr>
      </w:pPr>
    </w:p>
    <w:p w14:paraId="4CF2409E" w14:textId="654B4A1A" w:rsidR="00195C97" w:rsidRPr="00D5163E" w:rsidRDefault="008F6FF4" w:rsidP="007E081C">
      <w:pPr>
        <w:ind w:left="360"/>
        <w:rPr>
          <w:sz w:val="22"/>
          <w:szCs w:val="22"/>
        </w:rPr>
      </w:pPr>
      <w:r w:rsidRPr="00D5163E">
        <w:rPr>
          <w:sz w:val="22"/>
          <w:szCs w:val="22"/>
        </w:rPr>
        <w:t>ASEAN SHINE</w:t>
      </w:r>
      <w:r w:rsidR="008163DD" w:rsidRPr="00D5163E">
        <w:rPr>
          <w:sz w:val="22"/>
          <w:szCs w:val="22"/>
        </w:rPr>
        <w:t xml:space="preserve"> (2016-2020)</w:t>
      </w:r>
      <w:r w:rsidRPr="00D5163E">
        <w:rPr>
          <w:sz w:val="22"/>
          <w:szCs w:val="22"/>
        </w:rPr>
        <w:t xml:space="preserve"> aims to support the establishment of the ASEAN Economic Community by removing non-tariff barriers to trade through harmonization of product standards. ASEAN SHINE currently works on standards harmonization across ASEAN for air conditioners and lighting products.</w:t>
      </w:r>
      <w:r w:rsidR="00195C97" w:rsidRPr="00D5163E">
        <w:rPr>
          <w:sz w:val="22"/>
          <w:szCs w:val="22"/>
        </w:rPr>
        <w:t xml:space="preserve"> In the area of lighting, the achievements include: the establishment of ASEAN SHINE Lighting Technical and Policy workgroup and the agreement of ASEAN Member States to establish harmonized standards for lighting products in the region.</w:t>
      </w:r>
    </w:p>
    <w:p w14:paraId="72512124" w14:textId="3034EABC" w:rsidR="008C6EAE" w:rsidRPr="00D5163E" w:rsidRDefault="0084109C" w:rsidP="007E081C">
      <w:pPr>
        <w:spacing w:before="100" w:beforeAutospacing="1" w:after="100" w:afterAutospacing="1"/>
        <w:ind w:left="360"/>
        <w:rPr>
          <w:rFonts w:eastAsia="Times New Roman" w:cs="Calibri"/>
          <w:sz w:val="22"/>
          <w:szCs w:val="22"/>
        </w:rPr>
      </w:pPr>
      <w:r w:rsidRPr="00D5163E">
        <w:rPr>
          <w:rFonts w:cs="Calibri"/>
          <w:sz w:val="22"/>
          <w:szCs w:val="22"/>
        </w:rPr>
        <w:t xml:space="preserve">The </w:t>
      </w:r>
      <w:r w:rsidR="002C5619">
        <w:rPr>
          <w:rFonts w:cs="Calibri"/>
          <w:sz w:val="22"/>
          <w:szCs w:val="22"/>
        </w:rPr>
        <w:t>UNEP</w:t>
      </w:r>
      <w:r w:rsidR="003B73B4" w:rsidRPr="00D5163E">
        <w:rPr>
          <w:rFonts w:cs="Calibri"/>
          <w:sz w:val="22"/>
          <w:szCs w:val="22"/>
        </w:rPr>
        <w:t xml:space="preserve"> En.lighten</w:t>
      </w:r>
      <w:r w:rsidR="00505CBC" w:rsidRPr="00D5163E">
        <w:rPr>
          <w:rFonts w:cs="Calibri"/>
          <w:sz w:val="22"/>
          <w:szCs w:val="22"/>
        </w:rPr>
        <w:t xml:space="preserve"> </w:t>
      </w:r>
      <w:r w:rsidR="000960C2" w:rsidRPr="00D5163E">
        <w:rPr>
          <w:rFonts w:cs="Calibri"/>
          <w:sz w:val="22"/>
          <w:szCs w:val="22"/>
        </w:rPr>
        <w:t xml:space="preserve">initiative focused on the barriers related to the classification and quality status of the numerous EEL products and applications; the monitoring, verification and enforcement (MVE) issues and the </w:t>
      </w:r>
      <w:r w:rsidRPr="00D5163E">
        <w:rPr>
          <w:rFonts w:cs="Calibri"/>
          <w:sz w:val="22"/>
          <w:szCs w:val="22"/>
        </w:rPr>
        <w:t>tapping of the energy saving potential in the lighting sector.</w:t>
      </w:r>
      <w:r w:rsidR="00FA4747" w:rsidRPr="00D5163E">
        <w:rPr>
          <w:rFonts w:cs="Calibri"/>
          <w:sz w:val="22"/>
          <w:szCs w:val="22"/>
        </w:rPr>
        <w:t xml:space="preserve"> It examined the status of the efficient lighting MVE activities and programs in six ASEAN countries. </w:t>
      </w:r>
    </w:p>
    <w:p w14:paraId="2B796136" w14:textId="42793789" w:rsidR="008F6FF4" w:rsidRPr="00D5163E" w:rsidRDefault="00505CBC" w:rsidP="007E081C">
      <w:pPr>
        <w:ind w:left="360"/>
        <w:contextualSpacing/>
        <w:rPr>
          <w:rFonts w:cs="Calibri"/>
          <w:sz w:val="22"/>
        </w:rPr>
      </w:pPr>
      <w:r w:rsidRPr="00D5163E">
        <w:rPr>
          <w:rFonts w:cs="Calibri"/>
          <w:sz w:val="22"/>
        </w:rPr>
        <w:t xml:space="preserve">As initially identified by the abovementioned related projects, the barriers </w:t>
      </w:r>
      <w:r w:rsidR="003B73B4" w:rsidRPr="00D5163E">
        <w:rPr>
          <w:rFonts w:cs="Calibri"/>
          <w:sz w:val="22"/>
        </w:rPr>
        <w:t xml:space="preserve">to energy efficient lighting deployment </w:t>
      </w:r>
      <w:r w:rsidRPr="00D5163E">
        <w:rPr>
          <w:rFonts w:cs="Calibri"/>
          <w:sz w:val="22"/>
        </w:rPr>
        <w:t>have been or are still being addressed and can be complemented by the proposed ADLIGHT Project.</w:t>
      </w:r>
    </w:p>
    <w:p w14:paraId="02D58875" w14:textId="77777777" w:rsidR="000E4F07" w:rsidRPr="00D5163E" w:rsidRDefault="000E4F07" w:rsidP="007E081C">
      <w:pPr>
        <w:pStyle w:val="ListParagraph"/>
        <w:ind w:left="0"/>
        <w:jc w:val="both"/>
        <w:rPr>
          <w:rFonts w:ascii="Calibri" w:hAnsi="Calibri" w:cs="Calibri"/>
          <w:i/>
          <w:sz w:val="22"/>
        </w:rPr>
      </w:pPr>
    </w:p>
    <w:p w14:paraId="54E0A913" w14:textId="7EFAF392" w:rsidR="000E4F07" w:rsidRPr="00D5163E" w:rsidRDefault="00813A62" w:rsidP="00DD7CE7">
      <w:pPr>
        <w:pStyle w:val="ListParagraph"/>
        <w:numPr>
          <w:ilvl w:val="0"/>
          <w:numId w:val="10"/>
        </w:numPr>
        <w:ind w:left="360"/>
        <w:contextualSpacing/>
        <w:jc w:val="both"/>
        <w:rPr>
          <w:rFonts w:ascii="Calibri" w:hAnsi="Calibri" w:cs="Calibri"/>
          <w:b/>
          <w:smallCaps/>
          <w:sz w:val="22"/>
          <w:szCs w:val="22"/>
        </w:rPr>
      </w:pPr>
      <w:r w:rsidRPr="00D5163E">
        <w:rPr>
          <w:rFonts w:ascii="Calibri" w:eastAsia="Calibri" w:hAnsi="Calibri" w:cs="Calibri"/>
          <w:sz w:val="22"/>
          <w:szCs w:val="22"/>
        </w:rPr>
        <w:t>A variety of</w:t>
      </w:r>
      <w:r w:rsidR="000E4F07" w:rsidRPr="00D5163E">
        <w:rPr>
          <w:rFonts w:ascii="Calibri" w:hAnsi="Calibri" w:cs="Calibri"/>
          <w:sz w:val="22"/>
          <w:szCs w:val="22"/>
        </w:rPr>
        <w:t xml:space="preserve"> barriers </w:t>
      </w:r>
      <w:r w:rsidRPr="00D5163E">
        <w:rPr>
          <w:rFonts w:ascii="Calibri" w:hAnsi="Calibri" w:cs="Calibri"/>
          <w:sz w:val="22"/>
          <w:szCs w:val="22"/>
        </w:rPr>
        <w:t>to advancing Indonesia’s lighting market to high efficient technologies were identified during the numerous focus group discussions and bilateral meetings during</w:t>
      </w:r>
      <w:r w:rsidR="000E4F07" w:rsidRPr="00D5163E">
        <w:rPr>
          <w:rFonts w:ascii="Calibri" w:hAnsi="Calibri" w:cs="Calibri"/>
          <w:sz w:val="22"/>
          <w:szCs w:val="22"/>
        </w:rPr>
        <w:t xml:space="preserve"> </w:t>
      </w:r>
      <w:r w:rsidRPr="00D5163E">
        <w:rPr>
          <w:rFonts w:ascii="Calibri" w:hAnsi="Calibri" w:cs="Calibri"/>
          <w:sz w:val="22"/>
          <w:szCs w:val="22"/>
        </w:rPr>
        <w:t>the development</w:t>
      </w:r>
      <w:r w:rsidR="007E4717" w:rsidRPr="00D5163E">
        <w:rPr>
          <w:rFonts w:ascii="Calibri" w:hAnsi="Calibri" w:cs="Calibri"/>
          <w:sz w:val="22"/>
          <w:szCs w:val="22"/>
        </w:rPr>
        <w:t xml:space="preserve"> </w:t>
      </w:r>
      <w:r w:rsidR="003B73B4" w:rsidRPr="00D5163E">
        <w:rPr>
          <w:rFonts w:ascii="Calibri" w:hAnsi="Calibri" w:cs="Calibri"/>
          <w:sz w:val="22"/>
          <w:szCs w:val="22"/>
        </w:rPr>
        <w:t xml:space="preserve">of the </w:t>
      </w:r>
      <w:r w:rsidR="007E4717" w:rsidRPr="00D5163E">
        <w:rPr>
          <w:rFonts w:ascii="Calibri" w:hAnsi="Calibri" w:cs="Calibri"/>
          <w:sz w:val="22"/>
          <w:szCs w:val="22"/>
        </w:rPr>
        <w:t xml:space="preserve">ADLIGHT Child project under the </w:t>
      </w:r>
      <w:r w:rsidR="002C5619">
        <w:rPr>
          <w:rFonts w:ascii="Calibri" w:hAnsi="Calibri" w:cs="Calibri"/>
          <w:sz w:val="22"/>
          <w:szCs w:val="22"/>
        </w:rPr>
        <w:t>UNEP</w:t>
      </w:r>
      <w:r w:rsidR="007E4717" w:rsidRPr="00D5163E">
        <w:rPr>
          <w:rFonts w:ascii="Calibri" w:hAnsi="Calibri" w:cs="Calibri"/>
          <w:sz w:val="22"/>
          <w:szCs w:val="22"/>
        </w:rPr>
        <w:t>-GEF Global Leapfrogging Program:</w:t>
      </w:r>
    </w:p>
    <w:p w14:paraId="49C31D10" w14:textId="77777777" w:rsidR="007E4717" w:rsidRPr="00D5163E" w:rsidRDefault="007E4717" w:rsidP="007E081C">
      <w:pPr>
        <w:pStyle w:val="ListParagraph"/>
        <w:ind w:left="0"/>
        <w:contextualSpacing/>
        <w:jc w:val="both"/>
        <w:rPr>
          <w:rFonts w:ascii="Calibri" w:hAnsi="Calibri" w:cs="Calibri"/>
          <w:b/>
          <w:smallCaps/>
          <w:sz w:val="22"/>
          <w:szCs w:val="22"/>
        </w:rPr>
      </w:pPr>
    </w:p>
    <w:p w14:paraId="5D3ED384" w14:textId="408EB657" w:rsidR="000E4F07" w:rsidRPr="00D5163E" w:rsidRDefault="000E4F07" w:rsidP="00DD7CE7">
      <w:pPr>
        <w:pStyle w:val="ListParagraph"/>
        <w:numPr>
          <w:ilvl w:val="0"/>
          <w:numId w:val="11"/>
        </w:numPr>
        <w:snapToGrid w:val="0"/>
        <w:spacing w:after="104" w:line="248" w:lineRule="auto"/>
        <w:ind w:right="409"/>
        <w:jc w:val="both"/>
        <w:rPr>
          <w:rFonts w:ascii="Calibri" w:hAnsi="Calibri" w:cs="Calibri"/>
          <w:b/>
          <w:smallCaps/>
          <w:sz w:val="22"/>
          <w:szCs w:val="22"/>
        </w:rPr>
      </w:pPr>
      <w:r w:rsidRPr="00D5163E">
        <w:rPr>
          <w:rFonts w:ascii="Calibri" w:hAnsi="Calibri" w:cs="Calibri"/>
          <w:i/>
          <w:sz w:val="22"/>
          <w:szCs w:val="22"/>
        </w:rPr>
        <w:t>L</w:t>
      </w:r>
      <w:r w:rsidR="008715EB" w:rsidRPr="00D5163E">
        <w:rPr>
          <w:rFonts w:ascii="Calibri" w:hAnsi="Calibri" w:cs="Calibri"/>
          <w:i/>
          <w:sz w:val="22"/>
          <w:szCs w:val="22"/>
        </w:rPr>
        <w:t>imited</w:t>
      </w:r>
      <w:r w:rsidRPr="00D5163E">
        <w:rPr>
          <w:rFonts w:ascii="Calibri" w:hAnsi="Calibri" w:cs="Calibri"/>
          <w:i/>
          <w:sz w:val="22"/>
          <w:szCs w:val="22"/>
        </w:rPr>
        <w:t xml:space="preserve"> capacity of lighting manufacturers</w:t>
      </w:r>
      <w:r w:rsidRPr="00D5163E">
        <w:rPr>
          <w:rFonts w:ascii="Calibri" w:hAnsi="Calibri" w:cs="Calibri"/>
          <w:sz w:val="22"/>
          <w:szCs w:val="22"/>
        </w:rPr>
        <w:t xml:space="preserve">: Although Indonesia is home to an important number of lighting </w:t>
      </w:r>
      <w:r w:rsidR="00311E0A" w:rsidRPr="00D5163E">
        <w:rPr>
          <w:rFonts w:ascii="Calibri" w:hAnsi="Calibri" w:cs="Calibri"/>
          <w:sz w:val="22"/>
          <w:szCs w:val="22"/>
        </w:rPr>
        <w:t>manufacturers;</w:t>
      </w:r>
      <w:r w:rsidRPr="00D5163E">
        <w:rPr>
          <w:rFonts w:ascii="Calibri" w:hAnsi="Calibri" w:cs="Calibri"/>
          <w:sz w:val="22"/>
          <w:szCs w:val="22"/>
        </w:rPr>
        <w:t xml:space="preserve"> most local manufacturers have</w:t>
      </w:r>
      <w:r w:rsidR="008715EB" w:rsidRPr="00D5163E">
        <w:rPr>
          <w:rFonts w:ascii="Calibri" w:hAnsi="Calibri" w:cs="Calibri"/>
          <w:sz w:val="22"/>
          <w:szCs w:val="22"/>
        </w:rPr>
        <w:t xml:space="preserve"> limited</w:t>
      </w:r>
      <w:r w:rsidRPr="00D5163E">
        <w:rPr>
          <w:rFonts w:ascii="Calibri" w:hAnsi="Calibri" w:cs="Calibri"/>
          <w:sz w:val="22"/>
          <w:szCs w:val="22"/>
        </w:rPr>
        <w:t xml:space="preserve"> capacity to meet standards for energy efficiency and quality, and do not have the technical and financial capacity to innovate, thus reducing their </w:t>
      </w:r>
      <w:r w:rsidR="00E90D21" w:rsidRPr="00D5163E">
        <w:rPr>
          <w:rFonts w:ascii="Calibri" w:hAnsi="Calibri" w:cs="Calibri"/>
          <w:sz w:val="22"/>
          <w:szCs w:val="22"/>
        </w:rPr>
        <w:t xml:space="preserve">capability to produce </w:t>
      </w:r>
      <w:r w:rsidR="00BE49E6" w:rsidRPr="00D5163E">
        <w:rPr>
          <w:rFonts w:ascii="Calibri" w:hAnsi="Calibri" w:cs="Calibri"/>
          <w:sz w:val="22"/>
          <w:szCs w:val="22"/>
        </w:rPr>
        <w:t>affordable</w:t>
      </w:r>
      <w:r w:rsidR="00E90D21" w:rsidRPr="00D5163E">
        <w:rPr>
          <w:rFonts w:ascii="Calibri" w:hAnsi="Calibri" w:cs="Calibri"/>
          <w:sz w:val="22"/>
          <w:szCs w:val="22"/>
        </w:rPr>
        <w:t>, high quality LEDs</w:t>
      </w:r>
      <w:r w:rsidR="004F5C19" w:rsidRPr="00D5163E">
        <w:rPr>
          <w:rFonts w:ascii="Calibri" w:hAnsi="Calibri" w:cs="Calibri"/>
          <w:sz w:val="22"/>
          <w:szCs w:val="22"/>
        </w:rPr>
        <w:t xml:space="preserve"> and meet future MEPS standards</w:t>
      </w:r>
      <w:r w:rsidRPr="00D5163E">
        <w:rPr>
          <w:rFonts w:ascii="Calibri" w:hAnsi="Calibri" w:cs="Calibri"/>
          <w:sz w:val="22"/>
          <w:szCs w:val="22"/>
        </w:rPr>
        <w:t xml:space="preserve">. </w:t>
      </w:r>
      <w:r w:rsidR="004F5C19" w:rsidRPr="00D5163E">
        <w:rPr>
          <w:rFonts w:ascii="Calibri" w:hAnsi="Calibri" w:cs="Calibri"/>
          <w:sz w:val="22"/>
          <w:szCs w:val="22"/>
        </w:rPr>
        <w:t>L</w:t>
      </w:r>
      <w:r w:rsidR="00616C01" w:rsidRPr="00D5163E">
        <w:rPr>
          <w:rFonts w:ascii="Calibri" w:hAnsi="Calibri" w:cs="Calibri"/>
          <w:sz w:val="22"/>
          <w:szCs w:val="22"/>
        </w:rPr>
        <w:t>ocal businessmen do not seem</w:t>
      </w:r>
      <w:r w:rsidR="005376D2" w:rsidRPr="00D5163E">
        <w:rPr>
          <w:rFonts w:ascii="Calibri" w:hAnsi="Calibri" w:cs="Calibri"/>
          <w:sz w:val="22"/>
          <w:szCs w:val="22"/>
        </w:rPr>
        <w:t xml:space="preserve"> </w:t>
      </w:r>
      <w:r w:rsidR="00361A6E" w:rsidRPr="00D5163E">
        <w:rPr>
          <w:rFonts w:ascii="Calibri" w:hAnsi="Calibri" w:cs="Calibri"/>
          <w:sz w:val="22"/>
          <w:szCs w:val="22"/>
        </w:rPr>
        <w:t>to</w:t>
      </w:r>
      <w:r w:rsidR="005376D2" w:rsidRPr="00D5163E">
        <w:rPr>
          <w:rFonts w:ascii="Calibri" w:hAnsi="Calibri" w:cs="Calibri"/>
          <w:sz w:val="22"/>
          <w:szCs w:val="22"/>
        </w:rPr>
        <w:t xml:space="preserve"> be capable of developing</w:t>
      </w:r>
      <w:r w:rsidRPr="00D5163E">
        <w:rPr>
          <w:rFonts w:ascii="Calibri" w:hAnsi="Calibri" w:cs="Calibri"/>
          <w:sz w:val="22"/>
          <w:szCs w:val="22"/>
        </w:rPr>
        <w:t xml:space="preserve"> business transformation plans </w:t>
      </w:r>
      <w:r w:rsidR="005376D2" w:rsidRPr="00D5163E">
        <w:rPr>
          <w:rFonts w:ascii="Calibri" w:hAnsi="Calibri" w:cs="Calibri"/>
          <w:sz w:val="22"/>
          <w:szCs w:val="22"/>
        </w:rPr>
        <w:t xml:space="preserve">for </w:t>
      </w:r>
      <w:r w:rsidRPr="00D5163E">
        <w:rPr>
          <w:rFonts w:ascii="Calibri" w:hAnsi="Calibri" w:cs="Calibri"/>
          <w:sz w:val="22"/>
          <w:szCs w:val="22"/>
        </w:rPr>
        <w:t xml:space="preserve">shifting from </w:t>
      </w:r>
      <w:r w:rsidR="005376D2" w:rsidRPr="00D5163E">
        <w:rPr>
          <w:rFonts w:ascii="Calibri" w:hAnsi="Calibri" w:cs="Calibri"/>
          <w:sz w:val="22"/>
          <w:szCs w:val="22"/>
        </w:rPr>
        <w:t xml:space="preserve">conventional lighting manufacture </w:t>
      </w:r>
      <w:r w:rsidRPr="00D5163E">
        <w:rPr>
          <w:rFonts w:ascii="Calibri" w:hAnsi="Calibri" w:cs="Calibri"/>
          <w:sz w:val="22"/>
          <w:szCs w:val="22"/>
        </w:rPr>
        <w:t xml:space="preserve">to high efficiency lighting systems such as LEDs. Without such plans in place, financial institutions </w:t>
      </w:r>
      <w:r w:rsidR="00361A6E" w:rsidRPr="00D5163E">
        <w:rPr>
          <w:rFonts w:ascii="Calibri" w:hAnsi="Calibri" w:cs="Calibri"/>
          <w:sz w:val="22"/>
          <w:szCs w:val="22"/>
        </w:rPr>
        <w:t xml:space="preserve">develop a risk-averse attitude and therefore, </w:t>
      </w:r>
      <w:r w:rsidRPr="00D5163E">
        <w:rPr>
          <w:rFonts w:ascii="Calibri" w:hAnsi="Calibri" w:cs="Calibri"/>
          <w:sz w:val="22"/>
          <w:szCs w:val="22"/>
        </w:rPr>
        <w:t xml:space="preserve">are not </w:t>
      </w:r>
      <w:r w:rsidR="001E666A" w:rsidRPr="00D5163E">
        <w:rPr>
          <w:rFonts w:ascii="Calibri" w:hAnsi="Calibri" w:cs="Calibri"/>
          <w:sz w:val="22"/>
          <w:szCs w:val="22"/>
        </w:rPr>
        <w:t>able to</w:t>
      </w:r>
      <w:r w:rsidRPr="00D5163E">
        <w:rPr>
          <w:rFonts w:ascii="Calibri" w:hAnsi="Calibri" w:cs="Calibri"/>
          <w:sz w:val="22"/>
          <w:szCs w:val="22"/>
        </w:rPr>
        <w:t xml:space="preserve"> fund local lighting manufacturers for </w:t>
      </w:r>
      <w:r w:rsidR="007266B5" w:rsidRPr="00D5163E">
        <w:rPr>
          <w:rFonts w:ascii="Calibri" w:hAnsi="Calibri" w:cs="Calibri"/>
          <w:sz w:val="22"/>
          <w:szCs w:val="22"/>
        </w:rPr>
        <w:t>upgrading</w:t>
      </w:r>
      <w:r w:rsidRPr="00D5163E">
        <w:rPr>
          <w:rFonts w:ascii="Calibri" w:hAnsi="Calibri" w:cs="Calibri"/>
          <w:sz w:val="22"/>
          <w:szCs w:val="22"/>
        </w:rPr>
        <w:t xml:space="preserve"> production lines. </w:t>
      </w:r>
    </w:p>
    <w:p w14:paraId="4E454D96" w14:textId="0D358ED0" w:rsidR="000E4F07" w:rsidRPr="00D5163E" w:rsidRDefault="000E4F07" w:rsidP="00DD7CE7">
      <w:pPr>
        <w:pStyle w:val="ListParagraph"/>
        <w:numPr>
          <w:ilvl w:val="0"/>
          <w:numId w:val="11"/>
        </w:numPr>
        <w:snapToGrid w:val="0"/>
        <w:spacing w:after="104" w:line="248" w:lineRule="auto"/>
        <w:ind w:right="409"/>
        <w:jc w:val="both"/>
        <w:rPr>
          <w:rFonts w:ascii="Calibri" w:hAnsi="Calibri" w:cs="Calibri"/>
          <w:b/>
          <w:smallCaps/>
          <w:sz w:val="22"/>
          <w:szCs w:val="22"/>
        </w:rPr>
      </w:pPr>
      <w:r w:rsidRPr="00D5163E">
        <w:rPr>
          <w:rFonts w:ascii="Calibri" w:hAnsi="Calibri" w:cs="Calibri"/>
          <w:i/>
          <w:sz w:val="22"/>
          <w:szCs w:val="22"/>
        </w:rPr>
        <w:t>Absence of ME</w:t>
      </w:r>
      <w:r w:rsidR="001E666A" w:rsidRPr="00D5163E">
        <w:rPr>
          <w:rFonts w:ascii="Calibri" w:hAnsi="Calibri" w:cs="Calibri"/>
          <w:i/>
          <w:sz w:val="22"/>
          <w:szCs w:val="22"/>
        </w:rPr>
        <w:t>PS for LEDs</w:t>
      </w:r>
      <w:r w:rsidR="001E666A" w:rsidRPr="00D5163E">
        <w:rPr>
          <w:rFonts w:ascii="Calibri" w:hAnsi="Calibri" w:cs="Calibri"/>
          <w:sz w:val="22"/>
          <w:szCs w:val="22"/>
        </w:rPr>
        <w:t>: a</w:t>
      </w:r>
      <w:r w:rsidRPr="00D5163E">
        <w:rPr>
          <w:rFonts w:ascii="Calibri" w:hAnsi="Calibri" w:cs="Calibri"/>
          <w:sz w:val="22"/>
          <w:szCs w:val="22"/>
        </w:rPr>
        <w:t xml:space="preserve">t the moment, </w:t>
      </w:r>
      <w:r w:rsidR="00813A62" w:rsidRPr="00D5163E">
        <w:rPr>
          <w:rFonts w:ascii="Calibri" w:hAnsi="Calibri" w:cs="Calibri"/>
          <w:sz w:val="22"/>
          <w:szCs w:val="22"/>
        </w:rPr>
        <w:t>Indonesia</w:t>
      </w:r>
      <w:r w:rsidRPr="00D5163E">
        <w:rPr>
          <w:rFonts w:ascii="Calibri" w:hAnsi="Calibri" w:cs="Calibri"/>
          <w:sz w:val="22"/>
          <w:szCs w:val="22"/>
        </w:rPr>
        <w:t xml:space="preserve"> does not have any Minimum Energy Performance Standards (MEPS) in place for lighting products other than CFLs. </w:t>
      </w:r>
      <w:r w:rsidR="004F5C19" w:rsidRPr="00D5163E">
        <w:rPr>
          <w:rFonts w:ascii="Calibri" w:hAnsi="Calibri" w:cs="Calibri"/>
          <w:sz w:val="22"/>
          <w:szCs w:val="22"/>
        </w:rPr>
        <w:t xml:space="preserve">Indonesian </w:t>
      </w:r>
      <w:r w:rsidR="005F3A09" w:rsidRPr="00D5163E">
        <w:rPr>
          <w:rFonts w:ascii="Calibri" w:hAnsi="Calibri" w:cs="Calibri"/>
          <w:sz w:val="22"/>
          <w:szCs w:val="22"/>
        </w:rPr>
        <w:t xml:space="preserve">consumers </w:t>
      </w:r>
      <w:r w:rsidR="004F5C19" w:rsidRPr="00D5163E">
        <w:rPr>
          <w:rFonts w:ascii="Calibri" w:hAnsi="Calibri" w:cs="Calibri"/>
          <w:sz w:val="22"/>
          <w:szCs w:val="22"/>
        </w:rPr>
        <w:t xml:space="preserve">will </w:t>
      </w:r>
      <w:r w:rsidR="005F3A09" w:rsidRPr="00D5163E">
        <w:rPr>
          <w:rFonts w:ascii="Calibri" w:hAnsi="Calibri" w:cs="Calibri"/>
          <w:sz w:val="22"/>
          <w:szCs w:val="22"/>
        </w:rPr>
        <w:t xml:space="preserve">buy any lamp available in the market which usually </w:t>
      </w:r>
      <w:r w:rsidR="00813A62" w:rsidRPr="00D5163E">
        <w:rPr>
          <w:rFonts w:ascii="Calibri" w:hAnsi="Calibri" w:cs="Calibri"/>
          <w:sz w:val="22"/>
          <w:szCs w:val="22"/>
        </w:rPr>
        <w:t>leads to purchasing</w:t>
      </w:r>
      <w:r w:rsidR="005F3A09" w:rsidRPr="00D5163E">
        <w:rPr>
          <w:rFonts w:ascii="Calibri" w:hAnsi="Calibri" w:cs="Calibri"/>
          <w:sz w:val="22"/>
          <w:szCs w:val="22"/>
        </w:rPr>
        <w:t xml:space="preserve"> low cost</w:t>
      </w:r>
      <w:r w:rsidR="00E16A63" w:rsidRPr="00D5163E">
        <w:rPr>
          <w:rFonts w:ascii="Calibri" w:hAnsi="Calibri" w:cs="Calibri"/>
          <w:sz w:val="22"/>
          <w:szCs w:val="22"/>
        </w:rPr>
        <w:t>,</w:t>
      </w:r>
      <w:r w:rsidR="005F3A09" w:rsidRPr="00D5163E">
        <w:rPr>
          <w:rFonts w:ascii="Calibri" w:hAnsi="Calibri" w:cs="Calibri"/>
          <w:sz w:val="22"/>
          <w:szCs w:val="22"/>
        </w:rPr>
        <w:t xml:space="preserve"> albeit </w:t>
      </w:r>
      <w:r w:rsidRPr="00D5163E">
        <w:rPr>
          <w:rFonts w:ascii="Calibri" w:hAnsi="Calibri" w:cs="Calibri"/>
          <w:sz w:val="22"/>
          <w:szCs w:val="22"/>
        </w:rPr>
        <w:t>inefficient lamp</w:t>
      </w:r>
      <w:r w:rsidR="00813A62" w:rsidRPr="00D5163E">
        <w:rPr>
          <w:rFonts w:ascii="Calibri" w:hAnsi="Calibri" w:cs="Calibri"/>
          <w:sz w:val="22"/>
          <w:szCs w:val="22"/>
        </w:rPr>
        <w:t>s</w:t>
      </w:r>
      <w:r w:rsidRPr="00D5163E">
        <w:rPr>
          <w:rFonts w:ascii="Calibri" w:hAnsi="Calibri" w:cs="Calibri"/>
          <w:sz w:val="22"/>
          <w:szCs w:val="22"/>
        </w:rPr>
        <w:t xml:space="preserve">. </w:t>
      </w:r>
      <w:r w:rsidR="00813A62" w:rsidRPr="00D5163E">
        <w:rPr>
          <w:rFonts w:ascii="Calibri" w:hAnsi="Calibri" w:cs="Calibri"/>
          <w:sz w:val="22"/>
          <w:szCs w:val="22"/>
        </w:rPr>
        <w:t>At the same time, t</w:t>
      </w:r>
      <w:r w:rsidRPr="00D5163E">
        <w:rPr>
          <w:rFonts w:ascii="Calibri" w:hAnsi="Calibri" w:cs="Calibri"/>
          <w:sz w:val="22"/>
          <w:szCs w:val="22"/>
        </w:rPr>
        <w:t xml:space="preserve">here is </w:t>
      </w:r>
      <w:r w:rsidR="0037477A" w:rsidRPr="00D5163E">
        <w:rPr>
          <w:rFonts w:ascii="Calibri" w:hAnsi="Calibri" w:cs="Calibri"/>
          <w:sz w:val="22"/>
          <w:szCs w:val="22"/>
        </w:rPr>
        <w:t>still limited</w:t>
      </w:r>
      <w:r w:rsidRPr="00D5163E">
        <w:rPr>
          <w:rFonts w:ascii="Calibri" w:hAnsi="Calibri" w:cs="Calibri"/>
          <w:sz w:val="22"/>
          <w:szCs w:val="22"/>
        </w:rPr>
        <w:t xml:space="preserve"> capacity with Customs officers and Ministry of Trade staff to curtail the import of inefficient lamps into the country</w:t>
      </w:r>
      <w:r w:rsidR="0037477A" w:rsidRPr="00D5163E">
        <w:rPr>
          <w:rFonts w:ascii="Calibri" w:hAnsi="Calibri" w:cs="Calibri"/>
          <w:sz w:val="22"/>
          <w:szCs w:val="22"/>
        </w:rPr>
        <w:t xml:space="preserve"> even as the adoption and implementation of the MEPS for CFLs has already started</w:t>
      </w:r>
      <w:r w:rsidRPr="00D5163E">
        <w:rPr>
          <w:rFonts w:ascii="Calibri" w:hAnsi="Calibri" w:cs="Calibri"/>
          <w:sz w:val="22"/>
          <w:szCs w:val="22"/>
        </w:rPr>
        <w:t xml:space="preserve">. </w:t>
      </w:r>
      <w:r w:rsidR="00813A62" w:rsidRPr="00D5163E">
        <w:rPr>
          <w:rFonts w:ascii="Calibri" w:hAnsi="Calibri" w:cs="Calibri"/>
          <w:sz w:val="22"/>
          <w:szCs w:val="22"/>
        </w:rPr>
        <w:t>As long as</w:t>
      </w:r>
      <w:r w:rsidRPr="00D5163E">
        <w:rPr>
          <w:rFonts w:ascii="Calibri" w:hAnsi="Calibri" w:cs="Calibri"/>
          <w:sz w:val="22"/>
          <w:szCs w:val="22"/>
        </w:rPr>
        <w:t xml:space="preserve"> low </w:t>
      </w:r>
      <w:r w:rsidR="005F3A09" w:rsidRPr="00D5163E">
        <w:rPr>
          <w:rFonts w:ascii="Calibri" w:hAnsi="Calibri" w:cs="Calibri"/>
          <w:sz w:val="22"/>
          <w:szCs w:val="22"/>
        </w:rPr>
        <w:t>pri</w:t>
      </w:r>
      <w:r w:rsidR="00813A62" w:rsidRPr="00D5163E">
        <w:rPr>
          <w:rFonts w:ascii="Calibri" w:hAnsi="Calibri" w:cs="Calibri"/>
          <w:sz w:val="22"/>
          <w:szCs w:val="22"/>
        </w:rPr>
        <w:t>ced -</w:t>
      </w:r>
      <w:r w:rsidR="005F3A09" w:rsidRPr="00D5163E">
        <w:rPr>
          <w:rFonts w:ascii="Calibri" w:hAnsi="Calibri" w:cs="Calibri"/>
          <w:sz w:val="22"/>
          <w:szCs w:val="22"/>
        </w:rPr>
        <w:t xml:space="preserve"> </w:t>
      </w:r>
      <w:r w:rsidR="00813A62" w:rsidRPr="00D5163E">
        <w:rPr>
          <w:rFonts w:ascii="Calibri" w:hAnsi="Calibri" w:cs="Calibri"/>
          <w:sz w:val="22"/>
          <w:szCs w:val="22"/>
        </w:rPr>
        <w:t>although of</w:t>
      </w:r>
      <w:r w:rsidR="008917F5" w:rsidRPr="00D5163E">
        <w:rPr>
          <w:rFonts w:ascii="Calibri" w:hAnsi="Calibri" w:cs="Calibri"/>
          <w:sz w:val="22"/>
          <w:szCs w:val="22"/>
        </w:rPr>
        <w:t xml:space="preserve"> </w:t>
      </w:r>
      <w:r w:rsidR="005F3A09" w:rsidRPr="00D5163E">
        <w:rPr>
          <w:rFonts w:ascii="Calibri" w:hAnsi="Calibri" w:cs="Calibri"/>
          <w:sz w:val="22"/>
          <w:szCs w:val="22"/>
        </w:rPr>
        <w:t xml:space="preserve">low </w:t>
      </w:r>
      <w:r w:rsidRPr="00D5163E">
        <w:rPr>
          <w:rFonts w:ascii="Calibri" w:hAnsi="Calibri" w:cs="Calibri"/>
          <w:sz w:val="22"/>
          <w:szCs w:val="22"/>
        </w:rPr>
        <w:t>quality</w:t>
      </w:r>
      <w:r w:rsidR="00813A62" w:rsidRPr="00D5163E">
        <w:rPr>
          <w:rFonts w:ascii="Calibri" w:hAnsi="Calibri" w:cs="Calibri"/>
          <w:sz w:val="22"/>
          <w:szCs w:val="22"/>
        </w:rPr>
        <w:t xml:space="preserve"> -</w:t>
      </w:r>
      <w:r w:rsidRPr="00D5163E">
        <w:rPr>
          <w:rFonts w:ascii="Calibri" w:hAnsi="Calibri" w:cs="Calibri"/>
          <w:sz w:val="22"/>
          <w:szCs w:val="22"/>
        </w:rPr>
        <w:t xml:space="preserve"> </w:t>
      </w:r>
      <w:r w:rsidR="00866A04" w:rsidRPr="00D5163E">
        <w:rPr>
          <w:rFonts w:ascii="Calibri" w:hAnsi="Calibri" w:cs="Calibri"/>
          <w:sz w:val="22"/>
          <w:szCs w:val="22"/>
        </w:rPr>
        <w:t xml:space="preserve">conventional lighting </w:t>
      </w:r>
      <w:r w:rsidRPr="00D5163E">
        <w:rPr>
          <w:rFonts w:ascii="Calibri" w:hAnsi="Calibri" w:cs="Calibri"/>
          <w:sz w:val="22"/>
          <w:szCs w:val="22"/>
        </w:rPr>
        <w:t>products</w:t>
      </w:r>
      <w:r w:rsidR="0037477A" w:rsidRPr="00D5163E">
        <w:rPr>
          <w:rFonts w:ascii="Calibri" w:hAnsi="Calibri" w:cs="Calibri"/>
          <w:sz w:val="22"/>
          <w:szCs w:val="22"/>
        </w:rPr>
        <w:t xml:space="preserve"> continue </w:t>
      </w:r>
      <w:r w:rsidR="001F6E46" w:rsidRPr="00D5163E">
        <w:rPr>
          <w:rFonts w:ascii="Calibri" w:hAnsi="Calibri" w:cs="Calibri"/>
          <w:sz w:val="22"/>
          <w:szCs w:val="22"/>
        </w:rPr>
        <w:t>to</w:t>
      </w:r>
      <w:r w:rsidR="0037477A" w:rsidRPr="00D5163E">
        <w:rPr>
          <w:rFonts w:ascii="Calibri" w:hAnsi="Calibri" w:cs="Calibri"/>
          <w:sz w:val="22"/>
          <w:szCs w:val="22"/>
        </w:rPr>
        <w:t xml:space="preserve"> be distributed</w:t>
      </w:r>
      <w:r w:rsidRPr="00D5163E">
        <w:rPr>
          <w:rFonts w:ascii="Calibri" w:hAnsi="Calibri" w:cs="Calibri"/>
          <w:sz w:val="22"/>
          <w:szCs w:val="22"/>
        </w:rPr>
        <w:t xml:space="preserve">, Indonesian consumers </w:t>
      </w:r>
      <w:r w:rsidR="0037477A" w:rsidRPr="00D5163E">
        <w:rPr>
          <w:rFonts w:ascii="Calibri" w:hAnsi="Calibri" w:cs="Calibri"/>
          <w:sz w:val="22"/>
          <w:szCs w:val="22"/>
        </w:rPr>
        <w:t xml:space="preserve">still prefer them over </w:t>
      </w:r>
      <w:r w:rsidR="00D36571" w:rsidRPr="00D5163E">
        <w:rPr>
          <w:rFonts w:ascii="Calibri" w:hAnsi="Calibri" w:cs="Calibri"/>
          <w:sz w:val="22"/>
          <w:szCs w:val="22"/>
        </w:rPr>
        <w:t xml:space="preserve">LED </w:t>
      </w:r>
      <w:r w:rsidRPr="00D5163E">
        <w:rPr>
          <w:rFonts w:ascii="Calibri" w:hAnsi="Calibri" w:cs="Calibri"/>
          <w:sz w:val="22"/>
          <w:szCs w:val="22"/>
        </w:rPr>
        <w:t>lighting products</w:t>
      </w:r>
      <w:r w:rsidR="001F6E46" w:rsidRPr="00D5163E">
        <w:rPr>
          <w:rFonts w:ascii="Calibri" w:hAnsi="Calibri" w:cs="Calibri"/>
          <w:sz w:val="22"/>
          <w:szCs w:val="22"/>
        </w:rPr>
        <w:t>.</w:t>
      </w:r>
      <w:r w:rsidRPr="00D5163E">
        <w:rPr>
          <w:rFonts w:ascii="Calibri" w:hAnsi="Calibri" w:cs="Calibri"/>
          <w:sz w:val="22"/>
          <w:szCs w:val="22"/>
        </w:rPr>
        <w:t xml:space="preserve"> </w:t>
      </w:r>
      <w:r w:rsidR="001F6E46" w:rsidRPr="00D5163E">
        <w:rPr>
          <w:rFonts w:ascii="Calibri" w:hAnsi="Calibri" w:cs="Calibri"/>
          <w:sz w:val="22"/>
          <w:szCs w:val="22"/>
        </w:rPr>
        <w:t>T</w:t>
      </w:r>
      <w:r w:rsidRPr="00D5163E">
        <w:rPr>
          <w:rFonts w:ascii="Calibri" w:hAnsi="Calibri" w:cs="Calibri"/>
          <w:sz w:val="22"/>
          <w:szCs w:val="22"/>
        </w:rPr>
        <w:t xml:space="preserve">his discourages the manufacturers to produce </w:t>
      </w:r>
      <w:r w:rsidR="00D36571" w:rsidRPr="00D5163E">
        <w:rPr>
          <w:rFonts w:ascii="Calibri" w:hAnsi="Calibri" w:cs="Calibri"/>
          <w:sz w:val="22"/>
          <w:szCs w:val="22"/>
        </w:rPr>
        <w:t xml:space="preserve">high </w:t>
      </w:r>
      <w:r w:rsidRPr="00D5163E">
        <w:rPr>
          <w:rFonts w:ascii="Calibri" w:hAnsi="Calibri" w:cs="Calibri"/>
          <w:sz w:val="22"/>
          <w:szCs w:val="22"/>
        </w:rPr>
        <w:t xml:space="preserve">energy efficient lighting products. </w:t>
      </w:r>
    </w:p>
    <w:p w14:paraId="53BE5D24" w14:textId="0B6F61B2" w:rsidR="000E4F07" w:rsidRPr="00D5163E" w:rsidRDefault="00813A62" w:rsidP="00DD7CE7">
      <w:pPr>
        <w:pStyle w:val="ListParagraph"/>
        <w:numPr>
          <w:ilvl w:val="0"/>
          <w:numId w:val="11"/>
        </w:numPr>
        <w:snapToGrid w:val="0"/>
        <w:spacing w:after="104" w:line="248" w:lineRule="auto"/>
        <w:ind w:right="409"/>
        <w:jc w:val="both"/>
        <w:rPr>
          <w:rFonts w:ascii="Calibri" w:hAnsi="Calibri" w:cs="Calibri"/>
          <w:b/>
          <w:smallCaps/>
          <w:sz w:val="22"/>
          <w:szCs w:val="22"/>
        </w:rPr>
      </w:pPr>
      <w:r w:rsidRPr="00D5163E">
        <w:rPr>
          <w:rFonts w:ascii="Calibri" w:hAnsi="Calibri" w:cs="Calibri"/>
          <w:i/>
          <w:sz w:val="22"/>
          <w:szCs w:val="22"/>
        </w:rPr>
        <w:t>Absence of guidelines for public procurement</w:t>
      </w:r>
      <w:r w:rsidRPr="00D5163E">
        <w:rPr>
          <w:rFonts w:ascii="Calibri" w:hAnsi="Calibri" w:cs="Calibri"/>
          <w:sz w:val="22"/>
          <w:szCs w:val="22"/>
        </w:rPr>
        <w:t>: b</w:t>
      </w:r>
      <w:r w:rsidR="00E15458" w:rsidRPr="00D5163E">
        <w:rPr>
          <w:rFonts w:ascii="Calibri" w:hAnsi="Calibri" w:cs="Calibri"/>
          <w:sz w:val="22"/>
          <w:szCs w:val="22"/>
        </w:rPr>
        <w:t xml:space="preserve">ecause no guidelines exist for public procurement, street lighting is often quite inefficient in Indonesia. </w:t>
      </w:r>
      <w:r w:rsidR="000973DA" w:rsidRPr="00D5163E">
        <w:rPr>
          <w:rFonts w:ascii="Calibri" w:hAnsi="Calibri" w:cs="Calibri"/>
          <w:sz w:val="22"/>
          <w:szCs w:val="22"/>
        </w:rPr>
        <w:t xml:space="preserve">By having a standard minimum quality </w:t>
      </w:r>
      <w:r w:rsidR="00665292" w:rsidRPr="00D5163E">
        <w:rPr>
          <w:rFonts w:ascii="Calibri" w:hAnsi="Calibri" w:cs="Calibri"/>
          <w:sz w:val="22"/>
          <w:szCs w:val="22"/>
        </w:rPr>
        <w:t>requirement</w:t>
      </w:r>
      <w:r w:rsidR="000973DA" w:rsidRPr="00D5163E">
        <w:rPr>
          <w:rFonts w:ascii="Calibri" w:hAnsi="Calibri" w:cs="Calibri"/>
          <w:sz w:val="22"/>
          <w:szCs w:val="22"/>
        </w:rPr>
        <w:t xml:space="preserve"> available </w:t>
      </w:r>
      <w:r w:rsidR="000E5ECE" w:rsidRPr="00D5163E">
        <w:rPr>
          <w:rFonts w:ascii="Calibri" w:hAnsi="Calibri" w:cs="Calibri"/>
          <w:sz w:val="22"/>
          <w:szCs w:val="22"/>
        </w:rPr>
        <w:t xml:space="preserve">in the guidelines </w:t>
      </w:r>
      <w:r w:rsidR="000973DA" w:rsidRPr="00D5163E">
        <w:rPr>
          <w:rFonts w:ascii="Calibri" w:hAnsi="Calibri" w:cs="Calibri"/>
          <w:sz w:val="22"/>
          <w:szCs w:val="22"/>
        </w:rPr>
        <w:t xml:space="preserve">for </w:t>
      </w:r>
      <w:r w:rsidR="000E5ECE" w:rsidRPr="00D5163E">
        <w:rPr>
          <w:rFonts w:ascii="Calibri" w:hAnsi="Calibri" w:cs="Calibri"/>
          <w:sz w:val="22"/>
          <w:szCs w:val="22"/>
        </w:rPr>
        <w:t xml:space="preserve">public procurement, </w:t>
      </w:r>
      <w:r w:rsidR="000973DA" w:rsidRPr="00D5163E">
        <w:rPr>
          <w:rFonts w:ascii="Calibri" w:hAnsi="Calibri" w:cs="Calibri"/>
          <w:sz w:val="22"/>
          <w:szCs w:val="22"/>
        </w:rPr>
        <w:t>consumers, manufacturers and import</w:t>
      </w:r>
      <w:r w:rsidR="000E5ECE" w:rsidRPr="00D5163E">
        <w:rPr>
          <w:rFonts w:ascii="Calibri" w:hAnsi="Calibri" w:cs="Calibri"/>
          <w:sz w:val="22"/>
          <w:szCs w:val="22"/>
        </w:rPr>
        <w:t>ers of LED lights in Indonesia will have reference in</w:t>
      </w:r>
      <w:r w:rsidR="000973DA" w:rsidRPr="00D5163E">
        <w:rPr>
          <w:rFonts w:ascii="Calibri" w:hAnsi="Calibri" w:cs="Calibri"/>
          <w:sz w:val="22"/>
          <w:szCs w:val="22"/>
        </w:rPr>
        <w:t xml:space="preserve"> comply</w:t>
      </w:r>
      <w:r w:rsidR="000E5ECE" w:rsidRPr="00D5163E">
        <w:rPr>
          <w:rFonts w:ascii="Calibri" w:hAnsi="Calibri" w:cs="Calibri"/>
          <w:sz w:val="22"/>
          <w:szCs w:val="22"/>
        </w:rPr>
        <w:t>ing</w:t>
      </w:r>
      <w:r w:rsidR="000973DA" w:rsidRPr="00D5163E">
        <w:rPr>
          <w:rFonts w:ascii="Calibri" w:hAnsi="Calibri" w:cs="Calibri"/>
          <w:sz w:val="22"/>
          <w:szCs w:val="22"/>
        </w:rPr>
        <w:t xml:space="preserve"> with standards requirement, and therefore, the quality of LED lighting to be made available in Indonesia can be rightly monitored, verified and enforced (in an MVE system). With the standard minimum quality that is aligned with international standards, local LED manufactures have the chance for their products to be included </w:t>
      </w:r>
      <w:r w:rsidR="000E5ECE" w:rsidRPr="00D5163E">
        <w:rPr>
          <w:rFonts w:ascii="Calibri" w:hAnsi="Calibri" w:cs="Calibri"/>
          <w:sz w:val="22"/>
          <w:szCs w:val="22"/>
        </w:rPr>
        <w:t xml:space="preserve">for public procurement as listed </w:t>
      </w:r>
      <w:r w:rsidR="000973DA" w:rsidRPr="00D5163E">
        <w:rPr>
          <w:rFonts w:ascii="Calibri" w:hAnsi="Calibri" w:cs="Calibri"/>
          <w:sz w:val="22"/>
          <w:szCs w:val="22"/>
        </w:rPr>
        <w:t>in the e-Catalogue.</w:t>
      </w:r>
      <w:r w:rsidR="000973DA" w:rsidRPr="00D5163E">
        <w:rPr>
          <w:rFonts w:cs="Calibri"/>
          <w:sz w:val="22"/>
          <w:szCs w:val="22"/>
        </w:rPr>
        <w:t xml:space="preserve"> </w:t>
      </w:r>
      <w:r w:rsidR="000E4F07" w:rsidRPr="00D5163E">
        <w:rPr>
          <w:rFonts w:ascii="Calibri" w:hAnsi="Calibri" w:cs="Calibri"/>
          <w:sz w:val="22"/>
          <w:szCs w:val="22"/>
        </w:rPr>
        <w:t xml:space="preserve">According to statistics data of the </w:t>
      </w:r>
      <w:r w:rsidR="00CE2BDC" w:rsidRPr="00D5163E">
        <w:rPr>
          <w:rFonts w:ascii="Calibri" w:hAnsi="Calibri" w:cs="Calibri"/>
          <w:sz w:val="22"/>
          <w:szCs w:val="22"/>
        </w:rPr>
        <w:t>s</w:t>
      </w:r>
      <w:r w:rsidR="000E4F07" w:rsidRPr="00D5163E">
        <w:rPr>
          <w:rFonts w:ascii="Calibri" w:hAnsi="Calibri" w:cs="Calibri"/>
          <w:sz w:val="22"/>
          <w:szCs w:val="22"/>
        </w:rPr>
        <w:t xml:space="preserve">tate-owned electricity company </w:t>
      </w:r>
      <w:r w:rsidR="008917F5" w:rsidRPr="00D5163E">
        <w:rPr>
          <w:rFonts w:ascii="Calibri" w:hAnsi="Calibri" w:cs="Calibri"/>
          <w:sz w:val="22"/>
          <w:szCs w:val="22"/>
        </w:rPr>
        <w:t xml:space="preserve">or </w:t>
      </w:r>
      <w:r w:rsidR="008917F5" w:rsidRPr="00D5163E">
        <w:rPr>
          <w:rFonts w:ascii="Calibri" w:hAnsi="Calibri" w:cs="Calibri"/>
          <w:i/>
          <w:sz w:val="22"/>
          <w:szCs w:val="22"/>
        </w:rPr>
        <w:t>Perusahaan Listrik Negara</w:t>
      </w:r>
      <w:r w:rsidR="008917F5" w:rsidRPr="00D5163E">
        <w:rPr>
          <w:rFonts w:cs="Calibri"/>
          <w:szCs w:val="20"/>
        </w:rPr>
        <w:t xml:space="preserve"> </w:t>
      </w:r>
      <w:r w:rsidR="000E4F07" w:rsidRPr="00D5163E">
        <w:rPr>
          <w:rFonts w:ascii="Calibri" w:hAnsi="Calibri" w:cs="Calibri"/>
          <w:sz w:val="22"/>
          <w:szCs w:val="22"/>
        </w:rPr>
        <w:t>(</w:t>
      </w:r>
      <w:r w:rsidR="000E4F07" w:rsidRPr="00D5163E">
        <w:rPr>
          <w:rFonts w:ascii="Calibri" w:hAnsi="Calibri" w:cs="Calibri"/>
          <w:i/>
          <w:sz w:val="22"/>
          <w:szCs w:val="22"/>
        </w:rPr>
        <w:t>PLN</w:t>
      </w:r>
      <w:r w:rsidR="000E4F07" w:rsidRPr="00D5163E">
        <w:rPr>
          <w:rFonts w:ascii="Calibri" w:hAnsi="Calibri" w:cs="Calibri"/>
          <w:sz w:val="22"/>
          <w:szCs w:val="22"/>
        </w:rPr>
        <w:t>), the street lighting in Indonesia consumed 3.2 TWh in 2013, which is equal to the emission of 2.6 m tCO</w:t>
      </w:r>
      <w:r w:rsidR="000E4F07" w:rsidRPr="00D5163E">
        <w:rPr>
          <w:rFonts w:ascii="Calibri" w:hAnsi="Calibri" w:cs="Calibri"/>
          <w:sz w:val="22"/>
          <w:szCs w:val="22"/>
          <w:vertAlign w:val="subscript"/>
        </w:rPr>
        <w:t>2</w:t>
      </w:r>
      <w:r w:rsidR="000E4F07" w:rsidRPr="00D5163E">
        <w:rPr>
          <w:rFonts w:ascii="Calibri" w:hAnsi="Calibri" w:cs="Calibri"/>
          <w:sz w:val="22"/>
          <w:szCs w:val="22"/>
        </w:rPr>
        <w:t xml:space="preserve"> eq. In 2014, </w:t>
      </w:r>
      <w:r w:rsidR="00CE2BDC" w:rsidRPr="00D5163E">
        <w:rPr>
          <w:rFonts w:ascii="Calibri" w:hAnsi="Calibri" w:cs="Calibri"/>
          <w:sz w:val="22"/>
          <w:szCs w:val="22"/>
        </w:rPr>
        <w:t>MEMR</w:t>
      </w:r>
      <w:r w:rsidR="000E4F07" w:rsidRPr="00D5163E">
        <w:rPr>
          <w:rFonts w:ascii="Calibri" w:hAnsi="Calibri" w:cs="Calibri"/>
          <w:sz w:val="22"/>
          <w:szCs w:val="22"/>
        </w:rPr>
        <w:t xml:space="preserve"> piloted smart street lighting in two cities and developed a Nationally Appropriate Mitigation Actions (NAMAs) proposal (“Smart Street Lighting Initiative (SSLI)”) that aim</w:t>
      </w:r>
      <w:r w:rsidR="00CE2BDC" w:rsidRPr="00D5163E">
        <w:rPr>
          <w:rFonts w:ascii="Calibri" w:hAnsi="Calibri" w:cs="Calibri"/>
          <w:sz w:val="22"/>
          <w:szCs w:val="22"/>
        </w:rPr>
        <w:t>ed</w:t>
      </w:r>
      <w:r w:rsidR="000E4F07" w:rsidRPr="00D5163E">
        <w:rPr>
          <w:rFonts w:ascii="Calibri" w:hAnsi="Calibri" w:cs="Calibri"/>
          <w:sz w:val="22"/>
          <w:szCs w:val="22"/>
        </w:rPr>
        <w:t xml:space="preserve"> at reducing GHG emissions by increasing the energy efficiency of street lighting systems in Indonesian cities. Application of high efficient street lighting has been one of </w:t>
      </w:r>
      <w:r w:rsidR="00CE2BDC" w:rsidRPr="00D5163E">
        <w:rPr>
          <w:rFonts w:ascii="Calibri" w:hAnsi="Calibri" w:cs="Calibri"/>
          <w:sz w:val="22"/>
          <w:szCs w:val="22"/>
        </w:rPr>
        <w:t xml:space="preserve">the </w:t>
      </w:r>
      <w:r w:rsidR="000E4F07" w:rsidRPr="00D5163E">
        <w:rPr>
          <w:rFonts w:ascii="Calibri" w:hAnsi="Calibri" w:cs="Calibri"/>
          <w:sz w:val="22"/>
          <w:szCs w:val="22"/>
        </w:rPr>
        <w:t>priority program</w:t>
      </w:r>
      <w:r w:rsidR="00311E0A" w:rsidRPr="00D5163E">
        <w:rPr>
          <w:rFonts w:ascii="Calibri" w:hAnsi="Calibri" w:cs="Calibri"/>
          <w:sz w:val="22"/>
          <w:szCs w:val="22"/>
        </w:rPr>
        <w:t>s</w:t>
      </w:r>
      <w:r w:rsidR="000E4F07" w:rsidRPr="00D5163E">
        <w:rPr>
          <w:rFonts w:ascii="Calibri" w:hAnsi="Calibri" w:cs="Calibri"/>
          <w:sz w:val="22"/>
          <w:szCs w:val="22"/>
        </w:rPr>
        <w:t xml:space="preserve"> of the Ministry and is in line with another program on Green City </w:t>
      </w:r>
      <w:r w:rsidR="009C3EC0" w:rsidRPr="00D5163E">
        <w:rPr>
          <w:rFonts w:ascii="Calibri" w:hAnsi="Calibri" w:cs="Calibri"/>
          <w:sz w:val="22"/>
          <w:szCs w:val="22"/>
        </w:rPr>
        <w:t>Development</w:t>
      </w:r>
      <w:r w:rsidR="00F079AD" w:rsidRPr="00D5163E">
        <w:rPr>
          <w:rStyle w:val="FootnoteReference"/>
          <w:szCs w:val="22"/>
        </w:rPr>
        <w:footnoteReference w:id="2"/>
      </w:r>
      <w:r w:rsidR="009C3EC0" w:rsidRPr="00D5163E">
        <w:rPr>
          <w:rFonts w:ascii="Calibri" w:hAnsi="Calibri" w:cs="Calibri"/>
          <w:sz w:val="22"/>
          <w:szCs w:val="22"/>
        </w:rPr>
        <w:t xml:space="preserve"> </w:t>
      </w:r>
      <w:r w:rsidR="00CE2BDC" w:rsidRPr="00D5163E">
        <w:rPr>
          <w:rFonts w:ascii="Calibri" w:hAnsi="Calibri" w:cs="Calibri"/>
          <w:sz w:val="22"/>
          <w:szCs w:val="22"/>
        </w:rPr>
        <w:t xml:space="preserve">in cooperation with </w:t>
      </w:r>
      <w:r w:rsidR="000E4F07" w:rsidRPr="00D5163E">
        <w:rPr>
          <w:rFonts w:ascii="Calibri" w:hAnsi="Calibri" w:cs="Calibri"/>
          <w:sz w:val="22"/>
          <w:szCs w:val="22"/>
        </w:rPr>
        <w:t xml:space="preserve">the Ministry of Public Works. </w:t>
      </w:r>
    </w:p>
    <w:p w14:paraId="49080C43" w14:textId="2B91933A" w:rsidR="000E4F07" w:rsidRPr="00D5163E" w:rsidRDefault="00F079AD" w:rsidP="00DD7CE7">
      <w:pPr>
        <w:pStyle w:val="ListParagraph"/>
        <w:numPr>
          <w:ilvl w:val="0"/>
          <w:numId w:val="11"/>
        </w:numPr>
        <w:snapToGrid w:val="0"/>
        <w:spacing w:after="104" w:line="248" w:lineRule="auto"/>
        <w:ind w:right="409"/>
        <w:jc w:val="both"/>
        <w:rPr>
          <w:rFonts w:ascii="Calibri" w:eastAsia="Calibri" w:hAnsi="Calibri" w:cs="Calibri"/>
          <w:sz w:val="22"/>
          <w:szCs w:val="22"/>
        </w:rPr>
      </w:pPr>
      <w:r w:rsidRPr="00D5163E">
        <w:rPr>
          <w:rFonts w:ascii="Calibri" w:hAnsi="Calibri" w:cs="Calibri"/>
          <w:i/>
          <w:sz w:val="22"/>
          <w:szCs w:val="22"/>
        </w:rPr>
        <w:lastRenderedPageBreak/>
        <w:t>Absence of regulatory mechanisms for MVE and lack of capacity of testing laboratories</w:t>
      </w:r>
      <w:r w:rsidRPr="00D5163E">
        <w:rPr>
          <w:rFonts w:ascii="Calibri" w:hAnsi="Calibri" w:cs="Calibri"/>
          <w:sz w:val="22"/>
          <w:szCs w:val="22"/>
        </w:rPr>
        <w:t>: t</w:t>
      </w:r>
      <w:r w:rsidR="000E4F07" w:rsidRPr="00D5163E">
        <w:rPr>
          <w:rFonts w:ascii="Calibri" w:hAnsi="Calibri" w:cs="Calibri"/>
          <w:sz w:val="22"/>
          <w:szCs w:val="22"/>
        </w:rPr>
        <w:t xml:space="preserve">here </w:t>
      </w:r>
      <w:r w:rsidR="009C3EC0" w:rsidRPr="00D5163E">
        <w:rPr>
          <w:rFonts w:ascii="Calibri" w:hAnsi="Calibri" w:cs="Calibri"/>
          <w:sz w:val="22"/>
          <w:szCs w:val="22"/>
        </w:rPr>
        <w:t xml:space="preserve">are currently </w:t>
      </w:r>
      <w:r w:rsidR="000E4F07" w:rsidRPr="00D5163E">
        <w:rPr>
          <w:rFonts w:ascii="Calibri" w:hAnsi="Calibri" w:cs="Calibri"/>
          <w:sz w:val="22"/>
          <w:szCs w:val="22"/>
        </w:rPr>
        <w:t xml:space="preserve">no regulatory mechanisms for efficient lighting monitoring, verification and enforcement (MVE) in Indonesia including for mitigation </w:t>
      </w:r>
      <w:r w:rsidR="009C3EC0" w:rsidRPr="00D5163E">
        <w:rPr>
          <w:rFonts w:ascii="Calibri" w:hAnsi="Calibri" w:cs="Calibri"/>
          <w:sz w:val="22"/>
          <w:szCs w:val="22"/>
        </w:rPr>
        <w:t>measurement</w:t>
      </w:r>
      <w:r w:rsidR="000E4F07" w:rsidRPr="00D5163E">
        <w:rPr>
          <w:rFonts w:ascii="Calibri" w:hAnsi="Calibri" w:cs="Calibri"/>
          <w:sz w:val="22"/>
          <w:szCs w:val="22"/>
        </w:rPr>
        <w:t xml:space="preserve">. To date, </w:t>
      </w:r>
      <w:r w:rsidR="009C3EC0" w:rsidRPr="00D5163E">
        <w:rPr>
          <w:rFonts w:ascii="Calibri" w:hAnsi="Calibri" w:cs="Calibri"/>
          <w:sz w:val="22"/>
          <w:szCs w:val="22"/>
        </w:rPr>
        <w:t xml:space="preserve">the </w:t>
      </w:r>
      <w:r w:rsidR="000E4F07" w:rsidRPr="00D5163E">
        <w:rPr>
          <w:rFonts w:ascii="Calibri" w:hAnsi="Calibri" w:cs="Calibri"/>
          <w:sz w:val="22"/>
          <w:szCs w:val="22"/>
        </w:rPr>
        <w:t xml:space="preserve">Secretariat of </w:t>
      </w:r>
      <w:r w:rsidR="000E4F07" w:rsidRPr="00D5163E">
        <w:rPr>
          <w:rFonts w:ascii="Calibri" w:hAnsi="Calibri" w:cs="Calibri"/>
          <w:i/>
          <w:sz w:val="22"/>
          <w:szCs w:val="22"/>
        </w:rPr>
        <w:t>RAN-GRK</w:t>
      </w:r>
      <w:r w:rsidR="000E4F07" w:rsidRPr="00D5163E">
        <w:rPr>
          <w:rFonts w:ascii="Calibri" w:hAnsi="Calibri" w:cs="Calibri"/>
          <w:sz w:val="22"/>
          <w:szCs w:val="22"/>
        </w:rPr>
        <w:t xml:space="preserve"> </w:t>
      </w:r>
      <w:r w:rsidR="00CE2BDC" w:rsidRPr="00D5163E">
        <w:rPr>
          <w:rFonts w:ascii="Calibri" w:hAnsi="Calibri" w:cs="Calibri"/>
          <w:sz w:val="22"/>
          <w:szCs w:val="22"/>
        </w:rPr>
        <w:t xml:space="preserve">(or the National Action Plan to Reduce Greenhouse Gases Emission) </w:t>
      </w:r>
      <w:r w:rsidR="000E4F07" w:rsidRPr="00D5163E">
        <w:rPr>
          <w:rFonts w:ascii="Calibri" w:hAnsi="Calibri" w:cs="Calibri"/>
          <w:sz w:val="22"/>
          <w:szCs w:val="22"/>
        </w:rPr>
        <w:t xml:space="preserve">with support from GIZ </w:t>
      </w:r>
      <w:r w:rsidR="007F2F97" w:rsidRPr="00D5163E">
        <w:rPr>
          <w:rFonts w:ascii="Calibri" w:hAnsi="Calibri" w:cs="Calibri"/>
          <w:sz w:val="22"/>
          <w:szCs w:val="22"/>
        </w:rPr>
        <w:t xml:space="preserve">(or the German International Development Agency) </w:t>
      </w:r>
      <w:r w:rsidR="000E4F07" w:rsidRPr="00D5163E">
        <w:rPr>
          <w:rFonts w:ascii="Calibri" w:hAnsi="Calibri" w:cs="Calibri"/>
          <w:sz w:val="22"/>
          <w:szCs w:val="22"/>
        </w:rPr>
        <w:t xml:space="preserve">and </w:t>
      </w:r>
      <w:r w:rsidR="007F2F97" w:rsidRPr="00D5163E">
        <w:rPr>
          <w:rFonts w:ascii="Calibri" w:hAnsi="Calibri" w:cs="Calibri"/>
          <w:sz w:val="22"/>
          <w:szCs w:val="22"/>
        </w:rPr>
        <w:t>Japan International Cooperation Agency (</w:t>
      </w:r>
      <w:r w:rsidR="000E4F07" w:rsidRPr="00D5163E">
        <w:rPr>
          <w:rFonts w:ascii="Calibri" w:hAnsi="Calibri" w:cs="Calibri"/>
          <w:sz w:val="22"/>
          <w:szCs w:val="22"/>
        </w:rPr>
        <w:t>JICA</w:t>
      </w:r>
      <w:r w:rsidR="007F2F97" w:rsidRPr="00D5163E">
        <w:rPr>
          <w:rFonts w:ascii="Calibri" w:hAnsi="Calibri" w:cs="Calibri"/>
          <w:sz w:val="22"/>
          <w:szCs w:val="22"/>
        </w:rPr>
        <w:t>)</w:t>
      </w:r>
      <w:r w:rsidR="000E4F07" w:rsidRPr="00D5163E">
        <w:rPr>
          <w:rFonts w:ascii="Calibri" w:hAnsi="Calibri" w:cs="Calibri"/>
          <w:sz w:val="22"/>
          <w:szCs w:val="22"/>
        </w:rPr>
        <w:t xml:space="preserve"> has issued </w:t>
      </w:r>
      <w:r w:rsidR="007F2F97" w:rsidRPr="00D5163E">
        <w:rPr>
          <w:rFonts w:ascii="Calibri" w:hAnsi="Calibri" w:cs="Calibri"/>
          <w:sz w:val="22"/>
          <w:szCs w:val="22"/>
        </w:rPr>
        <w:t xml:space="preserve">the </w:t>
      </w:r>
      <w:r w:rsidR="000E4F07" w:rsidRPr="00D5163E">
        <w:rPr>
          <w:rFonts w:ascii="Calibri" w:hAnsi="Calibri" w:cs="Calibri"/>
          <w:i/>
          <w:sz w:val="22"/>
          <w:szCs w:val="22"/>
        </w:rPr>
        <w:t>Guideline for Monitoring, Evaluation and Reporting</w:t>
      </w:r>
      <w:r w:rsidR="00C91E96" w:rsidRPr="00D5163E">
        <w:rPr>
          <w:rFonts w:ascii="Calibri" w:hAnsi="Calibri" w:cs="Calibri"/>
          <w:i/>
          <w:sz w:val="22"/>
          <w:szCs w:val="22"/>
        </w:rPr>
        <w:t xml:space="preserve"> </w:t>
      </w:r>
      <w:r w:rsidR="00C91E96" w:rsidRPr="00D5163E">
        <w:rPr>
          <w:rFonts w:ascii="Calibri" w:hAnsi="Calibri" w:cs="Calibri"/>
          <w:sz w:val="22"/>
          <w:szCs w:val="22"/>
        </w:rPr>
        <w:t xml:space="preserve">under the National </w:t>
      </w:r>
      <w:r w:rsidR="00516C5A" w:rsidRPr="00D5163E">
        <w:rPr>
          <w:rFonts w:ascii="Calibri" w:hAnsi="Calibri" w:cs="Calibri"/>
          <w:sz w:val="22"/>
          <w:szCs w:val="22"/>
        </w:rPr>
        <w:t xml:space="preserve">and Local </w:t>
      </w:r>
      <w:r w:rsidR="00C91E96" w:rsidRPr="00D5163E">
        <w:rPr>
          <w:rFonts w:ascii="Calibri" w:hAnsi="Calibri" w:cs="Calibri"/>
          <w:sz w:val="22"/>
          <w:szCs w:val="22"/>
        </w:rPr>
        <w:t>Action Plan</w:t>
      </w:r>
      <w:r w:rsidR="00516C5A" w:rsidRPr="00D5163E">
        <w:rPr>
          <w:rFonts w:ascii="Calibri" w:hAnsi="Calibri" w:cs="Calibri"/>
          <w:sz w:val="22"/>
          <w:szCs w:val="22"/>
        </w:rPr>
        <w:t>s</w:t>
      </w:r>
      <w:r w:rsidR="00C91E96" w:rsidRPr="00D5163E">
        <w:rPr>
          <w:rFonts w:ascii="Calibri" w:hAnsi="Calibri" w:cs="Calibri"/>
          <w:sz w:val="22"/>
          <w:szCs w:val="22"/>
        </w:rPr>
        <w:t xml:space="preserve"> to Reduce Greenhouse Gases Emission</w:t>
      </w:r>
      <w:r w:rsidR="00C91E96" w:rsidRPr="00D5163E">
        <w:rPr>
          <w:rFonts w:ascii="Calibri" w:hAnsi="Calibri" w:cs="Calibri"/>
          <w:i/>
          <w:sz w:val="22"/>
          <w:szCs w:val="22"/>
        </w:rPr>
        <w:t xml:space="preserve"> (</w:t>
      </w:r>
      <w:r w:rsidR="000E4F07" w:rsidRPr="00D5163E">
        <w:rPr>
          <w:rFonts w:ascii="Calibri" w:hAnsi="Calibri" w:cs="Calibri"/>
          <w:i/>
          <w:sz w:val="22"/>
          <w:szCs w:val="22"/>
        </w:rPr>
        <w:t xml:space="preserve">RAN-GRK </w:t>
      </w:r>
      <w:r w:rsidR="000E4F07" w:rsidRPr="00D5163E">
        <w:rPr>
          <w:rFonts w:ascii="Calibri" w:hAnsi="Calibri" w:cs="Calibri"/>
          <w:sz w:val="22"/>
          <w:szCs w:val="22"/>
        </w:rPr>
        <w:t>and</w:t>
      </w:r>
      <w:r w:rsidR="000E4F07" w:rsidRPr="00D5163E">
        <w:rPr>
          <w:rFonts w:ascii="Calibri" w:hAnsi="Calibri" w:cs="Calibri"/>
          <w:i/>
          <w:sz w:val="22"/>
          <w:szCs w:val="22"/>
        </w:rPr>
        <w:t xml:space="preserve"> RAD-GRK</w:t>
      </w:r>
      <w:r w:rsidR="00516C5A" w:rsidRPr="00D5163E">
        <w:rPr>
          <w:rFonts w:ascii="Calibri" w:hAnsi="Calibri" w:cs="Calibri"/>
          <w:i/>
          <w:sz w:val="22"/>
          <w:szCs w:val="22"/>
        </w:rPr>
        <w:t>)</w:t>
      </w:r>
      <w:r w:rsidR="000E4F07" w:rsidRPr="00D5163E">
        <w:rPr>
          <w:rFonts w:ascii="Calibri" w:hAnsi="Calibri" w:cs="Calibri"/>
          <w:i/>
          <w:sz w:val="22"/>
          <w:szCs w:val="22"/>
        </w:rPr>
        <w:t xml:space="preserve"> </w:t>
      </w:r>
      <w:r w:rsidR="000E4F07" w:rsidRPr="00D5163E">
        <w:rPr>
          <w:rFonts w:ascii="Calibri" w:hAnsi="Calibri" w:cs="Calibri"/>
          <w:sz w:val="22"/>
          <w:szCs w:val="22"/>
        </w:rPr>
        <w:t xml:space="preserve">at a broader </w:t>
      </w:r>
      <w:r w:rsidR="00C91E96" w:rsidRPr="00D5163E">
        <w:rPr>
          <w:rFonts w:ascii="Calibri" w:hAnsi="Calibri" w:cs="Calibri"/>
          <w:sz w:val="22"/>
          <w:szCs w:val="22"/>
        </w:rPr>
        <w:t xml:space="preserve">MEMR </w:t>
      </w:r>
      <w:r w:rsidR="000E4F07" w:rsidRPr="00D5163E">
        <w:rPr>
          <w:rFonts w:ascii="Calibri" w:hAnsi="Calibri" w:cs="Calibri"/>
          <w:sz w:val="22"/>
          <w:szCs w:val="22"/>
        </w:rPr>
        <w:t xml:space="preserve">ministerial level. This is certainly an initial step towards </w:t>
      </w:r>
      <w:r w:rsidR="002D74FF" w:rsidRPr="00D5163E">
        <w:rPr>
          <w:rFonts w:ascii="Calibri" w:hAnsi="Calibri" w:cs="Calibri"/>
          <w:sz w:val="22"/>
          <w:szCs w:val="22"/>
        </w:rPr>
        <w:t xml:space="preserve">a </w:t>
      </w:r>
      <w:r w:rsidR="000E4F07" w:rsidRPr="00D5163E">
        <w:rPr>
          <w:rFonts w:ascii="Calibri" w:hAnsi="Calibri" w:cs="Calibri"/>
          <w:sz w:val="22"/>
          <w:szCs w:val="22"/>
        </w:rPr>
        <w:t xml:space="preserve">measurement, reporting and verification system, but there </w:t>
      </w:r>
      <w:r w:rsidR="009C3EC0" w:rsidRPr="00D5163E">
        <w:rPr>
          <w:rFonts w:ascii="Calibri" w:hAnsi="Calibri" w:cs="Calibri"/>
          <w:sz w:val="22"/>
          <w:szCs w:val="22"/>
        </w:rPr>
        <w:t xml:space="preserve">is currently </w:t>
      </w:r>
      <w:r w:rsidR="000E4F07" w:rsidRPr="00D5163E">
        <w:rPr>
          <w:rFonts w:ascii="Calibri" w:hAnsi="Calibri" w:cs="Calibri"/>
          <w:sz w:val="22"/>
          <w:szCs w:val="22"/>
        </w:rPr>
        <w:t>no institutional capacity for its implementation, let alone the enforcement.</w:t>
      </w:r>
      <w:r w:rsidR="001F6E46" w:rsidRPr="00D5163E">
        <w:rPr>
          <w:rFonts w:ascii="Calibri" w:hAnsi="Calibri" w:cs="Calibri"/>
          <w:sz w:val="22"/>
          <w:szCs w:val="22"/>
        </w:rPr>
        <w:t xml:space="preserve"> On the other hand, the capacity of existing testing laboratories needs to be improved with updated testing standards on MEPS for CFL</w:t>
      </w:r>
      <w:r w:rsidR="00347A8F" w:rsidRPr="00D5163E">
        <w:rPr>
          <w:rFonts w:ascii="Calibri" w:hAnsi="Calibri" w:cs="Calibri"/>
          <w:sz w:val="22"/>
          <w:szCs w:val="22"/>
        </w:rPr>
        <w:t xml:space="preserve"> </w:t>
      </w:r>
      <w:r w:rsidR="001F6E46" w:rsidRPr="00D5163E">
        <w:rPr>
          <w:rFonts w:ascii="Calibri" w:hAnsi="Calibri" w:cs="Calibri"/>
          <w:sz w:val="22"/>
          <w:szCs w:val="22"/>
        </w:rPr>
        <w:t>to check non-compliant products as well as prepare to cater to the desired demand growth of high efficiency lighting systems including the LEDs.</w:t>
      </w:r>
    </w:p>
    <w:p w14:paraId="54CB4C8B" w14:textId="77777777" w:rsidR="007E4717" w:rsidRPr="00D5163E" w:rsidRDefault="007E4717" w:rsidP="007E081C">
      <w:pPr>
        <w:pStyle w:val="ListParagraph"/>
        <w:ind w:left="360"/>
        <w:contextualSpacing/>
        <w:jc w:val="both"/>
        <w:rPr>
          <w:rFonts w:ascii="Calibri" w:eastAsia="Calibri" w:hAnsi="Calibri" w:cs="Calibri"/>
          <w:sz w:val="22"/>
          <w:szCs w:val="22"/>
        </w:rPr>
      </w:pPr>
    </w:p>
    <w:p w14:paraId="1644410C" w14:textId="62021D31" w:rsidR="000E4F07" w:rsidRPr="00D5163E" w:rsidRDefault="000E4F07" w:rsidP="00DD7CE7">
      <w:pPr>
        <w:pStyle w:val="ListParagraph"/>
        <w:numPr>
          <w:ilvl w:val="0"/>
          <w:numId w:val="10"/>
        </w:numPr>
        <w:contextualSpacing/>
        <w:jc w:val="both"/>
        <w:rPr>
          <w:rFonts w:ascii="Calibri" w:eastAsia="Calibri" w:hAnsi="Calibri" w:cs="Calibri"/>
          <w:sz w:val="22"/>
          <w:szCs w:val="22"/>
        </w:rPr>
      </w:pPr>
      <w:r w:rsidRPr="00D5163E">
        <w:rPr>
          <w:rFonts w:ascii="Calibri" w:hAnsi="Calibri" w:cs="Calibri"/>
          <w:sz w:val="22"/>
          <w:szCs w:val="22"/>
        </w:rPr>
        <w:t>Further, in the Logical Framework Analysis (LFA) Workshop conducted in May 22-23, 2017</w:t>
      </w:r>
      <w:r w:rsidR="0079371D" w:rsidRPr="00D5163E">
        <w:rPr>
          <w:rFonts w:ascii="Calibri" w:hAnsi="Calibri" w:cs="Calibri"/>
          <w:sz w:val="22"/>
          <w:szCs w:val="22"/>
        </w:rPr>
        <w:t>, in Bali, Indonesia</w:t>
      </w:r>
      <w:r w:rsidRPr="00D5163E">
        <w:rPr>
          <w:rFonts w:ascii="Calibri" w:hAnsi="Calibri" w:cs="Calibri"/>
          <w:sz w:val="22"/>
          <w:szCs w:val="22"/>
        </w:rPr>
        <w:t xml:space="preserve"> during the PPG stage o</w:t>
      </w:r>
      <w:r w:rsidR="009C3EC0" w:rsidRPr="00D5163E">
        <w:rPr>
          <w:rFonts w:ascii="Calibri" w:hAnsi="Calibri" w:cs="Calibri"/>
          <w:sz w:val="22"/>
          <w:szCs w:val="22"/>
        </w:rPr>
        <w:t>f</w:t>
      </w:r>
      <w:r w:rsidRPr="00D5163E">
        <w:rPr>
          <w:rFonts w:ascii="Calibri" w:hAnsi="Calibri" w:cs="Calibri"/>
          <w:sz w:val="22"/>
          <w:szCs w:val="22"/>
        </w:rPr>
        <w:t xml:space="preserve"> </w:t>
      </w:r>
      <w:r w:rsidR="009C3EC0" w:rsidRPr="00D5163E">
        <w:rPr>
          <w:rFonts w:ascii="Calibri" w:hAnsi="Calibri" w:cs="Calibri"/>
          <w:sz w:val="22"/>
          <w:szCs w:val="22"/>
        </w:rPr>
        <w:t xml:space="preserve">the ADLIGHT </w:t>
      </w:r>
      <w:r w:rsidRPr="00D5163E">
        <w:rPr>
          <w:rFonts w:ascii="Calibri" w:hAnsi="Calibri" w:cs="Calibri"/>
          <w:sz w:val="22"/>
          <w:szCs w:val="22"/>
        </w:rPr>
        <w:t xml:space="preserve">project development, the following </w:t>
      </w:r>
      <w:r w:rsidR="00F079AD" w:rsidRPr="00D5163E">
        <w:rPr>
          <w:rFonts w:ascii="Calibri" w:hAnsi="Calibri" w:cs="Calibri"/>
          <w:sz w:val="22"/>
          <w:szCs w:val="22"/>
        </w:rPr>
        <w:t xml:space="preserve">concrete problems and challenges </w:t>
      </w:r>
      <w:r w:rsidRPr="00D5163E">
        <w:rPr>
          <w:rFonts w:ascii="Calibri" w:hAnsi="Calibri" w:cs="Calibri"/>
          <w:sz w:val="22"/>
          <w:szCs w:val="22"/>
        </w:rPr>
        <w:t xml:space="preserve">were confirmed as the main </w:t>
      </w:r>
      <w:r w:rsidR="00F079AD" w:rsidRPr="00D5163E">
        <w:rPr>
          <w:rFonts w:ascii="Calibri" w:hAnsi="Calibri" w:cs="Calibri"/>
          <w:sz w:val="22"/>
          <w:szCs w:val="22"/>
        </w:rPr>
        <w:t>issues</w:t>
      </w:r>
      <w:r w:rsidRPr="00D5163E">
        <w:rPr>
          <w:rFonts w:ascii="Calibri" w:hAnsi="Calibri" w:cs="Calibri"/>
          <w:sz w:val="22"/>
          <w:szCs w:val="22"/>
        </w:rPr>
        <w:t xml:space="preserve"> that affect the local manufacture and application of energy efficient lighting systems:</w:t>
      </w:r>
    </w:p>
    <w:p w14:paraId="538026F3" w14:textId="77777777" w:rsidR="000E4F07" w:rsidRPr="00D5163E" w:rsidRDefault="000E4F07" w:rsidP="007E081C">
      <w:pPr>
        <w:pStyle w:val="ListParagraph"/>
        <w:ind w:left="360"/>
        <w:jc w:val="both"/>
        <w:rPr>
          <w:rFonts w:ascii="Calibri" w:eastAsia="Calibri" w:hAnsi="Calibri" w:cs="Calibri"/>
          <w:sz w:val="22"/>
          <w:szCs w:val="22"/>
        </w:rPr>
      </w:pPr>
    </w:p>
    <w:p w14:paraId="76631DF4" w14:textId="72DB4A01" w:rsidR="000E4F07" w:rsidRPr="00D5163E" w:rsidRDefault="000E4F07" w:rsidP="00DD7CE7">
      <w:pPr>
        <w:pStyle w:val="ListParagraph"/>
        <w:numPr>
          <w:ilvl w:val="0"/>
          <w:numId w:val="12"/>
        </w:numPr>
        <w:contextualSpacing/>
        <w:jc w:val="both"/>
        <w:rPr>
          <w:rFonts w:ascii="Calibri" w:eastAsia="Calibri" w:hAnsi="Calibri" w:cs="Calibri"/>
          <w:sz w:val="22"/>
          <w:szCs w:val="22"/>
        </w:rPr>
      </w:pPr>
      <w:r w:rsidRPr="00D5163E">
        <w:rPr>
          <w:rFonts w:ascii="Calibri" w:hAnsi="Calibri" w:cs="Calibri"/>
          <w:sz w:val="22"/>
          <w:szCs w:val="22"/>
        </w:rPr>
        <w:t>LED lamp products in the local market have uncertain quality</w:t>
      </w:r>
      <w:r w:rsidR="00F079AD" w:rsidRPr="00D5163E">
        <w:rPr>
          <w:rFonts w:ascii="Calibri" w:hAnsi="Calibri" w:cs="Calibri"/>
          <w:sz w:val="22"/>
          <w:szCs w:val="22"/>
        </w:rPr>
        <w:t>:</w:t>
      </w:r>
    </w:p>
    <w:p w14:paraId="53810623" w14:textId="0AB0DB88" w:rsidR="000E4F07" w:rsidRPr="00D5163E" w:rsidRDefault="000E4F07" w:rsidP="00DD7CE7">
      <w:pPr>
        <w:pStyle w:val="ListParagraph"/>
        <w:numPr>
          <w:ilvl w:val="0"/>
          <w:numId w:val="13"/>
        </w:numPr>
        <w:contextualSpacing/>
        <w:jc w:val="both"/>
        <w:rPr>
          <w:rFonts w:ascii="Calibri" w:eastAsia="Calibri" w:hAnsi="Calibri" w:cs="Calibri"/>
          <w:sz w:val="22"/>
          <w:szCs w:val="22"/>
        </w:rPr>
      </w:pPr>
      <w:r w:rsidRPr="00D5163E">
        <w:rPr>
          <w:rFonts w:ascii="Calibri" w:eastAsia="Calibri" w:hAnsi="Calibri" w:cs="Calibri"/>
          <w:sz w:val="22"/>
          <w:szCs w:val="22"/>
        </w:rPr>
        <w:t>High number of complaints on supposed to be high effic</w:t>
      </w:r>
      <w:r w:rsidR="00E15458" w:rsidRPr="00D5163E">
        <w:rPr>
          <w:rFonts w:ascii="Calibri" w:eastAsia="Calibri" w:hAnsi="Calibri" w:cs="Calibri"/>
          <w:sz w:val="22"/>
          <w:szCs w:val="22"/>
        </w:rPr>
        <w:t>i</w:t>
      </w:r>
      <w:r w:rsidRPr="00D5163E">
        <w:rPr>
          <w:rFonts w:ascii="Calibri" w:eastAsia="Calibri" w:hAnsi="Calibri" w:cs="Calibri"/>
          <w:sz w:val="22"/>
          <w:szCs w:val="22"/>
        </w:rPr>
        <w:t>ent lighting products</w:t>
      </w:r>
    </w:p>
    <w:p w14:paraId="17D54728" w14:textId="77777777" w:rsidR="000E4F07" w:rsidRPr="00D5163E" w:rsidRDefault="000E4F07" w:rsidP="00DD7CE7">
      <w:pPr>
        <w:pStyle w:val="ListParagraph"/>
        <w:numPr>
          <w:ilvl w:val="0"/>
          <w:numId w:val="13"/>
        </w:numPr>
        <w:contextualSpacing/>
        <w:jc w:val="both"/>
        <w:rPr>
          <w:rFonts w:ascii="Calibri" w:eastAsia="Calibri" w:hAnsi="Calibri" w:cs="Calibri"/>
          <w:sz w:val="22"/>
          <w:szCs w:val="22"/>
        </w:rPr>
      </w:pPr>
      <w:r w:rsidRPr="00D5163E">
        <w:rPr>
          <w:rFonts w:ascii="Calibri" w:eastAsia="Calibri" w:hAnsi="Calibri" w:cs="Calibri"/>
          <w:sz w:val="22"/>
          <w:szCs w:val="22"/>
        </w:rPr>
        <w:t>Lack of standards on EE lighting systems</w:t>
      </w:r>
    </w:p>
    <w:p w14:paraId="6C178639" w14:textId="77777777" w:rsidR="000E4F07" w:rsidRPr="00D5163E" w:rsidRDefault="000E4F07" w:rsidP="00DD7CE7">
      <w:pPr>
        <w:pStyle w:val="ListParagraph"/>
        <w:numPr>
          <w:ilvl w:val="0"/>
          <w:numId w:val="13"/>
        </w:numPr>
        <w:contextualSpacing/>
        <w:jc w:val="both"/>
        <w:rPr>
          <w:rFonts w:ascii="Calibri" w:eastAsia="Calibri" w:hAnsi="Calibri" w:cs="Calibri"/>
          <w:sz w:val="22"/>
          <w:szCs w:val="22"/>
        </w:rPr>
      </w:pPr>
      <w:r w:rsidRPr="00D5163E">
        <w:rPr>
          <w:rFonts w:ascii="Calibri" w:eastAsia="Calibri" w:hAnsi="Calibri" w:cs="Calibri"/>
          <w:sz w:val="22"/>
          <w:szCs w:val="22"/>
        </w:rPr>
        <w:t>Lack of accredited testing laboratories</w:t>
      </w:r>
    </w:p>
    <w:p w14:paraId="5D85177D" w14:textId="77777777" w:rsidR="000E4F07" w:rsidRPr="00D5163E" w:rsidRDefault="000E4F07" w:rsidP="00DD7CE7">
      <w:pPr>
        <w:pStyle w:val="ListParagraph"/>
        <w:numPr>
          <w:ilvl w:val="0"/>
          <w:numId w:val="13"/>
        </w:numPr>
        <w:contextualSpacing/>
        <w:jc w:val="both"/>
        <w:rPr>
          <w:rFonts w:ascii="Calibri" w:eastAsia="Calibri" w:hAnsi="Calibri" w:cs="Calibri"/>
          <w:sz w:val="22"/>
          <w:szCs w:val="22"/>
        </w:rPr>
      </w:pPr>
      <w:r w:rsidRPr="00D5163E">
        <w:rPr>
          <w:rFonts w:ascii="Calibri" w:eastAsia="Calibri" w:hAnsi="Calibri" w:cs="Calibri"/>
          <w:sz w:val="22"/>
          <w:szCs w:val="22"/>
        </w:rPr>
        <w:t>Accredited laboratory infrastructure and facilities are not established yet</w:t>
      </w:r>
    </w:p>
    <w:p w14:paraId="55E30E12" w14:textId="77777777" w:rsidR="000E4F07" w:rsidRPr="00D5163E" w:rsidRDefault="000E4F07" w:rsidP="00DD7CE7">
      <w:pPr>
        <w:pStyle w:val="ListParagraph"/>
        <w:numPr>
          <w:ilvl w:val="0"/>
          <w:numId w:val="13"/>
        </w:numPr>
        <w:contextualSpacing/>
        <w:jc w:val="both"/>
        <w:rPr>
          <w:rFonts w:ascii="Calibri" w:eastAsia="Calibri" w:hAnsi="Calibri" w:cs="Calibri"/>
          <w:sz w:val="22"/>
          <w:szCs w:val="22"/>
        </w:rPr>
      </w:pPr>
      <w:r w:rsidRPr="00D5163E">
        <w:rPr>
          <w:rFonts w:ascii="Calibri" w:eastAsia="Calibri" w:hAnsi="Calibri" w:cs="Calibri"/>
          <w:sz w:val="22"/>
          <w:szCs w:val="22"/>
        </w:rPr>
        <w:t>No MEPS on LED systems</w:t>
      </w:r>
    </w:p>
    <w:p w14:paraId="029FA574" w14:textId="77777777" w:rsidR="000E4F07" w:rsidRPr="00D5163E" w:rsidRDefault="000E4F07" w:rsidP="00DD7CE7">
      <w:pPr>
        <w:pStyle w:val="ListParagraph"/>
        <w:numPr>
          <w:ilvl w:val="0"/>
          <w:numId w:val="13"/>
        </w:numPr>
        <w:contextualSpacing/>
        <w:jc w:val="both"/>
        <w:rPr>
          <w:rFonts w:ascii="Calibri" w:eastAsia="Calibri" w:hAnsi="Calibri" w:cs="Calibri"/>
          <w:sz w:val="22"/>
          <w:szCs w:val="22"/>
        </w:rPr>
      </w:pPr>
      <w:r w:rsidRPr="00D5163E">
        <w:rPr>
          <w:rFonts w:ascii="Calibri" w:eastAsia="Calibri" w:hAnsi="Calibri" w:cs="Calibri"/>
          <w:sz w:val="22"/>
          <w:szCs w:val="22"/>
        </w:rPr>
        <w:t>Lack of quality control on EE lighting</w:t>
      </w:r>
    </w:p>
    <w:p w14:paraId="419B0F9C" w14:textId="77777777" w:rsidR="000E4F07" w:rsidRPr="00D5163E" w:rsidRDefault="000E4F07" w:rsidP="00DD7CE7">
      <w:pPr>
        <w:pStyle w:val="ListParagraph"/>
        <w:numPr>
          <w:ilvl w:val="0"/>
          <w:numId w:val="13"/>
        </w:numPr>
        <w:contextualSpacing/>
        <w:jc w:val="both"/>
        <w:rPr>
          <w:rFonts w:ascii="Calibri" w:eastAsia="Calibri" w:hAnsi="Calibri" w:cs="Calibri"/>
          <w:sz w:val="22"/>
          <w:szCs w:val="22"/>
        </w:rPr>
      </w:pPr>
      <w:r w:rsidRPr="00D5163E">
        <w:rPr>
          <w:rFonts w:ascii="Calibri" w:eastAsia="Calibri" w:hAnsi="Calibri" w:cs="Calibri"/>
          <w:sz w:val="22"/>
          <w:szCs w:val="22"/>
        </w:rPr>
        <w:t>Regulation and supervision throughout Indonesia is not optimal</w:t>
      </w:r>
    </w:p>
    <w:p w14:paraId="74B29D8D" w14:textId="77777777" w:rsidR="000E4F07" w:rsidRPr="00D5163E" w:rsidRDefault="000E4F07" w:rsidP="00DD7CE7">
      <w:pPr>
        <w:pStyle w:val="ListParagraph"/>
        <w:numPr>
          <w:ilvl w:val="0"/>
          <w:numId w:val="13"/>
        </w:numPr>
        <w:contextualSpacing/>
        <w:jc w:val="both"/>
        <w:rPr>
          <w:rFonts w:ascii="Calibri" w:eastAsia="Calibri" w:hAnsi="Calibri" w:cs="Calibri"/>
          <w:sz w:val="22"/>
          <w:szCs w:val="22"/>
        </w:rPr>
      </w:pPr>
      <w:r w:rsidRPr="00D5163E">
        <w:rPr>
          <w:rFonts w:ascii="Calibri" w:eastAsia="Calibri" w:hAnsi="Calibri" w:cs="Calibri"/>
          <w:sz w:val="22"/>
          <w:szCs w:val="22"/>
        </w:rPr>
        <w:t>Low quality and quantity of monitoring of LED products</w:t>
      </w:r>
    </w:p>
    <w:p w14:paraId="03531ED1" w14:textId="77777777" w:rsidR="000E4F07" w:rsidRPr="00D5163E" w:rsidRDefault="000E4F07" w:rsidP="00DD7CE7">
      <w:pPr>
        <w:pStyle w:val="ListParagraph"/>
        <w:numPr>
          <w:ilvl w:val="0"/>
          <w:numId w:val="13"/>
        </w:numPr>
        <w:contextualSpacing/>
        <w:jc w:val="both"/>
        <w:rPr>
          <w:rFonts w:ascii="Calibri" w:eastAsia="Calibri" w:hAnsi="Calibri" w:cs="Calibri"/>
          <w:sz w:val="22"/>
          <w:szCs w:val="22"/>
        </w:rPr>
      </w:pPr>
      <w:r w:rsidRPr="00D5163E">
        <w:rPr>
          <w:rFonts w:ascii="Calibri" w:eastAsia="Calibri" w:hAnsi="Calibri" w:cs="Calibri"/>
          <w:sz w:val="22"/>
          <w:szCs w:val="22"/>
        </w:rPr>
        <w:t>Lack of sharing of international knowledge on EE lighting manufacturing</w:t>
      </w:r>
    </w:p>
    <w:p w14:paraId="26D1DD51" w14:textId="77777777" w:rsidR="000E4F07" w:rsidRPr="00D5163E" w:rsidRDefault="000E4F07" w:rsidP="00DD7CE7">
      <w:pPr>
        <w:pStyle w:val="ListParagraph"/>
        <w:numPr>
          <w:ilvl w:val="0"/>
          <w:numId w:val="13"/>
        </w:numPr>
        <w:contextualSpacing/>
        <w:jc w:val="both"/>
        <w:rPr>
          <w:rFonts w:ascii="Calibri" w:eastAsia="Calibri" w:hAnsi="Calibri" w:cs="Calibri"/>
          <w:sz w:val="22"/>
          <w:szCs w:val="22"/>
        </w:rPr>
      </w:pPr>
      <w:r w:rsidRPr="00D5163E">
        <w:rPr>
          <w:rFonts w:ascii="Calibri" w:eastAsia="Calibri" w:hAnsi="Calibri" w:cs="Calibri"/>
          <w:sz w:val="22"/>
          <w:szCs w:val="22"/>
        </w:rPr>
        <w:t>Low budget allocation for monitoring and MEPS development.</w:t>
      </w:r>
    </w:p>
    <w:p w14:paraId="5C243867" w14:textId="77777777" w:rsidR="000E4F07" w:rsidRPr="00D5163E" w:rsidRDefault="000E4F07" w:rsidP="007E081C">
      <w:pPr>
        <w:pStyle w:val="ListParagraph"/>
        <w:ind w:left="1440"/>
        <w:jc w:val="both"/>
        <w:rPr>
          <w:rFonts w:ascii="Calibri" w:eastAsia="Calibri" w:hAnsi="Calibri" w:cs="Calibri"/>
          <w:sz w:val="22"/>
          <w:szCs w:val="22"/>
        </w:rPr>
      </w:pPr>
    </w:p>
    <w:p w14:paraId="7494BF4D" w14:textId="23DFFC3D" w:rsidR="000E4F07" w:rsidRPr="00D5163E" w:rsidRDefault="000E4F07" w:rsidP="00DD7CE7">
      <w:pPr>
        <w:pStyle w:val="ListParagraph"/>
        <w:numPr>
          <w:ilvl w:val="0"/>
          <w:numId w:val="12"/>
        </w:numPr>
        <w:contextualSpacing/>
        <w:jc w:val="both"/>
        <w:rPr>
          <w:rFonts w:ascii="Calibri" w:eastAsia="Calibri" w:hAnsi="Calibri" w:cs="Calibri"/>
          <w:sz w:val="22"/>
          <w:szCs w:val="22"/>
        </w:rPr>
      </w:pPr>
      <w:r w:rsidRPr="00D5163E">
        <w:rPr>
          <w:rFonts w:ascii="Calibri" w:hAnsi="Calibri" w:cs="Calibri"/>
          <w:sz w:val="22"/>
          <w:szCs w:val="22"/>
        </w:rPr>
        <w:t>Lack of clear policy and institutional support to promote manufacture and application of high efficient lighting technology</w:t>
      </w:r>
      <w:r w:rsidR="00F079AD" w:rsidRPr="00D5163E">
        <w:rPr>
          <w:rFonts w:ascii="Calibri" w:hAnsi="Calibri" w:cs="Calibri"/>
          <w:sz w:val="22"/>
          <w:szCs w:val="22"/>
        </w:rPr>
        <w:t>:</w:t>
      </w:r>
    </w:p>
    <w:p w14:paraId="363B2BED" w14:textId="0BE0B1FF" w:rsidR="005756A3" w:rsidRPr="00D5163E" w:rsidRDefault="005756A3" w:rsidP="00DD7CE7">
      <w:pPr>
        <w:pStyle w:val="ListParagraph"/>
        <w:numPr>
          <w:ilvl w:val="0"/>
          <w:numId w:val="14"/>
        </w:numPr>
        <w:contextualSpacing/>
        <w:jc w:val="both"/>
        <w:rPr>
          <w:rFonts w:asciiTheme="majorHAnsi" w:eastAsia="Calibri" w:hAnsiTheme="majorHAnsi" w:cs="Calibri"/>
          <w:sz w:val="22"/>
          <w:szCs w:val="22"/>
        </w:rPr>
      </w:pPr>
      <w:r w:rsidRPr="00D5163E">
        <w:rPr>
          <w:rFonts w:asciiTheme="majorHAnsi" w:eastAsia="Calibri" w:hAnsiTheme="majorHAnsi" w:cs="Calibri"/>
          <w:sz w:val="22"/>
          <w:szCs w:val="22"/>
        </w:rPr>
        <w:t xml:space="preserve">Lack of market data </w:t>
      </w:r>
      <w:r w:rsidR="00C4679A" w:rsidRPr="00D5163E">
        <w:rPr>
          <w:rFonts w:asciiTheme="majorHAnsi" w:eastAsia="Calibri" w:hAnsiTheme="majorHAnsi" w:cs="Calibri"/>
          <w:sz w:val="22"/>
          <w:szCs w:val="22"/>
        </w:rPr>
        <w:t xml:space="preserve">on </w:t>
      </w:r>
      <w:r w:rsidR="00C4679A" w:rsidRPr="00D5163E">
        <w:rPr>
          <w:rFonts w:asciiTheme="majorHAnsi" w:hAnsiTheme="majorHAnsi"/>
          <w:sz w:val="22"/>
          <w:szCs w:val="22"/>
        </w:rPr>
        <w:t>production and application of lighting in Indonesia, to inform policy development</w:t>
      </w:r>
    </w:p>
    <w:p w14:paraId="097BDECB" w14:textId="086F707D" w:rsidR="000E4F07" w:rsidRPr="00D5163E" w:rsidRDefault="000E4F07" w:rsidP="00DD7CE7">
      <w:pPr>
        <w:pStyle w:val="ListParagraph"/>
        <w:numPr>
          <w:ilvl w:val="0"/>
          <w:numId w:val="14"/>
        </w:numPr>
        <w:contextualSpacing/>
        <w:jc w:val="both"/>
        <w:rPr>
          <w:rFonts w:ascii="Calibri" w:eastAsia="Calibri" w:hAnsi="Calibri" w:cs="Calibri"/>
          <w:sz w:val="22"/>
          <w:szCs w:val="22"/>
        </w:rPr>
      </w:pPr>
      <w:r w:rsidRPr="00D5163E">
        <w:rPr>
          <w:rFonts w:ascii="Calibri" w:eastAsia="Calibri" w:hAnsi="Calibri" w:cs="Calibri"/>
          <w:sz w:val="22"/>
          <w:szCs w:val="22"/>
        </w:rPr>
        <w:t>Lack of support in manufacturing from government</w:t>
      </w:r>
    </w:p>
    <w:p w14:paraId="701EC1EC" w14:textId="77777777" w:rsidR="000E4F07" w:rsidRPr="00D5163E" w:rsidRDefault="000E4F07" w:rsidP="00DD7CE7">
      <w:pPr>
        <w:pStyle w:val="ListParagraph"/>
        <w:numPr>
          <w:ilvl w:val="0"/>
          <w:numId w:val="14"/>
        </w:numPr>
        <w:contextualSpacing/>
        <w:jc w:val="both"/>
        <w:rPr>
          <w:rFonts w:ascii="Calibri" w:eastAsia="Calibri" w:hAnsi="Calibri" w:cs="Calibri"/>
          <w:sz w:val="22"/>
          <w:szCs w:val="22"/>
        </w:rPr>
      </w:pPr>
      <w:r w:rsidRPr="00D5163E">
        <w:rPr>
          <w:rFonts w:ascii="Calibri" w:eastAsia="Calibri" w:hAnsi="Calibri" w:cs="Calibri"/>
          <w:sz w:val="22"/>
          <w:szCs w:val="22"/>
        </w:rPr>
        <w:t>Lack of government investments on EE lighting projects</w:t>
      </w:r>
    </w:p>
    <w:p w14:paraId="67027311" w14:textId="77777777" w:rsidR="000E4F07" w:rsidRPr="00D5163E" w:rsidRDefault="000E4F07" w:rsidP="00DD7CE7">
      <w:pPr>
        <w:pStyle w:val="ListParagraph"/>
        <w:numPr>
          <w:ilvl w:val="0"/>
          <w:numId w:val="14"/>
        </w:numPr>
        <w:contextualSpacing/>
        <w:jc w:val="both"/>
        <w:rPr>
          <w:rFonts w:ascii="Calibri" w:eastAsia="Calibri" w:hAnsi="Calibri" w:cs="Calibri"/>
          <w:sz w:val="22"/>
          <w:szCs w:val="22"/>
        </w:rPr>
      </w:pPr>
      <w:r w:rsidRPr="00D5163E">
        <w:rPr>
          <w:rFonts w:ascii="Calibri" w:eastAsia="Calibri" w:hAnsi="Calibri" w:cs="Calibri"/>
          <w:sz w:val="22"/>
          <w:szCs w:val="22"/>
        </w:rPr>
        <w:t>Lack of coordination among related ministries and local regional/provincial government</w:t>
      </w:r>
    </w:p>
    <w:p w14:paraId="64054896" w14:textId="7B23B925" w:rsidR="000E4F07" w:rsidRPr="00D5163E" w:rsidRDefault="000E4F07" w:rsidP="00DD7CE7">
      <w:pPr>
        <w:pStyle w:val="ListParagraph"/>
        <w:numPr>
          <w:ilvl w:val="0"/>
          <w:numId w:val="14"/>
        </w:numPr>
        <w:contextualSpacing/>
        <w:jc w:val="both"/>
        <w:rPr>
          <w:rFonts w:ascii="Calibri" w:eastAsia="Calibri" w:hAnsi="Calibri" w:cs="Calibri"/>
          <w:sz w:val="22"/>
          <w:szCs w:val="22"/>
        </w:rPr>
      </w:pPr>
      <w:r w:rsidRPr="00D5163E">
        <w:rPr>
          <w:rFonts w:ascii="Calibri" w:eastAsia="Calibri" w:hAnsi="Calibri" w:cs="Calibri"/>
          <w:sz w:val="22"/>
          <w:szCs w:val="22"/>
        </w:rPr>
        <w:t>Import policy does not support local L</w:t>
      </w:r>
      <w:r w:rsidR="009C3EC0" w:rsidRPr="00D5163E">
        <w:rPr>
          <w:rFonts w:ascii="Calibri" w:eastAsia="Calibri" w:hAnsi="Calibri" w:cs="Calibri"/>
          <w:sz w:val="22"/>
          <w:szCs w:val="22"/>
        </w:rPr>
        <w:t>ED</w:t>
      </w:r>
      <w:r w:rsidRPr="00D5163E">
        <w:rPr>
          <w:rFonts w:ascii="Calibri" w:eastAsia="Calibri" w:hAnsi="Calibri" w:cs="Calibri"/>
          <w:sz w:val="22"/>
          <w:szCs w:val="22"/>
        </w:rPr>
        <w:t xml:space="preserve"> industry</w:t>
      </w:r>
    </w:p>
    <w:p w14:paraId="39BE9489" w14:textId="77777777" w:rsidR="000E4F07" w:rsidRPr="00D5163E" w:rsidRDefault="000E4F07" w:rsidP="00DD7CE7">
      <w:pPr>
        <w:pStyle w:val="ListParagraph"/>
        <w:numPr>
          <w:ilvl w:val="0"/>
          <w:numId w:val="14"/>
        </w:numPr>
        <w:contextualSpacing/>
        <w:jc w:val="both"/>
        <w:rPr>
          <w:rFonts w:ascii="Calibri" w:eastAsia="Calibri" w:hAnsi="Calibri" w:cs="Calibri"/>
          <w:sz w:val="22"/>
          <w:szCs w:val="22"/>
        </w:rPr>
      </w:pPr>
      <w:r w:rsidRPr="00D5163E">
        <w:rPr>
          <w:rFonts w:ascii="Calibri" w:eastAsia="Calibri" w:hAnsi="Calibri" w:cs="Calibri"/>
          <w:sz w:val="22"/>
          <w:szCs w:val="22"/>
        </w:rPr>
        <w:t>Lack of infrastructure to support LED industry growth (logistics, etc.)</w:t>
      </w:r>
    </w:p>
    <w:p w14:paraId="5F5510C7" w14:textId="2482BB2D" w:rsidR="000E4F07" w:rsidRPr="00D5163E" w:rsidRDefault="000E4F07" w:rsidP="00DD7CE7">
      <w:pPr>
        <w:pStyle w:val="ListParagraph"/>
        <w:numPr>
          <w:ilvl w:val="0"/>
          <w:numId w:val="14"/>
        </w:numPr>
        <w:contextualSpacing/>
        <w:jc w:val="both"/>
        <w:rPr>
          <w:rFonts w:ascii="Calibri" w:eastAsia="Calibri" w:hAnsi="Calibri" w:cs="Calibri"/>
          <w:sz w:val="22"/>
          <w:szCs w:val="22"/>
        </w:rPr>
      </w:pPr>
      <w:r w:rsidRPr="00D5163E">
        <w:rPr>
          <w:rFonts w:ascii="Calibri" w:eastAsia="Calibri" w:hAnsi="Calibri" w:cs="Calibri"/>
          <w:sz w:val="22"/>
          <w:szCs w:val="22"/>
        </w:rPr>
        <w:t xml:space="preserve">Lack of studies on cost-benefit analysis on </w:t>
      </w:r>
      <w:r w:rsidR="00AF7B30" w:rsidRPr="00D5163E">
        <w:rPr>
          <w:rFonts w:ascii="Calibri" w:eastAsia="Calibri" w:hAnsi="Calibri" w:cs="Calibri"/>
          <w:sz w:val="22"/>
          <w:szCs w:val="22"/>
        </w:rPr>
        <w:t>LED</w:t>
      </w:r>
      <w:r w:rsidRPr="00D5163E">
        <w:rPr>
          <w:rFonts w:ascii="Calibri" w:eastAsia="Calibri" w:hAnsi="Calibri" w:cs="Calibri"/>
          <w:sz w:val="22"/>
          <w:szCs w:val="22"/>
        </w:rPr>
        <w:t xml:space="preserve"> to support policy making</w:t>
      </w:r>
    </w:p>
    <w:p w14:paraId="5D71874B" w14:textId="77777777" w:rsidR="000E4F07" w:rsidRPr="00D5163E" w:rsidRDefault="000E4F07" w:rsidP="00DD7CE7">
      <w:pPr>
        <w:pStyle w:val="ListParagraph"/>
        <w:numPr>
          <w:ilvl w:val="0"/>
          <w:numId w:val="14"/>
        </w:numPr>
        <w:contextualSpacing/>
        <w:jc w:val="both"/>
        <w:rPr>
          <w:rFonts w:ascii="Calibri" w:eastAsia="Calibri" w:hAnsi="Calibri" w:cs="Calibri"/>
          <w:sz w:val="22"/>
          <w:szCs w:val="22"/>
        </w:rPr>
      </w:pPr>
      <w:r w:rsidRPr="00D5163E">
        <w:rPr>
          <w:rFonts w:ascii="Calibri" w:eastAsia="Calibri" w:hAnsi="Calibri" w:cs="Calibri"/>
          <w:sz w:val="22"/>
          <w:szCs w:val="22"/>
        </w:rPr>
        <w:t>Limited national and local budget allocation for EE lighting investment</w:t>
      </w:r>
    </w:p>
    <w:p w14:paraId="676042C0" w14:textId="4653750E" w:rsidR="000E4F07" w:rsidRPr="00D5163E" w:rsidRDefault="000E4F07" w:rsidP="00DD7CE7">
      <w:pPr>
        <w:pStyle w:val="ListParagraph"/>
        <w:numPr>
          <w:ilvl w:val="0"/>
          <w:numId w:val="14"/>
        </w:numPr>
        <w:contextualSpacing/>
        <w:jc w:val="both"/>
        <w:rPr>
          <w:rFonts w:ascii="Calibri" w:eastAsia="Calibri" w:hAnsi="Calibri" w:cs="Calibri"/>
          <w:sz w:val="22"/>
          <w:szCs w:val="22"/>
        </w:rPr>
      </w:pPr>
      <w:r w:rsidRPr="00D5163E">
        <w:rPr>
          <w:rFonts w:ascii="Calibri" w:eastAsia="Calibri" w:hAnsi="Calibri" w:cs="Calibri"/>
          <w:sz w:val="22"/>
          <w:szCs w:val="22"/>
        </w:rPr>
        <w:t>Lack of EE lighting implementa</w:t>
      </w:r>
      <w:r w:rsidR="003B38C2" w:rsidRPr="00D5163E">
        <w:rPr>
          <w:rFonts w:ascii="Calibri" w:eastAsia="Calibri" w:hAnsi="Calibri" w:cs="Calibri"/>
          <w:sz w:val="22"/>
          <w:szCs w:val="22"/>
        </w:rPr>
        <w:t>t</w:t>
      </w:r>
      <w:r w:rsidRPr="00D5163E">
        <w:rPr>
          <w:rFonts w:ascii="Calibri" w:eastAsia="Calibri" w:hAnsi="Calibri" w:cs="Calibri"/>
          <w:sz w:val="22"/>
          <w:szCs w:val="22"/>
        </w:rPr>
        <w:t>ion incentives from government</w:t>
      </w:r>
    </w:p>
    <w:p w14:paraId="72EDBF46" w14:textId="77777777" w:rsidR="000E4F07" w:rsidRPr="00D5163E" w:rsidRDefault="000E4F07" w:rsidP="00DD7CE7">
      <w:pPr>
        <w:pStyle w:val="ListParagraph"/>
        <w:numPr>
          <w:ilvl w:val="0"/>
          <w:numId w:val="14"/>
        </w:numPr>
        <w:contextualSpacing/>
        <w:jc w:val="both"/>
        <w:rPr>
          <w:rFonts w:ascii="Calibri" w:eastAsia="Calibri" w:hAnsi="Calibri" w:cs="Calibri"/>
          <w:sz w:val="22"/>
          <w:szCs w:val="22"/>
        </w:rPr>
      </w:pPr>
      <w:r w:rsidRPr="00D5163E">
        <w:rPr>
          <w:rFonts w:ascii="Calibri" w:eastAsia="Calibri" w:hAnsi="Calibri" w:cs="Calibri"/>
          <w:sz w:val="22"/>
          <w:szCs w:val="22"/>
        </w:rPr>
        <w:t>Lack of harmony among related ministries and agencies regarding LED manufacture and application</w:t>
      </w:r>
    </w:p>
    <w:p w14:paraId="25CFE67A" w14:textId="5FDE6596" w:rsidR="000E4F07" w:rsidRPr="00D5163E" w:rsidRDefault="000E4F07" w:rsidP="00DD7CE7">
      <w:pPr>
        <w:pStyle w:val="ListParagraph"/>
        <w:numPr>
          <w:ilvl w:val="0"/>
          <w:numId w:val="14"/>
        </w:numPr>
        <w:contextualSpacing/>
        <w:jc w:val="both"/>
        <w:rPr>
          <w:rFonts w:ascii="Calibri" w:eastAsia="Calibri" w:hAnsi="Calibri" w:cs="Calibri"/>
          <w:sz w:val="22"/>
          <w:szCs w:val="22"/>
        </w:rPr>
      </w:pPr>
      <w:r w:rsidRPr="00D5163E">
        <w:rPr>
          <w:rFonts w:ascii="Calibri" w:eastAsia="Calibri" w:hAnsi="Calibri" w:cs="Calibri"/>
          <w:sz w:val="22"/>
          <w:szCs w:val="22"/>
        </w:rPr>
        <w:t>Lack of legal basis for establishing a coordina</w:t>
      </w:r>
      <w:r w:rsidR="003B38C2" w:rsidRPr="00D5163E">
        <w:rPr>
          <w:rFonts w:ascii="Calibri" w:eastAsia="Calibri" w:hAnsi="Calibri" w:cs="Calibri"/>
          <w:sz w:val="22"/>
          <w:szCs w:val="22"/>
        </w:rPr>
        <w:t>t</w:t>
      </w:r>
      <w:r w:rsidRPr="00D5163E">
        <w:rPr>
          <w:rFonts w:ascii="Calibri" w:eastAsia="Calibri" w:hAnsi="Calibri" w:cs="Calibri"/>
          <w:sz w:val="22"/>
          <w:szCs w:val="22"/>
        </w:rPr>
        <w:t>ion mech</w:t>
      </w:r>
      <w:r w:rsidR="003B38C2" w:rsidRPr="00D5163E">
        <w:rPr>
          <w:rFonts w:ascii="Calibri" w:eastAsia="Calibri" w:hAnsi="Calibri" w:cs="Calibri"/>
          <w:sz w:val="22"/>
          <w:szCs w:val="22"/>
        </w:rPr>
        <w:t>a</w:t>
      </w:r>
      <w:r w:rsidRPr="00D5163E">
        <w:rPr>
          <w:rFonts w:ascii="Calibri" w:eastAsia="Calibri" w:hAnsi="Calibri" w:cs="Calibri"/>
          <w:sz w:val="22"/>
          <w:szCs w:val="22"/>
        </w:rPr>
        <w:t xml:space="preserve">nisms in </w:t>
      </w:r>
      <w:r w:rsidR="00AF7B30" w:rsidRPr="00D5163E">
        <w:rPr>
          <w:rFonts w:ascii="Calibri" w:eastAsia="Calibri" w:hAnsi="Calibri" w:cs="Calibri"/>
          <w:sz w:val="22"/>
          <w:szCs w:val="22"/>
        </w:rPr>
        <w:t>LED</w:t>
      </w:r>
    </w:p>
    <w:p w14:paraId="33C9AE83" w14:textId="547462A8" w:rsidR="000E4F07" w:rsidRPr="00D5163E" w:rsidRDefault="000E4F07" w:rsidP="00DD7CE7">
      <w:pPr>
        <w:pStyle w:val="ListParagraph"/>
        <w:numPr>
          <w:ilvl w:val="0"/>
          <w:numId w:val="14"/>
        </w:numPr>
        <w:contextualSpacing/>
        <w:jc w:val="both"/>
        <w:rPr>
          <w:rFonts w:ascii="Calibri" w:eastAsia="Calibri" w:hAnsi="Calibri" w:cs="Calibri"/>
          <w:sz w:val="22"/>
          <w:szCs w:val="22"/>
        </w:rPr>
      </w:pPr>
      <w:r w:rsidRPr="00D5163E">
        <w:rPr>
          <w:rFonts w:ascii="Calibri" w:eastAsia="Calibri" w:hAnsi="Calibri" w:cs="Calibri"/>
          <w:sz w:val="22"/>
          <w:szCs w:val="22"/>
        </w:rPr>
        <w:lastRenderedPageBreak/>
        <w:t>Governme</w:t>
      </w:r>
      <w:r w:rsidR="001E666A" w:rsidRPr="00D5163E">
        <w:rPr>
          <w:rFonts w:ascii="Calibri" w:eastAsia="Calibri" w:hAnsi="Calibri" w:cs="Calibri"/>
          <w:sz w:val="22"/>
          <w:szCs w:val="22"/>
        </w:rPr>
        <w:t>n</w:t>
      </w:r>
      <w:r w:rsidRPr="00D5163E">
        <w:rPr>
          <w:rFonts w:ascii="Calibri" w:eastAsia="Calibri" w:hAnsi="Calibri" w:cs="Calibri"/>
          <w:sz w:val="22"/>
          <w:szCs w:val="22"/>
        </w:rPr>
        <w:t xml:space="preserve">t </w:t>
      </w:r>
      <w:r w:rsidR="00AF7B30" w:rsidRPr="00D5163E">
        <w:rPr>
          <w:rFonts w:ascii="Calibri" w:eastAsia="Calibri" w:hAnsi="Calibri" w:cs="Calibri"/>
          <w:sz w:val="22"/>
          <w:szCs w:val="22"/>
        </w:rPr>
        <w:t>procurement policy is still on least cost approach</w:t>
      </w:r>
      <w:r w:rsidR="003F2E6B" w:rsidRPr="00D5163E">
        <w:rPr>
          <w:rFonts w:ascii="Calibri" w:eastAsia="Calibri" w:hAnsi="Calibri" w:cs="Calibri"/>
          <w:sz w:val="22"/>
          <w:szCs w:val="22"/>
        </w:rPr>
        <w:t xml:space="preserve"> and the </w:t>
      </w:r>
      <w:r w:rsidRPr="00D5163E">
        <w:rPr>
          <w:rFonts w:ascii="Calibri" w:eastAsia="Calibri" w:hAnsi="Calibri" w:cs="Calibri"/>
          <w:sz w:val="22"/>
          <w:szCs w:val="22"/>
        </w:rPr>
        <w:t xml:space="preserve">projects are meant for public service </w:t>
      </w:r>
      <w:r w:rsidR="005F7CCB" w:rsidRPr="00D5163E">
        <w:rPr>
          <w:rFonts w:ascii="Calibri" w:eastAsia="Calibri" w:hAnsi="Calibri" w:cs="Calibri"/>
          <w:sz w:val="22"/>
          <w:szCs w:val="22"/>
        </w:rPr>
        <w:t>and not for making profits</w:t>
      </w:r>
      <w:r w:rsidR="003F2E6B" w:rsidRPr="00D5163E">
        <w:rPr>
          <w:rFonts w:ascii="Calibri" w:eastAsia="Calibri" w:hAnsi="Calibri" w:cs="Calibri"/>
          <w:sz w:val="22"/>
          <w:szCs w:val="22"/>
        </w:rPr>
        <w:t xml:space="preserve"> </w:t>
      </w:r>
      <w:r w:rsidR="005F7CCB" w:rsidRPr="00D5163E">
        <w:rPr>
          <w:rFonts w:ascii="Calibri" w:eastAsia="Calibri" w:hAnsi="Calibri" w:cs="Calibri"/>
          <w:sz w:val="22"/>
          <w:szCs w:val="22"/>
        </w:rPr>
        <w:t>(it is</w:t>
      </w:r>
      <w:r w:rsidR="003F2E6B" w:rsidRPr="00D5163E">
        <w:rPr>
          <w:rFonts w:ascii="Calibri" w:eastAsia="Calibri" w:hAnsi="Calibri" w:cs="Calibri"/>
          <w:sz w:val="22"/>
          <w:szCs w:val="22"/>
        </w:rPr>
        <w:t xml:space="preserve"> </w:t>
      </w:r>
      <w:r w:rsidRPr="00D5163E">
        <w:rPr>
          <w:rFonts w:ascii="Calibri" w:eastAsia="Calibri" w:hAnsi="Calibri" w:cs="Calibri"/>
          <w:sz w:val="22"/>
          <w:szCs w:val="22"/>
        </w:rPr>
        <w:t xml:space="preserve">not necessarily </w:t>
      </w:r>
      <w:r w:rsidR="003F2E6B" w:rsidRPr="00D5163E">
        <w:rPr>
          <w:rFonts w:ascii="Calibri" w:eastAsia="Calibri" w:hAnsi="Calibri" w:cs="Calibri"/>
          <w:sz w:val="22"/>
          <w:szCs w:val="22"/>
        </w:rPr>
        <w:t xml:space="preserve">oriented </w:t>
      </w:r>
      <w:r w:rsidRPr="00D5163E">
        <w:rPr>
          <w:rFonts w:ascii="Calibri" w:eastAsia="Calibri" w:hAnsi="Calibri" w:cs="Calibri"/>
          <w:sz w:val="22"/>
          <w:szCs w:val="22"/>
        </w:rPr>
        <w:t xml:space="preserve">for </w:t>
      </w:r>
      <w:r w:rsidR="005F7CCB" w:rsidRPr="00D5163E">
        <w:rPr>
          <w:rFonts w:ascii="Calibri" w:eastAsia="Calibri" w:hAnsi="Calibri" w:cs="Calibri"/>
          <w:sz w:val="22"/>
          <w:szCs w:val="22"/>
        </w:rPr>
        <w:t xml:space="preserve">life-cycle costing that can justify </w:t>
      </w:r>
      <w:r w:rsidR="003F2E6B" w:rsidRPr="00D5163E">
        <w:rPr>
          <w:rFonts w:ascii="Calibri" w:eastAsia="Calibri" w:hAnsi="Calibri" w:cs="Calibri"/>
          <w:sz w:val="22"/>
          <w:szCs w:val="22"/>
        </w:rPr>
        <w:t xml:space="preserve">higher </w:t>
      </w:r>
      <w:r w:rsidR="005F7CCB" w:rsidRPr="00D5163E">
        <w:rPr>
          <w:rFonts w:ascii="Calibri" w:eastAsia="Calibri" w:hAnsi="Calibri" w:cs="Calibri"/>
          <w:sz w:val="22"/>
          <w:szCs w:val="22"/>
        </w:rPr>
        <w:t xml:space="preserve">first </w:t>
      </w:r>
      <w:r w:rsidR="003F2E6B" w:rsidRPr="00D5163E">
        <w:rPr>
          <w:rFonts w:ascii="Calibri" w:eastAsia="Calibri" w:hAnsi="Calibri" w:cs="Calibri"/>
          <w:sz w:val="22"/>
          <w:szCs w:val="22"/>
        </w:rPr>
        <w:t xml:space="preserve">cost </w:t>
      </w:r>
      <w:r w:rsidR="005F7CCB" w:rsidRPr="00D5163E">
        <w:rPr>
          <w:rFonts w:ascii="Calibri" w:eastAsia="Calibri" w:hAnsi="Calibri" w:cs="Calibri"/>
          <w:sz w:val="22"/>
          <w:szCs w:val="22"/>
        </w:rPr>
        <w:t xml:space="preserve">but could be more </w:t>
      </w:r>
      <w:r w:rsidRPr="00D5163E">
        <w:rPr>
          <w:rFonts w:ascii="Calibri" w:eastAsia="Calibri" w:hAnsi="Calibri" w:cs="Calibri"/>
          <w:sz w:val="22"/>
          <w:szCs w:val="22"/>
        </w:rPr>
        <w:t>profit</w:t>
      </w:r>
      <w:r w:rsidR="003F2E6B" w:rsidRPr="00D5163E">
        <w:rPr>
          <w:rFonts w:ascii="Calibri" w:eastAsia="Calibri" w:hAnsi="Calibri" w:cs="Calibri"/>
          <w:sz w:val="22"/>
          <w:szCs w:val="22"/>
        </w:rPr>
        <w:t xml:space="preserve">able </w:t>
      </w:r>
      <w:r w:rsidR="005F7CCB" w:rsidRPr="00D5163E">
        <w:rPr>
          <w:rFonts w:ascii="Calibri" w:eastAsia="Calibri" w:hAnsi="Calibri" w:cs="Calibri"/>
          <w:sz w:val="22"/>
          <w:szCs w:val="22"/>
        </w:rPr>
        <w:t>in the long run)</w:t>
      </w:r>
    </w:p>
    <w:p w14:paraId="5B38A969" w14:textId="41FE234A" w:rsidR="000E4F07" w:rsidRPr="00D5163E" w:rsidRDefault="000E4F07" w:rsidP="00DD7CE7">
      <w:pPr>
        <w:pStyle w:val="ListParagraph"/>
        <w:numPr>
          <w:ilvl w:val="0"/>
          <w:numId w:val="14"/>
        </w:numPr>
        <w:contextualSpacing/>
        <w:jc w:val="both"/>
        <w:rPr>
          <w:rFonts w:ascii="Calibri" w:eastAsia="Calibri" w:hAnsi="Calibri" w:cs="Calibri"/>
          <w:sz w:val="22"/>
          <w:szCs w:val="22"/>
        </w:rPr>
      </w:pPr>
      <w:r w:rsidRPr="00D5163E">
        <w:rPr>
          <w:rFonts w:ascii="Calibri" w:eastAsia="Calibri" w:hAnsi="Calibri" w:cs="Calibri"/>
          <w:sz w:val="22"/>
          <w:szCs w:val="22"/>
        </w:rPr>
        <w:t xml:space="preserve">EE lighting </w:t>
      </w:r>
      <w:r w:rsidR="003F2E6B" w:rsidRPr="00D5163E">
        <w:rPr>
          <w:rFonts w:ascii="Calibri" w:eastAsia="Calibri" w:hAnsi="Calibri" w:cs="Calibri"/>
          <w:sz w:val="22"/>
          <w:szCs w:val="22"/>
        </w:rPr>
        <w:t>can</w:t>
      </w:r>
      <w:r w:rsidRPr="00D5163E">
        <w:rPr>
          <w:rFonts w:ascii="Calibri" w:eastAsia="Calibri" w:hAnsi="Calibri" w:cs="Calibri"/>
          <w:sz w:val="22"/>
          <w:szCs w:val="22"/>
        </w:rPr>
        <w:t xml:space="preserve">not </w:t>
      </w:r>
      <w:r w:rsidR="003F2E6B" w:rsidRPr="00D5163E">
        <w:rPr>
          <w:rFonts w:ascii="Calibri" w:eastAsia="Calibri" w:hAnsi="Calibri" w:cs="Calibri"/>
          <w:sz w:val="22"/>
          <w:szCs w:val="22"/>
        </w:rPr>
        <w:t xml:space="preserve">be </w:t>
      </w:r>
      <w:r w:rsidR="003B38C2" w:rsidRPr="00D5163E">
        <w:rPr>
          <w:rFonts w:ascii="Calibri" w:eastAsia="Calibri" w:hAnsi="Calibri" w:cs="Calibri"/>
          <w:sz w:val="22"/>
          <w:szCs w:val="22"/>
        </w:rPr>
        <w:t xml:space="preserve">a </w:t>
      </w:r>
      <w:r w:rsidRPr="00D5163E">
        <w:rPr>
          <w:rFonts w:ascii="Calibri" w:eastAsia="Calibri" w:hAnsi="Calibri" w:cs="Calibri"/>
          <w:sz w:val="22"/>
          <w:szCs w:val="22"/>
        </w:rPr>
        <w:t>priority in</w:t>
      </w:r>
      <w:r w:rsidR="003B38C2" w:rsidRPr="00D5163E">
        <w:rPr>
          <w:rFonts w:ascii="Calibri" w:eastAsia="Calibri" w:hAnsi="Calibri" w:cs="Calibri"/>
          <w:sz w:val="22"/>
          <w:szCs w:val="22"/>
        </w:rPr>
        <w:t xml:space="preserve"> </w:t>
      </w:r>
      <w:r w:rsidRPr="00D5163E">
        <w:rPr>
          <w:rFonts w:ascii="Calibri" w:eastAsia="Calibri" w:hAnsi="Calibri" w:cs="Calibri"/>
          <w:sz w:val="22"/>
          <w:szCs w:val="22"/>
        </w:rPr>
        <w:t xml:space="preserve">budget </w:t>
      </w:r>
      <w:r w:rsidR="00E16A63" w:rsidRPr="00D5163E">
        <w:rPr>
          <w:rFonts w:ascii="Calibri" w:eastAsia="Calibri" w:hAnsi="Calibri" w:cs="Calibri"/>
          <w:sz w:val="22"/>
          <w:szCs w:val="22"/>
        </w:rPr>
        <w:t>allocation</w:t>
      </w:r>
      <w:r w:rsidR="003F2E6B" w:rsidRPr="00D5163E">
        <w:rPr>
          <w:rFonts w:ascii="Calibri" w:eastAsia="Calibri" w:hAnsi="Calibri" w:cs="Calibri"/>
          <w:sz w:val="22"/>
          <w:szCs w:val="22"/>
        </w:rPr>
        <w:t xml:space="preserve"> in </w:t>
      </w:r>
      <w:r w:rsidR="005F7CCB" w:rsidRPr="00D5163E">
        <w:rPr>
          <w:rFonts w:ascii="Calibri" w:eastAsia="Calibri" w:hAnsi="Calibri" w:cs="Calibri"/>
          <w:sz w:val="22"/>
          <w:szCs w:val="22"/>
        </w:rPr>
        <w:t>government</w:t>
      </w:r>
      <w:r w:rsidR="003F2E6B" w:rsidRPr="00D5163E">
        <w:rPr>
          <w:rFonts w:ascii="Calibri" w:eastAsia="Calibri" w:hAnsi="Calibri" w:cs="Calibri"/>
          <w:sz w:val="22"/>
          <w:szCs w:val="22"/>
        </w:rPr>
        <w:t xml:space="preserve"> procurement</w:t>
      </w:r>
      <w:r w:rsidR="005F7CCB" w:rsidRPr="00D5163E">
        <w:rPr>
          <w:rFonts w:ascii="Calibri" w:eastAsia="Calibri" w:hAnsi="Calibri" w:cs="Calibri"/>
          <w:sz w:val="22"/>
          <w:szCs w:val="22"/>
        </w:rPr>
        <w:t xml:space="preserve"> </w:t>
      </w:r>
      <w:r w:rsidR="00E15458" w:rsidRPr="00D5163E">
        <w:rPr>
          <w:rFonts w:ascii="Calibri" w:eastAsia="Calibri" w:hAnsi="Calibri" w:cs="Calibri"/>
          <w:sz w:val="22"/>
          <w:szCs w:val="22"/>
        </w:rPr>
        <w:t xml:space="preserve">as long as procurement regulations are based on least up-front costs instead of life-cycle costs </w:t>
      </w:r>
    </w:p>
    <w:p w14:paraId="27C80879" w14:textId="77777777" w:rsidR="009C3EC0" w:rsidRPr="00D5163E" w:rsidRDefault="000E4F07" w:rsidP="00DD7CE7">
      <w:pPr>
        <w:pStyle w:val="ListParagraph"/>
        <w:numPr>
          <w:ilvl w:val="0"/>
          <w:numId w:val="14"/>
        </w:numPr>
        <w:contextualSpacing/>
        <w:jc w:val="both"/>
        <w:rPr>
          <w:rFonts w:ascii="Calibri" w:eastAsia="Calibri" w:hAnsi="Calibri" w:cs="Calibri"/>
          <w:sz w:val="22"/>
          <w:szCs w:val="22"/>
        </w:rPr>
      </w:pPr>
      <w:r w:rsidRPr="00D5163E">
        <w:rPr>
          <w:rFonts w:ascii="Calibri" w:eastAsia="Calibri" w:hAnsi="Calibri" w:cs="Calibri"/>
          <w:sz w:val="22"/>
          <w:szCs w:val="22"/>
        </w:rPr>
        <w:t>Lack of tax policy support from government for EE lighting investment and manufacture</w:t>
      </w:r>
    </w:p>
    <w:p w14:paraId="3FF9CFF1" w14:textId="77777777" w:rsidR="000E4F07" w:rsidRPr="00D5163E" w:rsidRDefault="000E4F07" w:rsidP="007E081C">
      <w:pPr>
        <w:pStyle w:val="ListParagraph"/>
        <w:ind w:left="1440"/>
        <w:contextualSpacing/>
        <w:jc w:val="both"/>
        <w:rPr>
          <w:rFonts w:ascii="Calibri" w:eastAsia="Calibri" w:hAnsi="Calibri" w:cs="Calibri"/>
          <w:sz w:val="22"/>
          <w:szCs w:val="22"/>
        </w:rPr>
      </w:pPr>
      <w:r w:rsidRPr="00D5163E">
        <w:rPr>
          <w:rFonts w:ascii="Calibri" w:eastAsia="Calibri" w:hAnsi="Calibri" w:cs="Calibri"/>
          <w:sz w:val="22"/>
          <w:szCs w:val="22"/>
        </w:rPr>
        <w:t xml:space="preserve">  </w:t>
      </w:r>
    </w:p>
    <w:p w14:paraId="6DAB1D0D" w14:textId="77777777" w:rsidR="000E4F07" w:rsidRPr="00D5163E" w:rsidRDefault="000E4F07" w:rsidP="00DD7CE7">
      <w:pPr>
        <w:pStyle w:val="ListParagraph"/>
        <w:numPr>
          <w:ilvl w:val="0"/>
          <w:numId w:val="12"/>
        </w:numPr>
        <w:contextualSpacing/>
        <w:jc w:val="both"/>
        <w:rPr>
          <w:rFonts w:ascii="Calibri" w:eastAsia="Calibri" w:hAnsi="Calibri" w:cs="Calibri"/>
          <w:sz w:val="22"/>
          <w:szCs w:val="22"/>
        </w:rPr>
      </w:pPr>
      <w:r w:rsidRPr="00D5163E">
        <w:rPr>
          <w:rFonts w:ascii="Calibri" w:hAnsi="Calibri" w:cs="Calibri"/>
          <w:sz w:val="22"/>
          <w:szCs w:val="22"/>
        </w:rPr>
        <w:t>Small market share for locally produced EE lighting products</w:t>
      </w:r>
    </w:p>
    <w:p w14:paraId="58866705" w14:textId="77777777" w:rsidR="000E4F07" w:rsidRPr="00D5163E" w:rsidRDefault="000E4F07" w:rsidP="00DD7CE7">
      <w:pPr>
        <w:pStyle w:val="ListParagraph"/>
        <w:numPr>
          <w:ilvl w:val="0"/>
          <w:numId w:val="15"/>
        </w:numPr>
        <w:contextualSpacing/>
        <w:jc w:val="both"/>
        <w:rPr>
          <w:rFonts w:ascii="Calibri" w:eastAsia="Calibri" w:hAnsi="Calibri" w:cs="Calibri"/>
          <w:sz w:val="22"/>
          <w:szCs w:val="22"/>
        </w:rPr>
      </w:pPr>
      <w:r w:rsidRPr="00D5163E">
        <w:rPr>
          <w:rFonts w:ascii="Calibri" w:eastAsia="Calibri" w:hAnsi="Calibri" w:cs="Calibri"/>
          <w:sz w:val="22"/>
          <w:szCs w:val="22"/>
        </w:rPr>
        <w:t>Government market for EE lighting is limited by availability of budget</w:t>
      </w:r>
    </w:p>
    <w:p w14:paraId="372B08DA" w14:textId="077A7A3F" w:rsidR="000E4F07" w:rsidRPr="00D5163E" w:rsidRDefault="000E4F07" w:rsidP="00DD7CE7">
      <w:pPr>
        <w:pStyle w:val="ListParagraph"/>
        <w:numPr>
          <w:ilvl w:val="0"/>
          <w:numId w:val="15"/>
        </w:numPr>
        <w:contextualSpacing/>
        <w:jc w:val="both"/>
        <w:rPr>
          <w:rFonts w:ascii="Calibri" w:eastAsia="Calibri" w:hAnsi="Calibri" w:cs="Calibri"/>
          <w:sz w:val="22"/>
          <w:szCs w:val="22"/>
        </w:rPr>
      </w:pPr>
      <w:r w:rsidRPr="00D5163E">
        <w:rPr>
          <w:rFonts w:ascii="Calibri" w:eastAsia="Calibri" w:hAnsi="Calibri" w:cs="Calibri"/>
          <w:sz w:val="22"/>
          <w:szCs w:val="22"/>
        </w:rPr>
        <w:t>Low absorption of EE lighting systems by gove</w:t>
      </w:r>
      <w:r w:rsidR="003B38C2" w:rsidRPr="00D5163E">
        <w:rPr>
          <w:rFonts w:ascii="Calibri" w:eastAsia="Calibri" w:hAnsi="Calibri" w:cs="Calibri"/>
          <w:sz w:val="22"/>
          <w:szCs w:val="22"/>
        </w:rPr>
        <w:t>r</w:t>
      </w:r>
      <w:r w:rsidRPr="00D5163E">
        <w:rPr>
          <w:rFonts w:ascii="Calibri" w:eastAsia="Calibri" w:hAnsi="Calibri" w:cs="Calibri"/>
          <w:sz w:val="22"/>
          <w:szCs w:val="22"/>
        </w:rPr>
        <w:t>nment and other users</w:t>
      </w:r>
    </w:p>
    <w:p w14:paraId="08FF6B77" w14:textId="77777777" w:rsidR="000E4F07" w:rsidRPr="00D5163E" w:rsidRDefault="000E4F07" w:rsidP="00DD7CE7">
      <w:pPr>
        <w:pStyle w:val="ListParagraph"/>
        <w:numPr>
          <w:ilvl w:val="0"/>
          <w:numId w:val="15"/>
        </w:numPr>
        <w:contextualSpacing/>
        <w:jc w:val="both"/>
        <w:rPr>
          <w:rFonts w:ascii="Calibri" w:eastAsia="Calibri" w:hAnsi="Calibri" w:cs="Calibri"/>
          <w:sz w:val="22"/>
          <w:szCs w:val="22"/>
        </w:rPr>
      </w:pPr>
      <w:r w:rsidRPr="00D5163E">
        <w:rPr>
          <w:rFonts w:ascii="Calibri" w:eastAsia="Calibri" w:hAnsi="Calibri" w:cs="Calibri"/>
          <w:sz w:val="22"/>
          <w:szCs w:val="22"/>
        </w:rPr>
        <w:t>Low preference to select local EE lighting products</w:t>
      </w:r>
    </w:p>
    <w:p w14:paraId="49CA66A8" w14:textId="77777777" w:rsidR="000E4F07" w:rsidRPr="00D5163E" w:rsidRDefault="000E4F07" w:rsidP="00DD7CE7">
      <w:pPr>
        <w:pStyle w:val="ListParagraph"/>
        <w:numPr>
          <w:ilvl w:val="0"/>
          <w:numId w:val="15"/>
        </w:numPr>
        <w:contextualSpacing/>
        <w:jc w:val="both"/>
        <w:rPr>
          <w:rFonts w:ascii="Calibri" w:eastAsia="Calibri" w:hAnsi="Calibri" w:cs="Calibri"/>
          <w:sz w:val="22"/>
          <w:szCs w:val="22"/>
        </w:rPr>
      </w:pPr>
      <w:r w:rsidRPr="00D5163E">
        <w:rPr>
          <w:rFonts w:ascii="Calibri" w:eastAsia="Calibri" w:hAnsi="Calibri" w:cs="Calibri"/>
          <w:sz w:val="22"/>
          <w:szCs w:val="22"/>
        </w:rPr>
        <w:t>EE lighting budget line is not prioritized compared to other infrastructure</w:t>
      </w:r>
    </w:p>
    <w:p w14:paraId="74D11E3C" w14:textId="77777777" w:rsidR="000E4F07" w:rsidRPr="00D5163E" w:rsidRDefault="000E4F07" w:rsidP="00DD7CE7">
      <w:pPr>
        <w:pStyle w:val="ListParagraph"/>
        <w:numPr>
          <w:ilvl w:val="0"/>
          <w:numId w:val="15"/>
        </w:numPr>
        <w:contextualSpacing/>
        <w:jc w:val="both"/>
        <w:rPr>
          <w:rFonts w:ascii="Calibri" w:eastAsia="Calibri" w:hAnsi="Calibri" w:cs="Calibri"/>
          <w:sz w:val="22"/>
          <w:szCs w:val="22"/>
        </w:rPr>
      </w:pPr>
      <w:r w:rsidRPr="00D5163E">
        <w:rPr>
          <w:rFonts w:ascii="Calibri" w:eastAsia="Calibri" w:hAnsi="Calibri" w:cs="Calibri"/>
          <w:sz w:val="22"/>
          <w:szCs w:val="22"/>
        </w:rPr>
        <w:t>Low uptake from ESCO on EE lighting</w:t>
      </w:r>
    </w:p>
    <w:p w14:paraId="1581D085" w14:textId="77777777" w:rsidR="000E4F07" w:rsidRPr="00D5163E" w:rsidRDefault="000E4F07" w:rsidP="00DD7CE7">
      <w:pPr>
        <w:pStyle w:val="ListParagraph"/>
        <w:numPr>
          <w:ilvl w:val="0"/>
          <w:numId w:val="15"/>
        </w:numPr>
        <w:contextualSpacing/>
        <w:jc w:val="both"/>
        <w:rPr>
          <w:rFonts w:ascii="Calibri" w:eastAsia="Calibri" w:hAnsi="Calibri" w:cs="Calibri"/>
          <w:sz w:val="22"/>
          <w:szCs w:val="22"/>
        </w:rPr>
      </w:pPr>
      <w:r w:rsidRPr="00D5163E">
        <w:rPr>
          <w:rFonts w:ascii="Calibri" w:eastAsia="Calibri" w:hAnsi="Calibri" w:cs="Calibri"/>
          <w:sz w:val="22"/>
          <w:szCs w:val="22"/>
        </w:rPr>
        <w:t>Benefit from EE lights deployment are not recognized</w:t>
      </w:r>
    </w:p>
    <w:p w14:paraId="3029475F" w14:textId="77777777" w:rsidR="000E4F07" w:rsidRPr="00D5163E" w:rsidRDefault="000E4F07" w:rsidP="00DD7CE7">
      <w:pPr>
        <w:pStyle w:val="ListParagraph"/>
        <w:numPr>
          <w:ilvl w:val="0"/>
          <w:numId w:val="15"/>
        </w:numPr>
        <w:contextualSpacing/>
        <w:jc w:val="both"/>
        <w:rPr>
          <w:rFonts w:ascii="Calibri" w:eastAsia="Calibri" w:hAnsi="Calibri" w:cs="Calibri"/>
          <w:sz w:val="22"/>
          <w:szCs w:val="22"/>
        </w:rPr>
      </w:pPr>
      <w:r w:rsidRPr="00D5163E">
        <w:rPr>
          <w:rFonts w:ascii="Calibri" w:eastAsia="Calibri" w:hAnsi="Calibri" w:cs="Calibri"/>
          <w:sz w:val="22"/>
          <w:szCs w:val="22"/>
        </w:rPr>
        <w:t>Market confidence is not yet there to use local EE lighting products</w:t>
      </w:r>
    </w:p>
    <w:p w14:paraId="3AA3E52C" w14:textId="698165F5" w:rsidR="000E4F07" w:rsidRPr="00D5163E" w:rsidRDefault="00665292" w:rsidP="00DD7CE7">
      <w:pPr>
        <w:pStyle w:val="ListParagraph"/>
        <w:numPr>
          <w:ilvl w:val="0"/>
          <w:numId w:val="15"/>
        </w:numPr>
        <w:contextualSpacing/>
        <w:jc w:val="both"/>
        <w:rPr>
          <w:rFonts w:ascii="Calibri" w:eastAsia="Calibri" w:hAnsi="Calibri" w:cs="Calibri"/>
          <w:sz w:val="22"/>
          <w:szCs w:val="22"/>
        </w:rPr>
      </w:pPr>
      <w:r w:rsidRPr="00D5163E">
        <w:rPr>
          <w:rFonts w:ascii="Calibri" w:eastAsia="Calibri" w:hAnsi="Calibri" w:cs="Calibri"/>
          <w:sz w:val="22"/>
          <w:szCs w:val="22"/>
        </w:rPr>
        <w:t xml:space="preserve">Absence of updated procurement guidelines containing standard minimum quality. </w:t>
      </w:r>
      <w:r w:rsidR="00F52AFD" w:rsidRPr="00D5163E">
        <w:rPr>
          <w:rFonts w:ascii="Calibri" w:eastAsia="Calibri" w:hAnsi="Calibri" w:cs="Calibri"/>
          <w:sz w:val="22"/>
          <w:szCs w:val="22"/>
        </w:rPr>
        <w:t xml:space="preserve">Government procurement uses a reference listing of registered products and suppliers as contained in the </w:t>
      </w:r>
      <w:r w:rsidR="00735520" w:rsidRPr="00D5163E">
        <w:rPr>
          <w:rFonts w:ascii="Calibri" w:eastAsia="Calibri" w:hAnsi="Calibri" w:cs="Calibri"/>
          <w:sz w:val="22"/>
          <w:szCs w:val="22"/>
        </w:rPr>
        <w:t>e</w:t>
      </w:r>
      <w:r w:rsidR="000E4F07" w:rsidRPr="00D5163E">
        <w:rPr>
          <w:rFonts w:ascii="Calibri" w:eastAsia="Calibri" w:hAnsi="Calibri" w:cs="Calibri"/>
          <w:sz w:val="22"/>
          <w:szCs w:val="22"/>
        </w:rPr>
        <w:t>-</w:t>
      </w:r>
      <w:r w:rsidR="00735520" w:rsidRPr="00D5163E">
        <w:rPr>
          <w:rFonts w:ascii="Calibri" w:eastAsia="Calibri" w:hAnsi="Calibri" w:cs="Calibri"/>
          <w:sz w:val="22"/>
          <w:szCs w:val="22"/>
        </w:rPr>
        <w:t>C</w:t>
      </w:r>
      <w:r w:rsidR="000E4F07" w:rsidRPr="00D5163E">
        <w:rPr>
          <w:rFonts w:ascii="Calibri" w:eastAsia="Calibri" w:hAnsi="Calibri" w:cs="Calibri"/>
          <w:sz w:val="22"/>
          <w:szCs w:val="22"/>
        </w:rPr>
        <w:t>atalogu</w:t>
      </w:r>
      <w:r w:rsidR="00F079AD" w:rsidRPr="00D5163E">
        <w:rPr>
          <w:rFonts w:ascii="Calibri" w:eastAsia="Calibri" w:hAnsi="Calibri" w:cs="Calibri"/>
          <w:sz w:val="22"/>
          <w:szCs w:val="22"/>
        </w:rPr>
        <w:t>e</w:t>
      </w:r>
      <w:r w:rsidR="00F52AFD" w:rsidRPr="00D5163E">
        <w:rPr>
          <w:rFonts w:ascii="Calibri" w:eastAsia="Calibri" w:hAnsi="Calibri" w:cs="Calibri"/>
          <w:sz w:val="22"/>
          <w:szCs w:val="22"/>
        </w:rPr>
        <w:t xml:space="preserve"> but this reference coding guide </w:t>
      </w:r>
      <w:r w:rsidR="000E4F07" w:rsidRPr="00D5163E">
        <w:rPr>
          <w:rFonts w:ascii="Calibri" w:eastAsia="Calibri" w:hAnsi="Calibri" w:cs="Calibri"/>
          <w:sz w:val="22"/>
          <w:szCs w:val="22"/>
        </w:rPr>
        <w:t xml:space="preserve">consists </w:t>
      </w:r>
      <w:r w:rsidR="00F52AFD" w:rsidRPr="00D5163E">
        <w:rPr>
          <w:rFonts w:ascii="Calibri" w:eastAsia="Calibri" w:hAnsi="Calibri" w:cs="Calibri"/>
          <w:sz w:val="22"/>
          <w:szCs w:val="22"/>
        </w:rPr>
        <w:t xml:space="preserve">of </w:t>
      </w:r>
      <w:r w:rsidR="000E4F07" w:rsidRPr="00D5163E">
        <w:rPr>
          <w:rFonts w:ascii="Calibri" w:eastAsia="Calibri" w:hAnsi="Calibri" w:cs="Calibri"/>
          <w:sz w:val="22"/>
          <w:szCs w:val="22"/>
        </w:rPr>
        <w:t>imported products mostly</w:t>
      </w:r>
      <w:r w:rsidR="00E15458" w:rsidRPr="00D5163E">
        <w:rPr>
          <w:rFonts w:ascii="Calibri" w:eastAsia="Calibri" w:hAnsi="Calibri" w:cs="Calibri"/>
          <w:sz w:val="22"/>
          <w:szCs w:val="22"/>
        </w:rPr>
        <w:t xml:space="preserve"> since local producers do not easily become a registered supplier in E-catalogue for government projects. </w:t>
      </w:r>
    </w:p>
    <w:p w14:paraId="3C9BA4C6" w14:textId="77777777" w:rsidR="000E4F07" w:rsidRPr="00D5163E" w:rsidRDefault="000E4F07" w:rsidP="00DD7CE7">
      <w:pPr>
        <w:pStyle w:val="ListParagraph"/>
        <w:numPr>
          <w:ilvl w:val="0"/>
          <w:numId w:val="15"/>
        </w:numPr>
        <w:contextualSpacing/>
        <w:jc w:val="both"/>
        <w:rPr>
          <w:rFonts w:ascii="Calibri" w:eastAsia="Calibri" w:hAnsi="Calibri" w:cs="Calibri"/>
          <w:sz w:val="22"/>
          <w:szCs w:val="22"/>
        </w:rPr>
      </w:pPr>
      <w:r w:rsidRPr="00D5163E">
        <w:rPr>
          <w:rFonts w:ascii="Calibri" w:eastAsia="Calibri" w:hAnsi="Calibri" w:cs="Calibri"/>
          <w:sz w:val="22"/>
          <w:szCs w:val="22"/>
        </w:rPr>
        <w:t>Lack of capacity to prepare EE lighting investment projects for public private partnership</w:t>
      </w:r>
    </w:p>
    <w:p w14:paraId="3A0D06F6" w14:textId="77777777" w:rsidR="000E4F07" w:rsidRPr="00D5163E" w:rsidRDefault="000E4F07" w:rsidP="00DD7CE7">
      <w:pPr>
        <w:pStyle w:val="ListParagraph"/>
        <w:numPr>
          <w:ilvl w:val="0"/>
          <w:numId w:val="15"/>
        </w:numPr>
        <w:contextualSpacing/>
        <w:jc w:val="both"/>
        <w:rPr>
          <w:rFonts w:ascii="Calibri" w:eastAsia="Calibri" w:hAnsi="Calibri" w:cs="Calibri"/>
          <w:sz w:val="22"/>
          <w:szCs w:val="22"/>
        </w:rPr>
      </w:pPr>
      <w:r w:rsidRPr="00D5163E">
        <w:rPr>
          <w:rFonts w:ascii="Calibri" w:eastAsia="Calibri" w:hAnsi="Calibri" w:cs="Calibri"/>
          <w:sz w:val="22"/>
          <w:szCs w:val="22"/>
        </w:rPr>
        <w:t>Not many financing institutions or local banks would like to give loans for energy efficient projects</w:t>
      </w:r>
    </w:p>
    <w:p w14:paraId="20D0ECB4" w14:textId="03A424F4" w:rsidR="000E4F07" w:rsidRPr="00D5163E" w:rsidRDefault="007E4717" w:rsidP="00DD7CE7">
      <w:pPr>
        <w:pStyle w:val="ListParagraph"/>
        <w:numPr>
          <w:ilvl w:val="0"/>
          <w:numId w:val="15"/>
        </w:numPr>
        <w:contextualSpacing/>
        <w:jc w:val="both"/>
        <w:rPr>
          <w:rFonts w:ascii="Calibri" w:eastAsia="Calibri" w:hAnsi="Calibri" w:cs="Calibri"/>
          <w:sz w:val="22"/>
          <w:szCs w:val="22"/>
        </w:rPr>
      </w:pPr>
      <w:r w:rsidRPr="00D5163E">
        <w:rPr>
          <w:rFonts w:ascii="Calibri" w:eastAsia="Calibri" w:hAnsi="Calibri" w:cs="Calibri"/>
          <w:sz w:val="22"/>
          <w:szCs w:val="22"/>
        </w:rPr>
        <w:t xml:space="preserve">Lack </w:t>
      </w:r>
      <w:r w:rsidR="000E4F07" w:rsidRPr="00D5163E">
        <w:rPr>
          <w:rFonts w:ascii="Calibri" w:eastAsia="Calibri" w:hAnsi="Calibri" w:cs="Calibri"/>
          <w:sz w:val="22"/>
          <w:szCs w:val="22"/>
        </w:rPr>
        <w:t xml:space="preserve">of </w:t>
      </w:r>
      <w:r w:rsidR="003B38C2" w:rsidRPr="00D5163E">
        <w:rPr>
          <w:rFonts w:ascii="Calibri" w:eastAsia="Calibri" w:hAnsi="Calibri" w:cs="Calibri"/>
          <w:sz w:val="22"/>
          <w:szCs w:val="22"/>
        </w:rPr>
        <w:t>k</w:t>
      </w:r>
      <w:r w:rsidR="000E4F07" w:rsidRPr="00D5163E">
        <w:rPr>
          <w:rFonts w:ascii="Calibri" w:eastAsia="Calibri" w:hAnsi="Calibri" w:cs="Calibri"/>
          <w:sz w:val="22"/>
          <w:szCs w:val="22"/>
        </w:rPr>
        <w:t>Wh meters to measure saving in energy and monetary benefits</w:t>
      </w:r>
    </w:p>
    <w:p w14:paraId="721D018D" w14:textId="3403E84F" w:rsidR="000E4F07" w:rsidRPr="00D5163E" w:rsidRDefault="000E4F07" w:rsidP="007E081C">
      <w:pPr>
        <w:pStyle w:val="Footer"/>
        <w:ind w:left="357"/>
        <w:rPr>
          <w:rFonts w:cs="Calibri"/>
          <w:b/>
          <w:bCs/>
          <w:sz w:val="22"/>
          <w:szCs w:val="22"/>
        </w:rPr>
      </w:pPr>
    </w:p>
    <w:p w14:paraId="3A94F92C" w14:textId="77777777" w:rsidR="006852C0" w:rsidRPr="00D5163E" w:rsidRDefault="004D7DFB" w:rsidP="007E081C">
      <w:pPr>
        <w:pStyle w:val="Footer"/>
        <w:ind w:left="357"/>
        <w:rPr>
          <w:rFonts w:cs="Calibri"/>
          <w:sz w:val="22"/>
          <w:szCs w:val="22"/>
        </w:rPr>
      </w:pPr>
      <w:r w:rsidRPr="00D5163E">
        <w:rPr>
          <w:rFonts w:cs="Calibri"/>
          <w:sz w:val="22"/>
          <w:szCs w:val="22"/>
        </w:rPr>
        <w:t xml:space="preserve">The Problem Tree resulting from the LFA Workshop is seen in </w:t>
      </w:r>
      <w:r w:rsidRPr="00D5163E">
        <w:rPr>
          <w:rFonts w:cs="Calibri"/>
          <w:b/>
          <w:sz w:val="22"/>
          <w:szCs w:val="22"/>
        </w:rPr>
        <w:t>Annex</w:t>
      </w:r>
      <w:r w:rsidR="006852C0" w:rsidRPr="00D5163E">
        <w:rPr>
          <w:rFonts w:cs="Calibri"/>
          <w:b/>
          <w:sz w:val="22"/>
          <w:szCs w:val="22"/>
        </w:rPr>
        <w:t xml:space="preserve"> Q</w:t>
      </w:r>
      <w:r w:rsidRPr="00D5163E">
        <w:rPr>
          <w:rFonts w:cs="Calibri"/>
          <w:sz w:val="22"/>
          <w:szCs w:val="22"/>
        </w:rPr>
        <w:t>:</w:t>
      </w:r>
    </w:p>
    <w:p w14:paraId="34DED1E2" w14:textId="0027D4FF" w:rsidR="004D7DFB" w:rsidRPr="00D5163E" w:rsidRDefault="004D7DFB" w:rsidP="007E081C">
      <w:pPr>
        <w:pStyle w:val="Footer"/>
        <w:ind w:left="357"/>
        <w:rPr>
          <w:rFonts w:cs="Calibri"/>
          <w:b/>
          <w:bCs/>
          <w:sz w:val="22"/>
          <w:szCs w:val="22"/>
        </w:rPr>
      </w:pPr>
      <w:r w:rsidRPr="00D5163E">
        <w:rPr>
          <w:rFonts w:cs="Calibri"/>
          <w:sz w:val="22"/>
          <w:szCs w:val="22"/>
        </w:rPr>
        <w:t xml:space="preserve"> </w:t>
      </w:r>
    </w:p>
    <w:p w14:paraId="5DD171E9" w14:textId="389485D3" w:rsidR="000E4F07" w:rsidRPr="00D5163E" w:rsidRDefault="000E4F07" w:rsidP="00DD7CE7">
      <w:pPr>
        <w:pStyle w:val="ListParagraph"/>
        <w:numPr>
          <w:ilvl w:val="0"/>
          <w:numId w:val="10"/>
        </w:numPr>
        <w:contextualSpacing/>
        <w:jc w:val="both"/>
        <w:rPr>
          <w:rFonts w:ascii="Calibri" w:hAnsi="Calibri" w:cs="Calibri"/>
          <w:sz w:val="22"/>
          <w:szCs w:val="22"/>
        </w:rPr>
      </w:pPr>
      <w:r w:rsidRPr="00D5163E">
        <w:rPr>
          <w:rFonts w:ascii="Calibri" w:hAnsi="Calibri" w:cs="Calibri"/>
          <w:sz w:val="22"/>
          <w:szCs w:val="22"/>
        </w:rPr>
        <w:t xml:space="preserve">These barriers and possible solutions were further elaborated in the </w:t>
      </w:r>
      <w:r w:rsidR="003B38C2" w:rsidRPr="00D5163E">
        <w:rPr>
          <w:rFonts w:ascii="Calibri" w:hAnsi="Calibri" w:cs="Calibri"/>
          <w:sz w:val="22"/>
          <w:szCs w:val="22"/>
        </w:rPr>
        <w:t xml:space="preserve">ADLIGHT </w:t>
      </w:r>
      <w:r w:rsidRPr="00D5163E">
        <w:rPr>
          <w:rFonts w:ascii="Calibri" w:hAnsi="Calibri" w:cs="Calibri"/>
          <w:sz w:val="22"/>
          <w:szCs w:val="22"/>
        </w:rPr>
        <w:t xml:space="preserve">Validation Workshop conducted with stakeholders and relevant agencies and ministries on July 19-20, 2017. Follow-up focus group discussions (FGDs) on one-on-one basis were also conducted to supplement and update the information and </w:t>
      </w:r>
      <w:r w:rsidR="00735520" w:rsidRPr="00D5163E">
        <w:rPr>
          <w:rFonts w:ascii="Calibri" w:hAnsi="Calibri" w:cs="Calibri"/>
          <w:sz w:val="22"/>
          <w:szCs w:val="22"/>
        </w:rPr>
        <w:t xml:space="preserve">the </w:t>
      </w:r>
      <w:r w:rsidRPr="00D5163E">
        <w:rPr>
          <w:rFonts w:ascii="Calibri" w:hAnsi="Calibri" w:cs="Calibri"/>
          <w:sz w:val="22"/>
          <w:szCs w:val="22"/>
        </w:rPr>
        <w:t xml:space="preserve">basis for the detailed project design. These barriers will be addressed by the project towards </w:t>
      </w:r>
      <w:r w:rsidR="00274834" w:rsidRPr="00D5163E">
        <w:rPr>
          <w:rFonts w:ascii="Calibri" w:hAnsi="Calibri" w:cs="Calibri"/>
          <w:sz w:val="22"/>
          <w:szCs w:val="22"/>
        </w:rPr>
        <w:t xml:space="preserve">further </w:t>
      </w:r>
      <w:r w:rsidRPr="00D5163E">
        <w:rPr>
          <w:rFonts w:ascii="Calibri" w:hAnsi="Calibri" w:cs="Calibri"/>
          <w:sz w:val="22"/>
          <w:szCs w:val="22"/>
        </w:rPr>
        <w:t>resolving them to achieve the outcomes and overall objective of the project.</w:t>
      </w:r>
      <w:r w:rsidR="004D7DFB" w:rsidRPr="00D5163E">
        <w:rPr>
          <w:rFonts w:ascii="Calibri" w:hAnsi="Calibri" w:cs="Calibri"/>
          <w:sz w:val="22"/>
          <w:szCs w:val="22"/>
        </w:rPr>
        <w:t xml:space="preserve"> </w:t>
      </w:r>
    </w:p>
    <w:p w14:paraId="470BE2DE" w14:textId="77777777" w:rsidR="000E4F07" w:rsidRPr="00D5163E" w:rsidRDefault="000E4F07" w:rsidP="007E081C">
      <w:pPr>
        <w:pStyle w:val="ListParagraph"/>
        <w:ind w:left="0"/>
        <w:jc w:val="both"/>
        <w:rPr>
          <w:rFonts w:ascii="Calibri" w:hAnsi="Calibri" w:cs="Calibri"/>
          <w:i/>
          <w:sz w:val="20"/>
          <w:szCs w:val="20"/>
        </w:rPr>
      </w:pPr>
    </w:p>
    <w:p w14:paraId="5FAC10F7" w14:textId="77777777" w:rsidR="007473E7" w:rsidRPr="00D5163E" w:rsidRDefault="007473E7" w:rsidP="0077440A">
      <w:pPr>
        <w:pStyle w:val="BodyText1"/>
        <w:rPr>
          <w:rFonts w:asciiTheme="majorHAnsi" w:eastAsia="Calibri" w:hAnsiTheme="majorHAnsi"/>
          <w:b/>
          <w:i/>
          <w:sz w:val="22"/>
          <w:szCs w:val="22"/>
          <w:lang w:bidi="en-US"/>
        </w:rPr>
      </w:pPr>
      <w:bookmarkStart w:id="10" w:name="_Toc407010430"/>
    </w:p>
    <w:p w14:paraId="7C9CC1AD" w14:textId="77777777" w:rsidR="007473E7" w:rsidRPr="00D5163E" w:rsidRDefault="007473E7" w:rsidP="0077440A">
      <w:pPr>
        <w:pStyle w:val="BodyText1"/>
        <w:rPr>
          <w:rFonts w:asciiTheme="majorHAnsi" w:eastAsia="Calibri" w:hAnsiTheme="majorHAnsi"/>
          <w:b/>
          <w:i/>
          <w:sz w:val="22"/>
          <w:szCs w:val="22"/>
          <w:lang w:bidi="en-US"/>
        </w:rPr>
      </w:pPr>
    </w:p>
    <w:p w14:paraId="50618180" w14:textId="77777777" w:rsidR="007473E7" w:rsidRPr="00D5163E" w:rsidRDefault="007473E7" w:rsidP="0077440A">
      <w:pPr>
        <w:pStyle w:val="BodyText1"/>
        <w:rPr>
          <w:rFonts w:asciiTheme="majorHAnsi" w:eastAsia="Calibri" w:hAnsiTheme="majorHAnsi"/>
          <w:b/>
          <w:i/>
          <w:sz w:val="22"/>
          <w:szCs w:val="22"/>
          <w:lang w:bidi="en-US"/>
        </w:rPr>
      </w:pPr>
    </w:p>
    <w:p w14:paraId="0FA6A18C" w14:textId="77777777" w:rsidR="007473E7" w:rsidRPr="00D5163E" w:rsidRDefault="007473E7" w:rsidP="0077440A">
      <w:pPr>
        <w:pStyle w:val="BodyText1"/>
        <w:rPr>
          <w:rFonts w:asciiTheme="majorHAnsi" w:eastAsia="Calibri" w:hAnsiTheme="majorHAnsi"/>
          <w:b/>
          <w:i/>
          <w:sz w:val="22"/>
          <w:szCs w:val="22"/>
          <w:lang w:bidi="en-US"/>
        </w:rPr>
      </w:pPr>
    </w:p>
    <w:p w14:paraId="2E0B35B7" w14:textId="333B3AB3" w:rsidR="000E4F07" w:rsidRPr="00D5163E" w:rsidRDefault="000E4F07" w:rsidP="0077440A">
      <w:pPr>
        <w:pStyle w:val="BodyText1"/>
        <w:rPr>
          <w:rFonts w:asciiTheme="majorHAnsi" w:eastAsia="Calibri" w:hAnsiTheme="majorHAnsi"/>
          <w:b/>
          <w:i/>
          <w:sz w:val="22"/>
          <w:szCs w:val="22"/>
          <w:lang w:bidi="en-US"/>
        </w:rPr>
      </w:pPr>
      <w:r w:rsidRPr="00D5163E">
        <w:rPr>
          <w:rFonts w:asciiTheme="majorHAnsi" w:eastAsia="Calibri" w:hAnsiTheme="majorHAnsi"/>
          <w:b/>
          <w:i/>
          <w:sz w:val="22"/>
          <w:szCs w:val="22"/>
          <w:lang w:bidi="en-US"/>
        </w:rPr>
        <w:t>Baseline Scenario</w:t>
      </w:r>
      <w:bookmarkEnd w:id="10"/>
    </w:p>
    <w:p w14:paraId="70AABBE3" w14:textId="77777777" w:rsidR="00E16A63" w:rsidRPr="00D5163E" w:rsidRDefault="00E16A63" w:rsidP="0077440A">
      <w:pPr>
        <w:pStyle w:val="BodyText1"/>
        <w:rPr>
          <w:rFonts w:asciiTheme="majorHAnsi" w:hAnsiTheme="majorHAnsi"/>
          <w:b/>
          <w:i/>
          <w:sz w:val="22"/>
          <w:szCs w:val="22"/>
          <w:lang w:bidi="en-US"/>
        </w:rPr>
      </w:pPr>
    </w:p>
    <w:p w14:paraId="666C4122" w14:textId="0AC9DFDB" w:rsidR="000437C5" w:rsidRPr="00D5163E" w:rsidRDefault="00BB3072" w:rsidP="00DD7CE7">
      <w:pPr>
        <w:pStyle w:val="ListParagraph"/>
        <w:numPr>
          <w:ilvl w:val="0"/>
          <w:numId w:val="10"/>
        </w:numPr>
        <w:contextualSpacing/>
        <w:jc w:val="both"/>
        <w:rPr>
          <w:rFonts w:ascii="Calibri" w:hAnsi="Calibri" w:cs="Calibri"/>
          <w:sz w:val="22"/>
          <w:szCs w:val="22"/>
        </w:rPr>
      </w:pPr>
      <w:r w:rsidRPr="00D5163E">
        <w:rPr>
          <w:rFonts w:ascii="Calibri" w:hAnsi="Calibri" w:cs="Calibri"/>
          <w:sz w:val="22"/>
          <w:szCs w:val="22"/>
        </w:rPr>
        <w:t>In 2016, Indonesia’s on grid electricity consumption was 217.83 TWh. Lighting is estimated to account for 18.8% (ca. 41 TWh) of this electricity consumption in 2016</w:t>
      </w:r>
      <w:r w:rsidR="00CD1A87" w:rsidRPr="00D5163E">
        <w:rPr>
          <w:rFonts w:ascii="Calibri" w:hAnsi="Calibri" w:cs="Calibri"/>
          <w:sz w:val="22"/>
          <w:szCs w:val="22"/>
        </w:rPr>
        <w:t xml:space="preserve"> </w:t>
      </w:r>
      <w:r w:rsidR="00E938B8" w:rsidRPr="00D5163E">
        <w:rPr>
          <w:rFonts w:ascii="Calibri" w:hAnsi="Calibri" w:cs="Calibri"/>
          <w:sz w:val="22"/>
          <w:szCs w:val="22"/>
        </w:rPr>
        <w:t xml:space="preserve">as shown in </w:t>
      </w:r>
      <w:r w:rsidR="00E938B8" w:rsidRPr="00D5163E">
        <w:rPr>
          <w:rFonts w:ascii="Calibri" w:hAnsi="Calibri" w:cs="Calibri"/>
          <w:b/>
          <w:sz w:val="22"/>
          <w:szCs w:val="22"/>
        </w:rPr>
        <w:t>Fig. 2</w:t>
      </w:r>
      <w:r w:rsidR="000437C5" w:rsidRPr="00D5163E">
        <w:rPr>
          <w:rFonts w:ascii="Calibri" w:hAnsi="Calibri" w:cs="Calibri"/>
          <w:sz w:val="22"/>
          <w:szCs w:val="22"/>
        </w:rPr>
        <w:t xml:space="preserve">. Details can be </w:t>
      </w:r>
      <w:r w:rsidR="00CE59E4" w:rsidRPr="00D5163E">
        <w:rPr>
          <w:rFonts w:ascii="Calibri" w:hAnsi="Calibri" w:cs="Calibri"/>
          <w:sz w:val="22"/>
          <w:szCs w:val="22"/>
        </w:rPr>
        <w:t xml:space="preserve">found </w:t>
      </w:r>
      <w:r w:rsidR="000437C5" w:rsidRPr="00D5163E">
        <w:rPr>
          <w:rFonts w:ascii="Calibri" w:hAnsi="Calibri" w:cs="Calibri"/>
          <w:sz w:val="22"/>
          <w:szCs w:val="22"/>
        </w:rPr>
        <w:t xml:space="preserve">in </w:t>
      </w:r>
      <w:r w:rsidR="000437C5" w:rsidRPr="00D5163E">
        <w:rPr>
          <w:rFonts w:ascii="Calibri" w:hAnsi="Calibri" w:cs="Calibri"/>
          <w:b/>
          <w:sz w:val="22"/>
          <w:szCs w:val="22"/>
        </w:rPr>
        <w:t xml:space="preserve">Annex </w:t>
      </w:r>
      <w:r w:rsidR="00446CB4" w:rsidRPr="00D5163E">
        <w:rPr>
          <w:rFonts w:ascii="Calibri" w:hAnsi="Calibri" w:cs="Calibri"/>
          <w:b/>
          <w:sz w:val="22"/>
          <w:szCs w:val="22"/>
        </w:rPr>
        <w:t>L</w:t>
      </w:r>
      <w:r w:rsidR="000437C5" w:rsidRPr="00D5163E">
        <w:rPr>
          <w:rFonts w:ascii="Calibri" w:hAnsi="Calibri" w:cs="Calibri"/>
          <w:sz w:val="22"/>
          <w:szCs w:val="22"/>
        </w:rPr>
        <w:t>.</w:t>
      </w:r>
    </w:p>
    <w:p w14:paraId="1384AE66" w14:textId="3BE7DE93" w:rsidR="000437C5" w:rsidRPr="00D5163E" w:rsidRDefault="000437C5" w:rsidP="007E081C">
      <w:pPr>
        <w:pStyle w:val="ListParagraph"/>
        <w:ind w:left="360"/>
        <w:contextualSpacing/>
        <w:jc w:val="both"/>
        <w:rPr>
          <w:rFonts w:cs="Calibri"/>
          <w:b/>
          <w:sz w:val="22"/>
          <w:szCs w:val="22"/>
        </w:rPr>
      </w:pPr>
    </w:p>
    <w:p w14:paraId="495273D6" w14:textId="6917AEA2" w:rsidR="00E374AE" w:rsidRPr="00D5163E" w:rsidRDefault="00E374AE" w:rsidP="007E081C">
      <w:pPr>
        <w:pStyle w:val="ListParagraph"/>
        <w:ind w:left="360"/>
        <w:contextualSpacing/>
        <w:jc w:val="both"/>
        <w:rPr>
          <w:rFonts w:cs="Calibri"/>
          <w:b/>
          <w:sz w:val="22"/>
          <w:szCs w:val="22"/>
        </w:rPr>
      </w:pPr>
      <w:r w:rsidRPr="00D5163E">
        <w:rPr>
          <w:rFonts w:cs="Calibri"/>
          <w:noProof/>
        </w:rPr>
        <w:lastRenderedPageBreak/>
        <w:drawing>
          <wp:inline distT="0" distB="0" distL="0" distR="0" wp14:anchorId="6CCFD396" wp14:editId="1BBE9F6D">
            <wp:extent cx="5688419" cy="2838893"/>
            <wp:effectExtent l="19050" t="19050" r="26670" b="19050"/>
            <wp:docPr id="60" name="Picture 4" descr="Description: C:\Users\dell\AppData\Local\Microsoft\Windows\INetCache\Content.Word\National and Electricity for each ec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Users\dell\AppData\Local\Microsoft\Windows\INetCache\Content.Word\National and Electricity for each ector.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01269" cy="2845306"/>
                    </a:xfrm>
                    <a:prstGeom prst="rect">
                      <a:avLst/>
                    </a:prstGeom>
                    <a:noFill/>
                    <a:ln>
                      <a:solidFill>
                        <a:schemeClr val="accent1"/>
                      </a:solidFill>
                    </a:ln>
                  </pic:spPr>
                </pic:pic>
              </a:graphicData>
            </a:graphic>
          </wp:inline>
        </w:drawing>
      </w:r>
    </w:p>
    <w:p w14:paraId="4CE9793A" w14:textId="77777777" w:rsidR="00BF0C91" w:rsidRPr="00D5163E" w:rsidRDefault="00BF0C91" w:rsidP="007E081C">
      <w:pPr>
        <w:pStyle w:val="ListParagraph"/>
        <w:ind w:left="360"/>
        <w:contextualSpacing/>
        <w:jc w:val="both"/>
        <w:rPr>
          <w:rFonts w:ascii="Calibri" w:hAnsi="Calibri" w:cs="Calibri"/>
          <w:b/>
          <w:sz w:val="22"/>
          <w:szCs w:val="22"/>
        </w:rPr>
      </w:pPr>
    </w:p>
    <w:p w14:paraId="642342F0" w14:textId="716B8063" w:rsidR="000437C5" w:rsidRPr="00D5163E" w:rsidRDefault="000437C5" w:rsidP="007E081C">
      <w:pPr>
        <w:pStyle w:val="ListParagraph"/>
        <w:ind w:left="360"/>
        <w:contextualSpacing/>
        <w:jc w:val="center"/>
        <w:rPr>
          <w:rFonts w:ascii="Calibri" w:hAnsi="Calibri" w:cs="Calibri"/>
          <w:b/>
          <w:sz w:val="22"/>
          <w:szCs w:val="22"/>
        </w:rPr>
      </w:pPr>
      <w:r w:rsidRPr="00D5163E">
        <w:rPr>
          <w:rFonts w:ascii="Calibri" w:hAnsi="Calibri" w:cs="Calibri"/>
          <w:b/>
          <w:sz w:val="22"/>
          <w:szCs w:val="22"/>
        </w:rPr>
        <w:t>Fig</w:t>
      </w:r>
      <w:r w:rsidR="000318A4" w:rsidRPr="00D5163E">
        <w:rPr>
          <w:rFonts w:ascii="Calibri" w:hAnsi="Calibri" w:cs="Calibri"/>
          <w:b/>
          <w:sz w:val="22"/>
          <w:szCs w:val="22"/>
        </w:rPr>
        <w:t>.</w:t>
      </w:r>
      <w:r w:rsidRPr="00D5163E">
        <w:rPr>
          <w:rFonts w:ascii="Calibri" w:hAnsi="Calibri" w:cs="Calibri"/>
          <w:b/>
          <w:sz w:val="22"/>
          <w:szCs w:val="22"/>
        </w:rPr>
        <w:t xml:space="preserve"> </w:t>
      </w:r>
      <w:r w:rsidR="000318A4" w:rsidRPr="00D5163E">
        <w:rPr>
          <w:rFonts w:ascii="Calibri" w:hAnsi="Calibri" w:cs="Calibri"/>
          <w:b/>
          <w:sz w:val="22"/>
          <w:szCs w:val="22"/>
        </w:rPr>
        <w:t>2</w:t>
      </w:r>
      <w:r w:rsidRPr="00D5163E">
        <w:rPr>
          <w:rFonts w:ascii="Calibri" w:hAnsi="Calibri" w:cs="Calibri"/>
          <w:b/>
          <w:sz w:val="22"/>
          <w:szCs w:val="22"/>
        </w:rPr>
        <w:t xml:space="preserve">: </w:t>
      </w:r>
      <w:r w:rsidR="00ED65F3" w:rsidRPr="00D5163E">
        <w:rPr>
          <w:rFonts w:ascii="Calibri" w:hAnsi="Calibri" w:cs="Calibri"/>
          <w:b/>
          <w:sz w:val="22"/>
          <w:szCs w:val="22"/>
        </w:rPr>
        <w:t xml:space="preserve">Estimated </w:t>
      </w:r>
      <w:r w:rsidR="00703419" w:rsidRPr="00D5163E">
        <w:rPr>
          <w:rFonts w:ascii="Calibri" w:hAnsi="Calibri" w:cs="Calibri"/>
          <w:b/>
          <w:sz w:val="22"/>
          <w:szCs w:val="22"/>
        </w:rPr>
        <w:t xml:space="preserve">Share of </w:t>
      </w:r>
      <w:r w:rsidRPr="00D5163E">
        <w:rPr>
          <w:rFonts w:ascii="Calibri" w:hAnsi="Calibri" w:cs="Calibri"/>
          <w:b/>
          <w:sz w:val="22"/>
          <w:szCs w:val="22"/>
        </w:rPr>
        <w:t>Electricity for Lighting in Indonesia for each Sector in Year 2016</w:t>
      </w:r>
    </w:p>
    <w:p w14:paraId="37CBE0C2" w14:textId="77777777" w:rsidR="000437C5" w:rsidRPr="00D5163E" w:rsidRDefault="000437C5" w:rsidP="007E081C">
      <w:pPr>
        <w:pStyle w:val="ListParagraph"/>
        <w:ind w:left="360"/>
        <w:contextualSpacing/>
        <w:jc w:val="both"/>
        <w:rPr>
          <w:rFonts w:ascii="Calibri" w:hAnsi="Calibri" w:cs="Calibri"/>
          <w:b/>
          <w:sz w:val="22"/>
          <w:szCs w:val="22"/>
        </w:rPr>
      </w:pPr>
    </w:p>
    <w:p w14:paraId="2FD438B9" w14:textId="1CB3C475" w:rsidR="000437C5" w:rsidRPr="00D5163E" w:rsidRDefault="00595C88" w:rsidP="007E081C">
      <w:pPr>
        <w:pStyle w:val="ListParagraph"/>
        <w:ind w:left="450"/>
        <w:jc w:val="both"/>
        <w:rPr>
          <w:rFonts w:ascii="Calibri" w:hAnsi="Calibri" w:cs="Calibri"/>
          <w:sz w:val="22"/>
          <w:szCs w:val="22"/>
        </w:rPr>
      </w:pPr>
      <w:r w:rsidRPr="00D5163E">
        <w:rPr>
          <w:rFonts w:cs="Calibri"/>
          <w:sz w:val="22"/>
          <w:szCs w:val="22"/>
        </w:rPr>
        <w:t xml:space="preserve"> </w:t>
      </w:r>
    </w:p>
    <w:p w14:paraId="72EBCCDA" w14:textId="45471371" w:rsidR="003043EA" w:rsidRPr="00D5163E" w:rsidRDefault="00C4679A" w:rsidP="00DD7CE7">
      <w:pPr>
        <w:pStyle w:val="ListParagraph"/>
        <w:numPr>
          <w:ilvl w:val="0"/>
          <w:numId w:val="10"/>
        </w:numPr>
        <w:jc w:val="both"/>
        <w:rPr>
          <w:rFonts w:ascii="Calibri" w:hAnsi="Calibri" w:cs="Calibri"/>
          <w:sz w:val="22"/>
          <w:szCs w:val="22"/>
        </w:rPr>
      </w:pPr>
      <w:r w:rsidRPr="00D5163E">
        <w:rPr>
          <w:rFonts w:ascii="Calibri" w:eastAsia="Calibri" w:hAnsi="Calibri" w:cs="Calibri"/>
          <w:sz w:val="22"/>
          <w:szCs w:val="22"/>
        </w:rPr>
        <w:t xml:space="preserve">In terms of EE implementation, the MEMR has allocated budget for programs that involve the implementation of energy efficiency activities such as energy audits, fiscal policies, and regulations focusing ES&amp;L. </w:t>
      </w:r>
      <w:r w:rsidR="003043EA" w:rsidRPr="00D5163E">
        <w:rPr>
          <w:rFonts w:ascii="Calibri" w:eastAsia="Calibri" w:hAnsi="Calibri" w:cs="Calibri"/>
          <w:sz w:val="22"/>
          <w:szCs w:val="22"/>
        </w:rPr>
        <w:t>The MEMR, in close coordination with the Ministry of Finance, has implemented import tax reduction for companies that import high-energy-efficiency lights to the country, in order to provide an incentive for lighting industries in the country to manufacture or to assemble energy-efficient products. Specific activities of these programs will be subsumed into ADLIGHT as baseline activities.</w:t>
      </w:r>
    </w:p>
    <w:p w14:paraId="5B1ECD51" w14:textId="77777777" w:rsidR="003043EA" w:rsidRPr="00D5163E" w:rsidRDefault="003043EA" w:rsidP="007E081C">
      <w:pPr>
        <w:pStyle w:val="ListParagraph"/>
        <w:ind w:left="450"/>
        <w:jc w:val="both"/>
        <w:rPr>
          <w:rFonts w:ascii="Calibri" w:hAnsi="Calibri" w:cs="Calibri"/>
          <w:sz w:val="22"/>
          <w:szCs w:val="22"/>
        </w:rPr>
      </w:pPr>
    </w:p>
    <w:p w14:paraId="6F38884C" w14:textId="47B77BA9" w:rsidR="00505CBC" w:rsidRPr="00D5163E" w:rsidRDefault="003043EA" w:rsidP="00DD7CE7">
      <w:pPr>
        <w:pStyle w:val="ListParagraph"/>
        <w:numPr>
          <w:ilvl w:val="0"/>
          <w:numId w:val="10"/>
        </w:numPr>
        <w:contextualSpacing/>
        <w:jc w:val="both"/>
        <w:rPr>
          <w:rFonts w:asciiTheme="majorHAnsi" w:hAnsiTheme="majorHAnsi" w:cs="Calibri"/>
          <w:sz w:val="22"/>
          <w:szCs w:val="22"/>
        </w:rPr>
      </w:pPr>
      <w:r w:rsidRPr="00D5163E">
        <w:rPr>
          <w:rFonts w:asciiTheme="majorHAnsi" w:hAnsiTheme="majorHAnsi" w:cs="Calibri"/>
          <w:sz w:val="22"/>
          <w:szCs w:val="22"/>
        </w:rPr>
        <w:t xml:space="preserve"> </w:t>
      </w:r>
      <w:r w:rsidR="00251B6C" w:rsidRPr="00D5163E">
        <w:rPr>
          <w:rFonts w:asciiTheme="majorHAnsi" w:hAnsiTheme="majorHAnsi" w:cs="Calibri"/>
          <w:sz w:val="22"/>
          <w:szCs w:val="22"/>
        </w:rPr>
        <w:t>Indonesia implemented several projec</w:t>
      </w:r>
      <w:r w:rsidR="00CD1A87" w:rsidRPr="00D5163E">
        <w:rPr>
          <w:rFonts w:asciiTheme="majorHAnsi" w:hAnsiTheme="majorHAnsi" w:cs="Calibri"/>
          <w:sz w:val="22"/>
          <w:szCs w:val="22"/>
        </w:rPr>
        <w:t>ts related to energy efficient l</w:t>
      </w:r>
      <w:r w:rsidR="00251B6C" w:rsidRPr="00D5163E">
        <w:rPr>
          <w:rFonts w:asciiTheme="majorHAnsi" w:hAnsiTheme="majorHAnsi" w:cs="Calibri"/>
          <w:sz w:val="22"/>
          <w:szCs w:val="22"/>
        </w:rPr>
        <w:t>ighting</w:t>
      </w:r>
      <w:r w:rsidR="00CE59E4" w:rsidRPr="00D5163E">
        <w:rPr>
          <w:rFonts w:asciiTheme="majorHAnsi" w:hAnsiTheme="majorHAnsi" w:cs="Calibri"/>
          <w:sz w:val="22"/>
          <w:szCs w:val="22"/>
        </w:rPr>
        <w:t xml:space="preserve"> during the period </w:t>
      </w:r>
      <w:r w:rsidR="0021012B" w:rsidRPr="00D5163E">
        <w:rPr>
          <w:rFonts w:asciiTheme="majorHAnsi" w:hAnsiTheme="majorHAnsi" w:cs="Calibri"/>
          <w:sz w:val="22"/>
          <w:szCs w:val="22"/>
        </w:rPr>
        <w:t>2009</w:t>
      </w:r>
      <w:r w:rsidR="00CE59E4" w:rsidRPr="00D5163E">
        <w:rPr>
          <w:rFonts w:asciiTheme="majorHAnsi" w:hAnsiTheme="majorHAnsi" w:cs="Calibri"/>
          <w:sz w:val="22"/>
          <w:szCs w:val="22"/>
        </w:rPr>
        <w:t xml:space="preserve"> to </w:t>
      </w:r>
      <w:r w:rsidR="0021012B" w:rsidRPr="00D5163E">
        <w:rPr>
          <w:rFonts w:asciiTheme="majorHAnsi" w:hAnsiTheme="majorHAnsi" w:cs="Calibri"/>
          <w:sz w:val="22"/>
          <w:szCs w:val="22"/>
        </w:rPr>
        <w:t>2016</w:t>
      </w:r>
      <w:r w:rsidR="000E4F07" w:rsidRPr="00D5163E">
        <w:rPr>
          <w:rFonts w:asciiTheme="majorHAnsi" w:hAnsiTheme="majorHAnsi" w:cs="Calibri"/>
          <w:sz w:val="22"/>
          <w:szCs w:val="22"/>
        </w:rPr>
        <w:t xml:space="preserve">. </w:t>
      </w:r>
      <w:r w:rsidRPr="00D5163E">
        <w:rPr>
          <w:rFonts w:asciiTheme="majorHAnsi" w:hAnsiTheme="majorHAnsi" w:cs="Calibri"/>
          <w:sz w:val="22"/>
          <w:szCs w:val="22"/>
        </w:rPr>
        <w:t xml:space="preserve">The UNDP-GEF BRESL project - Barrier Removal to the Cost Effective Development and Implementation of Energy Efficiency Standards and Labeling - </w:t>
      </w:r>
      <w:r w:rsidRPr="00D5163E">
        <w:rPr>
          <w:rFonts w:asciiTheme="majorHAnsi" w:eastAsia="Times New Roman" w:hAnsiTheme="majorHAnsi" w:cs="Calibri"/>
          <w:color w:val="000000" w:themeColor="text1"/>
          <w:kern w:val="24"/>
          <w:sz w:val="22"/>
          <w:szCs w:val="22"/>
        </w:rPr>
        <w:t xml:space="preserve">laid the foundation of the standards development, capacity building, laboratory and testing procedures, policies, road map and action plan for efficient lighting system as it started to focus on the CFL transition. </w:t>
      </w:r>
      <w:r w:rsidR="00EE2D9E" w:rsidRPr="00D5163E">
        <w:rPr>
          <w:rFonts w:asciiTheme="majorHAnsi" w:hAnsiTheme="majorHAnsi" w:cs="Calibri"/>
          <w:sz w:val="22"/>
          <w:szCs w:val="22"/>
        </w:rPr>
        <w:t>Indon</w:t>
      </w:r>
      <w:r w:rsidRPr="00D5163E">
        <w:rPr>
          <w:rFonts w:asciiTheme="majorHAnsi" w:hAnsiTheme="majorHAnsi" w:cs="Calibri"/>
          <w:sz w:val="22"/>
          <w:szCs w:val="22"/>
        </w:rPr>
        <w:t>esia wa</w:t>
      </w:r>
      <w:r w:rsidR="00EE2D9E" w:rsidRPr="00D5163E">
        <w:rPr>
          <w:rFonts w:asciiTheme="majorHAnsi" w:hAnsiTheme="majorHAnsi" w:cs="Calibri"/>
          <w:sz w:val="22"/>
          <w:szCs w:val="22"/>
        </w:rPr>
        <w:t xml:space="preserve">s among six countries </w:t>
      </w:r>
      <w:r w:rsidR="007459A1" w:rsidRPr="00D5163E">
        <w:rPr>
          <w:rFonts w:asciiTheme="majorHAnsi" w:hAnsiTheme="majorHAnsi" w:cs="Calibri"/>
          <w:sz w:val="22"/>
          <w:szCs w:val="22"/>
        </w:rPr>
        <w:t xml:space="preserve">participating in this project </w:t>
      </w:r>
      <w:r w:rsidR="00EE2D9E" w:rsidRPr="00D5163E">
        <w:rPr>
          <w:rFonts w:asciiTheme="majorHAnsi" w:hAnsiTheme="majorHAnsi" w:cs="Calibri"/>
          <w:sz w:val="22"/>
          <w:szCs w:val="22"/>
        </w:rPr>
        <w:t xml:space="preserve">including Bangladesh, China, Pakistan, Thailand and Vietnam. </w:t>
      </w:r>
      <w:r w:rsidR="000E4F07" w:rsidRPr="00D5163E">
        <w:rPr>
          <w:rFonts w:asciiTheme="majorHAnsi" w:hAnsiTheme="majorHAnsi" w:cs="Calibri"/>
          <w:sz w:val="22"/>
          <w:szCs w:val="22"/>
        </w:rPr>
        <w:t xml:space="preserve">The project has assisted in developing energy efficiency standards and labeling for 6 home appliances including CFL; improved the capacity of testing laboratories so there are at least 4 appointed testing labs for CFL; and built capacity of 5 CFL manufacturers/assemblers to meet the mandatory performance standard. </w:t>
      </w:r>
      <w:r w:rsidRPr="00D5163E">
        <w:rPr>
          <w:rFonts w:ascii="Calibri" w:eastAsia="Calibri" w:hAnsi="Calibri" w:cs="Calibri"/>
          <w:sz w:val="22"/>
          <w:szCs w:val="22"/>
        </w:rPr>
        <w:t>Other</w:t>
      </w:r>
      <w:r w:rsidR="000437C5" w:rsidRPr="00D5163E">
        <w:rPr>
          <w:rFonts w:ascii="Calibri" w:eastAsia="Calibri" w:hAnsi="Calibri" w:cs="Calibri"/>
          <w:sz w:val="22"/>
          <w:szCs w:val="22"/>
        </w:rPr>
        <w:t xml:space="preserve"> results of the BRESL project in Indonesia</w:t>
      </w:r>
      <w:r w:rsidRPr="00D5163E">
        <w:rPr>
          <w:rFonts w:ascii="Calibri" w:eastAsia="Calibri" w:hAnsi="Calibri" w:cs="Calibri"/>
          <w:sz w:val="22"/>
          <w:szCs w:val="22"/>
        </w:rPr>
        <w:t xml:space="preserve"> are</w:t>
      </w:r>
      <w:r w:rsidR="000437C5" w:rsidRPr="00D5163E">
        <w:rPr>
          <w:rFonts w:ascii="Calibri" w:eastAsia="Calibri" w:hAnsi="Calibri" w:cs="Calibri"/>
          <w:sz w:val="22"/>
          <w:szCs w:val="22"/>
        </w:rPr>
        <w:t xml:space="preserve"> the establishment of a database of energy efficient products and implementation of a consumer education scheme. Through the influence of the BRESL project, the government has </w:t>
      </w:r>
      <w:r w:rsidR="00545D52" w:rsidRPr="00D5163E">
        <w:rPr>
          <w:rFonts w:ascii="Calibri" w:eastAsia="Calibri" w:hAnsi="Calibri" w:cs="Calibri"/>
          <w:sz w:val="22"/>
          <w:szCs w:val="22"/>
        </w:rPr>
        <w:t xml:space="preserve">started to </w:t>
      </w:r>
      <w:r w:rsidR="000437C5" w:rsidRPr="00D5163E">
        <w:rPr>
          <w:rFonts w:ascii="Calibri" w:eastAsia="Calibri" w:hAnsi="Calibri" w:cs="Calibri"/>
          <w:sz w:val="22"/>
          <w:szCs w:val="22"/>
        </w:rPr>
        <w:t>come up with a procurement scheme to go for energy efficient prod</w:t>
      </w:r>
      <w:r w:rsidRPr="00D5163E">
        <w:rPr>
          <w:rFonts w:ascii="Calibri" w:eastAsia="Calibri" w:hAnsi="Calibri" w:cs="Calibri"/>
          <w:sz w:val="22"/>
          <w:szCs w:val="22"/>
        </w:rPr>
        <w:t>ucts. The BRESL project also offered</w:t>
      </w:r>
      <w:r w:rsidR="000437C5" w:rsidRPr="00D5163E">
        <w:rPr>
          <w:rFonts w:ascii="Calibri" w:eastAsia="Calibri" w:hAnsi="Calibri" w:cs="Calibri"/>
          <w:sz w:val="22"/>
          <w:szCs w:val="22"/>
        </w:rPr>
        <w:t xml:space="preserve"> training to selected personnel from appliance manufacturing companies regarding ES&amp;L as well as MEPS and enables them to apply the concepts learned in workshops. Such trainings are expected to reduce the barrier related to the inadequate technical know-how in implementing energy efficiency measures when going for ES&amp;L.</w:t>
      </w:r>
    </w:p>
    <w:p w14:paraId="6ABC0891" w14:textId="77777777" w:rsidR="00AF5E75" w:rsidRPr="00D5163E" w:rsidRDefault="00AF5E75" w:rsidP="007E081C">
      <w:pPr>
        <w:pStyle w:val="ListParagraph"/>
        <w:ind w:left="450"/>
        <w:contextualSpacing/>
        <w:jc w:val="both"/>
        <w:rPr>
          <w:rFonts w:ascii="Calibri" w:eastAsia="Calibri" w:hAnsi="Calibri" w:cs="Calibri"/>
          <w:sz w:val="22"/>
          <w:szCs w:val="22"/>
        </w:rPr>
      </w:pPr>
    </w:p>
    <w:p w14:paraId="789F15A5" w14:textId="25469A92" w:rsidR="00505CBC" w:rsidRPr="00D5163E" w:rsidRDefault="003043EA" w:rsidP="00DD7CE7">
      <w:pPr>
        <w:pStyle w:val="ListParagraph"/>
        <w:numPr>
          <w:ilvl w:val="0"/>
          <w:numId w:val="10"/>
        </w:numPr>
        <w:jc w:val="both"/>
        <w:rPr>
          <w:rFonts w:ascii="Calibri" w:hAnsi="Calibri" w:cs="Calibri"/>
          <w:sz w:val="22"/>
          <w:szCs w:val="22"/>
        </w:rPr>
      </w:pPr>
      <w:r w:rsidRPr="00D5163E">
        <w:rPr>
          <w:rFonts w:ascii="Calibri" w:eastAsia="Times New Roman" w:hAnsi="Calibri" w:cs="Calibri"/>
          <w:sz w:val="22"/>
          <w:szCs w:val="22"/>
        </w:rPr>
        <w:lastRenderedPageBreak/>
        <w:t xml:space="preserve">The Switch-Asia project </w:t>
      </w:r>
      <w:r w:rsidR="00505CBC" w:rsidRPr="00D5163E">
        <w:rPr>
          <w:rFonts w:ascii="Calibri" w:eastAsia="Times New Roman" w:hAnsi="Calibri" w:cs="Calibri"/>
          <w:sz w:val="22"/>
          <w:szCs w:val="22"/>
        </w:rPr>
        <w:t>ASEAN SHINE is implemented under the steering of the ASEAN Member States and has been recognized as a key Dialogue Partner by the ASEAN Ministers of Energy Meeting (AMEM). ASEAN SHINE adopts a holistic approach to market transformation, by using mechanisms including policy, regulations, capacity building along the supply chain, and awareness raising among end-users.</w:t>
      </w:r>
      <w:r w:rsidR="001E666A" w:rsidRPr="00D5163E">
        <w:rPr>
          <w:rFonts w:ascii="Calibri" w:eastAsia="Times New Roman" w:hAnsi="Calibri" w:cs="Calibri"/>
          <w:sz w:val="22"/>
          <w:szCs w:val="22"/>
        </w:rPr>
        <w:t xml:space="preserve"> </w:t>
      </w:r>
      <w:r w:rsidR="00505CBC" w:rsidRPr="00D5163E">
        <w:rPr>
          <w:rFonts w:ascii="Calibri" w:hAnsi="Calibri" w:cs="Calibri"/>
          <w:sz w:val="22"/>
          <w:szCs w:val="22"/>
        </w:rPr>
        <w:t>The ASEAN SHINE lighting-regional market assessment</w:t>
      </w:r>
      <w:r w:rsidR="004B151A" w:rsidRPr="00D5163E">
        <w:rPr>
          <w:rStyle w:val="FootnoteReference"/>
          <w:szCs w:val="22"/>
        </w:rPr>
        <w:footnoteReference w:id="3"/>
      </w:r>
      <w:r w:rsidR="00505CBC" w:rsidRPr="00D5163E">
        <w:rPr>
          <w:rFonts w:ascii="Calibri" w:hAnsi="Calibri" w:cs="Calibri"/>
          <w:sz w:val="22"/>
          <w:szCs w:val="22"/>
        </w:rPr>
        <w:t xml:space="preserve"> has been done by International Institute for Energy Conservation (IIEC)</w:t>
      </w:r>
      <w:r w:rsidR="007459A1" w:rsidRPr="00D5163E">
        <w:rPr>
          <w:rFonts w:ascii="Calibri" w:hAnsi="Calibri" w:cs="Calibri"/>
          <w:sz w:val="22"/>
          <w:szCs w:val="22"/>
        </w:rPr>
        <w:t xml:space="preserve"> in year </w:t>
      </w:r>
      <w:r w:rsidR="004B151A" w:rsidRPr="00D5163E">
        <w:rPr>
          <w:rFonts w:ascii="Calibri" w:hAnsi="Calibri" w:cs="Calibri"/>
          <w:sz w:val="22"/>
          <w:szCs w:val="22"/>
        </w:rPr>
        <w:t>2015</w:t>
      </w:r>
      <w:r w:rsidR="007459A1" w:rsidRPr="00D5163E">
        <w:rPr>
          <w:rFonts w:ascii="Calibri" w:hAnsi="Calibri" w:cs="Calibri"/>
          <w:sz w:val="22"/>
          <w:szCs w:val="22"/>
        </w:rPr>
        <w:t xml:space="preserve"> in </w:t>
      </w:r>
      <w:r w:rsidR="004B151A" w:rsidRPr="00D5163E">
        <w:rPr>
          <w:rFonts w:ascii="Calibri" w:hAnsi="Calibri" w:cs="Calibri"/>
          <w:sz w:val="22"/>
          <w:szCs w:val="22"/>
        </w:rPr>
        <w:t>all ASEAN member states</w:t>
      </w:r>
      <w:r w:rsidR="00505CBC" w:rsidRPr="00D5163E">
        <w:rPr>
          <w:rFonts w:ascii="Calibri" w:hAnsi="Calibri" w:cs="Calibri"/>
          <w:sz w:val="22"/>
          <w:szCs w:val="22"/>
        </w:rPr>
        <w:t xml:space="preserve">. The assessment of Indonesia shows that the residential sector was the largest end-use sector (accounting for 41% of total </w:t>
      </w:r>
      <w:r w:rsidR="006129DA" w:rsidRPr="00D5163E">
        <w:rPr>
          <w:rFonts w:ascii="Calibri" w:hAnsi="Calibri" w:cs="Calibri"/>
          <w:sz w:val="22"/>
          <w:szCs w:val="22"/>
        </w:rPr>
        <w:t xml:space="preserve">national annual </w:t>
      </w:r>
      <w:r w:rsidR="00505CBC" w:rsidRPr="00D5163E">
        <w:rPr>
          <w:rFonts w:ascii="Calibri" w:hAnsi="Calibri" w:cs="Calibri"/>
          <w:sz w:val="22"/>
          <w:szCs w:val="22"/>
        </w:rPr>
        <w:t>electricity consumption)</w:t>
      </w:r>
      <w:r w:rsidR="007459A1" w:rsidRPr="00D5163E">
        <w:rPr>
          <w:rFonts w:ascii="Calibri" w:hAnsi="Calibri" w:cs="Calibri"/>
          <w:sz w:val="22"/>
          <w:szCs w:val="22"/>
        </w:rPr>
        <w:t xml:space="preserve"> for </w:t>
      </w:r>
      <w:r w:rsidR="004B151A" w:rsidRPr="00D5163E">
        <w:rPr>
          <w:rFonts w:ascii="Calibri" w:hAnsi="Calibri" w:cs="Calibri"/>
          <w:sz w:val="22"/>
          <w:szCs w:val="22"/>
        </w:rPr>
        <w:t>201</w:t>
      </w:r>
      <w:r w:rsidR="006129DA" w:rsidRPr="00D5163E">
        <w:rPr>
          <w:rFonts w:ascii="Calibri" w:hAnsi="Calibri" w:cs="Calibri"/>
          <w:sz w:val="22"/>
          <w:szCs w:val="22"/>
        </w:rPr>
        <w:t>3</w:t>
      </w:r>
      <w:r w:rsidR="00505CBC" w:rsidRPr="00D5163E">
        <w:rPr>
          <w:rFonts w:ascii="Calibri" w:hAnsi="Calibri" w:cs="Calibri"/>
          <w:sz w:val="22"/>
          <w:szCs w:val="22"/>
        </w:rPr>
        <w:t xml:space="preserve">. The electrification ratio </w:t>
      </w:r>
      <w:r w:rsidR="007459A1" w:rsidRPr="00D5163E">
        <w:rPr>
          <w:rFonts w:ascii="Calibri" w:hAnsi="Calibri" w:cs="Calibri"/>
          <w:sz w:val="22"/>
          <w:szCs w:val="22"/>
        </w:rPr>
        <w:t xml:space="preserve">in Indonesia in year </w:t>
      </w:r>
      <w:r w:rsidR="006129DA" w:rsidRPr="00D5163E">
        <w:rPr>
          <w:rFonts w:ascii="Calibri" w:hAnsi="Calibri" w:cs="Calibri"/>
          <w:sz w:val="22"/>
          <w:szCs w:val="22"/>
        </w:rPr>
        <w:t>2013</w:t>
      </w:r>
      <w:r w:rsidR="007459A1" w:rsidRPr="00D5163E">
        <w:rPr>
          <w:rFonts w:ascii="Calibri" w:hAnsi="Calibri" w:cs="Calibri"/>
          <w:sz w:val="22"/>
          <w:szCs w:val="22"/>
        </w:rPr>
        <w:t xml:space="preserve"> </w:t>
      </w:r>
      <w:r w:rsidR="00505CBC" w:rsidRPr="00D5163E">
        <w:rPr>
          <w:rFonts w:ascii="Calibri" w:hAnsi="Calibri" w:cs="Calibri"/>
          <w:sz w:val="22"/>
          <w:szCs w:val="22"/>
        </w:rPr>
        <w:t xml:space="preserve">was 74% (65 million households). Lighting points per household varies from 8 to 12 lamps. Common lamp types are (a) T8 fluorescent lamps (tube and circular), (b) screw-base omnidirectional: CFLs (5 – 8w), LED (5-9W), incandescent, and (c) pin-base directional: Halogen. The estimated lamp stock is 394 million. Based on the survey, it was shown that the lamps in the residential </w:t>
      </w:r>
      <w:r w:rsidR="00910CB9" w:rsidRPr="00D5163E">
        <w:rPr>
          <w:rFonts w:ascii="Calibri" w:hAnsi="Calibri" w:cs="Calibri"/>
          <w:sz w:val="22"/>
          <w:szCs w:val="22"/>
        </w:rPr>
        <w:t xml:space="preserve">sector </w:t>
      </w:r>
      <w:r w:rsidR="006129DA" w:rsidRPr="00D5163E">
        <w:rPr>
          <w:rFonts w:ascii="Calibri" w:hAnsi="Calibri" w:cs="Calibri"/>
          <w:sz w:val="22"/>
          <w:szCs w:val="22"/>
        </w:rPr>
        <w:t xml:space="preserve">were </w:t>
      </w:r>
      <w:r w:rsidR="007459A1" w:rsidRPr="00D5163E">
        <w:rPr>
          <w:rFonts w:ascii="Calibri" w:hAnsi="Calibri" w:cs="Calibri"/>
          <w:sz w:val="22"/>
          <w:szCs w:val="22"/>
        </w:rPr>
        <w:t xml:space="preserve">dominated by CFL (71%), followed by LED (20%) and Incandescent (0.5%) and Halogen (0.5%) lighting. </w:t>
      </w:r>
    </w:p>
    <w:p w14:paraId="0A0E42A5" w14:textId="77777777" w:rsidR="00505CBC" w:rsidRPr="00D5163E" w:rsidRDefault="00505CBC" w:rsidP="007E081C">
      <w:pPr>
        <w:pStyle w:val="ListParagraph"/>
        <w:ind w:left="450"/>
        <w:jc w:val="both"/>
        <w:rPr>
          <w:rFonts w:ascii="Calibri" w:hAnsi="Calibri" w:cs="Calibri"/>
          <w:sz w:val="22"/>
          <w:szCs w:val="22"/>
        </w:rPr>
      </w:pPr>
    </w:p>
    <w:p w14:paraId="36420FDB" w14:textId="5EBE4191" w:rsidR="00505CBC" w:rsidRPr="00D5163E" w:rsidRDefault="00505CBC" w:rsidP="007E081C">
      <w:pPr>
        <w:pStyle w:val="ListParagraph"/>
        <w:ind w:left="450"/>
        <w:contextualSpacing/>
        <w:jc w:val="both"/>
        <w:rPr>
          <w:rFonts w:ascii="Calibri" w:hAnsi="Calibri" w:cs="Calibri"/>
          <w:sz w:val="22"/>
          <w:szCs w:val="22"/>
        </w:rPr>
      </w:pPr>
      <w:r w:rsidRPr="00D5163E">
        <w:rPr>
          <w:rFonts w:ascii="Calibri" w:hAnsi="Calibri" w:cs="Calibri"/>
          <w:sz w:val="22"/>
          <w:szCs w:val="22"/>
        </w:rPr>
        <w:t>In a related development, LED lamps were collected from nine ASEAN countries in December 2016 (including Cambodia, Indonesia, Lao PDR, Malaysia, Myanmar, Philippines, Singapore, Thailand and Vietnam) for an LED benchmarking exercise</w:t>
      </w:r>
      <w:r w:rsidRPr="00D5163E">
        <w:rPr>
          <w:rStyle w:val="FootnoteReference"/>
          <w:rFonts w:ascii="Calibri" w:hAnsi="Calibri" w:cs="Calibri"/>
          <w:sz w:val="22"/>
          <w:szCs w:val="22"/>
        </w:rPr>
        <w:footnoteReference w:id="4"/>
      </w:r>
      <w:r w:rsidRPr="00D5163E">
        <w:rPr>
          <w:rFonts w:ascii="Calibri" w:hAnsi="Calibri" w:cs="Calibri"/>
          <w:sz w:val="22"/>
          <w:szCs w:val="22"/>
        </w:rPr>
        <w:t xml:space="preserve">, funded by the Australian Government, as part of </w:t>
      </w:r>
      <w:r w:rsidR="007459A1" w:rsidRPr="00D5163E">
        <w:rPr>
          <w:rFonts w:ascii="Calibri" w:hAnsi="Calibri" w:cs="Calibri"/>
          <w:sz w:val="22"/>
          <w:szCs w:val="22"/>
        </w:rPr>
        <w:t xml:space="preserve">the </w:t>
      </w:r>
      <w:r w:rsidRPr="00D5163E">
        <w:rPr>
          <w:rFonts w:ascii="Calibri" w:hAnsi="Calibri" w:cs="Calibri"/>
          <w:sz w:val="22"/>
          <w:szCs w:val="22"/>
        </w:rPr>
        <w:t xml:space="preserve">ASEAN SHINE </w:t>
      </w:r>
      <w:r w:rsidR="007459A1" w:rsidRPr="00D5163E">
        <w:rPr>
          <w:rFonts w:ascii="Calibri" w:hAnsi="Calibri" w:cs="Calibri"/>
          <w:sz w:val="22"/>
          <w:szCs w:val="22"/>
        </w:rPr>
        <w:t>initiative on</w:t>
      </w:r>
      <w:r w:rsidRPr="00D5163E">
        <w:rPr>
          <w:rFonts w:ascii="Calibri" w:hAnsi="Calibri" w:cs="Calibri"/>
          <w:sz w:val="22"/>
          <w:szCs w:val="22"/>
        </w:rPr>
        <w:t xml:space="preserve"> Lighting. The test covered non-dimmable integral LED general service (non-directional) lamps, 3 -15 watts with normal cap size and color temperature according to local preference. The testing of these products using CIE 5025 test method demonstrated that while good quality LED products are available, significant numbers of poor quality products remain available in the market. The comparative results for Indonesia can be used to benchmark the LED production improvements to suit local and international market demand.</w:t>
      </w:r>
    </w:p>
    <w:p w14:paraId="1F670D64" w14:textId="77777777" w:rsidR="00505CBC" w:rsidRPr="00D5163E" w:rsidRDefault="00505CBC" w:rsidP="007E081C">
      <w:pPr>
        <w:pStyle w:val="ListParagraph"/>
        <w:ind w:left="450"/>
        <w:jc w:val="both"/>
        <w:rPr>
          <w:rFonts w:ascii="Calibri" w:hAnsi="Calibri" w:cs="Calibri"/>
          <w:sz w:val="22"/>
          <w:szCs w:val="22"/>
        </w:rPr>
      </w:pPr>
    </w:p>
    <w:p w14:paraId="0A635A60" w14:textId="66266B69" w:rsidR="00505CBC" w:rsidRPr="00D5163E" w:rsidRDefault="004E28CF" w:rsidP="00DD7CE7">
      <w:pPr>
        <w:pStyle w:val="ListParagraph"/>
        <w:numPr>
          <w:ilvl w:val="0"/>
          <w:numId w:val="10"/>
        </w:numPr>
        <w:contextualSpacing/>
        <w:jc w:val="both"/>
        <w:rPr>
          <w:rFonts w:ascii="Calibri" w:hAnsi="Calibri" w:cs="Calibri"/>
          <w:sz w:val="22"/>
          <w:szCs w:val="22"/>
        </w:rPr>
      </w:pPr>
      <w:r w:rsidRPr="00D5163E">
        <w:rPr>
          <w:rFonts w:ascii="Calibri" w:hAnsi="Calibri" w:cs="Calibri"/>
          <w:sz w:val="22"/>
          <w:szCs w:val="22"/>
        </w:rPr>
        <w:t>In 2014, t</w:t>
      </w:r>
      <w:r w:rsidR="00505CBC" w:rsidRPr="00D5163E">
        <w:rPr>
          <w:rFonts w:ascii="Calibri" w:hAnsi="Calibri" w:cs="Calibri"/>
          <w:sz w:val="22"/>
          <w:szCs w:val="22"/>
        </w:rPr>
        <w:t xml:space="preserve">he </w:t>
      </w:r>
      <w:r w:rsidR="002C5619">
        <w:rPr>
          <w:rFonts w:ascii="Calibri" w:hAnsi="Calibri" w:cs="Calibri"/>
          <w:sz w:val="22"/>
          <w:szCs w:val="22"/>
        </w:rPr>
        <w:t>UNEP</w:t>
      </w:r>
      <w:r w:rsidR="00910CB9" w:rsidRPr="00D5163E">
        <w:rPr>
          <w:rFonts w:ascii="Calibri" w:hAnsi="Calibri" w:cs="Calibri"/>
          <w:color w:val="000000"/>
          <w:sz w:val="22"/>
          <w:szCs w:val="22"/>
        </w:rPr>
        <w:t xml:space="preserve"> En.lighten</w:t>
      </w:r>
      <w:r w:rsidR="00505CBC" w:rsidRPr="00D5163E">
        <w:rPr>
          <w:rFonts w:ascii="Calibri" w:hAnsi="Calibri" w:cs="Calibri"/>
          <w:sz w:val="22"/>
          <w:szCs w:val="22"/>
        </w:rPr>
        <w:t xml:space="preserve"> initiative performed a survey on lamp sampling in Cambodia, Indonesia, Lao DPR, the Philippines, Thailand and Vietnam</w:t>
      </w:r>
      <w:r w:rsidR="008A4CFB" w:rsidRPr="00D5163E">
        <w:rPr>
          <w:rFonts w:ascii="Calibri" w:hAnsi="Calibri" w:cs="Calibri"/>
          <w:sz w:val="22"/>
          <w:szCs w:val="22"/>
        </w:rPr>
        <w:t>,</w:t>
      </w:r>
      <w:r w:rsidR="00505CBC" w:rsidRPr="00D5163E">
        <w:rPr>
          <w:rFonts w:ascii="Calibri" w:hAnsi="Calibri" w:cs="Calibri"/>
          <w:sz w:val="22"/>
          <w:szCs w:val="22"/>
        </w:rPr>
        <w:t xml:space="preserve"> </w:t>
      </w:r>
      <w:r w:rsidRPr="00D5163E">
        <w:rPr>
          <w:rFonts w:ascii="Calibri" w:hAnsi="Calibri" w:cs="Calibri"/>
          <w:sz w:val="22"/>
          <w:szCs w:val="22"/>
        </w:rPr>
        <w:t xml:space="preserve">which showed that </w:t>
      </w:r>
      <w:r w:rsidR="00910CB9" w:rsidRPr="00D5163E">
        <w:rPr>
          <w:rFonts w:ascii="Calibri" w:hAnsi="Calibri" w:cs="Calibri"/>
          <w:sz w:val="22"/>
          <w:szCs w:val="22"/>
        </w:rPr>
        <w:t>in Indonesia</w:t>
      </w:r>
      <w:r w:rsidRPr="00D5163E">
        <w:rPr>
          <w:rFonts w:ascii="Calibri" w:hAnsi="Calibri" w:cs="Calibri"/>
          <w:sz w:val="22"/>
          <w:szCs w:val="22"/>
        </w:rPr>
        <w:t xml:space="preserve"> the</w:t>
      </w:r>
      <w:r w:rsidR="00505CBC" w:rsidRPr="00D5163E">
        <w:rPr>
          <w:rFonts w:ascii="Calibri" w:hAnsi="Calibri" w:cs="Calibri"/>
          <w:sz w:val="22"/>
          <w:szCs w:val="22"/>
        </w:rPr>
        <w:t xml:space="preserve"> most popular wattage for CFL and LED lamps are 8</w:t>
      </w:r>
      <w:r w:rsidR="00910CB9" w:rsidRPr="00D5163E">
        <w:rPr>
          <w:rFonts w:ascii="Calibri" w:hAnsi="Calibri" w:cs="Calibri"/>
          <w:sz w:val="22"/>
          <w:szCs w:val="22"/>
        </w:rPr>
        <w:t xml:space="preserve"> watts (W</w:t>
      </w:r>
      <w:r w:rsidR="00505CBC" w:rsidRPr="00D5163E">
        <w:rPr>
          <w:rFonts w:ascii="Calibri" w:hAnsi="Calibri" w:cs="Calibri"/>
          <w:sz w:val="22"/>
          <w:szCs w:val="22"/>
        </w:rPr>
        <w:t>) and 7</w:t>
      </w:r>
      <w:r w:rsidR="00910CB9" w:rsidRPr="00D5163E">
        <w:rPr>
          <w:rFonts w:ascii="Calibri" w:hAnsi="Calibri" w:cs="Calibri"/>
          <w:sz w:val="22"/>
          <w:szCs w:val="22"/>
        </w:rPr>
        <w:t>W</w:t>
      </w:r>
      <w:r w:rsidR="00505CBC" w:rsidRPr="00D5163E">
        <w:rPr>
          <w:rFonts w:ascii="Calibri" w:hAnsi="Calibri" w:cs="Calibri"/>
          <w:sz w:val="22"/>
          <w:szCs w:val="22"/>
        </w:rPr>
        <w:t>, respectively. It was observed that there are quite a number of local brands available in Jakarta’s lighting market. However, based on on-shelf frequency, international brands still dominate the lighting market in the capital city of Indonesia. For C</w:t>
      </w:r>
      <w:r w:rsidR="00910CB9" w:rsidRPr="00D5163E">
        <w:rPr>
          <w:rFonts w:ascii="Calibri" w:hAnsi="Calibri" w:cs="Calibri"/>
          <w:sz w:val="22"/>
          <w:szCs w:val="22"/>
        </w:rPr>
        <w:t>FL lamps, it is evident that 5W</w:t>
      </w:r>
      <w:r w:rsidR="00505CBC" w:rsidRPr="00D5163E">
        <w:rPr>
          <w:rFonts w:ascii="Calibri" w:hAnsi="Calibri" w:cs="Calibri"/>
          <w:sz w:val="22"/>
          <w:szCs w:val="22"/>
        </w:rPr>
        <w:t xml:space="preserve"> dimmable light (DL) is the most popular mo</w:t>
      </w:r>
      <w:r w:rsidR="00910CB9" w:rsidRPr="00D5163E">
        <w:rPr>
          <w:rFonts w:ascii="Calibri" w:hAnsi="Calibri" w:cs="Calibri"/>
          <w:sz w:val="22"/>
          <w:szCs w:val="22"/>
        </w:rPr>
        <w:t>del in Indonesia, followed by 8W DL, 14W DL and 18W</w:t>
      </w:r>
      <w:r w:rsidR="00505CBC" w:rsidRPr="00D5163E">
        <w:rPr>
          <w:rFonts w:ascii="Calibri" w:hAnsi="Calibri" w:cs="Calibri"/>
          <w:sz w:val="22"/>
          <w:szCs w:val="22"/>
        </w:rPr>
        <w:t xml:space="preserve"> DL. Philips dominates the Indonesia lighting market, especially in the capital city and Osram is the second </w:t>
      </w:r>
      <w:r w:rsidRPr="00D5163E">
        <w:rPr>
          <w:rFonts w:ascii="Calibri" w:hAnsi="Calibri" w:cs="Calibri"/>
          <w:sz w:val="22"/>
          <w:szCs w:val="22"/>
        </w:rPr>
        <w:t>brand</w:t>
      </w:r>
      <w:r w:rsidR="00505CBC" w:rsidRPr="00D5163E">
        <w:rPr>
          <w:rFonts w:ascii="Calibri" w:hAnsi="Calibri" w:cs="Calibri"/>
          <w:sz w:val="22"/>
          <w:szCs w:val="22"/>
        </w:rPr>
        <w:t>. The preferred wattages for majority Indonesia are</w:t>
      </w:r>
      <w:r w:rsidR="00910CB9" w:rsidRPr="00D5163E">
        <w:rPr>
          <w:rFonts w:ascii="Calibri" w:hAnsi="Calibri" w:cs="Calibri"/>
          <w:sz w:val="22"/>
          <w:szCs w:val="22"/>
        </w:rPr>
        <w:t xml:space="preserve"> in the low-wattage range (5-10W</w:t>
      </w:r>
      <w:r w:rsidR="00505CBC" w:rsidRPr="00D5163E">
        <w:rPr>
          <w:rFonts w:ascii="Calibri" w:hAnsi="Calibri" w:cs="Calibri"/>
          <w:sz w:val="22"/>
          <w:szCs w:val="22"/>
        </w:rPr>
        <w:t>), followed by mid-wattage range (11-18</w:t>
      </w:r>
      <w:r w:rsidR="00910CB9" w:rsidRPr="00D5163E">
        <w:rPr>
          <w:rFonts w:ascii="Calibri" w:hAnsi="Calibri" w:cs="Calibri"/>
          <w:sz w:val="22"/>
          <w:szCs w:val="22"/>
        </w:rPr>
        <w:t>W</w:t>
      </w:r>
      <w:r w:rsidR="00505CBC" w:rsidRPr="00D5163E">
        <w:rPr>
          <w:rFonts w:ascii="Calibri" w:hAnsi="Calibri" w:cs="Calibri"/>
          <w:sz w:val="22"/>
          <w:szCs w:val="22"/>
        </w:rPr>
        <w:t>) and high wattages. There are more than 18 different wattages of lamps available in the Indonesian market. The wide diversity of lamps in Indonesia clearly shows the size of Indonesian lighting market. Indonesian people are more likely to purchase lower wattage than higher wattage lamps. This fact is different from other ASEAN countries. On th</w:t>
      </w:r>
      <w:r w:rsidR="00910CB9" w:rsidRPr="00D5163E">
        <w:rPr>
          <w:rFonts w:ascii="Calibri" w:hAnsi="Calibri" w:cs="Calibri"/>
          <w:sz w:val="22"/>
          <w:szCs w:val="22"/>
        </w:rPr>
        <w:t>e other hand, for LED lamps, 7W</w:t>
      </w:r>
      <w:r w:rsidR="00505CBC" w:rsidRPr="00D5163E">
        <w:rPr>
          <w:rFonts w:ascii="Calibri" w:hAnsi="Calibri" w:cs="Calibri"/>
          <w:sz w:val="22"/>
          <w:szCs w:val="22"/>
        </w:rPr>
        <w:t xml:space="preserve"> DL dominates majority </w:t>
      </w:r>
      <w:r w:rsidR="00910CB9" w:rsidRPr="00D5163E">
        <w:rPr>
          <w:rFonts w:ascii="Calibri" w:hAnsi="Calibri" w:cs="Calibri"/>
          <w:sz w:val="22"/>
          <w:szCs w:val="22"/>
        </w:rPr>
        <w:t>shelf in Jakarta, followed by 9W</w:t>
      </w:r>
      <w:r w:rsidR="00505CBC" w:rsidRPr="00D5163E">
        <w:rPr>
          <w:rFonts w:ascii="Calibri" w:hAnsi="Calibri" w:cs="Calibri"/>
          <w:sz w:val="22"/>
          <w:szCs w:val="22"/>
        </w:rPr>
        <w:t xml:space="preserve"> DL an</w:t>
      </w:r>
      <w:r w:rsidR="00910CB9" w:rsidRPr="00D5163E">
        <w:rPr>
          <w:rFonts w:ascii="Calibri" w:hAnsi="Calibri" w:cs="Calibri"/>
          <w:sz w:val="22"/>
          <w:szCs w:val="22"/>
        </w:rPr>
        <w:t>d 11W</w:t>
      </w:r>
      <w:r w:rsidR="00505CBC" w:rsidRPr="00D5163E">
        <w:rPr>
          <w:rFonts w:ascii="Calibri" w:hAnsi="Calibri" w:cs="Calibri"/>
          <w:sz w:val="22"/>
          <w:szCs w:val="22"/>
        </w:rPr>
        <w:t xml:space="preserve"> DL. Here, Philips dominates the efficient lighting market of Indonesia and followed by Osram and Panasonic. Daylight is the popular color for the Indonesian m</w:t>
      </w:r>
      <w:r w:rsidR="00910CB9" w:rsidRPr="00D5163E">
        <w:rPr>
          <w:rFonts w:ascii="Calibri" w:hAnsi="Calibri" w:cs="Calibri"/>
          <w:sz w:val="22"/>
          <w:szCs w:val="22"/>
        </w:rPr>
        <w:t xml:space="preserve">arket. </w:t>
      </w:r>
    </w:p>
    <w:p w14:paraId="208EDCBC" w14:textId="77777777" w:rsidR="00505CBC" w:rsidRPr="00D5163E" w:rsidRDefault="00505CBC" w:rsidP="007E081C">
      <w:pPr>
        <w:pStyle w:val="ListParagraph"/>
        <w:ind w:left="450"/>
        <w:jc w:val="both"/>
        <w:rPr>
          <w:rFonts w:ascii="Calibri" w:hAnsi="Calibri" w:cs="Calibri"/>
          <w:sz w:val="22"/>
          <w:szCs w:val="22"/>
        </w:rPr>
      </w:pPr>
    </w:p>
    <w:p w14:paraId="7E5A97E5" w14:textId="5005B0FA" w:rsidR="000437C5" w:rsidRPr="00D5163E" w:rsidRDefault="00505CBC" w:rsidP="007E081C">
      <w:pPr>
        <w:pStyle w:val="ListParagraph"/>
        <w:ind w:left="450"/>
        <w:contextualSpacing/>
        <w:jc w:val="both"/>
        <w:rPr>
          <w:rFonts w:ascii="Calibri" w:hAnsi="Calibri" w:cs="Calibri"/>
          <w:sz w:val="22"/>
          <w:szCs w:val="22"/>
        </w:rPr>
      </w:pPr>
      <w:r w:rsidRPr="00D5163E">
        <w:rPr>
          <w:rFonts w:ascii="Calibri" w:hAnsi="Calibri" w:cs="Calibri"/>
          <w:sz w:val="22"/>
          <w:szCs w:val="22"/>
        </w:rPr>
        <w:t xml:space="preserve">The </w:t>
      </w:r>
      <w:r w:rsidR="002C5619">
        <w:rPr>
          <w:rFonts w:ascii="Calibri" w:hAnsi="Calibri" w:cs="Calibri"/>
          <w:sz w:val="22"/>
          <w:szCs w:val="22"/>
        </w:rPr>
        <w:t>UNEP</w:t>
      </w:r>
      <w:r w:rsidRPr="00D5163E">
        <w:rPr>
          <w:rFonts w:ascii="Calibri" w:hAnsi="Calibri" w:cs="Calibri"/>
          <w:sz w:val="22"/>
          <w:szCs w:val="22"/>
        </w:rPr>
        <w:t xml:space="preserve"> </w:t>
      </w:r>
      <w:r w:rsidR="00910CB9" w:rsidRPr="00D5163E">
        <w:rPr>
          <w:rFonts w:ascii="Calibri" w:hAnsi="Calibri" w:cs="Calibri"/>
          <w:color w:val="000000"/>
          <w:sz w:val="22"/>
          <w:szCs w:val="22"/>
        </w:rPr>
        <w:t>En.lighten</w:t>
      </w:r>
      <w:r w:rsidR="00910CB9" w:rsidRPr="00D5163E">
        <w:rPr>
          <w:rFonts w:ascii="Calibri" w:hAnsi="Calibri" w:cs="Calibri"/>
          <w:sz w:val="22"/>
          <w:szCs w:val="22"/>
        </w:rPr>
        <w:t xml:space="preserve"> </w:t>
      </w:r>
      <w:r w:rsidRPr="00D5163E">
        <w:rPr>
          <w:rFonts w:ascii="Calibri" w:hAnsi="Calibri" w:cs="Calibri"/>
          <w:sz w:val="22"/>
          <w:szCs w:val="22"/>
        </w:rPr>
        <w:t>initiative also examined the status of the efficient lighting MVE activities and programs in the above-mentioned six ASEAN countries. Through its country lighting assessments</w:t>
      </w:r>
      <w:r w:rsidR="00EE67BB" w:rsidRPr="00D5163E">
        <w:rPr>
          <w:rFonts w:ascii="Calibri" w:hAnsi="Calibri" w:cs="Calibri"/>
          <w:sz w:val="22"/>
          <w:szCs w:val="22"/>
        </w:rPr>
        <w:t xml:space="preserve"> in 2010</w:t>
      </w:r>
      <w:r w:rsidRPr="00D5163E">
        <w:rPr>
          <w:rFonts w:ascii="Calibri" w:hAnsi="Calibri" w:cs="Calibri"/>
          <w:sz w:val="22"/>
          <w:szCs w:val="22"/>
        </w:rPr>
        <w:t xml:space="preserve">, </w:t>
      </w:r>
      <w:r w:rsidR="002C5619">
        <w:rPr>
          <w:rFonts w:ascii="Calibri" w:hAnsi="Calibri" w:cs="Calibri"/>
          <w:sz w:val="22"/>
          <w:szCs w:val="22"/>
        </w:rPr>
        <w:t>UNEP</w:t>
      </w:r>
      <w:r w:rsidRPr="00D5163E">
        <w:rPr>
          <w:rFonts w:ascii="Calibri" w:hAnsi="Calibri" w:cs="Calibri"/>
          <w:sz w:val="22"/>
          <w:szCs w:val="22"/>
        </w:rPr>
        <w:t xml:space="preserve"> </w:t>
      </w:r>
      <w:r w:rsidR="00910CB9" w:rsidRPr="00D5163E">
        <w:rPr>
          <w:rFonts w:ascii="Calibri" w:hAnsi="Calibri" w:cs="Calibri"/>
          <w:color w:val="000000"/>
          <w:sz w:val="22"/>
          <w:szCs w:val="22"/>
        </w:rPr>
        <w:t>En.lighten</w:t>
      </w:r>
      <w:r w:rsidR="00910CB9" w:rsidRPr="00D5163E">
        <w:rPr>
          <w:rFonts w:ascii="Calibri" w:hAnsi="Calibri" w:cs="Calibri"/>
          <w:sz w:val="22"/>
          <w:szCs w:val="22"/>
        </w:rPr>
        <w:t xml:space="preserve"> </w:t>
      </w:r>
      <w:r w:rsidR="00EE67BB" w:rsidRPr="00D5163E">
        <w:rPr>
          <w:rFonts w:ascii="Calibri" w:hAnsi="Calibri" w:cs="Calibri"/>
          <w:sz w:val="22"/>
          <w:szCs w:val="22"/>
        </w:rPr>
        <w:t>estimated</w:t>
      </w:r>
      <w:r w:rsidRPr="00D5163E">
        <w:rPr>
          <w:rFonts w:ascii="Calibri" w:hAnsi="Calibri" w:cs="Calibri"/>
          <w:sz w:val="22"/>
          <w:szCs w:val="22"/>
        </w:rPr>
        <w:t xml:space="preserve"> that Indonesia has a lighting saving potential of 6.32% of total on-grid electricity use. This is equivalent to a saving of 9.35 TWh or 7.17 Mt of CO</w:t>
      </w:r>
      <w:r w:rsidRPr="00D5163E">
        <w:rPr>
          <w:rFonts w:ascii="Calibri" w:hAnsi="Calibri" w:cs="Calibri"/>
          <w:sz w:val="22"/>
          <w:szCs w:val="22"/>
          <w:vertAlign w:val="subscript"/>
        </w:rPr>
        <w:t>2</w:t>
      </w:r>
      <w:r w:rsidRPr="00D5163E">
        <w:rPr>
          <w:rFonts w:ascii="Calibri" w:hAnsi="Calibri" w:cs="Calibri"/>
          <w:sz w:val="22"/>
          <w:szCs w:val="22"/>
        </w:rPr>
        <w:t xml:space="preserve"> emissions. </w:t>
      </w:r>
      <w:r w:rsidR="00AC184D" w:rsidRPr="00D5163E">
        <w:rPr>
          <w:rFonts w:ascii="Calibri" w:hAnsi="Calibri" w:cs="Calibri"/>
          <w:sz w:val="22"/>
          <w:szCs w:val="22"/>
        </w:rPr>
        <w:t xml:space="preserve"> </w:t>
      </w:r>
    </w:p>
    <w:p w14:paraId="74822250" w14:textId="79D7C9EF" w:rsidR="000437C5" w:rsidRPr="00D5163E" w:rsidRDefault="000437C5" w:rsidP="007E081C">
      <w:pPr>
        <w:pStyle w:val="ListParagraph"/>
        <w:ind w:left="450"/>
        <w:jc w:val="both"/>
        <w:rPr>
          <w:rFonts w:ascii="Calibri" w:hAnsi="Calibri" w:cs="Calibri"/>
          <w:sz w:val="22"/>
          <w:szCs w:val="22"/>
        </w:rPr>
      </w:pPr>
    </w:p>
    <w:p w14:paraId="3F6B51DF" w14:textId="5C76DA34" w:rsidR="000E4F07" w:rsidRPr="00D5163E" w:rsidRDefault="00B6061B" w:rsidP="00DD7CE7">
      <w:pPr>
        <w:pStyle w:val="ListParagraph"/>
        <w:numPr>
          <w:ilvl w:val="0"/>
          <w:numId w:val="10"/>
        </w:numPr>
        <w:contextualSpacing/>
        <w:jc w:val="both"/>
        <w:rPr>
          <w:rFonts w:ascii="Calibri" w:hAnsi="Calibri" w:cs="Calibri"/>
          <w:sz w:val="22"/>
          <w:szCs w:val="22"/>
        </w:rPr>
      </w:pPr>
      <w:r w:rsidRPr="00D5163E">
        <w:rPr>
          <w:rFonts w:ascii="Calibri" w:hAnsi="Calibri" w:cs="Calibri"/>
          <w:sz w:val="22"/>
          <w:szCs w:val="22"/>
        </w:rPr>
        <w:t>The shift to CFL with its MEPS adoption and implementation as init</w:t>
      </w:r>
      <w:r w:rsidR="00251B6C" w:rsidRPr="00D5163E">
        <w:rPr>
          <w:rFonts w:ascii="Calibri" w:hAnsi="Calibri" w:cs="Calibri"/>
          <w:sz w:val="22"/>
          <w:szCs w:val="22"/>
        </w:rPr>
        <w:t>i</w:t>
      </w:r>
      <w:r w:rsidRPr="00D5163E">
        <w:rPr>
          <w:rFonts w:ascii="Calibri" w:hAnsi="Calibri" w:cs="Calibri"/>
          <w:sz w:val="22"/>
          <w:szCs w:val="22"/>
        </w:rPr>
        <w:t xml:space="preserve">ated by the BRESL Project is a big step in the right direction </w:t>
      </w:r>
      <w:r w:rsidR="00AC184D" w:rsidRPr="00D5163E">
        <w:rPr>
          <w:rFonts w:ascii="Calibri" w:hAnsi="Calibri" w:cs="Calibri"/>
          <w:sz w:val="22"/>
          <w:szCs w:val="22"/>
        </w:rPr>
        <w:t xml:space="preserve">and is moving to a need for further development of EE lighting towards high energy efficient lighting by means of LED </w:t>
      </w:r>
      <w:r w:rsidRPr="00D5163E">
        <w:rPr>
          <w:rFonts w:ascii="Calibri" w:hAnsi="Calibri" w:cs="Calibri"/>
          <w:sz w:val="22"/>
          <w:szCs w:val="22"/>
        </w:rPr>
        <w:t>products</w:t>
      </w:r>
      <w:r w:rsidR="000E4F07" w:rsidRPr="00D5163E">
        <w:rPr>
          <w:rFonts w:ascii="Calibri" w:hAnsi="Calibri" w:cs="Calibri"/>
          <w:sz w:val="22"/>
          <w:szCs w:val="22"/>
        </w:rPr>
        <w:t>.</w:t>
      </w:r>
      <w:r w:rsidRPr="00D5163E">
        <w:rPr>
          <w:rFonts w:ascii="Calibri" w:hAnsi="Calibri" w:cs="Calibri"/>
          <w:sz w:val="22"/>
          <w:szCs w:val="22"/>
        </w:rPr>
        <w:t xml:space="preserve"> The ADLIGHT </w:t>
      </w:r>
      <w:r w:rsidR="007110B3" w:rsidRPr="00D5163E">
        <w:rPr>
          <w:rFonts w:ascii="Calibri" w:hAnsi="Calibri" w:cs="Calibri"/>
          <w:sz w:val="22"/>
          <w:szCs w:val="22"/>
        </w:rPr>
        <w:t xml:space="preserve">will </w:t>
      </w:r>
      <w:r w:rsidRPr="00D5163E">
        <w:rPr>
          <w:rFonts w:ascii="Calibri" w:hAnsi="Calibri" w:cs="Calibri"/>
          <w:sz w:val="22"/>
          <w:szCs w:val="22"/>
        </w:rPr>
        <w:t xml:space="preserve">provide the critical bridging of gaps for the energy efficient lighting technology development </w:t>
      </w:r>
      <w:r w:rsidR="005A4EF6" w:rsidRPr="00D5163E">
        <w:rPr>
          <w:rFonts w:ascii="Calibri" w:hAnsi="Calibri" w:cs="Calibri"/>
          <w:sz w:val="22"/>
          <w:szCs w:val="22"/>
        </w:rPr>
        <w:t xml:space="preserve">program </w:t>
      </w:r>
      <w:r w:rsidRPr="00D5163E">
        <w:rPr>
          <w:rFonts w:ascii="Calibri" w:hAnsi="Calibri" w:cs="Calibri"/>
          <w:sz w:val="22"/>
          <w:szCs w:val="22"/>
        </w:rPr>
        <w:t>to materialize.</w:t>
      </w:r>
      <w:r w:rsidR="00EE67BB" w:rsidRPr="00D5163E">
        <w:rPr>
          <w:rFonts w:ascii="Calibri" w:hAnsi="Calibri" w:cs="Calibri"/>
          <w:sz w:val="22"/>
          <w:szCs w:val="22"/>
        </w:rPr>
        <w:t xml:space="preserve"> </w:t>
      </w:r>
    </w:p>
    <w:p w14:paraId="1330A6C4" w14:textId="77777777" w:rsidR="000E4F07" w:rsidRPr="00D5163E" w:rsidRDefault="000E4F07" w:rsidP="007E081C">
      <w:pPr>
        <w:pStyle w:val="ListParagraph"/>
        <w:ind w:left="360"/>
        <w:jc w:val="both"/>
        <w:rPr>
          <w:rFonts w:ascii="Calibri" w:hAnsi="Calibri" w:cs="Calibri"/>
          <w:sz w:val="22"/>
          <w:szCs w:val="22"/>
        </w:rPr>
      </w:pPr>
    </w:p>
    <w:p w14:paraId="1A02E0B8" w14:textId="24200F24" w:rsidR="00EE67BB" w:rsidRPr="00D5163E" w:rsidRDefault="00446593" w:rsidP="00DD7CE7">
      <w:pPr>
        <w:pStyle w:val="ListParagraph"/>
        <w:numPr>
          <w:ilvl w:val="0"/>
          <w:numId w:val="10"/>
        </w:numPr>
        <w:contextualSpacing/>
        <w:jc w:val="both"/>
        <w:rPr>
          <w:rFonts w:ascii="Calibri" w:eastAsia="Calibri" w:hAnsi="Calibri" w:cs="Calibri"/>
          <w:sz w:val="22"/>
          <w:szCs w:val="22"/>
        </w:rPr>
      </w:pPr>
      <w:r w:rsidRPr="00D5163E">
        <w:rPr>
          <w:rFonts w:ascii="Calibri" w:hAnsi="Calibri" w:cs="Calibri"/>
          <w:sz w:val="22"/>
          <w:szCs w:val="22"/>
        </w:rPr>
        <w:t xml:space="preserve">UNDP in collaboration with MEMR of Indonesia is </w:t>
      </w:r>
      <w:r w:rsidR="00EE67BB" w:rsidRPr="00D5163E">
        <w:rPr>
          <w:rFonts w:ascii="Calibri" w:hAnsi="Calibri" w:cs="Calibri"/>
          <w:sz w:val="22"/>
          <w:szCs w:val="22"/>
        </w:rPr>
        <w:t xml:space="preserve">currently </w:t>
      </w:r>
      <w:r w:rsidRPr="00D5163E">
        <w:rPr>
          <w:rFonts w:ascii="Calibri" w:hAnsi="Calibri" w:cs="Calibri"/>
          <w:sz w:val="22"/>
          <w:szCs w:val="22"/>
        </w:rPr>
        <w:t>implementing a five-year (2017-2021) project called the “Market Transformation for Renewable Energy and Energy</w:t>
      </w:r>
      <w:r w:rsidR="00096F08" w:rsidRPr="00D5163E">
        <w:rPr>
          <w:rFonts w:ascii="Calibri" w:hAnsi="Calibri" w:cs="Calibri"/>
          <w:sz w:val="22"/>
          <w:szCs w:val="22"/>
        </w:rPr>
        <w:t xml:space="preserve"> Efficiency” (MTRE3) or also referred to as the </w:t>
      </w:r>
      <w:r w:rsidR="00096F08" w:rsidRPr="00D5163E">
        <w:rPr>
          <w:rFonts w:ascii="Calibri" w:hAnsi="Calibri" w:cs="Calibri"/>
          <w:sz w:val="22"/>
          <w:szCs w:val="22"/>
          <w:bdr w:val="none" w:sz="0" w:space="0" w:color="auto" w:frame="1"/>
        </w:rPr>
        <w:t>Market Transformation through Design and Implementation of Appropriate Mitigation Actions in the Energy Sector”</w:t>
      </w:r>
      <w:r w:rsidR="00B062ED" w:rsidRPr="00D5163E">
        <w:rPr>
          <w:rFonts w:ascii="Calibri" w:hAnsi="Calibri" w:cs="Calibri"/>
          <w:sz w:val="22"/>
          <w:szCs w:val="22"/>
        </w:rPr>
        <w:t xml:space="preserve">. </w:t>
      </w:r>
      <w:r w:rsidRPr="00D5163E">
        <w:rPr>
          <w:rFonts w:ascii="Calibri" w:hAnsi="Calibri" w:cs="Calibri"/>
          <w:sz w:val="22"/>
          <w:szCs w:val="22"/>
        </w:rPr>
        <w:t xml:space="preserve">The project’s main objective is to support the design and implementation of appropriate climate change mitigation action in the energy generation and energy end use sectors. In </w:t>
      </w:r>
      <w:r w:rsidR="004E28CF" w:rsidRPr="00D5163E">
        <w:rPr>
          <w:rFonts w:ascii="Calibri" w:hAnsi="Calibri" w:cs="Calibri"/>
          <w:sz w:val="22"/>
          <w:szCs w:val="22"/>
        </w:rPr>
        <w:t xml:space="preserve">the </w:t>
      </w:r>
      <w:r w:rsidRPr="00D5163E">
        <w:rPr>
          <w:rFonts w:ascii="Calibri" w:hAnsi="Calibri" w:cs="Calibri"/>
          <w:sz w:val="22"/>
          <w:szCs w:val="22"/>
        </w:rPr>
        <w:t xml:space="preserve">energy efficiency sector, it is expected that a 20% reduction on Energy Consumption Intensity (IKE) in </w:t>
      </w:r>
      <w:r w:rsidR="004E28CF" w:rsidRPr="00D5163E">
        <w:rPr>
          <w:rFonts w:ascii="Calibri" w:hAnsi="Calibri" w:cs="Calibri"/>
          <w:sz w:val="22"/>
          <w:szCs w:val="22"/>
        </w:rPr>
        <w:t xml:space="preserve">the </w:t>
      </w:r>
      <w:r w:rsidRPr="00D5163E">
        <w:rPr>
          <w:rFonts w:ascii="Calibri" w:hAnsi="Calibri" w:cs="Calibri"/>
          <w:sz w:val="22"/>
          <w:szCs w:val="22"/>
        </w:rPr>
        <w:t xml:space="preserve">commercial </w:t>
      </w:r>
      <w:r w:rsidR="004E28CF" w:rsidRPr="00D5163E">
        <w:rPr>
          <w:rFonts w:ascii="Calibri" w:hAnsi="Calibri" w:cs="Calibri"/>
          <w:sz w:val="22"/>
          <w:szCs w:val="22"/>
        </w:rPr>
        <w:t xml:space="preserve">building </w:t>
      </w:r>
      <w:r w:rsidRPr="00D5163E">
        <w:rPr>
          <w:rFonts w:ascii="Calibri" w:hAnsi="Calibri" w:cs="Calibri"/>
          <w:sz w:val="22"/>
          <w:szCs w:val="22"/>
        </w:rPr>
        <w:t>sector, particularly in office building</w:t>
      </w:r>
      <w:r w:rsidR="004E28CF" w:rsidRPr="00D5163E">
        <w:rPr>
          <w:rFonts w:ascii="Calibri" w:hAnsi="Calibri" w:cs="Calibri"/>
          <w:sz w:val="22"/>
          <w:szCs w:val="22"/>
        </w:rPr>
        <w:t>s</w:t>
      </w:r>
      <w:r w:rsidRPr="00D5163E">
        <w:rPr>
          <w:rFonts w:ascii="Calibri" w:hAnsi="Calibri" w:cs="Calibri"/>
          <w:sz w:val="22"/>
          <w:szCs w:val="22"/>
        </w:rPr>
        <w:t xml:space="preserve">, would be achieved and maintained. </w:t>
      </w:r>
      <w:r w:rsidR="004E28CF" w:rsidRPr="00D5163E">
        <w:rPr>
          <w:rFonts w:ascii="Calibri" w:hAnsi="Calibri" w:cs="Calibri"/>
          <w:sz w:val="22"/>
          <w:szCs w:val="22"/>
        </w:rPr>
        <w:t>T</w:t>
      </w:r>
      <w:r w:rsidR="00EE67BB" w:rsidRPr="00D5163E">
        <w:rPr>
          <w:rFonts w:ascii="Calibri" w:hAnsi="Calibri" w:cs="Calibri"/>
          <w:sz w:val="22"/>
          <w:szCs w:val="22"/>
        </w:rPr>
        <w:t>he project</w:t>
      </w:r>
      <w:r w:rsidRPr="00D5163E">
        <w:rPr>
          <w:rFonts w:ascii="Calibri" w:hAnsi="Calibri" w:cs="Calibri"/>
          <w:sz w:val="22"/>
          <w:szCs w:val="22"/>
        </w:rPr>
        <w:t xml:space="preserve"> </w:t>
      </w:r>
      <w:r w:rsidR="004E28CF" w:rsidRPr="00D5163E">
        <w:rPr>
          <w:rFonts w:ascii="Calibri" w:hAnsi="Calibri" w:cs="Calibri"/>
          <w:sz w:val="22"/>
          <w:szCs w:val="22"/>
        </w:rPr>
        <w:t>targets a</w:t>
      </w:r>
      <w:r w:rsidRPr="00D5163E">
        <w:rPr>
          <w:rFonts w:ascii="Calibri" w:hAnsi="Calibri" w:cs="Calibri"/>
          <w:sz w:val="22"/>
          <w:szCs w:val="22"/>
        </w:rPr>
        <w:t xml:space="preserve"> total of 50,000 m</w:t>
      </w:r>
      <w:r w:rsidRPr="00D5163E">
        <w:rPr>
          <w:rFonts w:ascii="Calibri" w:hAnsi="Calibri" w:cs="Calibri"/>
          <w:sz w:val="22"/>
          <w:szCs w:val="22"/>
          <w:vertAlign w:val="superscript"/>
        </w:rPr>
        <w:t>2</w:t>
      </w:r>
      <w:r w:rsidRPr="00D5163E">
        <w:rPr>
          <w:rFonts w:ascii="Calibri" w:hAnsi="Calibri" w:cs="Calibri"/>
          <w:sz w:val="22"/>
          <w:szCs w:val="22"/>
        </w:rPr>
        <w:t xml:space="preserve"> of commercial </w:t>
      </w:r>
      <w:r w:rsidR="004E28CF" w:rsidRPr="00D5163E">
        <w:rPr>
          <w:rFonts w:ascii="Calibri" w:hAnsi="Calibri" w:cs="Calibri"/>
          <w:sz w:val="22"/>
          <w:szCs w:val="22"/>
        </w:rPr>
        <w:t xml:space="preserve">floor </w:t>
      </w:r>
      <w:r w:rsidRPr="00D5163E">
        <w:rPr>
          <w:rFonts w:ascii="Calibri" w:hAnsi="Calibri" w:cs="Calibri"/>
          <w:sz w:val="22"/>
          <w:szCs w:val="22"/>
        </w:rPr>
        <w:t xml:space="preserve">space, and could expand to other building </w:t>
      </w:r>
      <w:r w:rsidR="004E28CF" w:rsidRPr="00D5163E">
        <w:rPr>
          <w:rFonts w:ascii="Calibri" w:hAnsi="Calibri" w:cs="Calibri"/>
          <w:sz w:val="22"/>
          <w:szCs w:val="22"/>
        </w:rPr>
        <w:t xml:space="preserve">floor </w:t>
      </w:r>
      <w:r w:rsidRPr="00D5163E">
        <w:rPr>
          <w:rFonts w:ascii="Calibri" w:hAnsi="Calibri" w:cs="Calibri"/>
          <w:sz w:val="22"/>
          <w:szCs w:val="22"/>
        </w:rPr>
        <w:t>space up to 500,000 m</w:t>
      </w:r>
      <w:r w:rsidRPr="00D5163E">
        <w:rPr>
          <w:rFonts w:ascii="Calibri" w:hAnsi="Calibri" w:cs="Calibri"/>
          <w:sz w:val="22"/>
          <w:szCs w:val="22"/>
          <w:vertAlign w:val="superscript"/>
        </w:rPr>
        <w:t>2</w:t>
      </w:r>
      <w:r w:rsidRPr="00D5163E">
        <w:rPr>
          <w:rFonts w:ascii="Calibri" w:hAnsi="Calibri" w:cs="Calibri"/>
          <w:sz w:val="22"/>
          <w:szCs w:val="22"/>
        </w:rPr>
        <w:t xml:space="preserve">, in addition to the baseline target. In this </w:t>
      </w:r>
      <w:r w:rsidR="004E28CF" w:rsidRPr="00D5163E">
        <w:rPr>
          <w:rFonts w:ascii="Calibri" w:hAnsi="Calibri" w:cs="Calibri"/>
          <w:sz w:val="22"/>
          <w:szCs w:val="22"/>
        </w:rPr>
        <w:t xml:space="preserve">commercial building </w:t>
      </w:r>
      <w:r w:rsidRPr="00D5163E">
        <w:rPr>
          <w:rFonts w:ascii="Calibri" w:hAnsi="Calibri" w:cs="Calibri"/>
          <w:sz w:val="22"/>
          <w:szCs w:val="22"/>
        </w:rPr>
        <w:t>sector, lighting system</w:t>
      </w:r>
      <w:r w:rsidR="004E28CF" w:rsidRPr="00D5163E">
        <w:rPr>
          <w:rFonts w:ascii="Calibri" w:hAnsi="Calibri" w:cs="Calibri"/>
          <w:sz w:val="22"/>
          <w:szCs w:val="22"/>
        </w:rPr>
        <w:t>s</w:t>
      </w:r>
      <w:r w:rsidRPr="00D5163E">
        <w:rPr>
          <w:rFonts w:ascii="Calibri" w:hAnsi="Calibri" w:cs="Calibri"/>
          <w:sz w:val="22"/>
          <w:szCs w:val="22"/>
        </w:rPr>
        <w:t xml:space="preserve"> consume significant </w:t>
      </w:r>
      <w:r w:rsidR="004E28CF" w:rsidRPr="00D5163E">
        <w:rPr>
          <w:rFonts w:ascii="Calibri" w:hAnsi="Calibri" w:cs="Calibri"/>
          <w:sz w:val="22"/>
          <w:szCs w:val="22"/>
        </w:rPr>
        <w:t xml:space="preserve">shares of total </w:t>
      </w:r>
      <w:r w:rsidRPr="00D5163E">
        <w:rPr>
          <w:rFonts w:ascii="Calibri" w:hAnsi="Calibri" w:cs="Calibri"/>
          <w:sz w:val="22"/>
          <w:szCs w:val="22"/>
        </w:rPr>
        <w:t xml:space="preserve">energy </w:t>
      </w:r>
      <w:r w:rsidR="004E28CF" w:rsidRPr="00D5163E">
        <w:rPr>
          <w:rFonts w:ascii="Calibri" w:hAnsi="Calibri" w:cs="Calibri"/>
          <w:sz w:val="22"/>
          <w:szCs w:val="22"/>
        </w:rPr>
        <w:t>consumption</w:t>
      </w:r>
      <w:r w:rsidRPr="00D5163E">
        <w:rPr>
          <w:rFonts w:ascii="Calibri" w:hAnsi="Calibri" w:cs="Calibri"/>
          <w:sz w:val="22"/>
          <w:szCs w:val="22"/>
        </w:rPr>
        <w:t>. Thus, retrofitting the conventional lamps into energy efficient lamps is one of the solutions to meet the target. In addition, one of the activities to meet th</w:t>
      </w:r>
      <w:r w:rsidR="00EE67BB" w:rsidRPr="00D5163E">
        <w:rPr>
          <w:rFonts w:ascii="Calibri" w:hAnsi="Calibri" w:cs="Calibri"/>
          <w:sz w:val="22"/>
          <w:szCs w:val="22"/>
        </w:rPr>
        <w:t>e</w:t>
      </w:r>
      <w:r w:rsidRPr="00D5163E">
        <w:rPr>
          <w:rFonts w:ascii="Calibri" w:hAnsi="Calibri" w:cs="Calibri"/>
          <w:sz w:val="22"/>
          <w:szCs w:val="22"/>
        </w:rPr>
        <w:t xml:space="preserve"> </w:t>
      </w:r>
      <w:r w:rsidR="004E28CF" w:rsidRPr="00D5163E">
        <w:rPr>
          <w:rFonts w:ascii="Calibri" w:hAnsi="Calibri" w:cs="Calibri"/>
          <w:sz w:val="22"/>
          <w:szCs w:val="22"/>
        </w:rPr>
        <w:t xml:space="preserve">project </w:t>
      </w:r>
      <w:r w:rsidRPr="00D5163E">
        <w:rPr>
          <w:rFonts w:ascii="Calibri" w:hAnsi="Calibri" w:cs="Calibri"/>
          <w:sz w:val="22"/>
          <w:szCs w:val="22"/>
        </w:rPr>
        <w:t>objective</w:t>
      </w:r>
      <w:r w:rsidR="004E28CF" w:rsidRPr="00D5163E">
        <w:rPr>
          <w:rFonts w:ascii="Calibri" w:hAnsi="Calibri" w:cs="Calibri"/>
          <w:sz w:val="22"/>
          <w:szCs w:val="22"/>
        </w:rPr>
        <w:t>s</w:t>
      </w:r>
      <w:r w:rsidRPr="00D5163E">
        <w:rPr>
          <w:rFonts w:ascii="Calibri" w:hAnsi="Calibri" w:cs="Calibri"/>
          <w:sz w:val="22"/>
          <w:szCs w:val="22"/>
        </w:rPr>
        <w:t xml:space="preserve"> it to establish a Business Center or ‘meeting point’ for ESCO</w:t>
      </w:r>
      <w:r w:rsidR="004E28CF" w:rsidRPr="00D5163E">
        <w:rPr>
          <w:rFonts w:ascii="Calibri" w:hAnsi="Calibri" w:cs="Calibri"/>
          <w:sz w:val="22"/>
          <w:szCs w:val="22"/>
        </w:rPr>
        <w:t>s</w:t>
      </w:r>
      <w:r w:rsidRPr="00D5163E">
        <w:rPr>
          <w:rFonts w:ascii="Calibri" w:hAnsi="Calibri" w:cs="Calibri"/>
          <w:sz w:val="22"/>
          <w:szCs w:val="22"/>
        </w:rPr>
        <w:t xml:space="preserve"> and the private sector. The activities in the MTRE3 related to energy efficient lighting and ESCO models are subsumed into, and considered as, among the baseline activities in the ADLIGHT project, as discussed below.</w:t>
      </w:r>
    </w:p>
    <w:p w14:paraId="7CF1AAA5" w14:textId="77777777" w:rsidR="00EE67BB" w:rsidRPr="00D5163E" w:rsidRDefault="00EE67BB" w:rsidP="007E081C">
      <w:pPr>
        <w:pStyle w:val="ListParagraph"/>
        <w:ind w:left="450"/>
        <w:contextualSpacing/>
        <w:jc w:val="both"/>
        <w:rPr>
          <w:rFonts w:ascii="Calibri" w:eastAsia="Calibri" w:hAnsi="Calibri" w:cs="Calibri"/>
          <w:sz w:val="22"/>
          <w:szCs w:val="22"/>
        </w:rPr>
      </w:pPr>
    </w:p>
    <w:p w14:paraId="2D1612E7" w14:textId="54F5B95D" w:rsidR="00471DA1" w:rsidRPr="00D5163E" w:rsidRDefault="00471DA1" w:rsidP="00DD7CE7">
      <w:pPr>
        <w:pStyle w:val="ListParagraph"/>
        <w:numPr>
          <w:ilvl w:val="0"/>
          <w:numId w:val="10"/>
        </w:numPr>
        <w:contextualSpacing/>
        <w:jc w:val="both"/>
        <w:rPr>
          <w:rFonts w:ascii="Calibri" w:eastAsia="Calibri" w:hAnsi="Calibri" w:cs="Calibri"/>
          <w:sz w:val="22"/>
          <w:szCs w:val="22"/>
        </w:rPr>
      </w:pPr>
      <w:r w:rsidRPr="00D5163E">
        <w:rPr>
          <w:rFonts w:asciiTheme="majorHAnsi" w:hAnsiTheme="majorHAnsi" w:cs="Calibri"/>
          <w:sz w:val="22"/>
          <w:szCs w:val="22"/>
        </w:rPr>
        <w:t xml:space="preserve">In order to provide more efficient street lighting in Indonesia, ADB, the state-owned utility </w:t>
      </w:r>
      <w:r w:rsidRPr="00D5163E">
        <w:rPr>
          <w:rFonts w:asciiTheme="majorHAnsi" w:hAnsiTheme="majorHAnsi" w:cs="Calibri"/>
          <w:i/>
          <w:sz w:val="22"/>
          <w:szCs w:val="22"/>
        </w:rPr>
        <w:t>PT PLN</w:t>
      </w:r>
      <w:r w:rsidRPr="00D5163E">
        <w:rPr>
          <w:rFonts w:asciiTheme="majorHAnsi" w:hAnsiTheme="majorHAnsi" w:cs="Calibri"/>
          <w:sz w:val="22"/>
          <w:szCs w:val="22"/>
        </w:rPr>
        <w:t xml:space="preserve"> and MEMR collaborated on implementation of a pilot LED Municipal Streetlight and PLN Substation Retrofit Project (Pilot LED Project). The objective of the Pilot LED Project was to demonstrate reduction in the peak electricity demand in the select</w:t>
      </w:r>
      <w:r w:rsidR="004379CA" w:rsidRPr="00D5163E">
        <w:rPr>
          <w:rFonts w:asciiTheme="majorHAnsi" w:hAnsiTheme="majorHAnsi" w:cs="Calibri"/>
          <w:sz w:val="22"/>
          <w:szCs w:val="22"/>
        </w:rPr>
        <w:t>ed</w:t>
      </w:r>
      <w:r w:rsidRPr="00D5163E">
        <w:rPr>
          <w:rFonts w:asciiTheme="majorHAnsi" w:hAnsiTheme="majorHAnsi" w:cs="Calibri"/>
          <w:sz w:val="22"/>
          <w:szCs w:val="22"/>
        </w:rPr>
        <w:t xml:space="preserve"> municipalities and pilot PLN substations by focusing on demand side management through street lamp retrofit using relatively new energy-efficient LE</w:t>
      </w:r>
      <w:r w:rsidR="00EE67BB" w:rsidRPr="00D5163E">
        <w:rPr>
          <w:rFonts w:asciiTheme="majorHAnsi" w:hAnsiTheme="majorHAnsi" w:cs="Calibri"/>
          <w:sz w:val="22"/>
          <w:szCs w:val="22"/>
        </w:rPr>
        <w:t>D technology. The pilot consisted</w:t>
      </w:r>
      <w:r w:rsidRPr="00D5163E">
        <w:rPr>
          <w:rFonts w:asciiTheme="majorHAnsi" w:hAnsiTheme="majorHAnsi" w:cs="Calibri"/>
          <w:sz w:val="22"/>
          <w:szCs w:val="22"/>
        </w:rPr>
        <w:t xml:space="preserve"> of two municipalities in Central Java (Batang and Semarang) and PLN substation and power generation facilities in West Java province. A </w:t>
      </w:r>
      <w:r w:rsidR="00EE67BB" w:rsidRPr="00D5163E">
        <w:rPr>
          <w:rFonts w:asciiTheme="majorHAnsi" w:hAnsiTheme="majorHAnsi" w:cs="Calibri"/>
          <w:sz w:val="22"/>
          <w:szCs w:val="22"/>
        </w:rPr>
        <w:t>total of 1,439 LEDs have</w:t>
      </w:r>
      <w:r w:rsidRPr="00D5163E">
        <w:rPr>
          <w:rFonts w:asciiTheme="majorHAnsi" w:hAnsiTheme="majorHAnsi" w:cs="Calibri"/>
          <w:sz w:val="22"/>
          <w:szCs w:val="22"/>
        </w:rPr>
        <w:t xml:space="preserve"> been retrofit</w:t>
      </w:r>
      <w:r w:rsidR="004379CA" w:rsidRPr="00D5163E">
        <w:rPr>
          <w:rFonts w:asciiTheme="majorHAnsi" w:hAnsiTheme="majorHAnsi" w:cs="Calibri"/>
          <w:sz w:val="22"/>
          <w:szCs w:val="22"/>
        </w:rPr>
        <w:t>ted</w:t>
      </w:r>
      <w:r w:rsidRPr="00D5163E">
        <w:rPr>
          <w:rFonts w:asciiTheme="majorHAnsi" w:hAnsiTheme="majorHAnsi" w:cs="Calibri"/>
          <w:sz w:val="22"/>
          <w:szCs w:val="22"/>
        </w:rPr>
        <w:t xml:space="preserve">. The post-retrofit meter reading shows that the energy savings from two municipalities, Batang, Semarang, and PLN substation are up to 59%, 44%, and 44%, respectively. The investment payback period, where cost saving for lower maintenance of LEDs is taken into account, are 3.6 years for Batang and 7.0 years for Semarang, respectively. The significant longer payback period for Semarang was due to the increased cost of LEDs lamps needed to meet the city’s </w:t>
      </w:r>
      <w:r w:rsidR="006325F9" w:rsidRPr="00D5163E">
        <w:rPr>
          <w:rFonts w:asciiTheme="majorHAnsi" w:hAnsiTheme="majorHAnsi" w:cs="Calibri"/>
          <w:sz w:val="22"/>
          <w:szCs w:val="22"/>
        </w:rPr>
        <w:t xml:space="preserve">unusually </w:t>
      </w:r>
      <w:r w:rsidRPr="00D5163E">
        <w:rPr>
          <w:rFonts w:asciiTheme="majorHAnsi" w:hAnsiTheme="majorHAnsi" w:cs="Calibri"/>
          <w:sz w:val="22"/>
          <w:szCs w:val="22"/>
        </w:rPr>
        <w:t xml:space="preserve">high light level </w:t>
      </w:r>
      <w:r w:rsidR="006325F9" w:rsidRPr="00D5163E">
        <w:rPr>
          <w:rFonts w:asciiTheme="majorHAnsi" w:hAnsiTheme="majorHAnsi" w:cs="Calibri"/>
          <w:sz w:val="22"/>
          <w:szCs w:val="22"/>
        </w:rPr>
        <w:t xml:space="preserve">requirements </w:t>
      </w:r>
      <w:r w:rsidRPr="00D5163E">
        <w:rPr>
          <w:rFonts w:asciiTheme="majorHAnsi" w:hAnsiTheme="majorHAnsi" w:cs="Calibri"/>
          <w:sz w:val="22"/>
          <w:szCs w:val="22"/>
        </w:rPr>
        <w:t xml:space="preserve">and the addition of control technology in the lamps. This project has addressed four significant challenges and recommendations explained as follows. First, municipalities are often not willing or able to implement LED retrofits due to </w:t>
      </w:r>
      <w:r w:rsidR="004379CA" w:rsidRPr="00D5163E">
        <w:rPr>
          <w:rFonts w:asciiTheme="majorHAnsi" w:hAnsiTheme="majorHAnsi" w:cs="Calibri"/>
          <w:sz w:val="22"/>
          <w:szCs w:val="22"/>
        </w:rPr>
        <w:t xml:space="preserve">lacking benefit from the </w:t>
      </w:r>
      <w:r w:rsidRPr="00D5163E">
        <w:rPr>
          <w:rFonts w:asciiTheme="majorHAnsi" w:hAnsiTheme="majorHAnsi" w:cs="Calibri"/>
          <w:sz w:val="22"/>
          <w:szCs w:val="22"/>
        </w:rPr>
        <w:t>energy savings. This is because, in general, PLN does not bill the municipalities for street lighting based on actual electricity consumption</w:t>
      </w:r>
      <w:r w:rsidR="004379CA" w:rsidRPr="00D5163E">
        <w:rPr>
          <w:rFonts w:asciiTheme="majorHAnsi" w:hAnsiTheme="majorHAnsi" w:cs="Calibri"/>
          <w:sz w:val="22"/>
          <w:szCs w:val="22"/>
        </w:rPr>
        <w:t xml:space="preserve"> but</w:t>
      </w:r>
      <w:r w:rsidRPr="00D5163E">
        <w:rPr>
          <w:rFonts w:asciiTheme="majorHAnsi" w:hAnsiTheme="majorHAnsi" w:cs="Calibri"/>
          <w:sz w:val="22"/>
          <w:szCs w:val="22"/>
        </w:rPr>
        <w:t xml:space="preserve"> on a flat fee (lump sum) </w:t>
      </w:r>
      <w:r w:rsidR="004379CA" w:rsidRPr="00D5163E">
        <w:rPr>
          <w:rFonts w:asciiTheme="majorHAnsi" w:hAnsiTheme="majorHAnsi" w:cs="Calibri"/>
          <w:sz w:val="22"/>
          <w:szCs w:val="22"/>
        </w:rPr>
        <w:t xml:space="preserve">basis </w:t>
      </w:r>
      <w:r w:rsidRPr="00D5163E">
        <w:rPr>
          <w:rFonts w:asciiTheme="majorHAnsi" w:hAnsiTheme="majorHAnsi" w:cs="Calibri"/>
          <w:sz w:val="22"/>
          <w:szCs w:val="22"/>
        </w:rPr>
        <w:t xml:space="preserve">which </w:t>
      </w:r>
      <w:r w:rsidR="004379CA" w:rsidRPr="00D5163E">
        <w:rPr>
          <w:rFonts w:asciiTheme="majorHAnsi" w:hAnsiTheme="majorHAnsi" w:cs="Calibri"/>
          <w:sz w:val="22"/>
          <w:szCs w:val="22"/>
        </w:rPr>
        <w:t xml:space="preserve">is </w:t>
      </w:r>
      <w:r w:rsidRPr="00D5163E">
        <w:rPr>
          <w:rFonts w:asciiTheme="majorHAnsi" w:hAnsiTheme="majorHAnsi" w:cs="Calibri"/>
          <w:sz w:val="22"/>
          <w:szCs w:val="22"/>
        </w:rPr>
        <w:t xml:space="preserve">not related to actual electricity consumed, even where </w:t>
      </w:r>
      <w:r w:rsidRPr="00D5163E">
        <w:rPr>
          <w:rFonts w:asciiTheme="majorHAnsi" w:hAnsiTheme="majorHAnsi" w:cs="Calibri"/>
          <w:i/>
          <w:sz w:val="22"/>
          <w:szCs w:val="22"/>
        </w:rPr>
        <w:t>PLN</w:t>
      </w:r>
      <w:r w:rsidRPr="00D5163E">
        <w:rPr>
          <w:rFonts w:asciiTheme="majorHAnsi" w:hAnsiTheme="majorHAnsi" w:cs="Calibri"/>
          <w:sz w:val="22"/>
          <w:szCs w:val="22"/>
        </w:rPr>
        <w:t xml:space="preserve"> meters are installed. In fact, street lighting energy consumption </w:t>
      </w:r>
      <w:r w:rsidR="004379CA" w:rsidRPr="00D5163E">
        <w:rPr>
          <w:rFonts w:asciiTheme="majorHAnsi" w:hAnsiTheme="majorHAnsi" w:cs="Calibri"/>
          <w:sz w:val="22"/>
          <w:szCs w:val="22"/>
        </w:rPr>
        <w:t xml:space="preserve">is </w:t>
      </w:r>
      <w:r w:rsidRPr="00D5163E">
        <w:rPr>
          <w:rFonts w:asciiTheme="majorHAnsi" w:hAnsiTheme="majorHAnsi" w:cs="Calibri"/>
          <w:sz w:val="22"/>
          <w:szCs w:val="22"/>
        </w:rPr>
        <w:t xml:space="preserve">usually not metered. </w:t>
      </w:r>
      <w:r w:rsidRPr="00D5163E">
        <w:rPr>
          <w:rFonts w:asciiTheme="majorHAnsi" w:hAnsiTheme="majorHAnsi"/>
          <w:sz w:val="22"/>
          <w:szCs w:val="22"/>
        </w:rPr>
        <w:t xml:space="preserve">The second challenge is limited knowledge of LEDs and capacity to retrofit, operate and to maintain LEDs. The recommendation for this is to develop </w:t>
      </w:r>
      <w:r w:rsidR="004379CA" w:rsidRPr="00D5163E">
        <w:rPr>
          <w:rFonts w:asciiTheme="majorHAnsi" w:hAnsiTheme="majorHAnsi"/>
          <w:sz w:val="22"/>
          <w:szCs w:val="22"/>
        </w:rPr>
        <w:t xml:space="preserve">a </w:t>
      </w:r>
      <w:r w:rsidRPr="00D5163E">
        <w:rPr>
          <w:rFonts w:asciiTheme="majorHAnsi" w:hAnsiTheme="majorHAnsi"/>
          <w:sz w:val="22"/>
          <w:szCs w:val="22"/>
        </w:rPr>
        <w:t>national standard on street lighting that addresses LED technology and incorporates the best practices and lesson</w:t>
      </w:r>
      <w:r w:rsidR="004379CA" w:rsidRPr="00D5163E">
        <w:rPr>
          <w:rFonts w:asciiTheme="majorHAnsi" w:hAnsiTheme="majorHAnsi"/>
          <w:sz w:val="22"/>
          <w:szCs w:val="22"/>
        </w:rPr>
        <w:t>s</w:t>
      </w:r>
      <w:r w:rsidRPr="00D5163E">
        <w:rPr>
          <w:rFonts w:asciiTheme="majorHAnsi" w:hAnsiTheme="majorHAnsi"/>
          <w:sz w:val="22"/>
          <w:szCs w:val="22"/>
        </w:rPr>
        <w:t xml:space="preserve"> learned in the project. </w:t>
      </w:r>
      <w:r w:rsidR="004379CA" w:rsidRPr="00D5163E">
        <w:rPr>
          <w:rFonts w:asciiTheme="majorHAnsi" w:hAnsiTheme="majorHAnsi"/>
          <w:sz w:val="22"/>
          <w:szCs w:val="22"/>
        </w:rPr>
        <w:t>The</w:t>
      </w:r>
      <w:r w:rsidRPr="00D5163E">
        <w:rPr>
          <w:rFonts w:asciiTheme="majorHAnsi" w:hAnsiTheme="majorHAnsi"/>
          <w:sz w:val="22"/>
          <w:szCs w:val="22"/>
        </w:rPr>
        <w:t xml:space="preserve"> Ministry of Transportation of Indonesia is currently drafting a regulation on street lighting with ADB support. The implementation of multiple demonstration LED projects with different retrofit and financing structures and nationwide capacity-building are also recommended </w:t>
      </w:r>
      <w:r w:rsidR="004379CA" w:rsidRPr="00D5163E">
        <w:rPr>
          <w:rFonts w:asciiTheme="majorHAnsi" w:hAnsiTheme="majorHAnsi"/>
          <w:sz w:val="22"/>
          <w:szCs w:val="22"/>
        </w:rPr>
        <w:t xml:space="preserve">to </w:t>
      </w:r>
      <w:r w:rsidR="00311E0A" w:rsidRPr="00D5163E">
        <w:rPr>
          <w:rFonts w:asciiTheme="majorHAnsi" w:hAnsiTheme="majorHAnsi"/>
          <w:sz w:val="22"/>
          <w:szCs w:val="22"/>
        </w:rPr>
        <w:t>increas</w:t>
      </w:r>
      <w:r w:rsidR="004379CA" w:rsidRPr="00D5163E">
        <w:rPr>
          <w:rFonts w:asciiTheme="majorHAnsi" w:hAnsiTheme="majorHAnsi"/>
          <w:sz w:val="22"/>
          <w:szCs w:val="22"/>
        </w:rPr>
        <w:t>e</w:t>
      </w:r>
      <w:r w:rsidR="00311E0A" w:rsidRPr="00D5163E">
        <w:rPr>
          <w:rFonts w:asciiTheme="majorHAnsi" w:hAnsiTheme="majorHAnsi"/>
          <w:sz w:val="22"/>
          <w:szCs w:val="22"/>
        </w:rPr>
        <w:t xml:space="preserve"> understanding and </w:t>
      </w:r>
      <w:r w:rsidR="004379CA" w:rsidRPr="00D5163E">
        <w:rPr>
          <w:rFonts w:asciiTheme="majorHAnsi" w:hAnsiTheme="majorHAnsi"/>
          <w:sz w:val="22"/>
          <w:szCs w:val="22"/>
        </w:rPr>
        <w:t xml:space="preserve">to </w:t>
      </w:r>
      <w:r w:rsidR="00311E0A" w:rsidRPr="00D5163E">
        <w:rPr>
          <w:rFonts w:asciiTheme="majorHAnsi" w:hAnsiTheme="majorHAnsi"/>
          <w:sz w:val="22"/>
          <w:szCs w:val="22"/>
        </w:rPr>
        <w:t>build</w:t>
      </w:r>
      <w:r w:rsidRPr="00D5163E">
        <w:rPr>
          <w:rFonts w:asciiTheme="majorHAnsi" w:hAnsiTheme="majorHAnsi"/>
          <w:sz w:val="22"/>
          <w:szCs w:val="22"/>
        </w:rPr>
        <w:t xml:space="preserve"> capacity within municipalities. The third challenge is the absence of sufficient municipalit</w:t>
      </w:r>
      <w:r w:rsidR="00311E0A" w:rsidRPr="00D5163E">
        <w:rPr>
          <w:rFonts w:asciiTheme="majorHAnsi" w:hAnsiTheme="majorHAnsi"/>
          <w:sz w:val="22"/>
          <w:szCs w:val="22"/>
        </w:rPr>
        <w:t>y</w:t>
      </w:r>
      <w:r w:rsidRPr="00D5163E">
        <w:rPr>
          <w:rFonts w:asciiTheme="majorHAnsi" w:hAnsiTheme="majorHAnsi"/>
          <w:sz w:val="22"/>
          <w:szCs w:val="22"/>
        </w:rPr>
        <w:t xml:space="preserve"> budget</w:t>
      </w:r>
      <w:r w:rsidR="00311E0A" w:rsidRPr="00D5163E">
        <w:rPr>
          <w:rFonts w:asciiTheme="majorHAnsi" w:hAnsiTheme="majorHAnsi"/>
          <w:sz w:val="22"/>
          <w:szCs w:val="22"/>
        </w:rPr>
        <w:t>s</w:t>
      </w:r>
      <w:r w:rsidRPr="00D5163E">
        <w:rPr>
          <w:rFonts w:asciiTheme="majorHAnsi" w:hAnsiTheme="majorHAnsi"/>
          <w:sz w:val="22"/>
          <w:szCs w:val="22"/>
        </w:rPr>
        <w:t xml:space="preserve"> and access to financing for citywide LED </w:t>
      </w:r>
      <w:r w:rsidRPr="00D5163E">
        <w:rPr>
          <w:rFonts w:asciiTheme="majorHAnsi" w:hAnsiTheme="majorHAnsi"/>
          <w:sz w:val="22"/>
          <w:szCs w:val="22"/>
        </w:rPr>
        <w:lastRenderedPageBreak/>
        <w:t>retrofit program</w:t>
      </w:r>
      <w:r w:rsidR="004379CA" w:rsidRPr="00D5163E">
        <w:rPr>
          <w:rFonts w:asciiTheme="majorHAnsi" w:hAnsiTheme="majorHAnsi"/>
          <w:sz w:val="22"/>
          <w:szCs w:val="22"/>
        </w:rPr>
        <w:t>s</w:t>
      </w:r>
      <w:r w:rsidRPr="00D5163E">
        <w:rPr>
          <w:rFonts w:asciiTheme="majorHAnsi" w:hAnsiTheme="majorHAnsi"/>
          <w:sz w:val="22"/>
          <w:szCs w:val="22"/>
        </w:rPr>
        <w:t xml:space="preserve">. It is recommended to develop </w:t>
      </w:r>
      <w:r w:rsidR="00EE67BB" w:rsidRPr="00D5163E">
        <w:rPr>
          <w:rFonts w:asciiTheme="majorHAnsi" w:hAnsiTheme="majorHAnsi"/>
          <w:sz w:val="22"/>
          <w:szCs w:val="22"/>
        </w:rPr>
        <w:t xml:space="preserve">a </w:t>
      </w:r>
      <w:r w:rsidRPr="00D5163E">
        <w:rPr>
          <w:rFonts w:asciiTheme="majorHAnsi" w:hAnsiTheme="majorHAnsi"/>
          <w:sz w:val="22"/>
          <w:szCs w:val="22"/>
        </w:rPr>
        <w:t xml:space="preserve">new financial product that allow financial institutions and third-party entities like ESCOs to provide the needed long-term financing such as national credit guarantee to back up </w:t>
      </w:r>
      <w:r w:rsidR="00EE67BB" w:rsidRPr="00D5163E">
        <w:rPr>
          <w:rFonts w:asciiTheme="majorHAnsi" w:hAnsiTheme="majorHAnsi"/>
          <w:sz w:val="22"/>
          <w:szCs w:val="22"/>
        </w:rPr>
        <w:t>loans</w:t>
      </w:r>
      <w:r w:rsidRPr="00D5163E">
        <w:rPr>
          <w:rFonts w:asciiTheme="majorHAnsi" w:hAnsiTheme="majorHAnsi"/>
          <w:sz w:val="22"/>
          <w:szCs w:val="22"/>
        </w:rPr>
        <w:t xml:space="preserve">, capital cost and insurance of the street lighting retrofit program. </w:t>
      </w:r>
      <w:r w:rsidR="004379CA" w:rsidRPr="00D5163E">
        <w:rPr>
          <w:rFonts w:asciiTheme="majorHAnsi" w:hAnsiTheme="majorHAnsi"/>
          <w:sz w:val="22"/>
          <w:szCs w:val="22"/>
        </w:rPr>
        <w:t xml:space="preserve">Finally, </w:t>
      </w:r>
      <w:r w:rsidR="00F67D24" w:rsidRPr="00D5163E">
        <w:rPr>
          <w:rFonts w:asciiTheme="majorHAnsi" w:hAnsiTheme="majorHAnsi"/>
          <w:sz w:val="22"/>
          <w:szCs w:val="22"/>
        </w:rPr>
        <w:t xml:space="preserve">the </w:t>
      </w:r>
      <w:r w:rsidRPr="00D5163E">
        <w:rPr>
          <w:rFonts w:asciiTheme="majorHAnsi" w:hAnsiTheme="majorHAnsi"/>
          <w:sz w:val="22"/>
          <w:szCs w:val="22"/>
        </w:rPr>
        <w:t>fourth challenge is difficult</w:t>
      </w:r>
      <w:r w:rsidR="00F67D24" w:rsidRPr="00D5163E">
        <w:rPr>
          <w:rFonts w:asciiTheme="majorHAnsi" w:hAnsiTheme="majorHAnsi"/>
          <w:sz w:val="22"/>
          <w:szCs w:val="22"/>
        </w:rPr>
        <w:t>y</w:t>
      </w:r>
      <w:r w:rsidRPr="00D5163E">
        <w:rPr>
          <w:rFonts w:asciiTheme="majorHAnsi" w:hAnsiTheme="majorHAnsi"/>
          <w:sz w:val="22"/>
          <w:szCs w:val="22"/>
        </w:rPr>
        <w:t xml:space="preserve"> of municipalities and government agencies to </w:t>
      </w:r>
      <w:r w:rsidR="004379CA" w:rsidRPr="00D5163E">
        <w:rPr>
          <w:rFonts w:asciiTheme="majorHAnsi" w:hAnsiTheme="majorHAnsi"/>
          <w:sz w:val="22"/>
          <w:szCs w:val="22"/>
        </w:rPr>
        <w:t>be able to use</w:t>
      </w:r>
      <w:r w:rsidR="00F67D24" w:rsidRPr="00D5163E">
        <w:rPr>
          <w:rFonts w:asciiTheme="majorHAnsi" w:hAnsiTheme="majorHAnsi"/>
          <w:sz w:val="22"/>
          <w:szCs w:val="22"/>
        </w:rPr>
        <w:t xml:space="preserve"> </w:t>
      </w:r>
      <w:r w:rsidRPr="00D5163E">
        <w:rPr>
          <w:rFonts w:asciiTheme="majorHAnsi" w:hAnsiTheme="majorHAnsi"/>
          <w:sz w:val="22"/>
          <w:szCs w:val="22"/>
        </w:rPr>
        <w:t xml:space="preserve">ESCO services. </w:t>
      </w:r>
      <w:r w:rsidR="004379CA" w:rsidRPr="00D5163E">
        <w:rPr>
          <w:rFonts w:asciiTheme="majorHAnsi" w:hAnsiTheme="majorHAnsi"/>
          <w:sz w:val="22"/>
          <w:szCs w:val="22"/>
        </w:rPr>
        <w:t xml:space="preserve">This is due to </w:t>
      </w:r>
      <w:r w:rsidRPr="00D5163E">
        <w:rPr>
          <w:rFonts w:asciiTheme="majorHAnsi" w:hAnsiTheme="majorHAnsi"/>
          <w:sz w:val="22"/>
          <w:szCs w:val="22"/>
        </w:rPr>
        <w:t>absen</w:t>
      </w:r>
      <w:r w:rsidR="004379CA" w:rsidRPr="00D5163E">
        <w:rPr>
          <w:rFonts w:asciiTheme="majorHAnsi" w:hAnsiTheme="majorHAnsi"/>
          <w:sz w:val="22"/>
          <w:szCs w:val="22"/>
        </w:rPr>
        <w:t xml:space="preserve">t </w:t>
      </w:r>
      <w:r w:rsidRPr="00D5163E">
        <w:rPr>
          <w:rFonts w:asciiTheme="majorHAnsi" w:hAnsiTheme="majorHAnsi"/>
          <w:sz w:val="22"/>
          <w:szCs w:val="22"/>
        </w:rPr>
        <w:t>formalized regulation</w:t>
      </w:r>
      <w:r w:rsidRPr="00D5163E">
        <w:rPr>
          <w:rFonts w:ascii="Calibri" w:hAnsi="Calibri"/>
          <w:sz w:val="22"/>
          <w:szCs w:val="22"/>
        </w:rPr>
        <w:t xml:space="preserve"> to support multi</w:t>
      </w:r>
      <w:r w:rsidR="004379CA" w:rsidRPr="00D5163E">
        <w:rPr>
          <w:rFonts w:ascii="Calibri" w:hAnsi="Calibri"/>
          <w:sz w:val="22"/>
          <w:szCs w:val="22"/>
        </w:rPr>
        <w:t>-</w:t>
      </w:r>
      <w:r w:rsidRPr="00D5163E">
        <w:rPr>
          <w:rFonts w:ascii="Calibri" w:hAnsi="Calibri"/>
          <w:sz w:val="22"/>
          <w:szCs w:val="22"/>
        </w:rPr>
        <w:t>year contracts with ESCOs, government’s procurement procedure</w:t>
      </w:r>
      <w:r w:rsidR="004379CA" w:rsidRPr="00D5163E">
        <w:rPr>
          <w:rFonts w:ascii="Calibri" w:hAnsi="Calibri"/>
          <w:sz w:val="22"/>
          <w:szCs w:val="22"/>
        </w:rPr>
        <w:t>s based on least cost selection in</w:t>
      </w:r>
      <w:r w:rsidR="001E666A" w:rsidRPr="00D5163E">
        <w:rPr>
          <w:rFonts w:ascii="Calibri" w:hAnsi="Calibri"/>
          <w:sz w:val="22"/>
          <w:szCs w:val="22"/>
        </w:rPr>
        <w:t>stead of life cycle cost</w:t>
      </w:r>
      <w:r w:rsidRPr="00D5163E">
        <w:rPr>
          <w:rFonts w:ascii="Calibri" w:hAnsi="Calibri"/>
          <w:sz w:val="22"/>
          <w:szCs w:val="22"/>
        </w:rPr>
        <w:t>, and budget disincentive</w:t>
      </w:r>
      <w:r w:rsidR="004379CA" w:rsidRPr="00D5163E">
        <w:rPr>
          <w:rFonts w:ascii="Calibri" w:hAnsi="Calibri"/>
          <w:sz w:val="22"/>
          <w:szCs w:val="22"/>
        </w:rPr>
        <w:t>s</w:t>
      </w:r>
      <w:r w:rsidR="001E666A" w:rsidRPr="00D5163E">
        <w:rPr>
          <w:rFonts w:ascii="Calibri" w:hAnsi="Calibri"/>
          <w:sz w:val="22"/>
          <w:szCs w:val="22"/>
        </w:rPr>
        <w:t>.</w:t>
      </w:r>
    </w:p>
    <w:p w14:paraId="42E005F4" w14:textId="77777777" w:rsidR="00471DA1" w:rsidRPr="00D5163E" w:rsidRDefault="00471DA1" w:rsidP="007E081C">
      <w:pPr>
        <w:pStyle w:val="ListParagraph"/>
        <w:ind w:left="450"/>
        <w:jc w:val="both"/>
        <w:rPr>
          <w:rFonts w:ascii="Calibri" w:hAnsi="Calibri" w:cs="Calibri"/>
          <w:sz w:val="22"/>
          <w:szCs w:val="22"/>
        </w:rPr>
      </w:pPr>
    </w:p>
    <w:p w14:paraId="389AA1E7" w14:textId="5BBA5C01" w:rsidR="000E4F07" w:rsidRPr="00D5163E" w:rsidRDefault="000E4F07" w:rsidP="007E081C">
      <w:pPr>
        <w:pStyle w:val="ListParagraph"/>
        <w:ind w:left="450"/>
        <w:jc w:val="both"/>
        <w:rPr>
          <w:rFonts w:ascii="Calibri" w:hAnsi="Calibri" w:cs="Calibri"/>
          <w:sz w:val="22"/>
        </w:rPr>
      </w:pPr>
    </w:p>
    <w:p w14:paraId="1F41E3E7" w14:textId="52A8AFA8" w:rsidR="000E4F07" w:rsidRPr="00D5163E" w:rsidRDefault="000E4F07" w:rsidP="00DD7CE7">
      <w:pPr>
        <w:pStyle w:val="ListParagraph"/>
        <w:numPr>
          <w:ilvl w:val="0"/>
          <w:numId w:val="10"/>
        </w:numPr>
        <w:contextualSpacing/>
        <w:jc w:val="both"/>
        <w:rPr>
          <w:rFonts w:ascii="Calibri" w:hAnsi="Calibri" w:cs="Calibri"/>
          <w:iCs/>
          <w:sz w:val="22"/>
          <w:szCs w:val="22"/>
        </w:rPr>
      </w:pPr>
      <w:r w:rsidRPr="00D5163E">
        <w:rPr>
          <w:rFonts w:ascii="Calibri" w:hAnsi="Calibri" w:cs="Calibri"/>
          <w:sz w:val="22"/>
        </w:rPr>
        <w:t xml:space="preserve">The ADLIGHT Project will build upon </w:t>
      </w:r>
      <w:r w:rsidR="001E6678" w:rsidRPr="00D5163E">
        <w:rPr>
          <w:rFonts w:ascii="Calibri" w:hAnsi="Calibri" w:cs="Calibri"/>
          <w:sz w:val="22"/>
        </w:rPr>
        <w:t>relevant</w:t>
      </w:r>
      <w:r w:rsidRPr="00D5163E">
        <w:rPr>
          <w:rFonts w:ascii="Calibri" w:hAnsi="Calibri" w:cs="Calibri"/>
          <w:sz w:val="22"/>
        </w:rPr>
        <w:t xml:space="preserve"> ongoing EE lighting p</w:t>
      </w:r>
      <w:r w:rsidR="008B0388" w:rsidRPr="00D5163E">
        <w:rPr>
          <w:rFonts w:ascii="Calibri" w:hAnsi="Calibri" w:cs="Calibri"/>
          <w:sz w:val="22"/>
        </w:rPr>
        <w:t>rojects/programs in the country</w:t>
      </w:r>
      <w:r w:rsidR="0092207D" w:rsidRPr="00D5163E">
        <w:rPr>
          <w:rFonts w:ascii="Calibri" w:hAnsi="Calibri" w:cs="Calibri"/>
          <w:sz w:val="22"/>
        </w:rPr>
        <w:t xml:space="preserve"> and draw lessons including </w:t>
      </w:r>
      <w:r w:rsidR="00074DD8" w:rsidRPr="00D5163E">
        <w:rPr>
          <w:rFonts w:ascii="Calibri" w:hAnsi="Calibri" w:cs="Calibri"/>
          <w:sz w:val="22"/>
        </w:rPr>
        <w:t xml:space="preserve">from </w:t>
      </w:r>
      <w:r w:rsidR="0092207D" w:rsidRPr="00D5163E">
        <w:rPr>
          <w:rFonts w:ascii="Calibri" w:hAnsi="Calibri" w:cs="Calibri"/>
          <w:sz w:val="22"/>
        </w:rPr>
        <w:t>those already completed</w:t>
      </w:r>
      <w:r w:rsidR="00A05D02" w:rsidRPr="00D5163E">
        <w:rPr>
          <w:rFonts w:ascii="Calibri" w:hAnsi="Calibri" w:cs="Calibri"/>
          <w:sz w:val="22"/>
        </w:rPr>
        <w:t xml:space="preserve"> and ongoing</w:t>
      </w:r>
      <w:r w:rsidR="0092207D" w:rsidRPr="00D5163E">
        <w:rPr>
          <w:rFonts w:ascii="Calibri" w:hAnsi="Calibri" w:cs="Calibri"/>
          <w:sz w:val="22"/>
        </w:rPr>
        <w:t>.</w:t>
      </w:r>
      <w:r w:rsidR="008B0388" w:rsidRPr="00D5163E">
        <w:rPr>
          <w:rFonts w:ascii="Calibri" w:hAnsi="Calibri" w:cs="Calibri"/>
          <w:sz w:val="22"/>
        </w:rPr>
        <w:t xml:space="preserve"> </w:t>
      </w:r>
      <w:r w:rsidR="0092207D" w:rsidRPr="00D5163E">
        <w:rPr>
          <w:rFonts w:ascii="Calibri" w:hAnsi="Calibri" w:cs="Calibri"/>
          <w:sz w:val="22"/>
        </w:rPr>
        <w:t>T</w:t>
      </w:r>
      <w:r w:rsidR="008B0388" w:rsidRPr="00D5163E">
        <w:rPr>
          <w:rFonts w:ascii="Calibri" w:hAnsi="Calibri" w:cs="Calibri"/>
          <w:sz w:val="22"/>
        </w:rPr>
        <w:t xml:space="preserve">he </w:t>
      </w:r>
      <w:r w:rsidR="008B0388" w:rsidRPr="00D5163E">
        <w:rPr>
          <w:rFonts w:ascii="Calibri" w:hAnsi="Calibri" w:cs="Calibri"/>
          <w:iCs/>
          <w:sz w:val="22"/>
          <w:szCs w:val="22"/>
        </w:rPr>
        <w:t>following were identified during the PPG</w:t>
      </w:r>
      <w:r w:rsidR="007C45F5" w:rsidRPr="00D5163E">
        <w:rPr>
          <w:rFonts w:ascii="Calibri" w:hAnsi="Calibri" w:cs="Calibri"/>
          <w:iCs/>
          <w:sz w:val="22"/>
          <w:szCs w:val="22"/>
        </w:rPr>
        <w:t xml:space="preserve"> phase</w:t>
      </w:r>
      <w:r w:rsidR="008B0388" w:rsidRPr="00D5163E">
        <w:rPr>
          <w:rFonts w:ascii="Calibri" w:hAnsi="Calibri" w:cs="Calibri"/>
          <w:iCs/>
          <w:sz w:val="22"/>
          <w:szCs w:val="22"/>
        </w:rPr>
        <w:t xml:space="preserve"> </w:t>
      </w:r>
      <w:r w:rsidR="005A5606" w:rsidRPr="00D5163E">
        <w:rPr>
          <w:rFonts w:ascii="Calibri" w:hAnsi="Calibri" w:cs="Calibri"/>
          <w:iCs/>
          <w:sz w:val="22"/>
          <w:szCs w:val="22"/>
        </w:rPr>
        <w:t>that could be relevant to ADLIGHT,</w:t>
      </w:r>
      <w:r w:rsidR="008B0388" w:rsidRPr="00D5163E">
        <w:rPr>
          <w:rFonts w:ascii="Calibri" w:hAnsi="Calibri" w:cs="Calibri"/>
          <w:iCs/>
          <w:sz w:val="22"/>
          <w:szCs w:val="22"/>
        </w:rPr>
        <w:t xml:space="preserve"> </w:t>
      </w:r>
      <w:r w:rsidR="0092207D" w:rsidRPr="00D5163E">
        <w:rPr>
          <w:rFonts w:ascii="Calibri" w:hAnsi="Calibri" w:cs="Calibri"/>
          <w:iCs/>
          <w:sz w:val="22"/>
          <w:szCs w:val="22"/>
        </w:rPr>
        <w:t xml:space="preserve">which </w:t>
      </w:r>
      <w:r w:rsidRPr="00D5163E">
        <w:rPr>
          <w:rFonts w:ascii="Calibri" w:hAnsi="Calibri" w:cs="Calibri"/>
          <w:iCs/>
          <w:sz w:val="22"/>
          <w:szCs w:val="22"/>
        </w:rPr>
        <w:t>are mostly in the application of local efficient lighting products:</w:t>
      </w:r>
    </w:p>
    <w:p w14:paraId="3DD0C53F" w14:textId="77777777" w:rsidR="000E4F07" w:rsidRPr="00D5163E" w:rsidRDefault="000E4F07" w:rsidP="007E081C">
      <w:pPr>
        <w:ind w:left="450"/>
        <w:rPr>
          <w:rFonts w:cs="Calibri"/>
          <w:iCs/>
          <w:sz w:val="22"/>
          <w:szCs w:val="22"/>
        </w:rPr>
      </w:pPr>
    </w:p>
    <w:tbl>
      <w:tblPr>
        <w:tblW w:w="9108"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3"/>
        <w:gridCol w:w="3879"/>
        <w:gridCol w:w="3196"/>
      </w:tblGrid>
      <w:tr w:rsidR="00C163A9" w:rsidRPr="00D5163E" w14:paraId="0489E510" w14:textId="45BF0FF1" w:rsidTr="00856C95">
        <w:trPr>
          <w:tblHeader/>
        </w:trPr>
        <w:tc>
          <w:tcPr>
            <w:tcW w:w="2033" w:type="dxa"/>
            <w:tcBorders>
              <w:top w:val="single" w:sz="4" w:space="0" w:color="auto"/>
              <w:left w:val="single" w:sz="4" w:space="0" w:color="auto"/>
              <w:bottom w:val="single" w:sz="4" w:space="0" w:color="auto"/>
              <w:right w:val="single" w:sz="4" w:space="0" w:color="auto"/>
            </w:tcBorders>
            <w:shd w:val="clear" w:color="auto" w:fill="F2F2F2"/>
            <w:vAlign w:val="center"/>
          </w:tcPr>
          <w:p w14:paraId="0D2BE1CC" w14:textId="77777777" w:rsidR="00C163A9" w:rsidRPr="00D5163E" w:rsidRDefault="00C163A9" w:rsidP="007E081C">
            <w:pPr>
              <w:pStyle w:val="ListParagraph"/>
              <w:ind w:left="0"/>
              <w:jc w:val="center"/>
              <w:rPr>
                <w:rFonts w:asciiTheme="majorHAnsi" w:eastAsia="Times New Roman" w:hAnsiTheme="majorHAnsi" w:cs="Calibri"/>
                <w:b/>
                <w:bCs/>
                <w:sz w:val="20"/>
                <w:szCs w:val="20"/>
              </w:rPr>
            </w:pPr>
            <w:r w:rsidRPr="00D5163E">
              <w:rPr>
                <w:rFonts w:asciiTheme="majorHAnsi" w:eastAsia="Times New Roman" w:hAnsiTheme="majorHAnsi" w:cs="Calibri"/>
                <w:b/>
                <w:bCs/>
                <w:sz w:val="20"/>
                <w:szCs w:val="20"/>
              </w:rPr>
              <w:t>Project Name - Sponsor</w:t>
            </w:r>
          </w:p>
        </w:tc>
        <w:tc>
          <w:tcPr>
            <w:tcW w:w="3879" w:type="dxa"/>
            <w:tcBorders>
              <w:top w:val="single" w:sz="4" w:space="0" w:color="auto"/>
              <w:left w:val="single" w:sz="4" w:space="0" w:color="auto"/>
              <w:bottom w:val="single" w:sz="4" w:space="0" w:color="auto"/>
              <w:right w:val="single" w:sz="4" w:space="0" w:color="auto"/>
            </w:tcBorders>
            <w:shd w:val="clear" w:color="auto" w:fill="F2F2F2"/>
            <w:vAlign w:val="center"/>
          </w:tcPr>
          <w:p w14:paraId="678215C4" w14:textId="77777777" w:rsidR="00C163A9" w:rsidRPr="00D5163E" w:rsidRDefault="00C163A9" w:rsidP="007E081C">
            <w:pPr>
              <w:pStyle w:val="ListParagraph"/>
              <w:ind w:left="0"/>
              <w:jc w:val="center"/>
              <w:rPr>
                <w:rFonts w:asciiTheme="majorHAnsi" w:eastAsia="Times New Roman" w:hAnsiTheme="majorHAnsi" w:cs="Calibri"/>
                <w:b/>
                <w:bCs/>
                <w:sz w:val="20"/>
                <w:szCs w:val="20"/>
              </w:rPr>
            </w:pPr>
            <w:r w:rsidRPr="00D5163E">
              <w:rPr>
                <w:rFonts w:asciiTheme="majorHAnsi" w:eastAsia="Times New Roman" w:hAnsiTheme="majorHAnsi" w:cs="Calibri"/>
                <w:b/>
                <w:bCs/>
                <w:sz w:val="20"/>
                <w:szCs w:val="20"/>
              </w:rPr>
              <w:t>Areas of Interest/Status</w:t>
            </w:r>
          </w:p>
        </w:tc>
        <w:tc>
          <w:tcPr>
            <w:tcW w:w="3196" w:type="dxa"/>
            <w:tcBorders>
              <w:top w:val="single" w:sz="4" w:space="0" w:color="auto"/>
              <w:left w:val="single" w:sz="4" w:space="0" w:color="auto"/>
              <w:bottom w:val="single" w:sz="4" w:space="0" w:color="auto"/>
              <w:right w:val="single" w:sz="4" w:space="0" w:color="auto"/>
            </w:tcBorders>
            <w:shd w:val="clear" w:color="auto" w:fill="F2F2F2"/>
            <w:vAlign w:val="center"/>
          </w:tcPr>
          <w:p w14:paraId="4DD35B67" w14:textId="20F18288" w:rsidR="00C163A9" w:rsidRPr="00D5163E" w:rsidRDefault="004324D7" w:rsidP="007E081C">
            <w:pPr>
              <w:pStyle w:val="ListParagraph"/>
              <w:ind w:left="0"/>
              <w:jc w:val="center"/>
              <w:rPr>
                <w:rFonts w:asciiTheme="majorHAnsi" w:eastAsia="Times New Roman" w:hAnsiTheme="majorHAnsi" w:cs="Calibri"/>
                <w:b/>
                <w:bCs/>
                <w:sz w:val="20"/>
                <w:szCs w:val="20"/>
              </w:rPr>
            </w:pPr>
            <w:r w:rsidRPr="00D5163E">
              <w:rPr>
                <w:rFonts w:asciiTheme="majorHAnsi" w:eastAsia="Times New Roman" w:hAnsiTheme="majorHAnsi" w:cs="Calibri"/>
                <w:b/>
                <w:bCs/>
                <w:sz w:val="20"/>
                <w:szCs w:val="20"/>
              </w:rPr>
              <w:t>ADLIGHT Additional Outputs</w:t>
            </w:r>
            <w:r w:rsidR="00034E2D" w:rsidRPr="00D5163E">
              <w:rPr>
                <w:rFonts w:asciiTheme="majorHAnsi" w:eastAsia="Times New Roman" w:hAnsiTheme="majorHAnsi" w:cs="Calibri"/>
                <w:b/>
                <w:bCs/>
                <w:sz w:val="20"/>
                <w:szCs w:val="20"/>
              </w:rPr>
              <w:t>*</w:t>
            </w:r>
          </w:p>
        </w:tc>
      </w:tr>
      <w:tr w:rsidR="00C163A9" w:rsidRPr="00D5163E" w14:paraId="3F1A239F" w14:textId="406669DE" w:rsidTr="00EF4492">
        <w:tc>
          <w:tcPr>
            <w:tcW w:w="2033" w:type="dxa"/>
            <w:tcBorders>
              <w:top w:val="single" w:sz="4" w:space="0" w:color="auto"/>
            </w:tcBorders>
            <w:shd w:val="clear" w:color="auto" w:fill="auto"/>
          </w:tcPr>
          <w:p w14:paraId="392536A8" w14:textId="77777777" w:rsidR="00C163A9" w:rsidRPr="00D5163E" w:rsidRDefault="00C163A9" w:rsidP="002C2489">
            <w:pPr>
              <w:pStyle w:val="ListParagraph"/>
              <w:ind w:left="0"/>
              <w:rPr>
                <w:rFonts w:asciiTheme="majorHAnsi" w:eastAsia="Times New Roman" w:hAnsiTheme="majorHAnsi" w:cs="Calibri"/>
                <w:bCs/>
                <w:sz w:val="20"/>
                <w:szCs w:val="20"/>
              </w:rPr>
            </w:pPr>
            <w:r w:rsidRPr="00D5163E">
              <w:rPr>
                <w:rFonts w:asciiTheme="majorHAnsi" w:hAnsiTheme="majorHAnsi" w:cs="Calibri"/>
                <w:sz w:val="20"/>
                <w:szCs w:val="20"/>
              </w:rPr>
              <w:t>Market Transformation through Design and Implementation of Appropriate Mitigation Actions in the Energy Sector (</w:t>
            </w:r>
            <w:r w:rsidRPr="00D5163E">
              <w:rPr>
                <w:rFonts w:asciiTheme="majorHAnsi" w:eastAsia="Times New Roman" w:hAnsiTheme="majorHAnsi" w:cs="Calibri"/>
                <w:bCs/>
                <w:sz w:val="20"/>
                <w:szCs w:val="20"/>
              </w:rPr>
              <w:t xml:space="preserve">MTRE3)-UNDP </w:t>
            </w:r>
          </w:p>
        </w:tc>
        <w:tc>
          <w:tcPr>
            <w:tcW w:w="3879" w:type="dxa"/>
            <w:tcBorders>
              <w:top w:val="single" w:sz="4" w:space="0" w:color="auto"/>
            </w:tcBorders>
            <w:shd w:val="clear" w:color="auto" w:fill="auto"/>
          </w:tcPr>
          <w:p w14:paraId="63AEAC70" w14:textId="77777777" w:rsidR="00C163A9" w:rsidRPr="00D5163E" w:rsidRDefault="00C163A9" w:rsidP="007E081C">
            <w:pPr>
              <w:pStyle w:val="ListParagraph"/>
              <w:ind w:left="0"/>
              <w:rPr>
                <w:rFonts w:asciiTheme="majorHAnsi" w:eastAsia="Times New Roman" w:hAnsiTheme="majorHAnsi" w:cs="Calibri"/>
                <w:sz w:val="20"/>
                <w:szCs w:val="20"/>
              </w:rPr>
            </w:pPr>
            <w:r w:rsidRPr="00D5163E">
              <w:rPr>
                <w:rFonts w:asciiTheme="majorHAnsi" w:hAnsiTheme="majorHAnsi" w:cs="Calibri"/>
                <w:sz w:val="20"/>
                <w:szCs w:val="20"/>
              </w:rPr>
              <w:t>The project will put in place enabling environment and removing barriers to sustainable market of renewable energy and energy efficiency. To achieve this purpose, the project will focus its interventions in renewable-based electricity generation and energy efficiency in commercial building interventions. The project will consist of 3 main components: (1) Climate change mitigation options for the RE-based energy generation and energy efficiency; (2) Market transformation through implementation of appropriate mitigation actions; (3) Measurement, Reporting and Verification (MRV) system and national registry for mitigation actions - Ongoing 2017-2021</w:t>
            </w:r>
          </w:p>
        </w:tc>
        <w:tc>
          <w:tcPr>
            <w:tcW w:w="3196" w:type="dxa"/>
            <w:tcBorders>
              <w:top w:val="single" w:sz="4" w:space="0" w:color="auto"/>
            </w:tcBorders>
          </w:tcPr>
          <w:p w14:paraId="4934F357" w14:textId="392CA3CA" w:rsidR="00C163A9" w:rsidRPr="00D5163E" w:rsidRDefault="004324D7" w:rsidP="00DD7CE7">
            <w:pPr>
              <w:pStyle w:val="ListParagraph"/>
              <w:numPr>
                <w:ilvl w:val="0"/>
                <w:numId w:val="59"/>
              </w:numPr>
              <w:ind w:left="100" w:hanging="170"/>
              <w:rPr>
                <w:rFonts w:asciiTheme="majorHAnsi" w:hAnsiTheme="majorHAnsi" w:cs="Calibri"/>
                <w:noProof/>
                <w:sz w:val="20"/>
                <w:szCs w:val="20"/>
              </w:rPr>
            </w:pPr>
            <w:r w:rsidRPr="00D5163E">
              <w:rPr>
                <w:rFonts w:asciiTheme="majorHAnsi" w:hAnsiTheme="majorHAnsi" w:cs="Calibri"/>
                <w:sz w:val="20"/>
                <w:szCs w:val="20"/>
              </w:rPr>
              <w:t>Market transformation to energy efficient lighting with enhancements on local EEL production capability</w:t>
            </w:r>
          </w:p>
          <w:p w14:paraId="74A769FE" w14:textId="64761431" w:rsidR="00FF1412" w:rsidRPr="00D5163E" w:rsidRDefault="004324D7" w:rsidP="00DD7CE7">
            <w:pPr>
              <w:pStyle w:val="ListParagraph"/>
              <w:numPr>
                <w:ilvl w:val="0"/>
                <w:numId w:val="59"/>
              </w:numPr>
              <w:ind w:left="100" w:hanging="170"/>
              <w:rPr>
                <w:rFonts w:asciiTheme="majorHAnsi" w:hAnsiTheme="majorHAnsi" w:cs="Calibri"/>
                <w:noProof/>
                <w:sz w:val="20"/>
                <w:szCs w:val="20"/>
              </w:rPr>
            </w:pPr>
            <w:r w:rsidRPr="00D5163E">
              <w:rPr>
                <w:rFonts w:asciiTheme="majorHAnsi" w:hAnsiTheme="majorHAnsi" w:cs="Calibri"/>
                <w:sz w:val="20"/>
                <w:szCs w:val="20"/>
              </w:rPr>
              <w:t xml:space="preserve">Robust policy and </w:t>
            </w:r>
            <w:r w:rsidR="00FF1412" w:rsidRPr="00D5163E">
              <w:rPr>
                <w:rFonts w:asciiTheme="majorHAnsi" w:hAnsiTheme="majorHAnsi" w:cs="Calibri"/>
                <w:sz w:val="20"/>
                <w:szCs w:val="20"/>
              </w:rPr>
              <w:t>guidelines</w:t>
            </w:r>
            <w:r w:rsidRPr="00D5163E">
              <w:rPr>
                <w:rFonts w:asciiTheme="majorHAnsi" w:hAnsiTheme="majorHAnsi" w:cs="Calibri"/>
                <w:sz w:val="20"/>
                <w:szCs w:val="20"/>
              </w:rPr>
              <w:t xml:space="preserve"> on EEL production and </w:t>
            </w:r>
            <w:r w:rsidR="00FF1412" w:rsidRPr="00D5163E">
              <w:rPr>
                <w:rFonts w:asciiTheme="majorHAnsi" w:hAnsiTheme="majorHAnsi" w:cs="Calibri"/>
                <w:sz w:val="20"/>
                <w:szCs w:val="20"/>
              </w:rPr>
              <w:t>utilization in buildings and street lighting application</w:t>
            </w:r>
          </w:p>
          <w:p w14:paraId="33F82F42" w14:textId="73C44744" w:rsidR="004324D7" w:rsidRPr="00D5163E" w:rsidRDefault="00FF1412" w:rsidP="00DD7CE7">
            <w:pPr>
              <w:pStyle w:val="ListParagraph"/>
              <w:numPr>
                <w:ilvl w:val="0"/>
                <w:numId w:val="59"/>
              </w:numPr>
              <w:ind w:left="100" w:hanging="170"/>
              <w:rPr>
                <w:rFonts w:asciiTheme="majorHAnsi" w:hAnsiTheme="majorHAnsi" w:cs="Calibri"/>
                <w:noProof/>
                <w:sz w:val="20"/>
                <w:szCs w:val="20"/>
              </w:rPr>
            </w:pPr>
            <w:r w:rsidRPr="00D5163E">
              <w:rPr>
                <w:rFonts w:asciiTheme="majorHAnsi" w:hAnsiTheme="majorHAnsi" w:cs="Calibri"/>
                <w:sz w:val="20"/>
                <w:szCs w:val="20"/>
              </w:rPr>
              <w:t xml:space="preserve">Strengthening in MRV and MVE systems with adoption of SNI/MEPS and testing laboratories to support them </w:t>
            </w:r>
            <w:r w:rsidR="004324D7" w:rsidRPr="00D5163E">
              <w:rPr>
                <w:rFonts w:asciiTheme="majorHAnsi" w:hAnsiTheme="majorHAnsi" w:cs="Calibri"/>
                <w:sz w:val="20"/>
                <w:szCs w:val="20"/>
              </w:rPr>
              <w:t xml:space="preserve"> </w:t>
            </w:r>
          </w:p>
        </w:tc>
      </w:tr>
      <w:tr w:rsidR="00C163A9" w:rsidRPr="00D5163E" w14:paraId="218167D0" w14:textId="504A9E4B" w:rsidTr="00EF4492">
        <w:tc>
          <w:tcPr>
            <w:tcW w:w="2033" w:type="dxa"/>
            <w:shd w:val="clear" w:color="auto" w:fill="auto"/>
          </w:tcPr>
          <w:p w14:paraId="3F5AD7B5" w14:textId="77777777" w:rsidR="00C163A9" w:rsidRPr="00D5163E" w:rsidRDefault="00C163A9" w:rsidP="002C2489">
            <w:pPr>
              <w:pStyle w:val="ListParagraph"/>
              <w:pBdr>
                <w:top w:val="single" w:sz="4" w:space="1" w:color="auto"/>
              </w:pBdr>
              <w:ind w:left="0"/>
              <w:rPr>
                <w:rFonts w:asciiTheme="majorHAnsi" w:eastAsia="Times New Roman" w:hAnsiTheme="majorHAnsi" w:cs="Calibri"/>
                <w:bCs/>
                <w:sz w:val="20"/>
                <w:szCs w:val="20"/>
              </w:rPr>
            </w:pPr>
            <w:r w:rsidRPr="00D5163E">
              <w:rPr>
                <w:rFonts w:asciiTheme="majorHAnsi" w:hAnsiTheme="majorHAnsi" w:cs="Calibri"/>
                <w:sz w:val="20"/>
                <w:szCs w:val="20"/>
              </w:rPr>
              <w:t xml:space="preserve">ASEAN SHINE </w:t>
            </w:r>
          </w:p>
        </w:tc>
        <w:tc>
          <w:tcPr>
            <w:tcW w:w="3879" w:type="dxa"/>
            <w:shd w:val="clear" w:color="auto" w:fill="auto"/>
          </w:tcPr>
          <w:p w14:paraId="1B1220CF" w14:textId="77777777" w:rsidR="00C163A9" w:rsidRPr="00D5163E" w:rsidRDefault="00C163A9" w:rsidP="007E081C">
            <w:pPr>
              <w:pStyle w:val="ListParagraph"/>
              <w:ind w:left="0"/>
              <w:rPr>
                <w:rFonts w:asciiTheme="majorHAnsi" w:eastAsia="Times New Roman" w:hAnsiTheme="majorHAnsi" w:cs="Calibri"/>
                <w:sz w:val="20"/>
                <w:szCs w:val="20"/>
              </w:rPr>
            </w:pPr>
            <w:r w:rsidRPr="00D5163E">
              <w:rPr>
                <w:rFonts w:asciiTheme="majorHAnsi" w:eastAsia="Times New Roman" w:hAnsiTheme="majorHAnsi" w:cs="Calibri"/>
                <w:sz w:val="20"/>
                <w:szCs w:val="20"/>
              </w:rPr>
              <w:t>Standards harmonization across ASEAN for air conditioners and lighting products in support of the ASEAN Plan of Action for Energy Cooperation (2016-2025)</w:t>
            </w:r>
          </w:p>
        </w:tc>
        <w:tc>
          <w:tcPr>
            <w:tcW w:w="3196" w:type="dxa"/>
          </w:tcPr>
          <w:p w14:paraId="59A78D1E" w14:textId="21626DED" w:rsidR="00C163A9" w:rsidRPr="00D5163E" w:rsidRDefault="00FF1412" w:rsidP="00DD7CE7">
            <w:pPr>
              <w:pStyle w:val="ListParagraph"/>
              <w:numPr>
                <w:ilvl w:val="0"/>
                <w:numId w:val="59"/>
              </w:numPr>
              <w:ind w:left="100" w:hanging="170"/>
              <w:rPr>
                <w:rFonts w:asciiTheme="majorHAnsi" w:hAnsiTheme="majorHAnsi" w:cs="Calibri"/>
                <w:noProof/>
                <w:sz w:val="20"/>
                <w:szCs w:val="20"/>
              </w:rPr>
            </w:pPr>
            <w:r w:rsidRPr="00D5163E">
              <w:rPr>
                <w:rFonts w:asciiTheme="majorHAnsi" w:hAnsiTheme="majorHAnsi" w:cs="Calibri"/>
                <w:sz w:val="20"/>
                <w:szCs w:val="20"/>
              </w:rPr>
              <w:t>MEPS and energy labels in place for high efficient energy lighting products</w:t>
            </w:r>
          </w:p>
        </w:tc>
      </w:tr>
      <w:tr w:rsidR="00C163A9" w:rsidRPr="00D5163E" w14:paraId="190E308C" w14:textId="0BDDAAFE" w:rsidTr="00EF4492">
        <w:tc>
          <w:tcPr>
            <w:tcW w:w="2033" w:type="dxa"/>
            <w:shd w:val="clear" w:color="auto" w:fill="auto"/>
          </w:tcPr>
          <w:p w14:paraId="64A81F58" w14:textId="5858F39A" w:rsidR="00C163A9" w:rsidRPr="00D5163E" w:rsidRDefault="002C5619" w:rsidP="002C2489">
            <w:pPr>
              <w:pStyle w:val="ListParagraph"/>
              <w:pBdr>
                <w:top w:val="single" w:sz="4" w:space="1" w:color="auto"/>
              </w:pBdr>
              <w:ind w:left="0"/>
              <w:rPr>
                <w:rFonts w:asciiTheme="majorHAnsi" w:hAnsiTheme="majorHAnsi" w:cs="Calibri"/>
                <w:sz w:val="20"/>
                <w:szCs w:val="20"/>
              </w:rPr>
            </w:pPr>
            <w:r>
              <w:rPr>
                <w:rFonts w:asciiTheme="majorHAnsi" w:hAnsiTheme="majorHAnsi" w:cs="Calibri"/>
                <w:sz w:val="20"/>
                <w:szCs w:val="20"/>
              </w:rPr>
              <w:t>UNEP</w:t>
            </w:r>
            <w:r w:rsidR="00C163A9" w:rsidRPr="00D5163E">
              <w:rPr>
                <w:rFonts w:asciiTheme="majorHAnsi" w:hAnsiTheme="majorHAnsi" w:cs="Calibri"/>
                <w:sz w:val="20"/>
                <w:szCs w:val="20"/>
              </w:rPr>
              <w:t xml:space="preserve"> en.lighten Initiative</w:t>
            </w:r>
          </w:p>
        </w:tc>
        <w:tc>
          <w:tcPr>
            <w:tcW w:w="3879" w:type="dxa"/>
            <w:shd w:val="clear" w:color="auto" w:fill="auto"/>
          </w:tcPr>
          <w:p w14:paraId="20C74E29" w14:textId="3CFCC4BB" w:rsidR="00C163A9" w:rsidRPr="00D5163E" w:rsidRDefault="00C163A9" w:rsidP="007E081C">
            <w:pPr>
              <w:pStyle w:val="ListParagraph"/>
              <w:ind w:left="0"/>
              <w:rPr>
                <w:rFonts w:asciiTheme="majorHAnsi" w:eastAsia="Times New Roman" w:hAnsiTheme="majorHAnsi" w:cs="Calibri"/>
                <w:sz w:val="20"/>
                <w:szCs w:val="20"/>
              </w:rPr>
            </w:pPr>
            <w:r w:rsidRPr="00D5163E">
              <w:rPr>
                <w:rFonts w:asciiTheme="majorHAnsi" w:hAnsiTheme="majorHAnsi" w:cs="Calibri"/>
                <w:sz w:val="20"/>
                <w:szCs w:val="20"/>
              </w:rPr>
              <w:t>Status of the efficient lighting MVE activities, programs in the selected six ASEAN countries, including Indonesia, the classification and quality status of the numerous EEL products and application, benchmarking and tapping of the energy saving potential in the lighting sector</w:t>
            </w:r>
          </w:p>
        </w:tc>
        <w:tc>
          <w:tcPr>
            <w:tcW w:w="3196" w:type="dxa"/>
          </w:tcPr>
          <w:p w14:paraId="51F585C0" w14:textId="7228C693" w:rsidR="00C163A9" w:rsidRPr="00D5163E" w:rsidRDefault="0060135F" w:rsidP="00DD7CE7">
            <w:pPr>
              <w:pStyle w:val="ListParagraph"/>
              <w:numPr>
                <w:ilvl w:val="0"/>
                <w:numId w:val="59"/>
              </w:numPr>
              <w:ind w:left="100" w:hanging="170"/>
              <w:rPr>
                <w:rFonts w:asciiTheme="majorHAnsi" w:hAnsiTheme="majorHAnsi" w:cs="Calibri"/>
                <w:noProof/>
                <w:sz w:val="20"/>
                <w:szCs w:val="20"/>
              </w:rPr>
            </w:pPr>
            <w:r w:rsidRPr="00D5163E">
              <w:rPr>
                <w:rFonts w:asciiTheme="majorHAnsi" w:hAnsiTheme="majorHAnsi" w:cs="Calibri"/>
                <w:sz w:val="20"/>
                <w:szCs w:val="20"/>
              </w:rPr>
              <w:t xml:space="preserve">Regulatory mechanisms for efficient lighting monitoring, verification and enforcement (MVE) </w:t>
            </w:r>
            <w:r w:rsidR="00EF4492" w:rsidRPr="00D5163E">
              <w:rPr>
                <w:rFonts w:asciiTheme="majorHAnsi" w:hAnsiTheme="majorHAnsi" w:cs="Calibri"/>
                <w:sz w:val="20"/>
                <w:szCs w:val="20"/>
              </w:rPr>
              <w:t>*</w:t>
            </w:r>
          </w:p>
        </w:tc>
      </w:tr>
      <w:tr w:rsidR="00C163A9" w:rsidRPr="00D5163E" w14:paraId="2FD3BDEF" w14:textId="5318E86C" w:rsidTr="00EF4492">
        <w:tc>
          <w:tcPr>
            <w:tcW w:w="2033" w:type="dxa"/>
            <w:shd w:val="clear" w:color="auto" w:fill="auto"/>
          </w:tcPr>
          <w:p w14:paraId="2608C102" w14:textId="77777777" w:rsidR="00C163A9" w:rsidRPr="00D5163E" w:rsidRDefault="00C163A9" w:rsidP="002C2489">
            <w:pPr>
              <w:pStyle w:val="ListParagraph"/>
              <w:ind w:left="0"/>
              <w:rPr>
                <w:rFonts w:asciiTheme="majorHAnsi" w:eastAsia="Times New Roman" w:hAnsiTheme="majorHAnsi" w:cs="Calibri"/>
                <w:bCs/>
                <w:sz w:val="20"/>
                <w:szCs w:val="20"/>
              </w:rPr>
            </w:pPr>
            <w:r w:rsidRPr="00D5163E">
              <w:rPr>
                <w:rFonts w:asciiTheme="majorHAnsi" w:eastAsia="Times New Roman" w:hAnsiTheme="majorHAnsi" w:cs="Calibri"/>
                <w:bCs/>
                <w:sz w:val="20"/>
                <w:szCs w:val="20"/>
              </w:rPr>
              <w:t xml:space="preserve">Super-Efficient Equipment and Appliance Deployment (SEAD) Initiative - </w:t>
            </w:r>
            <w:r w:rsidRPr="00D5163E">
              <w:rPr>
                <w:rFonts w:asciiTheme="majorHAnsi" w:hAnsiTheme="majorHAnsi" w:cs="Calibri"/>
                <w:sz w:val="20"/>
                <w:szCs w:val="20"/>
              </w:rPr>
              <w:t xml:space="preserve">Clean Energy Ministerial and the International Partnership for </w:t>
            </w:r>
            <w:r w:rsidRPr="00D5163E">
              <w:rPr>
                <w:rFonts w:asciiTheme="majorHAnsi" w:hAnsiTheme="majorHAnsi" w:cs="Calibri"/>
                <w:sz w:val="20"/>
                <w:szCs w:val="20"/>
              </w:rPr>
              <w:lastRenderedPageBreak/>
              <w:t xml:space="preserve">Energy Efficiency Cooperation </w:t>
            </w:r>
          </w:p>
        </w:tc>
        <w:tc>
          <w:tcPr>
            <w:tcW w:w="3879" w:type="dxa"/>
            <w:shd w:val="clear" w:color="auto" w:fill="auto"/>
          </w:tcPr>
          <w:p w14:paraId="38E121A0" w14:textId="77777777" w:rsidR="00C163A9" w:rsidRPr="00D5163E" w:rsidRDefault="00C163A9" w:rsidP="007E081C">
            <w:pPr>
              <w:pStyle w:val="ListParagraph"/>
              <w:ind w:left="0"/>
              <w:rPr>
                <w:rFonts w:asciiTheme="majorHAnsi" w:eastAsia="Times New Roman" w:hAnsiTheme="majorHAnsi" w:cs="Calibri"/>
                <w:sz w:val="20"/>
                <w:szCs w:val="20"/>
              </w:rPr>
            </w:pPr>
            <w:r w:rsidRPr="00D5163E">
              <w:rPr>
                <w:rFonts w:asciiTheme="majorHAnsi" w:hAnsiTheme="majorHAnsi" w:cs="Calibri"/>
                <w:sz w:val="20"/>
                <w:szCs w:val="20"/>
              </w:rPr>
              <w:lastRenderedPageBreak/>
              <w:t>Aiming to make it easier for governments and the private sector to capitalize on opportunities regarding appliance and equipment (including lighting) efficiency to reduce energy demand and carbon emissions while lowering energy costs for consumers, businesses, and institutions - Ongoing</w:t>
            </w:r>
          </w:p>
        </w:tc>
        <w:tc>
          <w:tcPr>
            <w:tcW w:w="3196" w:type="dxa"/>
          </w:tcPr>
          <w:p w14:paraId="7D99509F" w14:textId="6878B513" w:rsidR="00C163A9" w:rsidRPr="00D5163E" w:rsidRDefault="007262F2" w:rsidP="00DD7CE7">
            <w:pPr>
              <w:pStyle w:val="ListParagraph"/>
              <w:numPr>
                <w:ilvl w:val="0"/>
                <w:numId w:val="59"/>
              </w:numPr>
              <w:ind w:left="100" w:hanging="170"/>
              <w:rPr>
                <w:rFonts w:asciiTheme="majorHAnsi" w:hAnsiTheme="majorHAnsi" w:cs="Calibri"/>
                <w:noProof/>
                <w:sz w:val="20"/>
                <w:szCs w:val="20"/>
              </w:rPr>
            </w:pPr>
            <w:r w:rsidRPr="00D5163E">
              <w:rPr>
                <w:rFonts w:asciiTheme="majorHAnsi" w:hAnsiTheme="majorHAnsi" w:cs="Calibri"/>
                <w:sz w:val="20"/>
                <w:szCs w:val="20"/>
              </w:rPr>
              <w:t>Policy and guidelines for public procurement of LED lighting products (residential, commercial and outdoor) developed and adopted</w:t>
            </w:r>
          </w:p>
        </w:tc>
      </w:tr>
      <w:tr w:rsidR="00C163A9" w:rsidRPr="00D5163E" w14:paraId="4A6EB4EC" w14:textId="7DB6D859" w:rsidTr="00EF4492">
        <w:tc>
          <w:tcPr>
            <w:tcW w:w="2033" w:type="dxa"/>
            <w:shd w:val="clear" w:color="auto" w:fill="auto"/>
          </w:tcPr>
          <w:p w14:paraId="692A4640" w14:textId="77777777" w:rsidR="00C163A9" w:rsidRPr="00D5163E" w:rsidRDefault="00C163A9" w:rsidP="002C2489">
            <w:pPr>
              <w:pStyle w:val="ListParagraph"/>
              <w:ind w:left="0"/>
              <w:rPr>
                <w:rFonts w:asciiTheme="majorHAnsi" w:eastAsia="Times New Roman" w:hAnsiTheme="majorHAnsi" w:cs="Calibri"/>
                <w:bCs/>
                <w:sz w:val="20"/>
                <w:szCs w:val="20"/>
              </w:rPr>
            </w:pPr>
            <w:r w:rsidRPr="00D5163E">
              <w:rPr>
                <w:rFonts w:asciiTheme="majorHAnsi" w:hAnsiTheme="majorHAnsi" w:cs="Calibri"/>
                <w:sz w:val="20"/>
                <w:szCs w:val="20"/>
              </w:rPr>
              <w:t>Indonesia Clean Energy Development (ICED)</w:t>
            </w:r>
            <w:r w:rsidRPr="00D5163E">
              <w:rPr>
                <w:rFonts w:asciiTheme="majorHAnsi" w:eastAsia="Times New Roman" w:hAnsiTheme="majorHAnsi" w:cs="Calibri"/>
                <w:bCs/>
                <w:sz w:val="20"/>
                <w:szCs w:val="20"/>
              </w:rPr>
              <w:t xml:space="preserve"> Phase II - USAID</w:t>
            </w:r>
          </w:p>
        </w:tc>
        <w:tc>
          <w:tcPr>
            <w:tcW w:w="3879" w:type="dxa"/>
            <w:shd w:val="clear" w:color="auto" w:fill="auto"/>
          </w:tcPr>
          <w:p w14:paraId="15D5E995" w14:textId="77777777" w:rsidR="00C163A9" w:rsidRPr="00D5163E" w:rsidRDefault="00C163A9" w:rsidP="007E081C">
            <w:pPr>
              <w:pStyle w:val="ListParagraph"/>
              <w:ind w:left="0"/>
              <w:rPr>
                <w:rFonts w:asciiTheme="majorHAnsi" w:eastAsia="Times New Roman" w:hAnsiTheme="majorHAnsi" w:cs="Calibri"/>
                <w:sz w:val="20"/>
                <w:szCs w:val="20"/>
              </w:rPr>
            </w:pPr>
            <w:r w:rsidRPr="00D5163E">
              <w:rPr>
                <w:rFonts w:asciiTheme="majorHAnsi" w:hAnsiTheme="majorHAnsi" w:cs="Calibri"/>
                <w:sz w:val="20"/>
                <w:szCs w:val="20"/>
              </w:rPr>
              <w:t>Establish an effective policy, regulatory and incentive environment for low-emission growth in the energy sector, while simultaneously attracting public and private sector investment in clean energy development. Contributing to the Government of Indonesia’s (GOI) targets for increasing access to energy, while concurrently supporting national efforts to curb GHG emissions.</w:t>
            </w:r>
            <w:r w:rsidRPr="00D5163E">
              <w:rPr>
                <w:rFonts w:asciiTheme="majorHAnsi" w:eastAsia="Times New Roman" w:hAnsiTheme="majorHAnsi" w:cs="Calibri"/>
                <w:sz w:val="20"/>
                <w:szCs w:val="20"/>
              </w:rPr>
              <w:t xml:space="preserve"> Focus on Energy Sustainable Finance, Previous project on EE Street Lighting Pilot in Makasar, ICED in collaboration with GIZ SSLI – Ongoing 2015 -2020</w:t>
            </w:r>
          </w:p>
        </w:tc>
        <w:tc>
          <w:tcPr>
            <w:tcW w:w="3196" w:type="dxa"/>
          </w:tcPr>
          <w:p w14:paraId="6A96C072" w14:textId="173CA08B" w:rsidR="00C163A9" w:rsidRPr="00D5163E" w:rsidRDefault="007262F2" w:rsidP="00DD7CE7">
            <w:pPr>
              <w:pStyle w:val="ListParagraph"/>
              <w:numPr>
                <w:ilvl w:val="0"/>
                <w:numId w:val="59"/>
              </w:numPr>
              <w:ind w:left="100" w:hanging="170"/>
              <w:rPr>
                <w:rFonts w:asciiTheme="majorHAnsi" w:hAnsiTheme="majorHAnsi" w:cs="Calibri"/>
                <w:noProof/>
                <w:sz w:val="20"/>
                <w:szCs w:val="20"/>
              </w:rPr>
            </w:pPr>
            <w:r w:rsidRPr="00D5163E">
              <w:rPr>
                <w:rFonts w:asciiTheme="majorHAnsi" w:hAnsiTheme="majorHAnsi" w:cs="Calibri"/>
                <w:sz w:val="20"/>
                <w:szCs w:val="20"/>
              </w:rPr>
              <w:t>Capacity development for policy makers, enforcement &amp;custom officials and other relevant government agencies on market control procedures</w:t>
            </w:r>
          </w:p>
        </w:tc>
      </w:tr>
      <w:tr w:rsidR="00C163A9" w:rsidRPr="00D5163E" w14:paraId="37077923" w14:textId="3461C7D5" w:rsidTr="00EF4492">
        <w:tc>
          <w:tcPr>
            <w:tcW w:w="2033" w:type="dxa"/>
            <w:shd w:val="clear" w:color="auto" w:fill="auto"/>
          </w:tcPr>
          <w:p w14:paraId="141F99A1" w14:textId="77777777" w:rsidR="00C163A9" w:rsidRPr="00D5163E" w:rsidRDefault="00C163A9" w:rsidP="002C2489">
            <w:pPr>
              <w:pStyle w:val="ListParagraph"/>
              <w:ind w:left="0"/>
              <w:rPr>
                <w:rFonts w:asciiTheme="majorHAnsi" w:eastAsia="Times New Roman" w:hAnsiTheme="majorHAnsi" w:cs="Calibri"/>
                <w:bCs/>
                <w:sz w:val="20"/>
                <w:szCs w:val="20"/>
              </w:rPr>
            </w:pPr>
            <w:r w:rsidRPr="00D5163E">
              <w:rPr>
                <w:rFonts w:asciiTheme="majorHAnsi" w:eastAsia="Times New Roman" w:hAnsiTheme="majorHAnsi" w:cs="Calibri"/>
                <w:bCs/>
                <w:sz w:val="20"/>
                <w:szCs w:val="20"/>
              </w:rPr>
              <w:t xml:space="preserve">AFD EE street Lighting - </w:t>
            </w:r>
            <w:r w:rsidRPr="00D5163E">
              <w:rPr>
                <w:rFonts w:asciiTheme="majorHAnsi" w:hAnsiTheme="majorHAnsi" w:cs="Calibri"/>
                <w:sz w:val="20"/>
                <w:szCs w:val="20"/>
              </w:rPr>
              <w:t>Agence Française de Développement (AFD)</w:t>
            </w:r>
          </w:p>
        </w:tc>
        <w:tc>
          <w:tcPr>
            <w:tcW w:w="3879" w:type="dxa"/>
            <w:shd w:val="clear" w:color="auto" w:fill="auto"/>
          </w:tcPr>
          <w:p w14:paraId="1B556B70" w14:textId="72739808" w:rsidR="00C163A9" w:rsidRPr="00D5163E" w:rsidRDefault="00C163A9" w:rsidP="007E081C">
            <w:pPr>
              <w:pStyle w:val="ListParagraph"/>
              <w:ind w:left="0"/>
              <w:rPr>
                <w:rFonts w:asciiTheme="majorHAnsi" w:eastAsia="Times New Roman" w:hAnsiTheme="majorHAnsi" w:cs="Calibri"/>
                <w:sz w:val="20"/>
                <w:szCs w:val="20"/>
              </w:rPr>
            </w:pPr>
            <w:r w:rsidRPr="00D5163E">
              <w:rPr>
                <w:rFonts w:asciiTheme="majorHAnsi" w:hAnsiTheme="majorHAnsi" w:cs="Calibri"/>
                <w:sz w:val="20"/>
                <w:szCs w:val="20"/>
              </w:rPr>
              <w:t xml:space="preserve">Contribute to Indonesia's efforts in the fight against climate change (appropriate infrastructure development, establishment of dedicated financial instruments). Relevant project in </w:t>
            </w:r>
            <w:r w:rsidRPr="00D5163E">
              <w:rPr>
                <w:rFonts w:asciiTheme="majorHAnsi" w:eastAsia="Times New Roman" w:hAnsiTheme="majorHAnsi" w:cs="Calibri"/>
                <w:sz w:val="20"/>
                <w:szCs w:val="20"/>
              </w:rPr>
              <w:t>EE Street Lighting in Bogor and Mataram – Ongoing at a preliminary stage</w:t>
            </w:r>
          </w:p>
        </w:tc>
        <w:tc>
          <w:tcPr>
            <w:tcW w:w="3196" w:type="dxa"/>
          </w:tcPr>
          <w:p w14:paraId="263BF7DE" w14:textId="3C12AB2C" w:rsidR="00C163A9" w:rsidRPr="00D5163E" w:rsidRDefault="007262F2" w:rsidP="00DD7CE7">
            <w:pPr>
              <w:pStyle w:val="ListParagraph"/>
              <w:numPr>
                <w:ilvl w:val="0"/>
                <w:numId w:val="59"/>
              </w:numPr>
              <w:ind w:left="100" w:hanging="170"/>
              <w:rPr>
                <w:rFonts w:asciiTheme="majorHAnsi" w:hAnsiTheme="majorHAnsi" w:cs="Calibri"/>
                <w:noProof/>
                <w:sz w:val="20"/>
                <w:szCs w:val="20"/>
              </w:rPr>
            </w:pPr>
            <w:r w:rsidRPr="00D5163E">
              <w:rPr>
                <w:rFonts w:asciiTheme="majorHAnsi" w:hAnsiTheme="majorHAnsi" w:cs="Calibri"/>
                <w:sz w:val="20"/>
                <w:szCs w:val="20"/>
              </w:rPr>
              <w:t>Regulatory mechanisms for efficient lighting monitoring, verification and enforcement (MVE) including testing standards defined and implemented</w:t>
            </w:r>
          </w:p>
        </w:tc>
      </w:tr>
      <w:tr w:rsidR="00C163A9" w:rsidRPr="00D5163E" w14:paraId="7672BD89" w14:textId="65A0D00B" w:rsidTr="00EF4492">
        <w:tc>
          <w:tcPr>
            <w:tcW w:w="2033" w:type="dxa"/>
            <w:shd w:val="clear" w:color="auto" w:fill="auto"/>
          </w:tcPr>
          <w:p w14:paraId="34BEF833" w14:textId="77777777" w:rsidR="00C163A9" w:rsidRPr="00D5163E" w:rsidRDefault="00C163A9" w:rsidP="002C2489">
            <w:pPr>
              <w:pStyle w:val="ListParagraph"/>
              <w:ind w:left="0"/>
              <w:rPr>
                <w:rFonts w:asciiTheme="majorHAnsi" w:eastAsia="Times New Roman" w:hAnsiTheme="majorHAnsi" w:cs="Calibri"/>
                <w:bCs/>
                <w:sz w:val="20"/>
                <w:szCs w:val="20"/>
              </w:rPr>
            </w:pPr>
            <w:r w:rsidRPr="00D5163E">
              <w:rPr>
                <w:rFonts w:asciiTheme="majorHAnsi" w:eastAsia="Times New Roman" w:hAnsiTheme="majorHAnsi" w:cs="Calibri"/>
                <w:bCs/>
                <w:sz w:val="20"/>
                <w:szCs w:val="20"/>
              </w:rPr>
              <w:t>LED Street Lighting Project in Indonesia – Asian Development Bank</w:t>
            </w:r>
          </w:p>
        </w:tc>
        <w:tc>
          <w:tcPr>
            <w:tcW w:w="3879" w:type="dxa"/>
            <w:shd w:val="clear" w:color="auto" w:fill="auto"/>
          </w:tcPr>
          <w:p w14:paraId="1D44971E" w14:textId="77777777" w:rsidR="00C163A9" w:rsidRPr="00D5163E" w:rsidRDefault="00C163A9" w:rsidP="007E081C">
            <w:pPr>
              <w:pStyle w:val="ListParagraph"/>
              <w:ind w:left="0"/>
              <w:rPr>
                <w:rFonts w:asciiTheme="majorHAnsi" w:eastAsia="Times New Roman" w:hAnsiTheme="majorHAnsi" w:cs="Calibri"/>
                <w:sz w:val="20"/>
                <w:szCs w:val="20"/>
              </w:rPr>
            </w:pPr>
            <w:r w:rsidRPr="00D5163E">
              <w:rPr>
                <w:rFonts w:asciiTheme="majorHAnsi" w:eastAsia="Times New Roman" w:hAnsiTheme="majorHAnsi" w:cs="Calibri"/>
                <w:sz w:val="20"/>
                <w:szCs w:val="20"/>
              </w:rPr>
              <w:t xml:space="preserve">Implement LED Retrofit Project in Batang and </w:t>
            </w:r>
          </w:p>
          <w:p w14:paraId="6B662486" w14:textId="579C505C" w:rsidR="00C163A9" w:rsidRPr="00D5163E" w:rsidRDefault="00C163A9" w:rsidP="007E081C">
            <w:pPr>
              <w:pStyle w:val="ListParagraph"/>
              <w:ind w:left="0"/>
              <w:rPr>
                <w:rFonts w:asciiTheme="majorHAnsi" w:eastAsia="Times New Roman" w:hAnsiTheme="majorHAnsi" w:cs="Calibri"/>
                <w:sz w:val="20"/>
                <w:szCs w:val="20"/>
              </w:rPr>
            </w:pPr>
            <w:r w:rsidRPr="00D5163E">
              <w:rPr>
                <w:rFonts w:asciiTheme="majorHAnsi" w:eastAsia="Times New Roman" w:hAnsiTheme="majorHAnsi" w:cs="Calibri"/>
                <w:sz w:val="20"/>
                <w:szCs w:val="20"/>
              </w:rPr>
              <w:t>Semarang (Pilot Cities) and several power stations of State Owned Utility (PLN) -</w:t>
            </w:r>
          </w:p>
          <w:p w14:paraId="48942596" w14:textId="77777777" w:rsidR="00C163A9" w:rsidRPr="00D5163E" w:rsidRDefault="00C163A9" w:rsidP="007E081C">
            <w:pPr>
              <w:pStyle w:val="ListParagraph"/>
              <w:ind w:left="0"/>
              <w:rPr>
                <w:rFonts w:asciiTheme="majorHAnsi" w:eastAsia="Times New Roman" w:hAnsiTheme="majorHAnsi" w:cs="Calibri"/>
                <w:sz w:val="20"/>
                <w:szCs w:val="20"/>
              </w:rPr>
            </w:pPr>
            <w:r w:rsidRPr="00D5163E">
              <w:rPr>
                <w:rFonts w:asciiTheme="majorHAnsi" w:eastAsia="Times New Roman" w:hAnsiTheme="majorHAnsi" w:cs="Calibri"/>
                <w:sz w:val="20"/>
                <w:szCs w:val="20"/>
              </w:rPr>
              <w:t xml:space="preserve"> Completed 2016. </w:t>
            </w:r>
          </w:p>
        </w:tc>
        <w:tc>
          <w:tcPr>
            <w:tcW w:w="3196" w:type="dxa"/>
          </w:tcPr>
          <w:p w14:paraId="655A3260" w14:textId="4E88C8F8" w:rsidR="00C163A9" w:rsidRPr="00D5163E" w:rsidRDefault="007262F2" w:rsidP="00DD7CE7">
            <w:pPr>
              <w:pStyle w:val="ListParagraph"/>
              <w:numPr>
                <w:ilvl w:val="0"/>
                <w:numId w:val="59"/>
              </w:numPr>
              <w:ind w:left="100" w:hanging="170"/>
              <w:rPr>
                <w:rFonts w:asciiTheme="majorHAnsi" w:hAnsiTheme="majorHAnsi" w:cs="Calibri"/>
                <w:noProof/>
                <w:sz w:val="20"/>
                <w:szCs w:val="20"/>
              </w:rPr>
            </w:pPr>
            <w:r w:rsidRPr="00D5163E">
              <w:rPr>
                <w:rFonts w:asciiTheme="majorHAnsi" w:hAnsiTheme="majorHAnsi" w:cs="Calibri"/>
                <w:sz w:val="20"/>
                <w:szCs w:val="20"/>
              </w:rPr>
              <w:t>Pilot demonstrations for accelerated LED lamp deployment in buildings and for street lighting in the context of sustainable cities</w:t>
            </w:r>
          </w:p>
        </w:tc>
      </w:tr>
      <w:tr w:rsidR="00C163A9" w:rsidRPr="00D5163E" w14:paraId="1AA9A8EB" w14:textId="504B7ACB" w:rsidTr="00EF4492">
        <w:tc>
          <w:tcPr>
            <w:tcW w:w="2033" w:type="dxa"/>
            <w:shd w:val="clear" w:color="auto" w:fill="auto"/>
          </w:tcPr>
          <w:p w14:paraId="2ADE2D01" w14:textId="77777777" w:rsidR="00C163A9" w:rsidRPr="00D5163E" w:rsidRDefault="00C163A9" w:rsidP="002C2489">
            <w:pPr>
              <w:pStyle w:val="ListParagraph"/>
              <w:ind w:left="0"/>
              <w:rPr>
                <w:rFonts w:asciiTheme="majorHAnsi" w:eastAsia="Times New Roman" w:hAnsiTheme="majorHAnsi" w:cs="Calibri"/>
                <w:bCs/>
                <w:sz w:val="20"/>
                <w:szCs w:val="20"/>
              </w:rPr>
            </w:pPr>
            <w:r w:rsidRPr="00D5163E">
              <w:rPr>
                <w:rFonts w:asciiTheme="majorHAnsi" w:eastAsia="Times New Roman" w:hAnsiTheme="majorHAnsi" w:cs="Calibri"/>
                <w:bCs/>
                <w:sz w:val="20"/>
                <w:szCs w:val="20"/>
              </w:rPr>
              <w:t xml:space="preserve">Smart Street Lighting Initiative (SSLI) NAMA Indonesia -  </w:t>
            </w:r>
            <w:r w:rsidRPr="00D5163E">
              <w:rPr>
                <w:rFonts w:asciiTheme="majorHAnsi" w:hAnsiTheme="majorHAnsi" w:cs="Calibri"/>
                <w:sz w:val="20"/>
                <w:szCs w:val="20"/>
              </w:rPr>
              <w:t xml:space="preserve">Die Deutsche </w:t>
            </w:r>
            <w:r w:rsidRPr="00D5163E">
              <w:rPr>
                <w:rFonts w:asciiTheme="majorHAnsi" w:hAnsiTheme="majorHAnsi" w:cs="Calibri"/>
                <w:iCs/>
                <w:sz w:val="20"/>
                <w:szCs w:val="20"/>
              </w:rPr>
              <w:t>Gesellschaft für Internationale Zusammenarbeit</w:t>
            </w:r>
            <w:r w:rsidRPr="00D5163E">
              <w:rPr>
                <w:rFonts w:asciiTheme="majorHAnsi" w:hAnsiTheme="majorHAnsi" w:cs="Calibri"/>
                <w:sz w:val="20"/>
                <w:szCs w:val="20"/>
              </w:rPr>
              <w:t xml:space="preserve"> (</w:t>
            </w:r>
            <w:r w:rsidRPr="00D5163E">
              <w:rPr>
                <w:rFonts w:asciiTheme="majorHAnsi" w:hAnsiTheme="majorHAnsi" w:cs="Calibri"/>
                <w:iCs/>
                <w:sz w:val="20"/>
                <w:szCs w:val="20"/>
              </w:rPr>
              <w:t>GIZ</w:t>
            </w:r>
            <w:r w:rsidRPr="00D5163E">
              <w:rPr>
                <w:rFonts w:asciiTheme="majorHAnsi" w:hAnsiTheme="majorHAnsi" w:cs="Calibri"/>
                <w:sz w:val="20"/>
                <w:szCs w:val="20"/>
              </w:rPr>
              <w:t>)</w:t>
            </w:r>
          </w:p>
        </w:tc>
        <w:tc>
          <w:tcPr>
            <w:tcW w:w="3879" w:type="dxa"/>
            <w:shd w:val="clear" w:color="auto" w:fill="auto"/>
          </w:tcPr>
          <w:p w14:paraId="28713922" w14:textId="6F26A55D" w:rsidR="00C163A9" w:rsidRPr="00D5163E" w:rsidRDefault="00C163A9" w:rsidP="007E081C">
            <w:pPr>
              <w:pStyle w:val="ListParagraph"/>
              <w:ind w:left="0"/>
              <w:rPr>
                <w:rFonts w:asciiTheme="majorHAnsi" w:eastAsia="Times New Roman" w:hAnsiTheme="majorHAnsi" w:cs="Calibri"/>
                <w:sz w:val="20"/>
                <w:szCs w:val="20"/>
              </w:rPr>
            </w:pPr>
            <w:r w:rsidRPr="00D5163E">
              <w:rPr>
                <w:rFonts w:asciiTheme="majorHAnsi" w:eastAsia="Times New Roman" w:hAnsiTheme="majorHAnsi" w:cs="Calibri"/>
                <w:sz w:val="20"/>
                <w:szCs w:val="20"/>
              </w:rPr>
              <w:t xml:space="preserve">Program to increase energy efficiency of SL through implementing efficient technology (lamp, armature, control system, etc) focusing on study in 22 cities and pilot in several cities – piloting completed in 2014; development phase (2015-2017); transformation phase </w:t>
            </w:r>
            <w:r w:rsidR="007262F2" w:rsidRPr="00D5163E">
              <w:rPr>
                <w:rFonts w:asciiTheme="majorHAnsi" w:eastAsia="Times New Roman" w:hAnsiTheme="majorHAnsi" w:cs="Calibri"/>
                <w:sz w:val="20"/>
                <w:szCs w:val="20"/>
              </w:rPr>
              <w:t>(</w:t>
            </w:r>
            <w:r w:rsidRPr="00D5163E">
              <w:rPr>
                <w:rFonts w:asciiTheme="majorHAnsi" w:eastAsia="Times New Roman" w:hAnsiTheme="majorHAnsi" w:cs="Calibri"/>
                <w:sz w:val="20"/>
                <w:szCs w:val="20"/>
              </w:rPr>
              <w:t xml:space="preserve">2017-2019)  </w:t>
            </w:r>
          </w:p>
        </w:tc>
        <w:tc>
          <w:tcPr>
            <w:tcW w:w="3196" w:type="dxa"/>
          </w:tcPr>
          <w:p w14:paraId="7AB2A97D" w14:textId="52565DA8" w:rsidR="00C163A9" w:rsidRPr="00D5163E" w:rsidRDefault="007262F2" w:rsidP="00DD7CE7">
            <w:pPr>
              <w:pStyle w:val="ListParagraph"/>
              <w:numPr>
                <w:ilvl w:val="0"/>
                <w:numId w:val="59"/>
              </w:numPr>
              <w:ind w:left="100" w:hanging="170"/>
              <w:rPr>
                <w:rFonts w:asciiTheme="majorHAnsi" w:hAnsiTheme="majorHAnsi" w:cs="Calibri"/>
                <w:noProof/>
                <w:sz w:val="20"/>
                <w:szCs w:val="20"/>
              </w:rPr>
            </w:pPr>
            <w:r w:rsidRPr="00D5163E">
              <w:rPr>
                <w:rFonts w:asciiTheme="majorHAnsi" w:hAnsiTheme="majorHAnsi" w:cs="Calibri"/>
                <w:sz w:val="20"/>
                <w:szCs w:val="20"/>
              </w:rPr>
              <w:t>Pilot demonstrations for accelerated LED lamp deployment in buildings and for street lighting in the context of sustainable cities</w:t>
            </w:r>
          </w:p>
        </w:tc>
      </w:tr>
      <w:tr w:rsidR="00C163A9" w:rsidRPr="00D5163E" w14:paraId="4B59FC38" w14:textId="331D2842" w:rsidTr="00EF4492">
        <w:tc>
          <w:tcPr>
            <w:tcW w:w="2033" w:type="dxa"/>
            <w:shd w:val="clear" w:color="auto" w:fill="auto"/>
          </w:tcPr>
          <w:p w14:paraId="79C1F17F" w14:textId="21927F32" w:rsidR="00C163A9" w:rsidRPr="00D5163E" w:rsidRDefault="00C163A9" w:rsidP="002C2489">
            <w:pPr>
              <w:pStyle w:val="ListParagraph"/>
              <w:ind w:left="0"/>
              <w:rPr>
                <w:rFonts w:asciiTheme="majorHAnsi" w:hAnsiTheme="majorHAnsi" w:cs="Calibri"/>
                <w:sz w:val="20"/>
                <w:szCs w:val="20"/>
              </w:rPr>
            </w:pPr>
            <w:r w:rsidRPr="00D5163E">
              <w:rPr>
                <w:rFonts w:asciiTheme="majorHAnsi" w:hAnsiTheme="majorHAnsi" w:cs="Calibri"/>
                <w:sz w:val="20"/>
                <w:szCs w:val="20"/>
              </w:rPr>
              <w:t>Environmental Support Program Phase 3 (ESP3) - Danish International Development Agency (DANIDA)</w:t>
            </w:r>
          </w:p>
        </w:tc>
        <w:tc>
          <w:tcPr>
            <w:tcW w:w="3879" w:type="dxa"/>
            <w:shd w:val="clear" w:color="auto" w:fill="auto"/>
          </w:tcPr>
          <w:p w14:paraId="205A82D6" w14:textId="77777777" w:rsidR="00C163A9" w:rsidRPr="00D5163E" w:rsidRDefault="00C163A9" w:rsidP="007E081C">
            <w:pPr>
              <w:pStyle w:val="ListParagraph"/>
              <w:ind w:left="0"/>
              <w:rPr>
                <w:rFonts w:asciiTheme="majorHAnsi" w:eastAsia="Times New Roman" w:hAnsiTheme="majorHAnsi" w:cs="Calibri"/>
                <w:sz w:val="20"/>
                <w:szCs w:val="20"/>
              </w:rPr>
            </w:pPr>
            <w:r w:rsidRPr="00D5163E">
              <w:rPr>
                <w:rFonts w:asciiTheme="majorHAnsi" w:hAnsiTheme="majorHAnsi" w:cs="Calibri"/>
                <w:sz w:val="20"/>
                <w:szCs w:val="20"/>
              </w:rPr>
              <w:t>Developing inclusive and sustainable growth through improved environmental management and climate change mitigation and adaptation. Supports in implementation and monitoring energy efficiency, energy conservation and renewable energy including pilot projects that will provide demonstration and experience of energy efficiency, energy conservation and renewable energy in Indonesia - Ongoing</w:t>
            </w:r>
          </w:p>
        </w:tc>
        <w:tc>
          <w:tcPr>
            <w:tcW w:w="3196" w:type="dxa"/>
          </w:tcPr>
          <w:p w14:paraId="009E2B98" w14:textId="3CF1982C" w:rsidR="00C163A9" w:rsidRPr="00D5163E" w:rsidRDefault="007262F2" w:rsidP="00DD7CE7">
            <w:pPr>
              <w:pStyle w:val="ListParagraph"/>
              <w:numPr>
                <w:ilvl w:val="0"/>
                <w:numId w:val="59"/>
              </w:numPr>
              <w:ind w:left="100" w:hanging="170"/>
              <w:rPr>
                <w:rFonts w:asciiTheme="majorHAnsi" w:hAnsiTheme="majorHAnsi" w:cs="Calibri"/>
                <w:noProof/>
                <w:sz w:val="20"/>
                <w:szCs w:val="20"/>
              </w:rPr>
            </w:pPr>
            <w:r w:rsidRPr="00D5163E">
              <w:rPr>
                <w:rFonts w:asciiTheme="majorHAnsi" w:hAnsiTheme="majorHAnsi" w:cs="Calibri"/>
                <w:sz w:val="20"/>
                <w:szCs w:val="20"/>
              </w:rPr>
              <w:t>innovative financial mechanisms enabling the accelerated penetration of advanced lighting systems, including ESCO models</w:t>
            </w:r>
          </w:p>
        </w:tc>
      </w:tr>
      <w:tr w:rsidR="00C163A9" w:rsidRPr="00D5163E" w14:paraId="23D46E8A" w14:textId="4EFB21DC" w:rsidTr="00EF4492">
        <w:tc>
          <w:tcPr>
            <w:tcW w:w="2033" w:type="dxa"/>
            <w:shd w:val="clear" w:color="auto" w:fill="auto"/>
          </w:tcPr>
          <w:p w14:paraId="145B8CA9" w14:textId="77777777" w:rsidR="00C163A9" w:rsidRPr="00D5163E" w:rsidRDefault="00C163A9" w:rsidP="002C2489">
            <w:pPr>
              <w:pStyle w:val="ListParagraph"/>
              <w:ind w:left="0"/>
              <w:rPr>
                <w:rFonts w:asciiTheme="majorHAnsi" w:eastAsia="Times New Roman" w:hAnsiTheme="majorHAnsi" w:cs="Calibri"/>
                <w:bCs/>
                <w:sz w:val="20"/>
                <w:szCs w:val="20"/>
              </w:rPr>
            </w:pPr>
            <w:r w:rsidRPr="00D5163E">
              <w:rPr>
                <w:rFonts w:asciiTheme="majorHAnsi" w:eastAsia="Times New Roman" w:hAnsiTheme="majorHAnsi" w:cs="Calibri"/>
                <w:bCs/>
                <w:sz w:val="20"/>
                <w:szCs w:val="20"/>
              </w:rPr>
              <w:t xml:space="preserve">Green Banking -  </w:t>
            </w:r>
            <w:r w:rsidRPr="00D5163E">
              <w:rPr>
                <w:rStyle w:val="Emphasis"/>
                <w:rFonts w:asciiTheme="majorHAnsi" w:hAnsiTheme="majorHAnsi" w:cs="Calibri"/>
                <w:sz w:val="20"/>
                <w:szCs w:val="20"/>
              </w:rPr>
              <w:t>PT Sarana Multi Infrastruktur</w:t>
            </w:r>
            <w:r w:rsidRPr="00D5163E">
              <w:rPr>
                <w:rStyle w:val="st"/>
                <w:rFonts w:asciiTheme="majorHAnsi" w:hAnsiTheme="majorHAnsi" w:cs="Calibri"/>
                <w:sz w:val="20"/>
                <w:szCs w:val="20"/>
              </w:rPr>
              <w:t xml:space="preserve"> - Persero</w:t>
            </w:r>
            <w:r w:rsidRPr="00D5163E">
              <w:rPr>
                <w:rFonts w:asciiTheme="majorHAnsi" w:eastAsia="Times New Roman" w:hAnsiTheme="majorHAnsi" w:cs="Calibri"/>
                <w:bCs/>
                <w:sz w:val="20"/>
                <w:szCs w:val="20"/>
              </w:rPr>
              <w:t xml:space="preserve"> (PT SMI) in partnership with MTRE3 Project</w:t>
            </w:r>
          </w:p>
        </w:tc>
        <w:tc>
          <w:tcPr>
            <w:tcW w:w="3879" w:type="dxa"/>
            <w:shd w:val="clear" w:color="auto" w:fill="auto"/>
          </w:tcPr>
          <w:p w14:paraId="172FE798" w14:textId="77777777" w:rsidR="00C163A9" w:rsidRPr="00D5163E" w:rsidRDefault="00C163A9" w:rsidP="007E081C">
            <w:pPr>
              <w:pStyle w:val="ListParagraph"/>
              <w:ind w:left="0"/>
              <w:rPr>
                <w:rFonts w:asciiTheme="majorHAnsi" w:eastAsia="Times New Roman" w:hAnsiTheme="majorHAnsi" w:cs="Calibri"/>
                <w:sz w:val="20"/>
                <w:szCs w:val="20"/>
              </w:rPr>
            </w:pPr>
            <w:r w:rsidRPr="00D5163E">
              <w:rPr>
                <w:rFonts w:asciiTheme="majorHAnsi" w:eastAsia="Times New Roman" w:hAnsiTheme="majorHAnsi" w:cs="Calibri"/>
                <w:sz w:val="20"/>
                <w:szCs w:val="20"/>
              </w:rPr>
              <w:t xml:space="preserve">Green infrastructure bank </w:t>
            </w:r>
            <w:r w:rsidRPr="00D5163E">
              <w:rPr>
                <w:rFonts w:asciiTheme="majorHAnsi" w:hAnsiTheme="majorHAnsi" w:cs="Calibri"/>
                <w:sz w:val="20"/>
                <w:szCs w:val="20"/>
              </w:rPr>
              <w:t>transforming into an infrastructure bank to help fund roads, railways and seaports with private backing and interested in street lighting financing - Ongoing</w:t>
            </w:r>
          </w:p>
        </w:tc>
        <w:tc>
          <w:tcPr>
            <w:tcW w:w="3196" w:type="dxa"/>
          </w:tcPr>
          <w:p w14:paraId="134EE53E" w14:textId="08B3B2B0" w:rsidR="00C163A9" w:rsidRPr="00D5163E" w:rsidRDefault="007262F2" w:rsidP="00DD7CE7">
            <w:pPr>
              <w:pStyle w:val="ListParagraph"/>
              <w:numPr>
                <w:ilvl w:val="0"/>
                <w:numId w:val="59"/>
              </w:numPr>
              <w:ind w:left="100" w:hanging="170"/>
              <w:rPr>
                <w:rFonts w:asciiTheme="majorHAnsi" w:hAnsiTheme="majorHAnsi" w:cs="Calibri"/>
                <w:noProof/>
                <w:sz w:val="20"/>
                <w:szCs w:val="20"/>
              </w:rPr>
            </w:pPr>
            <w:r w:rsidRPr="00D5163E">
              <w:rPr>
                <w:rFonts w:asciiTheme="majorHAnsi" w:hAnsiTheme="majorHAnsi" w:cs="Calibri"/>
                <w:sz w:val="20"/>
                <w:szCs w:val="20"/>
              </w:rPr>
              <w:t>Business transformation plans of selected local lighting manufacturers to convert their production lines to the production of more energy efficient LED lamps</w:t>
            </w:r>
          </w:p>
        </w:tc>
      </w:tr>
      <w:tr w:rsidR="00C163A9" w:rsidRPr="00D5163E" w14:paraId="27A94001" w14:textId="54BD452D" w:rsidTr="00EF4492">
        <w:tc>
          <w:tcPr>
            <w:tcW w:w="2033" w:type="dxa"/>
            <w:shd w:val="clear" w:color="auto" w:fill="auto"/>
          </w:tcPr>
          <w:p w14:paraId="27A16014" w14:textId="77777777" w:rsidR="00C163A9" w:rsidRPr="00D5163E" w:rsidRDefault="00C163A9" w:rsidP="002C2489">
            <w:pPr>
              <w:pStyle w:val="ListParagraph"/>
              <w:ind w:left="0"/>
              <w:rPr>
                <w:rFonts w:asciiTheme="majorHAnsi" w:eastAsia="Times New Roman" w:hAnsiTheme="majorHAnsi" w:cs="Calibri"/>
                <w:bCs/>
                <w:sz w:val="20"/>
                <w:szCs w:val="20"/>
              </w:rPr>
            </w:pPr>
            <w:r w:rsidRPr="00D5163E">
              <w:rPr>
                <w:rStyle w:val="Emphasis"/>
                <w:rFonts w:asciiTheme="majorHAnsi" w:hAnsiTheme="majorHAnsi" w:cs="Calibri"/>
                <w:i w:val="0"/>
                <w:sz w:val="20"/>
                <w:szCs w:val="20"/>
              </w:rPr>
              <w:lastRenderedPageBreak/>
              <w:t>Synergy Efficiency Solutions</w:t>
            </w:r>
            <w:r w:rsidRPr="00D5163E">
              <w:rPr>
                <w:rStyle w:val="st"/>
                <w:rFonts w:asciiTheme="majorHAnsi" w:hAnsiTheme="majorHAnsi" w:cs="Calibri"/>
                <w:sz w:val="20"/>
                <w:szCs w:val="20"/>
              </w:rPr>
              <w:t xml:space="preserve"> (</w:t>
            </w:r>
            <w:r w:rsidRPr="00D5163E">
              <w:rPr>
                <w:rFonts w:asciiTheme="majorHAnsi" w:eastAsia="Times New Roman" w:hAnsiTheme="majorHAnsi" w:cs="Calibri"/>
                <w:bCs/>
                <w:sz w:val="20"/>
                <w:szCs w:val="20"/>
              </w:rPr>
              <w:t>SES) – Private Company</w:t>
            </w:r>
          </w:p>
        </w:tc>
        <w:tc>
          <w:tcPr>
            <w:tcW w:w="3879" w:type="dxa"/>
            <w:shd w:val="clear" w:color="auto" w:fill="auto"/>
          </w:tcPr>
          <w:p w14:paraId="74EF9EBA" w14:textId="77777777" w:rsidR="00C163A9" w:rsidRPr="00D5163E" w:rsidRDefault="00C163A9" w:rsidP="007E081C">
            <w:pPr>
              <w:pStyle w:val="ListParagraph"/>
              <w:ind w:left="0"/>
              <w:rPr>
                <w:rFonts w:asciiTheme="majorHAnsi" w:eastAsia="Times New Roman" w:hAnsiTheme="majorHAnsi" w:cs="Calibri"/>
                <w:sz w:val="20"/>
                <w:szCs w:val="20"/>
              </w:rPr>
            </w:pPr>
            <w:r w:rsidRPr="00D5163E">
              <w:rPr>
                <w:rStyle w:val="st"/>
                <w:rFonts w:asciiTheme="majorHAnsi" w:hAnsiTheme="majorHAnsi" w:cs="Calibri"/>
                <w:sz w:val="20"/>
                <w:szCs w:val="20"/>
              </w:rPr>
              <w:t xml:space="preserve">Assists companies in the implementation of savings solutions by minimizing investment costs through its </w:t>
            </w:r>
            <w:r w:rsidRPr="00D5163E">
              <w:rPr>
                <w:rStyle w:val="Emphasis"/>
                <w:rFonts w:asciiTheme="majorHAnsi" w:hAnsiTheme="majorHAnsi" w:cs="Calibri"/>
                <w:i w:val="0"/>
                <w:sz w:val="20"/>
                <w:szCs w:val="20"/>
              </w:rPr>
              <w:t>ESCO</w:t>
            </w:r>
            <w:r w:rsidRPr="00D5163E">
              <w:rPr>
                <w:rStyle w:val="st"/>
                <w:rFonts w:asciiTheme="majorHAnsi" w:hAnsiTheme="majorHAnsi" w:cs="Calibri"/>
                <w:sz w:val="20"/>
                <w:szCs w:val="20"/>
              </w:rPr>
              <w:t xml:space="preserve"> financing options focusing on energy e</w:t>
            </w:r>
            <w:r w:rsidRPr="00D5163E">
              <w:rPr>
                <w:rFonts w:asciiTheme="majorHAnsi" w:eastAsia="Times New Roman" w:hAnsiTheme="majorHAnsi" w:cs="Calibri"/>
                <w:sz w:val="20"/>
                <w:szCs w:val="20"/>
              </w:rPr>
              <w:t>fficiency, including EE Lighting – On going</w:t>
            </w:r>
          </w:p>
        </w:tc>
        <w:tc>
          <w:tcPr>
            <w:tcW w:w="3196" w:type="dxa"/>
          </w:tcPr>
          <w:p w14:paraId="7C13BE63" w14:textId="51C532D7" w:rsidR="00C163A9" w:rsidRPr="00D5163E" w:rsidRDefault="007262F2" w:rsidP="00DD7CE7">
            <w:pPr>
              <w:pStyle w:val="ListParagraph"/>
              <w:numPr>
                <w:ilvl w:val="0"/>
                <w:numId w:val="59"/>
              </w:numPr>
              <w:ind w:left="100" w:hanging="170"/>
              <w:rPr>
                <w:rFonts w:asciiTheme="majorHAnsi" w:hAnsiTheme="majorHAnsi"/>
                <w:noProof/>
                <w:sz w:val="20"/>
                <w:szCs w:val="20"/>
              </w:rPr>
            </w:pPr>
            <w:r w:rsidRPr="00D5163E">
              <w:rPr>
                <w:rFonts w:asciiTheme="majorHAnsi" w:hAnsiTheme="majorHAnsi" w:cs="Calibri"/>
                <w:sz w:val="20"/>
                <w:szCs w:val="20"/>
              </w:rPr>
              <w:t>technical assistance program for selected local EEL product manufacturers to upgrade manufacturing facilities</w:t>
            </w:r>
            <w:r w:rsidR="00EF4492" w:rsidRPr="00D5163E">
              <w:rPr>
                <w:rFonts w:asciiTheme="majorHAnsi" w:hAnsiTheme="majorHAnsi" w:cs="Calibri"/>
                <w:sz w:val="20"/>
                <w:szCs w:val="20"/>
              </w:rPr>
              <w:t xml:space="preserve">  </w:t>
            </w:r>
          </w:p>
        </w:tc>
      </w:tr>
      <w:tr w:rsidR="00C163A9" w:rsidRPr="00D5163E" w14:paraId="5090C857" w14:textId="1C7BE383" w:rsidTr="00EF4492">
        <w:tc>
          <w:tcPr>
            <w:tcW w:w="2033" w:type="dxa"/>
            <w:shd w:val="clear" w:color="auto" w:fill="auto"/>
          </w:tcPr>
          <w:p w14:paraId="230938B6" w14:textId="77777777" w:rsidR="00C163A9" w:rsidRPr="00D5163E" w:rsidRDefault="00C163A9" w:rsidP="002C2489">
            <w:pPr>
              <w:pStyle w:val="ListParagraph"/>
              <w:ind w:left="0"/>
              <w:rPr>
                <w:rFonts w:asciiTheme="majorHAnsi" w:eastAsia="Times New Roman" w:hAnsiTheme="majorHAnsi" w:cs="Calibri"/>
                <w:bCs/>
                <w:sz w:val="20"/>
                <w:szCs w:val="20"/>
              </w:rPr>
            </w:pPr>
            <w:r w:rsidRPr="00D5163E">
              <w:rPr>
                <w:rFonts w:asciiTheme="majorHAnsi" w:hAnsiTheme="majorHAnsi" w:cs="Calibri"/>
                <w:sz w:val="20"/>
                <w:szCs w:val="20"/>
              </w:rPr>
              <w:t>Promoting Industrial Energy Efficiency through System Optimization and Energy Management Standards in Indonesia</w:t>
            </w:r>
            <w:r w:rsidRPr="00D5163E">
              <w:rPr>
                <w:rFonts w:asciiTheme="majorHAnsi" w:eastAsia="Times New Roman" w:hAnsiTheme="majorHAnsi" w:cs="Calibri"/>
                <w:bCs/>
                <w:sz w:val="20"/>
                <w:szCs w:val="20"/>
              </w:rPr>
              <w:t xml:space="preserve"> – UNIDO/GEF</w:t>
            </w:r>
          </w:p>
        </w:tc>
        <w:tc>
          <w:tcPr>
            <w:tcW w:w="3879" w:type="dxa"/>
            <w:shd w:val="clear" w:color="auto" w:fill="auto"/>
          </w:tcPr>
          <w:p w14:paraId="33D1697F" w14:textId="77777777" w:rsidR="00C163A9" w:rsidRPr="00D5163E" w:rsidRDefault="00C163A9" w:rsidP="007E081C">
            <w:pPr>
              <w:jc w:val="left"/>
              <w:rPr>
                <w:rFonts w:asciiTheme="majorHAnsi" w:hAnsiTheme="majorHAnsi" w:cs="Calibri"/>
                <w:szCs w:val="20"/>
              </w:rPr>
            </w:pPr>
            <w:r w:rsidRPr="00D5163E">
              <w:rPr>
                <w:rFonts w:asciiTheme="majorHAnsi" w:hAnsiTheme="majorHAnsi" w:cs="Calibri"/>
                <w:szCs w:val="20"/>
              </w:rPr>
              <w:t>Promoting industrial energy efficiency through system optimization approach and introduction of ISO energy management standards – For completion in December 2017</w:t>
            </w:r>
          </w:p>
          <w:p w14:paraId="03C8FCA4" w14:textId="77777777" w:rsidR="00C163A9" w:rsidRPr="00D5163E" w:rsidRDefault="00C163A9" w:rsidP="007E081C">
            <w:pPr>
              <w:pStyle w:val="ListParagraph"/>
              <w:ind w:left="0"/>
              <w:rPr>
                <w:rFonts w:asciiTheme="majorHAnsi" w:eastAsia="Times New Roman" w:hAnsiTheme="majorHAnsi" w:cs="Calibri"/>
                <w:sz w:val="20"/>
                <w:szCs w:val="20"/>
              </w:rPr>
            </w:pPr>
            <w:r w:rsidRPr="00D5163E">
              <w:rPr>
                <w:rFonts w:asciiTheme="majorHAnsi" w:eastAsia="Times New Roman" w:hAnsiTheme="majorHAnsi" w:cs="Calibri"/>
                <w:sz w:val="20"/>
                <w:szCs w:val="20"/>
              </w:rPr>
              <w:t xml:space="preserve"> </w:t>
            </w:r>
          </w:p>
        </w:tc>
        <w:tc>
          <w:tcPr>
            <w:tcW w:w="3196" w:type="dxa"/>
          </w:tcPr>
          <w:p w14:paraId="57D3E2B1" w14:textId="2E3A5C5C" w:rsidR="00C163A9" w:rsidRPr="00D5163E" w:rsidRDefault="007262F2" w:rsidP="00DD7CE7">
            <w:pPr>
              <w:pStyle w:val="ListParagraph"/>
              <w:numPr>
                <w:ilvl w:val="0"/>
                <w:numId w:val="59"/>
              </w:numPr>
              <w:ind w:left="100" w:hanging="170"/>
              <w:rPr>
                <w:rFonts w:asciiTheme="majorHAnsi" w:hAnsiTheme="majorHAnsi" w:cs="Calibri"/>
                <w:noProof/>
                <w:sz w:val="20"/>
                <w:szCs w:val="20"/>
              </w:rPr>
            </w:pPr>
            <w:r w:rsidRPr="00D5163E">
              <w:rPr>
                <w:rFonts w:asciiTheme="majorHAnsi" w:hAnsiTheme="majorHAnsi" w:cs="Calibri"/>
                <w:sz w:val="20"/>
                <w:szCs w:val="20"/>
              </w:rPr>
              <w:t>business transformation plans of selected local lighting manufacturers to convert their production lines to the production of more energy efficient LED lamps</w:t>
            </w:r>
          </w:p>
        </w:tc>
      </w:tr>
      <w:tr w:rsidR="00C163A9" w:rsidRPr="00D5163E" w14:paraId="52CD7DE1" w14:textId="76AC92CA" w:rsidTr="00EF4492">
        <w:tc>
          <w:tcPr>
            <w:tcW w:w="2033" w:type="dxa"/>
            <w:tcBorders>
              <w:top w:val="single" w:sz="4" w:space="0" w:color="auto"/>
              <w:left w:val="single" w:sz="4" w:space="0" w:color="auto"/>
              <w:bottom w:val="single" w:sz="4" w:space="0" w:color="auto"/>
              <w:right w:val="single" w:sz="4" w:space="0" w:color="auto"/>
            </w:tcBorders>
            <w:shd w:val="clear" w:color="auto" w:fill="auto"/>
          </w:tcPr>
          <w:p w14:paraId="5D628440" w14:textId="77777777" w:rsidR="00C163A9" w:rsidRPr="00D5163E" w:rsidRDefault="00C163A9" w:rsidP="002C2489">
            <w:pPr>
              <w:pStyle w:val="ListParagraph"/>
              <w:ind w:left="0"/>
              <w:rPr>
                <w:rFonts w:asciiTheme="majorHAnsi" w:hAnsiTheme="majorHAnsi" w:cs="Calibri"/>
                <w:iCs/>
                <w:sz w:val="20"/>
                <w:szCs w:val="20"/>
              </w:rPr>
            </w:pPr>
            <w:r w:rsidRPr="00D5163E">
              <w:rPr>
                <w:rFonts w:asciiTheme="majorHAnsi" w:hAnsiTheme="majorHAnsi" w:cs="Calibri"/>
                <w:iCs/>
                <w:sz w:val="20"/>
                <w:szCs w:val="20"/>
              </w:rPr>
              <w:t>Private Financing Advisory Network (PFAN) – USAID Climate Technology Initiative (CTI) and UNFCCC Expert Group on Technology Transfer</w:t>
            </w:r>
          </w:p>
        </w:tc>
        <w:tc>
          <w:tcPr>
            <w:tcW w:w="3879" w:type="dxa"/>
            <w:tcBorders>
              <w:top w:val="single" w:sz="4" w:space="0" w:color="auto"/>
              <w:left w:val="single" w:sz="4" w:space="0" w:color="auto"/>
              <w:bottom w:val="single" w:sz="4" w:space="0" w:color="auto"/>
              <w:right w:val="single" w:sz="4" w:space="0" w:color="auto"/>
            </w:tcBorders>
            <w:shd w:val="clear" w:color="auto" w:fill="auto"/>
          </w:tcPr>
          <w:p w14:paraId="27787281" w14:textId="77777777" w:rsidR="00C163A9" w:rsidRPr="00D5163E" w:rsidRDefault="00C163A9" w:rsidP="007E081C">
            <w:pPr>
              <w:pStyle w:val="ListParagraph"/>
              <w:ind w:left="0"/>
              <w:rPr>
                <w:rFonts w:asciiTheme="majorHAnsi" w:hAnsiTheme="majorHAnsi" w:cs="Calibri"/>
                <w:sz w:val="20"/>
                <w:szCs w:val="20"/>
              </w:rPr>
            </w:pPr>
            <w:r w:rsidRPr="00D5163E">
              <w:rPr>
                <w:rFonts w:asciiTheme="majorHAnsi" w:hAnsiTheme="majorHAnsi" w:cs="Calibri"/>
                <w:sz w:val="20"/>
                <w:szCs w:val="20"/>
              </w:rPr>
              <w:t>Bridge the gap between investments and clean energy businesses. Identify promising clean energy projects at an early stage and provide mentoring for developing a business plan, investment pitch, and growth strategy, significantly enhancing the possibility of financial closure for the projects – Completed 2012-2014</w:t>
            </w:r>
          </w:p>
        </w:tc>
        <w:tc>
          <w:tcPr>
            <w:tcW w:w="3196" w:type="dxa"/>
            <w:tcBorders>
              <w:top w:val="single" w:sz="4" w:space="0" w:color="auto"/>
              <w:left w:val="single" w:sz="4" w:space="0" w:color="auto"/>
              <w:bottom w:val="single" w:sz="4" w:space="0" w:color="auto"/>
              <w:right w:val="single" w:sz="4" w:space="0" w:color="auto"/>
            </w:tcBorders>
          </w:tcPr>
          <w:p w14:paraId="55883E33" w14:textId="35292531" w:rsidR="00C163A9" w:rsidRPr="00D5163E" w:rsidRDefault="00FF1412" w:rsidP="00DD7CE7">
            <w:pPr>
              <w:pStyle w:val="ListParagraph"/>
              <w:numPr>
                <w:ilvl w:val="0"/>
                <w:numId w:val="59"/>
              </w:numPr>
              <w:ind w:left="100" w:hanging="170"/>
              <w:rPr>
                <w:rFonts w:asciiTheme="majorHAnsi" w:hAnsiTheme="majorHAnsi" w:cs="Calibri"/>
                <w:noProof/>
                <w:sz w:val="20"/>
                <w:szCs w:val="20"/>
              </w:rPr>
            </w:pPr>
            <w:r w:rsidRPr="00D5163E">
              <w:rPr>
                <w:rFonts w:asciiTheme="majorHAnsi" w:hAnsiTheme="majorHAnsi" w:cs="Calibri"/>
                <w:sz w:val="20"/>
                <w:szCs w:val="20"/>
              </w:rPr>
              <w:t>Implemented awareness and promotion program and information system explaining the benefits of high energy efficient lighting technologies</w:t>
            </w:r>
          </w:p>
        </w:tc>
      </w:tr>
    </w:tbl>
    <w:p w14:paraId="3062F15D" w14:textId="26C345FF" w:rsidR="000E4F07" w:rsidRPr="00D5163E" w:rsidRDefault="00EF4492" w:rsidP="002C2489">
      <w:pPr>
        <w:ind w:left="450" w:hanging="90"/>
        <w:rPr>
          <w:rFonts w:cs="Calibri"/>
          <w:iCs/>
          <w:sz w:val="22"/>
          <w:szCs w:val="22"/>
        </w:rPr>
      </w:pPr>
      <w:r w:rsidRPr="00D5163E">
        <w:rPr>
          <w:rFonts w:cs="Calibri"/>
          <w:i/>
          <w:iCs/>
          <w:sz w:val="22"/>
          <w:szCs w:val="22"/>
        </w:rPr>
        <w:t>*</w:t>
      </w:r>
      <w:r w:rsidR="00034E2D" w:rsidRPr="00D5163E">
        <w:rPr>
          <w:rFonts w:cs="Calibri"/>
          <w:iCs/>
          <w:szCs w:val="20"/>
        </w:rPr>
        <w:t xml:space="preserve">Almost all </w:t>
      </w:r>
      <w:r w:rsidRPr="00D5163E">
        <w:rPr>
          <w:rFonts w:cs="Calibri"/>
          <w:iCs/>
          <w:szCs w:val="20"/>
        </w:rPr>
        <w:t xml:space="preserve">ADLIGHT outputs are commonly applicable </w:t>
      </w:r>
      <w:r w:rsidR="00034E2D" w:rsidRPr="00D5163E">
        <w:rPr>
          <w:rFonts w:cs="Calibri"/>
          <w:iCs/>
          <w:szCs w:val="20"/>
        </w:rPr>
        <w:t>to and</w:t>
      </w:r>
      <w:r w:rsidRPr="00D5163E">
        <w:rPr>
          <w:rFonts w:cs="Calibri"/>
          <w:iCs/>
          <w:szCs w:val="20"/>
        </w:rPr>
        <w:t xml:space="preserve"> supplementing the results of the baseline projects listed above </w:t>
      </w:r>
      <w:r w:rsidR="00034E2D" w:rsidRPr="00D5163E">
        <w:rPr>
          <w:rFonts w:cs="Calibri"/>
          <w:iCs/>
          <w:szCs w:val="20"/>
        </w:rPr>
        <w:t>through</w:t>
      </w:r>
      <w:r w:rsidRPr="00D5163E">
        <w:rPr>
          <w:rFonts w:cs="Calibri"/>
          <w:iCs/>
          <w:szCs w:val="20"/>
        </w:rPr>
        <w:t xml:space="preserve"> the barrier removal activities of ADLIGHT</w:t>
      </w:r>
      <w:r w:rsidR="00034E2D" w:rsidRPr="00D5163E">
        <w:rPr>
          <w:rFonts w:cs="Calibri"/>
          <w:iCs/>
          <w:szCs w:val="20"/>
        </w:rPr>
        <w:t xml:space="preserve"> in pursuit of its goals and objectives.</w:t>
      </w:r>
    </w:p>
    <w:p w14:paraId="5ED24158" w14:textId="77777777" w:rsidR="000E4F07" w:rsidRPr="00D5163E" w:rsidRDefault="000E4F07" w:rsidP="007E081C">
      <w:pPr>
        <w:ind w:left="720"/>
        <w:rPr>
          <w:rFonts w:cs="Calibri"/>
          <w:iCs/>
          <w:sz w:val="22"/>
          <w:szCs w:val="22"/>
        </w:rPr>
      </w:pPr>
    </w:p>
    <w:p w14:paraId="4321AE87" w14:textId="6AF1969B" w:rsidR="009305AA" w:rsidRPr="00D5163E" w:rsidRDefault="000E4F07" w:rsidP="00DD7CE7">
      <w:pPr>
        <w:pStyle w:val="ListParagraph"/>
        <w:numPr>
          <w:ilvl w:val="0"/>
          <w:numId w:val="10"/>
        </w:numPr>
        <w:contextualSpacing/>
        <w:jc w:val="both"/>
        <w:rPr>
          <w:sz w:val="20"/>
          <w:szCs w:val="20"/>
        </w:rPr>
      </w:pPr>
      <w:r w:rsidRPr="00D5163E">
        <w:rPr>
          <w:rFonts w:ascii="Calibri" w:hAnsi="Calibri" w:cs="Calibri"/>
          <w:sz w:val="22"/>
        </w:rPr>
        <w:t xml:space="preserve">According to the </w:t>
      </w:r>
      <w:r w:rsidR="00244D79" w:rsidRPr="00D5163E">
        <w:rPr>
          <w:rFonts w:ascii="Calibri" w:hAnsi="Calibri" w:cs="Calibri"/>
          <w:sz w:val="22"/>
        </w:rPr>
        <w:t xml:space="preserve">definition of the </w:t>
      </w:r>
      <w:r w:rsidRPr="00D5163E">
        <w:rPr>
          <w:rFonts w:ascii="Calibri" w:hAnsi="Calibri" w:cs="Calibri"/>
          <w:sz w:val="22"/>
        </w:rPr>
        <w:t xml:space="preserve">Ministry of Trade, a local manufacturer is </w:t>
      </w:r>
      <w:r w:rsidR="004958A9" w:rsidRPr="00D5163E">
        <w:rPr>
          <w:rFonts w:ascii="Calibri" w:hAnsi="Calibri" w:cs="Calibri"/>
          <w:sz w:val="22"/>
        </w:rPr>
        <w:t xml:space="preserve">an </w:t>
      </w:r>
      <w:r w:rsidR="00034E2D" w:rsidRPr="00D5163E">
        <w:rPr>
          <w:rFonts w:ascii="Calibri" w:hAnsi="Calibri" w:cs="Calibri"/>
          <w:sz w:val="22"/>
        </w:rPr>
        <w:t xml:space="preserve">entity </w:t>
      </w:r>
      <w:r w:rsidRPr="00D5163E">
        <w:rPr>
          <w:rFonts w:ascii="Calibri" w:hAnsi="Calibri" w:cs="Calibri"/>
          <w:sz w:val="22"/>
        </w:rPr>
        <w:t>produc</w:t>
      </w:r>
      <w:r w:rsidR="004958A9" w:rsidRPr="00D5163E">
        <w:rPr>
          <w:rFonts w:ascii="Calibri" w:hAnsi="Calibri" w:cs="Calibri"/>
          <w:sz w:val="22"/>
        </w:rPr>
        <w:t>ing</w:t>
      </w:r>
      <w:r w:rsidRPr="00D5163E">
        <w:rPr>
          <w:rFonts w:ascii="Calibri" w:hAnsi="Calibri" w:cs="Calibri"/>
          <w:sz w:val="22"/>
        </w:rPr>
        <w:t xml:space="preserve"> products that </w:t>
      </w:r>
      <w:r w:rsidR="004958A9" w:rsidRPr="00D5163E">
        <w:rPr>
          <w:rFonts w:ascii="Calibri" w:hAnsi="Calibri" w:cs="Calibri"/>
          <w:sz w:val="22"/>
        </w:rPr>
        <w:t xml:space="preserve">contain </w:t>
      </w:r>
      <w:r w:rsidRPr="00D5163E">
        <w:rPr>
          <w:rFonts w:ascii="Calibri" w:hAnsi="Calibri" w:cs="Calibri"/>
          <w:sz w:val="22"/>
        </w:rPr>
        <w:t>at least 40% locally sourced component</w:t>
      </w:r>
      <w:r w:rsidR="00244D79" w:rsidRPr="00D5163E">
        <w:rPr>
          <w:rFonts w:ascii="Calibri" w:hAnsi="Calibri" w:cs="Calibri"/>
          <w:sz w:val="22"/>
        </w:rPr>
        <w:t>s</w:t>
      </w:r>
      <w:r w:rsidRPr="00D5163E">
        <w:rPr>
          <w:rFonts w:ascii="Calibri" w:hAnsi="Calibri" w:cs="Calibri"/>
          <w:sz w:val="22"/>
        </w:rPr>
        <w:t>. The local LED lighting industry in Indonesia is represented by three major industry associations: GAMATRINDO, APERLINDO, and ALINDO.</w:t>
      </w:r>
      <w:r w:rsidR="009305AA" w:rsidRPr="00D5163E">
        <w:rPr>
          <w:rFonts w:ascii="Calibri" w:hAnsi="Calibri" w:cs="Calibri"/>
          <w:sz w:val="22"/>
        </w:rPr>
        <w:t xml:space="preserve"> </w:t>
      </w:r>
      <w:r w:rsidR="009305AA" w:rsidRPr="00D5163E">
        <w:rPr>
          <w:rFonts w:ascii="Calibri" w:hAnsi="Calibri" w:cs="Calibri"/>
          <w:sz w:val="22"/>
          <w:szCs w:val="22"/>
        </w:rPr>
        <w:t>The following table describes number of EE lighting local manufacturers under the three LED industry associations (GAMATRINDO, APERLINDO and ALINDO) with the 2016 production of LED lamps and average efficiency (lumens per watt) both indoor and outdoor types.</w:t>
      </w:r>
      <w:r w:rsidR="009305AA" w:rsidRPr="00D5163E">
        <w:rPr>
          <w:sz w:val="20"/>
          <w:szCs w:val="20"/>
        </w:rPr>
        <w:t xml:space="preserve"> </w:t>
      </w:r>
    </w:p>
    <w:p w14:paraId="7E31378C" w14:textId="77777777" w:rsidR="009305AA" w:rsidRPr="00D5163E" w:rsidRDefault="009305AA" w:rsidP="007E081C">
      <w:pPr>
        <w:pStyle w:val="ListParagraph"/>
        <w:ind w:left="360"/>
        <w:jc w:val="both"/>
        <w:rPr>
          <w:rFonts w:ascii="Calibri" w:hAnsi="Calibri" w:cs="Calibri"/>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8"/>
        <w:gridCol w:w="3685"/>
      </w:tblGrid>
      <w:tr w:rsidR="009305AA" w:rsidRPr="00D5163E" w14:paraId="4D016DB3" w14:textId="77777777" w:rsidTr="00856C95">
        <w:trPr>
          <w:tblHeader/>
          <w:jc w:val="center"/>
        </w:trPr>
        <w:tc>
          <w:tcPr>
            <w:tcW w:w="4568" w:type="dxa"/>
            <w:shd w:val="clear" w:color="auto" w:fill="auto"/>
            <w:vAlign w:val="center"/>
          </w:tcPr>
          <w:p w14:paraId="412CF324" w14:textId="77777777" w:rsidR="009305AA" w:rsidRPr="00D5163E" w:rsidRDefault="009305AA" w:rsidP="007E081C">
            <w:pPr>
              <w:pStyle w:val="ListParagraph"/>
              <w:ind w:left="0"/>
              <w:jc w:val="both"/>
              <w:rPr>
                <w:rFonts w:ascii="Calibri" w:hAnsi="Calibri" w:cs="Calibri"/>
                <w:b/>
                <w:sz w:val="20"/>
                <w:szCs w:val="20"/>
              </w:rPr>
            </w:pPr>
          </w:p>
        </w:tc>
        <w:tc>
          <w:tcPr>
            <w:tcW w:w="3685" w:type="dxa"/>
            <w:shd w:val="clear" w:color="auto" w:fill="auto"/>
            <w:vAlign w:val="center"/>
          </w:tcPr>
          <w:p w14:paraId="74787A86" w14:textId="77777777" w:rsidR="009305AA" w:rsidRPr="00D5163E" w:rsidRDefault="0068165F" w:rsidP="007E081C">
            <w:pPr>
              <w:pStyle w:val="ListParagraph"/>
              <w:ind w:left="0"/>
              <w:jc w:val="center"/>
              <w:rPr>
                <w:rFonts w:ascii="Calibri" w:hAnsi="Calibri" w:cs="Calibri"/>
                <w:b/>
                <w:sz w:val="20"/>
                <w:szCs w:val="20"/>
              </w:rPr>
            </w:pPr>
            <w:r w:rsidRPr="00D5163E">
              <w:rPr>
                <w:rFonts w:ascii="Calibri" w:hAnsi="Calibri" w:cs="Calibri"/>
                <w:b/>
                <w:sz w:val="20"/>
                <w:szCs w:val="20"/>
              </w:rPr>
              <w:t xml:space="preserve">Total </w:t>
            </w:r>
            <w:r w:rsidR="009305AA" w:rsidRPr="00D5163E">
              <w:rPr>
                <w:rFonts w:ascii="Calibri" w:hAnsi="Calibri" w:cs="Calibri"/>
                <w:b/>
                <w:sz w:val="20"/>
                <w:szCs w:val="20"/>
              </w:rPr>
              <w:t xml:space="preserve">LED Industry </w:t>
            </w:r>
            <w:r w:rsidRPr="00D5163E">
              <w:rPr>
                <w:rFonts w:ascii="Calibri" w:hAnsi="Calibri" w:cs="Calibri"/>
                <w:b/>
                <w:sz w:val="20"/>
                <w:szCs w:val="20"/>
              </w:rPr>
              <w:t xml:space="preserve">under the </w:t>
            </w:r>
            <w:r w:rsidR="009305AA" w:rsidRPr="00D5163E">
              <w:rPr>
                <w:rFonts w:ascii="Calibri" w:hAnsi="Calibri" w:cs="Calibri"/>
                <w:b/>
                <w:sz w:val="20"/>
                <w:szCs w:val="20"/>
              </w:rPr>
              <w:t>Three Association</w:t>
            </w:r>
            <w:r w:rsidRPr="00D5163E">
              <w:rPr>
                <w:rFonts w:ascii="Calibri" w:hAnsi="Calibri" w:cs="Calibri"/>
                <w:b/>
                <w:sz w:val="20"/>
                <w:szCs w:val="20"/>
              </w:rPr>
              <w:t>s</w:t>
            </w:r>
            <w:r w:rsidR="009305AA" w:rsidRPr="00D5163E">
              <w:rPr>
                <w:rFonts w:ascii="Calibri" w:hAnsi="Calibri" w:cs="Calibri"/>
                <w:b/>
                <w:sz w:val="20"/>
                <w:szCs w:val="20"/>
              </w:rPr>
              <w:t xml:space="preserve"> </w:t>
            </w:r>
            <w:r w:rsidRPr="00D5163E">
              <w:rPr>
                <w:rFonts w:ascii="Calibri" w:hAnsi="Calibri" w:cs="Calibri"/>
                <w:b/>
                <w:sz w:val="20"/>
                <w:szCs w:val="20"/>
              </w:rPr>
              <w:t>in Indonesia</w:t>
            </w:r>
          </w:p>
        </w:tc>
      </w:tr>
      <w:tr w:rsidR="009305AA" w:rsidRPr="00D5163E" w14:paraId="5C88243F" w14:textId="77777777" w:rsidTr="0068165F">
        <w:trPr>
          <w:jc w:val="center"/>
        </w:trPr>
        <w:tc>
          <w:tcPr>
            <w:tcW w:w="4568" w:type="dxa"/>
            <w:shd w:val="clear" w:color="auto" w:fill="auto"/>
          </w:tcPr>
          <w:p w14:paraId="4ADA5227" w14:textId="77777777" w:rsidR="009305AA" w:rsidRPr="00D5163E" w:rsidRDefault="009305AA" w:rsidP="002C2489">
            <w:pPr>
              <w:pStyle w:val="ListParagraph"/>
              <w:ind w:left="0"/>
              <w:jc w:val="both"/>
              <w:rPr>
                <w:rFonts w:ascii="Calibri" w:hAnsi="Calibri" w:cs="Calibri"/>
                <w:sz w:val="20"/>
                <w:szCs w:val="20"/>
              </w:rPr>
            </w:pPr>
            <w:r w:rsidRPr="00D5163E">
              <w:rPr>
                <w:rFonts w:ascii="Calibri" w:hAnsi="Calibri" w:cs="Calibri"/>
                <w:sz w:val="20"/>
                <w:szCs w:val="20"/>
              </w:rPr>
              <w:t>Total no. of members</w:t>
            </w:r>
          </w:p>
        </w:tc>
        <w:tc>
          <w:tcPr>
            <w:tcW w:w="3685" w:type="dxa"/>
            <w:shd w:val="clear" w:color="auto" w:fill="auto"/>
          </w:tcPr>
          <w:p w14:paraId="348E921D" w14:textId="77777777" w:rsidR="009305AA" w:rsidRPr="00D5163E" w:rsidRDefault="009305AA" w:rsidP="007E081C">
            <w:pPr>
              <w:pStyle w:val="ListParagraph"/>
              <w:ind w:left="0"/>
              <w:jc w:val="center"/>
              <w:rPr>
                <w:rFonts w:ascii="Calibri" w:hAnsi="Calibri" w:cs="Calibri"/>
                <w:sz w:val="20"/>
                <w:szCs w:val="20"/>
              </w:rPr>
            </w:pPr>
            <w:r w:rsidRPr="00D5163E">
              <w:rPr>
                <w:rFonts w:ascii="Calibri" w:hAnsi="Calibri" w:cs="Calibri"/>
                <w:sz w:val="20"/>
                <w:szCs w:val="20"/>
              </w:rPr>
              <w:t>68</w:t>
            </w:r>
          </w:p>
        </w:tc>
      </w:tr>
      <w:tr w:rsidR="009305AA" w:rsidRPr="00D5163E" w14:paraId="28A8176A" w14:textId="77777777" w:rsidTr="0068165F">
        <w:trPr>
          <w:jc w:val="center"/>
        </w:trPr>
        <w:tc>
          <w:tcPr>
            <w:tcW w:w="4568" w:type="dxa"/>
            <w:shd w:val="clear" w:color="auto" w:fill="auto"/>
          </w:tcPr>
          <w:p w14:paraId="6DE36A30" w14:textId="77777777" w:rsidR="009305AA" w:rsidRPr="00D5163E" w:rsidRDefault="009305AA" w:rsidP="002C2489">
            <w:pPr>
              <w:pStyle w:val="ListParagraph"/>
              <w:ind w:left="0"/>
              <w:jc w:val="both"/>
              <w:rPr>
                <w:rFonts w:ascii="Calibri" w:hAnsi="Calibri" w:cs="Calibri"/>
                <w:sz w:val="20"/>
                <w:szCs w:val="20"/>
              </w:rPr>
            </w:pPr>
            <w:r w:rsidRPr="00D5163E">
              <w:rPr>
                <w:rFonts w:ascii="Calibri" w:hAnsi="Calibri" w:cs="Calibri"/>
                <w:sz w:val="20"/>
                <w:szCs w:val="20"/>
              </w:rPr>
              <w:t xml:space="preserve">No. of members in </w:t>
            </w:r>
          </w:p>
          <w:p w14:paraId="486DA375" w14:textId="77777777" w:rsidR="009305AA" w:rsidRPr="00D5163E" w:rsidRDefault="009305AA" w:rsidP="00DD7CE7">
            <w:pPr>
              <w:pStyle w:val="ListParagraph"/>
              <w:numPr>
                <w:ilvl w:val="0"/>
                <w:numId w:val="16"/>
              </w:numPr>
              <w:ind w:left="360" w:hanging="180"/>
              <w:contextualSpacing/>
              <w:jc w:val="both"/>
              <w:rPr>
                <w:rFonts w:ascii="Calibri" w:hAnsi="Calibri" w:cs="Calibri"/>
                <w:noProof/>
                <w:sz w:val="20"/>
                <w:szCs w:val="20"/>
              </w:rPr>
            </w:pPr>
            <w:r w:rsidRPr="00D5163E">
              <w:rPr>
                <w:rFonts w:ascii="Calibri" w:hAnsi="Calibri" w:cs="Calibri"/>
                <w:sz w:val="20"/>
                <w:szCs w:val="20"/>
              </w:rPr>
              <w:t xml:space="preserve">Indoor light </w:t>
            </w:r>
          </w:p>
          <w:p w14:paraId="31248843" w14:textId="77777777" w:rsidR="009305AA" w:rsidRPr="00D5163E" w:rsidRDefault="009305AA" w:rsidP="00DD7CE7">
            <w:pPr>
              <w:pStyle w:val="ListParagraph"/>
              <w:numPr>
                <w:ilvl w:val="0"/>
                <w:numId w:val="16"/>
              </w:numPr>
              <w:ind w:left="360" w:hanging="180"/>
              <w:contextualSpacing/>
              <w:jc w:val="both"/>
              <w:rPr>
                <w:rFonts w:ascii="Calibri" w:hAnsi="Calibri" w:cs="Calibri"/>
                <w:noProof/>
                <w:sz w:val="20"/>
                <w:szCs w:val="20"/>
              </w:rPr>
            </w:pPr>
            <w:r w:rsidRPr="00D5163E">
              <w:rPr>
                <w:rFonts w:ascii="Calibri" w:hAnsi="Calibri" w:cs="Calibri"/>
                <w:sz w:val="20"/>
                <w:szCs w:val="20"/>
              </w:rPr>
              <w:t>Outdoor (Street Light)</w:t>
            </w:r>
          </w:p>
        </w:tc>
        <w:tc>
          <w:tcPr>
            <w:tcW w:w="3685" w:type="dxa"/>
            <w:shd w:val="clear" w:color="auto" w:fill="auto"/>
          </w:tcPr>
          <w:p w14:paraId="618C3420" w14:textId="77777777" w:rsidR="009305AA" w:rsidRPr="00D5163E" w:rsidRDefault="009305AA" w:rsidP="007E081C">
            <w:pPr>
              <w:pStyle w:val="ListParagraph"/>
              <w:ind w:left="0"/>
              <w:jc w:val="center"/>
              <w:rPr>
                <w:rFonts w:ascii="Calibri" w:hAnsi="Calibri" w:cs="Calibri"/>
                <w:sz w:val="20"/>
                <w:szCs w:val="20"/>
              </w:rPr>
            </w:pPr>
          </w:p>
          <w:p w14:paraId="5AB89BE5" w14:textId="77777777" w:rsidR="009305AA" w:rsidRPr="00D5163E" w:rsidRDefault="009305AA" w:rsidP="007E081C">
            <w:pPr>
              <w:pStyle w:val="ListParagraph"/>
              <w:ind w:left="0"/>
              <w:jc w:val="center"/>
              <w:rPr>
                <w:rFonts w:ascii="Calibri" w:hAnsi="Calibri" w:cs="Calibri"/>
                <w:sz w:val="20"/>
                <w:szCs w:val="20"/>
              </w:rPr>
            </w:pPr>
            <w:r w:rsidRPr="00D5163E">
              <w:rPr>
                <w:rFonts w:ascii="Calibri" w:hAnsi="Calibri" w:cs="Calibri"/>
                <w:sz w:val="20"/>
                <w:szCs w:val="20"/>
              </w:rPr>
              <w:t>68</w:t>
            </w:r>
          </w:p>
          <w:p w14:paraId="77418C16" w14:textId="77777777" w:rsidR="009305AA" w:rsidRPr="00D5163E" w:rsidRDefault="009305AA" w:rsidP="007E081C">
            <w:pPr>
              <w:pStyle w:val="ListParagraph"/>
              <w:ind w:left="0"/>
              <w:jc w:val="center"/>
              <w:rPr>
                <w:rFonts w:ascii="Calibri" w:hAnsi="Calibri" w:cs="Calibri"/>
                <w:sz w:val="20"/>
                <w:szCs w:val="20"/>
              </w:rPr>
            </w:pPr>
            <w:r w:rsidRPr="00D5163E">
              <w:rPr>
                <w:rFonts w:ascii="Calibri" w:hAnsi="Calibri" w:cs="Calibri"/>
                <w:sz w:val="20"/>
                <w:szCs w:val="20"/>
              </w:rPr>
              <w:t>6</w:t>
            </w:r>
          </w:p>
        </w:tc>
      </w:tr>
      <w:tr w:rsidR="009305AA" w:rsidRPr="00D5163E" w14:paraId="7C8338C1" w14:textId="77777777" w:rsidTr="0068165F">
        <w:trPr>
          <w:jc w:val="center"/>
        </w:trPr>
        <w:tc>
          <w:tcPr>
            <w:tcW w:w="4568" w:type="dxa"/>
            <w:shd w:val="clear" w:color="auto" w:fill="auto"/>
          </w:tcPr>
          <w:p w14:paraId="5396F4E1" w14:textId="77777777" w:rsidR="009305AA" w:rsidRPr="00D5163E" w:rsidRDefault="009305AA" w:rsidP="002C2489">
            <w:pPr>
              <w:pStyle w:val="ListParagraph"/>
              <w:ind w:left="0"/>
              <w:jc w:val="both"/>
              <w:rPr>
                <w:rFonts w:ascii="Calibri" w:hAnsi="Calibri" w:cs="Calibri"/>
                <w:sz w:val="20"/>
                <w:szCs w:val="20"/>
              </w:rPr>
            </w:pPr>
            <w:r w:rsidRPr="00D5163E">
              <w:rPr>
                <w:rFonts w:ascii="Calibri" w:hAnsi="Calibri" w:cs="Calibri"/>
                <w:sz w:val="20"/>
                <w:szCs w:val="20"/>
              </w:rPr>
              <w:t>2016 Production</w:t>
            </w:r>
          </w:p>
          <w:p w14:paraId="613D3E7E" w14:textId="77777777" w:rsidR="009305AA" w:rsidRPr="00D5163E" w:rsidRDefault="009305AA" w:rsidP="00DD7CE7">
            <w:pPr>
              <w:pStyle w:val="ListParagraph"/>
              <w:numPr>
                <w:ilvl w:val="0"/>
                <w:numId w:val="16"/>
              </w:numPr>
              <w:ind w:left="360" w:hanging="180"/>
              <w:contextualSpacing/>
              <w:jc w:val="both"/>
              <w:rPr>
                <w:rFonts w:ascii="Calibri" w:hAnsi="Calibri" w:cs="Calibri"/>
                <w:noProof/>
                <w:sz w:val="20"/>
                <w:szCs w:val="20"/>
              </w:rPr>
            </w:pPr>
            <w:r w:rsidRPr="00D5163E">
              <w:rPr>
                <w:rFonts w:ascii="Calibri" w:hAnsi="Calibri" w:cs="Calibri"/>
                <w:sz w:val="20"/>
                <w:szCs w:val="20"/>
              </w:rPr>
              <w:t xml:space="preserve">Indoor light </w:t>
            </w:r>
          </w:p>
          <w:p w14:paraId="0593510D" w14:textId="77777777" w:rsidR="009305AA" w:rsidRPr="00D5163E" w:rsidRDefault="009305AA" w:rsidP="00DD7CE7">
            <w:pPr>
              <w:pStyle w:val="ListParagraph"/>
              <w:numPr>
                <w:ilvl w:val="0"/>
                <w:numId w:val="16"/>
              </w:numPr>
              <w:ind w:left="360" w:hanging="180"/>
              <w:contextualSpacing/>
              <w:jc w:val="both"/>
              <w:rPr>
                <w:rFonts w:ascii="Calibri" w:hAnsi="Calibri" w:cs="Calibri"/>
                <w:noProof/>
                <w:sz w:val="20"/>
                <w:szCs w:val="20"/>
              </w:rPr>
            </w:pPr>
            <w:r w:rsidRPr="00D5163E">
              <w:rPr>
                <w:rFonts w:ascii="Calibri" w:hAnsi="Calibri" w:cs="Calibri"/>
                <w:sz w:val="20"/>
                <w:szCs w:val="20"/>
              </w:rPr>
              <w:t>Outdoor (Street Light)</w:t>
            </w:r>
          </w:p>
        </w:tc>
        <w:tc>
          <w:tcPr>
            <w:tcW w:w="3685" w:type="dxa"/>
            <w:shd w:val="clear" w:color="auto" w:fill="auto"/>
          </w:tcPr>
          <w:p w14:paraId="7F991B10" w14:textId="77777777" w:rsidR="009305AA" w:rsidRPr="00D5163E" w:rsidRDefault="009305AA" w:rsidP="007E081C">
            <w:pPr>
              <w:pStyle w:val="ListParagraph"/>
              <w:ind w:left="0"/>
              <w:jc w:val="center"/>
              <w:rPr>
                <w:rFonts w:ascii="Calibri" w:hAnsi="Calibri" w:cs="Calibri"/>
                <w:sz w:val="20"/>
                <w:szCs w:val="20"/>
              </w:rPr>
            </w:pPr>
          </w:p>
          <w:p w14:paraId="2FB02F9F" w14:textId="77777777" w:rsidR="009305AA" w:rsidRPr="00D5163E" w:rsidRDefault="009305AA" w:rsidP="007E081C">
            <w:pPr>
              <w:pStyle w:val="ListParagraph"/>
              <w:ind w:left="0"/>
              <w:jc w:val="center"/>
              <w:rPr>
                <w:rFonts w:ascii="Calibri" w:hAnsi="Calibri" w:cs="Calibri"/>
                <w:sz w:val="20"/>
                <w:szCs w:val="20"/>
              </w:rPr>
            </w:pPr>
            <w:r w:rsidRPr="00D5163E">
              <w:rPr>
                <w:rFonts w:ascii="Calibri" w:hAnsi="Calibri" w:cs="Calibri"/>
                <w:sz w:val="20"/>
                <w:szCs w:val="20"/>
              </w:rPr>
              <w:t>98.2 million LED bulbs</w:t>
            </w:r>
          </w:p>
          <w:p w14:paraId="151FB584" w14:textId="77777777" w:rsidR="009305AA" w:rsidRPr="00D5163E" w:rsidRDefault="009305AA" w:rsidP="007E081C">
            <w:pPr>
              <w:pStyle w:val="ListParagraph"/>
              <w:ind w:left="0"/>
              <w:jc w:val="center"/>
              <w:rPr>
                <w:rFonts w:ascii="Calibri" w:hAnsi="Calibri" w:cs="Calibri"/>
                <w:sz w:val="20"/>
                <w:szCs w:val="20"/>
              </w:rPr>
            </w:pPr>
            <w:r w:rsidRPr="00D5163E">
              <w:rPr>
                <w:rFonts w:ascii="Calibri" w:hAnsi="Calibri" w:cs="Calibri"/>
                <w:sz w:val="20"/>
                <w:szCs w:val="20"/>
              </w:rPr>
              <w:t>51.8 thousands LED-SL</w:t>
            </w:r>
          </w:p>
        </w:tc>
      </w:tr>
      <w:tr w:rsidR="009305AA" w:rsidRPr="00D5163E" w14:paraId="4FC03E1A" w14:textId="77777777" w:rsidTr="0068165F">
        <w:trPr>
          <w:jc w:val="center"/>
        </w:trPr>
        <w:tc>
          <w:tcPr>
            <w:tcW w:w="4568" w:type="dxa"/>
            <w:shd w:val="clear" w:color="auto" w:fill="auto"/>
          </w:tcPr>
          <w:p w14:paraId="51253FF8" w14:textId="77777777" w:rsidR="009305AA" w:rsidRPr="00D5163E" w:rsidRDefault="009305AA" w:rsidP="002C2489">
            <w:pPr>
              <w:pStyle w:val="ListParagraph"/>
              <w:ind w:left="0"/>
              <w:jc w:val="both"/>
              <w:rPr>
                <w:rFonts w:ascii="Calibri" w:hAnsi="Calibri" w:cs="Calibri"/>
                <w:sz w:val="20"/>
                <w:szCs w:val="20"/>
              </w:rPr>
            </w:pPr>
            <w:r w:rsidRPr="00D5163E">
              <w:rPr>
                <w:rFonts w:ascii="Calibri" w:hAnsi="Calibri" w:cs="Calibri"/>
                <w:sz w:val="20"/>
                <w:szCs w:val="20"/>
              </w:rPr>
              <w:t>2016 Average Efficiency, lumens per watt</w:t>
            </w:r>
          </w:p>
          <w:p w14:paraId="1D13F0AD" w14:textId="77777777" w:rsidR="009305AA" w:rsidRPr="00D5163E" w:rsidRDefault="009305AA" w:rsidP="00DD7CE7">
            <w:pPr>
              <w:pStyle w:val="ListParagraph"/>
              <w:numPr>
                <w:ilvl w:val="0"/>
                <w:numId w:val="16"/>
              </w:numPr>
              <w:ind w:left="360" w:hanging="180"/>
              <w:contextualSpacing/>
              <w:jc w:val="both"/>
              <w:rPr>
                <w:rFonts w:ascii="Calibri" w:hAnsi="Calibri" w:cs="Calibri"/>
                <w:noProof/>
                <w:sz w:val="20"/>
                <w:szCs w:val="20"/>
              </w:rPr>
            </w:pPr>
            <w:r w:rsidRPr="00D5163E">
              <w:rPr>
                <w:rFonts w:ascii="Calibri" w:hAnsi="Calibri" w:cs="Calibri"/>
                <w:sz w:val="20"/>
                <w:szCs w:val="20"/>
              </w:rPr>
              <w:t>Indoor light</w:t>
            </w:r>
          </w:p>
          <w:p w14:paraId="2104DFB0" w14:textId="77777777" w:rsidR="009305AA" w:rsidRPr="00D5163E" w:rsidRDefault="009305AA" w:rsidP="00DD7CE7">
            <w:pPr>
              <w:pStyle w:val="ListParagraph"/>
              <w:numPr>
                <w:ilvl w:val="0"/>
                <w:numId w:val="16"/>
              </w:numPr>
              <w:ind w:left="360" w:hanging="180"/>
              <w:contextualSpacing/>
              <w:jc w:val="both"/>
              <w:rPr>
                <w:rFonts w:ascii="Calibri" w:hAnsi="Calibri" w:cs="Calibri"/>
                <w:noProof/>
                <w:sz w:val="20"/>
                <w:szCs w:val="20"/>
              </w:rPr>
            </w:pPr>
            <w:r w:rsidRPr="00D5163E">
              <w:rPr>
                <w:rFonts w:ascii="Calibri" w:hAnsi="Calibri" w:cs="Calibri"/>
                <w:sz w:val="20"/>
                <w:szCs w:val="20"/>
              </w:rPr>
              <w:t>Outdoor (Street Light)</w:t>
            </w:r>
          </w:p>
        </w:tc>
        <w:tc>
          <w:tcPr>
            <w:tcW w:w="3685" w:type="dxa"/>
            <w:shd w:val="clear" w:color="auto" w:fill="auto"/>
          </w:tcPr>
          <w:p w14:paraId="53061750" w14:textId="77777777" w:rsidR="009305AA" w:rsidRPr="00D5163E" w:rsidRDefault="009305AA" w:rsidP="007E081C">
            <w:pPr>
              <w:pStyle w:val="ListParagraph"/>
              <w:ind w:left="0"/>
              <w:jc w:val="center"/>
              <w:rPr>
                <w:rFonts w:ascii="Calibri" w:hAnsi="Calibri" w:cs="Calibri"/>
                <w:sz w:val="20"/>
                <w:szCs w:val="20"/>
              </w:rPr>
            </w:pPr>
          </w:p>
          <w:p w14:paraId="2BB930A1" w14:textId="77777777" w:rsidR="009305AA" w:rsidRPr="00D5163E" w:rsidRDefault="009305AA" w:rsidP="007E081C">
            <w:pPr>
              <w:pStyle w:val="ListParagraph"/>
              <w:ind w:left="0"/>
              <w:jc w:val="center"/>
              <w:rPr>
                <w:rFonts w:ascii="Calibri" w:hAnsi="Calibri" w:cs="Calibri"/>
                <w:sz w:val="20"/>
                <w:szCs w:val="20"/>
              </w:rPr>
            </w:pPr>
            <w:r w:rsidRPr="00D5163E">
              <w:rPr>
                <w:rFonts w:ascii="Calibri" w:hAnsi="Calibri" w:cs="Calibri"/>
                <w:sz w:val="20"/>
                <w:szCs w:val="20"/>
              </w:rPr>
              <w:t>70 - 90</w:t>
            </w:r>
          </w:p>
          <w:p w14:paraId="7A8B5EC9" w14:textId="77777777" w:rsidR="009305AA" w:rsidRPr="00D5163E" w:rsidRDefault="009305AA" w:rsidP="007E081C">
            <w:pPr>
              <w:pStyle w:val="ListParagraph"/>
              <w:ind w:left="0"/>
              <w:jc w:val="center"/>
              <w:rPr>
                <w:rFonts w:ascii="Calibri" w:hAnsi="Calibri" w:cs="Calibri"/>
                <w:sz w:val="20"/>
                <w:szCs w:val="20"/>
              </w:rPr>
            </w:pPr>
            <w:r w:rsidRPr="00D5163E">
              <w:rPr>
                <w:rFonts w:ascii="Calibri" w:hAnsi="Calibri" w:cs="Calibri"/>
                <w:sz w:val="20"/>
                <w:szCs w:val="20"/>
              </w:rPr>
              <w:t>100 – 110</w:t>
            </w:r>
          </w:p>
        </w:tc>
      </w:tr>
    </w:tbl>
    <w:p w14:paraId="1D1B59AB" w14:textId="77777777" w:rsidR="009305AA" w:rsidRPr="00D5163E" w:rsidRDefault="009305AA" w:rsidP="002C2489">
      <w:pPr>
        <w:pStyle w:val="ListParagraph"/>
        <w:ind w:left="360"/>
        <w:jc w:val="both"/>
        <w:rPr>
          <w:rFonts w:ascii="Calibri" w:hAnsi="Calibri" w:cs="Calibri"/>
          <w:sz w:val="20"/>
          <w:szCs w:val="20"/>
        </w:rPr>
      </w:pPr>
      <w:r w:rsidRPr="00D5163E">
        <w:rPr>
          <w:rFonts w:ascii="Calibri" w:hAnsi="Calibri" w:cs="Calibri"/>
          <w:sz w:val="20"/>
          <w:szCs w:val="20"/>
        </w:rPr>
        <w:t xml:space="preserve"> Notes:</w:t>
      </w:r>
    </w:p>
    <w:p w14:paraId="3D4BB004" w14:textId="77777777" w:rsidR="009305AA" w:rsidRPr="00D5163E" w:rsidRDefault="009305AA" w:rsidP="00DD7CE7">
      <w:pPr>
        <w:pStyle w:val="ListParagraph"/>
        <w:numPr>
          <w:ilvl w:val="1"/>
          <w:numId w:val="44"/>
        </w:numPr>
        <w:ind w:left="810" w:hanging="270"/>
        <w:jc w:val="both"/>
        <w:rPr>
          <w:rFonts w:ascii="Calibri" w:hAnsi="Calibri" w:cs="Calibri"/>
          <w:sz w:val="16"/>
          <w:szCs w:val="16"/>
        </w:rPr>
      </w:pPr>
      <w:r w:rsidRPr="00D5163E">
        <w:rPr>
          <w:rFonts w:ascii="Calibri" w:hAnsi="Calibri" w:cs="Calibri"/>
          <w:i/>
          <w:sz w:val="16"/>
          <w:szCs w:val="16"/>
        </w:rPr>
        <w:t>GAMATRINDO</w:t>
      </w:r>
      <w:r w:rsidRPr="00D5163E">
        <w:rPr>
          <w:rFonts w:ascii="Calibri" w:hAnsi="Calibri" w:cs="Calibri"/>
          <w:sz w:val="16"/>
          <w:szCs w:val="16"/>
        </w:rPr>
        <w:t xml:space="preserve"> </w:t>
      </w:r>
      <w:r w:rsidR="0068165F" w:rsidRPr="00D5163E">
        <w:rPr>
          <w:rFonts w:ascii="Calibri" w:hAnsi="Calibri" w:cs="Calibri"/>
          <w:sz w:val="16"/>
          <w:szCs w:val="16"/>
        </w:rPr>
        <w:t xml:space="preserve">has </w:t>
      </w:r>
      <w:r w:rsidRPr="00D5163E">
        <w:rPr>
          <w:rFonts w:ascii="Calibri" w:hAnsi="Calibri" w:cs="Calibri"/>
          <w:sz w:val="16"/>
          <w:szCs w:val="16"/>
        </w:rPr>
        <w:t xml:space="preserve">ten </w:t>
      </w:r>
      <w:r w:rsidR="0068165F" w:rsidRPr="00D5163E">
        <w:rPr>
          <w:rFonts w:ascii="Calibri" w:hAnsi="Calibri" w:cs="Calibri"/>
          <w:sz w:val="16"/>
          <w:szCs w:val="16"/>
        </w:rPr>
        <w:t xml:space="preserve">member </w:t>
      </w:r>
      <w:r w:rsidRPr="00D5163E">
        <w:rPr>
          <w:rFonts w:ascii="Calibri" w:hAnsi="Calibri" w:cs="Calibri"/>
          <w:sz w:val="16"/>
          <w:szCs w:val="16"/>
        </w:rPr>
        <w:t xml:space="preserve">manufacturers, all of them produce indoor light lamps and only 1 produces outdoor (streetlight) </w:t>
      </w:r>
    </w:p>
    <w:p w14:paraId="1BAC5A74" w14:textId="77777777" w:rsidR="009305AA" w:rsidRPr="00D5163E" w:rsidRDefault="009305AA" w:rsidP="00DD7CE7">
      <w:pPr>
        <w:pStyle w:val="ListParagraph"/>
        <w:numPr>
          <w:ilvl w:val="1"/>
          <w:numId w:val="44"/>
        </w:numPr>
        <w:ind w:left="810" w:hanging="270"/>
        <w:jc w:val="both"/>
        <w:rPr>
          <w:rFonts w:ascii="Calibri" w:hAnsi="Calibri" w:cs="Calibri"/>
          <w:sz w:val="16"/>
          <w:szCs w:val="16"/>
        </w:rPr>
      </w:pPr>
      <w:r w:rsidRPr="00D5163E">
        <w:rPr>
          <w:rFonts w:ascii="Calibri" w:hAnsi="Calibri" w:cs="Calibri"/>
          <w:i/>
          <w:sz w:val="16"/>
          <w:szCs w:val="16"/>
        </w:rPr>
        <w:t>APERLINDO</w:t>
      </w:r>
      <w:r w:rsidRPr="00D5163E">
        <w:rPr>
          <w:rFonts w:ascii="Calibri" w:hAnsi="Calibri" w:cs="Calibri"/>
          <w:sz w:val="16"/>
          <w:szCs w:val="16"/>
        </w:rPr>
        <w:t xml:space="preserve"> </w:t>
      </w:r>
      <w:r w:rsidR="0068165F" w:rsidRPr="00D5163E">
        <w:rPr>
          <w:rFonts w:ascii="Calibri" w:hAnsi="Calibri" w:cs="Calibri"/>
          <w:sz w:val="16"/>
          <w:szCs w:val="16"/>
        </w:rPr>
        <w:t>ha</w:t>
      </w:r>
      <w:r w:rsidRPr="00D5163E">
        <w:rPr>
          <w:rFonts w:ascii="Calibri" w:hAnsi="Calibri" w:cs="Calibri"/>
          <w:sz w:val="16"/>
          <w:szCs w:val="16"/>
        </w:rPr>
        <w:t xml:space="preserve">s </w:t>
      </w:r>
      <w:r w:rsidR="0068165F" w:rsidRPr="00D5163E">
        <w:rPr>
          <w:rFonts w:ascii="Calibri" w:hAnsi="Calibri" w:cs="Calibri"/>
          <w:sz w:val="16"/>
          <w:szCs w:val="16"/>
        </w:rPr>
        <w:t>48</w:t>
      </w:r>
      <w:r w:rsidRPr="00D5163E">
        <w:rPr>
          <w:rFonts w:ascii="Calibri" w:hAnsi="Calibri" w:cs="Calibri"/>
          <w:sz w:val="16"/>
          <w:szCs w:val="16"/>
        </w:rPr>
        <w:t xml:space="preserve"> </w:t>
      </w:r>
      <w:r w:rsidR="0068165F" w:rsidRPr="00D5163E">
        <w:rPr>
          <w:rFonts w:ascii="Calibri" w:hAnsi="Calibri" w:cs="Calibri"/>
          <w:sz w:val="16"/>
          <w:szCs w:val="16"/>
        </w:rPr>
        <w:t xml:space="preserve">member </w:t>
      </w:r>
      <w:r w:rsidRPr="00D5163E">
        <w:rPr>
          <w:rFonts w:ascii="Calibri" w:hAnsi="Calibri" w:cs="Calibri"/>
          <w:sz w:val="16"/>
          <w:szCs w:val="16"/>
        </w:rPr>
        <w:t xml:space="preserve">manufacturers, all of them produce indoor light lamps and only 1 manufacturer produces outdoor (streetlight) </w:t>
      </w:r>
    </w:p>
    <w:p w14:paraId="3E16D52E" w14:textId="77777777" w:rsidR="009305AA" w:rsidRPr="00D5163E" w:rsidRDefault="009305AA" w:rsidP="00DD7CE7">
      <w:pPr>
        <w:pStyle w:val="ListParagraph"/>
        <w:numPr>
          <w:ilvl w:val="1"/>
          <w:numId w:val="44"/>
        </w:numPr>
        <w:ind w:left="810" w:hanging="270"/>
        <w:jc w:val="both"/>
        <w:rPr>
          <w:rFonts w:ascii="Calibri" w:hAnsi="Calibri" w:cs="Calibri"/>
          <w:sz w:val="22"/>
        </w:rPr>
      </w:pPr>
      <w:r w:rsidRPr="00D5163E">
        <w:rPr>
          <w:rFonts w:ascii="Calibri" w:hAnsi="Calibri" w:cs="Calibri"/>
          <w:i/>
          <w:sz w:val="16"/>
          <w:szCs w:val="16"/>
        </w:rPr>
        <w:t>ALINDO</w:t>
      </w:r>
      <w:r w:rsidRPr="00D5163E">
        <w:rPr>
          <w:rFonts w:ascii="Calibri" w:hAnsi="Calibri" w:cs="Calibri"/>
          <w:sz w:val="16"/>
          <w:szCs w:val="16"/>
        </w:rPr>
        <w:t xml:space="preserve"> </w:t>
      </w:r>
      <w:r w:rsidR="0068165F" w:rsidRPr="00D5163E">
        <w:rPr>
          <w:rFonts w:ascii="Calibri" w:hAnsi="Calibri" w:cs="Calibri"/>
          <w:sz w:val="16"/>
          <w:szCs w:val="16"/>
        </w:rPr>
        <w:t>ha</w:t>
      </w:r>
      <w:r w:rsidRPr="00D5163E">
        <w:rPr>
          <w:rFonts w:ascii="Calibri" w:hAnsi="Calibri" w:cs="Calibri"/>
          <w:sz w:val="16"/>
          <w:szCs w:val="16"/>
        </w:rPr>
        <w:t xml:space="preserve">s ten </w:t>
      </w:r>
      <w:r w:rsidR="0068165F" w:rsidRPr="00D5163E">
        <w:rPr>
          <w:rFonts w:ascii="Calibri" w:hAnsi="Calibri" w:cs="Calibri"/>
          <w:sz w:val="16"/>
          <w:szCs w:val="16"/>
        </w:rPr>
        <w:t xml:space="preserve">member </w:t>
      </w:r>
      <w:r w:rsidRPr="00D5163E">
        <w:rPr>
          <w:rFonts w:ascii="Calibri" w:hAnsi="Calibri" w:cs="Calibri"/>
          <w:sz w:val="16"/>
          <w:szCs w:val="16"/>
        </w:rPr>
        <w:t>manufacturers</w:t>
      </w:r>
      <w:r w:rsidR="0068165F" w:rsidRPr="00D5163E">
        <w:rPr>
          <w:rFonts w:ascii="Calibri" w:hAnsi="Calibri" w:cs="Calibri"/>
          <w:sz w:val="16"/>
          <w:szCs w:val="16"/>
        </w:rPr>
        <w:t>,</w:t>
      </w:r>
      <w:r w:rsidRPr="00D5163E">
        <w:rPr>
          <w:rFonts w:ascii="Calibri" w:hAnsi="Calibri" w:cs="Calibri"/>
          <w:sz w:val="16"/>
          <w:szCs w:val="16"/>
        </w:rPr>
        <w:t xml:space="preserve"> all of them produce indoor light lamps and only 1 manufacturer produces outdoor (streetlight)</w:t>
      </w:r>
      <w:r w:rsidR="0068165F" w:rsidRPr="00D5163E">
        <w:rPr>
          <w:rFonts w:ascii="Calibri" w:hAnsi="Calibri" w:cs="Calibri"/>
          <w:sz w:val="16"/>
          <w:szCs w:val="16"/>
        </w:rPr>
        <w:t>.</w:t>
      </w:r>
    </w:p>
    <w:p w14:paraId="1D456774" w14:textId="77777777" w:rsidR="00A5658D" w:rsidRPr="00D5163E" w:rsidRDefault="00A5658D" w:rsidP="007E081C">
      <w:pPr>
        <w:ind w:left="810"/>
        <w:rPr>
          <w:rFonts w:cs="Calibri"/>
          <w:sz w:val="22"/>
        </w:rPr>
      </w:pPr>
    </w:p>
    <w:p w14:paraId="0A119653" w14:textId="02AACEFB" w:rsidR="00A5658D" w:rsidRPr="00D5163E" w:rsidRDefault="00A5658D" w:rsidP="007E081C">
      <w:pPr>
        <w:pStyle w:val="ListParagraph"/>
        <w:ind w:left="450"/>
        <w:contextualSpacing/>
        <w:jc w:val="both"/>
        <w:rPr>
          <w:rFonts w:ascii="Calibri" w:hAnsi="Calibri" w:cs="Calibri"/>
          <w:sz w:val="22"/>
          <w:szCs w:val="22"/>
        </w:rPr>
      </w:pPr>
      <w:r w:rsidRPr="00D5163E">
        <w:rPr>
          <w:rFonts w:ascii="Calibri" w:hAnsi="Calibri" w:cs="Calibri"/>
          <w:sz w:val="22"/>
          <w:szCs w:val="22"/>
        </w:rPr>
        <w:lastRenderedPageBreak/>
        <w:t xml:space="preserve">Based on data collected from three associations of local EE lighting manufacturers, in the last 8 years from 2007 to 2015, the production of in-door lamps </w:t>
      </w:r>
      <w:r w:rsidR="005756A3" w:rsidRPr="00D5163E">
        <w:rPr>
          <w:rFonts w:ascii="Calibri" w:hAnsi="Calibri" w:cs="Calibri"/>
          <w:sz w:val="22"/>
          <w:szCs w:val="22"/>
        </w:rPr>
        <w:t xml:space="preserve">increased by </w:t>
      </w:r>
      <w:r w:rsidRPr="00D5163E">
        <w:rPr>
          <w:rFonts w:ascii="Calibri" w:hAnsi="Calibri" w:cs="Calibri"/>
          <w:sz w:val="22"/>
          <w:szCs w:val="22"/>
        </w:rPr>
        <w:t xml:space="preserve">4% per year </w:t>
      </w:r>
      <w:r w:rsidR="005756A3" w:rsidRPr="00D5163E">
        <w:rPr>
          <w:rFonts w:ascii="Calibri" w:hAnsi="Calibri" w:cs="Calibri"/>
          <w:sz w:val="22"/>
          <w:szCs w:val="22"/>
        </w:rPr>
        <w:t xml:space="preserve">for production without LED </w:t>
      </w:r>
      <w:r w:rsidRPr="00D5163E">
        <w:rPr>
          <w:rFonts w:ascii="Calibri" w:hAnsi="Calibri" w:cs="Calibri"/>
          <w:sz w:val="22"/>
          <w:szCs w:val="22"/>
        </w:rPr>
        <w:t xml:space="preserve">and </w:t>
      </w:r>
      <w:r w:rsidR="00EA2AC4" w:rsidRPr="00D5163E">
        <w:rPr>
          <w:rFonts w:ascii="Calibri" w:hAnsi="Calibri" w:cs="Calibri"/>
          <w:sz w:val="22"/>
          <w:szCs w:val="22"/>
        </w:rPr>
        <w:t xml:space="preserve">by </w:t>
      </w:r>
      <w:r w:rsidRPr="00D5163E">
        <w:rPr>
          <w:rFonts w:ascii="Calibri" w:hAnsi="Calibri" w:cs="Calibri"/>
          <w:sz w:val="22"/>
          <w:szCs w:val="22"/>
        </w:rPr>
        <w:t xml:space="preserve">7% per year </w:t>
      </w:r>
      <w:r w:rsidR="005756A3" w:rsidRPr="00D5163E">
        <w:rPr>
          <w:rFonts w:ascii="Calibri" w:hAnsi="Calibri" w:cs="Calibri"/>
          <w:sz w:val="22"/>
          <w:szCs w:val="22"/>
        </w:rPr>
        <w:t xml:space="preserve">for </w:t>
      </w:r>
      <w:r w:rsidRPr="00D5163E">
        <w:rPr>
          <w:rFonts w:ascii="Calibri" w:hAnsi="Calibri" w:cs="Calibri"/>
          <w:sz w:val="22"/>
          <w:szCs w:val="22"/>
        </w:rPr>
        <w:t xml:space="preserve">production with LED. By 2015, total in-door lamp production without LED lamps from domestic lighting companies reached 360 million lamps </w:t>
      </w:r>
      <w:r w:rsidR="005756A3" w:rsidRPr="00D5163E">
        <w:rPr>
          <w:rFonts w:ascii="Calibri" w:hAnsi="Calibri" w:cs="Calibri"/>
          <w:sz w:val="22"/>
          <w:szCs w:val="22"/>
        </w:rPr>
        <w:t xml:space="preserve">which was </w:t>
      </w:r>
      <w:r w:rsidRPr="00D5163E">
        <w:rPr>
          <w:rFonts w:ascii="Calibri" w:hAnsi="Calibri" w:cs="Calibri"/>
          <w:sz w:val="22"/>
          <w:szCs w:val="22"/>
        </w:rPr>
        <w:t xml:space="preserve">still dominated by CFL with </w:t>
      </w:r>
      <w:r w:rsidR="005756A3" w:rsidRPr="00D5163E">
        <w:rPr>
          <w:rFonts w:ascii="Calibri" w:hAnsi="Calibri" w:cs="Calibri"/>
          <w:sz w:val="22"/>
          <w:szCs w:val="22"/>
        </w:rPr>
        <w:t xml:space="preserve">a share of </w:t>
      </w:r>
      <w:r w:rsidRPr="00D5163E">
        <w:rPr>
          <w:rFonts w:ascii="Calibri" w:hAnsi="Calibri" w:cs="Calibri"/>
          <w:sz w:val="22"/>
          <w:szCs w:val="22"/>
        </w:rPr>
        <w:t xml:space="preserve">63.6% followed by LED (18.2%), fluorescent lamps (17.1%) and incandescent bulbs (1.1%). The production of CFL lamps, however, increased more than 3 times from 100 million lamps in 2007 up to 340 million lamps in 2014 </w:t>
      </w:r>
      <w:r w:rsidR="005756A3" w:rsidRPr="00D5163E">
        <w:rPr>
          <w:rFonts w:ascii="Calibri" w:hAnsi="Calibri" w:cs="Calibri"/>
          <w:sz w:val="22"/>
          <w:szCs w:val="22"/>
        </w:rPr>
        <w:t>although</w:t>
      </w:r>
      <w:r w:rsidRPr="00D5163E">
        <w:rPr>
          <w:rFonts w:ascii="Calibri" w:hAnsi="Calibri" w:cs="Calibri"/>
          <w:sz w:val="22"/>
          <w:szCs w:val="22"/>
        </w:rPr>
        <w:t xml:space="preserve"> in the following year (2015) there was a decrease of 50 million lamps. This </w:t>
      </w:r>
      <w:r w:rsidR="005756A3" w:rsidRPr="00D5163E">
        <w:rPr>
          <w:rFonts w:ascii="Calibri" w:hAnsi="Calibri" w:cs="Calibri"/>
          <w:sz w:val="22"/>
          <w:szCs w:val="22"/>
        </w:rPr>
        <w:t>seems to be</w:t>
      </w:r>
      <w:r w:rsidRPr="00D5163E">
        <w:rPr>
          <w:rFonts w:ascii="Calibri" w:hAnsi="Calibri" w:cs="Calibri"/>
          <w:sz w:val="22"/>
          <w:szCs w:val="22"/>
        </w:rPr>
        <w:t xml:space="preserve"> in line with the development of LED lighting technology. </w:t>
      </w:r>
    </w:p>
    <w:p w14:paraId="58A4C758" w14:textId="77777777" w:rsidR="00A5658D" w:rsidRPr="00D5163E" w:rsidRDefault="00A5658D" w:rsidP="007E081C">
      <w:pPr>
        <w:pStyle w:val="ListParagraph"/>
        <w:ind w:left="450"/>
        <w:contextualSpacing/>
        <w:jc w:val="both"/>
        <w:rPr>
          <w:rFonts w:ascii="Calibri" w:hAnsi="Calibri" w:cs="Calibri"/>
          <w:sz w:val="22"/>
          <w:szCs w:val="22"/>
        </w:rPr>
      </w:pPr>
    </w:p>
    <w:p w14:paraId="5FC095CA" w14:textId="150CC21F" w:rsidR="00A5658D" w:rsidRPr="00D5163E" w:rsidRDefault="00A5658D" w:rsidP="007E081C">
      <w:pPr>
        <w:pStyle w:val="ListParagraph"/>
        <w:ind w:left="450"/>
        <w:contextualSpacing/>
        <w:jc w:val="both"/>
        <w:rPr>
          <w:rFonts w:ascii="Calibri" w:hAnsi="Calibri" w:cs="Calibri"/>
          <w:sz w:val="22"/>
          <w:szCs w:val="22"/>
        </w:rPr>
      </w:pPr>
      <w:r w:rsidRPr="00D5163E">
        <w:rPr>
          <w:rFonts w:ascii="Calibri" w:hAnsi="Calibri" w:cs="Calibri"/>
          <w:sz w:val="22"/>
          <w:szCs w:val="22"/>
        </w:rPr>
        <w:t xml:space="preserve">In general, the following table shows significant changes in production patterns as a reflection of market changes or consumer changes in lamp utilization. In addition, two </w:t>
      </w:r>
      <w:r w:rsidR="005756A3" w:rsidRPr="00D5163E">
        <w:rPr>
          <w:rFonts w:ascii="Calibri" w:hAnsi="Calibri" w:cs="Calibri"/>
          <w:sz w:val="22"/>
          <w:szCs w:val="22"/>
        </w:rPr>
        <w:t xml:space="preserve">developments are particularly noteworthy: </w:t>
      </w:r>
      <w:r w:rsidRPr="00D5163E">
        <w:rPr>
          <w:rFonts w:ascii="Calibri" w:hAnsi="Calibri" w:cs="Calibri"/>
          <w:sz w:val="22"/>
          <w:szCs w:val="22"/>
        </w:rPr>
        <w:t>the drastic decline in production of incandescent and fluorescen</w:t>
      </w:r>
      <w:r w:rsidR="006852C0" w:rsidRPr="00D5163E">
        <w:rPr>
          <w:rFonts w:ascii="Calibri" w:hAnsi="Calibri" w:cs="Calibri"/>
          <w:sz w:val="22"/>
          <w:szCs w:val="22"/>
        </w:rPr>
        <w:t>t</w:t>
      </w:r>
      <w:r w:rsidRPr="00D5163E">
        <w:rPr>
          <w:rFonts w:ascii="Calibri" w:hAnsi="Calibri" w:cs="Calibri"/>
          <w:sz w:val="22"/>
          <w:szCs w:val="22"/>
        </w:rPr>
        <w:t xml:space="preserve"> lamps </w:t>
      </w:r>
      <w:r w:rsidR="005756A3" w:rsidRPr="00D5163E">
        <w:rPr>
          <w:rFonts w:ascii="Calibri" w:hAnsi="Calibri" w:cs="Calibri"/>
          <w:sz w:val="22"/>
          <w:szCs w:val="22"/>
        </w:rPr>
        <w:t>and the</w:t>
      </w:r>
      <w:r w:rsidRPr="00D5163E">
        <w:rPr>
          <w:rFonts w:ascii="Calibri" w:hAnsi="Calibri" w:cs="Calibri"/>
          <w:sz w:val="22"/>
          <w:szCs w:val="22"/>
        </w:rPr>
        <w:t xml:space="preserve"> production increases for CFL and LED light bulbs.</w:t>
      </w:r>
    </w:p>
    <w:p w14:paraId="7A3F4397" w14:textId="77777777" w:rsidR="00A5658D" w:rsidRPr="00D5163E" w:rsidRDefault="00A5658D" w:rsidP="007E081C">
      <w:pPr>
        <w:pStyle w:val="ListParagraph"/>
        <w:ind w:left="450"/>
        <w:contextualSpacing/>
        <w:jc w:val="both"/>
        <w:rPr>
          <w:rFonts w:ascii="Calibri" w:hAnsi="Calibri" w:cs="Calibri"/>
          <w:sz w:val="22"/>
          <w:szCs w:val="22"/>
        </w:rPr>
      </w:pPr>
    </w:p>
    <w:p w14:paraId="6810F68F" w14:textId="5F408598" w:rsidR="00A5658D" w:rsidRPr="00D5163E" w:rsidRDefault="00A5658D" w:rsidP="007E081C">
      <w:pPr>
        <w:spacing w:before="120" w:after="0" w:line="240" w:lineRule="atLeast"/>
        <w:jc w:val="center"/>
        <w:rPr>
          <w:rFonts w:eastAsia="Times New Roman"/>
          <w:color w:val="000000"/>
          <w:sz w:val="22"/>
          <w:szCs w:val="22"/>
        </w:rPr>
      </w:pPr>
      <w:r w:rsidRPr="00D5163E">
        <w:rPr>
          <w:rFonts w:eastAsia="Times New Roman"/>
          <w:b/>
          <w:color w:val="000000"/>
          <w:sz w:val="22"/>
          <w:szCs w:val="22"/>
          <w:lang w:val="id-ID"/>
        </w:rPr>
        <w:t>Production capacity of locally produced electric lamps in Indonesia</w:t>
      </w:r>
      <w:r w:rsidRPr="00D5163E">
        <w:rPr>
          <w:rStyle w:val="FootnoteReference"/>
          <w:rFonts w:ascii="Calibri" w:eastAsia="Times New Roman" w:hAnsi="Calibri"/>
          <w:color w:val="000000"/>
          <w:sz w:val="22"/>
          <w:szCs w:val="22"/>
          <w:lang w:val="id-ID"/>
        </w:rPr>
        <w:footnoteReference w:id="5"/>
      </w:r>
    </w:p>
    <w:p w14:paraId="2AB490DB" w14:textId="77777777" w:rsidR="00A5658D" w:rsidRPr="00D5163E" w:rsidRDefault="00A5658D" w:rsidP="007E081C">
      <w:pPr>
        <w:spacing w:before="120" w:after="0" w:line="240" w:lineRule="atLeast"/>
        <w:jc w:val="center"/>
        <w:rPr>
          <w:rFonts w:eastAsia="Times New Roman"/>
          <w:color w:val="000000"/>
          <w:sz w:val="24"/>
        </w:rPr>
      </w:pPr>
    </w:p>
    <w:tbl>
      <w:tblPr>
        <w:tblW w:w="8791"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990"/>
        <w:gridCol w:w="990"/>
        <w:gridCol w:w="1260"/>
        <w:gridCol w:w="900"/>
        <w:gridCol w:w="1170"/>
        <w:gridCol w:w="990"/>
        <w:gridCol w:w="831"/>
        <w:gridCol w:w="850"/>
      </w:tblGrid>
      <w:tr w:rsidR="00A5658D" w:rsidRPr="00D5163E" w14:paraId="73123C21" w14:textId="77777777" w:rsidTr="00D12B5D">
        <w:trPr>
          <w:trHeight w:val="765"/>
        </w:trPr>
        <w:tc>
          <w:tcPr>
            <w:tcW w:w="810" w:type="dxa"/>
            <w:vMerge w:val="restart"/>
            <w:shd w:val="clear" w:color="auto" w:fill="auto"/>
            <w:vAlign w:val="center"/>
            <w:hideMark/>
          </w:tcPr>
          <w:p w14:paraId="6DCFABC8"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Year</w:t>
            </w:r>
          </w:p>
        </w:tc>
        <w:tc>
          <w:tcPr>
            <w:tcW w:w="4140" w:type="dxa"/>
            <w:gridSpan w:val="4"/>
            <w:shd w:val="clear" w:color="auto" w:fill="auto"/>
            <w:noWrap/>
            <w:vAlign w:val="center"/>
            <w:hideMark/>
          </w:tcPr>
          <w:p w14:paraId="52FDFDB5" w14:textId="257FEBB1" w:rsidR="00A5658D" w:rsidRPr="00D5163E" w:rsidRDefault="00A5658D" w:rsidP="007E081C">
            <w:pPr>
              <w:spacing w:after="0" w:line="240" w:lineRule="atLeast"/>
              <w:jc w:val="center"/>
              <w:rPr>
                <w:rFonts w:eastAsia="Times New Roman"/>
                <w:b/>
                <w:bCs/>
                <w:color w:val="000000"/>
                <w:szCs w:val="20"/>
              </w:rPr>
            </w:pPr>
            <w:r w:rsidRPr="00D5163E">
              <w:rPr>
                <w:rFonts w:eastAsia="Times New Roman"/>
                <w:b/>
                <w:bCs/>
                <w:color w:val="000000"/>
                <w:szCs w:val="20"/>
                <w:lang w:val="id-ID"/>
              </w:rPr>
              <w:t xml:space="preserve">Indoor (type of lamps), number of lamp </w:t>
            </w:r>
            <w:r w:rsidRPr="00D5163E">
              <w:rPr>
                <w:rFonts w:eastAsia="Times New Roman"/>
                <w:b/>
                <w:bCs/>
                <w:color w:val="000000"/>
                <w:szCs w:val="20"/>
              </w:rPr>
              <w:t>(‘000)</w:t>
            </w:r>
          </w:p>
        </w:tc>
        <w:tc>
          <w:tcPr>
            <w:tcW w:w="2160" w:type="dxa"/>
            <w:gridSpan w:val="2"/>
            <w:shd w:val="clear" w:color="auto" w:fill="auto"/>
            <w:vAlign w:val="center"/>
            <w:hideMark/>
          </w:tcPr>
          <w:p w14:paraId="74FAF1BA" w14:textId="3781A344" w:rsidR="00A5658D" w:rsidRPr="00D5163E" w:rsidRDefault="00A5658D" w:rsidP="007E081C">
            <w:pPr>
              <w:spacing w:after="0" w:line="240" w:lineRule="atLeast"/>
              <w:jc w:val="center"/>
              <w:rPr>
                <w:rFonts w:eastAsia="Times New Roman"/>
                <w:b/>
                <w:bCs/>
                <w:color w:val="000000"/>
                <w:szCs w:val="20"/>
              </w:rPr>
            </w:pPr>
            <w:r w:rsidRPr="00D5163E">
              <w:rPr>
                <w:rFonts w:eastAsia="Times New Roman"/>
                <w:b/>
                <w:bCs/>
                <w:color w:val="000000"/>
                <w:szCs w:val="20"/>
                <w:lang w:val="id-ID"/>
              </w:rPr>
              <w:t>Total indoor</w:t>
            </w:r>
            <w:r w:rsidRPr="00D5163E">
              <w:rPr>
                <w:rFonts w:eastAsia="Times New Roman"/>
                <w:b/>
                <w:bCs/>
                <w:color w:val="000000"/>
                <w:szCs w:val="20"/>
              </w:rPr>
              <w:t xml:space="preserve"> (‘000)</w:t>
            </w:r>
          </w:p>
        </w:tc>
        <w:tc>
          <w:tcPr>
            <w:tcW w:w="1681" w:type="dxa"/>
            <w:gridSpan w:val="2"/>
            <w:shd w:val="clear" w:color="auto" w:fill="auto"/>
            <w:vAlign w:val="center"/>
            <w:hideMark/>
          </w:tcPr>
          <w:p w14:paraId="5A1858C4" w14:textId="7EBE40AA" w:rsidR="00A5658D" w:rsidRPr="00D5163E" w:rsidRDefault="00A5658D" w:rsidP="007E081C">
            <w:pPr>
              <w:spacing w:after="0" w:line="240" w:lineRule="atLeast"/>
              <w:jc w:val="center"/>
              <w:rPr>
                <w:rFonts w:eastAsia="Times New Roman"/>
                <w:b/>
                <w:bCs/>
                <w:color w:val="000000"/>
                <w:szCs w:val="20"/>
                <w:lang w:val="id-ID"/>
              </w:rPr>
            </w:pPr>
            <w:r w:rsidRPr="00D5163E">
              <w:rPr>
                <w:rFonts w:eastAsia="Times New Roman"/>
                <w:b/>
                <w:bCs/>
                <w:color w:val="000000"/>
                <w:szCs w:val="20"/>
                <w:lang w:val="id-ID"/>
              </w:rPr>
              <w:t xml:space="preserve"> Out door (St</w:t>
            </w:r>
            <w:r w:rsidR="006852C0" w:rsidRPr="00D5163E">
              <w:rPr>
                <w:rFonts w:eastAsia="Times New Roman"/>
                <w:b/>
                <w:bCs/>
                <w:color w:val="000000"/>
                <w:szCs w:val="20"/>
              </w:rPr>
              <w:t>r</w:t>
            </w:r>
            <w:r w:rsidRPr="00D5163E">
              <w:rPr>
                <w:rFonts w:eastAsia="Times New Roman"/>
                <w:b/>
                <w:bCs/>
                <w:color w:val="000000"/>
                <w:szCs w:val="20"/>
                <w:lang w:val="id-ID"/>
              </w:rPr>
              <w:t xml:space="preserve">eet lighting), number of street lighting (PJU) </w:t>
            </w:r>
          </w:p>
        </w:tc>
      </w:tr>
      <w:tr w:rsidR="00A5658D" w:rsidRPr="00D5163E" w14:paraId="78DE4E41" w14:textId="77777777" w:rsidTr="00D12B5D">
        <w:trPr>
          <w:trHeight w:val="750"/>
        </w:trPr>
        <w:tc>
          <w:tcPr>
            <w:tcW w:w="810" w:type="dxa"/>
            <w:vMerge/>
            <w:vAlign w:val="center"/>
            <w:hideMark/>
          </w:tcPr>
          <w:p w14:paraId="1D99B188" w14:textId="77777777" w:rsidR="00A5658D" w:rsidRPr="00D5163E" w:rsidRDefault="00A5658D" w:rsidP="007E081C">
            <w:pPr>
              <w:spacing w:after="0" w:line="240" w:lineRule="atLeast"/>
              <w:rPr>
                <w:rFonts w:eastAsia="Times New Roman"/>
                <w:color w:val="000000"/>
                <w:szCs w:val="20"/>
                <w:lang w:val="id-ID"/>
              </w:rPr>
            </w:pPr>
          </w:p>
        </w:tc>
        <w:tc>
          <w:tcPr>
            <w:tcW w:w="990" w:type="dxa"/>
            <w:shd w:val="clear" w:color="auto" w:fill="auto"/>
            <w:noWrap/>
            <w:vAlign w:val="center"/>
            <w:hideMark/>
          </w:tcPr>
          <w:p w14:paraId="2C3C6555" w14:textId="176B62DA"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Incandes</w:t>
            </w:r>
            <w:r w:rsidR="006A4730" w:rsidRPr="00D5163E">
              <w:rPr>
                <w:rFonts w:eastAsia="Times New Roman"/>
                <w:color w:val="000000"/>
                <w:szCs w:val="20"/>
              </w:rPr>
              <w:t xml:space="preserve"> </w:t>
            </w:r>
            <w:r w:rsidRPr="00D5163E">
              <w:rPr>
                <w:rFonts w:eastAsia="Times New Roman"/>
                <w:color w:val="000000"/>
                <w:szCs w:val="20"/>
                <w:lang w:val="id-ID"/>
              </w:rPr>
              <w:t>cent</w:t>
            </w:r>
          </w:p>
        </w:tc>
        <w:tc>
          <w:tcPr>
            <w:tcW w:w="990" w:type="dxa"/>
            <w:shd w:val="clear" w:color="auto" w:fill="auto"/>
            <w:noWrap/>
            <w:vAlign w:val="center"/>
            <w:hideMark/>
          </w:tcPr>
          <w:p w14:paraId="240826D4" w14:textId="3DAE3553" w:rsidR="00A5658D" w:rsidRPr="00D5163E" w:rsidRDefault="006A4730" w:rsidP="007E081C">
            <w:pPr>
              <w:spacing w:after="0" w:line="240" w:lineRule="atLeast"/>
              <w:jc w:val="center"/>
              <w:rPr>
                <w:rFonts w:eastAsia="Times New Roman"/>
                <w:color w:val="000000"/>
                <w:szCs w:val="20"/>
                <w:lang w:val="id-ID"/>
              </w:rPr>
            </w:pPr>
            <w:r w:rsidRPr="00D5163E">
              <w:t>F</w:t>
            </w:r>
            <w:r w:rsidR="00A5658D" w:rsidRPr="00D5163E">
              <w:t>luores</w:t>
            </w:r>
            <w:r w:rsidRPr="00D5163E">
              <w:t xml:space="preserve"> </w:t>
            </w:r>
            <w:r w:rsidR="00A5658D" w:rsidRPr="00D5163E">
              <w:t>cen</w:t>
            </w:r>
            <w:r w:rsidRPr="00D5163E">
              <w:t>t</w:t>
            </w:r>
          </w:p>
        </w:tc>
        <w:tc>
          <w:tcPr>
            <w:tcW w:w="1260" w:type="dxa"/>
            <w:shd w:val="clear" w:color="auto" w:fill="auto"/>
            <w:noWrap/>
            <w:vAlign w:val="center"/>
            <w:hideMark/>
          </w:tcPr>
          <w:p w14:paraId="67C6484A"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CFL</w:t>
            </w:r>
          </w:p>
        </w:tc>
        <w:tc>
          <w:tcPr>
            <w:tcW w:w="900" w:type="dxa"/>
            <w:shd w:val="clear" w:color="auto" w:fill="auto"/>
            <w:noWrap/>
            <w:vAlign w:val="center"/>
            <w:hideMark/>
          </w:tcPr>
          <w:p w14:paraId="3CD01E58"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LED</w:t>
            </w:r>
          </w:p>
        </w:tc>
        <w:tc>
          <w:tcPr>
            <w:tcW w:w="1170" w:type="dxa"/>
            <w:shd w:val="clear" w:color="auto" w:fill="auto"/>
            <w:noWrap/>
            <w:vAlign w:val="center"/>
            <w:hideMark/>
          </w:tcPr>
          <w:p w14:paraId="1728D92F"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Total without LED</w:t>
            </w:r>
          </w:p>
        </w:tc>
        <w:tc>
          <w:tcPr>
            <w:tcW w:w="990" w:type="dxa"/>
            <w:shd w:val="clear" w:color="auto" w:fill="auto"/>
            <w:noWrap/>
            <w:vAlign w:val="center"/>
            <w:hideMark/>
          </w:tcPr>
          <w:p w14:paraId="152090EE"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Total with LED</w:t>
            </w:r>
          </w:p>
        </w:tc>
        <w:tc>
          <w:tcPr>
            <w:tcW w:w="831" w:type="dxa"/>
            <w:shd w:val="clear" w:color="auto" w:fill="auto"/>
            <w:vAlign w:val="center"/>
            <w:hideMark/>
          </w:tcPr>
          <w:p w14:paraId="1D64BE6C" w14:textId="685807A6"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 xml:space="preserve"> Non-LED S</w:t>
            </w:r>
            <w:r w:rsidR="00CB7DBC" w:rsidRPr="00D5163E">
              <w:rPr>
                <w:rFonts w:eastAsia="Times New Roman"/>
                <w:color w:val="000000"/>
                <w:szCs w:val="20"/>
              </w:rPr>
              <w:t>t</w:t>
            </w:r>
            <w:r w:rsidRPr="00D5163E">
              <w:rPr>
                <w:rFonts w:eastAsia="Times New Roman"/>
                <w:color w:val="000000"/>
                <w:szCs w:val="20"/>
                <w:lang w:val="id-ID"/>
              </w:rPr>
              <w:t xml:space="preserve">reet lighting </w:t>
            </w:r>
          </w:p>
        </w:tc>
        <w:tc>
          <w:tcPr>
            <w:tcW w:w="850" w:type="dxa"/>
            <w:shd w:val="clear" w:color="auto" w:fill="auto"/>
            <w:vAlign w:val="center"/>
            <w:hideMark/>
          </w:tcPr>
          <w:p w14:paraId="3CEA0568" w14:textId="142A5615"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 xml:space="preserve"> LED S</w:t>
            </w:r>
            <w:r w:rsidR="00CB7DBC" w:rsidRPr="00D5163E">
              <w:rPr>
                <w:rFonts w:eastAsia="Times New Roman"/>
                <w:color w:val="000000"/>
                <w:szCs w:val="20"/>
              </w:rPr>
              <w:t>t</w:t>
            </w:r>
            <w:r w:rsidRPr="00D5163E">
              <w:rPr>
                <w:rFonts w:eastAsia="Times New Roman"/>
                <w:color w:val="000000"/>
                <w:szCs w:val="20"/>
                <w:lang w:val="id-ID"/>
              </w:rPr>
              <w:t xml:space="preserve">reet lighting </w:t>
            </w:r>
          </w:p>
        </w:tc>
      </w:tr>
      <w:tr w:rsidR="00A5658D" w:rsidRPr="00D5163E" w14:paraId="4D0EE00B" w14:textId="77777777" w:rsidTr="00D12B5D">
        <w:trPr>
          <w:trHeight w:val="300"/>
        </w:trPr>
        <w:tc>
          <w:tcPr>
            <w:tcW w:w="810" w:type="dxa"/>
            <w:shd w:val="clear" w:color="auto" w:fill="auto"/>
            <w:noWrap/>
            <w:vAlign w:val="bottom"/>
            <w:hideMark/>
          </w:tcPr>
          <w:p w14:paraId="036D0DE6" w14:textId="77777777" w:rsidR="00A5658D" w:rsidRPr="00D5163E" w:rsidRDefault="00A5658D" w:rsidP="002C2489">
            <w:pPr>
              <w:spacing w:after="0" w:line="240" w:lineRule="atLeast"/>
              <w:jc w:val="center"/>
              <w:rPr>
                <w:rFonts w:eastAsia="Times New Roman"/>
                <w:color w:val="000000"/>
                <w:szCs w:val="20"/>
                <w:lang w:val="id-ID"/>
              </w:rPr>
            </w:pPr>
            <w:r w:rsidRPr="00D5163E">
              <w:rPr>
                <w:rFonts w:eastAsia="Times New Roman"/>
                <w:color w:val="000000"/>
                <w:szCs w:val="20"/>
                <w:lang w:val="id-ID"/>
              </w:rPr>
              <w:t>2007</w:t>
            </w:r>
          </w:p>
        </w:tc>
        <w:tc>
          <w:tcPr>
            <w:tcW w:w="990" w:type="dxa"/>
            <w:shd w:val="clear" w:color="auto" w:fill="auto"/>
            <w:noWrap/>
            <w:vAlign w:val="bottom"/>
            <w:hideMark/>
          </w:tcPr>
          <w:p w14:paraId="09BAF4D1" w14:textId="5FF26723"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90,000 </w:t>
            </w:r>
          </w:p>
        </w:tc>
        <w:tc>
          <w:tcPr>
            <w:tcW w:w="990" w:type="dxa"/>
            <w:shd w:val="clear" w:color="auto" w:fill="auto"/>
            <w:noWrap/>
            <w:vAlign w:val="bottom"/>
            <w:hideMark/>
          </w:tcPr>
          <w:p w14:paraId="644EBB9B" w14:textId="716B9310"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65,000 </w:t>
            </w:r>
          </w:p>
        </w:tc>
        <w:tc>
          <w:tcPr>
            <w:tcW w:w="1260" w:type="dxa"/>
            <w:shd w:val="clear" w:color="auto" w:fill="auto"/>
            <w:noWrap/>
            <w:vAlign w:val="bottom"/>
            <w:hideMark/>
          </w:tcPr>
          <w:p w14:paraId="3B8026AA" w14:textId="1D5E7DE3"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    100,000 </w:t>
            </w:r>
          </w:p>
        </w:tc>
        <w:tc>
          <w:tcPr>
            <w:tcW w:w="900" w:type="dxa"/>
            <w:shd w:val="clear" w:color="auto" w:fill="auto"/>
            <w:noWrap/>
            <w:vAlign w:val="bottom"/>
            <w:hideMark/>
          </w:tcPr>
          <w:p w14:paraId="3E581D2D"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w:t>
            </w:r>
          </w:p>
        </w:tc>
        <w:tc>
          <w:tcPr>
            <w:tcW w:w="1170" w:type="dxa"/>
            <w:shd w:val="clear" w:color="auto" w:fill="auto"/>
            <w:noWrap/>
            <w:vAlign w:val="center"/>
            <w:hideMark/>
          </w:tcPr>
          <w:p w14:paraId="556423E2" w14:textId="46F5B57D"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255,000 </w:t>
            </w:r>
          </w:p>
        </w:tc>
        <w:tc>
          <w:tcPr>
            <w:tcW w:w="990" w:type="dxa"/>
            <w:shd w:val="clear" w:color="auto" w:fill="auto"/>
            <w:noWrap/>
            <w:vAlign w:val="bottom"/>
            <w:hideMark/>
          </w:tcPr>
          <w:p w14:paraId="7DC17B73" w14:textId="5B404CCF"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255,000 </w:t>
            </w:r>
          </w:p>
        </w:tc>
        <w:tc>
          <w:tcPr>
            <w:tcW w:w="831" w:type="dxa"/>
            <w:shd w:val="clear" w:color="auto" w:fill="auto"/>
            <w:noWrap/>
            <w:vAlign w:val="center"/>
            <w:hideMark/>
          </w:tcPr>
          <w:p w14:paraId="02A9EFA1" w14:textId="77777777" w:rsidR="00A5658D" w:rsidRPr="00D5163E" w:rsidRDefault="00A5658D" w:rsidP="007E081C">
            <w:pPr>
              <w:spacing w:after="0" w:line="240" w:lineRule="atLeast"/>
              <w:jc w:val="center"/>
              <w:rPr>
                <w:rFonts w:eastAsia="Times New Roman"/>
                <w:color w:val="000000"/>
                <w:szCs w:val="20"/>
              </w:rPr>
            </w:pPr>
            <w:r w:rsidRPr="00D5163E">
              <w:rPr>
                <w:rFonts w:eastAsia="Times New Roman"/>
                <w:color w:val="000000"/>
                <w:szCs w:val="20"/>
                <w:lang w:val="id-ID"/>
              </w:rPr>
              <w:t xml:space="preserve"> NA </w:t>
            </w:r>
          </w:p>
        </w:tc>
        <w:tc>
          <w:tcPr>
            <w:tcW w:w="850" w:type="dxa"/>
            <w:shd w:val="clear" w:color="auto" w:fill="auto"/>
            <w:noWrap/>
            <w:vAlign w:val="center"/>
            <w:hideMark/>
          </w:tcPr>
          <w:p w14:paraId="4C5AA8E9"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 xml:space="preserve"> NA </w:t>
            </w:r>
          </w:p>
        </w:tc>
      </w:tr>
      <w:tr w:rsidR="00A5658D" w:rsidRPr="00D5163E" w14:paraId="0961B220" w14:textId="77777777" w:rsidTr="00D12B5D">
        <w:trPr>
          <w:trHeight w:val="300"/>
        </w:trPr>
        <w:tc>
          <w:tcPr>
            <w:tcW w:w="810" w:type="dxa"/>
            <w:shd w:val="clear" w:color="auto" w:fill="auto"/>
            <w:noWrap/>
            <w:vAlign w:val="bottom"/>
            <w:hideMark/>
          </w:tcPr>
          <w:p w14:paraId="4EB5D7F8" w14:textId="77777777" w:rsidR="00A5658D" w:rsidRPr="00D5163E" w:rsidRDefault="00A5658D" w:rsidP="002C2489">
            <w:pPr>
              <w:spacing w:after="0" w:line="240" w:lineRule="atLeast"/>
              <w:jc w:val="center"/>
              <w:rPr>
                <w:rFonts w:ascii="Times New Roman" w:eastAsia="Times New Roman" w:hAnsi="Times New Roman"/>
                <w:noProof/>
                <w:color w:val="000000"/>
                <w:szCs w:val="20"/>
                <w:lang w:val="id-ID"/>
              </w:rPr>
            </w:pPr>
            <w:r w:rsidRPr="00D5163E">
              <w:rPr>
                <w:rFonts w:eastAsia="Times New Roman"/>
                <w:color w:val="000000"/>
                <w:szCs w:val="20"/>
                <w:lang w:val="id-ID"/>
              </w:rPr>
              <w:t>2008</w:t>
            </w:r>
          </w:p>
        </w:tc>
        <w:tc>
          <w:tcPr>
            <w:tcW w:w="990" w:type="dxa"/>
            <w:shd w:val="clear" w:color="auto" w:fill="auto"/>
            <w:noWrap/>
            <w:vAlign w:val="bottom"/>
            <w:hideMark/>
          </w:tcPr>
          <w:p w14:paraId="312B13FF" w14:textId="4CCF7737"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70,000 </w:t>
            </w:r>
          </w:p>
        </w:tc>
        <w:tc>
          <w:tcPr>
            <w:tcW w:w="990" w:type="dxa"/>
            <w:shd w:val="clear" w:color="auto" w:fill="auto"/>
            <w:noWrap/>
            <w:vAlign w:val="bottom"/>
            <w:hideMark/>
          </w:tcPr>
          <w:p w14:paraId="5CAADB60" w14:textId="4E1D66E6"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75,000 </w:t>
            </w:r>
          </w:p>
        </w:tc>
        <w:tc>
          <w:tcPr>
            <w:tcW w:w="1260" w:type="dxa"/>
            <w:shd w:val="clear" w:color="auto" w:fill="auto"/>
            <w:noWrap/>
            <w:vAlign w:val="bottom"/>
            <w:hideMark/>
          </w:tcPr>
          <w:p w14:paraId="21AEE57E" w14:textId="07CCCE7A"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    120,000 </w:t>
            </w:r>
          </w:p>
        </w:tc>
        <w:tc>
          <w:tcPr>
            <w:tcW w:w="900" w:type="dxa"/>
            <w:shd w:val="clear" w:color="auto" w:fill="auto"/>
            <w:noWrap/>
            <w:vAlign w:val="bottom"/>
            <w:hideMark/>
          </w:tcPr>
          <w:p w14:paraId="4DA6D0AA"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w:t>
            </w:r>
          </w:p>
        </w:tc>
        <w:tc>
          <w:tcPr>
            <w:tcW w:w="1170" w:type="dxa"/>
            <w:shd w:val="clear" w:color="auto" w:fill="auto"/>
            <w:noWrap/>
            <w:vAlign w:val="center"/>
            <w:hideMark/>
          </w:tcPr>
          <w:p w14:paraId="139FE4F3" w14:textId="5901714D"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265,000 </w:t>
            </w:r>
          </w:p>
        </w:tc>
        <w:tc>
          <w:tcPr>
            <w:tcW w:w="990" w:type="dxa"/>
            <w:shd w:val="clear" w:color="auto" w:fill="auto"/>
            <w:noWrap/>
            <w:vAlign w:val="bottom"/>
            <w:hideMark/>
          </w:tcPr>
          <w:p w14:paraId="781EF3EC" w14:textId="27647875"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265,000 </w:t>
            </w:r>
          </w:p>
        </w:tc>
        <w:tc>
          <w:tcPr>
            <w:tcW w:w="831" w:type="dxa"/>
            <w:shd w:val="clear" w:color="auto" w:fill="auto"/>
            <w:noWrap/>
            <w:vAlign w:val="center"/>
            <w:hideMark/>
          </w:tcPr>
          <w:p w14:paraId="5680A709"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 xml:space="preserve"> NA </w:t>
            </w:r>
          </w:p>
        </w:tc>
        <w:tc>
          <w:tcPr>
            <w:tcW w:w="850" w:type="dxa"/>
            <w:shd w:val="clear" w:color="auto" w:fill="auto"/>
            <w:noWrap/>
            <w:vAlign w:val="center"/>
            <w:hideMark/>
          </w:tcPr>
          <w:p w14:paraId="2094D951"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 xml:space="preserve"> NA </w:t>
            </w:r>
          </w:p>
        </w:tc>
      </w:tr>
      <w:tr w:rsidR="00A5658D" w:rsidRPr="00D5163E" w14:paraId="53ACED17" w14:textId="77777777" w:rsidTr="00D12B5D">
        <w:trPr>
          <w:trHeight w:val="300"/>
        </w:trPr>
        <w:tc>
          <w:tcPr>
            <w:tcW w:w="810" w:type="dxa"/>
            <w:shd w:val="clear" w:color="auto" w:fill="auto"/>
            <w:noWrap/>
            <w:vAlign w:val="bottom"/>
            <w:hideMark/>
          </w:tcPr>
          <w:p w14:paraId="03FB23DC" w14:textId="77777777" w:rsidR="00A5658D" w:rsidRPr="00D5163E" w:rsidRDefault="00A5658D" w:rsidP="002C2489">
            <w:pPr>
              <w:spacing w:after="0" w:line="240" w:lineRule="atLeast"/>
              <w:jc w:val="center"/>
              <w:rPr>
                <w:rFonts w:ascii="Times New Roman" w:eastAsia="Times New Roman" w:hAnsi="Times New Roman"/>
                <w:noProof/>
                <w:color w:val="000000"/>
                <w:szCs w:val="20"/>
                <w:lang w:val="id-ID"/>
              </w:rPr>
            </w:pPr>
            <w:r w:rsidRPr="00D5163E">
              <w:rPr>
                <w:rFonts w:eastAsia="Times New Roman"/>
                <w:color w:val="000000"/>
                <w:szCs w:val="20"/>
                <w:lang w:val="id-ID"/>
              </w:rPr>
              <w:t>2009</w:t>
            </w:r>
          </w:p>
        </w:tc>
        <w:tc>
          <w:tcPr>
            <w:tcW w:w="990" w:type="dxa"/>
            <w:shd w:val="clear" w:color="auto" w:fill="auto"/>
            <w:noWrap/>
            <w:vAlign w:val="bottom"/>
            <w:hideMark/>
          </w:tcPr>
          <w:p w14:paraId="549B652B" w14:textId="546DE00B"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60,000 </w:t>
            </w:r>
          </w:p>
        </w:tc>
        <w:tc>
          <w:tcPr>
            <w:tcW w:w="990" w:type="dxa"/>
            <w:shd w:val="clear" w:color="auto" w:fill="auto"/>
            <w:noWrap/>
            <w:vAlign w:val="bottom"/>
            <w:hideMark/>
          </w:tcPr>
          <w:p w14:paraId="68850FF0" w14:textId="1638E109"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75,000 </w:t>
            </w:r>
          </w:p>
        </w:tc>
        <w:tc>
          <w:tcPr>
            <w:tcW w:w="1260" w:type="dxa"/>
            <w:shd w:val="clear" w:color="auto" w:fill="auto"/>
            <w:noWrap/>
            <w:vAlign w:val="bottom"/>
            <w:hideMark/>
          </w:tcPr>
          <w:p w14:paraId="53C16AEA" w14:textId="4F766445"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    160,000 </w:t>
            </w:r>
          </w:p>
        </w:tc>
        <w:tc>
          <w:tcPr>
            <w:tcW w:w="900" w:type="dxa"/>
            <w:shd w:val="clear" w:color="auto" w:fill="auto"/>
            <w:noWrap/>
            <w:vAlign w:val="bottom"/>
            <w:hideMark/>
          </w:tcPr>
          <w:p w14:paraId="3E2F6F18"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w:t>
            </w:r>
          </w:p>
        </w:tc>
        <w:tc>
          <w:tcPr>
            <w:tcW w:w="1170" w:type="dxa"/>
            <w:shd w:val="clear" w:color="auto" w:fill="auto"/>
            <w:noWrap/>
            <w:vAlign w:val="center"/>
            <w:hideMark/>
          </w:tcPr>
          <w:p w14:paraId="3CC5CEA0" w14:textId="1F1DE459"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295,000 </w:t>
            </w:r>
          </w:p>
        </w:tc>
        <w:tc>
          <w:tcPr>
            <w:tcW w:w="990" w:type="dxa"/>
            <w:shd w:val="clear" w:color="auto" w:fill="auto"/>
            <w:noWrap/>
            <w:vAlign w:val="bottom"/>
            <w:hideMark/>
          </w:tcPr>
          <w:p w14:paraId="0B94A0FA" w14:textId="58CDE826"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295,000 </w:t>
            </w:r>
          </w:p>
        </w:tc>
        <w:tc>
          <w:tcPr>
            <w:tcW w:w="831" w:type="dxa"/>
            <w:shd w:val="clear" w:color="auto" w:fill="auto"/>
            <w:noWrap/>
            <w:vAlign w:val="center"/>
            <w:hideMark/>
          </w:tcPr>
          <w:p w14:paraId="5FF049EB"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 xml:space="preserve"> NA </w:t>
            </w:r>
          </w:p>
        </w:tc>
        <w:tc>
          <w:tcPr>
            <w:tcW w:w="850" w:type="dxa"/>
            <w:shd w:val="clear" w:color="auto" w:fill="auto"/>
            <w:noWrap/>
            <w:vAlign w:val="center"/>
            <w:hideMark/>
          </w:tcPr>
          <w:p w14:paraId="2050B7EE"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 xml:space="preserve"> NA </w:t>
            </w:r>
          </w:p>
        </w:tc>
      </w:tr>
      <w:tr w:rsidR="00A5658D" w:rsidRPr="00D5163E" w14:paraId="4FE89C00" w14:textId="77777777" w:rsidTr="00D12B5D">
        <w:trPr>
          <w:trHeight w:val="300"/>
        </w:trPr>
        <w:tc>
          <w:tcPr>
            <w:tcW w:w="810" w:type="dxa"/>
            <w:shd w:val="clear" w:color="auto" w:fill="auto"/>
            <w:noWrap/>
            <w:vAlign w:val="bottom"/>
            <w:hideMark/>
          </w:tcPr>
          <w:p w14:paraId="2C107E12" w14:textId="77777777" w:rsidR="00A5658D" w:rsidRPr="00D5163E" w:rsidRDefault="00A5658D" w:rsidP="002C2489">
            <w:pPr>
              <w:spacing w:after="0" w:line="240" w:lineRule="atLeast"/>
              <w:jc w:val="center"/>
              <w:rPr>
                <w:rFonts w:ascii="Times New Roman" w:eastAsia="Times New Roman" w:hAnsi="Times New Roman"/>
                <w:noProof/>
                <w:color w:val="000000"/>
                <w:szCs w:val="20"/>
                <w:lang w:val="id-ID"/>
              </w:rPr>
            </w:pPr>
            <w:r w:rsidRPr="00D5163E">
              <w:rPr>
                <w:rFonts w:eastAsia="Times New Roman"/>
                <w:color w:val="000000"/>
                <w:szCs w:val="20"/>
                <w:lang w:val="id-ID"/>
              </w:rPr>
              <w:t>2010</w:t>
            </w:r>
          </w:p>
        </w:tc>
        <w:tc>
          <w:tcPr>
            <w:tcW w:w="990" w:type="dxa"/>
            <w:shd w:val="clear" w:color="auto" w:fill="auto"/>
            <w:noWrap/>
            <w:vAlign w:val="bottom"/>
            <w:hideMark/>
          </w:tcPr>
          <w:p w14:paraId="0FC155E7" w14:textId="6E4FCE06"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50,000 </w:t>
            </w:r>
          </w:p>
        </w:tc>
        <w:tc>
          <w:tcPr>
            <w:tcW w:w="990" w:type="dxa"/>
            <w:shd w:val="clear" w:color="auto" w:fill="auto"/>
            <w:noWrap/>
            <w:vAlign w:val="bottom"/>
            <w:hideMark/>
          </w:tcPr>
          <w:p w14:paraId="07093ED6" w14:textId="069F9C51"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75,000 </w:t>
            </w:r>
          </w:p>
        </w:tc>
        <w:tc>
          <w:tcPr>
            <w:tcW w:w="1260" w:type="dxa"/>
            <w:shd w:val="clear" w:color="auto" w:fill="auto"/>
            <w:noWrap/>
            <w:vAlign w:val="bottom"/>
            <w:hideMark/>
          </w:tcPr>
          <w:p w14:paraId="08BC48E6" w14:textId="20501E17"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    200,000 </w:t>
            </w:r>
          </w:p>
        </w:tc>
        <w:tc>
          <w:tcPr>
            <w:tcW w:w="900" w:type="dxa"/>
            <w:shd w:val="clear" w:color="auto" w:fill="auto"/>
            <w:noWrap/>
            <w:vAlign w:val="bottom"/>
            <w:hideMark/>
          </w:tcPr>
          <w:p w14:paraId="3A455906"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w:t>
            </w:r>
          </w:p>
        </w:tc>
        <w:tc>
          <w:tcPr>
            <w:tcW w:w="1170" w:type="dxa"/>
            <w:shd w:val="clear" w:color="auto" w:fill="auto"/>
            <w:noWrap/>
            <w:vAlign w:val="center"/>
            <w:hideMark/>
          </w:tcPr>
          <w:p w14:paraId="1175213C" w14:textId="343C84B3"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325,000 </w:t>
            </w:r>
          </w:p>
        </w:tc>
        <w:tc>
          <w:tcPr>
            <w:tcW w:w="990" w:type="dxa"/>
            <w:shd w:val="clear" w:color="auto" w:fill="auto"/>
            <w:noWrap/>
            <w:vAlign w:val="bottom"/>
            <w:hideMark/>
          </w:tcPr>
          <w:p w14:paraId="5588BD68" w14:textId="10BBA67D"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325,000 </w:t>
            </w:r>
          </w:p>
        </w:tc>
        <w:tc>
          <w:tcPr>
            <w:tcW w:w="831" w:type="dxa"/>
            <w:shd w:val="clear" w:color="auto" w:fill="auto"/>
            <w:noWrap/>
            <w:vAlign w:val="center"/>
            <w:hideMark/>
          </w:tcPr>
          <w:p w14:paraId="79D72AF9"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 xml:space="preserve"> NA </w:t>
            </w:r>
          </w:p>
        </w:tc>
        <w:tc>
          <w:tcPr>
            <w:tcW w:w="850" w:type="dxa"/>
            <w:shd w:val="clear" w:color="auto" w:fill="auto"/>
            <w:noWrap/>
            <w:vAlign w:val="center"/>
            <w:hideMark/>
          </w:tcPr>
          <w:p w14:paraId="4E989DC0"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 xml:space="preserve"> NA </w:t>
            </w:r>
          </w:p>
        </w:tc>
      </w:tr>
      <w:tr w:rsidR="00A5658D" w:rsidRPr="00D5163E" w14:paraId="4C103C9C" w14:textId="77777777" w:rsidTr="00D12B5D">
        <w:trPr>
          <w:trHeight w:val="300"/>
        </w:trPr>
        <w:tc>
          <w:tcPr>
            <w:tcW w:w="810" w:type="dxa"/>
            <w:shd w:val="clear" w:color="auto" w:fill="auto"/>
            <w:noWrap/>
            <w:vAlign w:val="bottom"/>
            <w:hideMark/>
          </w:tcPr>
          <w:p w14:paraId="29B59041" w14:textId="77777777" w:rsidR="00A5658D" w:rsidRPr="00D5163E" w:rsidRDefault="00A5658D" w:rsidP="002C2489">
            <w:pPr>
              <w:spacing w:after="0" w:line="240" w:lineRule="atLeast"/>
              <w:jc w:val="center"/>
              <w:rPr>
                <w:rFonts w:ascii="Times New Roman" w:eastAsia="Times New Roman" w:hAnsi="Times New Roman"/>
                <w:noProof/>
                <w:color w:val="000000"/>
                <w:szCs w:val="20"/>
                <w:lang w:val="id-ID"/>
              </w:rPr>
            </w:pPr>
            <w:r w:rsidRPr="00D5163E">
              <w:rPr>
                <w:rFonts w:eastAsia="Times New Roman"/>
                <w:color w:val="000000"/>
                <w:szCs w:val="20"/>
                <w:lang w:val="id-ID"/>
              </w:rPr>
              <w:t>2011</w:t>
            </w:r>
          </w:p>
        </w:tc>
        <w:tc>
          <w:tcPr>
            <w:tcW w:w="990" w:type="dxa"/>
            <w:shd w:val="clear" w:color="auto" w:fill="auto"/>
            <w:noWrap/>
            <w:vAlign w:val="bottom"/>
            <w:hideMark/>
          </w:tcPr>
          <w:p w14:paraId="356BE8CD" w14:textId="09EECCA0"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40,000 </w:t>
            </w:r>
          </w:p>
        </w:tc>
        <w:tc>
          <w:tcPr>
            <w:tcW w:w="990" w:type="dxa"/>
            <w:shd w:val="clear" w:color="auto" w:fill="auto"/>
            <w:noWrap/>
            <w:vAlign w:val="bottom"/>
            <w:hideMark/>
          </w:tcPr>
          <w:p w14:paraId="07CEDC7D" w14:textId="292CC6FB"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75,000 </w:t>
            </w:r>
          </w:p>
        </w:tc>
        <w:tc>
          <w:tcPr>
            <w:tcW w:w="1260" w:type="dxa"/>
            <w:shd w:val="clear" w:color="auto" w:fill="auto"/>
            <w:noWrap/>
            <w:vAlign w:val="bottom"/>
            <w:hideMark/>
          </w:tcPr>
          <w:p w14:paraId="25ED5CFC" w14:textId="73FDF789"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    260,000 </w:t>
            </w:r>
          </w:p>
        </w:tc>
        <w:tc>
          <w:tcPr>
            <w:tcW w:w="900" w:type="dxa"/>
            <w:shd w:val="clear" w:color="auto" w:fill="auto"/>
            <w:noWrap/>
            <w:vAlign w:val="bottom"/>
            <w:hideMark/>
          </w:tcPr>
          <w:p w14:paraId="1E150485"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w:t>
            </w:r>
          </w:p>
        </w:tc>
        <w:tc>
          <w:tcPr>
            <w:tcW w:w="1170" w:type="dxa"/>
            <w:shd w:val="clear" w:color="auto" w:fill="auto"/>
            <w:noWrap/>
            <w:vAlign w:val="center"/>
            <w:hideMark/>
          </w:tcPr>
          <w:p w14:paraId="275B150B" w14:textId="35DA4F25"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375,000 </w:t>
            </w:r>
          </w:p>
        </w:tc>
        <w:tc>
          <w:tcPr>
            <w:tcW w:w="990" w:type="dxa"/>
            <w:shd w:val="clear" w:color="auto" w:fill="auto"/>
            <w:noWrap/>
            <w:vAlign w:val="bottom"/>
            <w:hideMark/>
          </w:tcPr>
          <w:p w14:paraId="6C431FB5" w14:textId="131B0E9E"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375,000 </w:t>
            </w:r>
          </w:p>
        </w:tc>
        <w:tc>
          <w:tcPr>
            <w:tcW w:w="831" w:type="dxa"/>
            <w:shd w:val="clear" w:color="auto" w:fill="auto"/>
            <w:noWrap/>
            <w:vAlign w:val="center"/>
            <w:hideMark/>
          </w:tcPr>
          <w:p w14:paraId="6624655A"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 xml:space="preserve"> NA </w:t>
            </w:r>
          </w:p>
        </w:tc>
        <w:tc>
          <w:tcPr>
            <w:tcW w:w="850" w:type="dxa"/>
            <w:shd w:val="clear" w:color="auto" w:fill="auto"/>
            <w:noWrap/>
            <w:vAlign w:val="center"/>
            <w:hideMark/>
          </w:tcPr>
          <w:p w14:paraId="1D511E9D"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 xml:space="preserve"> NA </w:t>
            </w:r>
          </w:p>
        </w:tc>
      </w:tr>
      <w:tr w:rsidR="00A5658D" w:rsidRPr="00D5163E" w14:paraId="3D1C5ADF" w14:textId="77777777" w:rsidTr="00D12B5D">
        <w:trPr>
          <w:trHeight w:val="300"/>
        </w:trPr>
        <w:tc>
          <w:tcPr>
            <w:tcW w:w="810" w:type="dxa"/>
            <w:shd w:val="clear" w:color="auto" w:fill="auto"/>
            <w:noWrap/>
            <w:vAlign w:val="bottom"/>
            <w:hideMark/>
          </w:tcPr>
          <w:p w14:paraId="25F202C4" w14:textId="77777777" w:rsidR="00A5658D" w:rsidRPr="00D5163E" w:rsidRDefault="00A5658D" w:rsidP="002C2489">
            <w:pPr>
              <w:spacing w:after="0" w:line="240" w:lineRule="atLeast"/>
              <w:jc w:val="center"/>
              <w:rPr>
                <w:rFonts w:ascii="Times New Roman" w:eastAsia="Times New Roman" w:hAnsi="Times New Roman"/>
                <w:noProof/>
                <w:color w:val="000000"/>
                <w:szCs w:val="20"/>
                <w:lang w:val="id-ID"/>
              </w:rPr>
            </w:pPr>
            <w:r w:rsidRPr="00D5163E">
              <w:rPr>
                <w:rFonts w:eastAsia="Times New Roman"/>
                <w:color w:val="000000"/>
                <w:szCs w:val="20"/>
                <w:lang w:val="id-ID"/>
              </w:rPr>
              <w:t>2012</w:t>
            </w:r>
          </w:p>
        </w:tc>
        <w:tc>
          <w:tcPr>
            <w:tcW w:w="990" w:type="dxa"/>
            <w:shd w:val="clear" w:color="auto" w:fill="auto"/>
            <w:noWrap/>
            <w:vAlign w:val="bottom"/>
            <w:hideMark/>
          </w:tcPr>
          <w:p w14:paraId="5060E7BA" w14:textId="100C8484"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40,000 </w:t>
            </w:r>
          </w:p>
        </w:tc>
        <w:tc>
          <w:tcPr>
            <w:tcW w:w="990" w:type="dxa"/>
            <w:shd w:val="clear" w:color="auto" w:fill="auto"/>
            <w:noWrap/>
            <w:vAlign w:val="bottom"/>
            <w:hideMark/>
          </w:tcPr>
          <w:p w14:paraId="30A6B233" w14:textId="4B446982"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75,000 </w:t>
            </w:r>
          </w:p>
        </w:tc>
        <w:tc>
          <w:tcPr>
            <w:tcW w:w="1260" w:type="dxa"/>
            <w:shd w:val="clear" w:color="auto" w:fill="auto"/>
            <w:noWrap/>
            <w:vAlign w:val="bottom"/>
            <w:hideMark/>
          </w:tcPr>
          <w:p w14:paraId="060F0A06" w14:textId="4F2CD39C"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    320,000 </w:t>
            </w:r>
          </w:p>
        </w:tc>
        <w:tc>
          <w:tcPr>
            <w:tcW w:w="900" w:type="dxa"/>
            <w:shd w:val="clear" w:color="auto" w:fill="auto"/>
            <w:noWrap/>
            <w:vAlign w:val="bottom"/>
            <w:hideMark/>
          </w:tcPr>
          <w:p w14:paraId="0A004433"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w:t>
            </w:r>
          </w:p>
        </w:tc>
        <w:tc>
          <w:tcPr>
            <w:tcW w:w="1170" w:type="dxa"/>
            <w:shd w:val="clear" w:color="auto" w:fill="auto"/>
            <w:noWrap/>
            <w:vAlign w:val="center"/>
            <w:hideMark/>
          </w:tcPr>
          <w:p w14:paraId="47451EF6" w14:textId="1A908ADA"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435,000 </w:t>
            </w:r>
          </w:p>
        </w:tc>
        <w:tc>
          <w:tcPr>
            <w:tcW w:w="990" w:type="dxa"/>
            <w:shd w:val="clear" w:color="auto" w:fill="auto"/>
            <w:noWrap/>
            <w:vAlign w:val="bottom"/>
            <w:hideMark/>
          </w:tcPr>
          <w:p w14:paraId="41C19351" w14:textId="362B92E1"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435,000 </w:t>
            </w:r>
          </w:p>
        </w:tc>
        <w:tc>
          <w:tcPr>
            <w:tcW w:w="831" w:type="dxa"/>
            <w:shd w:val="clear" w:color="auto" w:fill="auto"/>
            <w:noWrap/>
            <w:vAlign w:val="center"/>
            <w:hideMark/>
          </w:tcPr>
          <w:p w14:paraId="3A3D5CFF"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 xml:space="preserve"> NA </w:t>
            </w:r>
          </w:p>
        </w:tc>
        <w:tc>
          <w:tcPr>
            <w:tcW w:w="850" w:type="dxa"/>
            <w:shd w:val="clear" w:color="auto" w:fill="auto"/>
            <w:noWrap/>
            <w:vAlign w:val="center"/>
            <w:hideMark/>
          </w:tcPr>
          <w:p w14:paraId="5F2582EB"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 xml:space="preserve"> NA </w:t>
            </w:r>
          </w:p>
        </w:tc>
      </w:tr>
      <w:tr w:rsidR="00A5658D" w:rsidRPr="00D5163E" w14:paraId="0B9E1046" w14:textId="77777777" w:rsidTr="00D12B5D">
        <w:trPr>
          <w:trHeight w:val="300"/>
        </w:trPr>
        <w:tc>
          <w:tcPr>
            <w:tcW w:w="810" w:type="dxa"/>
            <w:shd w:val="clear" w:color="auto" w:fill="auto"/>
            <w:noWrap/>
            <w:vAlign w:val="bottom"/>
            <w:hideMark/>
          </w:tcPr>
          <w:p w14:paraId="03D6ED44" w14:textId="77777777" w:rsidR="00A5658D" w:rsidRPr="00D5163E" w:rsidRDefault="00A5658D" w:rsidP="002C2489">
            <w:pPr>
              <w:spacing w:after="0" w:line="240" w:lineRule="atLeast"/>
              <w:jc w:val="center"/>
              <w:rPr>
                <w:rFonts w:ascii="Times New Roman" w:eastAsia="Times New Roman" w:hAnsi="Times New Roman"/>
                <w:noProof/>
                <w:color w:val="000000"/>
                <w:szCs w:val="20"/>
                <w:lang w:val="id-ID"/>
              </w:rPr>
            </w:pPr>
            <w:r w:rsidRPr="00D5163E">
              <w:rPr>
                <w:rFonts w:eastAsia="Times New Roman"/>
                <w:color w:val="000000"/>
                <w:szCs w:val="20"/>
                <w:lang w:val="id-ID"/>
              </w:rPr>
              <w:t>2013</w:t>
            </w:r>
          </w:p>
        </w:tc>
        <w:tc>
          <w:tcPr>
            <w:tcW w:w="990" w:type="dxa"/>
            <w:shd w:val="clear" w:color="auto" w:fill="auto"/>
            <w:noWrap/>
            <w:vAlign w:val="bottom"/>
            <w:hideMark/>
          </w:tcPr>
          <w:p w14:paraId="6758EB6B" w14:textId="40AE98BB"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25,000 </w:t>
            </w:r>
          </w:p>
        </w:tc>
        <w:tc>
          <w:tcPr>
            <w:tcW w:w="990" w:type="dxa"/>
            <w:shd w:val="clear" w:color="auto" w:fill="auto"/>
            <w:noWrap/>
            <w:vAlign w:val="bottom"/>
            <w:hideMark/>
          </w:tcPr>
          <w:p w14:paraId="594C5E08" w14:textId="0526135B"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75,000 </w:t>
            </w:r>
          </w:p>
        </w:tc>
        <w:tc>
          <w:tcPr>
            <w:tcW w:w="1260" w:type="dxa"/>
            <w:shd w:val="clear" w:color="auto" w:fill="auto"/>
            <w:noWrap/>
            <w:vAlign w:val="bottom"/>
            <w:hideMark/>
          </w:tcPr>
          <w:p w14:paraId="61C043E7" w14:textId="370CFB81"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    330,000 </w:t>
            </w:r>
          </w:p>
        </w:tc>
        <w:tc>
          <w:tcPr>
            <w:tcW w:w="900" w:type="dxa"/>
            <w:shd w:val="clear" w:color="auto" w:fill="auto"/>
            <w:noWrap/>
            <w:vAlign w:val="bottom"/>
            <w:hideMark/>
          </w:tcPr>
          <w:p w14:paraId="27F9DD72" w14:textId="20C1403C"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15,000 </w:t>
            </w:r>
          </w:p>
        </w:tc>
        <w:tc>
          <w:tcPr>
            <w:tcW w:w="1170" w:type="dxa"/>
            <w:shd w:val="clear" w:color="auto" w:fill="auto"/>
            <w:noWrap/>
            <w:vAlign w:val="center"/>
            <w:hideMark/>
          </w:tcPr>
          <w:p w14:paraId="37B120CD" w14:textId="30C9FDC9"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430,000 </w:t>
            </w:r>
          </w:p>
        </w:tc>
        <w:tc>
          <w:tcPr>
            <w:tcW w:w="990" w:type="dxa"/>
            <w:shd w:val="clear" w:color="auto" w:fill="auto"/>
            <w:noWrap/>
            <w:vAlign w:val="bottom"/>
            <w:hideMark/>
          </w:tcPr>
          <w:p w14:paraId="21442FC4" w14:textId="5019E681"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445,000 </w:t>
            </w:r>
          </w:p>
        </w:tc>
        <w:tc>
          <w:tcPr>
            <w:tcW w:w="831" w:type="dxa"/>
            <w:shd w:val="clear" w:color="auto" w:fill="auto"/>
            <w:noWrap/>
            <w:vAlign w:val="center"/>
            <w:hideMark/>
          </w:tcPr>
          <w:p w14:paraId="4FE93D21"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 xml:space="preserve"> NA </w:t>
            </w:r>
          </w:p>
        </w:tc>
        <w:tc>
          <w:tcPr>
            <w:tcW w:w="850" w:type="dxa"/>
            <w:shd w:val="clear" w:color="auto" w:fill="auto"/>
            <w:noWrap/>
            <w:vAlign w:val="center"/>
            <w:hideMark/>
          </w:tcPr>
          <w:p w14:paraId="41DB0D67"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 xml:space="preserve"> NA </w:t>
            </w:r>
          </w:p>
        </w:tc>
      </w:tr>
      <w:tr w:rsidR="00A5658D" w:rsidRPr="00D5163E" w14:paraId="4448E20E" w14:textId="77777777" w:rsidTr="00D12B5D">
        <w:trPr>
          <w:trHeight w:val="300"/>
        </w:trPr>
        <w:tc>
          <w:tcPr>
            <w:tcW w:w="810" w:type="dxa"/>
            <w:shd w:val="clear" w:color="auto" w:fill="auto"/>
            <w:noWrap/>
            <w:vAlign w:val="bottom"/>
            <w:hideMark/>
          </w:tcPr>
          <w:p w14:paraId="49E2F777" w14:textId="77777777" w:rsidR="00A5658D" w:rsidRPr="00D5163E" w:rsidRDefault="00A5658D" w:rsidP="002C2489">
            <w:pPr>
              <w:spacing w:after="0" w:line="240" w:lineRule="atLeast"/>
              <w:jc w:val="center"/>
              <w:rPr>
                <w:rFonts w:ascii="Times New Roman" w:eastAsia="Times New Roman" w:hAnsi="Times New Roman"/>
                <w:noProof/>
                <w:color w:val="000000"/>
                <w:szCs w:val="20"/>
                <w:lang w:val="id-ID"/>
              </w:rPr>
            </w:pPr>
            <w:r w:rsidRPr="00D5163E">
              <w:rPr>
                <w:rFonts w:eastAsia="Times New Roman"/>
                <w:color w:val="000000"/>
                <w:szCs w:val="20"/>
                <w:lang w:val="id-ID"/>
              </w:rPr>
              <w:t>2014</w:t>
            </w:r>
          </w:p>
        </w:tc>
        <w:tc>
          <w:tcPr>
            <w:tcW w:w="990" w:type="dxa"/>
            <w:shd w:val="clear" w:color="auto" w:fill="auto"/>
            <w:noWrap/>
            <w:vAlign w:val="bottom"/>
            <w:hideMark/>
          </w:tcPr>
          <w:p w14:paraId="233C6640" w14:textId="0CACBE94"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10,000 </w:t>
            </w:r>
          </w:p>
        </w:tc>
        <w:tc>
          <w:tcPr>
            <w:tcW w:w="990" w:type="dxa"/>
            <w:shd w:val="clear" w:color="auto" w:fill="auto"/>
            <w:noWrap/>
            <w:vAlign w:val="bottom"/>
            <w:hideMark/>
          </w:tcPr>
          <w:p w14:paraId="5F2B6CCE" w14:textId="5A17F3D4"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80,000 </w:t>
            </w:r>
          </w:p>
        </w:tc>
        <w:tc>
          <w:tcPr>
            <w:tcW w:w="1260" w:type="dxa"/>
            <w:shd w:val="clear" w:color="auto" w:fill="auto"/>
            <w:noWrap/>
            <w:vAlign w:val="bottom"/>
            <w:hideMark/>
          </w:tcPr>
          <w:p w14:paraId="1FFA0696" w14:textId="7D7C0585"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    340,000 </w:t>
            </w:r>
          </w:p>
        </w:tc>
        <w:tc>
          <w:tcPr>
            <w:tcW w:w="900" w:type="dxa"/>
            <w:shd w:val="clear" w:color="auto" w:fill="auto"/>
            <w:noWrap/>
            <w:vAlign w:val="bottom"/>
            <w:hideMark/>
          </w:tcPr>
          <w:p w14:paraId="55DB639C" w14:textId="63F1F177"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40,000 </w:t>
            </w:r>
          </w:p>
        </w:tc>
        <w:tc>
          <w:tcPr>
            <w:tcW w:w="1170" w:type="dxa"/>
            <w:shd w:val="clear" w:color="auto" w:fill="auto"/>
            <w:noWrap/>
            <w:vAlign w:val="center"/>
            <w:hideMark/>
          </w:tcPr>
          <w:p w14:paraId="5C893D93" w14:textId="53C9602F"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430,000 </w:t>
            </w:r>
          </w:p>
        </w:tc>
        <w:tc>
          <w:tcPr>
            <w:tcW w:w="990" w:type="dxa"/>
            <w:shd w:val="clear" w:color="auto" w:fill="auto"/>
            <w:noWrap/>
            <w:vAlign w:val="bottom"/>
            <w:hideMark/>
          </w:tcPr>
          <w:p w14:paraId="180C0B71" w14:textId="6F7BD1E0"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470,000 </w:t>
            </w:r>
          </w:p>
        </w:tc>
        <w:tc>
          <w:tcPr>
            <w:tcW w:w="831" w:type="dxa"/>
            <w:shd w:val="clear" w:color="auto" w:fill="auto"/>
            <w:noWrap/>
            <w:vAlign w:val="center"/>
            <w:hideMark/>
          </w:tcPr>
          <w:p w14:paraId="211FBC21"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 xml:space="preserve"> NA </w:t>
            </w:r>
          </w:p>
        </w:tc>
        <w:tc>
          <w:tcPr>
            <w:tcW w:w="850" w:type="dxa"/>
            <w:shd w:val="clear" w:color="auto" w:fill="auto"/>
            <w:noWrap/>
            <w:vAlign w:val="center"/>
            <w:hideMark/>
          </w:tcPr>
          <w:p w14:paraId="5980FBCE" w14:textId="7C2F604E"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rPr>
              <w:t>5</w:t>
            </w:r>
            <w:r w:rsidRPr="00D5163E">
              <w:rPr>
                <w:rFonts w:eastAsia="Times New Roman"/>
                <w:color w:val="000000"/>
                <w:szCs w:val="20"/>
                <w:lang w:val="id-ID"/>
              </w:rPr>
              <w:t>,</w:t>
            </w:r>
            <w:r w:rsidRPr="00D5163E">
              <w:rPr>
                <w:rFonts w:eastAsia="Times New Roman"/>
                <w:color w:val="000000"/>
                <w:szCs w:val="20"/>
              </w:rPr>
              <w:t>9</w:t>
            </w:r>
            <w:r w:rsidRPr="00D5163E">
              <w:rPr>
                <w:rFonts w:eastAsia="Times New Roman"/>
                <w:color w:val="000000"/>
                <w:szCs w:val="20"/>
                <w:lang w:val="id-ID"/>
              </w:rPr>
              <w:t xml:space="preserve">38 </w:t>
            </w:r>
          </w:p>
        </w:tc>
      </w:tr>
      <w:tr w:rsidR="00A5658D" w:rsidRPr="00D5163E" w14:paraId="50207FCC" w14:textId="77777777" w:rsidTr="00D12B5D">
        <w:trPr>
          <w:trHeight w:val="300"/>
        </w:trPr>
        <w:tc>
          <w:tcPr>
            <w:tcW w:w="810" w:type="dxa"/>
            <w:shd w:val="clear" w:color="auto" w:fill="auto"/>
            <w:noWrap/>
            <w:vAlign w:val="bottom"/>
            <w:hideMark/>
          </w:tcPr>
          <w:p w14:paraId="3B151338" w14:textId="77777777" w:rsidR="00A5658D" w:rsidRPr="00D5163E" w:rsidRDefault="00A5658D" w:rsidP="002C2489">
            <w:pPr>
              <w:spacing w:after="0" w:line="240" w:lineRule="atLeast"/>
              <w:jc w:val="center"/>
              <w:rPr>
                <w:rFonts w:ascii="Times New Roman" w:eastAsia="Times New Roman" w:hAnsi="Times New Roman"/>
                <w:noProof/>
                <w:color w:val="000000"/>
                <w:szCs w:val="20"/>
                <w:lang w:val="id-ID"/>
              </w:rPr>
            </w:pPr>
            <w:r w:rsidRPr="00D5163E">
              <w:rPr>
                <w:rFonts w:eastAsia="Times New Roman"/>
                <w:color w:val="000000"/>
                <w:szCs w:val="20"/>
                <w:lang w:val="id-ID"/>
              </w:rPr>
              <w:t>2015</w:t>
            </w:r>
          </w:p>
        </w:tc>
        <w:tc>
          <w:tcPr>
            <w:tcW w:w="990" w:type="dxa"/>
            <w:shd w:val="clear" w:color="auto" w:fill="auto"/>
            <w:noWrap/>
            <w:vAlign w:val="bottom"/>
            <w:hideMark/>
          </w:tcPr>
          <w:p w14:paraId="328F26E8" w14:textId="408E79C3"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5,000 </w:t>
            </w:r>
          </w:p>
        </w:tc>
        <w:tc>
          <w:tcPr>
            <w:tcW w:w="990" w:type="dxa"/>
            <w:shd w:val="clear" w:color="auto" w:fill="auto"/>
            <w:noWrap/>
            <w:vAlign w:val="bottom"/>
            <w:hideMark/>
          </w:tcPr>
          <w:p w14:paraId="38D46AC6" w14:textId="34E1F732"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75,000 </w:t>
            </w:r>
          </w:p>
        </w:tc>
        <w:tc>
          <w:tcPr>
            <w:tcW w:w="1260" w:type="dxa"/>
            <w:shd w:val="clear" w:color="auto" w:fill="auto"/>
            <w:noWrap/>
            <w:vAlign w:val="bottom"/>
            <w:hideMark/>
          </w:tcPr>
          <w:p w14:paraId="4810F543" w14:textId="0B483DB4"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    280,000 </w:t>
            </w:r>
          </w:p>
        </w:tc>
        <w:tc>
          <w:tcPr>
            <w:tcW w:w="900" w:type="dxa"/>
            <w:shd w:val="clear" w:color="auto" w:fill="auto"/>
            <w:noWrap/>
            <w:vAlign w:val="bottom"/>
            <w:hideMark/>
          </w:tcPr>
          <w:p w14:paraId="4D9DE22E" w14:textId="5BD50C55"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80,002 </w:t>
            </w:r>
          </w:p>
        </w:tc>
        <w:tc>
          <w:tcPr>
            <w:tcW w:w="1170" w:type="dxa"/>
            <w:shd w:val="clear" w:color="auto" w:fill="auto"/>
            <w:noWrap/>
            <w:vAlign w:val="center"/>
            <w:hideMark/>
          </w:tcPr>
          <w:p w14:paraId="3CFAEC8E" w14:textId="17470A8C"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360,000 </w:t>
            </w:r>
          </w:p>
        </w:tc>
        <w:tc>
          <w:tcPr>
            <w:tcW w:w="990" w:type="dxa"/>
            <w:shd w:val="clear" w:color="auto" w:fill="auto"/>
            <w:noWrap/>
            <w:vAlign w:val="bottom"/>
            <w:hideMark/>
          </w:tcPr>
          <w:p w14:paraId="0151E85E" w14:textId="1B6C6564" w:rsidR="00A5658D" w:rsidRPr="00D5163E" w:rsidRDefault="00A5658D" w:rsidP="007E081C">
            <w:pPr>
              <w:spacing w:after="0" w:line="240" w:lineRule="atLeast"/>
              <w:jc w:val="right"/>
              <w:rPr>
                <w:rFonts w:ascii="Times New Roman" w:eastAsia="Times New Roman" w:hAnsi="Times New Roman"/>
                <w:noProof/>
                <w:color w:val="000000"/>
                <w:szCs w:val="20"/>
                <w:lang w:val="id-ID"/>
              </w:rPr>
            </w:pPr>
            <w:r w:rsidRPr="00D5163E">
              <w:rPr>
                <w:rFonts w:eastAsia="Times New Roman"/>
                <w:color w:val="000000"/>
                <w:szCs w:val="20"/>
                <w:lang w:val="id-ID"/>
              </w:rPr>
              <w:t xml:space="preserve">440,002 </w:t>
            </w:r>
          </w:p>
        </w:tc>
        <w:tc>
          <w:tcPr>
            <w:tcW w:w="831" w:type="dxa"/>
            <w:shd w:val="clear" w:color="auto" w:fill="auto"/>
            <w:noWrap/>
            <w:vAlign w:val="center"/>
            <w:hideMark/>
          </w:tcPr>
          <w:p w14:paraId="3E4C1D63" w14:textId="77777777"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lang w:val="id-ID"/>
              </w:rPr>
              <w:t xml:space="preserve"> NA </w:t>
            </w:r>
          </w:p>
        </w:tc>
        <w:tc>
          <w:tcPr>
            <w:tcW w:w="850" w:type="dxa"/>
            <w:shd w:val="clear" w:color="auto" w:fill="auto"/>
            <w:noWrap/>
            <w:vAlign w:val="center"/>
            <w:hideMark/>
          </w:tcPr>
          <w:p w14:paraId="0910447F" w14:textId="287A8093" w:rsidR="00A5658D" w:rsidRPr="00D5163E" w:rsidRDefault="00A5658D" w:rsidP="007E081C">
            <w:pPr>
              <w:spacing w:after="0" w:line="240" w:lineRule="atLeast"/>
              <w:jc w:val="center"/>
              <w:rPr>
                <w:rFonts w:eastAsia="Times New Roman"/>
                <w:color w:val="000000"/>
                <w:szCs w:val="20"/>
                <w:lang w:val="id-ID"/>
              </w:rPr>
            </w:pPr>
            <w:r w:rsidRPr="00D5163E">
              <w:rPr>
                <w:rFonts w:eastAsia="Times New Roman"/>
                <w:color w:val="000000"/>
                <w:szCs w:val="20"/>
              </w:rPr>
              <w:t>4</w:t>
            </w:r>
            <w:r w:rsidRPr="00D5163E">
              <w:rPr>
                <w:rFonts w:eastAsia="Times New Roman"/>
                <w:color w:val="000000"/>
                <w:szCs w:val="20"/>
                <w:lang w:val="id-ID"/>
              </w:rPr>
              <w:t>,</w:t>
            </w:r>
            <w:r w:rsidRPr="00D5163E">
              <w:rPr>
                <w:rFonts w:eastAsia="Times New Roman"/>
                <w:color w:val="000000"/>
                <w:szCs w:val="20"/>
              </w:rPr>
              <w:t>3</w:t>
            </w:r>
            <w:r w:rsidRPr="00D5163E">
              <w:rPr>
                <w:rFonts w:eastAsia="Times New Roman"/>
                <w:color w:val="000000"/>
                <w:szCs w:val="20"/>
                <w:lang w:val="id-ID"/>
              </w:rPr>
              <w:t xml:space="preserve">21 </w:t>
            </w:r>
          </w:p>
        </w:tc>
      </w:tr>
    </w:tbl>
    <w:p w14:paraId="09D38FC7" w14:textId="63C3BE61" w:rsidR="00A5658D" w:rsidRPr="00D5163E" w:rsidRDefault="00A5658D" w:rsidP="002C2489">
      <w:pPr>
        <w:tabs>
          <w:tab w:val="left" w:pos="5840"/>
          <w:tab w:val="left" w:pos="7265"/>
          <w:tab w:val="left" w:pos="8541"/>
          <w:tab w:val="left" w:pos="9816"/>
        </w:tabs>
        <w:spacing w:after="0"/>
        <w:ind w:left="450"/>
        <w:rPr>
          <w:rFonts w:eastAsia="Times New Roman"/>
          <w:color w:val="000000"/>
          <w:szCs w:val="20"/>
        </w:rPr>
      </w:pPr>
      <w:r w:rsidRPr="00D5163E">
        <w:rPr>
          <w:rFonts w:eastAsia="Times New Roman"/>
          <w:color w:val="000000"/>
          <w:szCs w:val="20"/>
          <w:lang w:val="id-ID"/>
        </w:rPr>
        <w:t xml:space="preserve">Source: </w:t>
      </w:r>
      <w:r w:rsidRPr="00D5163E">
        <w:rPr>
          <w:rFonts w:eastAsia="Times New Roman"/>
          <w:color w:val="000000"/>
          <w:szCs w:val="20"/>
        </w:rPr>
        <w:t xml:space="preserve">Aggregated </w:t>
      </w:r>
      <w:r w:rsidRPr="00D5163E">
        <w:rPr>
          <w:rFonts w:eastAsia="Times New Roman"/>
          <w:color w:val="000000"/>
          <w:szCs w:val="20"/>
          <w:lang w:val="id-ID"/>
        </w:rPr>
        <w:t>from three Associations of EE</w:t>
      </w:r>
      <w:r w:rsidR="006852C0" w:rsidRPr="00D5163E">
        <w:rPr>
          <w:rFonts w:eastAsia="Times New Roman"/>
          <w:color w:val="000000"/>
          <w:szCs w:val="20"/>
        </w:rPr>
        <w:t>L</w:t>
      </w:r>
      <w:r w:rsidRPr="00D5163E">
        <w:rPr>
          <w:rFonts w:eastAsia="Times New Roman"/>
          <w:color w:val="000000"/>
          <w:szCs w:val="20"/>
          <w:lang w:val="id-ID"/>
        </w:rPr>
        <w:t xml:space="preserve"> local manufacturers </w:t>
      </w:r>
      <w:r w:rsidRPr="00D5163E">
        <w:rPr>
          <w:rFonts w:eastAsia="Times New Roman"/>
          <w:color w:val="000000"/>
          <w:szCs w:val="20"/>
          <w:lang w:val="id-ID"/>
        </w:rPr>
        <w:tab/>
      </w:r>
    </w:p>
    <w:p w14:paraId="3FF7E67F" w14:textId="77777777" w:rsidR="00A5658D" w:rsidRPr="00D5163E" w:rsidRDefault="00A5658D" w:rsidP="007E081C">
      <w:pPr>
        <w:rPr>
          <w:rFonts w:cs="Calibri"/>
          <w:sz w:val="22"/>
        </w:rPr>
      </w:pPr>
    </w:p>
    <w:p w14:paraId="0CFD12AA" w14:textId="77777777" w:rsidR="00A7241D" w:rsidRPr="00D5163E" w:rsidRDefault="00A7241D" w:rsidP="007E081C">
      <w:pPr>
        <w:rPr>
          <w:rFonts w:cs="Segoe UI"/>
          <w:color w:val="000000"/>
          <w:szCs w:val="20"/>
        </w:rPr>
      </w:pPr>
    </w:p>
    <w:p w14:paraId="63C1CC23" w14:textId="77777777" w:rsidR="001E6678" w:rsidRPr="00D5163E" w:rsidRDefault="001E6678" w:rsidP="007E081C">
      <w:pPr>
        <w:pStyle w:val="Heading1"/>
        <w:spacing w:before="0" w:after="0"/>
        <w:rPr>
          <w:rFonts w:ascii="Calibri" w:hAnsi="Calibri"/>
          <w:szCs w:val="28"/>
        </w:rPr>
        <w:sectPr w:rsidR="001E6678" w:rsidRPr="00D5163E" w:rsidSect="000B3D4F">
          <w:pgSz w:w="12240" w:h="15840" w:code="1"/>
          <w:pgMar w:top="1440" w:right="1440" w:bottom="1440" w:left="1440" w:header="720" w:footer="432" w:gutter="0"/>
          <w:cols w:space="708"/>
          <w:titlePg/>
          <w:docGrid w:linePitch="360"/>
        </w:sectPr>
      </w:pPr>
      <w:bookmarkStart w:id="11" w:name="_Toc207800911"/>
    </w:p>
    <w:p w14:paraId="1CC14664" w14:textId="482DF065" w:rsidR="00D218B7" w:rsidRPr="00D5163E" w:rsidRDefault="004C3717" w:rsidP="007E081C">
      <w:pPr>
        <w:pStyle w:val="Heading1"/>
        <w:spacing w:before="0" w:after="0"/>
        <w:rPr>
          <w:rFonts w:ascii="Calibri" w:hAnsi="Calibri"/>
          <w:szCs w:val="28"/>
        </w:rPr>
      </w:pPr>
      <w:bookmarkStart w:id="12" w:name="_Toc526869204"/>
      <w:r w:rsidRPr="00D5163E">
        <w:rPr>
          <w:rFonts w:ascii="Calibri" w:hAnsi="Calibri"/>
          <w:szCs w:val="28"/>
        </w:rPr>
        <w:lastRenderedPageBreak/>
        <w:t>Strategy</w:t>
      </w:r>
      <w:bookmarkEnd w:id="12"/>
      <w:r w:rsidR="00A25CCB" w:rsidRPr="00D5163E">
        <w:rPr>
          <w:rFonts w:ascii="Calibri" w:hAnsi="Calibri"/>
          <w:szCs w:val="28"/>
        </w:rPr>
        <w:t xml:space="preserve"> </w:t>
      </w:r>
      <w:bookmarkEnd w:id="11"/>
    </w:p>
    <w:p w14:paraId="3DB61E7B" w14:textId="77777777" w:rsidR="005956AF" w:rsidRPr="00D5163E" w:rsidRDefault="005956AF" w:rsidP="007E081C">
      <w:pPr>
        <w:pStyle w:val="Heading2"/>
        <w:tabs>
          <w:tab w:val="left" w:pos="360"/>
        </w:tabs>
        <w:ind w:left="360" w:hanging="360"/>
        <w:rPr>
          <w:rFonts w:ascii="Calibri" w:eastAsia="Calibri" w:hAnsi="Calibri" w:cs="Calibri"/>
          <w:b w:val="0"/>
          <w:sz w:val="22"/>
          <w:szCs w:val="22"/>
          <w:lang w:bidi="en-US"/>
        </w:rPr>
      </w:pPr>
      <w:bookmarkStart w:id="13" w:name="_Toc407010432"/>
    </w:p>
    <w:p w14:paraId="0EBC1859" w14:textId="004D3645" w:rsidR="000E4F07" w:rsidRPr="00D5163E" w:rsidRDefault="000E4F07" w:rsidP="0077440A">
      <w:pPr>
        <w:pStyle w:val="BodyText1"/>
        <w:rPr>
          <w:rFonts w:asciiTheme="majorHAnsi" w:eastAsia="Calibri" w:hAnsiTheme="majorHAnsi"/>
          <w:b/>
          <w:i/>
          <w:sz w:val="22"/>
          <w:szCs w:val="22"/>
          <w:lang w:bidi="en-US"/>
        </w:rPr>
      </w:pPr>
      <w:r w:rsidRPr="00D5163E">
        <w:rPr>
          <w:rFonts w:asciiTheme="majorHAnsi" w:eastAsia="Calibri" w:hAnsiTheme="majorHAnsi"/>
          <w:b/>
          <w:i/>
          <w:sz w:val="22"/>
          <w:szCs w:val="22"/>
          <w:lang w:bidi="en-US"/>
        </w:rPr>
        <w:t>Project Rationale and Policy Conformity</w:t>
      </w:r>
      <w:bookmarkEnd w:id="13"/>
    </w:p>
    <w:p w14:paraId="287D9273" w14:textId="77777777" w:rsidR="000E4F07" w:rsidRPr="00D5163E" w:rsidRDefault="000E4F07" w:rsidP="007E081C">
      <w:pPr>
        <w:pStyle w:val="ListParagraph"/>
        <w:ind w:left="0"/>
        <w:contextualSpacing/>
        <w:jc w:val="both"/>
        <w:rPr>
          <w:rFonts w:ascii="Calibri" w:hAnsi="Calibri" w:cs="Calibri"/>
          <w:sz w:val="22"/>
          <w:szCs w:val="22"/>
        </w:rPr>
      </w:pPr>
    </w:p>
    <w:p w14:paraId="74681832" w14:textId="11E04930" w:rsidR="00716E67" w:rsidRPr="00D5163E" w:rsidRDefault="00567936" w:rsidP="00DD7CE7">
      <w:pPr>
        <w:pStyle w:val="ListParagraph"/>
        <w:numPr>
          <w:ilvl w:val="0"/>
          <w:numId w:val="10"/>
        </w:numPr>
        <w:contextualSpacing/>
        <w:jc w:val="both"/>
        <w:rPr>
          <w:rFonts w:ascii="Calibri" w:hAnsi="Calibri" w:cs="Calibri"/>
          <w:sz w:val="22"/>
          <w:szCs w:val="22"/>
        </w:rPr>
      </w:pPr>
      <w:r w:rsidRPr="00D5163E">
        <w:rPr>
          <w:rFonts w:asciiTheme="majorHAnsi" w:hAnsiTheme="majorHAnsi" w:cs="Calibri"/>
          <w:iCs/>
          <w:sz w:val="22"/>
          <w:szCs w:val="22"/>
        </w:rPr>
        <w:t xml:space="preserve">The ADLIGHT project aims to </w:t>
      </w:r>
      <w:r w:rsidRPr="00D5163E">
        <w:rPr>
          <w:rFonts w:asciiTheme="majorHAnsi" w:hAnsiTheme="majorHAnsi" w:cs="Calibri"/>
          <w:sz w:val="22"/>
          <w:szCs w:val="22"/>
        </w:rPr>
        <w:t>promote the increased deployment of high efficiency lighting technologies in Indonesia through the transformation of the national market, thereby reducing electricity demand and the related greenhouse gas (GHG) emissions</w:t>
      </w:r>
      <w:r w:rsidRPr="00D5163E">
        <w:rPr>
          <w:rFonts w:asciiTheme="majorHAnsi" w:hAnsiTheme="majorHAnsi" w:cs="Calibri"/>
          <w:iCs/>
          <w:sz w:val="22"/>
          <w:szCs w:val="22"/>
        </w:rPr>
        <w:t xml:space="preserve">. </w:t>
      </w:r>
      <w:r w:rsidRPr="00D5163E">
        <w:rPr>
          <w:rFonts w:asciiTheme="majorHAnsi" w:hAnsiTheme="majorHAnsi" w:cs="Calibri"/>
          <w:sz w:val="22"/>
          <w:szCs w:val="22"/>
        </w:rPr>
        <w:t>The project is expected to lead to increased market penetration of high efficiency lighting through capacity building for the country’s lighting industry, thereby enhancing the local manufacturing capability to locally-produce highly quality lighting systems in line with MEPS, through introducing quality and minimum energy performance regulation, procurement policies and improved customs procedures and through introduction of new business models and awareness raising.</w:t>
      </w:r>
      <w:r w:rsidRPr="00D5163E">
        <w:rPr>
          <w:rFonts w:cs="Calibri"/>
          <w:szCs w:val="20"/>
        </w:rPr>
        <w:t xml:space="preserve"> </w:t>
      </w:r>
      <w:r w:rsidR="00716E67" w:rsidRPr="00D5163E">
        <w:rPr>
          <w:rFonts w:ascii="Calibri" w:hAnsi="Calibri" w:cs="Calibri"/>
          <w:sz w:val="22"/>
          <w:szCs w:val="22"/>
        </w:rPr>
        <w:t>The project proposes to have</w:t>
      </w:r>
      <w:r w:rsidR="00A05D02" w:rsidRPr="00D5163E">
        <w:rPr>
          <w:rFonts w:ascii="Calibri" w:hAnsi="Calibri" w:cs="Calibri"/>
          <w:sz w:val="22"/>
          <w:szCs w:val="22"/>
        </w:rPr>
        <w:t xml:space="preserve"> an</w:t>
      </w:r>
      <w:r w:rsidR="00716E67" w:rsidRPr="00D5163E">
        <w:rPr>
          <w:rFonts w:ascii="Calibri" w:hAnsi="Calibri" w:cs="Calibri"/>
          <w:sz w:val="22"/>
          <w:szCs w:val="22"/>
        </w:rPr>
        <w:t xml:space="preserve"> innovative approach that covers assistance to the upstream portion of the LED value chain, across the midstream of delivery and marketing in to the d</w:t>
      </w:r>
      <w:r w:rsidR="00DA7922" w:rsidRPr="00D5163E">
        <w:rPr>
          <w:rFonts w:ascii="Calibri" w:hAnsi="Calibri" w:cs="Calibri"/>
          <w:sz w:val="22"/>
          <w:szCs w:val="22"/>
        </w:rPr>
        <w:t>ownstream application of the LED</w:t>
      </w:r>
      <w:r w:rsidR="00716E67" w:rsidRPr="00D5163E">
        <w:rPr>
          <w:rFonts w:ascii="Calibri" w:hAnsi="Calibri" w:cs="Calibri"/>
          <w:sz w:val="22"/>
          <w:szCs w:val="22"/>
        </w:rPr>
        <w:t xml:space="preserve"> products. </w:t>
      </w:r>
      <w:r w:rsidR="00C070A7" w:rsidRPr="00D5163E">
        <w:rPr>
          <w:rFonts w:ascii="Calibri" w:hAnsi="Calibri" w:cs="Calibri"/>
          <w:sz w:val="22"/>
          <w:szCs w:val="22"/>
        </w:rPr>
        <w:t xml:space="preserve">Thus, the </w:t>
      </w:r>
      <w:r w:rsidR="00017FDE" w:rsidRPr="00D5163E">
        <w:rPr>
          <w:rFonts w:ascii="Calibri" w:hAnsi="Calibri" w:cs="Calibri"/>
          <w:sz w:val="22"/>
          <w:szCs w:val="22"/>
        </w:rPr>
        <w:t>t</w:t>
      </w:r>
      <w:r w:rsidR="00C070A7" w:rsidRPr="00D5163E">
        <w:rPr>
          <w:rFonts w:ascii="Calibri" w:hAnsi="Calibri" w:cs="Calibri"/>
          <w:sz w:val="22"/>
          <w:szCs w:val="22"/>
        </w:rPr>
        <w:t xml:space="preserve">heory of </w:t>
      </w:r>
      <w:r w:rsidR="00017FDE" w:rsidRPr="00D5163E">
        <w:rPr>
          <w:rFonts w:ascii="Calibri" w:hAnsi="Calibri" w:cs="Calibri"/>
          <w:sz w:val="22"/>
          <w:szCs w:val="22"/>
        </w:rPr>
        <w:t>c</w:t>
      </w:r>
      <w:r w:rsidR="00C070A7" w:rsidRPr="00D5163E">
        <w:rPr>
          <w:rFonts w:ascii="Calibri" w:hAnsi="Calibri" w:cs="Calibri"/>
          <w:sz w:val="22"/>
          <w:szCs w:val="22"/>
        </w:rPr>
        <w:t xml:space="preserve">hange </w:t>
      </w:r>
      <w:r w:rsidR="00716E67" w:rsidRPr="00D5163E">
        <w:rPr>
          <w:rFonts w:ascii="Calibri" w:hAnsi="Calibri" w:cs="Calibri"/>
          <w:sz w:val="22"/>
          <w:szCs w:val="22"/>
        </w:rPr>
        <w:t>include</w:t>
      </w:r>
      <w:r w:rsidR="005F2765" w:rsidRPr="00D5163E">
        <w:rPr>
          <w:rFonts w:ascii="Calibri" w:hAnsi="Calibri" w:cs="Calibri"/>
          <w:sz w:val="22"/>
          <w:szCs w:val="22"/>
        </w:rPr>
        <w:t>s</w:t>
      </w:r>
      <w:r w:rsidR="00716E67" w:rsidRPr="00D5163E">
        <w:rPr>
          <w:rFonts w:ascii="Calibri" w:hAnsi="Calibri" w:cs="Calibri"/>
          <w:sz w:val="22"/>
          <w:szCs w:val="22"/>
        </w:rPr>
        <w:t xml:space="preserve"> consideration of internal factors (relating to project design and implementation) and external factors (relating to other partners, stakeholders and </w:t>
      </w:r>
      <w:r w:rsidR="00C070A7" w:rsidRPr="00D5163E">
        <w:rPr>
          <w:rFonts w:ascii="Calibri" w:hAnsi="Calibri" w:cs="Calibri"/>
          <w:sz w:val="22"/>
          <w:szCs w:val="22"/>
        </w:rPr>
        <w:t>the entire value chain participants</w:t>
      </w:r>
      <w:r w:rsidR="00716E67" w:rsidRPr="00D5163E">
        <w:rPr>
          <w:rFonts w:ascii="Calibri" w:hAnsi="Calibri" w:cs="Calibri"/>
          <w:sz w:val="22"/>
          <w:szCs w:val="22"/>
        </w:rPr>
        <w:t>) that will be critical for achieving the expected change</w:t>
      </w:r>
      <w:r w:rsidR="00C070A7" w:rsidRPr="00D5163E">
        <w:rPr>
          <w:rFonts w:ascii="Calibri" w:hAnsi="Calibri" w:cs="Calibri"/>
          <w:sz w:val="22"/>
          <w:szCs w:val="22"/>
        </w:rPr>
        <w:t xml:space="preserve"> in increasing the national market penetration of </w:t>
      </w:r>
      <w:r w:rsidR="00BE49E6" w:rsidRPr="00D5163E">
        <w:rPr>
          <w:rFonts w:ascii="Calibri" w:hAnsi="Calibri" w:cs="Calibri"/>
          <w:sz w:val="22"/>
          <w:szCs w:val="22"/>
        </w:rPr>
        <w:t>affordable</w:t>
      </w:r>
      <w:r w:rsidR="00E90D21" w:rsidRPr="00D5163E">
        <w:rPr>
          <w:rFonts w:ascii="Calibri" w:hAnsi="Calibri" w:cs="Calibri"/>
          <w:sz w:val="22"/>
          <w:szCs w:val="22"/>
        </w:rPr>
        <w:t xml:space="preserve">, high quality </w:t>
      </w:r>
      <w:r w:rsidR="00DA7922" w:rsidRPr="00D5163E">
        <w:rPr>
          <w:rFonts w:ascii="Calibri" w:hAnsi="Calibri" w:cs="Calibri"/>
          <w:sz w:val="22"/>
          <w:szCs w:val="22"/>
        </w:rPr>
        <w:t>LEDs</w:t>
      </w:r>
      <w:r w:rsidR="00716E67" w:rsidRPr="00D5163E">
        <w:rPr>
          <w:rFonts w:ascii="Calibri" w:hAnsi="Calibri" w:cs="Calibri"/>
          <w:sz w:val="22"/>
          <w:szCs w:val="22"/>
        </w:rPr>
        <w:t xml:space="preserve">. </w:t>
      </w:r>
      <w:r w:rsidR="00C070A7" w:rsidRPr="00D5163E">
        <w:rPr>
          <w:rFonts w:ascii="Calibri" w:hAnsi="Calibri" w:cs="Calibri"/>
          <w:sz w:val="22"/>
          <w:szCs w:val="22"/>
        </w:rPr>
        <w:t xml:space="preserve">Current achievements in the state-of-the–art </w:t>
      </w:r>
      <w:r w:rsidR="005636E2" w:rsidRPr="00D5163E">
        <w:rPr>
          <w:rFonts w:ascii="Calibri" w:hAnsi="Calibri" w:cs="Calibri"/>
          <w:sz w:val="22"/>
          <w:szCs w:val="22"/>
        </w:rPr>
        <w:t>of the LED technology</w:t>
      </w:r>
      <w:r w:rsidR="00716E67" w:rsidRPr="00D5163E">
        <w:rPr>
          <w:rFonts w:ascii="Calibri" w:hAnsi="Calibri" w:cs="Calibri"/>
          <w:sz w:val="22"/>
          <w:szCs w:val="22"/>
        </w:rPr>
        <w:t xml:space="preserve"> </w:t>
      </w:r>
      <w:r w:rsidR="005636E2" w:rsidRPr="00D5163E">
        <w:rPr>
          <w:rFonts w:ascii="Calibri" w:hAnsi="Calibri" w:cs="Calibri"/>
          <w:sz w:val="22"/>
          <w:szCs w:val="22"/>
        </w:rPr>
        <w:t>will</w:t>
      </w:r>
      <w:r w:rsidR="00716E67" w:rsidRPr="00D5163E">
        <w:rPr>
          <w:rFonts w:ascii="Calibri" w:hAnsi="Calibri" w:cs="Calibri"/>
          <w:sz w:val="22"/>
          <w:szCs w:val="22"/>
        </w:rPr>
        <w:t xml:space="preserve"> support</w:t>
      </w:r>
      <w:r w:rsidR="00C508A3" w:rsidRPr="00D5163E">
        <w:rPr>
          <w:rFonts w:ascii="Calibri" w:hAnsi="Calibri" w:cs="Calibri"/>
          <w:sz w:val="22"/>
          <w:szCs w:val="22"/>
        </w:rPr>
        <w:t xml:space="preserve"> the </w:t>
      </w:r>
      <w:r w:rsidR="00ED418C" w:rsidRPr="00D5163E">
        <w:rPr>
          <w:rFonts w:ascii="Calibri" w:hAnsi="Calibri" w:cs="Calibri"/>
          <w:sz w:val="22"/>
          <w:szCs w:val="22"/>
        </w:rPr>
        <w:t xml:space="preserve">overall </w:t>
      </w:r>
      <w:r w:rsidR="00C508A3" w:rsidRPr="00D5163E">
        <w:rPr>
          <w:rFonts w:ascii="Calibri" w:hAnsi="Calibri" w:cs="Calibri"/>
          <w:sz w:val="22"/>
          <w:szCs w:val="22"/>
        </w:rPr>
        <w:t>development strategy,</w:t>
      </w:r>
      <w:r w:rsidR="00716E67" w:rsidRPr="00D5163E">
        <w:rPr>
          <w:rFonts w:ascii="Calibri" w:hAnsi="Calibri" w:cs="Calibri"/>
          <w:sz w:val="22"/>
          <w:szCs w:val="22"/>
        </w:rPr>
        <w:t xml:space="preserve"> </w:t>
      </w:r>
      <w:r w:rsidR="00C508A3" w:rsidRPr="00D5163E">
        <w:rPr>
          <w:rFonts w:ascii="Calibri" w:hAnsi="Calibri" w:cs="Calibri"/>
          <w:sz w:val="22"/>
          <w:szCs w:val="22"/>
        </w:rPr>
        <w:t>i</w:t>
      </w:r>
      <w:r w:rsidR="00716E67" w:rsidRPr="00D5163E">
        <w:rPr>
          <w:rFonts w:ascii="Calibri" w:hAnsi="Calibri" w:cs="Calibri"/>
          <w:sz w:val="22"/>
          <w:szCs w:val="22"/>
        </w:rPr>
        <w:t xml:space="preserve">ncluding </w:t>
      </w:r>
      <w:r w:rsidR="00ED418C" w:rsidRPr="00D5163E">
        <w:rPr>
          <w:rFonts w:ascii="Calibri" w:hAnsi="Calibri" w:cs="Calibri"/>
          <w:sz w:val="22"/>
          <w:szCs w:val="22"/>
        </w:rPr>
        <w:t xml:space="preserve">inputs and </w:t>
      </w:r>
      <w:r w:rsidR="00716E67" w:rsidRPr="00D5163E">
        <w:rPr>
          <w:rFonts w:ascii="Calibri" w:hAnsi="Calibri" w:cs="Calibri"/>
          <w:sz w:val="22"/>
          <w:szCs w:val="22"/>
        </w:rPr>
        <w:t>findings from evaluation and other credible research</w:t>
      </w:r>
      <w:r w:rsidR="00BF7F58" w:rsidRPr="00D5163E">
        <w:rPr>
          <w:rFonts w:ascii="Calibri" w:hAnsi="Calibri" w:cs="Calibri"/>
          <w:sz w:val="22"/>
          <w:szCs w:val="22"/>
        </w:rPr>
        <w:t>.</w:t>
      </w:r>
      <w:r w:rsidR="0027464D" w:rsidRPr="00D5163E">
        <w:rPr>
          <w:rFonts w:ascii="Calibri" w:hAnsi="Calibri" w:cs="Calibri"/>
          <w:sz w:val="22"/>
          <w:szCs w:val="22"/>
        </w:rPr>
        <w:t xml:space="preserve"> With ADLIGHT being aligned with the GEF-supported </w:t>
      </w:r>
      <w:r w:rsidR="007415D1" w:rsidRPr="00D5163E">
        <w:rPr>
          <w:rFonts w:ascii="Calibri" w:hAnsi="Calibri" w:cs="Calibri"/>
          <w:sz w:val="22"/>
          <w:szCs w:val="22"/>
        </w:rPr>
        <w:t xml:space="preserve">programmatic global </w:t>
      </w:r>
      <w:r w:rsidR="0027464D" w:rsidRPr="00D5163E">
        <w:rPr>
          <w:rFonts w:ascii="Calibri" w:hAnsi="Calibri" w:cs="Calibri"/>
          <w:sz w:val="22"/>
          <w:szCs w:val="22"/>
        </w:rPr>
        <w:t xml:space="preserve">projects, i.e. </w:t>
      </w:r>
      <w:r w:rsidR="00A05D02" w:rsidRPr="00D5163E">
        <w:rPr>
          <w:rFonts w:ascii="Calibri" w:hAnsi="Calibri" w:cs="Calibri"/>
          <w:sz w:val="22"/>
          <w:szCs w:val="22"/>
        </w:rPr>
        <w:t xml:space="preserve">the </w:t>
      </w:r>
      <w:r w:rsidR="0027464D" w:rsidRPr="00D5163E">
        <w:rPr>
          <w:rFonts w:ascii="Calibri" w:hAnsi="Calibri" w:cs="Calibri"/>
          <w:sz w:val="22"/>
          <w:szCs w:val="22"/>
        </w:rPr>
        <w:t xml:space="preserve">Global </w:t>
      </w:r>
      <w:r w:rsidR="00A05D02" w:rsidRPr="00D5163E">
        <w:rPr>
          <w:rFonts w:ascii="Calibri" w:hAnsi="Calibri" w:cs="Calibri"/>
          <w:sz w:val="22"/>
          <w:szCs w:val="22"/>
        </w:rPr>
        <w:t xml:space="preserve">U4E </w:t>
      </w:r>
      <w:r w:rsidR="0027464D" w:rsidRPr="00D5163E">
        <w:rPr>
          <w:rFonts w:ascii="Calibri" w:hAnsi="Calibri" w:cs="Calibri"/>
          <w:sz w:val="22"/>
          <w:szCs w:val="22"/>
        </w:rPr>
        <w:t xml:space="preserve">Project and the Global Leapfrogging Program being implemented by </w:t>
      </w:r>
      <w:r w:rsidR="002C5619">
        <w:rPr>
          <w:rFonts w:ascii="Calibri" w:hAnsi="Calibri" w:cs="Calibri"/>
          <w:sz w:val="22"/>
          <w:szCs w:val="22"/>
        </w:rPr>
        <w:t>UNEP</w:t>
      </w:r>
      <w:r w:rsidR="0027464D" w:rsidRPr="00D5163E">
        <w:rPr>
          <w:rFonts w:ascii="Calibri" w:hAnsi="Calibri" w:cs="Calibri"/>
          <w:sz w:val="22"/>
          <w:szCs w:val="22"/>
        </w:rPr>
        <w:t>, the proposed project will gain the necessary working linkages</w:t>
      </w:r>
      <w:r w:rsidR="00716E67" w:rsidRPr="00D5163E">
        <w:rPr>
          <w:rFonts w:ascii="Calibri" w:hAnsi="Calibri" w:cs="Calibri"/>
          <w:sz w:val="22"/>
          <w:szCs w:val="22"/>
        </w:rPr>
        <w:t xml:space="preserve"> as well as knowledge, good practices and lessons learned </w:t>
      </w:r>
      <w:r w:rsidR="0027464D" w:rsidRPr="00D5163E">
        <w:rPr>
          <w:rFonts w:ascii="Calibri" w:hAnsi="Calibri" w:cs="Calibri"/>
          <w:sz w:val="22"/>
          <w:szCs w:val="22"/>
        </w:rPr>
        <w:t xml:space="preserve">to be shared </w:t>
      </w:r>
      <w:r w:rsidR="00716E67" w:rsidRPr="00D5163E">
        <w:rPr>
          <w:rFonts w:ascii="Calibri" w:hAnsi="Calibri" w:cs="Calibri"/>
          <w:sz w:val="22"/>
          <w:szCs w:val="22"/>
        </w:rPr>
        <w:t xml:space="preserve">from </w:t>
      </w:r>
      <w:r w:rsidR="0027464D" w:rsidRPr="00D5163E">
        <w:rPr>
          <w:rFonts w:ascii="Calibri" w:hAnsi="Calibri" w:cs="Calibri"/>
          <w:sz w:val="22"/>
          <w:szCs w:val="22"/>
        </w:rPr>
        <w:t xml:space="preserve">said multi-country projects. Likewise, </w:t>
      </w:r>
      <w:r w:rsidR="00716E67" w:rsidRPr="00D5163E">
        <w:rPr>
          <w:rFonts w:ascii="Calibri" w:hAnsi="Calibri" w:cs="Calibri"/>
          <w:sz w:val="22"/>
          <w:szCs w:val="22"/>
        </w:rPr>
        <w:t xml:space="preserve">previous work and </w:t>
      </w:r>
      <w:r w:rsidR="00C508A3" w:rsidRPr="00D5163E">
        <w:rPr>
          <w:rFonts w:ascii="Calibri" w:hAnsi="Calibri" w:cs="Calibri"/>
          <w:sz w:val="22"/>
          <w:szCs w:val="22"/>
        </w:rPr>
        <w:t xml:space="preserve">ongoing </w:t>
      </w:r>
      <w:r w:rsidR="00716E67" w:rsidRPr="00D5163E">
        <w:rPr>
          <w:rFonts w:ascii="Calibri" w:hAnsi="Calibri" w:cs="Calibri"/>
          <w:sz w:val="22"/>
          <w:szCs w:val="22"/>
        </w:rPr>
        <w:t>projects by UNDP</w:t>
      </w:r>
      <w:r w:rsidR="005636E2" w:rsidRPr="00D5163E">
        <w:rPr>
          <w:rFonts w:ascii="Calibri" w:hAnsi="Calibri" w:cs="Calibri"/>
          <w:sz w:val="22"/>
          <w:szCs w:val="22"/>
        </w:rPr>
        <w:t xml:space="preserve">, </w:t>
      </w:r>
      <w:r w:rsidR="002C5619">
        <w:rPr>
          <w:rFonts w:ascii="Calibri" w:hAnsi="Calibri" w:cs="Calibri"/>
          <w:sz w:val="22"/>
          <w:szCs w:val="22"/>
        </w:rPr>
        <w:t>UNEP</w:t>
      </w:r>
      <w:r w:rsidR="00A05D02" w:rsidRPr="00D5163E">
        <w:rPr>
          <w:rFonts w:ascii="Calibri" w:hAnsi="Calibri" w:cs="Calibri"/>
          <w:sz w:val="22"/>
          <w:szCs w:val="22"/>
        </w:rPr>
        <w:t xml:space="preserve"> </w:t>
      </w:r>
      <w:r w:rsidR="00716E67" w:rsidRPr="00D5163E">
        <w:rPr>
          <w:rFonts w:ascii="Calibri" w:hAnsi="Calibri" w:cs="Calibri"/>
          <w:sz w:val="22"/>
          <w:szCs w:val="22"/>
        </w:rPr>
        <w:t xml:space="preserve">and others, in this country and in other relevant </w:t>
      </w:r>
      <w:r w:rsidR="005636E2" w:rsidRPr="00D5163E">
        <w:rPr>
          <w:rFonts w:ascii="Calibri" w:hAnsi="Calibri" w:cs="Calibri"/>
          <w:sz w:val="22"/>
          <w:szCs w:val="22"/>
        </w:rPr>
        <w:t xml:space="preserve">regional </w:t>
      </w:r>
      <w:r w:rsidR="00716E67" w:rsidRPr="00D5163E">
        <w:rPr>
          <w:rFonts w:ascii="Calibri" w:hAnsi="Calibri" w:cs="Calibri"/>
          <w:sz w:val="22"/>
          <w:szCs w:val="22"/>
        </w:rPr>
        <w:t>contexts</w:t>
      </w:r>
      <w:r w:rsidR="005636E2" w:rsidRPr="00D5163E">
        <w:rPr>
          <w:rFonts w:ascii="Calibri" w:hAnsi="Calibri" w:cs="Calibri"/>
          <w:sz w:val="22"/>
          <w:szCs w:val="22"/>
        </w:rPr>
        <w:t>, e.g. ASEAN</w:t>
      </w:r>
      <w:r w:rsidR="0027464D" w:rsidRPr="00D5163E">
        <w:rPr>
          <w:rFonts w:ascii="Calibri" w:hAnsi="Calibri" w:cs="Calibri"/>
          <w:sz w:val="22"/>
          <w:szCs w:val="22"/>
        </w:rPr>
        <w:t xml:space="preserve"> will add to the available resources for ADLIGHT</w:t>
      </w:r>
      <w:r w:rsidR="00ED418C" w:rsidRPr="00D5163E">
        <w:rPr>
          <w:rFonts w:ascii="Calibri" w:hAnsi="Calibri" w:cs="Calibri"/>
          <w:sz w:val="22"/>
          <w:szCs w:val="22"/>
        </w:rPr>
        <w:t xml:space="preserve">. </w:t>
      </w:r>
      <w:r w:rsidR="00C508A3" w:rsidRPr="00D5163E">
        <w:rPr>
          <w:rFonts w:ascii="Calibri" w:hAnsi="Calibri" w:cs="Calibri"/>
          <w:sz w:val="22"/>
          <w:szCs w:val="22"/>
        </w:rPr>
        <w:t xml:space="preserve">The ADLIGHT project </w:t>
      </w:r>
      <w:r w:rsidR="00932F7B" w:rsidRPr="00D5163E">
        <w:rPr>
          <w:rFonts w:ascii="Calibri" w:hAnsi="Calibri" w:cs="Calibri"/>
          <w:sz w:val="22"/>
          <w:szCs w:val="22"/>
        </w:rPr>
        <w:t>should</w:t>
      </w:r>
      <w:r w:rsidR="00C508A3" w:rsidRPr="00D5163E">
        <w:rPr>
          <w:rFonts w:ascii="Calibri" w:hAnsi="Calibri" w:cs="Calibri"/>
          <w:sz w:val="22"/>
          <w:szCs w:val="22"/>
        </w:rPr>
        <w:t xml:space="preserve"> </w:t>
      </w:r>
      <w:r w:rsidR="00932F7B" w:rsidRPr="00D5163E">
        <w:rPr>
          <w:rFonts w:ascii="Calibri" w:hAnsi="Calibri" w:cs="Calibri"/>
          <w:sz w:val="22"/>
          <w:szCs w:val="22"/>
        </w:rPr>
        <w:t xml:space="preserve">carefully </w:t>
      </w:r>
      <w:r w:rsidR="00C508A3" w:rsidRPr="00D5163E">
        <w:rPr>
          <w:rFonts w:ascii="Calibri" w:hAnsi="Calibri" w:cs="Calibri"/>
          <w:sz w:val="22"/>
          <w:szCs w:val="22"/>
        </w:rPr>
        <w:t>examine the dynamics of the entire LED industry from production to application of the LED lamps</w:t>
      </w:r>
      <w:r w:rsidR="004E21D8" w:rsidRPr="00D5163E">
        <w:rPr>
          <w:rFonts w:ascii="Calibri" w:hAnsi="Calibri" w:cs="Calibri"/>
          <w:sz w:val="22"/>
          <w:szCs w:val="22"/>
        </w:rPr>
        <w:t>.</w:t>
      </w:r>
    </w:p>
    <w:p w14:paraId="58752EDF" w14:textId="77777777" w:rsidR="001E6678" w:rsidRPr="00D5163E" w:rsidRDefault="001E6678" w:rsidP="007E081C">
      <w:pPr>
        <w:pStyle w:val="ListParagraph"/>
        <w:ind w:left="450"/>
        <w:jc w:val="both"/>
        <w:rPr>
          <w:rFonts w:ascii="Calibri" w:hAnsi="Calibri" w:cs="Calibri"/>
          <w:sz w:val="22"/>
          <w:szCs w:val="22"/>
        </w:rPr>
      </w:pPr>
    </w:p>
    <w:p w14:paraId="61E34BF0" w14:textId="0255094B" w:rsidR="0094354C" w:rsidRPr="00DB2A92" w:rsidRDefault="000E4F07" w:rsidP="00DD7CE7">
      <w:pPr>
        <w:pStyle w:val="ListParagraph"/>
        <w:numPr>
          <w:ilvl w:val="0"/>
          <w:numId w:val="10"/>
        </w:numPr>
        <w:contextualSpacing/>
        <w:jc w:val="both"/>
        <w:rPr>
          <w:highlight w:val="cyan"/>
        </w:rPr>
      </w:pPr>
      <w:r w:rsidRPr="00DB2A92">
        <w:rPr>
          <w:rFonts w:ascii="Calibri" w:hAnsi="Calibri" w:cs="Calibri"/>
          <w:sz w:val="22"/>
          <w:szCs w:val="22"/>
          <w:highlight w:val="cyan"/>
        </w:rPr>
        <w:t>The proposed project</w:t>
      </w:r>
      <w:r w:rsidR="00017FDE" w:rsidRPr="00DB2A92">
        <w:rPr>
          <w:rFonts w:ascii="Calibri" w:hAnsi="Calibri" w:cs="Calibri"/>
          <w:sz w:val="22"/>
          <w:szCs w:val="22"/>
          <w:highlight w:val="cyan"/>
        </w:rPr>
        <w:t xml:space="preserve"> focusing on </w:t>
      </w:r>
      <w:r w:rsidR="00E1380F" w:rsidRPr="00DB2A92">
        <w:rPr>
          <w:rFonts w:ascii="Calibri" w:hAnsi="Calibri" w:cs="Calibri"/>
          <w:sz w:val="22"/>
          <w:szCs w:val="22"/>
          <w:highlight w:val="cyan"/>
        </w:rPr>
        <w:t>l</w:t>
      </w:r>
      <w:r w:rsidR="00017FDE" w:rsidRPr="00DB2A92">
        <w:rPr>
          <w:rFonts w:ascii="Calibri" w:hAnsi="Calibri" w:cs="Calibri"/>
          <w:sz w:val="22"/>
          <w:szCs w:val="22"/>
          <w:highlight w:val="cyan"/>
        </w:rPr>
        <w:t xml:space="preserve">ighting </w:t>
      </w:r>
      <w:r w:rsidRPr="00DB2A92">
        <w:rPr>
          <w:rFonts w:ascii="Calibri" w:hAnsi="Calibri" w:cs="Calibri"/>
          <w:sz w:val="22"/>
          <w:szCs w:val="22"/>
          <w:highlight w:val="cyan"/>
        </w:rPr>
        <w:t xml:space="preserve">is in line with </w:t>
      </w:r>
      <w:r w:rsidR="00DA4FB8" w:rsidRPr="00DB2A92">
        <w:rPr>
          <w:rFonts w:ascii="Calibri" w:hAnsi="Calibri" w:cs="Calibri"/>
          <w:sz w:val="22"/>
          <w:szCs w:val="22"/>
          <w:highlight w:val="cyan"/>
        </w:rPr>
        <w:t>t</w:t>
      </w:r>
      <w:r w:rsidR="005476A8" w:rsidRPr="00DB2A92">
        <w:rPr>
          <w:rFonts w:ascii="Calibri" w:hAnsi="Calibri" w:cs="Calibri"/>
          <w:sz w:val="22"/>
          <w:szCs w:val="22"/>
          <w:highlight w:val="cyan"/>
        </w:rPr>
        <w:t>he</w:t>
      </w:r>
      <w:r w:rsidR="00DA4FB8" w:rsidRPr="00DB2A92">
        <w:rPr>
          <w:rFonts w:ascii="Calibri" w:hAnsi="Calibri" w:cs="Calibri"/>
          <w:sz w:val="22"/>
          <w:szCs w:val="22"/>
          <w:highlight w:val="cyan"/>
        </w:rPr>
        <w:t xml:space="preserve"> Indonesia’s NDC</w:t>
      </w:r>
      <w:r w:rsidR="005476A8" w:rsidRPr="00DB2A92">
        <w:rPr>
          <w:rFonts w:ascii="Calibri" w:hAnsi="Calibri" w:cs="Calibri"/>
          <w:sz w:val="22"/>
          <w:szCs w:val="22"/>
          <w:highlight w:val="cyan"/>
        </w:rPr>
        <w:t xml:space="preserve"> submitted to UNFCCC in November 2016</w:t>
      </w:r>
      <w:r w:rsidR="00F17992" w:rsidRPr="00DB2A92">
        <w:rPr>
          <w:rFonts w:ascii="Calibri" w:hAnsi="Calibri" w:cs="Calibri"/>
          <w:sz w:val="22"/>
          <w:szCs w:val="22"/>
          <w:highlight w:val="cyan"/>
        </w:rPr>
        <w:t xml:space="preserve">. </w:t>
      </w:r>
      <w:r w:rsidR="005476A8" w:rsidRPr="00DB2A92">
        <w:rPr>
          <w:rFonts w:ascii="Calibri" w:hAnsi="Calibri" w:cs="Calibri"/>
          <w:sz w:val="22"/>
          <w:szCs w:val="22"/>
          <w:highlight w:val="cyan"/>
        </w:rPr>
        <w:t>Under unconditional commitment, energy sector is targeted to reduce 314 MtonCO2e or 11% of total BAU emission in 2030. Within this target, the energy efficiency programme will contribute through achieving 17% energy efficiency target by 2025 according to the National Energy Plan. Among other efficiency programme, the Ministry of Energy targets to regulate energy consumption level of 12 home appliances considering energy consumption in residential is one of the highest</w:t>
      </w:r>
      <w:r w:rsidRPr="00DB2A92">
        <w:rPr>
          <w:rFonts w:ascii="Calibri" w:hAnsi="Calibri" w:cs="Calibri"/>
          <w:sz w:val="22"/>
          <w:szCs w:val="22"/>
          <w:highlight w:val="cyan"/>
        </w:rPr>
        <w:t>.</w:t>
      </w:r>
      <w:r w:rsidR="0094354C" w:rsidRPr="00DB2A92">
        <w:rPr>
          <w:rFonts w:ascii="Calibri" w:hAnsi="Calibri" w:cs="Calibri"/>
          <w:sz w:val="22"/>
          <w:szCs w:val="22"/>
          <w:highlight w:val="cyan"/>
        </w:rPr>
        <w:t xml:space="preserve"> </w:t>
      </w:r>
    </w:p>
    <w:p w14:paraId="5A68378B" w14:textId="77777777" w:rsidR="00F67D24" w:rsidRPr="00D5163E" w:rsidRDefault="00F67D24" w:rsidP="007E081C">
      <w:pPr>
        <w:pStyle w:val="ListParagraph"/>
        <w:ind w:left="450"/>
        <w:contextualSpacing/>
        <w:jc w:val="both"/>
        <w:rPr>
          <w:rFonts w:asciiTheme="majorHAnsi" w:hAnsiTheme="majorHAnsi" w:cs="Calibri"/>
          <w:sz w:val="22"/>
          <w:szCs w:val="22"/>
        </w:rPr>
      </w:pPr>
    </w:p>
    <w:p w14:paraId="20881E38" w14:textId="043966E2" w:rsidR="000E4F07" w:rsidRPr="00D5163E" w:rsidRDefault="000E4F07" w:rsidP="007E081C">
      <w:pPr>
        <w:pStyle w:val="ListParagraph"/>
        <w:ind w:left="450"/>
        <w:contextualSpacing/>
        <w:jc w:val="both"/>
        <w:rPr>
          <w:rFonts w:ascii="Calibri" w:hAnsi="Calibri" w:cs="Calibri"/>
          <w:sz w:val="22"/>
          <w:szCs w:val="22"/>
        </w:rPr>
      </w:pPr>
      <w:r w:rsidRPr="00D5163E" w:rsidDel="00017FDE">
        <w:rPr>
          <w:rFonts w:ascii="Calibri" w:hAnsi="Calibri" w:cs="Calibri"/>
          <w:sz w:val="22"/>
          <w:szCs w:val="22"/>
        </w:rPr>
        <w:t xml:space="preserve">In the energy sector, the Indonesian Energy Law 30/2007 and Presidential Regulation </w:t>
      </w:r>
      <w:r w:rsidR="007F617B">
        <w:rPr>
          <w:rFonts w:ascii="Calibri" w:hAnsi="Calibri" w:cs="Calibri"/>
          <w:sz w:val="22"/>
          <w:szCs w:val="22"/>
        </w:rPr>
        <w:t>22/2017</w:t>
      </w:r>
      <w:r w:rsidRPr="00D5163E" w:rsidDel="00017FDE">
        <w:rPr>
          <w:rFonts w:ascii="Calibri" w:hAnsi="Calibri" w:cs="Calibri"/>
          <w:sz w:val="22"/>
          <w:szCs w:val="22"/>
        </w:rPr>
        <w:t xml:space="preserve"> on National Energy </w:t>
      </w:r>
      <w:r w:rsidR="007F617B">
        <w:rPr>
          <w:rFonts w:ascii="Calibri" w:hAnsi="Calibri" w:cs="Calibri"/>
          <w:sz w:val="22"/>
          <w:szCs w:val="22"/>
        </w:rPr>
        <w:t>Plan</w:t>
      </w:r>
      <w:r w:rsidR="007F617B" w:rsidRPr="00D5163E" w:rsidDel="00017FDE">
        <w:rPr>
          <w:rFonts w:ascii="Calibri" w:hAnsi="Calibri" w:cs="Calibri"/>
          <w:sz w:val="22"/>
          <w:szCs w:val="22"/>
        </w:rPr>
        <w:t xml:space="preserve"> </w:t>
      </w:r>
      <w:r w:rsidRPr="00D5163E" w:rsidDel="00017FDE">
        <w:rPr>
          <w:rFonts w:ascii="Calibri" w:hAnsi="Calibri" w:cs="Calibri"/>
          <w:sz w:val="22"/>
          <w:szCs w:val="22"/>
        </w:rPr>
        <w:t xml:space="preserve">renewable energy is targeted to contribute </w:t>
      </w:r>
      <w:r w:rsidR="007F617B">
        <w:rPr>
          <w:rFonts w:ascii="Calibri" w:hAnsi="Calibri" w:cs="Calibri"/>
          <w:sz w:val="22"/>
          <w:szCs w:val="22"/>
        </w:rPr>
        <w:t>23</w:t>
      </w:r>
      <w:r w:rsidRPr="00D5163E" w:rsidDel="00017FDE">
        <w:rPr>
          <w:rFonts w:ascii="Calibri" w:hAnsi="Calibri" w:cs="Calibri"/>
          <w:sz w:val="22"/>
          <w:szCs w:val="22"/>
        </w:rPr>
        <w:t xml:space="preserve">% of the primary energy mix in 2025 and energy efficiency in industries, buildings and households is expected to save </w:t>
      </w:r>
      <w:r w:rsidR="007F617B">
        <w:rPr>
          <w:rFonts w:ascii="Calibri" w:hAnsi="Calibri" w:cs="Calibri"/>
          <w:sz w:val="22"/>
          <w:szCs w:val="22"/>
        </w:rPr>
        <w:t>17</w:t>
      </w:r>
      <w:r w:rsidRPr="00D5163E" w:rsidDel="00017FDE">
        <w:rPr>
          <w:rFonts w:ascii="Calibri" w:hAnsi="Calibri" w:cs="Calibri"/>
          <w:sz w:val="22"/>
          <w:szCs w:val="22"/>
        </w:rPr>
        <w:t>% of the total primary energy needed in 2025. In addition, the Government of Indonesia is targeting 100% electrification by 2020, with special annual budget allocation for Rural Electrification Program. Efficient lighting will play a key role in meeting these ta</w:t>
      </w:r>
      <w:r w:rsidR="00F67D24" w:rsidRPr="00D5163E">
        <w:rPr>
          <w:rFonts w:ascii="Calibri" w:hAnsi="Calibri" w:cs="Calibri"/>
          <w:sz w:val="22"/>
          <w:szCs w:val="22"/>
        </w:rPr>
        <w:t>rgets.</w:t>
      </w:r>
    </w:p>
    <w:p w14:paraId="6B27A92F" w14:textId="29A5A928" w:rsidR="00F67D24" w:rsidRPr="00D5163E" w:rsidRDefault="00F67D24" w:rsidP="007E081C">
      <w:pPr>
        <w:pStyle w:val="ListParagraph"/>
        <w:ind w:left="360"/>
        <w:contextualSpacing/>
        <w:jc w:val="both"/>
        <w:rPr>
          <w:rFonts w:ascii="Calibri" w:hAnsi="Calibri" w:cs="Calibri"/>
          <w:sz w:val="22"/>
        </w:rPr>
      </w:pPr>
    </w:p>
    <w:p w14:paraId="53571F40" w14:textId="6CCED44C" w:rsidR="00D12B5D" w:rsidRPr="00D5163E" w:rsidRDefault="00D12B5D" w:rsidP="007E081C">
      <w:pPr>
        <w:pStyle w:val="ListParagraph"/>
        <w:ind w:left="360"/>
        <w:contextualSpacing/>
        <w:jc w:val="both"/>
        <w:rPr>
          <w:rFonts w:ascii="Calibri" w:hAnsi="Calibri" w:cs="Calibri"/>
          <w:sz w:val="22"/>
        </w:rPr>
      </w:pPr>
    </w:p>
    <w:p w14:paraId="55B360FE" w14:textId="7732455C" w:rsidR="00191085" w:rsidRDefault="00191085" w:rsidP="007E081C">
      <w:pPr>
        <w:pStyle w:val="ListParagraph"/>
        <w:ind w:left="360"/>
        <w:contextualSpacing/>
        <w:jc w:val="both"/>
        <w:rPr>
          <w:rFonts w:ascii="Calibri" w:hAnsi="Calibri" w:cs="Calibri"/>
          <w:sz w:val="22"/>
        </w:rPr>
      </w:pPr>
    </w:p>
    <w:p w14:paraId="5E9BDB12" w14:textId="1C303D19" w:rsidR="007F617B" w:rsidRDefault="007F617B" w:rsidP="007E081C">
      <w:pPr>
        <w:pStyle w:val="ListParagraph"/>
        <w:ind w:left="360"/>
        <w:contextualSpacing/>
        <w:jc w:val="both"/>
        <w:rPr>
          <w:rFonts w:ascii="Calibri" w:hAnsi="Calibri" w:cs="Calibri"/>
          <w:sz w:val="22"/>
        </w:rPr>
      </w:pPr>
    </w:p>
    <w:p w14:paraId="01A4AFB8" w14:textId="77777777" w:rsidR="007F617B" w:rsidRPr="00D5163E" w:rsidRDefault="007F617B" w:rsidP="007E081C">
      <w:pPr>
        <w:pStyle w:val="ListParagraph"/>
        <w:ind w:left="360"/>
        <w:contextualSpacing/>
        <w:jc w:val="both"/>
        <w:rPr>
          <w:rFonts w:ascii="Calibri" w:hAnsi="Calibri" w:cs="Calibri"/>
          <w:sz w:val="22"/>
        </w:rPr>
      </w:pPr>
    </w:p>
    <w:p w14:paraId="20FC2024" w14:textId="25CA5CC7" w:rsidR="000E4F07" w:rsidRPr="00D5163E" w:rsidRDefault="000E4F07" w:rsidP="0077440A">
      <w:pPr>
        <w:pStyle w:val="BodyText1"/>
        <w:rPr>
          <w:rFonts w:asciiTheme="majorHAnsi" w:eastAsia="Calibri" w:hAnsiTheme="majorHAnsi"/>
          <w:b/>
          <w:i/>
          <w:sz w:val="22"/>
          <w:szCs w:val="22"/>
          <w:lang w:bidi="en-US"/>
        </w:rPr>
      </w:pPr>
      <w:bookmarkStart w:id="14" w:name="_Toc407010433"/>
      <w:r w:rsidRPr="00D5163E">
        <w:rPr>
          <w:rFonts w:asciiTheme="majorHAnsi" w:eastAsia="Calibri" w:hAnsiTheme="majorHAnsi"/>
          <w:b/>
          <w:i/>
          <w:sz w:val="22"/>
          <w:szCs w:val="22"/>
          <w:lang w:bidi="en-US"/>
        </w:rPr>
        <w:lastRenderedPageBreak/>
        <w:t>Alternative Scenario</w:t>
      </w:r>
      <w:bookmarkEnd w:id="14"/>
    </w:p>
    <w:p w14:paraId="24696BEA" w14:textId="77777777" w:rsidR="006F5387" w:rsidRPr="00D5163E" w:rsidRDefault="006F5387" w:rsidP="007E081C">
      <w:pPr>
        <w:pStyle w:val="ListParagraph"/>
        <w:ind w:left="0"/>
        <w:jc w:val="both"/>
        <w:rPr>
          <w:rFonts w:ascii="Calibri" w:hAnsi="Calibri" w:cs="Calibri"/>
          <w:sz w:val="22"/>
        </w:rPr>
      </w:pPr>
    </w:p>
    <w:p w14:paraId="0369B7BC" w14:textId="5033199A" w:rsidR="000E4F07" w:rsidRPr="00D5163E" w:rsidRDefault="00E1380F" w:rsidP="00DD7CE7">
      <w:pPr>
        <w:pStyle w:val="ListParagraph"/>
        <w:numPr>
          <w:ilvl w:val="0"/>
          <w:numId w:val="10"/>
        </w:numPr>
        <w:jc w:val="both"/>
        <w:rPr>
          <w:rFonts w:ascii="Calibri" w:hAnsi="Calibri" w:cs="Calibri"/>
          <w:sz w:val="22"/>
        </w:rPr>
      </w:pPr>
      <w:r w:rsidRPr="00D5163E">
        <w:rPr>
          <w:rFonts w:ascii="Calibri" w:hAnsi="Calibri" w:cs="Calibri"/>
          <w:sz w:val="22"/>
        </w:rPr>
        <w:t xml:space="preserve">The overall goal of the </w:t>
      </w:r>
      <w:r w:rsidR="00D905FA" w:rsidRPr="00D5163E">
        <w:rPr>
          <w:rFonts w:ascii="Calibri" w:hAnsi="Calibri" w:cs="Calibri"/>
          <w:sz w:val="22"/>
        </w:rPr>
        <w:t xml:space="preserve">ADLIGHT </w:t>
      </w:r>
      <w:r w:rsidRPr="00D5163E">
        <w:rPr>
          <w:rFonts w:ascii="Calibri" w:hAnsi="Calibri" w:cs="Calibri"/>
          <w:sz w:val="22"/>
        </w:rPr>
        <w:t>project</w:t>
      </w:r>
      <w:r w:rsidR="00055CE7" w:rsidRPr="00D5163E">
        <w:rPr>
          <w:rFonts w:ascii="Calibri" w:hAnsi="Calibri" w:cs="Calibri"/>
          <w:sz w:val="22"/>
        </w:rPr>
        <w:t xml:space="preserve"> is </w:t>
      </w:r>
      <w:r w:rsidR="008A74CA" w:rsidRPr="00D5163E">
        <w:rPr>
          <w:rFonts w:ascii="Calibri" w:hAnsi="Calibri" w:cs="Calibri"/>
          <w:sz w:val="22"/>
        </w:rPr>
        <w:t>to reduce</w:t>
      </w:r>
      <w:r w:rsidR="001A2E43" w:rsidRPr="00D5163E">
        <w:rPr>
          <w:rFonts w:ascii="Calibri" w:hAnsi="Calibri" w:cs="Calibri"/>
          <w:sz w:val="22"/>
        </w:rPr>
        <w:t xml:space="preserve"> </w:t>
      </w:r>
      <w:r w:rsidR="008A74CA" w:rsidRPr="00D5163E">
        <w:rPr>
          <w:rFonts w:ascii="Calibri" w:hAnsi="Calibri" w:cs="Calibri"/>
          <w:sz w:val="22"/>
        </w:rPr>
        <w:t xml:space="preserve">the </w:t>
      </w:r>
      <w:r w:rsidR="001A2E43" w:rsidRPr="00D5163E">
        <w:rPr>
          <w:rFonts w:ascii="Calibri" w:hAnsi="Calibri" w:cs="Calibri"/>
          <w:sz w:val="22"/>
        </w:rPr>
        <w:t>growth rate of annual GHG emission</w:t>
      </w:r>
      <w:r w:rsidR="00D74BF0" w:rsidRPr="00D5163E">
        <w:rPr>
          <w:rFonts w:ascii="Calibri" w:hAnsi="Calibri" w:cs="Calibri"/>
          <w:sz w:val="22"/>
        </w:rPr>
        <w:t>s</w:t>
      </w:r>
      <w:r w:rsidR="001A2E43" w:rsidRPr="00D5163E">
        <w:rPr>
          <w:rFonts w:ascii="Calibri" w:hAnsi="Calibri" w:cs="Calibri"/>
          <w:sz w:val="22"/>
        </w:rPr>
        <w:t xml:space="preserve"> from lighting energy use by means of </w:t>
      </w:r>
      <w:r w:rsidR="00055CE7" w:rsidRPr="00D5163E">
        <w:rPr>
          <w:rFonts w:ascii="Calibri" w:hAnsi="Calibri" w:cs="Calibri"/>
          <w:sz w:val="22"/>
        </w:rPr>
        <w:t>reduc</w:t>
      </w:r>
      <w:r w:rsidR="001A2E43" w:rsidRPr="00D5163E">
        <w:rPr>
          <w:rFonts w:ascii="Calibri" w:hAnsi="Calibri" w:cs="Calibri"/>
          <w:sz w:val="22"/>
        </w:rPr>
        <w:t>ing</w:t>
      </w:r>
      <w:r w:rsidR="00055CE7" w:rsidRPr="00D5163E">
        <w:rPr>
          <w:rFonts w:ascii="Calibri" w:hAnsi="Calibri" w:cs="Calibri"/>
          <w:sz w:val="22"/>
        </w:rPr>
        <w:t xml:space="preserve"> electricity consumption in the </w:t>
      </w:r>
      <w:r w:rsidR="006F5387" w:rsidRPr="00D5163E">
        <w:rPr>
          <w:rFonts w:ascii="Calibri" w:hAnsi="Calibri" w:cs="Calibri"/>
          <w:sz w:val="22"/>
        </w:rPr>
        <w:t xml:space="preserve">energy </w:t>
      </w:r>
      <w:r w:rsidR="001E666A" w:rsidRPr="00D5163E">
        <w:rPr>
          <w:rFonts w:ascii="Calibri" w:hAnsi="Calibri" w:cs="Calibri"/>
          <w:sz w:val="22"/>
        </w:rPr>
        <w:t>end-use sectors</w:t>
      </w:r>
      <w:r w:rsidR="006F5387" w:rsidRPr="00D5163E">
        <w:rPr>
          <w:rFonts w:ascii="Calibri" w:hAnsi="Calibri" w:cs="Calibri"/>
          <w:sz w:val="22"/>
        </w:rPr>
        <w:t>.</w:t>
      </w:r>
      <w:r w:rsidR="001A19A5" w:rsidRPr="00D5163E">
        <w:rPr>
          <w:rFonts w:ascii="Calibri" w:hAnsi="Calibri" w:cs="Calibri"/>
          <w:sz w:val="22"/>
        </w:rPr>
        <w:t xml:space="preserve"> This is done with a gender-responsive approach, responding to the needs and capacity of women and men.</w:t>
      </w:r>
    </w:p>
    <w:p w14:paraId="09BA52AF" w14:textId="77777777" w:rsidR="00E1380F" w:rsidRPr="00D5163E" w:rsidRDefault="00E1380F" w:rsidP="007E081C">
      <w:pPr>
        <w:pStyle w:val="ListParagraph"/>
        <w:ind w:left="450"/>
        <w:jc w:val="both"/>
        <w:rPr>
          <w:rFonts w:ascii="Calibri" w:hAnsi="Calibri" w:cs="Calibri"/>
          <w:sz w:val="22"/>
        </w:rPr>
      </w:pPr>
    </w:p>
    <w:p w14:paraId="15814270" w14:textId="7490E4DD" w:rsidR="00A23C40" w:rsidRPr="00D5163E" w:rsidRDefault="00E1380F" w:rsidP="007E081C">
      <w:pPr>
        <w:pStyle w:val="ListParagraph"/>
        <w:ind w:left="450"/>
        <w:jc w:val="both"/>
        <w:rPr>
          <w:rFonts w:ascii="Calibri" w:hAnsi="Calibri" w:cs="Calibri"/>
          <w:sz w:val="22"/>
          <w:szCs w:val="22"/>
        </w:rPr>
      </w:pPr>
      <w:r w:rsidRPr="00D5163E">
        <w:rPr>
          <w:rFonts w:ascii="Calibri" w:hAnsi="Calibri" w:cs="Calibri"/>
          <w:sz w:val="22"/>
        </w:rPr>
        <w:t>The project objective</w:t>
      </w:r>
      <w:r w:rsidR="00D905FA" w:rsidRPr="00D5163E">
        <w:rPr>
          <w:rFonts w:ascii="Calibri" w:hAnsi="Calibri" w:cs="Calibri"/>
          <w:sz w:val="22"/>
        </w:rPr>
        <w:t xml:space="preserve"> of ADLIGHT </w:t>
      </w:r>
      <w:r w:rsidR="00A23C40" w:rsidRPr="00D5163E">
        <w:rPr>
          <w:rFonts w:ascii="Calibri" w:hAnsi="Calibri" w:cs="Calibri"/>
          <w:sz w:val="22"/>
          <w:szCs w:val="22"/>
        </w:rPr>
        <w:t xml:space="preserve">is to </w:t>
      </w:r>
      <w:r w:rsidR="003110BB" w:rsidRPr="00D5163E">
        <w:rPr>
          <w:rFonts w:ascii="Calibri" w:hAnsi="Calibri" w:cs="Calibri"/>
          <w:sz w:val="22"/>
          <w:szCs w:val="22"/>
        </w:rPr>
        <w:t xml:space="preserve">increase the penetration </w:t>
      </w:r>
      <w:r w:rsidR="00A23C40" w:rsidRPr="00D5163E">
        <w:rPr>
          <w:rFonts w:ascii="Calibri" w:hAnsi="Calibri" w:cs="Calibri"/>
          <w:sz w:val="22"/>
          <w:szCs w:val="22"/>
        </w:rPr>
        <w:t>of high</w:t>
      </w:r>
      <w:r w:rsidR="004764DC">
        <w:rPr>
          <w:rFonts w:ascii="Calibri" w:hAnsi="Calibri" w:cs="Calibri"/>
          <w:sz w:val="22"/>
          <w:szCs w:val="22"/>
        </w:rPr>
        <w:t xml:space="preserve"> </w:t>
      </w:r>
      <w:r w:rsidR="00A23C40" w:rsidRPr="00D5163E">
        <w:rPr>
          <w:rFonts w:ascii="Calibri" w:hAnsi="Calibri" w:cs="Calibri"/>
          <w:sz w:val="22"/>
          <w:szCs w:val="22"/>
        </w:rPr>
        <w:t xml:space="preserve">quality energy-efficient lighting technologies in Indonesia through the transformation of the national market, thereby reducing electricity demand and the related greenhouse gas (GHG) emissions. </w:t>
      </w:r>
      <w:r w:rsidR="00FA4BFB" w:rsidRPr="00D5163E">
        <w:rPr>
          <w:rFonts w:ascii="Calibri" w:eastAsia="Times New Roman" w:hAnsi="Calibri" w:cs="Calibri"/>
          <w:sz w:val="22"/>
          <w:szCs w:val="22"/>
        </w:rPr>
        <w:t xml:space="preserve">Although LED penetration is </w:t>
      </w:r>
      <w:r w:rsidR="003110BB" w:rsidRPr="00D5163E">
        <w:rPr>
          <w:rFonts w:ascii="Calibri" w:eastAsia="Times New Roman" w:hAnsi="Calibri" w:cs="Calibri"/>
          <w:sz w:val="22"/>
          <w:szCs w:val="22"/>
        </w:rPr>
        <w:t>gradually increasing</w:t>
      </w:r>
      <w:r w:rsidR="00FA4BFB" w:rsidRPr="00D5163E">
        <w:rPr>
          <w:rFonts w:ascii="Calibri" w:eastAsia="Times New Roman" w:hAnsi="Calibri" w:cs="Calibri"/>
          <w:sz w:val="22"/>
          <w:szCs w:val="22"/>
        </w:rPr>
        <w:t xml:space="preserve"> in Indonesia, these are often low</w:t>
      </w:r>
      <w:r w:rsidR="004764DC">
        <w:rPr>
          <w:rFonts w:ascii="Calibri" w:eastAsia="Times New Roman" w:hAnsi="Calibri" w:cs="Calibri"/>
          <w:sz w:val="22"/>
          <w:szCs w:val="22"/>
        </w:rPr>
        <w:t xml:space="preserve"> </w:t>
      </w:r>
      <w:r w:rsidR="00FA4BFB" w:rsidRPr="00D5163E">
        <w:rPr>
          <w:rFonts w:ascii="Calibri" w:eastAsia="Times New Roman" w:hAnsi="Calibri" w:cs="Calibri"/>
          <w:sz w:val="22"/>
          <w:szCs w:val="22"/>
        </w:rPr>
        <w:t xml:space="preserve">quality products thereby harming the consumer confidence in LED. The specific situation of Indonesia being an archipelago leads to the situation where it is very easy for low quality products to enter the market. The situation in Indonesia </w:t>
      </w:r>
      <w:r w:rsidR="00046EA7" w:rsidRPr="00D5163E">
        <w:rPr>
          <w:rFonts w:ascii="Calibri" w:eastAsia="Times New Roman" w:hAnsi="Calibri" w:cs="Calibri"/>
          <w:sz w:val="22"/>
          <w:szCs w:val="22"/>
        </w:rPr>
        <w:t>is</w:t>
      </w:r>
      <w:r w:rsidR="00FA4BFB" w:rsidRPr="00D5163E">
        <w:rPr>
          <w:rFonts w:ascii="Calibri" w:eastAsia="Times New Roman" w:hAnsi="Calibri" w:cs="Calibri"/>
          <w:sz w:val="22"/>
          <w:szCs w:val="22"/>
        </w:rPr>
        <w:t xml:space="preserve"> therefore still challenging in terms of creating a market for high quality LED lighting that </w:t>
      </w:r>
      <w:r w:rsidR="00391E18" w:rsidRPr="00D5163E">
        <w:rPr>
          <w:rFonts w:ascii="Calibri" w:eastAsia="Times New Roman" w:hAnsi="Calibri" w:cs="Calibri"/>
          <w:sz w:val="22"/>
          <w:szCs w:val="22"/>
        </w:rPr>
        <w:t xml:space="preserve">is </w:t>
      </w:r>
      <w:r w:rsidR="00FA4BFB" w:rsidRPr="00D5163E">
        <w:rPr>
          <w:rFonts w:ascii="Calibri" w:eastAsia="Times New Roman" w:hAnsi="Calibri" w:cs="Calibri"/>
          <w:sz w:val="22"/>
          <w:szCs w:val="22"/>
        </w:rPr>
        <w:t xml:space="preserve"> at the same time affordable to consumers</w:t>
      </w:r>
      <w:r w:rsidR="00391E18" w:rsidRPr="00D5163E">
        <w:rPr>
          <w:rFonts w:ascii="Calibri" w:eastAsia="Times New Roman" w:hAnsi="Calibri" w:cs="Calibri"/>
          <w:sz w:val="22"/>
          <w:szCs w:val="22"/>
        </w:rPr>
        <w:t xml:space="preserve"> and progresses gender equality</w:t>
      </w:r>
      <w:r w:rsidR="00FA4BFB" w:rsidRPr="00D5163E">
        <w:rPr>
          <w:rFonts w:ascii="Calibri" w:eastAsia="Times New Roman" w:hAnsi="Calibri" w:cs="Calibri"/>
          <w:sz w:val="22"/>
          <w:szCs w:val="22"/>
        </w:rPr>
        <w:t>.</w:t>
      </w:r>
    </w:p>
    <w:p w14:paraId="202F5425" w14:textId="77777777" w:rsidR="00E1380F" w:rsidRPr="00D5163E" w:rsidRDefault="00E1380F" w:rsidP="007E081C">
      <w:pPr>
        <w:pStyle w:val="ListParagraph"/>
        <w:ind w:left="450"/>
        <w:jc w:val="both"/>
        <w:rPr>
          <w:rFonts w:ascii="Calibri" w:hAnsi="Calibri" w:cs="Calibri"/>
          <w:sz w:val="22"/>
        </w:rPr>
      </w:pPr>
    </w:p>
    <w:p w14:paraId="52BBDB91" w14:textId="77777777" w:rsidR="00E1380F" w:rsidRPr="00D5163E" w:rsidRDefault="00D905FA" w:rsidP="007E081C">
      <w:pPr>
        <w:pStyle w:val="ListParagraph"/>
        <w:ind w:left="450"/>
        <w:jc w:val="both"/>
        <w:rPr>
          <w:rFonts w:ascii="Calibri" w:hAnsi="Calibri" w:cs="Calibri"/>
          <w:sz w:val="22"/>
        </w:rPr>
      </w:pPr>
      <w:r w:rsidRPr="00D5163E">
        <w:rPr>
          <w:rFonts w:ascii="Calibri" w:hAnsi="Calibri" w:cs="Calibri"/>
          <w:sz w:val="22"/>
        </w:rPr>
        <w:t>From the barrier analysis described above, the key barriers that need to be addressed are the following:</w:t>
      </w:r>
    </w:p>
    <w:p w14:paraId="0BE33880" w14:textId="2578E3EB" w:rsidR="00D905FA" w:rsidRPr="00D5163E" w:rsidRDefault="008A74CA" w:rsidP="00DD7CE7">
      <w:pPr>
        <w:pStyle w:val="ListParagraph"/>
        <w:numPr>
          <w:ilvl w:val="0"/>
          <w:numId w:val="45"/>
        </w:numPr>
        <w:ind w:left="1170"/>
        <w:jc w:val="both"/>
        <w:rPr>
          <w:rFonts w:ascii="Calibri" w:hAnsi="Calibri" w:cs="Calibri"/>
          <w:sz w:val="22"/>
        </w:rPr>
      </w:pPr>
      <w:r w:rsidRPr="00D5163E">
        <w:rPr>
          <w:rFonts w:ascii="Calibri" w:hAnsi="Calibri" w:cs="Calibri"/>
          <w:sz w:val="22"/>
          <w:szCs w:val="22"/>
        </w:rPr>
        <w:t>Limited capacity of local lighting manufacturers</w:t>
      </w:r>
      <w:r w:rsidRPr="00D5163E">
        <w:rPr>
          <w:rFonts w:ascii="Calibri" w:hAnsi="Calibri" w:cs="Calibri"/>
          <w:sz w:val="22"/>
        </w:rPr>
        <w:t xml:space="preserve"> to produce </w:t>
      </w:r>
      <w:r w:rsidR="003110BB" w:rsidRPr="00D5163E">
        <w:rPr>
          <w:rFonts w:ascii="Calibri" w:hAnsi="Calibri" w:cs="Calibri"/>
          <w:sz w:val="22"/>
        </w:rPr>
        <w:t>affordable</w:t>
      </w:r>
      <w:r w:rsidR="00FA4BFB" w:rsidRPr="00D5163E">
        <w:rPr>
          <w:rFonts w:ascii="Calibri" w:hAnsi="Calibri" w:cs="Calibri"/>
          <w:sz w:val="22"/>
        </w:rPr>
        <w:t xml:space="preserve">, </w:t>
      </w:r>
      <w:r w:rsidRPr="00D5163E">
        <w:rPr>
          <w:rFonts w:ascii="Calibri" w:hAnsi="Calibri" w:cs="Calibri"/>
          <w:sz w:val="22"/>
        </w:rPr>
        <w:t>high quality energy efficient lighting</w:t>
      </w:r>
      <w:r w:rsidR="00FA4BFB" w:rsidRPr="00D5163E">
        <w:rPr>
          <w:rFonts w:ascii="Calibri" w:hAnsi="Calibri" w:cs="Calibri"/>
          <w:sz w:val="22"/>
        </w:rPr>
        <w:t xml:space="preserve"> which </w:t>
      </w:r>
      <w:r w:rsidR="003110BB" w:rsidRPr="00D5163E">
        <w:rPr>
          <w:rFonts w:ascii="Calibri" w:hAnsi="Calibri" w:cs="Calibri"/>
          <w:sz w:val="22"/>
        </w:rPr>
        <w:t xml:space="preserve">meet future MEPS and </w:t>
      </w:r>
      <w:r w:rsidR="00FA4BFB" w:rsidRPr="00D5163E">
        <w:rPr>
          <w:rFonts w:ascii="Calibri" w:hAnsi="Calibri" w:cs="Calibri"/>
          <w:sz w:val="22"/>
        </w:rPr>
        <w:t>can lead to higher penetration of these products</w:t>
      </w:r>
    </w:p>
    <w:p w14:paraId="26FB2C6A" w14:textId="0135EFD0" w:rsidR="00D905FA" w:rsidRPr="00D5163E" w:rsidRDefault="008A74CA" w:rsidP="00DD7CE7">
      <w:pPr>
        <w:pStyle w:val="ListParagraph"/>
        <w:numPr>
          <w:ilvl w:val="0"/>
          <w:numId w:val="45"/>
        </w:numPr>
        <w:ind w:left="1170"/>
        <w:jc w:val="both"/>
        <w:rPr>
          <w:rFonts w:ascii="Calibri" w:hAnsi="Calibri" w:cs="Calibri"/>
          <w:sz w:val="22"/>
        </w:rPr>
      </w:pPr>
      <w:r w:rsidRPr="00D5163E">
        <w:rPr>
          <w:rFonts w:ascii="Calibri" w:hAnsi="Calibri" w:cs="Calibri"/>
          <w:sz w:val="22"/>
          <w:szCs w:val="22"/>
        </w:rPr>
        <w:t>Lack of clear policy, regulatory mechanisms and institutiona</w:t>
      </w:r>
      <w:r w:rsidR="00E607CB" w:rsidRPr="00D5163E">
        <w:rPr>
          <w:rFonts w:ascii="Calibri" w:hAnsi="Calibri" w:cs="Calibri"/>
          <w:sz w:val="22"/>
          <w:szCs w:val="22"/>
        </w:rPr>
        <w:t xml:space="preserve">l support to promote </w:t>
      </w:r>
      <w:r w:rsidR="003110BB" w:rsidRPr="00D5163E">
        <w:rPr>
          <w:rFonts w:ascii="Calibri" w:hAnsi="Calibri" w:cs="Calibri"/>
          <w:sz w:val="22"/>
          <w:szCs w:val="22"/>
        </w:rPr>
        <w:t xml:space="preserve">import, </w:t>
      </w:r>
      <w:r w:rsidR="00E607CB" w:rsidRPr="00D5163E">
        <w:rPr>
          <w:rFonts w:ascii="Calibri" w:hAnsi="Calibri" w:cs="Calibri"/>
          <w:sz w:val="22"/>
          <w:szCs w:val="22"/>
        </w:rPr>
        <w:t>manufacturing</w:t>
      </w:r>
      <w:r w:rsidRPr="00D5163E">
        <w:rPr>
          <w:rFonts w:ascii="Calibri" w:hAnsi="Calibri" w:cs="Calibri"/>
          <w:sz w:val="22"/>
          <w:szCs w:val="22"/>
        </w:rPr>
        <w:t xml:space="preserve"> and application of high efficient lighting technology</w:t>
      </w:r>
    </w:p>
    <w:p w14:paraId="0CE3B4E7" w14:textId="3E1B7321" w:rsidR="003D6F8E" w:rsidRPr="00D5163E" w:rsidRDefault="00932F7B" w:rsidP="00DD7CE7">
      <w:pPr>
        <w:pStyle w:val="ListParagraph"/>
        <w:numPr>
          <w:ilvl w:val="0"/>
          <w:numId w:val="45"/>
        </w:numPr>
        <w:ind w:left="1170"/>
        <w:jc w:val="both"/>
        <w:rPr>
          <w:rFonts w:ascii="Calibri" w:hAnsi="Calibri" w:cs="Calibri"/>
          <w:sz w:val="22"/>
        </w:rPr>
      </w:pPr>
      <w:r w:rsidRPr="00D5163E">
        <w:rPr>
          <w:rFonts w:ascii="Calibri" w:hAnsi="Calibri" w:cs="Calibri"/>
          <w:sz w:val="22"/>
          <w:szCs w:val="22"/>
        </w:rPr>
        <w:t>Limited demand and available business models for energy efficient lighting products resulting in a small market share for locally produced EE lighting products</w:t>
      </w:r>
    </w:p>
    <w:p w14:paraId="732A67A2" w14:textId="77777777" w:rsidR="00F061CF" w:rsidRPr="00D5163E" w:rsidRDefault="00F061CF" w:rsidP="00DD7CE7">
      <w:pPr>
        <w:pStyle w:val="ListParagraph"/>
        <w:numPr>
          <w:ilvl w:val="0"/>
          <w:numId w:val="45"/>
        </w:numPr>
        <w:ind w:left="1170"/>
        <w:jc w:val="both"/>
        <w:rPr>
          <w:rFonts w:ascii="Calibri" w:hAnsi="Calibri" w:cs="Calibri"/>
          <w:sz w:val="22"/>
        </w:rPr>
      </w:pPr>
      <w:bookmarkStart w:id="15" w:name="_Hlk512879194"/>
      <w:r w:rsidRPr="00D5163E">
        <w:rPr>
          <w:rFonts w:ascii="Calibri" w:hAnsi="Calibri" w:cs="Calibri"/>
          <w:sz w:val="22"/>
          <w:szCs w:val="22"/>
        </w:rPr>
        <w:t xml:space="preserve">Lack of gender-analysis on the LED lighting market in Indonesia, and therefore lack of gender-sensitive approaches within the market. </w:t>
      </w:r>
    </w:p>
    <w:bookmarkEnd w:id="15"/>
    <w:p w14:paraId="3E1C893D" w14:textId="77777777" w:rsidR="00F061CF" w:rsidRPr="00D5163E" w:rsidRDefault="00F061CF" w:rsidP="007E081C">
      <w:pPr>
        <w:pStyle w:val="ListParagraph"/>
        <w:ind w:left="1170"/>
        <w:jc w:val="both"/>
        <w:rPr>
          <w:rFonts w:ascii="Calibri" w:hAnsi="Calibri" w:cs="Calibri"/>
          <w:sz w:val="22"/>
        </w:rPr>
      </w:pPr>
    </w:p>
    <w:p w14:paraId="169FC5F5" w14:textId="77777777" w:rsidR="003D6F8E" w:rsidRPr="00D5163E" w:rsidRDefault="003D6F8E" w:rsidP="007E081C">
      <w:pPr>
        <w:ind w:left="450"/>
        <w:rPr>
          <w:rFonts w:cs="Calibri"/>
          <w:sz w:val="22"/>
        </w:rPr>
      </w:pPr>
    </w:p>
    <w:p w14:paraId="0449F404" w14:textId="61C18172" w:rsidR="000E4F07" w:rsidRPr="00D5163E" w:rsidRDefault="00932F7B" w:rsidP="007E081C">
      <w:pPr>
        <w:spacing w:after="104" w:line="248" w:lineRule="auto"/>
        <w:ind w:left="450"/>
        <w:contextualSpacing/>
        <w:rPr>
          <w:color w:val="000000"/>
          <w:sz w:val="22"/>
          <w:szCs w:val="22"/>
        </w:rPr>
      </w:pPr>
      <w:r w:rsidRPr="00D5163E">
        <w:rPr>
          <w:rFonts w:cs="Calibri"/>
          <w:sz w:val="22"/>
          <w:szCs w:val="22"/>
        </w:rPr>
        <w:t>T</w:t>
      </w:r>
      <w:r w:rsidR="000E4F07" w:rsidRPr="00D5163E">
        <w:rPr>
          <w:color w:val="000000"/>
          <w:sz w:val="22"/>
          <w:szCs w:val="22"/>
        </w:rPr>
        <w:t xml:space="preserve">he project </w:t>
      </w:r>
      <w:r w:rsidRPr="00D5163E">
        <w:rPr>
          <w:color w:val="000000"/>
          <w:sz w:val="22"/>
          <w:szCs w:val="22"/>
        </w:rPr>
        <w:t xml:space="preserve">builds on the </w:t>
      </w:r>
      <w:r w:rsidR="003A0383" w:rsidRPr="00D5163E">
        <w:rPr>
          <w:rFonts w:cs="Calibri"/>
          <w:sz w:val="22"/>
          <w:szCs w:val="22"/>
        </w:rPr>
        <w:t>NDC</w:t>
      </w:r>
      <w:r w:rsidRPr="00D5163E">
        <w:rPr>
          <w:rFonts w:cs="Calibri"/>
          <w:sz w:val="22"/>
          <w:szCs w:val="22"/>
        </w:rPr>
        <w:t xml:space="preserve"> commitment of Indonesia and </w:t>
      </w:r>
      <w:r w:rsidR="000E4F07" w:rsidRPr="00D5163E">
        <w:rPr>
          <w:color w:val="000000"/>
          <w:sz w:val="22"/>
          <w:szCs w:val="22"/>
        </w:rPr>
        <w:t xml:space="preserve">proposes an alternative scenario by supporting Indonesia to advance its market to energy efficient lighting technologies. </w:t>
      </w:r>
      <w:r w:rsidR="003A13A1" w:rsidRPr="00D5163E">
        <w:rPr>
          <w:color w:val="000000"/>
          <w:sz w:val="22"/>
          <w:szCs w:val="22"/>
        </w:rPr>
        <w:t>It also builds upon the</w:t>
      </w:r>
      <w:r w:rsidR="000E4F07" w:rsidRPr="00D5163E">
        <w:rPr>
          <w:color w:val="000000"/>
          <w:sz w:val="22"/>
          <w:szCs w:val="22"/>
        </w:rPr>
        <w:t xml:space="preserve"> proven integrated approach that has been successfully developed and introduced during the implementation of the GEF-financed </w:t>
      </w:r>
      <w:r w:rsidR="002C5619">
        <w:rPr>
          <w:color w:val="000000"/>
          <w:sz w:val="22"/>
          <w:szCs w:val="22"/>
        </w:rPr>
        <w:t>UNEP</w:t>
      </w:r>
      <w:r w:rsidR="000E4F07" w:rsidRPr="00D5163E">
        <w:rPr>
          <w:color w:val="000000"/>
          <w:sz w:val="22"/>
          <w:szCs w:val="22"/>
        </w:rPr>
        <w:t xml:space="preserve"> implemented</w:t>
      </w:r>
      <w:r w:rsidRPr="00D5163E">
        <w:rPr>
          <w:color w:val="000000"/>
          <w:sz w:val="22"/>
          <w:szCs w:val="22"/>
        </w:rPr>
        <w:t xml:space="preserve"> En.lighten</w:t>
      </w:r>
      <w:r w:rsidR="000E4F07" w:rsidRPr="00D5163E">
        <w:rPr>
          <w:color w:val="000000"/>
          <w:sz w:val="22"/>
          <w:szCs w:val="22"/>
        </w:rPr>
        <w:t xml:space="preserve"> project</w:t>
      </w:r>
      <w:r w:rsidR="003A13A1" w:rsidRPr="00D5163E">
        <w:rPr>
          <w:color w:val="000000"/>
          <w:sz w:val="22"/>
          <w:szCs w:val="22"/>
        </w:rPr>
        <w:t xml:space="preserve"> and together with </w:t>
      </w:r>
      <w:r w:rsidR="009D3F25" w:rsidRPr="00D5163E">
        <w:rPr>
          <w:color w:val="000000"/>
          <w:sz w:val="22"/>
          <w:szCs w:val="22"/>
        </w:rPr>
        <w:t xml:space="preserve">results of </w:t>
      </w:r>
      <w:r w:rsidR="003A13A1" w:rsidRPr="00D5163E">
        <w:rPr>
          <w:color w:val="000000"/>
          <w:sz w:val="22"/>
          <w:szCs w:val="22"/>
        </w:rPr>
        <w:t xml:space="preserve">other </w:t>
      </w:r>
      <w:r w:rsidR="009D3F25" w:rsidRPr="00D5163E">
        <w:rPr>
          <w:color w:val="000000"/>
          <w:sz w:val="22"/>
          <w:szCs w:val="22"/>
        </w:rPr>
        <w:t xml:space="preserve">earlier initiatives will </w:t>
      </w:r>
      <w:r w:rsidR="003A13A1" w:rsidRPr="00D5163E">
        <w:rPr>
          <w:color w:val="000000"/>
          <w:sz w:val="22"/>
          <w:szCs w:val="22"/>
        </w:rPr>
        <w:t xml:space="preserve">guide </w:t>
      </w:r>
      <w:r w:rsidR="000E4F07" w:rsidRPr="00D5163E">
        <w:rPr>
          <w:color w:val="000000"/>
          <w:sz w:val="22"/>
          <w:szCs w:val="22"/>
        </w:rPr>
        <w:t xml:space="preserve">the country </w:t>
      </w:r>
      <w:r w:rsidR="003A13A1" w:rsidRPr="00D5163E">
        <w:rPr>
          <w:color w:val="000000"/>
          <w:sz w:val="22"/>
          <w:szCs w:val="22"/>
        </w:rPr>
        <w:t xml:space="preserve">to </w:t>
      </w:r>
      <w:r w:rsidR="000E4F07" w:rsidRPr="00D5163E">
        <w:rPr>
          <w:color w:val="000000"/>
          <w:sz w:val="22"/>
          <w:szCs w:val="22"/>
        </w:rPr>
        <w:t>successfully transition to a</w:t>
      </w:r>
      <w:r w:rsidR="003A13A1" w:rsidRPr="00D5163E">
        <w:rPr>
          <w:color w:val="000000"/>
          <w:sz w:val="22"/>
          <w:szCs w:val="22"/>
        </w:rPr>
        <w:t xml:space="preserve"> greatly expanded</w:t>
      </w:r>
      <w:r w:rsidR="000E4F07" w:rsidRPr="00D5163E">
        <w:rPr>
          <w:color w:val="000000"/>
          <w:sz w:val="22"/>
          <w:szCs w:val="22"/>
        </w:rPr>
        <w:t xml:space="preserve"> EE lighting market. </w:t>
      </w:r>
      <w:r w:rsidR="00FA4BFB" w:rsidRPr="00D5163E">
        <w:rPr>
          <w:color w:val="000000"/>
          <w:sz w:val="22"/>
          <w:szCs w:val="22"/>
        </w:rPr>
        <w:t xml:space="preserve">The project design is closely following the Concept Note which was earlier agreed on by the MEMR as the Implementing Partner and </w:t>
      </w:r>
      <w:r w:rsidR="002C5619">
        <w:rPr>
          <w:color w:val="000000"/>
          <w:sz w:val="22"/>
          <w:szCs w:val="22"/>
        </w:rPr>
        <w:t>UNEP</w:t>
      </w:r>
      <w:r w:rsidR="00046EA7" w:rsidRPr="00D5163E">
        <w:rPr>
          <w:color w:val="000000"/>
          <w:sz w:val="22"/>
          <w:szCs w:val="22"/>
        </w:rPr>
        <w:t xml:space="preserve">, brought about by the </w:t>
      </w:r>
      <w:r w:rsidR="00046EA7" w:rsidRPr="00D5163E">
        <w:rPr>
          <w:rFonts w:cs="Calibri"/>
          <w:sz w:val="22"/>
          <w:szCs w:val="22"/>
        </w:rPr>
        <w:t>SE4ALL Global Project and the Global Leapfrogging Program as described above</w:t>
      </w:r>
      <w:r w:rsidR="00FA4BFB" w:rsidRPr="00D5163E">
        <w:rPr>
          <w:color w:val="000000"/>
          <w:sz w:val="22"/>
          <w:szCs w:val="22"/>
        </w:rPr>
        <w:t xml:space="preserve">. </w:t>
      </w:r>
      <w:r w:rsidR="003A13A1" w:rsidRPr="00D5163E">
        <w:rPr>
          <w:color w:val="000000"/>
          <w:sz w:val="22"/>
          <w:szCs w:val="22"/>
        </w:rPr>
        <w:t xml:space="preserve">Correspondingly, </w:t>
      </w:r>
      <w:r w:rsidR="003D6F8E" w:rsidRPr="00D5163E">
        <w:rPr>
          <w:color w:val="000000"/>
          <w:sz w:val="22"/>
          <w:szCs w:val="22"/>
        </w:rPr>
        <w:t>t</w:t>
      </w:r>
      <w:r w:rsidR="000E4F07" w:rsidRPr="00D5163E">
        <w:rPr>
          <w:color w:val="000000"/>
          <w:sz w:val="22"/>
          <w:szCs w:val="22"/>
        </w:rPr>
        <w:t xml:space="preserve">he </w:t>
      </w:r>
      <w:r w:rsidR="00E1380F" w:rsidRPr="00D5163E">
        <w:rPr>
          <w:color w:val="000000"/>
          <w:sz w:val="22"/>
          <w:szCs w:val="22"/>
        </w:rPr>
        <w:t xml:space="preserve">ADLIGHT </w:t>
      </w:r>
      <w:r w:rsidR="000E4F07" w:rsidRPr="00D5163E">
        <w:rPr>
          <w:color w:val="000000"/>
          <w:sz w:val="22"/>
          <w:szCs w:val="22"/>
        </w:rPr>
        <w:t xml:space="preserve">approach comprises the following </w:t>
      </w:r>
      <w:r w:rsidR="003D6F8E" w:rsidRPr="00D5163E">
        <w:rPr>
          <w:color w:val="000000"/>
          <w:sz w:val="22"/>
          <w:szCs w:val="22"/>
        </w:rPr>
        <w:t>strategies</w:t>
      </w:r>
      <w:r w:rsidR="000E4F07" w:rsidRPr="00D5163E">
        <w:rPr>
          <w:color w:val="000000"/>
          <w:sz w:val="22"/>
          <w:szCs w:val="22"/>
        </w:rPr>
        <w:t xml:space="preserve">, each addressing </w:t>
      </w:r>
      <w:r w:rsidR="003D6F8E" w:rsidRPr="00D5163E">
        <w:rPr>
          <w:color w:val="000000"/>
          <w:sz w:val="22"/>
          <w:szCs w:val="22"/>
        </w:rPr>
        <w:t xml:space="preserve">the </w:t>
      </w:r>
      <w:r w:rsidR="003A13A1" w:rsidRPr="00D5163E">
        <w:rPr>
          <w:color w:val="000000"/>
          <w:sz w:val="22"/>
          <w:szCs w:val="22"/>
        </w:rPr>
        <w:t xml:space="preserve">above-mentioned </w:t>
      </w:r>
      <w:r w:rsidR="000E4F07" w:rsidRPr="00D5163E">
        <w:rPr>
          <w:color w:val="000000"/>
          <w:sz w:val="22"/>
          <w:szCs w:val="22"/>
        </w:rPr>
        <w:t>key barriers</w:t>
      </w:r>
      <w:r w:rsidR="003A13A1" w:rsidRPr="00D5163E">
        <w:rPr>
          <w:color w:val="000000"/>
          <w:sz w:val="22"/>
          <w:szCs w:val="22"/>
        </w:rPr>
        <w:t xml:space="preserve"> </w:t>
      </w:r>
      <w:r w:rsidR="000E4F07" w:rsidRPr="00D5163E">
        <w:rPr>
          <w:color w:val="000000"/>
          <w:sz w:val="22"/>
          <w:szCs w:val="22"/>
        </w:rPr>
        <w:t>to this transition</w:t>
      </w:r>
      <w:r w:rsidR="003D6F8E" w:rsidRPr="00D5163E">
        <w:rPr>
          <w:color w:val="000000"/>
          <w:sz w:val="22"/>
          <w:szCs w:val="22"/>
        </w:rPr>
        <w:t xml:space="preserve"> in attaining the objective</w:t>
      </w:r>
      <w:r w:rsidR="00596E4E" w:rsidRPr="00D5163E">
        <w:rPr>
          <w:color w:val="000000"/>
          <w:sz w:val="22"/>
          <w:szCs w:val="22"/>
        </w:rPr>
        <w:t>, consistent with the theory of change discussed above</w:t>
      </w:r>
      <w:r w:rsidR="000E4F07" w:rsidRPr="00D5163E">
        <w:rPr>
          <w:color w:val="000000"/>
          <w:sz w:val="22"/>
          <w:szCs w:val="22"/>
        </w:rPr>
        <w:t>:</w:t>
      </w:r>
    </w:p>
    <w:p w14:paraId="2422EB63" w14:textId="77777777" w:rsidR="000E4F07" w:rsidRPr="00D5163E" w:rsidRDefault="000E4F07" w:rsidP="007E081C">
      <w:pPr>
        <w:spacing w:after="104" w:line="248" w:lineRule="auto"/>
        <w:ind w:left="450"/>
        <w:contextualSpacing/>
        <w:rPr>
          <w:color w:val="000000"/>
          <w:szCs w:val="20"/>
        </w:rPr>
      </w:pPr>
      <w:r w:rsidRPr="00D5163E">
        <w:rPr>
          <w:color w:val="000000"/>
          <w:szCs w:val="20"/>
        </w:rPr>
        <w:t xml:space="preserve"> </w:t>
      </w:r>
    </w:p>
    <w:p w14:paraId="6AACF5B3" w14:textId="7F40E302" w:rsidR="000E4F07" w:rsidRPr="00D5163E" w:rsidRDefault="000E4F07" w:rsidP="007E081C">
      <w:pPr>
        <w:spacing w:after="104" w:line="248" w:lineRule="auto"/>
        <w:ind w:left="900"/>
        <w:contextualSpacing/>
        <w:rPr>
          <w:rFonts w:cs="Calibri"/>
          <w:b/>
          <w:color w:val="000000"/>
          <w:sz w:val="22"/>
          <w:szCs w:val="22"/>
        </w:rPr>
      </w:pPr>
      <w:r w:rsidRPr="00D5163E">
        <w:rPr>
          <w:rFonts w:eastAsia="Calibri" w:cs="Calibri"/>
          <w:b/>
          <w:color w:val="000000"/>
          <w:sz w:val="22"/>
          <w:szCs w:val="22"/>
        </w:rPr>
        <w:t xml:space="preserve">Support to local lighting industry to improve the </w:t>
      </w:r>
      <w:r w:rsidR="006123C4" w:rsidRPr="00D5163E">
        <w:rPr>
          <w:rFonts w:eastAsia="Calibri" w:cs="Calibri"/>
          <w:b/>
          <w:color w:val="000000"/>
          <w:sz w:val="22"/>
          <w:szCs w:val="22"/>
        </w:rPr>
        <w:t xml:space="preserve">quality and </w:t>
      </w:r>
      <w:r w:rsidRPr="00D5163E">
        <w:rPr>
          <w:rFonts w:eastAsia="Calibri" w:cs="Calibri"/>
          <w:b/>
          <w:color w:val="000000"/>
          <w:sz w:val="22"/>
          <w:szCs w:val="22"/>
        </w:rPr>
        <w:t>efficiency of lamps and ballasts:</w:t>
      </w:r>
      <w:r w:rsidRPr="00D5163E">
        <w:rPr>
          <w:rFonts w:eastAsia="Calibri" w:cs="Calibri"/>
          <w:color w:val="000000"/>
          <w:sz w:val="22"/>
          <w:szCs w:val="22"/>
        </w:rPr>
        <w:t xml:space="preserve"> The project will collaborate with the Indonesian lamp manufacturing association</w:t>
      </w:r>
      <w:r w:rsidR="00046EA7" w:rsidRPr="00D5163E">
        <w:rPr>
          <w:rFonts w:eastAsia="Calibri" w:cs="Calibri"/>
          <w:color w:val="000000"/>
          <w:sz w:val="22"/>
          <w:szCs w:val="22"/>
        </w:rPr>
        <w:t>s</w:t>
      </w:r>
      <w:r w:rsidRPr="00D5163E">
        <w:rPr>
          <w:rFonts w:eastAsia="Calibri" w:cs="Calibri"/>
          <w:color w:val="000000"/>
          <w:sz w:val="22"/>
          <w:szCs w:val="22"/>
        </w:rPr>
        <w:t xml:space="preserve"> to provide support to Indonesian lighting manufacturers</w:t>
      </w:r>
      <w:r w:rsidR="00932F7B" w:rsidRPr="00D5163E">
        <w:rPr>
          <w:rFonts w:eastAsia="Calibri" w:cs="Calibri"/>
          <w:color w:val="000000"/>
          <w:sz w:val="22"/>
          <w:szCs w:val="22"/>
        </w:rPr>
        <w:t xml:space="preserve"> to increase their capacity</w:t>
      </w:r>
      <w:r w:rsidR="00932F7B" w:rsidRPr="00D5163E">
        <w:rPr>
          <w:rFonts w:cs="Calibri"/>
          <w:sz w:val="22"/>
        </w:rPr>
        <w:t xml:space="preserve"> to produce high quality energy efficient lighting</w:t>
      </w:r>
      <w:r w:rsidR="006123C4" w:rsidRPr="00D5163E">
        <w:rPr>
          <w:rFonts w:cs="Calibri"/>
          <w:sz w:val="22"/>
        </w:rPr>
        <w:t xml:space="preserve"> that can meet MEPS</w:t>
      </w:r>
      <w:r w:rsidR="00F960E0" w:rsidRPr="00D5163E">
        <w:rPr>
          <w:rFonts w:cs="Calibri"/>
          <w:sz w:val="22"/>
        </w:rPr>
        <w:t xml:space="preserve"> designed and implemented as part of the project</w:t>
      </w:r>
      <w:r w:rsidRPr="00D5163E">
        <w:rPr>
          <w:rFonts w:eastAsia="Calibri" w:cs="Calibri"/>
          <w:color w:val="000000"/>
          <w:sz w:val="22"/>
          <w:szCs w:val="22"/>
        </w:rPr>
        <w:t xml:space="preserve">. </w:t>
      </w:r>
      <w:r w:rsidR="00046EA7" w:rsidRPr="00D5163E">
        <w:rPr>
          <w:rFonts w:eastAsia="Calibri" w:cs="Calibri"/>
          <w:color w:val="000000"/>
          <w:sz w:val="22"/>
          <w:szCs w:val="22"/>
        </w:rPr>
        <w:t xml:space="preserve">The strategy </w:t>
      </w:r>
      <w:r w:rsidR="00046EA7" w:rsidRPr="00D5163E">
        <w:rPr>
          <w:rFonts w:eastAsia="Times New Roman" w:cs="Calibri"/>
          <w:sz w:val="22"/>
          <w:szCs w:val="22"/>
        </w:rPr>
        <w:t xml:space="preserve">focuses </w:t>
      </w:r>
      <w:r w:rsidR="00C76A10" w:rsidRPr="00D5163E">
        <w:rPr>
          <w:rFonts w:eastAsia="Times New Roman" w:cs="Calibri"/>
          <w:sz w:val="22"/>
          <w:szCs w:val="22"/>
        </w:rPr>
        <w:t>mainly</w:t>
      </w:r>
      <w:r w:rsidR="00046EA7" w:rsidRPr="00D5163E">
        <w:rPr>
          <w:rFonts w:eastAsia="Times New Roman" w:cs="Calibri"/>
          <w:sz w:val="22"/>
          <w:szCs w:val="22"/>
        </w:rPr>
        <w:t xml:space="preserve"> on increasing the capability of local manufacturers to expand their production lines e.g. by making them capable of developing good business transformation plans </w:t>
      </w:r>
      <w:r w:rsidR="00046EA7" w:rsidRPr="00D5163E">
        <w:rPr>
          <w:rFonts w:eastAsia="Times New Roman" w:cs="Calibri"/>
          <w:sz w:val="22"/>
          <w:szCs w:val="22"/>
        </w:rPr>
        <w:lastRenderedPageBreak/>
        <w:t>and submitting good bankable proposals to local commercial banks</w:t>
      </w:r>
      <w:r w:rsidR="00C76A10" w:rsidRPr="00D5163E">
        <w:rPr>
          <w:rFonts w:eastAsia="Times New Roman" w:cs="Calibri"/>
          <w:sz w:val="22"/>
          <w:szCs w:val="22"/>
        </w:rPr>
        <w:t xml:space="preserve">. </w:t>
      </w:r>
      <w:r w:rsidRPr="00D5163E">
        <w:rPr>
          <w:rFonts w:eastAsia="Calibri" w:cs="Calibri"/>
          <w:color w:val="000000"/>
          <w:sz w:val="22"/>
          <w:szCs w:val="22"/>
        </w:rPr>
        <w:t xml:space="preserve">Since the local manufacturers need financial resources to upgrade their production lines, the proposed project will help them to </w:t>
      </w:r>
      <w:r w:rsidR="0086644D" w:rsidRPr="00D5163E">
        <w:rPr>
          <w:rFonts w:eastAsia="Calibri" w:cs="Calibri"/>
          <w:color w:val="000000"/>
          <w:sz w:val="22"/>
          <w:szCs w:val="22"/>
        </w:rPr>
        <w:t>develop high quality</w:t>
      </w:r>
      <w:r w:rsidRPr="00D5163E">
        <w:rPr>
          <w:rFonts w:eastAsia="Calibri" w:cs="Calibri"/>
          <w:color w:val="000000"/>
          <w:sz w:val="22"/>
          <w:szCs w:val="22"/>
        </w:rPr>
        <w:t xml:space="preserve"> business transformation plans. The project will further establish partnerships with the local banks to foster investment in high efficiency lighting production in Indonesia.</w:t>
      </w:r>
    </w:p>
    <w:p w14:paraId="085AD1D6" w14:textId="77777777" w:rsidR="000E4F07" w:rsidRPr="00D5163E" w:rsidRDefault="000E4F07" w:rsidP="007E081C">
      <w:pPr>
        <w:spacing w:after="104" w:line="248" w:lineRule="auto"/>
        <w:ind w:left="900"/>
        <w:contextualSpacing/>
        <w:rPr>
          <w:rFonts w:eastAsia="Calibri" w:cs="Calibri"/>
          <w:b/>
          <w:color w:val="000000"/>
          <w:sz w:val="22"/>
          <w:szCs w:val="22"/>
        </w:rPr>
      </w:pPr>
    </w:p>
    <w:p w14:paraId="1F30B13F" w14:textId="75174AA8" w:rsidR="000E4F07" w:rsidRPr="00D5163E" w:rsidRDefault="000E4F07" w:rsidP="007E081C">
      <w:pPr>
        <w:spacing w:after="104" w:line="248" w:lineRule="auto"/>
        <w:ind w:left="900"/>
        <w:contextualSpacing/>
        <w:rPr>
          <w:rFonts w:eastAsia="Calibri" w:cs="Calibri"/>
          <w:color w:val="000000"/>
          <w:sz w:val="22"/>
          <w:szCs w:val="22"/>
        </w:rPr>
      </w:pPr>
      <w:r w:rsidRPr="00D5163E">
        <w:rPr>
          <w:rFonts w:eastAsia="Calibri" w:cs="Calibri"/>
          <w:b/>
          <w:color w:val="000000"/>
          <w:sz w:val="22"/>
          <w:szCs w:val="22"/>
        </w:rPr>
        <w:t xml:space="preserve">Regulatory mechanisms and market monitoring, verification, and enforcement (MVE): </w:t>
      </w:r>
      <w:r w:rsidRPr="00D5163E">
        <w:rPr>
          <w:rFonts w:eastAsia="Calibri" w:cs="Calibri"/>
          <w:color w:val="000000"/>
          <w:sz w:val="22"/>
          <w:szCs w:val="22"/>
        </w:rPr>
        <w:t xml:space="preserve">The project will capitalize on the initiatives in place and </w:t>
      </w:r>
      <w:r w:rsidR="00F960E0" w:rsidRPr="00D5163E">
        <w:rPr>
          <w:rFonts w:eastAsia="Calibri" w:cs="Calibri"/>
          <w:color w:val="000000"/>
          <w:sz w:val="22"/>
          <w:szCs w:val="22"/>
        </w:rPr>
        <w:t xml:space="preserve">support MEMR to develop and </w:t>
      </w:r>
      <w:r w:rsidRPr="00D5163E">
        <w:rPr>
          <w:rFonts w:eastAsia="Calibri" w:cs="Calibri"/>
          <w:color w:val="000000"/>
          <w:sz w:val="22"/>
          <w:szCs w:val="22"/>
        </w:rPr>
        <w:t xml:space="preserve">implement minimum energy performance standards (MEPS) in coordination with the Ministry of Industry </w:t>
      </w:r>
      <w:r w:rsidR="00F960E0" w:rsidRPr="00D5163E">
        <w:rPr>
          <w:rFonts w:eastAsia="Calibri" w:cs="Calibri"/>
          <w:color w:val="000000"/>
          <w:sz w:val="22"/>
          <w:szCs w:val="22"/>
        </w:rPr>
        <w:t xml:space="preserve">(MoI) </w:t>
      </w:r>
      <w:r w:rsidRPr="00D5163E">
        <w:rPr>
          <w:rFonts w:eastAsia="Calibri" w:cs="Calibri"/>
          <w:color w:val="000000"/>
          <w:sz w:val="22"/>
          <w:szCs w:val="22"/>
        </w:rPr>
        <w:t>and the national standards organization regulatory mechanisms</w:t>
      </w:r>
      <w:r w:rsidRPr="00D5163E">
        <w:rPr>
          <w:rFonts w:cs="Calibri"/>
          <w:color w:val="000000"/>
          <w:sz w:val="22"/>
          <w:szCs w:val="22"/>
        </w:rPr>
        <w:t>. The ambition is to have these standards harmonized with</w:t>
      </w:r>
      <w:r w:rsidR="00F960E0" w:rsidRPr="00D5163E">
        <w:rPr>
          <w:rFonts w:cs="Calibri"/>
          <w:color w:val="000000"/>
          <w:sz w:val="22"/>
          <w:szCs w:val="22"/>
        </w:rPr>
        <w:t>in</w:t>
      </w:r>
      <w:r w:rsidRPr="00D5163E">
        <w:rPr>
          <w:rFonts w:cs="Calibri"/>
          <w:color w:val="000000"/>
          <w:sz w:val="22"/>
          <w:szCs w:val="22"/>
        </w:rPr>
        <w:t xml:space="preserve"> a regional approach.</w:t>
      </w:r>
      <w:r w:rsidRPr="00D5163E">
        <w:rPr>
          <w:rFonts w:eastAsia="Calibri" w:cs="Calibri"/>
          <w:color w:val="000000"/>
          <w:sz w:val="22"/>
          <w:szCs w:val="22"/>
        </w:rPr>
        <w:t xml:space="preserve"> The project will also support </w:t>
      </w:r>
      <w:r w:rsidRPr="00D5163E">
        <w:rPr>
          <w:rFonts w:cs="Calibri"/>
          <w:color w:val="000000"/>
          <w:sz w:val="22"/>
          <w:szCs w:val="22"/>
        </w:rPr>
        <w:t>Indonesia</w:t>
      </w:r>
      <w:r w:rsidRPr="00D5163E">
        <w:rPr>
          <w:rFonts w:eastAsia="Calibri" w:cs="Calibri"/>
          <w:color w:val="000000"/>
          <w:sz w:val="22"/>
          <w:szCs w:val="22"/>
        </w:rPr>
        <w:t xml:space="preserve"> in developing a well-functioning system of monitoring, surveillance, control, and testing facilities</w:t>
      </w:r>
      <w:r w:rsidR="00D66187" w:rsidRPr="00D5163E">
        <w:rPr>
          <w:rFonts w:eastAsia="Calibri" w:cs="Calibri"/>
          <w:color w:val="000000"/>
          <w:sz w:val="22"/>
          <w:szCs w:val="22"/>
        </w:rPr>
        <w:t xml:space="preserve"> for effective </w:t>
      </w:r>
      <w:r w:rsidR="00F960E0" w:rsidRPr="00D5163E">
        <w:rPr>
          <w:rFonts w:eastAsia="Calibri" w:cs="Calibri"/>
          <w:color w:val="000000"/>
          <w:sz w:val="22"/>
          <w:szCs w:val="22"/>
        </w:rPr>
        <w:t xml:space="preserve">implementation of the MEPs </w:t>
      </w:r>
      <w:r w:rsidR="00D66187" w:rsidRPr="00D5163E">
        <w:rPr>
          <w:rFonts w:eastAsia="Calibri" w:cs="Calibri"/>
          <w:color w:val="000000"/>
          <w:sz w:val="22"/>
          <w:szCs w:val="22"/>
        </w:rPr>
        <w:t xml:space="preserve">and </w:t>
      </w:r>
      <w:r w:rsidR="00D66187" w:rsidRPr="00D5163E">
        <w:rPr>
          <w:rFonts w:eastAsia="Times New Roman" w:cs="Calibri"/>
          <w:sz w:val="22"/>
          <w:szCs w:val="22"/>
        </w:rPr>
        <w:t>improved public procurement</w:t>
      </w:r>
      <w:r w:rsidR="004E7361" w:rsidRPr="00D5163E">
        <w:rPr>
          <w:rFonts w:eastAsia="Times New Roman" w:cs="Calibri"/>
          <w:sz w:val="22"/>
          <w:szCs w:val="22"/>
        </w:rPr>
        <w:t xml:space="preserve"> procedures </w:t>
      </w:r>
      <w:r w:rsidR="00C81C2B" w:rsidRPr="00D5163E">
        <w:rPr>
          <w:rFonts w:eastAsia="Times New Roman" w:cs="Calibri"/>
          <w:sz w:val="22"/>
          <w:szCs w:val="22"/>
        </w:rPr>
        <w:t>to</w:t>
      </w:r>
      <w:r w:rsidR="004E7361" w:rsidRPr="00D5163E">
        <w:rPr>
          <w:rFonts w:eastAsia="Times New Roman" w:cs="Calibri"/>
          <w:sz w:val="22"/>
          <w:szCs w:val="22"/>
        </w:rPr>
        <w:t xml:space="preserve"> higher uptake of LED lighting</w:t>
      </w:r>
      <w:r w:rsidRPr="00D5163E">
        <w:rPr>
          <w:rFonts w:eastAsia="Calibri" w:cs="Calibri"/>
          <w:color w:val="000000"/>
          <w:sz w:val="22"/>
          <w:szCs w:val="22"/>
        </w:rPr>
        <w:t xml:space="preserve">. Activities under this component will closely coordinate with the ongoing efforts of </w:t>
      </w:r>
      <w:r w:rsidR="00961BDA">
        <w:rPr>
          <w:rFonts w:eastAsia="Calibri" w:cs="Calibri"/>
          <w:iCs/>
          <w:color w:val="000000"/>
          <w:sz w:val="22"/>
          <w:szCs w:val="22"/>
        </w:rPr>
        <w:t xml:space="preserve"> </w:t>
      </w:r>
      <w:r w:rsidRPr="00D5163E">
        <w:rPr>
          <w:rFonts w:eastAsia="Calibri" w:cs="Calibri"/>
          <w:color w:val="000000"/>
          <w:sz w:val="22"/>
          <w:szCs w:val="22"/>
        </w:rPr>
        <w:t xml:space="preserve"> as far as monitoring and verification are concerned. When it comes to the enforcement of testing standards for high efficiency lighting systems, the project will </w:t>
      </w:r>
      <w:r w:rsidR="0086644D" w:rsidRPr="00D5163E">
        <w:rPr>
          <w:rFonts w:eastAsia="Calibri" w:cs="Calibri"/>
          <w:color w:val="000000"/>
          <w:sz w:val="22"/>
          <w:szCs w:val="22"/>
        </w:rPr>
        <w:t xml:space="preserve">work </w:t>
      </w:r>
      <w:r w:rsidRPr="00D5163E">
        <w:rPr>
          <w:rFonts w:eastAsia="Calibri" w:cs="Calibri"/>
          <w:color w:val="000000"/>
          <w:sz w:val="22"/>
          <w:szCs w:val="22"/>
        </w:rPr>
        <w:t>closely with</w:t>
      </w:r>
      <w:r w:rsidR="0086644D" w:rsidRPr="00D5163E">
        <w:rPr>
          <w:rFonts w:eastAsia="Calibri" w:cs="Calibri"/>
          <w:color w:val="000000"/>
          <w:sz w:val="22"/>
          <w:szCs w:val="22"/>
        </w:rPr>
        <w:t xml:space="preserve"> the</w:t>
      </w:r>
      <w:r w:rsidRPr="00D5163E">
        <w:rPr>
          <w:rFonts w:eastAsia="Calibri" w:cs="Calibri"/>
          <w:color w:val="000000"/>
          <w:sz w:val="22"/>
          <w:szCs w:val="22"/>
        </w:rPr>
        <w:t xml:space="preserve"> lamp manufacturing association</w:t>
      </w:r>
      <w:r w:rsidR="00E50A3D" w:rsidRPr="00D5163E">
        <w:rPr>
          <w:rFonts w:eastAsia="Calibri" w:cs="Calibri"/>
          <w:color w:val="000000"/>
          <w:sz w:val="22"/>
          <w:szCs w:val="22"/>
        </w:rPr>
        <w:t>s</w:t>
      </w:r>
      <w:r w:rsidRPr="00D5163E">
        <w:rPr>
          <w:rFonts w:eastAsia="Calibri" w:cs="Calibri"/>
          <w:color w:val="000000"/>
          <w:sz w:val="22"/>
          <w:szCs w:val="22"/>
        </w:rPr>
        <w:t xml:space="preserve"> and respective local industries to </w:t>
      </w:r>
      <w:r w:rsidR="00E50A3D" w:rsidRPr="00D5163E">
        <w:rPr>
          <w:rFonts w:eastAsia="Calibri" w:cs="Calibri"/>
          <w:color w:val="000000"/>
          <w:sz w:val="22"/>
          <w:szCs w:val="22"/>
        </w:rPr>
        <w:t>educate them on</w:t>
      </w:r>
      <w:r w:rsidRPr="00D5163E">
        <w:rPr>
          <w:rFonts w:eastAsia="Calibri" w:cs="Calibri"/>
          <w:color w:val="000000"/>
          <w:sz w:val="22"/>
          <w:szCs w:val="22"/>
        </w:rPr>
        <w:t xml:space="preserve"> the </w:t>
      </w:r>
      <w:r w:rsidR="00E50A3D" w:rsidRPr="00D5163E">
        <w:rPr>
          <w:rFonts w:eastAsia="Calibri" w:cs="Calibri"/>
          <w:color w:val="000000"/>
          <w:sz w:val="22"/>
          <w:szCs w:val="22"/>
        </w:rPr>
        <w:t xml:space="preserve">applicable </w:t>
      </w:r>
      <w:r w:rsidRPr="00D5163E">
        <w:rPr>
          <w:rFonts w:eastAsia="Calibri" w:cs="Calibri"/>
          <w:color w:val="000000"/>
          <w:sz w:val="22"/>
          <w:szCs w:val="22"/>
        </w:rPr>
        <w:t xml:space="preserve">national and regional standards </w:t>
      </w:r>
      <w:r w:rsidR="00963C6F" w:rsidRPr="00D5163E">
        <w:rPr>
          <w:rFonts w:eastAsia="Calibri" w:cs="Calibri"/>
          <w:color w:val="000000"/>
          <w:sz w:val="22"/>
          <w:szCs w:val="22"/>
        </w:rPr>
        <w:t xml:space="preserve">to be followed </w:t>
      </w:r>
      <w:r w:rsidRPr="00D5163E">
        <w:rPr>
          <w:rFonts w:eastAsia="Calibri" w:cs="Calibri"/>
          <w:color w:val="000000"/>
          <w:sz w:val="22"/>
          <w:szCs w:val="22"/>
        </w:rPr>
        <w:t>in terms of quality and efficiency</w:t>
      </w:r>
      <w:r w:rsidR="00D66187" w:rsidRPr="00D5163E">
        <w:rPr>
          <w:rFonts w:eastAsia="Calibri" w:cs="Calibri"/>
          <w:color w:val="000000"/>
          <w:sz w:val="22"/>
          <w:szCs w:val="22"/>
        </w:rPr>
        <w:t xml:space="preserve"> and enforced by the </w:t>
      </w:r>
      <w:r w:rsidR="004E7361" w:rsidRPr="00D5163E">
        <w:rPr>
          <w:rFonts w:eastAsia="Calibri" w:cs="Calibri"/>
          <w:color w:val="000000"/>
          <w:sz w:val="22"/>
          <w:szCs w:val="22"/>
        </w:rPr>
        <w:t>relevant government agencies and c</w:t>
      </w:r>
      <w:r w:rsidR="00D66187" w:rsidRPr="00D5163E">
        <w:rPr>
          <w:rFonts w:eastAsia="Calibri" w:cs="Calibri"/>
          <w:color w:val="000000"/>
          <w:sz w:val="22"/>
          <w:szCs w:val="22"/>
        </w:rPr>
        <w:t xml:space="preserve">ustoms authorities in the numerous ports </w:t>
      </w:r>
      <w:r w:rsidR="004E7361" w:rsidRPr="00D5163E">
        <w:rPr>
          <w:rFonts w:eastAsia="Calibri" w:cs="Calibri"/>
          <w:color w:val="000000"/>
          <w:sz w:val="22"/>
          <w:szCs w:val="22"/>
        </w:rPr>
        <w:t>that is characteristic of the unique porous archipelagic situation of the country</w:t>
      </w:r>
      <w:r w:rsidRPr="00D5163E">
        <w:rPr>
          <w:rFonts w:eastAsia="Calibri" w:cs="Calibri"/>
          <w:color w:val="000000"/>
          <w:sz w:val="22"/>
          <w:szCs w:val="22"/>
        </w:rPr>
        <w:t>. This will ensure products comply with MEPS and reduce the number of non-compliant products entering the market to an absolute minimum</w:t>
      </w:r>
      <w:r w:rsidR="00963C6F" w:rsidRPr="00D5163E">
        <w:rPr>
          <w:rFonts w:eastAsia="Calibri" w:cs="Calibri"/>
          <w:color w:val="000000"/>
          <w:sz w:val="22"/>
          <w:szCs w:val="22"/>
        </w:rPr>
        <w:t xml:space="preserve"> in</w:t>
      </w:r>
      <w:r w:rsidRPr="00D5163E">
        <w:rPr>
          <w:rFonts w:eastAsia="Calibri" w:cs="Calibri"/>
          <w:color w:val="000000"/>
          <w:sz w:val="22"/>
          <w:szCs w:val="22"/>
        </w:rPr>
        <w:t xml:space="preserve"> </w:t>
      </w:r>
      <w:r w:rsidR="00963C6F" w:rsidRPr="00D5163E">
        <w:rPr>
          <w:rFonts w:eastAsia="Calibri" w:cs="Calibri"/>
          <w:color w:val="000000"/>
          <w:sz w:val="22"/>
          <w:szCs w:val="22"/>
        </w:rPr>
        <w:t>c</w:t>
      </w:r>
      <w:r w:rsidRPr="00D5163E">
        <w:rPr>
          <w:rFonts w:eastAsia="Calibri" w:cs="Calibri"/>
          <w:color w:val="000000"/>
          <w:sz w:val="22"/>
          <w:szCs w:val="22"/>
        </w:rPr>
        <w:t>ollaboration with Ministry of Industry and Ministry of Trade.</w:t>
      </w:r>
    </w:p>
    <w:p w14:paraId="49EE2257" w14:textId="77777777" w:rsidR="00932F7B" w:rsidRPr="00D5163E" w:rsidRDefault="00932F7B" w:rsidP="007E081C">
      <w:pPr>
        <w:spacing w:after="104" w:line="248" w:lineRule="auto"/>
        <w:ind w:left="900"/>
        <w:contextualSpacing/>
        <w:rPr>
          <w:rFonts w:eastAsia="Calibri" w:cs="Calibri"/>
          <w:color w:val="000000"/>
          <w:sz w:val="22"/>
          <w:szCs w:val="22"/>
        </w:rPr>
      </w:pPr>
    </w:p>
    <w:p w14:paraId="2A0C81B3" w14:textId="1997FAEE" w:rsidR="000E4F07" w:rsidRPr="00D5163E" w:rsidRDefault="000E4F07" w:rsidP="007E081C">
      <w:pPr>
        <w:pStyle w:val="ListParagraph"/>
        <w:ind w:left="900"/>
        <w:jc w:val="both"/>
        <w:rPr>
          <w:rFonts w:ascii="Calibri" w:hAnsi="Calibri" w:cs="Calibri"/>
          <w:sz w:val="22"/>
          <w:szCs w:val="22"/>
        </w:rPr>
      </w:pPr>
      <w:r w:rsidRPr="00D5163E">
        <w:rPr>
          <w:rFonts w:ascii="Calibri" w:eastAsia="Calibri" w:hAnsi="Calibri" w:cs="Calibri"/>
          <w:b/>
          <w:color w:val="000000"/>
          <w:sz w:val="22"/>
          <w:szCs w:val="22"/>
        </w:rPr>
        <w:t xml:space="preserve">High efficiency lighting technology penetration: </w:t>
      </w:r>
      <w:r w:rsidR="0086644D" w:rsidRPr="00D5163E">
        <w:rPr>
          <w:rFonts w:ascii="Calibri" w:eastAsia="Calibri" w:hAnsi="Calibri" w:cs="Calibri"/>
          <w:b/>
          <w:color w:val="000000"/>
          <w:sz w:val="22"/>
          <w:szCs w:val="22"/>
        </w:rPr>
        <w:t xml:space="preserve"> </w:t>
      </w:r>
      <w:r w:rsidR="0086644D" w:rsidRPr="00D5163E">
        <w:rPr>
          <w:rFonts w:ascii="Calibri" w:eastAsia="Calibri" w:hAnsi="Calibri" w:cs="Calibri"/>
          <w:color w:val="000000"/>
          <w:sz w:val="22"/>
          <w:szCs w:val="22"/>
        </w:rPr>
        <w:t>The p</w:t>
      </w:r>
      <w:r w:rsidRPr="00D5163E">
        <w:rPr>
          <w:rFonts w:ascii="Calibri" w:eastAsia="Calibri" w:hAnsi="Calibri" w:cs="Calibri"/>
          <w:color w:val="000000"/>
          <w:sz w:val="22"/>
          <w:szCs w:val="22"/>
        </w:rPr>
        <w:t xml:space="preserve">roposed project will </w:t>
      </w:r>
      <w:r w:rsidR="004E7361" w:rsidRPr="00D5163E">
        <w:rPr>
          <w:rFonts w:ascii="Calibri" w:eastAsia="Calibri" w:hAnsi="Calibri" w:cs="Calibri"/>
          <w:color w:val="000000"/>
          <w:sz w:val="22"/>
          <w:szCs w:val="22"/>
        </w:rPr>
        <w:t xml:space="preserve">study available financial </w:t>
      </w:r>
      <w:r w:rsidR="004E7361" w:rsidRPr="00D5163E">
        <w:rPr>
          <w:rFonts w:ascii="Calibri" w:eastAsia="Times New Roman" w:hAnsi="Calibri" w:cs="Calibri"/>
          <w:sz w:val="22"/>
          <w:szCs w:val="22"/>
        </w:rPr>
        <w:t xml:space="preserve">mechanisms and explore for their suitability in the project. The pilot projects </w:t>
      </w:r>
      <w:r w:rsidR="00006F09" w:rsidRPr="00D5163E">
        <w:rPr>
          <w:rFonts w:ascii="Calibri" w:eastAsia="Times New Roman" w:hAnsi="Calibri" w:cs="Calibri"/>
          <w:sz w:val="22"/>
          <w:szCs w:val="22"/>
        </w:rPr>
        <w:t>will concentrate on the ESCO business models (both guaranteed and shared savings model) as well as</w:t>
      </w:r>
      <w:r w:rsidR="004E7361" w:rsidRPr="00D5163E">
        <w:rPr>
          <w:rFonts w:ascii="Calibri" w:eastAsia="Calibri" w:hAnsi="Calibri" w:cs="Calibri"/>
          <w:color w:val="000000"/>
          <w:sz w:val="22"/>
          <w:szCs w:val="22"/>
        </w:rPr>
        <w:t xml:space="preserve"> </w:t>
      </w:r>
      <w:r w:rsidR="00DB7A04" w:rsidRPr="00D5163E">
        <w:rPr>
          <w:rFonts w:ascii="Calibri" w:eastAsia="Calibri" w:hAnsi="Calibri" w:cs="Calibri"/>
          <w:color w:val="000000"/>
          <w:sz w:val="22"/>
          <w:szCs w:val="22"/>
        </w:rPr>
        <w:t>develop</w:t>
      </w:r>
      <w:r w:rsidRPr="00D5163E">
        <w:rPr>
          <w:rFonts w:ascii="Calibri" w:eastAsia="Calibri" w:hAnsi="Calibri" w:cs="Calibri"/>
          <w:color w:val="000000"/>
          <w:sz w:val="22"/>
          <w:szCs w:val="22"/>
        </w:rPr>
        <w:t xml:space="preserve"> guidelines for public </w:t>
      </w:r>
      <w:r w:rsidR="00006F09" w:rsidRPr="00D5163E">
        <w:rPr>
          <w:rFonts w:ascii="Calibri" w:eastAsia="Calibri" w:hAnsi="Calibri" w:cs="Calibri"/>
          <w:color w:val="000000"/>
          <w:sz w:val="22"/>
          <w:szCs w:val="22"/>
        </w:rPr>
        <w:t xml:space="preserve">and private </w:t>
      </w:r>
      <w:r w:rsidRPr="00D5163E">
        <w:rPr>
          <w:rFonts w:ascii="Calibri" w:eastAsia="Calibri" w:hAnsi="Calibri" w:cs="Calibri"/>
          <w:color w:val="000000"/>
          <w:sz w:val="22"/>
          <w:szCs w:val="22"/>
        </w:rPr>
        <w:t xml:space="preserve">procurement </w:t>
      </w:r>
      <w:r w:rsidR="00006F09" w:rsidRPr="00D5163E">
        <w:rPr>
          <w:rFonts w:ascii="Calibri" w:eastAsia="Calibri" w:hAnsi="Calibri" w:cs="Calibri"/>
          <w:color w:val="000000"/>
          <w:sz w:val="22"/>
          <w:szCs w:val="22"/>
        </w:rPr>
        <w:t xml:space="preserve">procedures as a gateway to higher uptake </w:t>
      </w:r>
      <w:r w:rsidRPr="00D5163E">
        <w:rPr>
          <w:rFonts w:ascii="Calibri" w:eastAsia="Calibri" w:hAnsi="Calibri" w:cs="Calibri"/>
          <w:color w:val="000000"/>
          <w:sz w:val="22"/>
          <w:szCs w:val="22"/>
        </w:rPr>
        <w:t>of efficient lighting products (residential, commercial and outdoor)</w:t>
      </w:r>
      <w:r w:rsidR="00006F09" w:rsidRPr="00D5163E">
        <w:rPr>
          <w:rFonts w:ascii="Calibri" w:eastAsia="Calibri" w:hAnsi="Calibri" w:cs="Calibri"/>
          <w:color w:val="000000"/>
          <w:sz w:val="22"/>
          <w:szCs w:val="22"/>
        </w:rPr>
        <w:t xml:space="preserve"> in support of the most beneficial business approaches</w:t>
      </w:r>
      <w:r w:rsidRPr="00D5163E">
        <w:rPr>
          <w:rFonts w:ascii="Calibri" w:eastAsia="Calibri" w:hAnsi="Calibri" w:cs="Calibri"/>
          <w:color w:val="000000"/>
          <w:sz w:val="22"/>
          <w:szCs w:val="22"/>
        </w:rPr>
        <w:t>. Since there is a large scope for reducing the energy demand for public lighting, the project will closely work with selected cities and municipalities to scale up the</w:t>
      </w:r>
      <w:r w:rsidRPr="00D5163E">
        <w:rPr>
          <w:rFonts w:ascii="Calibri" w:hAnsi="Calibri" w:cs="Calibri"/>
          <w:sz w:val="22"/>
          <w:szCs w:val="22"/>
        </w:rPr>
        <w:t xml:space="preserve"> smart street lighting initiative.</w:t>
      </w:r>
      <w:r w:rsidRPr="00D5163E">
        <w:rPr>
          <w:rFonts w:ascii="Calibri" w:eastAsia="Calibri" w:hAnsi="Calibri" w:cs="Calibri"/>
          <w:color w:val="000000"/>
          <w:sz w:val="22"/>
          <w:szCs w:val="22"/>
        </w:rPr>
        <w:t xml:space="preserve"> </w:t>
      </w:r>
      <w:r w:rsidR="00B76B67" w:rsidRPr="00D5163E">
        <w:rPr>
          <w:rFonts w:ascii="Calibri" w:eastAsia="Calibri" w:hAnsi="Calibri" w:cs="Calibri"/>
          <w:color w:val="000000"/>
          <w:sz w:val="22"/>
          <w:szCs w:val="22"/>
        </w:rPr>
        <w:t xml:space="preserve">The technical and financial assistance that the project will provide to building owners and city governments in the demos will aid in their conversion to efficient street lighting. These will involve such upfront costs in formulating and initiating the EE program that usually become barriers affecting possible EE investment initiatives in view of the potential benefits that have been identified. The project will remove these barriers and pave the way to follow this developmental route for more efficient and sustainable operations. Once these developmental concerns are addressed, the EE lighting program will be put in place for MEMR to follow through and sustain through the effective implementation of the replication plan that will be initiated within the project period. </w:t>
      </w:r>
      <w:r w:rsidR="00AD1A06" w:rsidRPr="00D5163E">
        <w:rPr>
          <w:rFonts w:ascii="Calibri" w:eastAsia="Calibri" w:hAnsi="Calibri" w:cs="Calibri"/>
          <w:color w:val="000000"/>
          <w:sz w:val="22"/>
          <w:szCs w:val="22"/>
        </w:rPr>
        <w:t xml:space="preserve">The project will take a gender-responsive approach to consultations with relevant stakeholders and the public in order to consider the needs, particularly of women, related to </w:t>
      </w:r>
      <w:r w:rsidR="005F6F78" w:rsidRPr="00D5163E">
        <w:rPr>
          <w:rFonts w:ascii="Calibri" w:eastAsia="Calibri" w:hAnsi="Calibri" w:cs="Calibri"/>
          <w:color w:val="000000"/>
          <w:sz w:val="22"/>
          <w:szCs w:val="22"/>
        </w:rPr>
        <w:t xml:space="preserve">the </w:t>
      </w:r>
      <w:r w:rsidR="002431B1" w:rsidRPr="00D5163E">
        <w:rPr>
          <w:rFonts w:ascii="Calibri" w:eastAsia="Calibri" w:hAnsi="Calibri" w:cs="Calibri"/>
          <w:color w:val="000000"/>
          <w:sz w:val="22"/>
          <w:szCs w:val="22"/>
        </w:rPr>
        <w:t xml:space="preserve">usage of energy efficient lighting </w:t>
      </w:r>
      <w:r w:rsidR="005F6F78" w:rsidRPr="00D5163E">
        <w:rPr>
          <w:rFonts w:ascii="Calibri" w:eastAsia="Calibri" w:hAnsi="Calibri" w:cs="Calibri"/>
          <w:color w:val="000000"/>
          <w:sz w:val="22"/>
          <w:szCs w:val="22"/>
        </w:rPr>
        <w:t>technologies and systems</w:t>
      </w:r>
      <w:r w:rsidR="00AD1A06" w:rsidRPr="00D5163E">
        <w:rPr>
          <w:rFonts w:ascii="Calibri" w:eastAsia="Calibri" w:hAnsi="Calibri" w:cs="Calibri"/>
          <w:color w:val="000000"/>
          <w:sz w:val="22"/>
          <w:szCs w:val="22"/>
        </w:rPr>
        <w:t xml:space="preserve">. Sex-disaggregated data will be gathered whenever possible. </w:t>
      </w:r>
      <w:r w:rsidRPr="00D5163E">
        <w:rPr>
          <w:rFonts w:ascii="Calibri" w:eastAsia="Calibri" w:hAnsi="Calibri" w:cs="Calibri"/>
          <w:color w:val="000000"/>
          <w:sz w:val="22"/>
          <w:szCs w:val="22"/>
        </w:rPr>
        <w:t>Further, the project will develop communication campaigns, distribution campaigns, and demonstration projects to raise awareness on the benefits of high efficiency lighting</w:t>
      </w:r>
      <w:r w:rsidR="00F960E0" w:rsidRPr="00D5163E">
        <w:rPr>
          <w:rFonts w:ascii="Calibri" w:eastAsia="Calibri" w:hAnsi="Calibri" w:cs="Calibri"/>
          <w:color w:val="000000"/>
          <w:sz w:val="22"/>
          <w:szCs w:val="22"/>
        </w:rPr>
        <w:t xml:space="preserve"> </w:t>
      </w:r>
      <w:r w:rsidR="00C81C2B" w:rsidRPr="00D5163E">
        <w:rPr>
          <w:rFonts w:ascii="Calibri" w:eastAsia="Calibri" w:hAnsi="Calibri" w:cs="Calibri"/>
          <w:color w:val="000000"/>
          <w:sz w:val="22"/>
          <w:szCs w:val="22"/>
        </w:rPr>
        <w:t>considering</w:t>
      </w:r>
      <w:r w:rsidR="00F960E0" w:rsidRPr="00D5163E">
        <w:rPr>
          <w:rFonts w:ascii="Calibri" w:eastAsia="Calibri" w:hAnsi="Calibri" w:cs="Calibri"/>
          <w:color w:val="000000"/>
          <w:sz w:val="22"/>
          <w:szCs w:val="22"/>
        </w:rPr>
        <w:t xml:space="preserve"> gender specific aspects to increase the effectiveness of communication</w:t>
      </w:r>
      <w:r w:rsidRPr="00D5163E">
        <w:rPr>
          <w:rFonts w:ascii="Calibri" w:eastAsia="Calibri" w:hAnsi="Calibri" w:cs="Calibri"/>
          <w:color w:val="000000"/>
          <w:sz w:val="22"/>
          <w:szCs w:val="22"/>
        </w:rPr>
        <w:t xml:space="preserve">. The project will further implement pilot projects with </w:t>
      </w:r>
      <w:r w:rsidR="00DB7A04" w:rsidRPr="00D5163E">
        <w:rPr>
          <w:rFonts w:ascii="Calibri" w:eastAsia="Calibri" w:hAnsi="Calibri" w:cs="Calibri"/>
          <w:color w:val="000000"/>
          <w:sz w:val="22"/>
          <w:szCs w:val="22"/>
        </w:rPr>
        <w:t xml:space="preserve">the </w:t>
      </w:r>
      <w:r w:rsidRPr="00D5163E">
        <w:rPr>
          <w:rFonts w:ascii="Calibri" w:eastAsia="Calibri" w:hAnsi="Calibri" w:cs="Calibri"/>
          <w:color w:val="000000"/>
          <w:sz w:val="22"/>
          <w:szCs w:val="22"/>
        </w:rPr>
        <w:t>Green Cities</w:t>
      </w:r>
      <w:r w:rsidR="00DB7A04" w:rsidRPr="00D5163E">
        <w:rPr>
          <w:rFonts w:ascii="Calibri" w:eastAsia="Calibri" w:hAnsi="Calibri" w:cs="Calibri"/>
          <w:color w:val="000000"/>
          <w:sz w:val="22"/>
          <w:szCs w:val="22"/>
        </w:rPr>
        <w:t xml:space="preserve"> project</w:t>
      </w:r>
      <w:r w:rsidRPr="00D5163E">
        <w:rPr>
          <w:rFonts w:ascii="Calibri" w:eastAsia="Calibri" w:hAnsi="Calibri" w:cs="Calibri"/>
          <w:color w:val="000000"/>
          <w:sz w:val="22"/>
          <w:szCs w:val="22"/>
        </w:rPr>
        <w:t xml:space="preserve"> </w:t>
      </w:r>
      <w:r w:rsidR="00DB7A04" w:rsidRPr="00D5163E">
        <w:rPr>
          <w:rFonts w:ascii="Calibri" w:eastAsia="Calibri" w:hAnsi="Calibri" w:cs="Calibri"/>
          <w:color w:val="000000"/>
          <w:sz w:val="22"/>
          <w:szCs w:val="22"/>
        </w:rPr>
        <w:t xml:space="preserve">and the </w:t>
      </w:r>
      <w:r w:rsidRPr="00D5163E">
        <w:rPr>
          <w:rFonts w:ascii="Calibri" w:eastAsia="Calibri" w:hAnsi="Calibri" w:cs="Calibri"/>
          <w:color w:val="000000"/>
          <w:sz w:val="22"/>
          <w:szCs w:val="22"/>
        </w:rPr>
        <w:t xml:space="preserve">Local Government </w:t>
      </w:r>
      <w:r w:rsidRPr="00D5163E">
        <w:rPr>
          <w:rFonts w:ascii="Calibri" w:eastAsia="Calibri" w:hAnsi="Calibri" w:cs="Calibri"/>
          <w:color w:val="000000"/>
          <w:sz w:val="22"/>
          <w:szCs w:val="22"/>
        </w:rPr>
        <w:lastRenderedPageBreak/>
        <w:t xml:space="preserve">Association to introduce high efficient street lighting. Innovative financial mechanisms will be built around </w:t>
      </w:r>
      <w:r w:rsidR="00C26BA7" w:rsidRPr="00D5163E">
        <w:rPr>
          <w:rFonts w:ascii="Calibri" w:eastAsia="Calibri" w:hAnsi="Calibri" w:cs="Calibri"/>
          <w:color w:val="000000"/>
          <w:sz w:val="22"/>
          <w:szCs w:val="22"/>
        </w:rPr>
        <w:t xml:space="preserve">approaches such as </w:t>
      </w:r>
      <w:r w:rsidRPr="00D5163E">
        <w:rPr>
          <w:rFonts w:ascii="Calibri" w:eastAsia="Calibri" w:hAnsi="Calibri" w:cs="Calibri"/>
          <w:color w:val="000000"/>
          <w:sz w:val="22"/>
          <w:szCs w:val="22"/>
        </w:rPr>
        <w:t>ESCO model</w:t>
      </w:r>
      <w:r w:rsidR="002C7B9D" w:rsidRPr="00D5163E">
        <w:rPr>
          <w:rFonts w:ascii="Calibri" w:eastAsia="Calibri" w:hAnsi="Calibri" w:cs="Calibri"/>
          <w:color w:val="000000"/>
          <w:sz w:val="22"/>
          <w:szCs w:val="22"/>
        </w:rPr>
        <w:t>s</w:t>
      </w:r>
      <w:r w:rsidRPr="00D5163E">
        <w:rPr>
          <w:rFonts w:ascii="Calibri" w:eastAsia="Calibri" w:hAnsi="Calibri" w:cs="Calibri"/>
          <w:color w:val="000000"/>
          <w:sz w:val="22"/>
          <w:szCs w:val="22"/>
        </w:rPr>
        <w:t xml:space="preserve"> to stimulate the deployment of efficient street lighting in wider Indonesian cities. </w:t>
      </w:r>
      <w:r w:rsidR="009D3F25" w:rsidRPr="00D5163E">
        <w:rPr>
          <w:rFonts w:ascii="Calibri" w:eastAsia="Calibri" w:hAnsi="Calibri" w:cs="Calibri"/>
          <w:color w:val="000000"/>
          <w:sz w:val="22"/>
          <w:szCs w:val="22"/>
        </w:rPr>
        <w:t>While</w:t>
      </w:r>
      <w:r w:rsidRPr="00D5163E">
        <w:rPr>
          <w:rFonts w:ascii="Calibri" w:eastAsia="Calibri" w:hAnsi="Calibri" w:cs="Calibri"/>
          <w:color w:val="000000"/>
          <w:sz w:val="22"/>
          <w:szCs w:val="22"/>
        </w:rPr>
        <w:t xml:space="preserve"> the project will </w:t>
      </w:r>
      <w:r w:rsidR="009D3F25" w:rsidRPr="00D5163E">
        <w:rPr>
          <w:rFonts w:ascii="Calibri" w:eastAsia="Calibri" w:hAnsi="Calibri" w:cs="Calibri"/>
          <w:color w:val="000000"/>
          <w:sz w:val="22"/>
          <w:szCs w:val="22"/>
        </w:rPr>
        <w:t xml:space="preserve">focus on commercial buildings and street lighting in most of the </w:t>
      </w:r>
      <w:r w:rsidR="00AA2313" w:rsidRPr="00D5163E">
        <w:rPr>
          <w:rFonts w:ascii="Calibri" w:eastAsia="Calibri" w:hAnsi="Calibri" w:cs="Calibri"/>
          <w:color w:val="000000"/>
          <w:sz w:val="22"/>
          <w:szCs w:val="22"/>
        </w:rPr>
        <w:t xml:space="preserve">demonstration and replication </w:t>
      </w:r>
      <w:r w:rsidR="001E666A" w:rsidRPr="00D5163E">
        <w:rPr>
          <w:rFonts w:ascii="Calibri" w:eastAsia="Calibri" w:hAnsi="Calibri" w:cs="Calibri"/>
          <w:color w:val="000000"/>
          <w:sz w:val="22"/>
          <w:szCs w:val="22"/>
        </w:rPr>
        <w:t>activities, it also recognizes</w:t>
      </w:r>
      <w:r w:rsidR="009D3F25" w:rsidRPr="00D5163E">
        <w:rPr>
          <w:rFonts w:ascii="Calibri" w:eastAsia="Calibri" w:hAnsi="Calibri" w:cs="Calibri"/>
          <w:color w:val="000000"/>
          <w:sz w:val="22"/>
          <w:szCs w:val="22"/>
        </w:rPr>
        <w:t xml:space="preserve"> the big potential of </w:t>
      </w:r>
      <w:r w:rsidRPr="00D5163E">
        <w:rPr>
          <w:rFonts w:ascii="Calibri" w:eastAsia="Calibri" w:hAnsi="Calibri" w:cs="Calibri"/>
          <w:color w:val="000000"/>
          <w:sz w:val="22"/>
          <w:szCs w:val="22"/>
        </w:rPr>
        <w:t>the high efficiency lighting systems in the residential applications</w:t>
      </w:r>
      <w:r w:rsidR="009D3F25" w:rsidRPr="00D5163E">
        <w:rPr>
          <w:rFonts w:ascii="Calibri" w:eastAsia="Calibri" w:hAnsi="Calibri" w:cs="Calibri"/>
          <w:color w:val="000000"/>
          <w:sz w:val="22"/>
          <w:szCs w:val="22"/>
        </w:rPr>
        <w:t xml:space="preserve"> which will </w:t>
      </w:r>
      <w:r w:rsidRPr="00D5163E">
        <w:rPr>
          <w:rFonts w:ascii="Calibri" w:eastAsia="Calibri" w:hAnsi="Calibri" w:cs="Calibri"/>
          <w:color w:val="000000"/>
          <w:sz w:val="22"/>
          <w:szCs w:val="22"/>
        </w:rPr>
        <w:t>need different approach</w:t>
      </w:r>
      <w:r w:rsidR="00DB7A04" w:rsidRPr="00D5163E">
        <w:rPr>
          <w:rFonts w:ascii="Calibri" w:eastAsia="Calibri" w:hAnsi="Calibri" w:cs="Calibri"/>
          <w:color w:val="000000"/>
          <w:sz w:val="22"/>
          <w:szCs w:val="22"/>
        </w:rPr>
        <w:t>es</w:t>
      </w:r>
      <w:r w:rsidRPr="00D5163E">
        <w:rPr>
          <w:rFonts w:ascii="Calibri" w:eastAsia="Calibri" w:hAnsi="Calibri" w:cs="Calibri"/>
          <w:color w:val="000000"/>
          <w:sz w:val="22"/>
          <w:szCs w:val="22"/>
        </w:rPr>
        <w:t xml:space="preserve"> for the </w:t>
      </w:r>
      <w:r w:rsidR="009D3F25" w:rsidRPr="00D5163E">
        <w:rPr>
          <w:rFonts w:ascii="Calibri" w:eastAsia="Calibri" w:hAnsi="Calibri" w:cs="Calibri"/>
          <w:color w:val="000000"/>
          <w:sz w:val="22"/>
          <w:szCs w:val="22"/>
        </w:rPr>
        <w:t xml:space="preserve">necessary </w:t>
      </w:r>
      <w:r w:rsidRPr="00D5163E">
        <w:rPr>
          <w:rFonts w:ascii="Calibri" w:eastAsia="Calibri" w:hAnsi="Calibri" w:cs="Calibri"/>
          <w:color w:val="000000"/>
          <w:sz w:val="22"/>
          <w:szCs w:val="22"/>
        </w:rPr>
        <w:t xml:space="preserve">promotion </w:t>
      </w:r>
      <w:r w:rsidR="009D3F25" w:rsidRPr="00D5163E">
        <w:rPr>
          <w:rFonts w:ascii="Calibri" w:eastAsia="Calibri" w:hAnsi="Calibri" w:cs="Calibri"/>
          <w:color w:val="000000"/>
          <w:sz w:val="22"/>
          <w:szCs w:val="22"/>
        </w:rPr>
        <w:t xml:space="preserve">and market penetration. </w:t>
      </w:r>
      <w:r w:rsidR="00192A3B" w:rsidRPr="00D5163E">
        <w:rPr>
          <w:rFonts w:ascii="Calibri" w:eastAsia="Calibri" w:hAnsi="Calibri" w:cs="Calibri"/>
          <w:color w:val="000000"/>
          <w:sz w:val="22"/>
          <w:szCs w:val="22"/>
        </w:rPr>
        <w:t xml:space="preserve">The project </w:t>
      </w:r>
      <w:r w:rsidR="00F67EAA" w:rsidRPr="00D5163E">
        <w:rPr>
          <w:rFonts w:ascii="Calibri" w:eastAsia="Calibri" w:hAnsi="Calibri" w:cs="Calibri"/>
          <w:color w:val="000000"/>
          <w:sz w:val="22"/>
          <w:szCs w:val="22"/>
        </w:rPr>
        <w:t>will focus on</w:t>
      </w:r>
      <w:r w:rsidR="00192A3B" w:rsidRPr="00D5163E">
        <w:rPr>
          <w:rFonts w:ascii="Calibri" w:eastAsia="Calibri" w:hAnsi="Calibri" w:cs="Calibri"/>
          <w:color w:val="000000"/>
          <w:sz w:val="22"/>
          <w:szCs w:val="22"/>
        </w:rPr>
        <w:t xml:space="preserve"> </w:t>
      </w:r>
      <w:r w:rsidR="00F67EAA" w:rsidRPr="00D5163E">
        <w:rPr>
          <w:rFonts w:ascii="Calibri" w:eastAsia="Calibri" w:hAnsi="Calibri" w:cs="Calibri"/>
          <w:color w:val="000000"/>
          <w:sz w:val="22"/>
          <w:szCs w:val="22"/>
        </w:rPr>
        <w:t xml:space="preserve">developing and applying business/financing models through </w:t>
      </w:r>
      <w:r w:rsidR="00DB7A04" w:rsidRPr="00D5163E">
        <w:rPr>
          <w:rFonts w:ascii="Calibri" w:eastAsia="Calibri" w:hAnsi="Calibri" w:cs="Calibri"/>
          <w:color w:val="000000"/>
          <w:sz w:val="22"/>
          <w:szCs w:val="22"/>
        </w:rPr>
        <w:t>ESCO</w:t>
      </w:r>
      <w:r w:rsidR="00F67EAA" w:rsidRPr="00D5163E">
        <w:rPr>
          <w:rFonts w:ascii="Calibri" w:eastAsia="Calibri" w:hAnsi="Calibri" w:cs="Calibri"/>
          <w:color w:val="000000"/>
          <w:sz w:val="22"/>
          <w:szCs w:val="22"/>
        </w:rPr>
        <w:t>s</w:t>
      </w:r>
      <w:r w:rsidR="00DB7A04" w:rsidRPr="00D5163E">
        <w:rPr>
          <w:rFonts w:ascii="Calibri" w:eastAsia="Calibri" w:hAnsi="Calibri" w:cs="Calibri"/>
          <w:color w:val="000000"/>
          <w:sz w:val="22"/>
          <w:szCs w:val="22"/>
        </w:rPr>
        <w:t xml:space="preserve"> </w:t>
      </w:r>
      <w:r w:rsidR="00F67EAA" w:rsidRPr="00D5163E">
        <w:rPr>
          <w:rFonts w:ascii="Calibri" w:eastAsia="Calibri" w:hAnsi="Calibri" w:cs="Calibri"/>
          <w:color w:val="000000"/>
          <w:sz w:val="22"/>
          <w:szCs w:val="22"/>
        </w:rPr>
        <w:t xml:space="preserve">that </w:t>
      </w:r>
      <w:r w:rsidR="00DB7A04" w:rsidRPr="00D5163E">
        <w:rPr>
          <w:rFonts w:ascii="Calibri" w:eastAsia="Calibri" w:hAnsi="Calibri" w:cs="Calibri"/>
          <w:color w:val="000000"/>
          <w:sz w:val="22"/>
          <w:szCs w:val="22"/>
        </w:rPr>
        <w:t>can be relevant in commercial buildings</w:t>
      </w:r>
      <w:r w:rsidR="00F67EAA" w:rsidRPr="00D5163E">
        <w:rPr>
          <w:rFonts w:ascii="Calibri" w:eastAsia="Calibri" w:hAnsi="Calibri" w:cs="Calibri"/>
          <w:color w:val="000000"/>
          <w:sz w:val="22"/>
          <w:szCs w:val="22"/>
        </w:rPr>
        <w:t>,</w:t>
      </w:r>
      <w:r w:rsidR="009D3F25" w:rsidRPr="00D5163E">
        <w:rPr>
          <w:rFonts w:ascii="Calibri" w:eastAsia="Calibri" w:hAnsi="Calibri" w:cs="Calibri"/>
          <w:color w:val="000000"/>
          <w:sz w:val="22"/>
          <w:szCs w:val="22"/>
        </w:rPr>
        <w:t xml:space="preserve"> street lighting</w:t>
      </w:r>
      <w:r w:rsidR="00DB7A04" w:rsidRPr="00D5163E">
        <w:rPr>
          <w:rFonts w:ascii="Calibri" w:eastAsia="Calibri" w:hAnsi="Calibri" w:cs="Calibri"/>
          <w:color w:val="000000"/>
          <w:sz w:val="22"/>
          <w:szCs w:val="22"/>
        </w:rPr>
        <w:t xml:space="preserve">, </w:t>
      </w:r>
      <w:r w:rsidR="009C10C2" w:rsidRPr="00D5163E">
        <w:rPr>
          <w:rFonts w:ascii="Calibri" w:eastAsia="Calibri" w:hAnsi="Calibri" w:cs="Calibri"/>
          <w:color w:val="000000"/>
          <w:sz w:val="22"/>
          <w:szCs w:val="22"/>
        </w:rPr>
        <w:t>whereas</w:t>
      </w:r>
      <w:r w:rsidR="00F67EAA" w:rsidRPr="00D5163E">
        <w:rPr>
          <w:rFonts w:ascii="Calibri" w:eastAsia="Calibri" w:hAnsi="Calibri" w:cs="Calibri"/>
          <w:color w:val="000000"/>
          <w:sz w:val="22"/>
          <w:szCs w:val="22"/>
        </w:rPr>
        <w:t xml:space="preserve"> </w:t>
      </w:r>
      <w:r w:rsidR="00DB7A04" w:rsidRPr="00D5163E">
        <w:rPr>
          <w:rFonts w:ascii="Calibri" w:eastAsia="Calibri" w:hAnsi="Calibri" w:cs="Calibri"/>
          <w:color w:val="000000"/>
          <w:sz w:val="22"/>
          <w:szCs w:val="22"/>
        </w:rPr>
        <w:t>the residential market</w:t>
      </w:r>
      <w:r w:rsidR="009C10C2" w:rsidRPr="00D5163E">
        <w:rPr>
          <w:rFonts w:ascii="Calibri" w:eastAsia="Calibri" w:hAnsi="Calibri" w:cs="Calibri"/>
          <w:color w:val="000000"/>
          <w:sz w:val="22"/>
          <w:szCs w:val="22"/>
        </w:rPr>
        <w:t xml:space="preserve"> will be addressed</w:t>
      </w:r>
      <w:r w:rsidR="00DB7A04" w:rsidRPr="00D5163E">
        <w:rPr>
          <w:rFonts w:ascii="Calibri" w:eastAsia="Calibri" w:hAnsi="Calibri" w:cs="Calibri"/>
          <w:color w:val="000000"/>
          <w:sz w:val="22"/>
          <w:szCs w:val="22"/>
        </w:rPr>
        <w:t xml:space="preserve"> </w:t>
      </w:r>
      <w:r w:rsidR="00AA2313" w:rsidRPr="00D5163E">
        <w:rPr>
          <w:rFonts w:ascii="Calibri" w:eastAsia="Calibri" w:hAnsi="Calibri" w:cs="Calibri"/>
          <w:color w:val="000000"/>
          <w:sz w:val="22"/>
          <w:szCs w:val="22"/>
        </w:rPr>
        <w:t>in the project’s</w:t>
      </w:r>
      <w:r w:rsidR="00DB7A04" w:rsidRPr="00D5163E">
        <w:rPr>
          <w:rFonts w:ascii="Calibri" w:eastAsia="Calibri" w:hAnsi="Calibri" w:cs="Calibri"/>
          <w:color w:val="000000"/>
          <w:sz w:val="22"/>
          <w:szCs w:val="22"/>
        </w:rPr>
        <w:t xml:space="preserve"> </w:t>
      </w:r>
      <w:r w:rsidR="00F67EAA" w:rsidRPr="00D5163E">
        <w:rPr>
          <w:rFonts w:ascii="Calibri" w:eastAsia="Calibri" w:hAnsi="Calibri" w:cs="Calibri"/>
          <w:color w:val="000000"/>
          <w:sz w:val="22"/>
          <w:szCs w:val="22"/>
        </w:rPr>
        <w:t xml:space="preserve">demonstration, </w:t>
      </w:r>
      <w:r w:rsidR="00DB7A04" w:rsidRPr="00D5163E">
        <w:rPr>
          <w:rFonts w:ascii="Calibri" w:eastAsia="Calibri" w:hAnsi="Calibri" w:cs="Calibri"/>
          <w:color w:val="000000"/>
          <w:sz w:val="22"/>
          <w:szCs w:val="22"/>
        </w:rPr>
        <w:t>communication and marketing campaigns</w:t>
      </w:r>
      <w:r w:rsidR="00AA2313" w:rsidRPr="00D5163E">
        <w:rPr>
          <w:rFonts w:ascii="Calibri" w:eastAsia="Calibri" w:hAnsi="Calibri" w:cs="Calibri"/>
          <w:color w:val="000000"/>
          <w:sz w:val="22"/>
          <w:szCs w:val="22"/>
        </w:rPr>
        <w:t xml:space="preserve"> to bolster overall EEL market penetration</w:t>
      </w:r>
      <w:r w:rsidRPr="00D5163E">
        <w:rPr>
          <w:rFonts w:ascii="Calibri" w:eastAsia="Calibri" w:hAnsi="Calibri" w:cs="Calibri"/>
          <w:color w:val="000000"/>
          <w:sz w:val="22"/>
          <w:szCs w:val="22"/>
        </w:rPr>
        <w:t>.</w:t>
      </w:r>
    </w:p>
    <w:p w14:paraId="3CD87244" w14:textId="77777777" w:rsidR="00A7241D" w:rsidRPr="00D5163E" w:rsidRDefault="00A7241D" w:rsidP="007E081C">
      <w:pPr>
        <w:spacing w:after="0"/>
        <w:ind w:left="450"/>
        <w:rPr>
          <w:szCs w:val="20"/>
        </w:rPr>
      </w:pPr>
    </w:p>
    <w:p w14:paraId="43B6B45D" w14:textId="2C98AE59" w:rsidR="0027464D" w:rsidRPr="00D5163E" w:rsidRDefault="00F21501" w:rsidP="007E081C">
      <w:pPr>
        <w:pStyle w:val="CommentText"/>
        <w:ind w:left="450"/>
        <w:rPr>
          <w:sz w:val="22"/>
          <w:szCs w:val="22"/>
        </w:rPr>
      </w:pPr>
      <w:r w:rsidRPr="00D5163E">
        <w:rPr>
          <w:sz w:val="22"/>
          <w:szCs w:val="22"/>
        </w:rPr>
        <w:t xml:space="preserve">The ADLIGHT </w:t>
      </w:r>
      <w:r w:rsidR="0027464D" w:rsidRPr="00D5163E">
        <w:rPr>
          <w:sz w:val="22"/>
          <w:szCs w:val="22"/>
        </w:rPr>
        <w:t xml:space="preserve">project design strategy is based on </w:t>
      </w:r>
      <w:r w:rsidR="00735520" w:rsidRPr="00D5163E">
        <w:rPr>
          <w:sz w:val="22"/>
          <w:szCs w:val="22"/>
        </w:rPr>
        <w:t>the results of the L</w:t>
      </w:r>
      <w:r w:rsidRPr="00D5163E">
        <w:rPr>
          <w:sz w:val="22"/>
          <w:szCs w:val="22"/>
        </w:rPr>
        <w:t xml:space="preserve">ogical </w:t>
      </w:r>
      <w:r w:rsidR="00735520" w:rsidRPr="00D5163E">
        <w:rPr>
          <w:sz w:val="22"/>
          <w:szCs w:val="22"/>
        </w:rPr>
        <w:t>F</w:t>
      </w:r>
      <w:r w:rsidRPr="00D5163E">
        <w:rPr>
          <w:sz w:val="22"/>
          <w:szCs w:val="22"/>
        </w:rPr>
        <w:t xml:space="preserve">ramework </w:t>
      </w:r>
      <w:r w:rsidR="00735520" w:rsidRPr="00D5163E">
        <w:rPr>
          <w:sz w:val="22"/>
          <w:szCs w:val="22"/>
        </w:rPr>
        <w:t>A</w:t>
      </w:r>
      <w:r w:rsidR="0027464D" w:rsidRPr="00D5163E">
        <w:rPr>
          <w:sz w:val="22"/>
          <w:szCs w:val="22"/>
        </w:rPr>
        <w:t xml:space="preserve">nalysis </w:t>
      </w:r>
      <w:r w:rsidRPr="00D5163E">
        <w:rPr>
          <w:sz w:val="22"/>
          <w:szCs w:val="22"/>
        </w:rPr>
        <w:t xml:space="preserve">(LFA) </w:t>
      </w:r>
      <w:r w:rsidR="00735520" w:rsidRPr="00D5163E">
        <w:rPr>
          <w:sz w:val="22"/>
          <w:szCs w:val="22"/>
        </w:rPr>
        <w:t xml:space="preserve">Workshop </w:t>
      </w:r>
      <w:r w:rsidRPr="00D5163E">
        <w:rPr>
          <w:sz w:val="22"/>
          <w:szCs w:val="22"/>
        </w:rPr>
        <w:t>conducted by UNDP for the stakeholders from the lighting industry of Indonesia and involved key agencies in the form of stakeholder consultation using the cause-and-</w:t>
      </w:r>
      <w:r w:rsidR="0027464D" w:rsidRPr="00D5163E">
        <w:rPr>
          <w:sz w:val="22"/>
          <w:szCs w:val="22"/>
        </w:rPr>
        <w:t>effect “problem tree” analysis</w:t>
      </w:r>
      <w:r w:rsidRPr="00D5163E">
        <w:rPr>
          <w:sz w:val="22"/>
          <w:szCs w:val="22"/>
        </w:rPr>
        <w:t xml:space="preserve"> methodology</w:t>
      </w:r>
      <w:r w:rsidR="00735520" w:rsidRPr="00D5163E">
        <w:rPr>
          <w:sz w:val="22"/>
          <w:szCs w:val="22"/>
        </w:rPr>
        <w:t xml:space="preserve"> and then transformed to an “objective tree” that became the basis of the ADLIGHT Logical Framework</w:t>
      </w:r>
      <w:r w:rsidR="003F3378" w:rsidRPr="00D5163E">
        <w:rPr>
          <w:sz w:val="22"/>
          <w:szCs w:val="22"/>
        </w:rPr>
        <w:t xml:space="preserve"> (or Log Frame)</w:t>
      </w:r>
      <w:r w:rsidRPr="00D5163E">
        <w:rPr>
          <w:sz w:val="22"/>
          <w:szCs w:val="22"/>
        </w:rPr>
        <w:t xml:space="preserve">. The LFA workshop </w:t>
      </w:r>
      <w:r w:rsidR="00317663" w:rsidRPr="00D5163E">
        <w:rPr>
          <w:sz w:val="22"/>
          <w:szCs w:val="22"/>
        </w:rPr>
        <w:t xml:space="preserve">which was conducted </w:t>
      </w:r>
      <w:r w:rsidR="00367CCA" w:rsidRPr="00D5163E">
        <w:rPr>
          <w:sz w:val="22"/>
          <w:szCs w:val="22"/>
        </w:rPr>
        <w:t>o</w:t>
      </w:r>
      <w:r w:rsidR="00317663" w:rsidRPr="00D5163E">
        <w:rPr>
          <w:sz w:val="22"/>
          <w:szCs w:val="22"/>
        </w:rPr>
        <w:t xml:space="preserve">n </w:t>
      </w:r>
      <w:r w:rsidR="00367CCA" w:rsidRPr="00D5163E">
        <w:rPr>
          <w:sz w:val="22"/>
          <w:szCs w:val="22"/>
        </w:rPr>
        <w:t xml:space="preserve">May 22-23, 2017 </w:t>
      </w:r>
      <w:r w:rsidRPr="00D5163E">
        <w:rPr>
          <w:sz w:val="22"/>
          <w:szCs w:val="22"/>
        </w:rPr>
        <w:t xml:space="preserve">was </w:t>
      </w:r>
      <w:r w:rsidR="00735520" w:rsidRPr="00D5163E">
        <w:rPr>
          <w:sz w:val="22"/>
          <w:szCs w:val="22"/>
        </w:rPr>
        <w:t>su</w:t>
      </w:r>
      <w:r w:rsidR="00C26BA7" w:rsidRPr="00D5163E">
        <w:rPr>
          <w:sz w:val="22"/>
          <w:szCs w:val="22"/>
        </w:rPr>
        <w:t>pplemented by one-on-one focus</w:t>
      </w:r>
      <w:r w:rsidR="00735520" w:rsidRPr="00D5163E">
        <w:rPr>
          <w:sz w:val="22"/>
          <w:szCs w:val="22"/>
        </w:rPr>
        <w:t xml:space="preserve"> group discussions (FGDs) </w:t>
      </w:r>
      <w:r w:rsidR="00317663" w:rsidRPr="00D5163E">
        <w:rPr>
          <w:sz w:val="22"/>
          <w:szCs w:val="22"/>
        </w:rPr>
        <w:t xml:space="preserve">conducted by the Team with the stakeholders </w:t>
      </w:r>
      <w:r w:rsidR="00735520" w:rsidRPr="00D5163E">
        <w:rPr>
          <w:sz w:val="22"/>
          <w:szCs w:val="22"/>
        </w:rPr>
        <w:t xml:space="preserve">to continue discussions and update the information </w:t>
      </w:r>
      <w:r w:rsidR="003F3378" w:rsidRPr="00D5163E">
        <w:rPr>
          <w:sz w:val="22"/>
          <w:szCs w:val="22"/>
        </w:rPr>
        <w:t xml:space="preserve">to complete the ADLIGHT Log Frame and list down the project activities under each </w:t>
      </w:r>
      <w:r w:rsidR="00367CCA" w:rsidRPr="00D5163E">
        <w:rPr>
          <w:sz w:val="22"/>
          <w:szCs w:val="22"/>
        </w:rPr>
        <w:t xml:space="preserve">Output and </w:t>
      </w:r>
      <w:r w:rsidR="003F3378" w:rsidRPr="00D5163E">
        <w:rPr>
          <w:sz w:val="22"/>
          <w:szCs w:val="22"/>
        </w:rPr>
        <w:t xml:space="preserve">Outcome. </w:t>
      </w:r>
    </w:p>
    <w:p w14:paraId="44F1278B" w14:textId="77777777" w:rsidR="003F3378" w:rsidRPr="00D5163E" w:rsidRDefault="003F3378" w:rsidP="007E081C">
      <w:pPr>
        <w:pStyle w:val="CommentText"/>
        <w:ind w:left="450"/>
      </w:pPr>
    </w:p>
    <w:p w14:paraId="53322F1F" w14:textId="613E4BB0" w:rsidR="0027464D" w:rsidRPr="00D5163E" w:rsidRDefault="0072317E" w:rsidP="007E081C">
      <w:pPr>
        <w:pStyle w:val="CommentText"/>
        <w:ind w:left="450"/>
        <w:rPr>
          <w:sz w:val="22"/>
          <w:szCs w:val="22"/>
        </w:rPr>
      </w:pPr>
      <w:r w:rsidRPr="00D5163E">
        <w:rPr>
          <w:b/>
          <w:sz w:val="22"/>
          <w:szCs w:val="22"/>
        </w:rPr>
        <w:t xml:space="preserve">Fig. </w:t>
      </w:r>
      <w:r w:rsidR="00414862" w:rsidRPr="00D5163E">
        <w:rPr>
          <w:b/>
          <w:sz w:val="22"/>
          <w:szCs w:val="22"/>
        </w:rPr>
        <w:t>3</w:t>
      </w:r>
      <w:r w:rsidR="000318A4" w:rsidRPr="00D5163E">
        <w:rPr>
          <w:sz w:val="22"/>
          <w:szCs w:val="22"/>
        </w:rPr>
        <w:t xml:space="preserve"> </w:t>
      </w:r>
      <w:r w:rsidRPr="00D5163E">
        <w:rPr>
          <w:sz w:val="22"/>
          <w:szCs w:val="22"/>
        </w:rPr>
        <w:t>shows the project theory of change</w:t>
      </w:r>
      <w:r w:rsidR="0027464D" w:rsidRPr="00D5163E">
        <w:rPr>
          <w:sz w:val="22"/>
          <w:szCs w:val="22"/>
        </w:rPr>
        <w:t xml:space="preserve"> </w:t>
      </w:r>
      <w:r w:rsidRPr="00D5163E">
        <w:rPr>
          <w:sz w:val="22"/>
          <w:szCs w:val="22"/>
        </w:rPr>
        <w:t>illustra</w:t>
      </w:r>
      <w:r w:rsidR="0027464D" w:rsidRPr="00D5163E">
        <w:rPr>
          <w:sz w:val="22"/>
          <w:szCs w:val="22"/>
        </w:rPr>
        <w:t xml:space="preserve">ting how the </w:t>
      </w:r>
      <w:r w:rsidRPr="00D5163E">
        <w:rPr>
          <w:sz w:val="22"/>
          <w:szCs w:val="22"/>
        </w:rPr>
        <w:t>three</w:t>
      </w:r>
      <w:r w:rsidR="0027464D" w:rsidRPr="00D5163E">
        <w:rPr>
          <w:sz w:val="22"/>
          <w:szCs w:val="22"/>
        </w:rPr>
        <w:t xml:space="preserve"> strategies </w:t>
      </w:r>
      <w:r w:rsidR="004E21D8" w:rsidRPr="00D5163E">
        <w:rPr>
          <w:sz w:val="22"/>
          <w:szCs w:val="22"/>
        </w:rPr>
        <w:t xml:space="preserve">(three project Outcomes) </w:t>
      </w:r>
      <w:r w:rsidR="0027464D" w:rsidRPr="00D5163E">
        <w:rPr>
          <w:sz w:val="22"/>
          <w:szCs w:val="22"/>
        </w:rPr>
        <w:t xml:space="preserve">lead to addressing the problems and realizing the </w:t>
      </w:r>
      <w:r w:rsidRPr="00D5163E">
        <w:rPr>
          <w:sz w:val="22"/>
          <w:szCs w:val="22"/>
        </w:rPr>
        <w:t xml:space="preserve">three main Outcomes towards the achievement of the Project </w:t>
      </w:r>
      <w:r w:rsidR="0027464D" w:rsidRPr="00D5163E">
        <w:rPr>
          <w:sz w:val="22"/>
          <w:szCs w:val="22"/>
        </w:rPr>
        <w:t>Objective</w:t>
      </w:r>
      <w:r w:rsidRPr="00D5163E">
        <w:rPr>
          <w:sz w:val="22"/>
          <w:szCs w:val="22"/>
        </w:rPr>
        <w:t xml:space="preserve"> and Goal. The Project Results Framework in </w:t>
      </w:r>
      <w:r w:rsidRPr="00D5163E">
        <w:rPr>
          <w:b/>
          <w:sz w:val="22"/>
          <w:szCs w:val="22"/>
        </w:rPr>
        <w:t xml:space="preserve">Section </w:t>
      </w:r>
      <w:r w:rsidR="004667BB" w:rsidRPr="00D5163E">
        <w:rPr>
          <w:b/>
          <w:sz w:val="22"/>
          <w:szCs w:val="22"/>
        </w:rPr>
        <w:t>VI</w:t>
      </w:r>
      <w:r w:rsidR="004667BB" w:rsidRPr="00D5163E">
        <w:rPr>
          <w:sz w:val="22"/>
          <w:szCs w:val="22"/>
        </w:rPr>
        <w:t xml:space="preserve"> presents a more complete, integrated and purpose-driven theory of change </w:t>
      </w:r>
      <w:r w:rsidR="004E21D8" w:rsidRPr="00D5163E">
        <w:rPr>
          <w:sz w:val="22"/>
          <w:szCs w:val="22"/>
        </w:rPr>
        <w:t xml:space="preserve">in tabular form </w:t>
      </w:r>
      <w:r w:rsidR="004667BB" w:rsidRPr="00D5163E">
        <w:rPr>
          <w:sz w:val="22"/>
          <w:szCs w:val="22"/>
        </w:rPr>
        <w:t>with the success indicators, baselines, targets, means of gauging project success and assumptions.</w:t>
      </w:r>
      <w:r w:rsidR="00A43E54">
        <w:rPr>
          <w:sz w:val="22"/>
          <w:szCs w:val="22"/>
        </w:rPr>
        <w:t xml:space="preserve"> UNDP</w:t>
      </w:r>
      <w:r w:rsidR="00D70E78">
        <w:rPr>
          <w:sz w:val="22"/>
          <w:szCs w:val="22"/>
        </w:rPr>
        <w:t xml:space="preserve">’s responsibility extends only to Component 1 and Component 3 of the </w:t>
      </w:r>
      <w:r w:rsidR="00C10584">
        <w:rPr>
          <w:sz w:val="22"/>
          <w:szCs w:val="22"/>
        </w:rPr>
        <w:t xml:space="preserve">Theory of Change while UNEP is responsible for Component 2. The Components described in this ProDoc therefore only reflect the activities under Component 1 and Component 3. </w:t>
      </w:r>
      <w:r w:rsidR="00BC5F98" w:rsidRPr="00BC5F98">
        <w:rPr>
          <w:rFonts w:asciiTheme="majorHAnsi" w:eastAsia="Times New Roman" w:hAnsiTheme="majorHAnsi" w:cstheme="majorHAnsi"/>
          <w:sz w:val="22"/>
          <w:szCs w:val="22"/>
          <w:lang w:val="en-AU"/>
        </w:rPr>
        <w:t>Component 2 is under UNEP as GEF Agency and captured in their Project Collaboration Agreement signed with the government of Indonesia</w:t>
      </w:r>
      <w:r w:rsidR="00BC5F98">
        <w:rPr>
          <w:rFonts w:asciiTheme="majorHAnsi" w:eastAsia="Times New Roman" w:hAnsiTheme="majorHAnsi" w:cstheme="majorHAnsi"/>
          <w:sz w:val="22"/>
          <w:szCs w:val="22"/>
          <w:lang w:val="en-AU"/>
        </w:rPr>
        <w:t>.</w:t>
      </w:r>
    </w:p>
    <w:p w14:paraId="7607C318" w14:textId="77777777" w:rsidR="007F2827" w:rsidRPr="00D5163E" w:rsidRDefault="007F2827" w:rsidP="007E081C">
      <w:pPr>
        <w:spacing w:after="0"/>
        <w:ind w:left="450"/>
        <w:rPr>
          <w:sz w:val="22"/>
          <w:szCs w:val="22"/>
        </w:rPr>
      </w:pPr>
    </w:p>
    <w:p w14:paraId="22D47205" w14:textId="0B6CB10A" w:rsidR="007F2827" w:rsidRPr="00D5163E" w:rsidRDefault="00C26BA7" w:rsidP="00DD7CE7">
      <w:pPr>
        <w:pStyle w:val="ListParagraph"/>
        <w:numPr>
          <w:ilvl w:val="0"/>
          <w:numId w:val="10"/>
        </w:numPr>
        <w:contextualSpacing/>
        <w:jc w:val="both"/>
        <w:rPr>
          <w:rFonts w:ascii="Calibri" w:hAnsi="Calibri" w:cs="Calibri"/>
          <w:sz w:val="22"/>
          <w:szCs w:val="22"/>
        </w:rPr>
      </w:pPr>
      <w:r w:rsidRPr="00D5163E">
        <w:rPr>
          <w:rFonts w:ascii="Calibri" w:hAnsi="Calibri" w:cs="Calibri"/>
          <w:sz w:val="22"/>
          <w:szCs w:val="22"/>
        </w:rPr>
        <w:t>In line with the above</w:t>
      </w:r>
      <w:r w:rsidR="007F2827" w:rsidRPr="00D5163E">
        <w:rPr>
          <w:rFonts w:ascii="Calibri" w:hAnsi="Calibri" w:cs="Calibri"/>
          <w:sz w:val="22"/>
          <w:szCs w:val="22"/>
        </w:rPr>
        <w:t xml:space="preserve"> interrelated strategies that will result </w:t>
      </w:r>
      <w:r w:rsidR="0010732E" w:rsidRPr="00D5163E">
        <w:rPr>
          <w:rFonts w:ascii="Calibri" w:hAnsi="Calibri" w:cs="Calibri"/>
          <w:sz w:val="22"/>
          <w:szCs w:val="22"/>
        </w:rPr>
        <w:t xml:space="preserve">in </w:t>
      </w:r>
      <w:r w:rsidR="007F2827" w:rsidRPr="00D5163E">
        <w:rPr>
          <w:rFonts w:ascii="Calibri" w:hAnsi="Calibri" w:cs="Calibri"/>
          <w:sz w:val="22"/>
          <w:szCs w:val="22"/>
        </w:rPr>
        <w:t>the desired outcomes, the various project outputs that will bring about the ADLIGHT Alternative Scenario</w:t>
      </w:r>
      <w:r w:rsidRPr="00D5163E">
        <w:rPr>
          <w:rFonts w:ascii="Calibri" w:hAnsi="Calibri" w:cs="Calibri"/>
          <w:sz w:val="22"/>
          <w:szCs w:val="22"/>
        </w:rPr>
        <w:t xml:space="preserve"> are composed of the following:</w:t>
      </w:r>
    </w:p>
    <w:p w14:paraId="4B26FEDC" w14:textId="77777777" w:rsidR="007F2827" w:rsidRPr="00D5163E" w:rsidRDefault="007F2827" w:rsidP="007E081C">
      <w:pPr>
        <w:pStyle w:val="ListParagraph"/>
        <w:ind w:left="450"/>
        <w:contextualSpacing/>
        <w:jc w:val="both"/>
        <w:rPr>
          <w:rFonts w:ascii="Calibri" w:hAnsi="Calibri" w:cs="Calibri"/>
          <w:sz w:val="22"/>
          <w:szCs w:val="22"/>
        </w:rPr>
      </w:pPr>
    </w:p>
    <w:p w14:paraId="320C1DFB" w14:textId="1D9A8C4A" w:rsidR="007F2827" w:rsidRPr="00D5163E" w:rsidRDefault="007F2827" w:rsidP="007E081C">
      <w:pPr>
        <w:pStyle w:val="ListParagraph"/>
        <w:contextualSpacing/>
        <w:jc w:val="both"/>
        <w:rPr>
          <w:rFonts w:ascii="Calibri" w:hAnsi="Calibri" w:cs="Calibri"/>
          <w:sz w:val="22"/>
          <w:szCs w:val="22"/>
          <w:u w:val="single"/>
        </w:rPr>
      </w:pPr>
      <w:r w:rsidRPr="00D5163E">
        <w:rPr>
          <w:rFonts w:ascii="Calibri" w:hAnsi="Calibri" w:cs="Calibri"/>
          <w:sz w:val="22"/>
          <w:szCs w:val="22"/>
          <w:u w:val="single"/>
        </w:rPr>
        <w:t xml:space="preserve">Outcome 1: Improved quality, energy efficient and </w:t>
      </w:r>
      <w:r w:rsidR="00BE49E6" w:rsidRPr="00D5163E">
        <w:rPr>
          <w:rFonts w:ascii="Calibri" w:hAnsi="Calibri" w:cs="Calibri"/>
          <w:sz w:val="22"/>
          <w:szCs w:val="22"/>
          <w:u w:val="single"/>
        </w:rPr>
        <w:t>affordable</w:t>
      </w:r>
      <w:r w:rsidRPr="00D5163E">
        <w:rPr>
          <w:rFonts w:ascii="Calibri" w:hAnsi="Calibri" w:cs="Calibri"/>
          <w:sz w:val="22"/>
          <w:szCs w:val="22"/>
          <w:u w:val="single"/>
        </w:rPr>
        <w:t xml:space="preserve"> locally-produced EEL products and systems</w:t>
      </w:r>
      <w:r w:rsidR="00C75F3D" w:rsidRPr="00D5163E">
        <w:rPr>
          <w:rFonts w:ascii="Calibri" w:hAnsi="Calibri" w:cs="Calibri"/>
          <w:sz w:val="22"/>
          <w:szCs w:val="22"/>
          <w:u w:val="single"/>
        </w:rPr>
        <w:t xml:space="preserve">. </w:t>
      </w:r>
    </w:p>
    <w:p w14:paraId="75C29086" w14:textId="6746FA67" w:rsidR="00C75F3D" w:rsidRPr="00D5163E" w:rsidRDefault="00C75F3D" w:rsidP="007E081C">
      <w:pPr>
        <w:pStyle w:val="ListParagraph"/>
        <w:contextualSpacing/>
        <w:jc w:val="both"/>
        <w:rPr>
          <w:rFonts w:ascii="Calibri" w:hAnsi="Calibri" w:cs="Calibri"/>
          <w:sz w:val="22"/>
          <w:szCs w:val="22"/>
        </w:rPr>
      </w:pPr>
    </w:p>
    <w:p w14:paraId="29013974" w14:textId="6E074629" w:rsidR="00C75F3D" w:rsidRPr="00D5163E" w:rsidRDefault="00C75F3D" w:rsidP="007E081C">
      <w:pPr>
        <w:pStyle w:val="ListParagraph"/>
        <w:ind w:left="1080"/>
        <w:contextualSpacing/>
        <w:jc w:val="both"/>
        <w:rPr>
          <w:rFonts w:ascii="Calibri" w:hAnsi="Calibri" w:cs="Calibri"/>
          <w:sz w:val="22"/>
          <w:szCs w:val="22"/>
        </w:rPr>
      </w:pPr>
      <w:r w:rsidRPr="00D5163E">
        <w:rPr>
          <w:rFonts w:ascii="Calibri" w:eastAsia="Times New Roman" w:hAnsi="Calibri" w:cs="Calibri"/>
          <w:sz w:val="22"/>
          <w:szCs w:val="22"/>
        </w:rPr>
        <w:t>The focus is on increasing the capability of local manufacturers to expand their production lines</w:t>
      </w:r>
      <w:r w:rsidR="00AD1A06" w:rsidRPr="00D5163E">
        <w:rPr>
          <w:rFonts w:ascii="Calibri" w:eastAsia="Times New Roman" w:hAnsi="Calibri" w:cs="Calibri"/>
          <w:sz w:val="22"/>
          <w:szCs w:val="22"/>
        </w:rPr>
        <w:t>, with gender considerations,</w:t>
      </w:r>
      <w:r w:rsidRPr="00D5163E">
        <w:rPr>
          <w:rFonts w:ascii="Calibri" w:eastAsia="Times New Roman" w:hAnsi="Calibri" w:cs="Calibri"/>
          <w:sz w:val="22"/>
          <w:szCs w:val="22"/>
        </w:rPr>
        <w:t xml:space="preserve"> e.g. by making them capable of developing good business transformation plans and submitting good bankable proposals.</w:t>
      </w:r>
    </w:p>
    <w:p w14:paraId="15E6FAC8" w14:textId="77777777" w:rsidR="007F2827" w:rsidRPr="00D5163E" w:rsidRDefault="007F2827" w:rsidP="007E081C">
      <w:pPr>
        <w:pStyle w:val="ListParagraph"/>
        <w:contextualSpacing/>
        <w:jc w:val="both"/>
        <w:rPr>
          <w:rFonts w:ascii="Calibri" w:hAnsi="Calibri" w:cs="Calibri"/>
          <w:sz w:val="22"/>
          <w:szCs w:val="22"/>
        </w:rPr>
      </w:pPr>
    </w:p>
    <w:p w14:paraId="592F80E7" w14:textId="771BE5F4" w:rsidR="007F2827" w:rsidRPr="00D5163E" w:rsidRDefault="007F2827" w:rsidP="00DD7CE7">
      <w:pPr>
        <w:pStyle w:val="ListParagraph"/>
        <w:numPr>
          <w:ilvl w:val="0"/>
          <w:numId w:val="46"/>
        </w:numPr>
        <w:ind w:left="1440"/>
        <w:contextualSpacing/>
        <w:jc w:val="both"/>
        <w:rPr>
          <w:rFonts w:ascii="Calibri" w:hAnsi="Calibri" w:cs="Calibri"/>
          <w:sz w:val="22"/>
          <w:szCs w:val="22"/>
        </w:rPr>
      </w:pPr>
      <w:r w:rsidRPr="00D5163E">
        <w:rPr>
          <w:rFonts w:ascii="Calibri" w:hAnsi="Calibri" w:cs="Calibri"/>
          <w:sz w:val="22"/>
          <w:szCs w:val="22"/>
        </w:rPr>
        <w:t>Output 1</w:t>
      </w:r>
      <w:r w:rsidR="00C26BA7" w:rsidRPr="00D5163E">
        <w:rPr>
          <w:rFonts w:ascii="Calibri" w:hAnsi="Calibri" w:cs="Calibri"/>
          <w:sz w:val="22"/>
          <w:szCs w:val="22"/>
        </w:rPr>
        <w:t xml:space="preserve">.1: </w:t>
      </w:r>
      <w:r w:rsidR="003D5AE5" w:rsidRPr="00D5163E">
        <w:rPr>
          <w:rFonts w:asciiTheme="majorHAnsi" w:hAnsiTheme="majorHAnsi" w:cs="Calibri"/>
          <w:sz w:val="22"/>
          <w:szCs w:val="18"/>
        </w:rPr>
        <w:t>Establishment of knowledge center and systems that helps manufacturers in their production planning and policy makers in reviewing enabling environment</w:t>
      </w:r>
      <w:r w:rsidR="004E0A3D" w:rsidRPr="00D5163E">
        <w:rPr>
          <w:rFonts w:ascii="Calibri" w:eastAsia="Times New Roman" w:hAnsi="Calibri" w:cs="Calibri"/>
          <w:sz w:val="22"/>
          <w:szCs w:val="22"/>
        </w:rPr>
        <w:t xml:space="preserve"> </w:t>
      </w:r>
    </w:p>
    <w:p w14:paraId="0E710B3E" w14:textId="77777777" w:rsidR="007F2827" w:rsidRPr="00D5163E" w:rsidRDefault="007F2827" w:rsidP="007E081C">
      <w:pPr>
        <w:pStyle w:val="ListParagraph"/>
        <w:ind w:left="1440"/>
        <w:contextualSpacing/>
        <w:jc w:val="both"/>
        <w:rPr>
          <w:rFonts w:ascii="Calibri" w:hAnsi="Calibri" w:cs="Calibri"/>
          <w:sz w:val="22"/>
          <w:szCs w:val="22"/>
        </w:rPr>
      </w:pPr>
    </w:p>
    <w:p w14:paraId="21C8FD87" w14:textId="45B9D13E" w:rsidR="007F2827" w:rsidRPr="00D5163E" w:rsidRDefault="007F2827" w:rsidP="00DD7CE7">
      <w:pPr>
        <w:pStyle w:val="ListParagraph"/>
        <w:numPr>
          <w:ilvl w:val="0"/>
          <w:numId w:val="46"/>
        </w:numPr>
        <w:ind w:left="1440"/>
        <w:contextualSpacing/>
        <w:jc w:val="both"/>
        <w:rPr>
          <w:rFonts w:ascii="Calibri" w:hAnsi="Calibri" w:cs="Calibri"/>
          <w:sz w:val="22"/>
          <w:szCs w:val="22"/>
        </w:rPr>
      </w:pPr>
      <w:r w:rsidRPr="00D5163E">
        <w:rPr>
          <w:rFonts w:ascii="Calibri" w:hAnsi="Calibri" w:cs="Calibri"/>
          <w:sz w:val="22"/>
          <w:szCs w:val="22"/>
        </w:rPr>
        <w:t xml:space="preserve">Output 1.2: Adopted and implemented business transformation plans of selected local lighting manufacturers to </w:t>
      </w:r>
      <w:r w:rsidR="004E0A3D" w:rsidRPr="00D5163E">
        <w:rPr>
          <w:rFonts w:ascii="Calibri" w:hAnsi="Calibri" w:cs="Calibri"/>
          <w:sz w:val="22"/>
          <w:szCs w:val="22"/>
        </w:rPr>
        <w:t xml:space="preserve">produce </w:t>
      </w:r>
      <w:r w:rsidR="004E0A3D" w:rsidRPr="00D5163E">
        <w:rPr>
          <w:rFonts w:ascii="Calibri" w:hAnsi="Calibri" w:cs="Calibri"/>
          <w:sz w:val="22"/>
        </w:rPr>
        <w:t>high quality energy efficient lighting which meet future MEPS</w:t>
      </w:r>
      <w:r w:rsidR="004E0A3D" w:rsidRPr="00D5163E" w:rsidDel="004E0A3D">
        <w:rPr>
          <w:rFonts w:ascii="Calibri" w:hAnsi="Calibri" w:cs="Calibri"/>
          <w:sz w:val="22"/>
          <w:szCs w:val="22"/>
        </w:rPr>
        <w:t xml:space="preserve"> </w:t>
      </w:r>
    </w:p>
    <w:p w14:paraId="36B2D9C4" w14:textId="77777777" w:rsidR="007F2827" w:rsidRPr="00D5163E" w:rsidRDefault="007F2827" w:rsidP="007E081C">
      <w:pPr>
        <w:pStyle w:val="ListParagraph"/>
        <w:ind w:left="1440"/>
        <w:contextualSpacing/>
        <w:jc w:val="both"/>
        <w:rPr>
          <w:rFonts w:ascii="Calibri" w:hAnsi="Calibri" w:cs="Calibri"/>
          <w:sz w:val="22"/>
          <w:szCs w:val="22"/>
        </w:rPr>
      </w:pPr>
    </w:p>
    <w:p w14:paraId="0659171D" w14:textId="049D0800" w:rsidR="007F2827" w:rsidRPr="00D5163E" w:rsidRDefault="007F2827" w:rsidP="00DD7CE7">
      <w:pPr>
        <w:pStyle w:val="ListParagraph"/>
        <w:numPr>
          <w:ilvl w:val="0"/>
          <w:numId w:val="46"/>
        </w:numPr>
        <w:ind w:left="1440"/>
        <w:contextualSpacing/>
        <w:jc w:val="both"/>
        <w:rPr>
          <w:rFonts w:ascii="Calibri" w:hAnsi="Calibri" w:cs="Calibri"/>
          <w:sz w:val="22"/>
          <w:szCs w:val="22"/>
        </w:rPr>
      </w:pPr>
      <w:r w:rsidRPr="00D5163E">
        <w:rPr>
          <w:rFonts w:ascii="Calibri" w:hAnsi="Calibri" w:cs="Calibri"/>
          <w:sz w:val="22"/>
          <w:szCs w:val="22"/>
        </w:rPr>
        <w:t>Output 1.3: Completed capacity development program for banking/financial institutions on the evaluation and financing of lighting industry modernization projects</w:t>
      </w:r>
    </w:p>
    <w:p w14:paraId="22D85E06" w14:textId="45318375" w:rsidR="007F2827" w:rsidRDefault="007F2827" w:rsidP="007E081C">
      <w:pPr>
        <w:pStyle w:val="ListParagraph"/>
        <w:contextualSpacing/>
        <w:jc w:val="both"/>
        <w:rPr>
          <w:rFonts w:ascii="Calibri" w:hAnsi="Calibri" w:cs="Calibri"/>
          <w:sz w:val="22"/>
          <w:szCs w:val="22"/>
        </w:rPr>
      </w:pPr>
    </w:p>
    <w:p w14:paraId="178CF4B3" w14:textId="77777777" w:rsidR="000D38A8" w:rsidRPr="00D5163E" w:rsidRDefault="000D38A8" w:rsidP="007E081C">
      <w:pPr>
        <w:pStyle w:val="ListParagraph"/>
        <w:contextualSpacing/>
        <w:jc w:val="both"/>
        <w:rPr>
          <w:rFonts w:ascii="Calibri" w:hAnsi="Calibri" w:cs="Calibri"/>
          <w:sz w:val="22"/>
          <w:szCs w:val="22"/>
        </w:rPr>
      </w:pPr>
    </w:p>
    <w:p w14:paraId="619BBF47" w14:textId="588D26F3" w:rsidR="007F2827" w:rsidRPr="00A966DD" w:rsidRDefault="007F2827" w:rsidP="007E081C">
      <w:pPr>
        <w:pStyle w:val="ListParagraph"/>
        <w:contextualSpacing/>
        <w:jc w:val="both"/>
        <w:rPr>
          <w:rFonts w:asciiTheme="majorHAnsi" w:hAnsiTheme="majorHAnsi" w:cstheme="majorHAnsi"/>
          <w:i/>
          <w:iCs/>
          <w:sz w:val="22"/>
          <w:szCs w:val="22"/>
          <w:u w:val="single"/>
        </w:rPr>
      </w:pPr>
      <w:r w:rsidRPr="00D5163E">
        <w:rPr>
          <w:rFonts w:ascii="Calibri" w:hAnsi="Calibri" w:cs="Calibri"/>
          <w:sz w:val="22"/>
          <w:szCs w:val="22"/>
          <w:u w:val="single"/>
        </w:rPr>
        <w:t>Outcome 2: Improved conditions for fair market competition of EE lighting products, informed by robust</w:t>
      </w:r>
      <w:r w:rsidR="00AD1A06" w:rsidRPr="00D5163E">
        <w:rPr>
          <w:rFonts w:ascii="Calibri" w:hAnsi="Calibri" w:cs="Calibri"/>
          <w:sz w:val="22"/>
          <w:szCs w:val="22"/>
          <w:u w:val="single"/>
        </w:rPr>
        <w:t xml:space="preserve"> </w:t>
      </w:r>
      <w:r w:rsidRPr="00D5163E">
        <w:rPr>
          <w:rFonts w:ascii="Calibri" w:hAnsi="Calibri" w:cs="Calibri"/>
          <w:sz w:val="22"/>
          <w:szCs w:val="22"/>
          <w:u w:val="single"/>
        </w:rPr>
        <w:t>poli</w:t>
      </w:r>
      <w:r w:rsidR="00C26BA7" w:rsidRPr="00D5163E">
        <w:rPr>
          <w:rFonts w:ascii="Calibri" w:hAnsi="Calibri" w:cs="Calibri"/>
          <w:sz w:val="22"/>
          <w:szCs w:val="22"/>
          <w:u w:val="single"/>
        </w:rPr>
        <w:t>cy and institutional framework</w:t>
      </w:r>
      <w:r w:rsidR="00422A36">
        <w:rPr>
          <w:rFonts w:ascii="Calibri" w:hAnsi="Calibri" w:cs="Calibri"/>
          <w:sz w:val="22"/>
          <w:szCs w:val="22"/>
          <w:u w:val="single"/>
        </w:rPr>
        <w:t xml:space="preserve"> </w:t>
      </w:r>
      <w:r w:rsidR="00A966DD">
        <w:rPr>
          <w:rFonts w:ascii="Calibri" w:hAnsi="Calibri" w:cs="Calibri"/>
          <w:sz w:val="22"/>
          <w:szCs w:val="22"/>
          <w:u w:val="single"/>
        </w:rPr>
        <w:t xml:space="preserve">- </w:t>
      </w:r>
      <w:r w:rsidR="00422A36" w:rsidRPr="00A966DD">
        <w:rPr>
          <w:rFonts w:asciiTheme="majorHAnsi" w:eastAsia="Times New Roman" w:hAnsiTheme="majorHAnsi" w:cstheme="majorHAnsi"/>
          <w:i/>
          <w:iCs/>
          <w:sz w:val="22"/>
          <w:szCs w:val="22"/>
          <w:lang w:val="en-AU"/>
        </w:rPr>
        <w:t xml:space="preserve">Component 2 is under </w:t>
      </w:r>
      <w:r w:rsidR="00A966DD" w:rsidRPr="00A966DD">
        <w:rPr>
          <w:rFonts w:asciiTheme="majorHAnsi" w:eastAsia="Times New Roman" w:hAnsiTheme="majorHAnsi" w:cstheme="majorHAnsi"/>
          <w:i/>
          <w:iCs/>
          <w:sz w:val="22"/>
          <w:szCs w:val="22"/>
          <w:lang w:val="en-AU"/>
        </w:rPr>
        <w:t>UNEP</w:t>
      </w:r>
      <w:r w:rsidR="00422A36" w:rsidRPr="00A966DD">
        <w:rPr>
          <w:rFonts w:asciiTheme="majorHAnsi" w:eastAsia="Times New Roman" w:hAnsiTheme="majorHAnsi" w:cstheme="majorHAnsi"/>
          <w:i/>
          <w:iCs/>
          <w:sz w:val="22"/>
          <w:szCs w:val="22"/>
          <w:lang w:val="en-AU"/>
        </w:rPr>
        <w:t xml:space="preserve"> as GEF Agency and captured in their </w:t>
      </w:r>
      <w:r w:rsidR="00A966DD" w:rsidRPr="00A966DD">
        <w:rPr>
          <w:rFonts w:asciiTheme="majorHAnsi" w:eastAsia="Times New Roman" w:hAnsiTheme="majorHAnsi" w:cstheme="majorHAnsi"/>
          <w:i/>
          <w:iCs/>
          <w:sz w:val="22"/>
          <w:szCs w:val="22"/>
          <w:lang w:val="en-AU"/>
        </w:rPr>
        <w:t>Project Collaboration Agreement</w:t>
      </w:r>
      <w:r w:rsidR="00422A36" w:rsidRPr="00A966DD">
        <w:rPr>
          <w:rFonts w:asciiTheme="majorHAnsi" w:eastAsia="Times New Roman" w:hAnsiTheme="majorHAnsi" w:cstheme="majorHAnsi"/>
          <w:i/>
          <w:iCs/>
          <w:sz w:val="22"/>
          <w:szCs w:val="22"/>
          <w:lang w:val="en-AU"/>
        </w:rPr>
        <w:t xml:space="preserve"> signed with </w:t>
      </w:r>
      <w:r w:rsidR="00BA1918">
        <w:rPr>
          <w:rFonts w:asciiTheme="majorHAnsi" w:eastAsia="Times New Roman" w:hAnsiTheme="majorHAnsi" w:cstheme="majorHAnsi"/>
          <w:i/>
          <w:iCs/>
          <w:sz w:val="22"/>
          <w:szCs w:val="22"/>
          <w:lang w:val="en-AU"/>
        </w:rPr>
        <w:t xml:space="preserve">the </w:t>
      </w:r>
      <w:r w:rsidR="00BA1918" w:rsidRPr="00A966DD">
        <w:rPr>
          <w:rFonts w:asciiTheme="majorHAnsi" w:eastAsia="Times New Roman" w:hAnsiTheme="majorHAnsi" w:cstheme="majorHAnsi"/>
          <w:i/>
          <w:iCs/>
          <w:sz w:val="22"/>
          <w:szCs w:val="22"/>
          <w:lang w:val="en-AU"/>
        </w:rPr>
        <w:t>government</w:t>
      </w:r>
      <w:r w:rsidR="00BA1918">
        <w:rPr>
          <w:rFonts w:asciiTheme="majorHAnsi" w:eastAsia="Times New Roman" w:hAnsiTheme="majorHAnsi" w:cstheme="majorHAnsi"/>
          <w:i/>
          <w:iCs/>
          <w:sz w:val="22"/>
          <w:szCs w:val="22"/>
          <w:lang w:val="en-AU"/>
        </w:rPr>
        <w:t xml:space="preserve"> of Indonesia</w:t>
      </w:r>
    </w:p>
    <w:p w14:paraId="2F06025A" w14:textId="120D954D" w:rsidR="007F2827" w:rsidRPr="00D5163E" w:rsidRDefault="007F2827" w:rsidP="007E081C">
      <w:pPr>
        <w:pStyle w:val="ListParagraph"/>
        <w:contextualSpacing/>
        <w:jc w:val="both"/>
        <w:rPr>
          <w:rFonts w:ascii="Calibri" w:hAnsi="Calibri" w:cs="Calibri"/>
          <w:sz w:val="22"/>
          <w:szCs w:val="22"/>
        </w:rPr>
      </w:pPr>
    </w:p>
    <w:p w14:paraId="52BB4D57" w14:textId="77777777" w:rsidR="00D706B0" w:rsidRPr="00D5163E" w:rsidRDefault="00D706B0" w:rsidP="007E081C">
      <w:pPr>
        <w:pStyle w:val="ListParagraph"/>
        <w:contextualSpacing/>
        <w:jc w:val="both"/>
        <w:rPr>
          <w:rFonts w:ascii="Calibri" w:eastAsia="Calibri" w:hAnsi="Calibri" w:cs="Calibri"/>
          <w:sz w:val="22"/>
          <w:szCs w:val="22"/>
        </w:rPr>
      </w:pPr>
    </w:p>
    <w:p w14:paraId="7692DE04" w14:textId="2BD77FDD" w:rsidR="00D706B0" w:rsidRPr="00D5163E" w:rsidRDefault="00D706B0" w:rsidP="007E081C">
      <w:pPr>
        <w:pStyle w:val="ListParagraph"/>
        <w:contextualSpacing/>
        <w:jc w:val="both"/>
        <w:rPr>
          <w:rFonts w:ascii="Calibri" w:hAnsi="Calibri" w:cs="Calibri"/>
          <w:sz w:val="22"/>
          <w:szCs w:val="22"/>
          <w:u w:val="single"/>
        </w:rPr>
      </w:pPr>
      <w:r w:rsidRPr="00D5163E">
        <w:rPr>
          <w:rFonts w:ascii="Calibri" w:eastAsia="Calibri" w:hAnsi="Calibri" w:cs="Calibri"/>
          <w:sz w:val="22"/>
          <w:szCs w:val="22"/>
          <w:u w:val="single"/>
        </w:rPr>
        <w:t xml:space="preserve">Outcome 3: Increased </w:t>
      </w:r>
      <w:r w:rsidRPr="00D5163E">
        <w:rPr>
          <w:rFonts w:ascii="Calibri" w:hAnsi="Calibri" w:cs="Calibri"/>
          <w:sz w:val="22"/>
          <w:szCs w:val="22"/>
          <w:u w:val="single"/>
        </w:rPr>
        <w:t xml:space="preserve">penetration of high quality and efficient lighting </w:t>
      </w:r>
    </w:p>
    <w:p w14:paraId="7B5C305E" w14:textId="77777777" w:rsidR="00D706B0" w:rsidRPr="00D5163E" w:rsidRDefault="00D706B0" w:rsidP="007E081C">
      <w:pPr>
        <w:pStyle w:val="ListParagraph"/>
        <w:contextualSpacing/>
        <w:jc w:val="both"/>
        <w:rPr>
          <w:rFonts w:ascii="Calibri" w:hAnsi="Calibri" w:cs="Calibri"/>
          <w:sz w:val="22"/>
          <w:szCs w:val="22"/>
        </w:rPr>
      </w:pPr>
    </w:p>
    <w:p w14:paraId="1AB87C2A" w14:textId="77777777" w:rsidR="00D706B0" w:rsidRPr="00D5163E" w:rsidRDefault="00D706B0" w:rsidP="007E081C">
      <w:pPr>
        <w:pStyle w:val="ListParagraph"/>
        <w:ind w:left="1080"/>
        <w:contextualSpacing/>
        <w:jc w:val="both"/>
        <w:rPr>
          <w:rFonts w:ascii="Calibri" w:hAnsi="Calibri" w:cs="Calibri"/>
          <w:sz w:val="22"/>
          <w:szCs w:val="22"/>
        </w:rPr>
      </w:pPr>
      <w:r w:rsidRPr="00D5163E">
        <w:rPr>
          <w:rFonts w:ascii="Calibri" w:hAnsi="Calibri" w:cs="Calibri"/>
          <w:sz w:val="22"/>
          <w:szCs w:val="22"/>
        </w:rPr>
        <w:t xml:space="preserve">This component will focus on determining the most appropriate among the many available financial mechanisms referring to </w:t>
      </w:r>
      <w:r w:rsidRPr="00D5163E">
        <w:rPr>
          <w:rFonts w:ascii="Calibri" w:eastAsia="Times New Roman" w:hAnsi="Calibri" w:cs="Calibri"/>
          <w:sz w:val="22"/>
          <w:szCs w:val="22"/>
        </w:rPr>
        <w:t>the various experiences abroad and existing instruments in the country</w:t>
      </w:r>
      <w:r w:rsidRPr="00D5163E">
        <w:rPr>
          <w:rFonts w:ascii="Calibri" w:hAnsi="Calibri" w:cs="Calibri"/>
          <w:sz w:val="22"/>
          <w:szCs w:val="22"/>
        </w:rPr>
        <w:t>. Based on the initial studies, there is a critical need to have pilot demonstrations that would concentrate on the ESCO business model and the big potential for building and street lighting application of LEDs to realize increased EEL market share.</w:t>
      </w:r>
    </w:p>
    <w:p w14:paraId="32800E08" w14:textId="77777777" w:rsidR="00D706B0" w:rsidRPr="00D5163E" w:rsidRDefault="00D706B0" w:rsidP="007E081C">
      <w:pPr>
        <w:pStyle w:val="ListParagraph"/>
        <w:ind w:left="1080"/>
        <w:contextualSpacing/>
        <w:jc w:val="both"/>
        <w:rPr>
          <w:rFonts w:ascii="Calibri" w:hAnsi="Calibri" w:cs="Calibri"/>
          <w:sz w:val="22"/>
          <w:szCs w:val="22"/>
        </w:rPr>
      </w:pPr>
    </w:p>
    <w:p w14:paraId="75A71A47" w14:textId="580BFBFC" w:rsidR="00D706B0" w:rsidRPr="00D5163E" w:rsidRDefault="00D706B0" w:rsidP="00DD7CE7">
      <w:pPr>
        <w:pStyle w:val="ListParagraph"/>
        <w:numPr>
          <w:ilvl w:val="0"/>
          <w:numId w:val="46"/>
        </w:numPr>
        <w:ind w:left="1440"/>
        <w:contextualSpacing/>
        <w:jc w:val="both"/>
        <w:rPr>
          <w:rFonts w:asciiTheme="majorHAnsi" w:hAnsiTheme="majorHAnsi" w:cs="Calibri"/>
          <w:sz w:val="22"/>
          <w:szCs w:val="22"/>
        </w:rPr>
      </w:pPr>
      <w:r w:rsidRPr="00D5163E">
        <w:rPr>
          <w:rFonts w:ascii="Calibri" w:hAnsi="Calibri" w:cs="Calibri"/>
          <w:sz w:val="22"/>
          <w:szCs w:val="22"/>
        </w:rPr>
        <w:t>Output 3.1</w:t>
      </w:r>
      <w:r w:rsidRPr="00D5163E">
        <w:rPr>
          <w:rFonts w:asciiTheme="majorHAnsi" w:hAnsiTheme="majorHAnsi" w:cs="Calibri"/>
          <w:sz w:val="22"/>
          <w:szCs w:val="22"/>
        </w:rPr>
        <w:t xml:space="preserve">: </w:t>
      </w:r>
      <w:r w:rsidR="002D6531" w:rsidRPr="00D5163E">
        <w:rPr>
          <w:rFonts w:asciiTheme="majorHAnsi" w:hAnsiTheme="majorHAnsi" w:cs="Calibri"/>
          <w:bCs/>
          <w:sz w:val="22"/>
          <w:szCs w:val="22"/>
        </w:rPr>
        <w:t>Development of an innovative financial model enabling accelerated penetration of advanced lighting systems, focusing on the development of ESCO business models</w:t>
      </w:r>
    </w:p>
    <w:p w14:paraId="26A7F9AD" w14:textId="77777777" w:rsidR="00D706B0" w:rsidRPr="00D5163E" w:rsidRDefault="00D706B0" w:rsidP="007E081C">
      <w:pPr>
        <w:pStyle w:val="ListParagraph"/>
        <w:ind w:left="1440"/>
        <w:contextualSpacing/>
        <w:jc w:val="both"/>
        <w:rPr>
          <w:rFonts w:ascii="Calibri" w:hAnsi="Calibri" w:cs="Calibri"/>
          <w:sz w:val="22"/>
          <w:szCs w:val="22"/>
        </w:rPr>
      </w:pPr>
    </w:p>
    <w:p w14:paraId="15221A46" w14:textId="2DB648F1" w:rsidR="00D706B0" w:rsidRPr="00D5163E" w:rsidRDefault="00D706B0" w:rsidP="00DD7CE7">
      <w:pPr>
        <w:pStyle w:val="ListParagraph"/>
        <w:numPr>
          <w:ilvl w:val="0"/>
          <w:numId w:val="46"/>
        </w:numPr>
        <w:ind w:left="1440"/>
        <w:contextualSpacing/>
        <w:jc w:val="both"/>
        <w:rPr>
          <w:rFonts w:ascii="Calibri" w:hAnsi="Calibri" w:cs="Calibri"/>
          <w:sz w:val="22"/>
          <w:szCs w:val="22"/>
        </w:rPr>
      </w:pPr>
      <w:r w:rsidRPr="00D5163E">
        <w:rPr>
          <w:rFonts w:ascii="Calibri" w:hAnsi="Calibri" w:cs="Calibri"/>
          <w:sz w:val="22"/>
          <w:szCs w:val="22"/>
        </w:rPr>
        <w:t>Output 3.2: Pilot demonstrations for accelerated LED lamp deployment in buildings and for street lighting in the context of sustainable cities</w:t>
      </w:r>
      <w:r w:rsidR="00D3110A" w:rsidRPr="00D5163E">
        <w:rPr>
          <w:rFonts w:ascii="Calibri" w:hAnsi="Calibri" w:cs="Calibri"/>
          <w:sz w:val="22"/>
          <w:szCs w:val="22"/>
        </w:rPr>
        <w:t xml:space="preserve"> as well as in residential sector</w:t>
      </w:r>
      <w:r w:rsidRPr="00D5163E">
        <w:rPr>
          <w:rFonts w:ascii="Calibri" w:hAnsi="Calibri" w:cs="Calibri"/>
          <w:sz w:val="22"/>
          <w:szCs w:val="22"/>
        </w:rPr>
        <w:t xml:space="preserve"> </w:t>
      </w:r>
    </w:p>
    <w:p w14:paraId="58569A4A" w14:textId="77777777" w:rsidR="00D706B0" w:rsidRPr="00D5163E" w:rsidRDefault="00D706B0" w:rsidP="007E081C">
      <w:pPr>
        <w:pStyle w:val="ListParagraph"/>
        <w:ind w:left="1440"/>
        <w:contextualSpacing/>
        <w:jc w:val="both"/>
        <w:rPr>
          <w:rFonts w:ascii="Calibri" w:hAnsi="Calibri" w:cs="Calibri"/>
          <w:sz w:val="22"/>
          <w:szCs w:val="22"/>
        </w:rPr>
      </w:pPr>
    </w:p>
    <w:p w14:paraId="0D69DED4" w14:textId="1242BB0B" w:rsidR="00D706B0" w:rsidRPr="00D5163E" w:rsidRDefault="00D706B0" w:rsidP="00DD7CE7">
      <w:pPr>
        <w:pStyle w:val="ListParagraph"/>
        <w:numPr>
          <w:ilvl w:val="0"/>
          <w:numId w:val="46"/>
        </w:numPr>
        <w:ind w:left="1440"/>
        <w:contextualSpacing/>
        <w:jc w:val="both"/>
        <w:rPr>
          <w:rFonts w:ascii="Calibri" w:eastAsia="Calibri" w:hAnsi="Calibri" w:cs="Calibri"/>
          <w:sz w:val="22"/>
          <w:szCs w:val="22"/>
        </w:rPr>
      </w:pPr>
      <w:r w:rsidRPr="00D5163E">
        <w:rPr>
          <w:rFonts w:ascii="Calibri" w:hAnsi="Calibri" w:cs="Calibri"/>
          <w:sz w:val="22"/>
          <w:szCs w:val="22"/>
        </w:rPr>
        <w:t>Output 3.3: Implemented awareness and promotion program and information system explaining the benefits of high energy efficient lighting technologies</w:t>
      </w:r>
      <w:r w:rsidR="00AD1A06" w:rsidRPr="00D5163E">
        <w:rPr>
          <w:rFonts w:ascii="Calibri" w:hAnsi="Calibri" w:cs="Calibri"/>
          <w:sz w:val="22"/>
          <w:szCs w:val="22"/>
        </w:rPr>
        <w:t xml:space="preserve">, </w:t>
      </w:r>
      <w:r w:rsidR="001F1BFC" w:rsidRPr="00D5163E">
        <w:rPr>
          <w:rFonts w:ascii="Calibri" w:hAnsi="Calibri" w:cs="Calibri"/>
          <w:sz w:val="22"/>
          <w:szCs w:val="22"/>
        </w:rPr>
        <w:t>taking into account gender specific aspects in developing and implementing the programmes</w:t>
      </w:r>
      <w:r w:rsidR="00AD1A06" w:rsidRPr="00D5163E">
        <w:rPr>
          <w:rFonts w:ascii="Calibri" w:hAnsi="Calibri" w:cs="Calibri"/>
          <w:sz w:val="22"/>
          <w:szCs w:val="22"/>
        </w:rPr>
        <w:t>.</w:t>
      </w:r>
    </w:p>
    <w:p w14:paraId="31962B9B" w14:textId="77777777" w:rsidR="00D706B0" w:rsidRPr="00D5163E" w:rsidRDefault="00D706B0" w:rsidP="007E081C">
      <w:pPr>
        <w:pStyle w:val="ListParagraph"/>
        <w:ind w:left="630"/>
        <w:jc w:val="both"/>
        <w:rPr>
          <w:rFonts w:ascii="Calibri" w:hAnsi="Calibri" w:cs="Calibri"/>
          <w:sz w:val="22"/>
          <w:szCs w:val="22"/>
        </w:rPr>
      </w:pPr>
    </w:p>
    <w:p w14:paraId="7DF04B60" w14:textId="77777777" w:rsidR="00423176" w:rsidRPr="00D5163E" w:rsidRDefault="00D706B0" w:rsidP="007E081C">
      <w:pPr>
        <w:pStyle w:val="ListParagraph"/>
        <w:jc w:val="both"/>
        <w:rPr>
          <w:rFonts w:ascii="Calibri" w:hAnsi="Calibri" w:cs="Calibri"/>
          <w:sz w:val="22"/>
          <w:szCs w:val="22"/>
        </w:rPr>
      </w:pPr>
      <w:r w:rsidRPr="00D5163E">
        <w:rPr>
          <w:rFonts w:ascii="Calibri" w:hAnsi="Calibri" w:cs="Calibri"/>
          <w:sz w:val="22"/>
          <w:szCs w:val="22"/>
        </w:rPr>
        <w:t>The barrier removal activities in each of the ADLIGHT project components comprise the incremental activities of the proposed project that will either be fully or partly funded by GEF resources. All these GEF-funded incremental activities will supplement the baseline activities under the EEL program of the country particularly focusing on the relevant LED manufacturing and application projects by the partners that will be subsumed under ADLIGHT. Altogether, the combined incremental and baseline activities are expected to result in the realization of the expected project outcomes.</w:t>
      </w:r>
    </w:p>
    <w:p w14:paraId="06889AE3" w14:textId="77777777" w:rsidR="00423176" w:rsidRPr="00D5163E" w:rsidRDefault="00423176" w:rsidP="007E081C">
      <w:pPr>
        <w:pStyle w:val="ListParagraph"/>
        <w:jc w:val="both"/>
        <w:rPr>
          <w:rFonts w:ascii="Calibri" w:hAnsi="Calibri" w:cs="Calibri"/>
          <w:sz w:val="22"/>
          <w:szCs w:val="22"/>
        </w:rPr>
        <w:sectPr w:rsidR="00423176" w:rsidRPr="00D5163E" w:rsidSect="00337F31">
          <w:pgSz w:w="12240" w:h="15840" w:code="1"/>
          <w:pgMar w:top="1440" w:right="1440" w:bottom="1440" w:left="1440" w:header="720" w:footer="432" w:gutter="0"/>
          <w:cols w:space="708"/>
          <w:titlePg/>
          <w:docGrid w:linePitch="360"/>
        </w:sectPr>
      </w:pPr>
    </w:p>
    <w:p w14:paraId="4B379958" w14:textId="5118E9E7" w:rsidR="00C33AD1" w:rsidRPr="00D5163E" w:rsidRDefault="008B2F5B" w:rsidP="00C33AD1">
      <w:pPr>
        <w:pStyle w:val="ListParagraph"/>
        <w:jc w:val="both"/>
      </w:pPr>
      <w:r w:rsidRPr="00D5163E">
        <w:rPr>
          <w:noProof/>
        </w:rPr>
        <w:lastRenderedPageBreak/>
        <mc:AlternateContent>
          <mc:Choice Requires="wps">
            <w:drawing>
              <wp:anchor distT="0" distB="0" distL="114300" distR="114300" simplePos="0" relativeHeight="251658265" behindDoc="0" locked="0" layoutInCell="1" allowOverlap="1" wp14:anchorId="174A1895" wp14:editId="07382DED">
                <wp:simplePos x="0" y="0"/>
                <wp:positionH relativeFrom="margin">
                  <wp:posOffset>698740</wp:posOffset>
                </wp:positionH>
                <wp:positionV relativeFrom="paragraph">
                  <wp:posOffset>5615796</wp:posOffset>
                </wp:positionV>
                <wp:extent cx="7315200" cy="517585"/>
                <wp:effectExtent l="0" t="0" r="0" b="0"/>
                <wp:wrapNone/>
                <wp:docPr id="1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0" cy="517585"/>
                        </a:xfrm>
                        <a:prstGeom prst="rect">
                          <a:avLst/>
                        </a:prstGeom>
                        <a:solidFill>
                          <a:srgbClr val="FFFFFF"/>
                        </a:solidFill>
                        <a:ln w="9525">
                          <a:noFill/>
                          <a:miter lim="800000"/>
                          <a:headEnd/>
                          <a:tailEnd/>
                        </a:ln>
                      </wps:spPr>
                      <wps:txbx>
                        <w:txbxContent>
                          <w:p w14:paraId="46CAFC3A" w14:textId="15131B85" w:rsidR="00E87AB0" w:rsidRPr="005568D5" w:rsidRDefault="00E87AB0" w:rsidP="00C33AD1">
                            <w:pPr>
                              <w:ind w:left="-180"/>
                              <w:jc w:val="center"/>
                              <w:rPr>
                                <w:sz w:val="22"/>
                                <w:szCs w:val="22"/>
                              </w:rPr>
                            </w:pPr>
                            <w:r w:rsidRPr="005568D5">
                              <w:rPr>
                                <w:rFonts w:cs="Calibri"/>
                                <w:b/>
                                <w:sz w:val="22"/>
                                <w:szCs w:val="22"/>
                              </w:rPr>
                              <w:t xml:space="preserve">Fig. </w:t>
                            </w:r>
                            <w:r>
                              <w:rPr>
                                <w:rFonts w:cs="Calibri"/>
                                <w:b/>
                                <w:sz w:val="22"/>
                                <w:szCs w:val="22"/>
                              </w:rPr>
                              <w:t>3</w:t>
                            </w:r>
                            <w:r w:rsidRPr="005568D5">
                              <w:rPr>
                                <w:rFonts w:cs="Calibri"/>
                                <w:b/>
                                <w:sz w:val="22"/>
                                <w:szCs w:val="22"/>
                              </w:rPr>
                              <w:t>: Theory of Change:</w:t>
                            </w:r>
                            <w:r w:rsidRPr="005568D5">
                              <w:rPr>
                                <w:rFonts w:ascii="Arial" w:hAnsi="Arial" w:cs="Arial"/>
                                <w:b/>
                                <w:sz w:val="22"/>
                                <w:szCs w:val="22"/>
                              </w:rPr>
                              <w:t xml:space="preserve"> </w:t>
                            </w:r>
                            <w:r w:rsidRPr="005568D5">
                              <w:rPr>
                                <w:b/>
                                <w:sz w:val="22"/>
                                <w:szCs w:val="22"/>
                              </w:rPr>
                              <w:t>Advancing Indonesia’s Lighting Market to High Efficient Technologies (ADLIGHT)</w:t>
                            </w:r>
                            <w:r>
                              <w:rPr>
                                <w:b/>
                                <w:sz w:val="22"/>
                                <w:szCs w:val="22"/>
                              </w:rPr>
                              <w:t xml:space="preserve"> – </w:t>
                            </w:r>
                            <w:r>
                              <w:rPr>
                                <w:rFonts w:cs="Calibri"/>
                                <w:sz w:val="22"/>
                                <w:szCs w:val="22"/>
                                <w:u w:val="single"/>
                              </w:rPr>
                              <w:t xml:space="preserve">- </w:t>
                            </w:r>
                            <w:r w:rsidRPr="00A966DD">
                              <w:rPr>
                                <w:rFonts w:asciiTheme="majorHAnsi" w:eastAsia="Times New Roman" w:hAnsiTheme="majorHAnsi" w:cstheme="majorHAnsi"/>
                                <w:i/>
                                <w:iCs/>
                                <w:sz w:val="22"/>
                                <w:szCs w:val="22"/>
                                <w:lang w:val="en-AU"/>
                              </w:rPr>
                              <w:t xml:space="preserve">Component 2 is under UNEP as GEF Agency and captured in their Project Collaboration Agreement signed with </w:t>
                            </w:r>
                            <w:r>
                              <w:rPr>
                                <w:rFonts w:asciiTheme="majorHAnsi" w:eastAsia="Times New Roman" w:hAnsiTheme="majorHAnsi" w:cstheme="majorHAnsi"/>
                                <w:i/>
                                <w:iCs/>
                                <w:sz w:val="22"/>
                                <w:szCs w:val="22"/>
                                <w:lang w:val="en-AU"/>
                              </w:rPr>
                              <w:t xml:space="preserve">the </w:t>
                            </w:r>
                            <w:r w:rsidRPr="00A966DD">
                              <w:rPr>
                                <w:rFonts w:asciiTheme="majorHAnsi" w:eastAsia="Times New Roman" w:hAnsiTheme="majorHAnsi" w:cstheme="majorHAnsi"/>
                                <w:i/>
                                <w:iCs/>
                                <w:sz w:val="22"/>
                                <w:szCs w:val="22"/>
                                <w:lang w:val="en-AU"/>
                              </w:rPr>
                              <w:t>government</w:t>
                            </w:r>
                            <w:r>
                              <w:rPr>
                                <w:rFonts w:asciiTheme="majorHAnsi" w:eastAsia="Times New Roman" w:hAnsiTheme="majorHAnsi" w:cstheme="majorHAnsi"/>
                                <w:i/>
                                <w:iCs/>
                                <w:sz w:val="22"/>
                                <w:szCs w:val="22"/>
                                <w:lang w:val="en-AU"/>
                              </w:rPr>
                              <w:t xml:space="preserve"> of Indonesia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4A1895" id="_x0000_t202" coordsize="21600,21600" o:spt="202" path="m,l,21600r21600,l21600,xe">
                <v:stroke joinstyle="miter"/>
                <v:path gradientshapeok="t" o:connecttype="rect"/>
              </v:shapetype>
              <v:shape id="Text Box 2" o:spid="_x0000_s1026" type="#_x0000_t202" style="position:absolute;left:0;text-align:left;margin-left:55pt;margin-top:442.2pt;width:8in;height:40.75pt;z-index:251658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" stroked="f">
                <v:textbox>
                  <w:txbxContent>
                    <w:p w14:paraId="46CAFC3A" w14:textId="15131B85" w:rsidR="00E87AB0" w:rsidRPr="005568D5" w:rsidRDefault="00E87AB0" w:rsidP="00C33AD1">
                      <w:pPr>
                        <w:ind w:left="-180"/>
                        <w:jc w:val="center"/>
                        <w:rPr>
                          <w:sz w:val="22"/>
                          <w:szCs w:val="22"/>
                        </w:rPr>
                      </w:pPr>
                      <w:r w:rsidRPr="005568D5">
                        <w:rPr>
                          <w:rFonts w:cs="Calibri"/>
                          <w:b/>
                          <w:sz w:val="22"/>
                          <w:szCs w:val="22"/>
                        </w:rPr>
                        <w:t xml:space="preserve">Fig. </w:t>
                      </w:r>
                      <w:r>
                        <w:rPr>
                          <w:rFonts w:cs="Calibri"/>
                          <w:b/>
                          <w:sz w:val="22"/>
                          <w:szCs w:val="22"/>
                        </w:rPr>
                        <w:t>3</w:t>
                      </w:r>
                      <w:r w:rsidRPr="005568D5">
                        <w:rPr>
                          <w:rFonts w:cs="Calibri"/>
                          <w:b/>
                          <w:sz w:val="22"/>
                          <w:szCs w:val="22"/>
                        </w:rPr>
                        <w:t>: Theory of Change:</w:t>
                      </w:r>
                      <w:r w:rsidRPr="005568D5">
                        <w:rPr>
                          <w:rFonts w:ascii="Arial" w:hAnsi="Arial" w:cs="Arial"/>
                          <w:b/>
                          <w:sz w:val="22"/>
                          <w:szCs w:val="22"/>
                        </w:rPr>
                        <w:t xml:space="preserve"> </w:t>
                      </w:r>
                      <w:r w:rsidRPr="005568D5">
                        <w:rPr>
                          <w:b/>
                          <w:sz w:val="22"/>
                          <w:szCs w:val="22"/>
                        </w:rPr>
                        <w:t>Advancing Indonesia’s Lighting Market to High Efficient Technologies (ADLIGHT)</w:t>
                      </w:r>
                      <w:r>
                        <w:rPr>
                          <w:b/>
                          <w:sz w:val="22"/>
                          <w:szCs w:val="22"/>
                        </w:rPr>
                        <w:t xml:space="preserve"> – </w:t>
                      </w:r>
                      <w:r>
                        <w:rPr>
                          <w:rFonts w:cs="Calibri"/>
                          <w:sz w:val="22"/>
                          <w:szCs w:val="22"/>
                          <w:u w:val="single"/>
                        </w:rPr>
                        <w:t xml:space="preserve">- </w:t>
                      </w:r>
                      <w:r w:rsidRPr="00A966DD">
                        <w:rPr>
                          <w:rFonts w:asciiTheme="majorHAnsi" w:eastAsia="Times New Roman" w:hAnsiTheme="majorHAnsi" w:cstheme="majorHAnsi"/>
                          <w:i/>
                          <w:iCs/>
                          <w:sz w:val="22"/>
                          <w:szCs w:val="22"/>
                          <w:lang w:val="en-AU"/>
                        </w:rPr>
                        <w:t xml:space="preserve">Component 2 is under UNEP as GEF Agency and captured in their Project Collaboration Agreement signed with </w:t>
                      </w:r>
                      <w:r>
                        <w:rPr>
                          <w:rFonts w:asciiTheme="majorHAnsi" w:eastAsia="Times New Roman" w:hAnsiTheme="majorHAnsi" w:cstheme="majorHAnsi"/>
                          <w:i/>
                          <w:iCs/>
                          <w:sz w:val="22"/>
                          <w:szCs w:val="22"/>
                          <w:lang w:val="en-AU"/>
                        </w:rPr>
                        <w:t xml:space="preserve">the </w:t>
                      </w:r>
                      <w:r w:rsidRPr="00A966DD">
                        <w:rPr>
                          <w:rFonts w:asciiTheme="majorHAnsi" w:eastAsia="Times New Roman" w:hAnsiTheme="majorHAnsi" w:cstheme="majorHAnsi"/>
                          <w:i/>
                          <w:iCs/>
                          <w:sz w:val="22"/>
                          <w:szCs w:val="22"/>
                          <w:lang w:val="en-AU"/>
                        </w:rPr>
                        <w:t>government</w:t>
                      </w:r>
                      <w:r>
                        <w:rPr>
                          <w:rFonts w:asciiTheme="majorHAnsi" w:eastAsia="Times New Roman" w:hAnsiTheme="majorHAnsi" w:cstheme="majorHAnsi"/>
                          <w:i/>
                          <w:iCs/>
                          <w:sz w:val="22"/>
                          <w:szCs w:val="22"/>
                          <w:lang w:val="en-AU"/>
                        </w:rPr>
                        <w:t xml:space="preserve"> of Indonesia</w:t>
                      </w:r>
                    </w:p>
                  </w:txbxContent>
                </v:textbox>
                <w10:wrap anchorx="margin"/>
              </v:shape>
            </w:pict>
          </mc:Fallback>
        </mc:AlternateContent>
      </w:r>
      <w:r w:rsidR="00C33AD1" w:rsidRPr="00D5163E">
        <w:rPr>
          <w:rFonts w:ascii="Calibri" w:hAnsi="Calibri" w:cs="Calibri"/>
          <w:noProof/>
          <w:sz w:val="22"/>
          <w:szCs w:val="22"/>
        </w:rPr>
        <w:drawing>
          <wp:anchor distT="0" distB="0" distL="114300" distR="114300" simplePos="0" relativeHeight="251658264" behindDoc="1" locked="0" layoutInCell="1" allowOverlap="1" wp14:anchorId="71481C4D" wp14:editId="420CCF51">
            <wp:simplePos x="0" y="0"/>
            <wp:positionH relativeFrom="page">
              <wp:posOffset>952500</wp:posOffset>
            </wp:positionH>
            <wp:positionV relativeFrom="paragraph">
              <wp:posOffset>6350</wp:posOffset>
            </wp:positionV>
            <wp:extent cx="8474710" cy="5471160"/>
            <wp:effectExtent l="0" t="0" r="2540" b="0"/>
            <wp:wrapTight wrapText="bothSides">
              <wp:wrapPolygon edited="0">
                <wp:start x="0" y="0"/>
                <wp:lineTo x="0" y="21510"/>
                <wp:lineTo x="21558" y="21510"/>
                <wp:lineTo x="2155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heory of change - ADLIGHT Project PIMS 5721_2019-01-17.jpg"/>
                    <pic:cNvPicPr/>
                  </pic:nvPicPr>
                  <pic:blipFill rotWithShape="1">
                    <a:blip r:embed="rId22"/>
                    <a:srcRect t="4296" b="13815"/>
                    <a:stretch/>
                  </pic:blipFill>
                  <pic:spPr bwMode="auto">
                    <a:xfrm>
                      <a:off x="0" y="0"/>
                      <a:ext cx="8474710" cy="5471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412F993" w14:textId="272EBB0F" w:rsidR="00520961" w:rsidRPr="00D5163E" w:rsidRDefault="00520961" w:rsidP="00C33AD1">
      <w:pPr>
        <w:pStyle w:val="ListParagraph"/>
        <w:jc w:val="both"/>
        <w:sectPr w:rsidR="00520961" w:rsidRPr="00D5163E" w:rsidSect="007F2827">
          <w:pgSz w:w="15840" w:h="12240" w:orient="landscape" w:code="1"/>
          <w:pgMar w:top="1440" w:right="1440" w:bottom="1440" w:left="1440" w:header="720" w:footer="432" w:gutter="0"/>
          <w:cols w:space="708"/>
          <w:titlePg/>
          <w:docGrid w:linePitch="360"/>
        </w:sectPr>
      </w:pPr>
    </w:p>
    <w:p w14:paraId="421E6A22" w14:textId="44CACF46" w:rsidR="00006048" w:rsidRPr="00D5163E" w:rsidRDefault="00006048" w:rsidP="007E081C">
      <w:pPr>
        <w:pStyle w:val="ListParagraph"/>
        <w:ind w:left="90"/>
        <w:jc w:val="both"/>
        <w:rPr>
          <w:rFonts w:ascii="Calibri" w:hAnsi="Calibri" w:cs="Calibri"/>
          <w:b/>
          <w:color w:val="0070C0"/>
          <w:sz w:val="22"/>
          <w:szCs w:val="22"/>
          <w:u w:val="single"/>
        </w:rPr>
      </w:pPr>
      <w:r w:rsidRPr="00D5163E">
        <w:rPr>
          <w:rFonts w:ascii="Calibri" w:hAnsi="Calibri" w:cs="Calibri"/>
          <w:b/>
          <w:color w:val="0070C0"/>
          <w:sz w:val="22"/>
          <w:szCs w:val="22"/>
          <w:u w:val="single"/>
        </w:rPr>
        <w:lastRenderedPageBreak/>
        <w:t xml:space="preserve">OUTCOME 1: </w:t>
      </w:r>
      <w:r w:rsidR="002A277D" w:rsidRPr="00D5163E">
        <w:rPr>
          <w:rFonts w:ascii="Calibri" w:hAnsi="Calibri" w:cs="Calibri"/>
          <w:b/>
          <w:color w:val="0070C0"/>
          <w:sz w:val="22"/>
          <w:szCs w:val="22"/>
          <w:u w:val="single"/>
        </w:rPr>
        <w:t xml:space="preserve">Improved </w:t>
      </w:r>
      <w:r w:rsidR="0041049F" w:rsidRPr="00D5163E">
        <w:rPr>
          <w:rFonts w:ascii="Calibri" w:hAnsi="Calibri" w:cs="Calibri"/>
          <w:b/>
          <w:color w:val="0070C0"/>
          <w:sz w:val="22"/>
          <w:szCs w:val="22"/>
          <w:u w:val="single"/>
        </w:rPr>
        <w:t>qual</w:t>
      </w:r>
      <w:r w:rsidR="002A277D" w:rsidRPr="00D5163E">
        <w:rPr>
          <w:rFonts w:ascii="Calibri" w:hAnsi="Calibri" w:cs="Calibri"/>
          <w:b/>
          <w:color w:val="0070C0"/>
          <w:sz w:val="22"/>
          <w:szCs w:val="22"/>
          <w:u w:val="single"/>
        </w:rPr>
        <w:t xml:space="preserve">ity, energy efficient and </w:t>
      </w:r>
      <w:r w:rsidR="00BE49E6" w:rsidRPr="00D5163E">
        <w:rPr>
          <w:rFonts w:ascii="Calibri" w:hAnsi="Calibri" w:cs="Calibri"/>
          <w:b/>
          <w:color w:val="0070C0"/>
          <w:sz w:val="22"/>
          <w:szCs w:val="22"/>
          <w:u w:val="single"/>
        </w:rPr>
        <w:t>affordable</w:t>
      </w:r>
      <w:r w:rsidR="0041049F" w:rsidRPr="00D5163E">
        <w:rPr>
          <w:rFonts w:ascii="Calibri" w:hAnsi="Calibri" w:cs="Calibri"/>
          <w:b/>
          <w:color w:val="0070C0"/>
          <w:sz w:val="22"/>
          <w:szCs w:val="22"/>
          <w:u w:val="single"/>
        </w:rPr>
        <w:t xml:space="preserve"> locally-produced EEL products and systems</w:t>
      </w:r>
      <w:r w:rsidR="00591EAA" w:rsidRPr="00D5163E">
        <w:rPr>
          <w:rFonts w:ascii="Calibri" w:hAnsi="Calibri" w:cs="Calibri"/>
          <w:sz w:val="22"/>
          <w:szCs w:val="22"/>
          <w:u w:val="single"/>
        </w:rPr>
        <w:t>.</w:t>
      </w:r>
    </w:p>
    <w:p w14:paraId="23096B1E" w14:textId="2120D998" w:rsidR="00006048" w:rsidRPr="00D5163E" w:rsidRDefault="00006048" w:rsidP="007E081C">
      <w:pPr>
        <w:spacing w:after="0" w:line="276" w:lineRule="auto"/>
        <w:ind w:left="86"/>
        <w:contextualSpacing/>
        <w:rPr>
          <w:rFonts w:cs="Calibri"/>
          <w:sz w:val="22"/>
          <w:szCs w:val="22"/>
        </w:rPr>
      </w:pPr>
    </w:p>
    <w:p w14:paraId="4DB96D0A" w14:textId="77777777" w:rsidR="00006048" w:rsidRPr="00D5163E" w:rsidRDefault="00006048" w:rsidP="007E081C">
      <w:pPr>
        <w:pStyle w:val="ListParagraph"/>
        <w:ind w:left="360"/>
        <w:jc w:val="both"/>
        <w:rPr>
          <w:rFonts w:ascii="Calibri" w:hAnsi="Calibri" w:cs="Calibri"/>
          <w:sz w:val="22"/>
          <w:szCs w:val="22"/>
        </w:rPr>
      </w:pPr>
      <w:r w:rsidRPr="00D5163E">
        <w:rPr>
          <w:rFonts w:ascii="Calibri" w:hAnsi="Calibri" w:cs="Calibri"/>
          <w:b/>
          <w:sz w:val="22"/>
          <w:szCs w:val="22"/>
        </w:rPr>
        <w:t>Table 1</w:t>
      </w:r>
      <w:r w:rsidRPr="00D5163E">
        <w:rPr>
          <w:rFonts w:ascii="Calibri" w:hAnsi="Calibri" w:cs="Calibri"/>
          <w:sz w:val="22"/>
          <w:szCs w:val="22"/>
        </w:rPr>
        <w:t xml:space="preserve"> presents major Activities for delivering the planned Outputs that will contribute to the achievement of Outcome 1.</w:t>
      </w:r>
    </w:p>
    <w:p w14:paraId="5D9900DB" w14:textId="77777777" w:rsidR="00A4524E" w:rsidRPr="00D5163E" w:rsidRDefault="00A4524E" w:rsidP="007E081C">
      <w:pPr>
        <w:pStyle w:val="ListParagraph"/>
        <w:ind w:left="360"/>
        <w:jc w:val="both"/>
        <w:rPr>
          <w:rFonts w:ascii="Calibri" w:hAnsi="Calibri" w:cs="Calibri"/>
          <w:sz w:val="22"/>
          <w:szCs w:val="22"/>
        </w:rPr>
      </w:pPr>
    </w:p>
    <w:p w14:paraId="51C2C4CC" w14:textId="77777777" w:rsidR="00006048" w:rsidRPr="00D5163E" w:rsidRDefault="00006048" w:rsidP="007E081C">
      <w:pPr>
        <w:spacing w:after="0"/>
        <w:rPr>
          <w:rFonts w:cs="Calibri"/>
          <w:b/>
          <w:color w:val="000000"/>
          <w:sz w:val="22"/>
          <w:szCs w:val="22"/>
        </w:rPr>
      </w:pPr>
      <w:r w:rsidRPr="00D5163E">
        <w:rPr>
          <w:rFonts w:cs="Calibri"/>
          <w:b/>
          <w:bCs/>
          <w:color w:val="000000"/>
          <w:sz w:val="22"/>
          <w:szCs w:val="22"/>
        </w:rPr>
        <w:t xml:space="preserve">Table 1: </w:t>
      </w:r>
      <w:r w:rsidRPr="00D5163E">
        <w:rPr>
          <w:rFonts w:cs="Calibri"/>
          <w:b/>
          <w:color w:val="000000"/>
          <w:sz w:val="22"/>
          <w:szCs w:val="22"/>
        </w:rPr>
        <w:t>Activities that will deliver the Outputs resulting to Outcome 1</w:t>
      </w:r>
    </w:p>
    <w:p w14:paraId="3804ADE3" w14:textId="77777777" w:rsidR="00006048" w:rsidRPr="00D5163E" w:rsidRDefault="00006048" w:rsidP="007E081C">
      <w:pPr>
        <w:spacing w:after="0"/>
        <w:rPr>
          <w:rFonts w:cs="Calibri"/>
          <w:b/>
          <w:color w:val="000000"/>
          <w:sz w:val="22"/>
          <w:szCs w:val="22"/>
        </w:rPr>
      </w:pPr>
    </w:p>
    <w:tbl>
      <w:tblPr>
        <w:tblW w:w="925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8"/>
        <w:gridCol w:w="6337"/>
      </w:tblGrid>
      <w:tr w:rsidR="001D217B" w:rsidRPr="00D5163E" w14:paraId="29F57910" w14:textId="77777777" w:rsidTr="00465ED5">
        <w:trPr>
          <w:tblHeader/>
        </w:trPr>
        <w:tc>
          <w:tcPr>
            <w:tcW w:w="2918" w:type="dxa"/>
            <w:shd w:val="clear" w:color="auto" w:fill="F2F2F2"/>
            <w:vAlign w:val="center"/>
          </w:tcPr>
          <w:p w14:paraId="268FA6E5" w14:textId="77777777" w:rsidR="001D217B" w:rsidRPr="00D5163E" w:rsidRDefault="001D217B" w:rsidP="007E081C">
            <w:pPr>
              <w:jc w:val="center"/>
              <w:rPr>
                <w:rFonts w:eastAsia="Malgun Gothic" w:cs="Calibri"/>
                <w:b/>
                <w:bCs/>
                <w:szCs w:val="20"/>
              </w:rPr>
            </w:pPr>
            <w:r w:rsidRPr="00D5163E">
              <w:rPr>
                <w:rFonts w:eastAsia="Malgun Gothic" w:cs="Calibri"/>
                <w:b/>
                <w:bCs/>
                <w:szCs w:val="20"/>
              </w:rPr>
              <w:t>OUTPUTS</w:t>
            </w:r>
          </w:p>
        </w:tc>
        <w:tc>
          <w:tcPr>
            <w:tcW w:w="6337" w:type="dxa"/>
            <w:shd w:val="clear" w:color="auto" w:fill="F2F2F2"/>
            <w:vAlign w:val="center"/>
          </w:tcPr>
          <w:p w14:paraId="70027954" w14:textId="77777777" w:rsidR="001D217B" w:rsidRPr="00D5163E" w:rsidRDefault="001D217B" w:rsidP="007E081C">
            <w:pPr>
              <w:jc w:val="center"/>
              <w:rPr>
                <w:rFonts w:eastAsia="Malgun Gothic" w:cs="Calibri"/>
                <w:b/>
                <w:bCs/>
                <w:szCs w:val="20"/>
              </w:rPr>
            </w:pPr>
            <w:r w:rsidRPr="00D5163E">
              <w:rPr>
                <w:rFonts w:eastAsia="Malgun Gothic" w:cs="Calibri"/>
                <w:b/>
                <w:bCs/>
                <w:szCs w:val="20"/>
              </w:rPr>
              <w:t>ACTIVITIES</w:t>
            </w:r>
          </w:p>
        </w:tc>
      </w:tr>
      <w:tr w:rsidR="001D217B" w:rsidRPr="00D5163E" w14:paraId="59240962" w14:textId="77777777" w:rsidTr="003F1771">
        <w:trPr>
          <w:trHeight w:val="2168"/>
        </w:trPr>
        <w:tc>
          <w:tcPr>
            <w:tcW w:w="2918" w:type="dxa"/>
            <w:shd w:val="clear" w:color="auto" w:fill="auto"/>
          </w:tcPr>
          <w:p w14:paraId="493223DE" w14:textId="59C1C82E" w:rsidR="001D217B" w:rsidRPr="00D5163E" w:rsidRDefault="001D217B" w:rsidP="002C2489">
            <w:pPr>
              <w:ind w:left="34"/>
              <w:rPr>
                <w:rFonts w:eastAsia="Calibri" w:cs="Calibri"/>
                <w:szCs w:val="20"/>
              </w:rPr>
            </w:pPr>
            <w:r w:rsidRPr="00D5163E">
              <w:rPr>
                <w:rFonts w:eastAsia="Calibri" w:cs="Calibri"/>
                <w:szCs w:val="20"/>
              </w:rPr>
              <w:t xml:space="preserve">1.1: </w:t>
            </w:r>
            <w:r w:rsidR="00D3110A" w:rsidRPr="00D5163E">
              <w:rPr>
                <w:rFonts w:cs="Calibri"/>
                <w:szCs w:val="20"/>
              </w:rPr>
              <w:t>Establishment of knowledge center and systems that helps manufacturers in their production planning and policy makers in reviewing enabling environment.</w:t>
            </w:r>
            <w:r w:rsidR="0025237D" w:rsidRPr="00D5163E">
              <w:rPr>
                <w:rFonts w:eastAsia="Times New Roman" w:cs="Calibri"/>
                <w:szCs w:val="20"/>
              </w:rPr>
              <w:t xml:space="preserve"> </w:t>
            </w:r>
          </w:p>
        </w:tc>
        <w:tc>
          <w:tcPr>
            <w:tcW w:w="6337" w:type="dxa"/>
            <w:shd w:val="clear" w:color="auto" w:fill="auto"/>
          </w:tcPr>
          <w:p w14:paraId="55F4B726" w14:textId="28231D93" w:rsidR="00D3110A" w:rsidRPr="00D5163E" w:rsidRDefault="00D3110A" w:rsidP="007E081C">
            <w:pPr>
              <w:ind w:left="34"/>
              <w:rPr>
                <w:rFonts w:eastAsia="Calibri" w:cs="Calibri"/>
                <w:szCs w:val="20"/>
              </w:rPr>
            </w:pPr>
            <w:r w:rsidRPr="00D5163E">
              <w:rPr>
                <w:rFonts w:eastAsia="Calibri" w:cs="Calibri"/>
                <w:szCs w:val="20"/>
              </w:rPr>
              <w:t xml:space="preserve">1.1.1: </w:t>
            </w:r>
            <w:r w:rsidRPr="00D5163E">
              <w:t>Identification, design and establishment of an Institute to support energy efficient lighting transformation in Indonesia</w:t>
            </w:r>
          </w:p>
          <w:p w14:paraId="2396D950" w14:textId="7A297F7F" w:rsidR="001D217B" w:rsidRPr="00D5163E" w:rsidRDefault="001D217B" w:rsidP="007E081C">
            <w:pPr>
              <w:ind w:left="34"/>
              <w:rPr>
                <w:rFonts w:eastAsia="Malgun Gothic" w:cs="Calibri"/>
                <w:szCs w:val="20"/>
              </w:rPr>
            </w:pPr>
            <w:r w:rsidRPr="00D5163E">
              <w:rPr>
                <w:rFonts w:eastAsia="Calibri" w:cs="Calibri"/>
                <w:szCs w:val="20"/>
              </w:rPr>
              <w:t>1.1.</w:t>
            </w:r>
            <w:r w:rsidR="00D3110A" w:rsidRPr="00D5163E">
              <w:rPr>
                <w:rFonts w:eastAsia="Calibri" w:cs="Calibri"/>
                <w:szCs w:val="20"/>
              </w:rPr>
              <w:t>2</w:t>
            </w:r>
            <w:r w:rsidRPr="00D5163E">
              <w:rPr>
                <w:rFonts w:eastAsia="Calibri" w:cs="Calibri"/>
                <w:szCs w:val="20"/>
              </w:rPr>
              <w:t xml:space="preserve">: </w:t>
            </w:r>
            <w:r w:rsidRPr="00D5163E">
              <w:rPr>
                <w:rFonts w:eastAsia="Malgun Gothic" w:cs="Calibri"/>
                <w:szCs w:val="20"/>
              </w:rPr>
              <w:t xml:space="preserve">Periodic </w:t>
            </w:r>
            <w:r w:rsidR="00723F32" w:rsidRPr="00D5163E">
              <w:rPr>
                <w:rFonts w:eastAsia="Malgun Gothic" w:cs="Calibri"/>
                <w:szCs w:val="20"/>
              </w:rPr>
              <w:t>(</w:t>
            </w:r>
            <w:r w:rsidR="004B3737" w:rsidRPr="00D5163E">
              <w:rPr>
                <w:rFonts w:eastAsia="Malgun Gothic" w:cs="Calibri"/>
                <w:szCs w:val="20"/>
              </w:rPr>
              <w:t xml:space="preserve">inception, mid-term and terminal) </w:t>
            </w:r>
            <w:r w:rsidR="006A67CD" w:rsidRPr="00D5163E">
              <w:rPr>
                <w:rFonts w:eastAsia="Malgun Gothic" w:cs="Calibri"/>
                <w:szCs w:val="20"/>
              </w:rPr>
              <w:t>gender</w:t>
            </w:r>
            <w:r w:rsidR="00591EAA" w:rsidRPr="00D5163E">
              <w:rPr>
                <w:rFonts w:eastAsia="Malgun Gothic" w:cs="Calibri"/>
                <w:szCs w:val="20"/>
              </w:rPr>
              <w:t xml:space="preserve"> sensitive</w:t>
            </w:r>
            <w:r w:rsidR="006A67CD" w:rsidRPr="00D5163E">
              <w:rPr>
                <w:rFonts w:eastAsia="Malgun Gothic" w:cs="Calibri"/>
                <w:szCs w:val="20"/>
              </w:rPr>
              <w:t xml:space="preserve"> </w:t>
            </w:r>
            <w:r w:rsidR="00723F32" w:rsidRPr="00D5163E">
              <w:rPr>
                <w:rFonts w:eastAsia="Malgun Gothic" w:cs="Calibri"/>
                <w:szCs w:val="20"/>
              </w:rPr>
              <w:t>market surveys</w:t>
            </w:r>
            <w:r w:rsidR="004B3737" w:rsidRPr="00D5163E">
              <w:rPr>
                <w:rFonts w:eastAsia="Malgun Gothic" w:cs="Calibri"/>
                <w:szCs w:val="20"/>
              </w:rPr>
              <w:t xml:space="preserve"> </w:t>
            </w:r>
            <w:r w:rsidRPr="00D5163E">
              <w:rPr>
                <w:rFonts w:eastAsia="Malgun Gothic" w:cs="Calibri"/>
                <w:szCs w:val="20"/>
              </w:rPr>
              <w:t>of EEL production and application in Indonesia</w:t>
            </w:r>
          </w:p>
          <w:p w14:paraId="1F2A512F" w14:textId="7D9897BE" w:rsidR="0025237D" w:rsidRPr="00D5163E" w:rsidRDefault="001D217B" w:rsidP="007E081C">
            <w:pPr>
              <w:ind w:left="34"/>
              <w:rPr>
                <w:rFonts w:eastAsia="Malgun Gothic" w:cs="Calibri"/>
                <w:szCs w:val="20"/>
              </w:rPr>
            </w:pPr>
            <w:r w:rsidRPr="00D5163E">
              <w:rPr>
                <w:rFonts w:eastAsia="Malgun Gothic" w:cs="Calibri"/>
                <w:szCs w:val="20"/>
              </w:rPr>
              <w:t>1.1.</w:t>
            </w:r>
            <w:r w:rsidR="00D3110A" w:rsidRPr="00D5163E">
              <w:rPr>
                <w:rFonts w:eastAsia="Malgun Gothic" w:cs="Calibri"/>
                <w:szCs w:val="20"/>
              </w:rPr>
              <w:t>3</w:t>
            </w:r>
            <w:r w:rsidRPr="00D5163E">
              <w:rPr>
                <w:rFonts w:eastAsia="Malgun Gothic" w:cs="Calibri"/>
                <w:szCs w:val="20"/>
              </w:rPr>
              <w:t xml:space="preserve">: </w:t>
            </w:r>
            <w:r w:rsidR="0025237D" w:rsidRPr="00D5163E">
              <w:rPr>
                <w:rFonts w:eastAsia="Malgun Gothic" w:cs="Calibri"/>
                <w:szCs w:val="20"/>
              </w:rPr>
              <w:t>Development of</w:t>
            </w:r>
            <w:r w:rsidR="00DB61DB" w:rsidRPr="00D5163E">
              <w:rPr>
                <w:rFonts w:eastAsia="Malgun Gothic" w:cs="Calibri"/>
                <w:szCs w:val="20"/>
              </w:rPr>
              <w:t xml:space="preserve"> </w:t>
            </w:r>
            <w:r w:rsidR="0025237D" w:rsidRPr="00D5163E">
              <w:rPr>
                <w:rFonts w:eastAsia="Malgun Gothic" w:cs="Calibri"/>
                <w:szCs w:val="20"/>
              </w:rPr>
              <w:t>LED lighting development roadmap for Indonesia</w:t>
            </w:r>
            <w:r w:rsidR="00AD1A06" w:rsidRPr="00D5163E">
              <w:rPr>
                <w:rFonts w:eastAsia="Malgun Gothic" w:cs="Calibri"/>
                <w:szCs w:val="20"/>
              </w:rPr>
              <w:t xml:space="preserve">, with gender equality goals included </w:t>
            </w:r>
          </w:p>
          <w:p w14:paraId="54298D71" w14:textId="011346B1" w:rsidR="001D217B" w:rsidRPr="00D5163E" w:rsidRDefault="005A015E" w:rsidP="007E081C">
            <w:pPr>
              <w:ind w:left="34"/>
              <w:rPr>
                <w:rFonts w:eastAsia="Malgun Gothic" w:cs="Calibri"/>
                <w:szCs w:val="20"/>
              </w:rPr>
            </w:pPr>
            <w:r w:rsidRPr="00D5163E">
              <w:rPr>
                <w:rFonts w:eastAsia="Malgun Gothic" w:cs="Calibri"/>
                <w:szCs w:val="20"/>
              </w:rPr>
              <w:t xml:space="preserve">1.1.4: </w:t>
            </w:r>
            <w:r w:rsidRPr="00D5163E">
              <w:t>Review and development of recommendations for government policies to provide level playing field to manufacturing of high quality LEDs</w:t>
            </w:r>
          </w:p>
        </w:tc>
      </w:tr>
      <w:tr w:rsidR="001D217B" w:rsidRPr="00D5163E" w14:paraId="08D0B6BE" w14:textId="77777777" w:rsidTr="00790A03">
        <w:tc>
          <w:tcPr>
            <w:tcW w:w="2918" w:type="dxa"/>
            <w:shd w:val="clear" w:color="auto" w:fill="auto"/>
          </w:tcPr>
          <w:p w14:paraId="5688CC91" w14:textId="16A1A998" w:rsidR="001D217B" w:rsidRPr="00D5163E" w:rsidRDefault="001D217B" w:rsidP="002C2489">
            <w:pPr>
              <w:ind w:left="34"/>
              <w:rPr>
                <w:rFonts w:eastAsia="Calibri" w:cs="Calibri"/>
                <w:szCs w:val="20"/>
              </w:rPr>
            </w:pPr>
            <w:r w:rsidRPr="00D5163E">
              <w:rPr>
                <w:rFonts w:eastAsia="Malgun Gothic" w:cs="Calibri"/>
                <w:szCs w:val="20"/>
              </w:rPr>
              <w:t xml:space="preserve">1.2: Adopted and implemented business transformation plans of selected local lighting manufacturers to </w:t>
            </w:r>
            <w:r w:rsidR="0025237D" w:rsidRPr="00D5163E">
              <w:rPr>
                <w:rFonts w:eastAsia="Malgun Gothic" w:cs="Calibri"/>
                <w:szCs w:val="20"/>
              </w:rPr>
              <w:t xml:space="preserve">produce high quality </w:t>
            </w:r>
            <w:r w:rsidRPr="00D5163E">
              <w:rPr>
                <w:rFonts w:eastAsia="Malgun Gothic" w:cs="Calibri"/>
                <w:szCs w:val="20"/>
              </w:rPr>
              <w:t xml:space="preserve">energy efficient </w:t>
            </w:r>
            <w:r w:rsidR="00D706B0" w:rsidRPr="00D5163E">
              <w:rPr>
                <w:rFonts w:eastAsia="Malgun Gothic" w:cs="Calibri"/>
                <w:szCs w:val="20"/>
              </w:rPr>
              <w:t>lighting which</w:t>
            </w:r>
            <w:r w:rsidR="0025237D" w:rsidRPr="00D5163E">
              <w:rPr>
                <w:rFonts w:eastAsia="Calibri" w:cs="Calibri"/>
                <w:szCs w:val="20"/>
              </w:rPr>
              <w:t xml:space="preserve"> meet future MEPS</w:t>
            </w:r>
          </w:p>
        </w:tc>
        <w:tc>
          <w:tcPr>
            <w:tcW w:w="6337" w:type="dxa"/>
            <w:shd w:val="clear" w:color="auto" w:fill="auto"/>
          </w:tcPr>
          <w:p w14:paraId="431E2C1F" w14:textId="52F3EDA1" w:rsidR="0025237D" w:rsidRPr="00D5163E" w:rsidRDefault="001D217B" w:rsidP="007E081C">
            <w:pPr>
              <w:rPr>
                <w:rFonts w:eastAsia="Malgun Gothic" w:cs="Calibri"/>
                <w:szCs w:val="20"/>
              </w:rPr>
            </w:pPr>
            <w:r w:rsidRPr="00D5163E">
              <w:rPr>
                <w:rFonts w:eastAsia="Malgun Gothic" w:cs="Calibri"/>
                <w:szCs w:val="20"/>
              </w:rPr>
              <w:t xml:space="preserve">1.2.1: </w:t>
            </w:r>
            <w:r w:rsidR="002254F6" w:rsidRPr="00D5163E">
              <w:rPr>
                <w:rFonts w:eastAsia="Malgun Gothic" w:cs="Calibri"/>
                <w:szCs w:val="20"/>
              </w:rPr>
              <w:t>Gender-responsive a</w:t>
            </w:r>
            <w:r w:rsidR="0025237D" w:rsidRPr="00D5163E">
              <w:rPr>
                <w:rFonts w:eastAsia="Malgun Gothic" w:cs="Calibri"/>
                <w:szCs w:val="20"/>
              </w:rPr>
              <w:t>ssessment of needs and development of capacity building to prepare local EEL manufacturers to upgrade production facilities to produce high quality, efficient lighting that can meet future MEPS</w:t>
            </w:r>
          </w:p>
          <w:p w14:paraId="591CB9F4" w14:textId="72F02947" w:rsidR="001D217B" w:rsidRPr="00D5163E" w:rsidRDefault="0025237D" w:rsidP="007E081C">
            <w:pPr>
              <w:rPr>
                <w:rFonts w:eastAsia="Calibri" w:cs="Calibri"/>
                <w:szCs w:val="20"/>
              </w:rPr>
            </w:pPr>
            <w:r w:rsidRPr="00D5163E">
              <w:rPr>
                <w:rFonts w:eastAsia="Malgun Gothic" w:cs="Calibri"/>
                <w:szCs w:val="20"/>
              </w:rPr>
              <w:t xml:space="preserve">1.2.2: </w:t>
            </w:r>
            <w:r w:rsidR="001D217B" w:rsidRPr="00D5163E">
              <w:rPr>
                <w:rFonts w:eastAsia="Malgun Gothic" w:cs="Calibri"/>
                <w:szCs w:val="20"/>
              </w:rPr>
              <w:t xml:space="preserve">Development of </w:t>
            </w:r>
            <w:r w:rsidR="002254F6" w:rsidRPr="00D5163E">
              <w:rPr>
                <w:rFonts w:eastAsia="Malgun Gothic" w:cs="Calibri"/>
                <w:szCs w:val="20"/>
              </w:rPr>
              <w:t xml:space="preserve">gender-responsive </w:t>
            </w:r>
            <w:r w:rsidR="001D217B" w:rsidRPr="00D5163E">
              <w:rPr>
                <w:rFonts w:eastAsia="Malgun Gothic" w:cs="Calibri"/>
                <w:szCs w:val="20"/>
              </w:rPr>
              <w:t>business transformation plans of local EEL</w:t>
            </w:r>
            <w:r w:rsidR="001D217B" w:rsidRPr="00D5163E">
              <w:rPr>
                <w:rFonts w:eastAsia="Malgun Gothic" w:cs="Calibri"/>
                <w:b/>
                <w:szCs w:val="20"/>
              </w:rPr>
              <w:t xml:space="preserve"> </w:t>
            </w:r>
            <w:r w:rsidR="001D217B" w:rsidRPr="00D5163E">
              <w:rPr>
                <w:rFonts w:eastAsia="Malgun Gothic" w:cs="Calibri"/>
                <w:szCs w:val="20"/>
              </w:rPr>
              <w:t xml:space="preserve">manufacturers to produce </w:t>
            </w:r>
            <w:r w:rsidRPr="00D5163E">
              <w:rPr>
                <w:rFonts w:eastAsia="Malgun Gothic" w:cs="Calibri"/>
                <w:szCs w:val="20"/>
              </w:rPr>
              <w:t>high quality</w:t>
            </w:r>
            <w:r w:rsidR="0004120A" w:rsidRPr="00D5163E">
              <w:rPr>
                <w:rFonts w:eastAsia="Malgun Gothic" w:cs="Calibri"/>
                <w:szCs w:val="20"/>
              </w:rPr>
              <w:t xml:space="preserve"> </w:t>
            </w:r>
            <w:r w:rsidR="001D217B" w:rsidRPr="00D5163E">
              <w:rPr>
                <w:rFonts w:eastAsia="Malgun Gothic" w:cs="Calibri"/>
                <w:szCs w:val="20"/>
              </w:rPr>
              <w:t>LED lamps</w:t>
            </w:r>
            <w:r w:rsidRPr="00D5163E">
              <w:rPr>
                <w:rFonts w:eastAsia="Malgun Gothic" w:cs="Calibri"/>
                <w:szCs w:val="20"/>
              </w:rPr>
              <w:t xml:space="preserve"> that can meet future MEPS requirements</w:t>
            </w:r>
            <w:r w:rsidR="001D217B" w:rsidRPr="00D5163E">
              <w:rPr>
                <w:rFonts w:eastAsia="Malgun Gothic" w:cs="Calibri"/>
                <w:szCs w:val="20"/>
              </w:rPr>
              <w:t xml:space="preserve">. </w:t>
            </w:r>
          </w:p>
          <w:p w14:paraId="3E16B955" w14:textId="450DE569" w:rsidR="001D217B" w:rsidRPr="00D5163E" w:rsidRDefault="001D217B" w:rsidP="007E081C">
            <w:pPr>
              <w:rPr>
                <w:rFonts w:eastAsia="Malgun Gothic" w:cs="Calibri"/>
                <w:szCs w:val="20"/>
              </w:rPr>
            </w:pPr>
            <w:r w:rsidRPr="00D5163E">
              <w:rPr>
                <w:rFonts w:eastAsia="Malgun Gothic" w:cs="Calibri"/>
                <w:szCs w:val="20"/>
              </w:rPr>
              <w:t>1.2.</w:t>
            </w:r>
            <w:r w:rsidR="0025237D" w:rsidRPr="00D5163E">
              <w:rPr>
                <w:rFonts w:eastAsia="Malgun Gothic" w:cs="Calibri"/>
                <w:szCs w:val="20"/>
              </w:rPr>
              <w:t>3</w:t>
            </w:r>
            <w:r w:rsidR="009805C9" w:rsidRPr="00D5163E">
              <w:rPr>
                <w:rFonts w:eastAsia="Malgun Gothic" w:cs="Calibri"/>
                <w:szCs w:val="20"/>
              </w:rPr>
              <w:t>:</w:t>
            </w:r>
            <w:r w:rsidRPr="00D5163E">
              <w:rPr>
                <w:rFonts w:eastAsia="Malgun Gothic" w:cs="Calibri"/>
                <w:szCs w:val="20"/>
              </w:rPr>
              <w:t xml:space="preserve"> Organization and conduct of workshops and business forums for local manufacturers for the adoption and implementation of the business transformation plans</w:t>
            </w:r>
            <w:r w:rsidR="002254F6" w:rsidRPr="00D5163E">
              <w:rPr>
                <w:rFonts w:eastAsia="Malgun Gothic" w:cs="Calibri"/>
                <w:szCs w:val="20"/>
              </w:rPr>
              <w:t>, with gender-sensitive capacity building components.</w:t>
            </w:r>
            <w:r w:rsidRPr="00D5163E">
              <w:rPr>
                <w:rFonts w:eastAsia="Malgun Gothic" w:cs="Calibri"/>
                <w:szCs w:val="20"/>
              </w:rPr>
              <w:t xml:space="preserve"> </w:t>
            </w:r>
          </w:p>
        </w:tc>
      </w:tr>
      <w:tr w:rsidR="001D217B" w:rsidRPr="00D5163E" w14:paraId="0E993D6C" w14:textId="77777777" w:rsidTr="00790A03">
        <w:trPr>
          <w:trHeight w:val="1519"/>
        </w:trPr>
        <w:tc>
          <w:tcPr>
            <w:tcW w:w="2918" w:type="dxa"/>
            <w:tcBorders>
              <w:top w:val="single" w:sz="8" w:space="0" w:color="8064A2"/>
              <w:left w:val="single" w:sz="8" w:space="0" w:color="8064A2"/>
              <w:bottom w:val="single" w:sz="8" w:space="0" w:color="8064A2"/>
              <w:right w:val="single" w:sz="8" w:space="0" w:color="8064A2"/>
            </w:tcBorders>
            <w:shd w:val="clear" w:color="auto" w:fill="auto"/>
          </w:tcPr>
          <w:p w14:paraId="49FF47BA" w14:textId="026C894D" w:rsidR="001D217B" w:rsidRPr="00D5163E" w:rsidRDefault="001D217B" w:rsidP="002C2489">
            <w:pPr>
              <w:ind w:left="34"/>
              <w:rPr>
                <w:rFonts w:eastAsia="Calibri" w:cs="Calibri"/>
                <w:szCs w:val="20"/>
              </w:rPr>
            </w:pPr>
            <w:r w:rsidRPr="00D5163E">
              <w:rPr>
                <w:rFonts w:eastAsia="Malgun Gothic" w:cs="Calibri"/>
                <w:szCs w:val="20"/>
              </w:rPr>
              <w:t>1.3: Completed capacity development program for banking/financing institutions on the evaluation and financing of lighting industry modernization projects</w:t>
            </w:r>
          </w:p>
        </w:tc>
        <w:tc>
          <w:tcPr>
            <w:tcW w:w="6337" w:type="dxa"/>
            <w:tcBorders>
              <w:top w:val="single" w:sz="8" w:space="0" w:color="8064A2"/>
              <w:left w:val="single" w:sz="8" w:space="0" w:color="8064A2"/>
              <w:bottom w:val="single" w:sz="8" w:space="0" w:color="8064A2"/>
              <w:right w:val="single" w:sz="8" w:space="0" w:color="8064A2"/>
            </w:tcBorders>
            <w:shd w:val="clear" w:color="auto" w:fill="auto"/>
          </w:tcPr>
          <w:p w14:paraId="616F86F5" w14:textId="5A742D2C" w:rsidR="001D217B" w:rsidRPr="00D5163E" w:rsidRDefault="001D217B" w:rsidP="007E081C">
            <w:pPr>
              <w:ind w:left="34"/>
              <w:rPr>
                <w:rFonts w:eastAsia="Malgun Gothic" w:cs="Calibri"/>
                <w:szCs w:val="20"/>
              </w:rPr>
            </w:pPr>
            <w:r w:rsidRPr="00D5163E">
              <w:rPr>
                <w:rFonts w:eastAsia="Malgun Gothic" w:cs="Calibri"/>
                <w:szCs w:val="20"/>
              </w:rPr>
              <w:t xml:space="preserve">1.3.1 </w:t>
            </w:r>
            <w:r w:rsidRPr="00D5163E">
              <w:rPr>
                <w:rFonts w:eastAsia="Times New Roman" w:cs="Calibri"/>
                <w:szCs w:val="20"/>
              </w:rPr>
              <w:t>Design, planning and conduct of training for financing institution officials on assessment of financial proposals on energy efficiency, focusing on production upgrades of lighting manufacturers</w:t>
            </w:r>
            <w:r w:rsidR="002254F6" w:rsidRPr="00D5163E">
              <w:rPr>
                <w:rFonts w:eastAsia="Times New Roman" w:cs="Calibri"/>
                <w:szCs w:val="20"/>
              </w:rPr>
              <w:t>, while specifically addressing gender-gaps in the market.</w:t>
            </w:r>
          </w:p>
        </w:tc>
      </w:tr>
    </w:tbl>
    <w:p w14:paraId="27D61899" w14:textId="77777777" w:rsidR="00006048" w:rsidRPr="00D5163E" w:rsidRDefault="00006048" w:rsidP="002C2489">
      <w:pPr>
        <w:spacing w:after="0"/>
        <w:rPr>
          <w:rFonts w:cs="Calibri"/>
          <w:b/>
          <w:color w:val="000000"/>
        </w:rPr>
      </w:pPr>
    </w:p>
    <w:p w14:paraId="5B7A808B" w14:textId="77777777" w:rsidR="00006048" w:rsidRPr="00D5163E" w:rsidRDefault="00006048" w:rsidP="007E081C">
      <w:pPr>
        <w:spacing w:after="0"/>
        <w:ind w:left="360"/>
        <w:rPr>
          <w:rFonts w:cs="Calibri"/>
          <w:sz w:val="22"/>
          <w:szCs w:val="22"/>
        </w:rPr>
      </w:pPr>
      <w:r w:rsidRPr="00D5163E">
        <w:rPr>
          <w:rFonts w:cs="Calibri"/>
          <w:sz w:val="22"/>
          <w:szCs w:val="22"/>
        </w:rPr>
        <w:t>The following paragraphs describe the Activities that will be conducted to deliver the expected Outputs to contribute to realization of Outcome 1.</w:t>
      </w:r>
    </w:p>
    <w:p w14:paraId="05A241F8" w14:textId="77777777" w:rsidR="00006048" w:rsidRPr="00D5163E" w:rsidRDefault="00006048" w:rsidP="007E081C">
      <w:pPr>
        <w:spacing w:after="0"/>
        <w:ind w:left="360"/>
        <w:rPr>
          <w:rFonts w:cs="Calibri"/>
          <w:b/>
          <w:sz w:val="22"/>
          <w:szCs w:val="22"/>
          <w:u w:val="single"/>
        </w:rPr>
      </w:pPr>
    </w:p>
    <w:p w14:paraId="3CC98908" w14:textId="488DE786" w:rsidR="00006048" w:rsidRPr="00D5163E" w:rsidRDefault="00006048" w:rsidP="00DD7CE7">
      <w:pPr>
        <w:numPr>
          <w:ilvl w:val="0"/>
          <w:numId w:val="29"/>
        </w:numPr>
        <w:spacing w:after="0"/>
        <w:ind w:left="360"/>
        <w:rPr>
          <w:rFonts w:eastAsia="Calibri" w:cs="Calibri"/>
          <w:b/>
          <w:sz w:val="22"/>
          <w:szCs w:val="22"/>
        </w:rPr>
      </w:pPr>
      <w:r w:rsidRPr="00D5163E">
        <w:rPr>
          <w:rFonts w:eastAsia="Calibri" w:cs="Calibri"/>
          <w:b/>
          <w:sz w:val="22"/>
          <w:szCs w:val="22"/>
        </w:rPr>
        <w:t xml:space="preserve">Output </w:t>
      </w:r>
      <w:r w:rsidR="00DA4065" w:rsidRPr="00D5163E">
        <w:rPr>
          <w:rFonts w:eastAsia="Calibri" w:cs="Calibri"/>
          <w:b/>
          <w:sz w:val="22"/>
          <w:szCs w:val="22"/>
        </w:rPr>
        <w:t xml:space="preserve">1.1: </w:t>
      </w:r>
      <w:r w:rsidR="005A015E" w:rsidRPr="00D5163E">
        <w:rPr>
          <w:rFonts w:cs="Calibri"/>
          <w:b/>
          <w:sz w:val="22"/>
          <w:szCs w:val="22"/>
        </w:rPr>
        <w:t>Establishment of knowledge center and systems that help manufacturers in their production planning and policy makers in reviewing enabling environment.</w:t>
      </w:r>
      <w:r w:rsidR="002924A0" w:rsidRPr="00D5163E">
        <w:rPr>
          <w:rFonts w:cs="Leelawadee"/>
          <w:b/>
          <w:sz w:val="22"/>
          <w:szCs w:val="22"/>
        </w:rPr>
        <w:t xml:space="preserve"> </w:t>
      </w:r>
    </w:p>
    <w:p w14:paraId="1A9ACBC1" w14:textId="77777777" w:rsidR="00006048" w:rsidRPr="00D5163E" w:rsidRDefault="00006048" w:rsidP="007E081C">
      <w:pPr>
        <w:spacing w:after="0"/>
        <w:ind w:left="360"/>
        <w:rPr>
          <w:rFonts w:cs="Calibri"/>
          <w:b/>
          <w:sz w:val="22"/>
          <w:szCs w:val="22"/>
        </w:rPr>
      </w:pPr>
    </w:p>
    <w:p w14:paraId="35AA2748" w14:textId="4EF3425A" w:rsidR="005A015E" w:rsidRPr="00D5163E" w:rsidRDefault="005A015E" w:rsidP="007E081C">
      <w:pPr>
        <w:ind w:left="360"/>
        <w:rPr>
          <w:rFonts w:cs="Calibri"/>
          <w:sz w:val="22"/>
          <w:szCs w:val="22"/>
        </w:rPr>
      </w:pPr>
      <w:r w:rsidRPr="00D5163E">
        <w:rPr>
          <w:rFonts w:cs="Calibri"/>
          <w:b/>
          <w:i/>
          <w:sz w:val="22"/>
          <w:szCs w:val="22"/>
        </w:rPr>
        <w:t xml:space="preserve">Activity 1.1.1: </w:t>
      </w:r>
      <w:r w:rsidRPr="00D5163E">
        <w:rPr>
          <w:b/>
          <w:i/>
          <w:sz w:val="22"/>
          <w:szCs w:val="22"/>
        </w:rPr>
        <w:t xml:space="preserve">Identification, design and establishment of an </w:t>
      </w:r>
      <w:r w:rsidR="00136998" w:rsidRPr="00D5163E">
        <w:rPr>
          <w:b/>
          <w:i/>
          <w:sz w:val="22"/>
          <w:szCs w:val="22"/>
        </w:rPr>
        <w:t>i</w:t>
      </w:r>
      <w:r w:rsidRPr="00D5163E">
        <w:rPr>
          <w:b/>
          <w:i/>
          <w:sz w:val="22"/>
          <w:szCs w:val="22"/>
        </w:rPr>
        <w:t>nstitute to support energy efficient lighting transformation in Indonesia.</w:t>
      </w:r>
      <w:r w:rsidRPr="00D5163E">
        <w:rPr>
          <w:rFonts w:cs="Calibri"/>
          <w:sz w:val="22"/>
          <w:szCs w:val="22"/>
        </w:rPr>
        <w:t xml:space="preserve"> This will involve the establishment of an Efficient Lighting Knowledge Center for collecting market information on lighting products, quality of products, consumer perception</w:t>
      </w:r>
      <w:r w:rsidR="004A51E6" w:rsidRPr="00D5163E">
        <w:rPr>
          <w:rFonts w:cs="Calibri"/>
          <w:sz w:val="22"/>
          <w:szCs w:val="22"/>
        </w:rPr>
        <w:t xml:space="preserve">, </w:t>
      </w:r>
      <w:r w:rsidR="00956C34" w:rsidRPr="00D5163E">
        <w:rPr>
          <w:rFonts w:cs="Calibri"/>
          <w:sz w:val="22"/>
          <w:szCs w:val="22"/>
        </w:rPr>
        <w:t>including</w:t>
      </w:r>
      <w:r w:rsidR="004A51E6" w:rsidRPr="00D5163E">
        <w:rPr>
          <w:rFonts w:cs="Calibri"/>
          <w:sz w:val="22"/>
          <w:szCs w:val="22"/>
        </w:rPr>
        <w:t xml:space="preserve"> </w:t>
      </w:r>
      <w:r w:rsidR="00571CF4" w:rsidRPr="00D5163E">
        <w:rPr>
          <w:rFonts w:cs="Calibri"/>
          <w:sz w:val="22"/>
          <w:szCs w:val="22"/>
        </w:rPr>
        <w:t>gender</w:t>
      </w:r>
      <w:r w:rsidR="004A51E6" w:rsidRPr="00D5163E">
        <w:rPr>
          <w:rFonts w:cs="Calibri"/>
          <w:sz w:val="22"/>
          <w:szCs w:val="22"/>
        </w:rPr>
        <w:t xml:space="preserve">-disaggregated </w:t>
      </w:r>
      <w:r w:rsidR="00956C34" w:rsidRPr="00D5163E">
        <w:rPr>
          <w:rFonts w:cs="Calibri"/>
          <w:sz w:val="22"/>
          <w:szCs w:val="22"/>
        </w:rPr>
        <w:t xml:space="preserve">consumer </w:t>
      </w:r>
      <w:r w:rsidR="004A51E6" w:rsidRPr="00D5163E">
        <w:rPr>
          <w:rFonts w:cs="Calibri"/>
          <w:sz w:val="22"/>
          <w:szCs w:val="22"/>
        </w:rPr>
        <w:t>data where a</w:t>
      </w:r>
      <w:r w:rsidR="002254F6" w:rsidRPr="00D5163E">
        <w:rPr>
          <w:rFonts w:cs="Calibri"/>
          <w:sz w:val="22"/>
          <w:szCs w:val="22"/>
        </w:rPr>
        <w:t>vailable</w:t>
      </w:r>
      <w:r w:rsidRPr="00D5163E">
        <w:rPr>
          <w:rFonts w:cs="Calibri"/>
          <w:sz w:val="22"/>
          <w:szCs w:val="22"/>
        </w:rPr>
        <w:t xml:space="preserve"> and other related information regarding efficient lighting technology and technology providers. Existing agency with relevant mandate and organization, such as </w:t>
      </w:r>
      <w:r w:rsidRPr="00D5163E">
        <w:rPr>
          <w:rFonts w:cs="Calibri"/>
          <w:i/>
          <w:sz w:val="22"/>
          <w:szCs w:val="22"/>
        </w:rPr>
        <w:t>BSN</w:t>
      </w:r>
      <w:r w:rsidRPr="00D5163E">
        <w:rPr>
          <w:rFonts w:cs="Calibri"/>
          <w:sz w:val="22"/>
          <w:szCs w:val="22"/>
        </w:rPr>
        <w:t xml:space="preserve">, will be assisted in preparing a strategy and design to meet the requirements and purpose of the Knowledge Center and in establishing it in the selected agency that will continue to be responsible in carrying out a sustainable program ushered by the project in providing not only knowledge but also a categorized quality product listing (QPL) and </w:t>
      </w:r>
      <w:r w:rsidRPr="00D5163E">
        <w:rPr>
          <w:rFonts w:cs="Calibri"/>
          <w:sz w:val="22"/>
          <w:szCs w:val="22"/>
        </w:rPr>
        <w:lastRenderedPageBreak/>
        <w:t xml:space="preserve">database in cooperation with a network of qualified laboratories. </w:t>
      </w:r>
      <w:r w:rsidR="00C81C2B" w:rsidRPr="00F8286E">
        <w:rPr>
          <w:rFonts w:cs="Calibri"/>
          <w:sz w:val="22"/>
          <w:szCs w:val="22"/>
          <w:highlight w:val="cyan"/>
        </w:rPr>
        <w:t>Collaboration with LINTAS EBTKE (Information and Investment Service Center) at the DG-NREEC will also be pursued under this Activity</w:t>
      </w:r>
      <w:r w:rsidR="00C81C2B">
        <w:rPr>
          <w:rFonts w:cs="Calibri"/>
          <w:sz w:val="22"/>
          <w:szCs w:val="22"/>
          <w:highlight w:val="cyan"/>
        </w:rPr>
        <w:t xml:space="preserve"> to facilitate wider dissemination of information and investment potential in energy efficient lighting sector</w:t>
      </w:r>
      <w:r w:rsidR="00C81C2B" w:rsidRPr="00F8286E">
        <w:rPr>
          <w:rFonts w:cs="Calibri"/>
          <w:sz w:val="22"/>
          <w:szCs w:val="22"/>
          <w:highlight w:val="cyan"/>
        </w:rPr>
        <w:t>.</w:t>
      </w:r>
      <w:r w:rsidR="00C81C2B">
        <w:rPr>
          <w:rFonts w:cs="Calibri"/>
          <w:sz w:val="22"/>
          <w:szCs w:val="22"/>
        </w:rPr>
        <w:t xml:space="preserve">  </w:t>
      </w:r>
      <w:r w:rsidR="00BC4D55" w:rsidRPr="0097400E">
        <w:rPr>
          <w:sz w:val="22"/>
        </w:rPr>
        <w:t xml:space="preserve">The Knowledge Center to be established within the selected existing agency in Indonesia will complement to the virtual Centre of Excellence and other relevant mechanisms under the Parent Program, with the title: </w:t>
      </w:r>
      <w:r w:rsidR="005B21FA" w:rsidRPr="0097400E">
        <w:rPr>
          <w:sz w:val="22"/>
        </w:rPr>
        <w:t>“</w:t>
      </w:r>
      <w:r w:rsidR="00BC4D55" w:rsidRPr="0097400E">
        <w:rPr>
          <w:sz w:val="22"/>
        </w:rPr>
        <w:t>Leapfrogging Markets to High Efficiency Products</w:t>
      </w:r>
      <w:r w:rsidR="005B21FA" w:rsidRPr="0097400E">
        <w:rPr>
          <w:sz w:val="22"/>
        </w:rPr>
        <w:t>”</w:t>
      </w:r>
      <w:r w:rsidR="00BC4D55" w:rsidRPr="0097400E">
        <w:rPr>
          <w:sz w:val="22"/>
        </w:rPr>
        <w:t xml:space="preserve"> (GEF ID: 9436)</w:t>
      </w:r>
      <w:r w:rsidR="00180046" w:rsidRPr="0097400E">
        <w:rPr>
          <w:sz w:val="22"/>
        </w:rPr>
        <w:t xml:space="preserve"> as implemented by </w:t>
      </w:r>
      <w:r w:rsidR="002C5619">
        <w:rPr>
          <w:sz w:val="22"/>
          <w:szCs w:val="22"/>
        </w:rPr>
        <w:t>UNEP</w:t>
      </w:r>
      <w:r w:rsidR="00BC4D55" w:rsidRPr="0097400E">
        <w:rPr>
          <w:sz w:val="22"/>
        </w:rPr>
        <w:t xml:space="preserve"> in coordination with the partnerships established in </w:t>
      </w:r>
      <w:r w:rsidR="005B21FA" w:rsidRPr="0097400E">
        <w:rPr>
          <w:sz w:val="22"/>
        </w:rPr>
        <w:t>the Parent Program</w:t>
      </w:r>
      <w:r w:rsidR="00BC4D55" w:rsidRPr="0097400E">
        <w:rPr>
          <w:sz w:val="22"/>
        </w:rPr>
        <w:t xml:space="preserve"> involving international organizations and private sector companies.</w:t>
      </w:r>
    </w:p>
    <w:p w14:paraId="5BB1BFDC" w14:textId="77777777" w:rsidR="005A015E" w:rsidRPr="00D5163E" w:rsidRDefault="005A015E" w:rsidP="007E081C">
      <w:pPr>
        <w:ind w:left="360"/>
        <w:rPr>
          <w:rFonts w:cs="Calibri"/>
          <w:sz w:val="22"/>
          <w:szCs w:val="22"/>
        </w:rPr>
      </w:pPr>
    </w:p>
    <w:p w14:paraId="457326A6" w14:textId="4D1A386F" w:rsidR="005A015E" w:rsidRPr="00D5163E" w:rsidRDefault="005A015E" w:rsidP="007E081C">
      <w:pPr>
        <w:ind w:left="360"/>
        <w:rPr>
          <w:rFonts w:cs="Calibri"/>
          <w:i/>
          <w:sz w:val="22"/>
          <w:szCs w:val="22"/>
        </w:rPr>
      </w:pPr>
      <w:r w:rsidRPr="00D5163E">
        <w:rPr>
          <w:rFonts w:cs="Calibri"/>
          <w:i/>
          <w:sz w:val="22"/>
          <w:szCs w:val="22"/>
        </w:rPr>
        <w:t>GEF support will be provided for the development and implementation of the Knowledge Center.</w:t>
      </w:r>
    </w:p>
    <w:p w14:paraId="01F3C82E" w14:textId="77777777" w:rsidR="005A015E" w:rsidRPr="00D5163E" w:rsidRDefault="005A015E" w:rsidP="007E081C">
      <w:pPr>
        <w:ind w:left="360"/>
        <w:rPr>
          <w:rFonts w:cs="Calibri"/>
          <w:b/>
          <w:i/>
          <w:sz w:val="22"/>
          <w:szCs w:val="22"/>
        </w:rPr>
      </w:pPr>
    </w:p>
    <w:p w14:paraId="3F876868" w14:textId="136EEC83" w:rsidR="00010E0B" w:rsidRPr="00D5163E" w:rsidRDefault="00006048" w:rsidP="007E081C">
      <w:pPr>
        <w:ind w:left="360"/>
        <w:rPr>
          <w:sz w:val="22"/>
          <w:szCs w:val="22"/>
        </w:rPr>
      </w:pPr>
      <w:r w:rsidRPr="00D5163E">
        <w:rPr>
          <w:rFonts w:cs="Calibri"/>
          <w:b/>
          <w:i/>
          <w:sz w:val="22"/>
          <w:szCs w:val="22"/>
        </w:rPr>
        <w:t xml:space="preserve">Activity </w:t>
      </w:r>
      <w:r w:rsidR="00DA4065" w:rsidRPr="00D5163E">
        <w:rPr>
          <w:rFonts w:cs="Calibri"/>
          <w:b/>
          <w:i/>
          <w:sz w:val="22"/>
          <w:szCs w:val="22"/>
        </w:rPr>
        <w:t>1.1.</w:t>
      </w:r>
      <w:r w:rsidR="005A015E" w:rsidRPr="00D5163E">
        <w:rPr>
          <w:rFonts w:cs="Calibri"/>
          <w:b/>
          <w:i/>
          <w:sz w:val="22"/>
          <w:szCs w:val="22"/>
        </w:rPr>
        <w:t>2</w:t>
      </w:r>
      <w:r w:rsidR="00DA4065" w:rsidRPr="00D5163E">
        <w:rPr>
          <w:rFonts w:cs="Calibri"/>
          <w:b/>
          <w:i/>
          <w:sz w:val="22"/>
          <w:szCs w:val="22"/>
        </w:rPr>
        <w:t xml:space="preserve">: Periodic </w:t>
      </w:r>
      <w:r w:rsidR="000A763F" w:rsidRPr="00D5163E">
        <w:rPr>
          <w:rFonts w:cs="Calibri"/>
          <w:b/>
          <w:i/>
          <w:sz w:val="22"/>
          <w:szCs w:val="22"/>
        </w:rPr>
        <w:t xml:space="preserve">(inception, mid-term and terminal) </w:t>
      </w:r>
      <w:r w:rsidR="00956C34" w:rsidRPr="00D5163E">
        <w:rPr>
          <w:rFonts w:cs="Calibri"/>
          <w:b/>
          <w:i/>
          <w:sz w:val="22"/>
          <w:szCs w:val="22"/>
        </w:rPr>
        <w:t xml:space="preserve">gender sensitive </w:t>
      </w:r>
      <w:r w:rsidR="000A763F" w:rsidRPr="00D5163E">
        <w:rPr>
          <w:rFonts w:cs="Calibri"/>
          <w:b/>
          <w:i/>
          <w:sz w:val="22"/>
          <w:szCs w:val="22"/>
        </w:rPr>
        <w:t xml:space="preserve">market surveys of </w:t>
      </w:r>
      <w:r w:rsidR="00DA4065" w:rsidRPr="00D5163E">
        <w:rPr>
          <w:rFonts w:cs="Calibri"/>
          <w:b/>
          <w:i/>
          <w:sz w:val="22"/>
          <w:szCs w:val="22"/>
        </w:rPr>
        <w:t>EEL production and application in Indonesia</w:t>
      </w:r>
      <w:r w:rsidR="00DA4065" w:rsidRPr="00D5163E">
        <w:rPr>
          <w:rFonts w:cs="Calibri"/>
          <w:sz w:val="22"/>
          <w:szCs w:val="22"/>
        </w:rPr>
        <w:t>.</w:t>
      </w:r>
      <w:r w:rsidR="00C45271" w:rsidRPr="00D5163E">
        <w:rPr>
          <w:rFonts w:cs="Calibri"/>
          <w:sz w:val="22"/>
          <w:szCs w:val="22"/>
        </w:rPr>
        <w:t xml:space="preserve"> </w:t>
      </w:r>
      <w:r w:rsidR="00A811B8" w:rsidRPr="00D5163E">
        <w:rPr>
          <w:rFonts w:eastAsia="Times New Roman" w:cs="Calibri"/>
          <w:sz w:val="22"/>
          <w:szCs w:val="22"/>
        </w:rPr>
        <w:t xml:space="preserve">This activity will involve the </w:t>
      </w:r>
      <w:r w:rsidR="00701310" w:rsidRPr="00D5163E">
        <w:rPr>
          <w:rFonts w:eastAsia="Times New Roman" w:cs="Calibri"/>
          <w:sz w:val="22"/>
          <w:szCs w:val="22"/>
        </w:rPr>
        <w:t>conduct of market surveys and analysis to ensure availability of critical market information to support the local LED lighting manufacturers’ information needs in production and application of LEDs</w:t>
      </w:r>
      <w:r w:rsidR="002924A0" w:rsidRPr="00D5163E">
        <w:rPr>
          <w:rFonts w:eastAsia="Times New Roman" w:cs="Calibri"/>
          <w:sz w:val="22"/>
          <w:szCs w:val="22"/>
        </w:rPr>
        <w:t xml:space="preserve"> as well as to inform the development of a LED lighting roadmap for Indonesia</w:t>
      </w:r>
      <w:r w:rsidR="00701310" w:rsidRPr="00D5163E">
        <w:rPr>
          <w:rFonts w:eastAsia="Times New Roman" w:cs="Calibri"/>
          <w:sz w:val="22"/>
          <w:szCs w:val="22"/>
        </w:rPr>
        <w:t xml:space="preserve">. </w:t>
      </w:r>
      <w:r w:rsidR="008A1FD4" w:rsidRPr="00D5163E">
        <w:rPr>
          <w:rFonts w:cs="Calibri"/>
          <w:sz w:val="22"/>
          <w:szCs w:val="22"/>
        </w:rPr>
        <w:t xml:space="preserve">The </w:t>
      </w:r>
      <w:r w:rsidR="008A1FD4" w:rsidRPr="00D5163E">
        <w:rPr>
          <w:sz w:val="22"/>
          <w:szCs w:val="22"/>
        </w:rPr>
        <w:t>p</w:t>
      </w:r>
      <w:r w:rsidR="00010E0B" w:rsidRPr="00D5163E">
        <w:rPr>
          <w:sz w:val="22"/>
          <w:szCs w:val="22"/>
        </w:rPr>
        <w:t xml:space="preserve">eriodic market </w:t>
      </w:r>
      <w:r w:rsidR="008A1FD4" w:rsidRPr="00D5163E">
        <w:rPr>
          <w:sz w:val="22"/>
          <w:szCs w:val="22"/>
        </w:rPr>
        <w:t xml:space="preserve">assessment and consumer </w:t>
      </w:r>
      <w:r w:rsidR="00010E0B" w:rsidRPr="00D5163E">
        <w:rPr>
          <w:sz w:val="22"/>
          <w:szCs w:val="22"/>
        </w:rPr>
        <w:t>survey</w:t>
      </w:r>
      <w:r w:rsidR="008A1FD4" w:rsidRPr="00D5163E">
        <w:rPr>
          <w:sz w:val="22"/>
          <w:szCs w:val="22"/>
        </w:rPr>
        <w:t xml:space="preserve">s </w:t>
      </w:r>
      <w:r w:rsidR="00010E0B" w:rsidRPr="00D5163E">
        <w:rPr>
          <w:sz w:val="22"/>
          <w:szCs w:val="22"/>
        </w:rPr>
        <w:t xml:space="preserve">of EEL production and application in Indonesia </w:t>
      </w:r>
      <w:r w:rsidR="008A1FD4" w:rsidRPr="00D5163E">
        <w:rPr>
          <w:sz w:val="22"/>
          <w:szCs w:val="22"/>
        </w:rPr>
        <w:t xml:space="preserve">includes </w:t>
      </w:r>
      <w:r w:rsidR="00010E0B" w:rsidRPr="00D5163E">
        <w:rPr>
          <w:sz w:val="22"/>
          <w:szCs w:val="22"/>
        </w:rPr>
        <w:t xml:space="preserve">the gathering and analysis of market data, such as </w:t>
      </w:r>
      <w:r w:rsidR="000B235B" w:rsidRPr="00D5163E">
        <w:rPr>
          <w:sz w:val="22"/>
          <w:szCs w:val="22"/>
        </w:rPr>
        <w:t xml:space="preserve">gender-sensitive </w:t>
      </w:r>
      <w:r w:rsidR="00010E0B" w:rsidRPr="00D5163E">
        <w:rPr>
          <w:sz w:val="22"/>
          <w:szCs w:val="22"/>
        </w:rPr>
        <w:t xml:space="preserve">consumer preferences, trends in market prices and the </w:t>
      </w:r>
      <w:r w:rsidR="005D4F8A" w:rsidRPr="00D5163E">
        <w:rPr>
          <w:sz w:val="22"/>
          <w:szCs w:val="22"/>
        </w:rPr>
        <w:t>availability of</w:t>
      </w:r>
      <w:r w:rsidR="00010E0B" w:rsidRPr="00D5163E">
        <w:rPr>
          <w:sz w:val="22"/>
          <w:szCs w:val="22"/>
        </w:rPr>
        <w:t xml:space="preserve"> EEL products and applications including market share of both local and imported EEL lamps manufacturers. </w:t>
      </w:r>
      <w:r w:rsidR="009D309A" w:rsidRPr="00D5163E">
        <w:rPr>
          <w:sz w:val="22"/>
          <w:szCs w:val="22"/>
        </w:rPr>
        <w:t xml:space="preserve">The </w:t>
      </w:r>
      <w:r w:rsidR="00010E0B" w:rsidRPr="00D5163E">
        <w:rPr>
          <w:sz w:val="22"/>
          <w:szCs w:val="22"/>
        </w:rPr>
        <w:t>market survey</w:t>
      </w:r>
      <w:r w:rsidR="009D309A" w:rsidRPr="00D5163E">
        <w:rPr>
          <w:sz w:val="22"/>
          <w:szCs w:val="22"/>
        </w:rPr>
        <w:t xml:space="preserve"> will </w:t>
      </w:r>
      <w:r w:rsidR="00010E0B" w:rsidRPr="00D5163E">
        <w:rPr>
          <w:sz w:val="22"/>
          <w:szCs w:val="22"/>
        </w:rPr>
        <w:t>gather information directly from consumers about their preferences, habits</w:t>
      </w:r>
      <w:r w:rsidR="00945BFB" w:rsidRPr="00D5163E">
        <w:rPr>
          <w:sz w:val="22"/>
          <w:szCs w:val="22"/>
        </w:rPr>
        <w:t xml:space="preserve">, </w:t>
      </w:r>
      <w:r w:rsidR="00743937" w:rsidRPr="00D5163E">
        <w:rPr>
          <w:sz w:val="22"/>
          <w:szCs w:val="22"/>
        </w:rPr>
        <w:t xml:space="preserve">their purchasing </w:t>
      </w:r>
      <w:r w:rsidR="00945BFB" w:rsidRPr="00D5163E">
        <w:rPr>
          <w:sz w:val="22"/>
          <w:szCs w:val="22"/>
        </w:rPr>
        <w:t>power</w:t>
      </w:r>
      <w:r w:rsidR="00010E0B" w:rsidRPr="00D5163E">
        <w:rPr>
          <w:sz w:val="22"/>
          <w:szCs w:val="22"/>
        </w:rPr>
        <w:t xml:space="preserve"> and </w:t>
      </w:r>
      <w:r w:rsidR="00945BFB" w:rsidRPr="00D5163E">
        <w:rPr>
          <w:sz w:val="22"/>
          <w:szCs w:val="22"/>
        </w:rPr>
        <w:t xml:space="preserve">other important </w:t>
      </w:r>
      <w:r w:rsidR="00010E0B" w:rsidRPr="00D5163E">
        <w:rPr>
          <w:sz w:val="22"/>
          <w:szCs w:val="22"/>
        </w:rPr>
        <w:t xml:space="preserve">experiences especially </w:t>
      </w:r>
      <w:r w:rsidR="00945BFB" w:rsidRPr="00D5163E">
        <w:rPr>
          <w:sz w:val="22"/>
          <w:szCs w:val="22"/>
        </w:rPr>
        <w:t xml:space="preserve">with </w:t>
      </w:r>
      <w:r w:rsidR="00010E0B" w:rsidRPr="00D5163E">
        <w:rPr>
          <w:sz w:val="22"/>
          <w:szCs w:val="22"/>
        </w:rPr>
        <w:t>locally produced</w:t>
      </w:r>
      <w:r w:rsidR="00945BFB" w:rsidRPr="00D5163E">
        <w:rPr>
          <w:sz w:val="22"/>
          <w:szCs w:val="22"/>
        </w:rPr>
        <w:t xml:space="preserve"> EEL</w:t>
      </w:r>
      <w:r w:rsidR="004E797F" w:rsidRPr="00D5163E">
        <w:rPr>
          <w:sz w:val="22"/>
          <w:szCs w:val="22"/>
        </w:rPr>
        <w:t>, factoring in gender considerations, that will</w:t>
      </w:r>
      <w:r w:rsidR="00010E0B" w:rsidRPr="00D5163E">
        <w:rPr>
          <w:sz w:val="22"/>
          <w:szCs w:val="22"/>
        </w:rPr>
        <w:t xml:space="preserve"> provide local </w:t>
      </w:r>
      <w:r w:rsidR="00945BFB" w:rsidRPr="00D5163E">
        <w:rPr>
          <w:sz w:val="22"/>
          <w:szCs w:val="22"/>
        </w:rPr>
        <w:t xml:space="preserve">EEL </w:t>
      </w:r>
      <w:r w:rsidR="00010E0B" w:rsidRPr="00D5163E">
        <w:rPr>
          <w:sz w:val="22"/>
          <w:szCs w:val="22"/>
        </w:rPr>
        <w:t>manufacturers with insight about their target customers, such as how much money they spend on certain types of products, product</w:t>
      </w:r>
      <w:r w:rsidR="005D4F8A" w:rsidRPr="00D5163E">
        <w:rPr>
          <w:sz w:val="22"/>
          <w:szCs w:val="22"/>
        </w:rPr>
        <w:t xml:space="preserve"> preference</w:t>
      </w:r>
      <w:r w:rsidR="00010E0B" w:rsidRPr="00D5163E">
        <w:rPr>
          <w:sz w:val="22"/>
          <w:szCs w:val="22"/>
        </w:rPr>
        <w:t xml:space="preserve">s and the interest level for new products. </w:t>
      </w:r>
      <w:r w:rsidR="00FB6E7C" w:rsidRPr="00D5163E">
        <w:rPr>
          <w:sz w:val="22"/>
          <w:szCs w:val="22"/>
        </w:rPr>
        <w:t>On the other hand, data about EEL products and market share</w:t>
      </w:r>
      <w:r w:rsidR="00C46F9B" w:rsidRPr="00D5163E">
        <w:rPr>
          <w:sz w:val="22"/>
          <w:szCs w:val="22"/>
        </w:rPr>
        <w:t>, production facilities and desire to upgrade, or perception of future demand, or other</w:t>
      </w:r>
      <w:r w:rsidR="00FB6E7C" w:rsidRPr="00D5163E">
        <w:rPr>
          <w:sz w:val="22"/>
          <w:szCs w:val="22"/>
        </w:rPr>
        <w:t xml:space="preserve"> </w:t>
      </w:r>
      <w:r w:rsidR="00C46F9B" w:rsidRPr="00D5163E">
        <w:rPr>
          <w:sz w:val="22"/>
          <w:szCs w:val="22"/>
        </w:rPr>
        <w:t xml:space="preserve">related information </w:t>
      </w:r>
      <w:r w:rsidR="00C72045" w:rsidRPr="00D5163E">
        <w:rPr>
          <w:sz w:val="22"/>
          <w:szCs w:val="22"/>
        </w:rPr>
        <w:t xml:space="preserve">will </w:t>
      </w:r>
      <w:r w:rsidR="00FB6E7C" w:rsidRPr="00D5163E">
        <w:rPr>
          <w:sz w:val="22"/>
          <w:szCs w:val="22"/>
        </w:rPr>
        <w:t>be collected through surveys among manufacturers</w:t>
      </w:r>
      <w:r w:rsidR="000A763F" w:rsidRPr="00D5163E">
        <w:t xml:space="preserve">. </w:t>
      </w:r>
      <w:r w:rsidR="000A763F" w:rsidRPr="00D5163E">
        <w:rPr>
          <w:sz w:val="22"/>
          <w:szCs w:val="22"/>
        </w:rPr>
        <w:t xml:space="preserve">In the design of the surveys, the needs of the government for such information shall also be incorporated so that the results of the surveys in terms of generic data gathered will be useful for government policy </w:t>
      </w:r>
      <w:r w:rsidR="00C45271" w:rsidRPr="00D5163E">
        <w:rPr>
          <w:sz w:val="22"/>
          <w:szCs w:val="22"/>
        </w:rPr>
        <w:t>formulation and decision making.</w:t>
      </w:r>
    </w:p>
    <w:p w14:paraId="48BD2796" w14:textId="77777777" w:rsidR="00945BFB" w:rsidRPr="00D5163E" w:rsidRDefault="00945BFB" w:rsidP="007E081C">
      <w:pPr>
        <w:spacing w:after="0"/>
        <w:ind w:left="360"/>
        <w:rPr>
          <w:sz w:val="22"/>
          <w:szCs w:val="22"/>
        </w:rPr>
      </w:pPr>
    </w:p>
    <w:p w14:paraId="1BA47C1D" w14:textId="7BD99531" w:rsidR="00010E0B" w:rsidRPr="00D5163E" w:rsidRDefault="00010E0B" w:rsidP="007E081C">
      <w:pPr>
        <w:spacing w:after="0"/>
        <w:ind w:left="360"/>
        <w:rPr>
          <w:sz w:val="22"/>
          <w:szCs w:val="22"/>
        </w:rPr>
      </w:pPr>
      <w:r w:rsidRPr="00D5163E">
        <w:rPr>
          <w:sz w:val="22"/>
          <w:szCs w:val="22"/>
        </w:rPr>
        <w:t xml:space="preserve">During the implementation of ADLIGHT, </w:t>
      </w:r>
      <w:r w:rsidR="008A1FD4" w:rsidRPr="00D5163E">
        <w:rPr>
          <w:sz w:val="22"/>
          <w:szCs w:val="22"/>
        </w:rPr>
        <w:t xml:space="preserve">the </w:t>
      </w:r>
      <w:r w:rsidRPr="00D5163E">
        <w:rPr>
          <w:sz w:val="22"/>
          <w:szCs w:val="22"/>
        </w:rPr>
        <w:t xml:space="preserve">market </w:t>
      </w:r>
      <w:r w:rsidR="008A1FD4" w:rsidRPr="00D5163E">
        <w:rPr>
          <w:sz w:val="22"/>
          <w:szCs w:val="22"/>
        </w:rPr>
        <w:t xml:space="preserve">assessment and consumer </w:t>
      </w:r>
      <w:r w:rsidRPr="00D5163E">
        <w:rPr>
          <w:sz w:val="22"/>
          <w:szCs w:val="22"/>
        </w:rPr>
        <w:t>surveys will periodically be undertaken on 3 stages</w:t>
      </w:r>
      <w:r w:rsidR="00A51D59" w:rsidRPr="00D5163E">
        <w:rPr>
          <w:sz w:val="22"/>
          <w:szCs w:val="22"/>
        </w:rPr>
        <w:t xml:space="preserve">: the first being a baseline survey and </w:t>
      </w:r>
      <w:r w:rsidR="00B63DB9" w:rsidRPr="00D5163E">
        <w:rPr>
          <w:sz w:val="22"/>
          <w:szCs w:val="22"/>
        </w:rPr>
        <w:t>the other two are aimed at monitoring project outputs and outcomes</w:t>
      </w:r>
      <w:r w:rsidRPr="00D5163E">
        <w:rPr>
          <w:sz w:val="22"/>
          <w:szCs w:val="22"/>
        </w:rPr>
        <w:t xml:space="preserve"> in line with </w:t>
      </w:r>
      <w:r w:rsidR="00B63DB9" w:rsidRPr="00D5163E">
        <w:rPr>
          <w:sz w:val="22"/>
          <w:szCs w:val="22"/>
        </w:rPr>
        <w:t xml:space="preserve">mid-term and terminal </w:t>
      </w:r>
      <w:r w:rsidRPr="00D5163E">
        <w:rPr>
          <w:sz w:val="22"/>
          <w:szCs w:val="22"/>
        </w:rPr>
        <w:t>project evaluation</w:t>
      </w:r>
      <w:r w:rsidR="00B63DB9" w:rsidRPr="00D5163E">
        <w:rPr>
          <w:sz w:val="22"/>
          <w:szCs w:val="22"/>
        </w:rPr>
        <w:t>s</w:t>
      </w:r>
      <w:r w:rsidRPr="00D5163E">
        <w:rPr>
          <w:sz w:val="22"/>
          <w:szCs w:val="22"/>
        </w:rPr>
        <w:t>. F</w:t>
      </w:r>
      <w:r w:rsidR="00B63DB9" w:rsidRPr="00D5163E">
        <w:rPr>
          <w:sz w:val="22"/>
          <w:szCs w:val="22"/>
        </w:rPr>
        <w:t>or the f</w:t>
      </w:r>
      <w:r w:rsidRPr="00D5163E">
        <w:rPr>
          <w:sz w:val="22"/>
          <w:szCs w:val="22"/>
        </w:rPr>
        <w:t>irst</w:t>
      </w:r>
      <w:r w:rsidR="00B63DB9" w:rsidRPr="00D5163E">
        <w:rPr>
          <w:sz w:val="22"/>
          <w:szCs w:val="22"/>
        </w:rPr>
        <w:t xml:space="preserve"> survey</w:t>
      </w:r>
      <w:r w:rsidRPr="00D5163E">
        <w:rPr>
          <w:sz w:val="22"/>
          <w:szCs w:val="22"/>
        </w:rPr>
        <w:t xml:space="preserve">, at the beginning of first year (2018), </w:t>
      </w:r>
      <w:r w:rsidR="00B63DB9" w:rsidRPr="00D5163E">
        <w:rPr>
          <w:sz w:val="22"/>
          <w:szCs w:val="22"/>
        </w:rPr>
        <w:t xml:space="preserve">the </w:t>
      </w:r>
      <w:r w:rsidRPr="00D5163E">
        <w:rPr>
          <w:sz w:val="22"/>
          <w:szCs w:val="22"/>
        </w:rPr>
        <w:t xml:space="preserve">baseline market survey aims to get the existing data of EEL production and application in Indonesia. In addition, baseline market survey consists of two activities (a) industry scanning of local lighting industries and market survey of efficient lamps in Indonesia and (b) assessment of physical production facilities and needs in producing efficient and cost-effective LED products and systems </w:t>
      </w:r>
      <w:r w:rsidR="00C45271" w:rsidRPr="00D5163E">
        <w:rPr>
          <w:sz w:val="22"/>
          <w:szCs w:val="22"/>
        </w:rPr>
        <w:t>per</w:t>
      </w:r>
      <w:r w:rsidRPr="00D5163E">
        <w:rPr>
          <w:sz w:val="22"/>
          <w:szCs w:val="22"/>
        </w:rPr>
        <w:t xml:space="preserve"> market demand.</w:t>
      </w:r>
      <w:r w:rsidR="00C45271" w:rsidRPr="00D5163E">
        <w:rPr>
          <w:sz w:val="22"/>
          <w:szCs w:val="22"/>
        </w:rPr>
        <w:t xml:space="preserve"> </w:t>
      </w:r>
      <w:r w:rsidR="00B63DB9" w:rsidRPr="00D5163E">
        <w:rPr>
          <w:sz w:val="22"/>
          <w:szCs w:val="22"/>
        </w:rPr>
        <w:t>For the s</w:t>
      </w:r>
      <w:r w:rsidRPr="00D5163E">
        <w:rPr>
          <w:sz w:val="22"/>
          <w:szCs w:val="22"/>
        </w:rPr>
        <w:t>econd</w:t>
      </w:r>
      <w:r w:rsidR="00C45271" w:rsidRPr="00D5163E">
        <w:rPr>
          <w:sz w:val="22"/>
          <w:szCs w:val="22"/>
        </w:rPr>
        <w:t xml:space="preserve"> survey</w:t>
      </w:r>
      <w:r w:rsidRPr="00D5163E">
        <w:rPr>
          <w:sz w:val="22"/>
          <w:szCs w:val="22"/>
        </w:rPr>
        <w:t xml:space="preserve">, </w:t>
      </w:r>
      <w:r w:rsidR="00B63DB9" w:rsidRPr="00D5163E">
        <w:rPr>
          <w:sz w:val="22"/>
          <w:szCs w:val="22"/>
        </w:rPr>
        <w:t xml:space="preserve">the </w:t>
      </w:r>
      <w:r w:rsidRPr="00D5163E">
        <w:rPr>
          <w:sz w:val="22"/>
          <w:szCs w:val="22"/>
        </w:rPr>
        <w:t>market survey will be conducted in mid-term (</w:t>
      </w:r>
      <w:r w:rsidR="005A015E" w:rsidRPr="00D5163E">
        <w:rPr>
          <w:sz w:val="22"/>
          <w:szCs w:val="22"/>
        </w:rPr>
        <w:t>2020</w:t>
      </w:r>
      <w:r w:rsidRPr="00D5163E">
        <w:rPr>
          <w:sz w:val="22"/>
          <w:szCs w:val="22"/>
        </w:rPr>
        <w:t xml:space="preserve">) in order to assess the achievement </w:t>
      </w:r>
      <w:r w:rsidR="00C45271" w:rsidRPr="00D5163E">
        <w:rPr>
          <w:sz w:val="22"/>
          <w:szCs w:val="22"/>
        </w:rPr>
        <w:t xml:space="preserve">of the </w:t>
      </w:r>
      <w:r w:rsidRPr="00D5163E">
        <w:rPr>
          <w:sz w:val="22"/>
          <w:szCs w:val="22"/>
        </w:rPr>
        <w:t>project target</w:t>
      </w:r>
      <w:r w:rsidR="00C45271" w:rsidRPr="00D5163E">
        <w:rPr>
          <w:sz w:val="22"/>
          <w:szCs w:val="22"/>
        </w:rPr>
        <w:t>s</w:t>
      </w:r>
      <w:r w:rsidRPr="00D5163E">
        <w:rPr>
          <w:sz w:val="22"/>
          <w:szCs w:val="22"/>
        </w:rPr>
        <w:t xml:space="preserve"> after two year</w:t>
      </w:r>
      <w:r w:rsidR="00945BFB" w:rsidRPr="00D5163E">
        <w:rPr>
          <w:sz w:val="22"/>
          <w:szCs w:val="22"/>
        </w:rPr>
        <w:t>s</w:t>
      </w:r>
      <w:r w:rsidRPr="00D5163E">
        <w:rPr>
          <w:sz w:val="22"/>
          <w:szCs w:val="22"/>
        </w:rPr>
        <w:t xml:space="preserve"> of implementation. </w:t>
      </w:r>
      <w:r w:rsidR="00B63DB9" w:rsidRPr="00D5163E">
        <w:rPr>
          <w:sz w:val="22"/>
          <w:szCs w:val="22"/>
        </w:rPr>
        <w:t>For the t</w:t>
      </w:r>
      <w:r w:rsidRPr="00D5163E">
        <w:rPr>
          <w:sz w:val="22"/>
          <w:szCs w:val="22"/>
        </w:rPr>
        <w:t>hird</w:t>
      </w:r>
      <w:r w:rsidR="00C45271" w:rsidRPr="00D5163E">
        <w:rPr>
          <w:sz w:val="22"/>
          <w:szCs w:val="22"/>
        </w:rPr>
        <w:t xml:space="preserve"> survey</w:t>
      </w:r>
      <w:r w:rsidRPr="00D5163E">
        <w:rPr>
          <w:sz w:val="22"/>
          <w:szCs w:val="22"/>
        </w:rPr>
        <w:t xml:space="preserve">, </w:t>
      </w:r>
      <w:r w:rsidR="00945BFB" w:rsidRPr="00D5163E">
        <w:rPr>
          <w:sz w:val="22"/>
          <w:szCs w:val="22"/>
        </w:rPr>
        <w:t xml:space="preserve">an </w:t>
      </w:r>
      <w:r w:rsidRPr="00D5163E">
        <w:rPr>
          <w:sz w:val="22"/>
          <w:szCs w:val="22"/>
        </w:rPr>
        <w:t>end</w:t>
      </w:r>
      <w:r w:rsidR="00945BFB" w:rsidRPr="00D5163E">
        <w:rPr>
          <w:sz w:val="22"/>
          <w:szCs w:val="22"/>
        </w:rPr>
        <w:t>-</w:t>
      </w:r>
      <w:r w:rsidRPr="00D5163E">
        <w:rPr>
          <w:sz w:val="22"/>
          <w:szCs w:val="22"/>
        </w:rPr>
        <w:t>of</w:t>
      </w:r>
      <w:r w:rsidR="00945BFB" w:rsidRPr="00D5163E">
        <w:rPr>
          <w:sz w:val="22"/>
          <w:szCs w:val="22"/>
        </w:rPr>
        <w:t>-</w:t>
      </w:r>
      <w:r w:rsidRPr="00D5163E">
        <w:rPr>
          <w:sz w:val="22"/>
          <w:szCs w:val="22"/>
        </w:rPr>
        <w:t>project market survey (</w:t>
      </w:r>
      <w:r w:rsidR="005A015E" w:rsidRPr="00D5163E">
        <w:rPr>
          <w:sz w:val="22"/>
          <w:szCs w:val="22"/>
        </w:rPr>
        <w:t>2021</w:t>
      </w:r>
      <w:r w:rsidRPr="00D5163E">
        <w:rPr>
          <w:sz w:val="22"/>
          <w:szCs w:val="22"/>
        </w:rPr>
        <w:t xml:space="preserve">) is aimed to evaluate overall ADLIGHT project implementation through which all the outputs and outcomes are consistently achieved </w:t>
      </w:r>
      <w:r w:rsidR="00945BFB" w:rsidRPr="00D5163E">
        <w:rPr>
          <w:sz w:val="22"/>
          <w:szCs w:val="22"/>
        </w:rPr>
        <w:t xml:space="preserve">towards the </w:t>
      </w:r>
      <w:r w:rsidRPr="00D5163E">
        <w:rPr>
          <w:sz w:val="22"/>
          <w:szCs w:val="22"/>
        </w:rPr>
        <w:t>overall project goal and objective.</w:t>
      </w:r>
      <w:r w:rsidR="000A763F" w:rsidRPr="00D5163E">
        <w:rPr>
          <w:sz w:val="22"/>
          <w:szCs w:val="22"/>
        </w:rPr>
        <w:t xml:space="preserve"> The range of the surveys, the list of respondents, the data sets and other requirements to be included in the survey designs can be determined in more detail at the start of the project implementation based on the needs analysis that will be conducted at the outset.</w:t>
      </w:r>
      <w:r w:rsidRPr="00D5163E">
        <w:rPr>
          <w:sz w:val="22"/>
          <w:szCs w:val="22"/>
        </w:rPr>
        <w:t xml:space="preserve"> </w:t>
      </w:r>
    </w:p>
    <w:p w14:paraId="36592183" w14:textId="77777777" w:rsidR="00B63DB9" w:rsidRPr="00D5163E" w:rsidRDefault="00B63DB9" w:rsidP="007E081C">
      <w:pPr>
        <w:spacing w:after="0"/>
        <w:ind w:left="360"/>
        <w:rPr>
          <w:sz w:val="22"/>
          <w:szCs w:val="22"/>
        </w:rPr>
      </w:pPr>
    </w:p>
    <w:p w14:paraId="103A171D" w14:textId="653D68F7" w:rsidR="00B63B8C" w:rsidRPr="00D5163E" w:rsidRDefault="00794D40" w:rsidP="007E081C">
      <w:pPr>
        <w:spacing w:after="0"/>
        <w:ind w:left="360"/>
        <w:rPr>
          <w:sz w:val="22"/>
          <w:szCs w:val="22"/>
        </w:rPr>
      </w:pPr>
      <w:r w:rsidRPr="00D5163E">
        <w:rPr>
          <w:sz w:val="22"/>
          <w:szCs w:val="22"/>
        </w:rPr>
        <w:lastRenderedPageBreak/>
        <w:t xml:space="preserve">The periodic surveys </w:t>
      </w:r>
      <w:r w:rsidR="00010E0B" w:rsidRPr="00D5163E">
        <w:rPr>
          <w:sz w:val="22"/>
          <w:szCs w:val="22"/>
        </w:rPr>
        <w:t xml:space="preserve">will be undertaken by ADLIGHT </w:t>
      </w:r>
      <w:r w:rsidRPr="00D5163E">
        <w:rPr>
          <w:sz w:val="22"/>
          <w:szCs w:val="22"/>
        </w:rPr>
        <w:t xml:space="preserve">to </w:t>
      </w:r>
      <w:r w:rsidR="00010E0B" w:rsidRPr="00D5163E">
        <w:rPr>
          <w:sz w:val="22"/>
          <w:szCs w:val="22"/>
        </w:rPr>
        <w:t>full</w:t>
      </w:r>
      <w:r w:rsidRPr="00D5163E">
        <w:rPr>
          <w:sz w:val="22"/>
          <w:szCs w:val="22"/>
        </w:rPr>
        <w:t>y</w:t>
      </w:r>
      <w:r w:rsidR="00010E0B" w:rsidRPr="00D5163E">
        <w:rPr>
          <w:sz w:val="22"/>
          <w:szCs w:val="22"/>
        </w:rPr>
        <w:t xml:space="preserve"> assess </w:t>
      </w:r>
      <w:r w:rsidRPr="00D5163E">
        <w:rPr>
          <w:sz w:val="22"/>
          <w:szCs w:val="22"/>
        </w:rPr>
        <w:t xml:space="preserve">the </w:t>
      </w:r>
      <w:r w:rsidR="00010E0B" w:rsidRPr="00D5163E">
        <w:rPr>
          <w:sz w:val="22"/>
          <w:szCs w:val="22"/>
        </w:rPr>
        <w:t xml:space="preserve">market </w:t>
      </w:r>
      <w:r w:rsidRPr="00D5163E">
        <w:rPr>
          <w:sz w:val="22"/>
          <w:szCs w:val="22"/>
        </w:rPr>
        <w:t xml:space="preserve">situation </w:t>
      </w:r>
      <w:r w:rsidR="00010E0B" w:rsidRPr="00D5163E">
        <w:rPr>
          <w:sz w:val="22"/>
          <w:szCs w:val="22"/>
        </w:rPr>
        <w:t xml:space="preserve">of the local energy efficient lighting in selected cities in general and </w:t>
      </w:r>
      <w:r w:rsidR="002A277D" w:rsidRPr="00D5163E">
        <w:rPr>
          <w:sz w:val="22"/>
          <w:szCs w:val="22"/>
        </w:rPr>
        <w:t>speci</w:t>
      </w:r>
      <w:r w:rsidR="008A1FD4" w:rsidRPr="00D5163E">
        <w:rPr>
          <w:sz w:val="22"/>
          <w:szCs w:val="22"/>
        </w:rPr>
        <w:t>fic</w:t>
      </w:r>
      <w:r w:rsidR="002A277D" w:rsidRPr="00D5163E">
        <w:rPr>
          <w:sz w:val="22"/>
          <w:szCs w:val="22"/>
        </w:rPr>
        <w:t>ally</w:t>
      </w:r>
      <w:r w:rsidR="00010E0B" w:rsidRPr="00D5163E">
        <w:rPr>
          <w:sz w:val="22"/>
          <w:szCs w:val="22"/>
        </w:rPr>
        <w:t xml:space="preserve"> </w:t>
      </w:r>
      <w:r w:rsidRPr="00D5163E">
        <w:rPr>
          <w:sz w:val="22"/>
          <w:szCs w:val="22"/>
        </w:rPr>
        <w:t xml:space="preserve">in city </w:t>
      </w:r>
      <w:r w:rsidR="00010E0B" w:rsidRPr="00D5163E">
        <w:rPr>
          <w:sz w:val="22"/>
          <w:szCs w:val="22"/>
        </w:rPr>
        <w:t>government</w:t>
      </w:r>
      <w:r w:rsidRPr="00D5163E">
        <w:rPr>
          <w:sz w:val="22"/>
          <w:szCs w:val="22"/>
        </w:rPr>
        <w:t>s</w:t>
      </w:r>
      <w:r w:rsidR="00010E0B" w:rsidRPr="00D5163E">
        <w:rPr>
          <w:sz w:val="22"/>
          <w:szCs w:val="22"/>
        </w:rPr>
        <w:t xml:space="preserve">, </w:t>
      </w:r>
      <w:r w:rsidRPr="00D5163E">
        <w:rPr>
          <w:sz w:val="22"/>
          <w:szCs w:val="22"/>
        </w:rPr>
        <w:t>s</w:t>
      </w:r>
      <w:r w:rsidR="00010E0B" w:rsidRPr="00D5163E">
        <w:rPr>
          <w:sz w:val="22"/>
          <w:szCs w:val="22"/>
        </w:rPr>
        <w:t>tate</w:t>
      </w:r>
      <w:r w:rsidRPr="00D5163E">
        <w:rPr>
          <w:sz w:val="22"/>
          <w:szCs w:val="22"/>
        </w:rPr>
        <w:t>-o</w:t>
      </w:r>
      <w:r w:rsidR="00010E0B" w:rsidRPr="00D5163E">
        <w:rPr>
          <w:sz w:val="22"/>
          <w:szCs w:val="22"/>
        </w:rPr>
        <w:t xml:space="preserve">wned </w:t>
      </w:r>
      <w:r w:rsidRPr="00D5163E">
        <w:rPr>
          <w:sz w:val="22"/>
          <w:szCs w:val="22"/>
        </w:rPr>
        <w:t>b</w:t>
      </w:r>
      <w:r w:rsidR="00010E0B" w:rsidRPr="00D5163E">
        <w:rPr>
          <w:sz w:val="22"/>
          <w:szCs w:val="22"/>
        </w:rPr>
        <w:t xml:space="preserve">ank and </w:t>
      </w:r>
      <w:r w:rsidRPr="00D5163E">
        <w:rPr>
          <w:sz w:val="22"/>
          <w:szCs w:val="22"/>
        </w:rPr>
        <w:t>g</w:t>
      </w:r>
      <w:r w:rsidR="00010E0B" w:rsidRPr="00D5163E">
        <w:rPr>
          <w:sz w:val="22"/>
          <w:szCs w:val="22"/>
        </w:rPr>
        <w:t>overnment building</w:t>
      </w:r>
      <w:r w:rsidRPr="00D5163E">
        <w:rPr>
          <w:sz w:val="22"/>
          <w:szCs w:val="22"/>
        </w:rPr>
        <w:t>s</w:t>
      </w:r>
      <w:r w:rsidR="00010E0B" w:rsidRPr="00D5163E">
        <w:rPr>
          <w:sz w:val="22"/>
          <w:szCs w:val="22"/>
        </w:rPr>
        <w:t xml:space="preserve"> </w:t>
      </w:r>
      <w:r w:rsidR="005A015E" w:rsidRPr="00D5163E">
        <w:rPr>
          <w:sz w:val="22"/>
          <w:szCs w:val="22"/>
        </w:rPr>
        <w:t xml:space="preserve">and selected residential areas </w:t>
      </w:r>
      <w:r w:rsidRPr="00D5163E">
        <w:rPr>
          <w:sz w:val="22"/>
          <w:szCs w:val="22"/>
        </w:rPr>
        <w:t xml:space="preserve">who participated as </w:t>
      </w:r>
      <w:r w:rsidR="00010E0B" w:rsidRPr="00D5163E">
        <w:rPr>
          <w:sz w:val="22"/>
          <w:szCs w:val="22"/>
        </w:rPr>
        <w:t>the host</w:t>
      </w:r>
      <w:r w:rsidRPr="00D5163E">
        <w:rPr>
          <w:sz w:val="22"/>
          <w:szCs w:val="22"/>
        </w:rPr>
        <w:t>s</w:t>
      </w:r>
      <w:r w:rsidR="00010E0B" w:rsidRPr="00D5163E">
        <w:rPr>
          <w:sz w:val="22"/>
          <w:szCs w:val="22"/>
        </w:rPr>
        <w:t xml:space="preserve"> </w:t>
      </w:r>
      <w:r w:rsidRPr="00D5163E">
        <w:rPr>
          <w:sz w:val="22"/>
          <w:szCs w:val="22"/>
        </w:rPr>
        <w:t xml:space="preserve">in </w:t>
      </w:r>
      <w:r w:rsidR="00010E0B" w:rsidRPr="00D5163E">
        <w:rPr>
          <w:sz w:val="22"/>
          <w:szCs w:val="22"/>
        </w:rPr>
        <w:t xml:space="preserve">pilot </w:t>
      </w:r>
      <w:r w:rsidRPr="00D5163E">
        <w:rPr>
          <w:sz w:val="22"/>
          <w:szCs w:val="22"/>
        </w:rPr>
        <w:t>demonstrations.</w:t>
      </w:r>
      <w:r w:rsidR="000A763F" w:rsidRPr="00D5163E">
        <w:rPr>
          <w:sz w:val="22"/>
          <w:szCs w:val="22"/>
        </w:rPr>
        <w:t xml:space="preserve"> </w:t>
      </w:r>
      <w:r w:rsidRPr="00D5163E">
        <w:rPr>
          <w:sz w:val="22"/>
          <w:szCs w:val="22"/>
        </w:rPr>
        <w:t>Th</w:t>
      </w:r>
      <w:r w:rsidR="00CB5F34" w:rsidRPr="00D5163E">
        <w:rPr>
          <w:sz w:val="22"/>
          <w:szCs w:val="22"/>
        </w:rPr>
        <w:t>e surv</w:t>
      </w:r>
      <w:r w:rsidRPr="00D5163E">
        <w:rPr>
          <w:sz w:val="22"/>
          <w:szCs w:val="22"/>
        </w:rPr>
        <w:t>ey</w:t>
      </w:r>
      <w:r w:rsidR="00CB5F34" w:rsidRPr="00D5163E">
        <w:rPr>
          <w:sz w:val="22"/>
          <w:szCs w:val="22"/>
        </w:rPr>
        <w:t>s</w:t>
      </w:r>
      <w:r w:rsidRPr="00D5163E">
        <w:rPr>
          <w:sz w:val="22"/>
          <w:szCs w:val="22"/>
        </w:rPr>
        <w:t xml:space="preserve"> will </w:t>
      </w:r>
      <w:r w:rsidR="00010E0B" w:rsidRPr="00D5163E">
        <w:rPr>
          <w:sz w:val="22"/>
          <w:szCs w:val="22"/>
        </w:rPr>
        <w:t>involve traditional market</w:t>
      </w:r>
      <w:r w:rsidR="00CB5F34" w:rsidRPr="00D5163E">
        <w:rPr>
          <w:sz w:val="22"/>
          <w:szCs w:val="22"/>
        </w:rPr>
        <w:t>s</w:t>
      </w:r>
      <w:r w:rsidR="00010E0B" w:rsidRPr="00D5163E">
        <w:rPr>
          <w:sz w:val="22"/>
          <w:szCs w:val="22"/>
        </w:rPr>
        <w:t xml:space="preserve">, outlets, minimarkets, malls, </w:t>
      </w:r>
      <w:r w:rsidR="005A015E" w:rsidRPr="00D5163E">
        <w:rPr>
          <w:sz w:val="22"/>
          <w:szCs w:val="22"/>
        </w:rPr>
        <w:t xml:space="preserve">residences </w:t>
      </w:r>
      <w:r w:rsidR="00010E0B" w:rsidRPr="00D5163E">
        <w:rPr>
          <w:sz w:val="22"/>
          <w:szCs w:val="22"/>
        </w:rPr>
        <w:t>and the three local EEL manufacturer association</w:t>
      </w:r>
      <w:r w:rsidRPr="00D5163E">
        <w:rPr>
          <w:sz w:val="22"/>
          <w:szCs w:val="22"/>
        </w:rPr>
        <w:t>s,</w:t>
      </w:r>
      <w:r w:rsidR="00010E0B" w:rsidRPr="00D5163E">
        <w:rPr>
          <w:sz w:val="22"/>
          <w:szCs w:val="22"/>
        </w:rPr>
        <w:t xml:space="preserve"> namely </w:t>
      </w:r>
      <w:r w:rsidR="00010E0B" w:rsidRPr="00D5163E">
        <w:rPr>
          <w:i/>
          <w:sz w:val="22"/>
          <w:szCs w:val="22"/>
        </w:rPr>
        <w:t>GAMATRINDO</w:t>
      </w:r>
      <w:r w:rsidR="00010E0B" w:rsidRPr="00D5163E">
        <w:rPr>
          <w:sz w:val="22"/>
          <w:szCs w:val="22"/>
        </w:rPr>
        <w:t xml:space="preserve">, </w:t>
      </w:r>
      <w:r w:rsidR="00010E0B" w:rsidRPr="00D5163E">
        <w:rPr>
          <w:i/>
          <w:sz w:val="22"/>
          <w:szCs w:val="22"/>
        </w:rPr>
        <w:t>ALINDO</w:t>
      </w:r>
      <w:r w:rsidR="00010E0B" w:rsidRPr="00D5163E">
        <w:rPr>
          <w:sz w:val="22"/>
          <w:szCs w:val="22"/>
        </w:rPr>
        <w:t xml:space="preserve"> and </w:t>
      </w:r>
      <w:r w:rsidR="00010E0B" w:rsidRPr="00D5163E">
        <w:rPr>
          <w:i/>
          <w:sz w:val="22"/>
          <w:szCs w:val="22"/>
        </w:rPr>
        <w:t>APERLINDO</w:t>
      </w:r>
      <w:r w:rsidR="00010E0B" w:rsidRPr="00D5163E">
        <w:rPr>
          <w:sz w:val="22"/>
          <w:szCs w:val="22"/>
        </w:rPr>
        <w:t>. This activity will</w:t>
      </w:r>
      <w:r w:rsidR="00CB5F34" w:rsidRPr="00D5163E">
        <w:rPr>
          <w:sz w:val="22"/>
          <w:szCs w:val="22"/>
        </w:rPr>
        <w:t xml:space="preserve"> also</w:t>
      </w:r>
      <w:r w:rsidR="00010E0B" w:rsidRPr="00D5163E">
        <w:rPr>
          <w:sz w:val="22"/>
          <w:szCs w:val="22"/>
        </w:rPr>
        <w:t xml:space="preserve"> integrate with Activity 1.2.</w:t>
      </w:r>
      <w:r w:rsidR="005A015E" w:rsidRPr="00D5163E">
        <w:rPr>
          <w:sz w:val="22"/>
          <w:szCs w:val="22"/>
        </w:rPr>
        <w:t xml:space="preserve">2 </w:t>
      </w:r>
      <w:r w:rsidR="00010E0B" w:rsidRPr="00D5163E">
        <w:rPr>
          <w:sz w:val="22"/>
          <w:szCs w:val="22"/>
        </w:rPr>
        <w:t>on d</w:t>
      </w:r>
      <w:r w:rsidR="00010E0B" w:rsidRPr="00D5163E">
        <w:rPr>
          <w:rFonts w:eastAsia="Calibri" w:cs="Calibri"/>
          <w:sz w:val="22"/>
          <w:szCs w:val="22"/>
        </w:rPr>
        <w:t xml:space="preserve">issemination of the benefits to shift from </w:t>
      </w:r>
      <w:r w:rsidR="00CB5F34" w:rsidRPr="00D5163E">
        <w:rPr>
          <w:rFonts w:eastAsia="Calibri" w:cs="Calibri"/>
          <w:sz w:val="22"/>
          <w:szCs w:val="22"/>
        </w:rPr>
        <w:t xml:space="preserve">conventional lighting, including </w:t>
      </w:r>
      <w:r w:rsidR="00010E0B" w:rsidRPr="00D5163E">
        <w:rPr>
          <w:rFonts w:eastAsia="Calibri" w:cs="Calibri"/>
          <w:sz w:val="22"/>
          <w:szCs w:val="22"/>
        </w:rPr>
        <w:t>compact fluorescent lamps (CFLs)</w:t>
      </w:r>
      <w:r w:rsidR="00CB5F34" w:rsidRPr="00D5163E">
        <w:rPr>
          <w:rFonts w:eastAsia="Calibri" w:cs="Calibri"/>
          <w:sz w:val="22"/>
          <w:szCs w:val="22"/>
        </w:rPr>
        <w:t>,</w:t>
      </w:r>
      <w:r w:rsidR="00010E0B" w:rsidRPr="00D5163E">
        <w:rPr>
          <w:rFonts w:eastAsia="Calibri" w:cs="Calibri"/>
          <w:sz w:val="22"/>
          <w:szCs w:val="22"/>
        </w:rPr>
        <w:t xml:space="preserve"> to LED lamps through local smart lighting corners in hyper market</w:t>
      </w:r>
      <w:r w:rsidR="00CB5F34" w:rsidRPr="00D5163E">
        <w:rPr>
          <w:rFonts w:eastAsia="Calibri" w:cs="Calibri"/>
          <w:sz w:val="22"/>
          <w:szCs w:val="22"/>
        </w:rPr>
        <w:t>s</w:t>
      </w:r>
      <w:r w:rsidR="00010E0B" w:rsidRPr="00D5163E">
        <w:rPr>
          <w:sz w:val="22"/>
          <w:szCs w:val="22"/>
        </w:rPr>
        <w:t xml:space="preserve">. </w:t>
      </w:r>
      <w:r w:rsidR="00CB5F34" w:rsidRPr="00D5163E">
        <w:rPr>
          <w:sz w:val="22"/>
          <w:szCs w:val="22"/>
        </w:rPr>
        <w:t xml:space="preserve">The survey results and synthesis of market situation will be provided to the EEL manufacturers to assist them in their own market assessment and production planning. </w:t>
      </w:r>
    </w:p>
    <w:p w14:paraId="1F957E51" w14:textId="77777777" w:rsidR="00B63B8C" w:rsidRPr="00D5163E" w:rsidRDefault="00B63B8C" w:rsidP="007E081C">
      <w:pPr>
        <w:spacing w:after="0"/>
        <w:ind w:left="360"/>
        <w:rPr>
          <w:sz w:val="22"/>
          <w:szCs w:val="22"/>
        </w:rPr>
      </w:pPr>
    </w:p>
    <w:p w14:paraId="5D331B03" w14:textId="7C7B431A" w:rsidR="000A763F" w:rsidRPr="00D5163E" w:rsidRDefault="00010E0B" w:rsidP="007E081C">
      <w:pPr>
        <w:tabs>
          <w:tab w:val="left" w:pos="360"/>
        </w:tabs>
        <w:ind w:left="360"/>
        <w:rPr>
          <w:i/>
          <w:sz w:val="22"/>
          <w:szCs w:val="22"/>
        </w:rPr>
      </w:pPr>
      <w:r w:rsidRPr="00D5163E">
        <w:rPr>
          <w:i/>
          <w:sz w:val="22"/>
          <w:szCs w:val="22"/>
        </w:rPr>
        <w:t>GEF support</w:t>
      </w:r>
      <w:r w:rsidR="00CB5F34" w:rsidRPr="00D5163E">
        <w:rPr>
          <w:i/>
          <w:sz w:val="22"/>
          <w:szCs w:val="22"/>
        </w:rPr>
        <w:t xml:space="preserve"> will be provided for</w:t>
      </w:r>
      <w:r w:rsidRPr="00D5163E">
        <w:rPr>
          <w:i/>
          <w:sz w:val="22"/>
          <w:szCs w:val="22"/>
        </w:rPr>
        <w:t xml:space="preserve"> th</w:t>
      </w:r>
      <w:r w:rsidR="00CB5F34" w:rsidRPr="00D5163E">
        <w:rPr>
          <w:i/>
          <w:sz w:val="22"/>
          <w:szCs w:val="22"/>
        </w:rPr>
        <w:t>e</w:t>
      </w:r>
      <w:r w:rsidRPr="00D5163E">
        <w:rPr>
          <w:i/>
          <w:sz w:val="22"/>
          <w:szCs w:val="22"/>
        </w:rPr>
        <w:t>s</w:t>
      </w:r>
      <w:r w:rsidR="00CB5F34" w:rsidRPr="00D5163E">
        <w:rPr>
          <w:i/>
          <w:sz w:val="22"/>
          <w:szCs w:val="22"/>
        </w:rPr>
        <w:t>e</w:t>
      </w:r>
      <w:r w:rsidRPr="00D5163E">
        <w:rPr>
          <w:i/>
          <w:sz w:val="22"/>
          <w:szCs w:val="22"/>
        </w:rPr>
        <w:t xml:space="preserve"> three market surveys </w:t>
      </w:r>
      <w:r w:rsidR="00CB5F34" w:rsidRPr="00D5163E">
        <w:rPr>
          <w:i/>
          <w:sz w:val="22"/>
          <w:szCs w:val="22"/>
        </w:rPr>
        <w:t xml:space="preserve">and synthesis of results </w:t>
      </w:r>
      <w:r w:rsidRPr="00D5163E">
        <w:rPr>
          <w:i/>
          <w:sz w:val="22"/>
          <w:szCs w:val="22"/>
        </w:rPr>
        <w:t>o</w:t>
      </w:r>
      <w:r w:rsidR="00CB5F34" w:rsidRPr="00D5163E">
        <w:rPr>
          <w:i/>
          <w:sz w:val="22"/>
          <w:szCs w:val="22"/>
        </w:rPr>
        <w:t>n</w:t>
      </w:r>
      <w:r w:rsidRPr="00D5163E">
        <w:rPr>
          <w:i/>
          <w:sz w:val="22"/>
          <w:szCs w:val="22"/>
        </w:rPr>
        <w:t xml:space="preserve"> high efficient lamps </w:t>
      </w:r>
      <w:r w:rsidR="00743937" w:rsidRPr="00D5163E">
        <w:rPr>
          <w:i/>
          <w:sz w:val="22"/>
          <w:szCs w:val="22"/>
        </w:rPr>
        <w:t xml:space="preserve">market </w:t>
      </w:r>
      <w:r w:rsidRPr="00D5163E">
        <w:rPr>
          <w:i/>
          <w:sz w:val="22"/>
          <w:szCs w:val="22"/>
        </w:rPr>
        <w:t xml:space="preserve">in selected cities and the pilot </w:t>
      </w:r>
      <w:r w:rsidR="00743937" w:rsidRPr="00D5163E">
        <w:rPr>
          <w:i/>
          <w:sz w:val="22"/>
          <w:szCs w:val="22"/>
        </w:rPr>
        <w:t>hosts</w:t>
      </w:r>
      <w:r w:rsidR="000A763F" w:rsidRPr="00D5163E">
        <w:rPr>
          <w:i/>
          <w:sz w:val="22"/>
          <w:szCs w:val="22"/>
        </w:rPr>
        <w:t>.</w:t>
      </w:r>
    </w:p>
    <w:p w14:paraId="50F7493A" w14:textId="18E63FBE" w:rsidR="003B2C66" w:rsidRPr="00D5163E" w:rsidRDefault="003B2C66" w:rsidP="007E081C">
      <w:pPr>
        <w:spacing w:after="0"/>
        <w:ind w:left="360"/>
        <w:rPr>
          <w:b/>
          <w:sz w:val="22"/>
          <w:szCs w:val="22"/>
        </w:rPr>
      </w:pPr>
    </w:p>
    <w:p w14:paraId="54281EDC" w14:textId="7BDE4C86" w:rsidR="00F70CF9" w:rsidRPr="00D5163E" w:rsidRDefault="00F70CF9" w:rsidP="007E081C">
      <w:pPr>
        <w:spacing w:after="0"/>
        <w:ind w:left="360"/>
        <w:rPr>
          <w:b/>
          <w:sz w:val="22"/>
          <w:szCs w:val="22"/>
        </w:rPr>
      </w:pPr>
      <w:r w:rsidRPr="00D5163E">
        <w:rPr>
          <w:b/>
          <w:i/>
          <w:sz w:val="22"/>
          <w:szCs w:val="22"/>
        </w:rPr>
        <w:t>Activity 1.1.</w:t>
      </w:r>
      <w:r w:rsidR="005A015E" w:rsidRPr="00D5163E">
        <w:rPr>
          <w:b/>
          <w:i/>
          <w:sz w:val="22"/>
          <w:szCs w:val="22"/>
        </w:rPr>
        <w:t>3</w:t>
      </w:r>
      <w:r w:rsidRPr="00D5163E">
        <w:rPr>
          <w:b/>
          <w:i/>
          <w:sz w:val="22"/>
          <w:szCs w:val="22"/>
        </w:rPr>
        <w:t xml:space="preserve">: Development of </w:t>
      </w:r>
      <w:r w:rsidRPr="00D5163E">
        <w:rPr>
          <w:rFonts w:eastAsia="Malgun Gothic" w:cs="Calibri"/>
          <w:b/>
          <w:i/>
          <w:sz w:val="22"/>
          <w:szCs w:val="22"/>
        </w:rPr>
        <w:t>LED lighting development roadmap for Indonesia</w:t>
      </w:r>
      <w:r w:rsidR="002254F6" w:rsidRPr="00D5163E">
        <w:rPr>
          <w:rFonts w:eastAsia="Malgun Gothic" w:cs="Calibri"/>
          <w:b/>
          <w:i/>
          <w:sz w:val="22"/>
          <w:szCs w:val="22"/>
        </w:rPr>
        <w:t>, including gender equality goals</w:t>
      </w:r>
      <w:r w:rsidRPr="00D5163E">
        <w:rPr>
          <w:rFonts w:eastAsia="Malgun Gothic" w:cs="Calibri"/>
          <w:b/>
          <w:i/>
          <w:sz w:val="22"/>
          <w:szCs w:val="22"/>
        </w:rPr>
        <w:t>.</w:t>
      </w:r>
      <w:r w:rsidRPr="00D5163E">
        <w:rPr>
          <w:rFonts w:eastAsia="Malgun Gothic" w:cs="Calibri"/>
          <w:sz w:val="22"/>
          <w:szCs w:val="22"/>
        </w:rPr>
        <w:t xml:space="preserve"> On the basis of market data collected in Activity 1.1.1, complemented with national statistic</w:t>
      </w:r>
      <w:r w:rsidR="002924A0" w:rsidRPr="00D5163E">
        <w:rPr>
          <w:rFonts w:eastAsia="Malgun Gothic" w:cs="Calibri"/>
          <w:sz w:val="22"/>
          <w:szCs w:val="22"/>
        </w:rPr>
        <w:t>al</w:t>
      </w:r>
      <w:r w:rsidRPr="00D5163E">
        <w:rPr>
          <w:rFonts w:eastAsia="Malgun Gothic" w:cs="Calibri"/>
          <w:sz w:val="22"/>
          <w:szCs w:val="22"/>
        </w:rPr>
        <w:t xml:space="preserve"> data, </w:t>
      </w:r>
      <w:r w:rsidR="002924A0" w:rsidRPr="00D5163E">
        <w:rPr>
          <w:rFonts w:eastAsia="Malgun Gothic" w:cs="Calibri"/>
          <w:sz w:val="22"/>
          <w:szCs w:val="22"/>
        </w:rPr>
        <w:t xml:space="preserve">a </w:t>
      </w:r>
      <w:r w:rsidRPr="00D5163E">
        <w:rPr>
          <w:rFonts w:eastAsia="Malgun Gothic" w:cs="Calibri"/>
          <w:sz w:val="22"/>
          <w:szCs w:val="22"/>
        </w:rPr>
        <w:t>modeling exercise and consultation with relevant stakeholders, a</w:t>
      </w:r>
      <w:r w:rsidR="002924A0" w:rsidRPr="00D5163E">
        <w:rPr>
          <w:rFonts w:eastAsia="Malgun Gothic" w:cs="Calibri"/>
          <w:sz w:val="22"/>
          <w:szCs w:val="22"/>
        </w:rPr>
        <w:t>n</w:t>
      </w:r>
      <w:r w:rsidRPr="00D5163E">
        <w:rPr>
          <w:rFonts w:eastAsia="Malgun Gothic" w:cs="Calibri"/>
          <w:sz w:val="22"/>
          <w:szCs w:val="22"/>
        </w:rPr>
        <w:t xml:space="preserve"> LED lighting development roadmap for Indonesia will be developed </w:t>
      </w:r>
      <w:r w:rsidR="002924A0" w:rsidRPr="00D5163E">
        <w:rPr>
          <w:rFonts w:cs="Calibri"/>
          <w:sz w:val="22"/>
          <w:szCs w:val="22"/>
        </w:rPr>
        <w:t>as agreed among relevant ministries and agencies</w:t>
      </w:r>
      <w:r w:rsidR="002924A0" w:rsidRPr="00D5163E">
        <w:rPr>
          <w:rFonts w:eastAsia="Malgun Gothic" w:cs="Calibri"/>
          <w:sz w:val="22"/>
          <w:szCs w:val="22"/>
        </w:rPr>
        <w:t xml:space="preserve">. </w:t>
      </w:r>
      <w:r w:rsidR="007B2C25" w:rsidRPr="00D5163E">
        <w:rPr>
          <w:rFonts w:eastAsia="Malgun Gothic" w:cs="Calibri"/>
          <w:sz w:val="22"/>
          <w:szCs w:val="22"/>
        </w:rPr>
        <w:t xml:space="preserve">In the development </w:t>
      </w:r>
      <w:r w:rsidR="0048144C" w:rsidRPr="00D5163E">
        <w:rPr>
          <w:rFonts w:eastAsia="Malgun Gothic" w:cs="Calibri"/>
          <w:sz w:val="22"/>
          <w:szCs w:val="22"/>
        </w:rPr>
        <w:t xml:space="preserve">of the roadmap, </w:t>
      </w:r>
      <w:r w:rsidR="0000744A" w:rsidRPr="00D5163E">
        <w:rPr>
          <w:rFonts w:eastAsia="Malgun Gothic" w:cs="Calibri"/>
          <w:sz w:val="22"/>
          <w:szCs w:val="22"/>
        </w:rPr>
        <w:t xml:space="preserve">potential </w:t>
      </w:r>
      <w:r w:rsidR="007B2C25" w:rsidRPr="00D5163E">
        <w:rPr>
          <w:rFonts w:eastAsia="Malgun Gothic" w:cs="Calibri"/>
          <w:sz w:val="22"/>
          <w:szCs w:val="22"/>
        </w:rPr>
        <w:t xml:space="preserve">gender and environmental impacts from manufacturing, installation, maintenance, operations and disposal of LED lighting </w:t>
      </w:r>
      <w:r w:rsidR="0000744A" w:rsidRPr="00D5163E">
        <w:rPr>
          <w:rFonts w:eastAsia="Malgun Gothic" w:cs="Calibri"/>
          <w:sz w:val="22"/>
          <w:szCs w:val="22"/>
        </w:rPr>
        <w:t xml:space="preserve">technologies and </w:t>
      </w:r>
      <w:r w:rsidR="007B2C25" w:rsidRPr="00D5163E">
        <w:rPr>
          <w:rFonts w:eastAsia="Malgun Gothic" w:cs="Calibri"/>
          <w:sz w:val="22"/>
          <w:szCs w:val="22"/>
        </w:rPr>
        <w:t xml:space="preserve">systems will be </w:t>
      </w:r>
      <w:r w:rsidR="0048144C" w:rsidRPr="00D5163E">
        <w:rPr>
          <w:rFonts w:eastAsia="Malgun Gothic" w:cs="Calibri"/>
          <w:sz w:val="22"/>
          <w:szCs w:val="22"/>
        </w:rPr>
        <w:t>considered.</w:t>
      </w:r>
      <w:r w:rsidR="007B2C25" w:rsidRPr="00D5163E">
        <w:rPr>
          <w:rFonts w:eastAsia="Malgun Gothic" w:cs="Calibri"/>
          <w:sz w:val="22"/>
          <w:szCs w:val="22"/>
        </w:rPr>
        <w:t xml:space="preserve"> </w:t>
      </w:r>
      <w:r w:rsidR="00FC634B" w:rsidRPr="00D5163E">
        <w:rPr>
          <w:rFonts w:eastAsia="Malgun Gothic" w:cs="Calibri"/>
          <w:sz w:val="22"/>
          <w:szCs w:val="22"/>
        </w:rPr>
        <w:t xml:space="preserve">The development of MEPS and energy labeling in activities under Component 2 </w:t>
      </w:r>
      <w:r w:rsidR="00663851">
        <w:rPr>
          <w:rFonts w:eastAsia="Malgun Gothic" w:cs="Calibri"/>
          <w:sz w:val="22"/>
          <w:szCs w:val="22"/>
        </w:rPr>
        <w:t xml:space="preserve">(UNEP) </w:t>
      </w:r>
      <w:r w:rsidR="00FC634B" w:rsidRPr="00D5163E">
        <w:rPr>
          <w:rFonts w:eastAsia="Malgun Gothic" w:cs="Calibri"/>
          <w:sz w:val="22"/>
          <w:szCs w:val="22"/>
        </w:rPr>
        <w:t xml:space="preserve">will be aligned with the LED lighting roadmap, which will be updated along with </w:t>
      </w:r>
      <w:r w:rsidR="005142B8" w:rsidRPr="00D5163E">
        <w:rPr>
          <w:rFonts w:eastAsia="Malgun Gothic" w:cs="Calibri"/>
          <w:sz w:val="22"/>
          <w:szCs w:val="22"/>
        </w:rPr>
        <w:t xml:space="preserve">the three phases of data collection under </w:t>
      </w:r>
      <w:r w:rsidR="00C73BEA" w:rsidRPr="00D5163E">
        <w:rPr>
          <w:rFonts w:eastAsia="Malgun Gothic" w:cs="Calibri"/>
          <w:sz w:val="22"/>
          <w:szCs w:val="22"/>
        </w:rPr>
        <w:t>A</w:t>
      </w:r>
      <w:r w:rsidR="005142B8" w:rsidRPr="00D5163E">
        <w:rPr>
          <w:rFonts w:eastAsia="Malgun Gothic" w:cs="Calibri"/>
          <w:sz w:val="22"/>
          <w:szCs w:val="22"/>
        </w:rPr>
        <w:t>ctivity 1.1.</w:t>
      </w:r>
      <w:r w:rsidR="00C73BEA" w:rsidRPr="00D5163E">
        <w:rPr>
          <w:rFonts w:eastAsia="Malgun Gothic" w:cs="Calibri"/>
          <w:sz w:val="22"/>
          <w:szCs w:val="22"/>
        </w:rPr>
        <w:t>2</w:t>
      </w:r>
      <w:r w:rsidR="005142B8" w:rsidRPr="00D5163E">
        <w:rPr>
          <w:rFonts w:eastAsia="Malgun Gothic" w:cs="Calibri"/>
          <w:sz w:val="22"/>
          <w:szCs w:val="22"/>
        </w:rPr>
        <w:t xml:space="preserve">. </w:t>
      </w:r>
    </w:p>
    <w:p w14:paraId="7FC7E9E8" w14:textId="399D1CBC" w:rsidR="00F70CF9" w:rsidRPr="00D5163E" w:rsidRDefault="00F70CF9" w:rsidP="007E081C">
      <w:pPr>
        <w:spacing w:after="0"/>
        <w:ind w:left="360"/>
        <w:rPr>
          <w:b/>
          <w:sz w:val="22"/>
          <w:szCs w:val="22"/>
        </w:rPr>
      </w:pPr>
    </w:p>
    <w:p w14:paraId="5B643A4D" w14:textId="56E52AA2" w:rsidR="002924A0" w:rsidRPr="00D5163E" w:rsidRDefault="005142B8" w:rsidP="007E081C">
      <w:pPr>
        <w:tabs>
          <w:tab w:val="left" w:pos="360"/>
        </w:tabs>
        <w:ind w:left="360"/>
        <w:rPr>
          <w:b/>
          <w:sz w:val="22"/>
          <w:szCs w:val="22"/>
        </w:rPr>
      </w:pPr>
      <w:r w:rsidRPr="00D5163E">
        <w:rPr>
          <w:i/>
          <w:sz w:val="22"/>
          <w:szCs w:val="22"/>
        </w:rPr>
        <w:t xml:space="preserve">GEF support will be provided for the LED roadmap development and consultation meetings during the development of the roadmap. </w:t>
      </w:r>
    </w:p>
    <w:p w14:paraId="0FDB84FB" w14:textId="77777777" w:rsidR="00117695" w:rsidRPr="00D5163E" w:rsidRDefault="00117695" w:rsidP="007E081C">
      <w:pPr>
        <w:ind w:left="360"/>
        <w:rPr>
          <w:rFonts w:cs="Leelawadee"/>
          <w:sz w:val="22"/>
          <w:szCs w:val="22"/>
        </w:rPr>
      </w:pPr>
    </w:p>
    <w:p w14:paraId="7DBE1312" w14:textId="77777777" w:rsidR="005A015E" w:rsidRPr="00D5163E" w:rsidRDefault="005A015E" w:rsidP="007E081C">
      <w:pPr>
        <w:spacing w:after="0"/>
        <w:ind w:left="360"/>
        <w:rPr>
          <w:rFonts w:cs="Calibri"/>
          <w:b/>
          <w:i/>
          <w:sz w:val="22"/>
          <w:szCs w:val="22"/>
        </w:rPr>
      </w:pPr>
      <w:r w:rsidRPr="00D5163E">
        <w:rPr>
          <w:b/>
          <w:i/>
          <w:sz w:val="22"/>
          <w:szCs w:val="22"/>
        </w:rPr>
        <w:t xml:space="preserve">Activity 1.1.4: Review and development of recommendations for government policies to provide level playing field to manufacturing of high quality LEDs. </w:t>
      </w:r>
      <w:r w:rsidRPr="00D5163E">
        <w:rPr>
          <w:sz w:val="22"/>
          <w:szCs w:val="22"/>
        </w:rPr>
        <w:t xml:space="preserve">This activity will involve policy studies and recommendations on appropriate import duties on assembled and components of LEDs, CFLs, etc., taxation of lighting manufacturing, and other related policy matters that impact the competitiveness of manufactures vis-à-vis imports. </w:t>
      </w:r>
    </w:p>
    <w:p w14:paraId="7D200717" w14:textId="77777777" w:rsidR="005A015E" w:rsidRPr="00D5163E" w:rsidRDefault="005A015E" w:rsidP="007E081C">
      <w:pPr>
        <w:ind w:left="360"/>
        <w:rPr>
          <w:i/>
          <w:sz w:val="22"/>
          <w:szCs w:val="22"/>
        </w:rPr>
      </w:pPr>
    </w:p>
    <w:p w14:paraId="1B8CBCEF" w14:textId="7FEE898E" w:rsidR="005A015E" w:rsidRPr="00D5163E" w:rsidRDefault="005A015E" w:rsidP="007E081C">
      <w:pPr>
        <w:ind w:left="360"/>
        <w:rPr>
          <w:rFonts w:cs="Leelawadee"/>
          <w:sz w:val="22"/>
          <w:szCs w:val="22"/>
        </w:rPr>
      </w:pPr>
      <w:r w:rsidRPr="00D5163E">
        <w:rPr>
          <w:i/>
          <w:sz w:val="22"/>
          <w:szCs w:val="22"/>
        </w:rPr>
        <w:t>GEF support will be provided for the conduct of policy studies and consultation meetings leading to the recommendation of policy measures to relevant government bodies.</w:t>
      </w:r>
    </w:p>
    <w:p w14:paraId="0138DE8A" w14:textId="77777777" w:rsidR="005A015E" w:rsidRPr="00D5163E" w:rsidRDefault="005A015E" w:rsidP="007E081C">
      <w:pPr>
        <w:ind w:left="360"/>
        <w:rPr>
          <w:rFonts w:cs="Leelawadee"/>
          <w:sz w:val="22"/>
          <w:szCs w:val="22"/>
        </w:rPr>
      </w:pPr>
    </w:p>
    <w:p w14:paraId="73894974" w14:textId="4593EDED" w:rsidR="003B2C66" w:rsidRPr="00D5163E" w:rsidRDefault="003B2C66" w:rsidP="00DD7CE7">
      <w:pPr>
        <w:numPr>
          <w:ilvl w:val="0"/>
          <w:numId w:val="29"/>
        </w:numPr>
        <w:spacing w:after="0"/>
        <w:ind w:left="360"/>
        <w:rPr>
          <w:rFonts w:cs="Leelawadee"/>
          <w:b/>
          <w:sz w:val="22"/>
          <w:szCs w:val="22"/>
        </w:rPr>
      </w:pPr>
      <w:r w:rsidRPr="00D5163E">
        <w:rPr>
          <w:rFonts w:cs="Leelawadee"/>
          <w:b/>
          <w:sz w:val="22"/>
          <w:szCs w:val="22"/>
        </w:rPr>
        <w:t xml:space="preserve">Output 1.2: Adopted and implemented business transformation plans of selected local lighting manufacturers to </w:t>
      </w:r>
      <w:r w:rsidR="005142B8" w:rsidRPr="00D5163E">
        <w:rPr>
          <w:rFonts w:eastAsia="Malgun Gothic" w:cs="Calibri"/>
          <w:b/>
          <w:sz w:val="22"/>
          <w:szCs w:val="22"/>
        </w:rPr>
        <w:t>produce high quality energy efficient LED lamps</w:t>
      </w:r>
      <w:r w:rsidR="005142B8" w:rsidRPr="00D5163E">
        <w:rPr>
          <w:rFonts w:eastAsia="Calibri" w:cs="Calibri"/>
          <w:b/>
          <w:sz w:val="22"/>
          <w:szCs w:val="22"/>
        </w:rPr>
        <w:t xml:space="preserve"> that can meet future MEPS</w:t>
      </w:r>
      <w:r w:rsidR="005142B8" w:rsidRPr="00D5163E">
        <w:rPr>
          <w:rFonts w:eastAsia="Calibri" w:cs="Calibri"/>
          <w:sz w:val="22"/>
          <w:szCs w:val="22"/>
        </w:rPr>
        <w:t xml:space="preserve"> </w:t>
      </w:r>
    </w:p>
    <w:p w14:paraId="2F8CC538" w14:textId="45E69D06" w:rsidR="00266BE3" w:rsidRPr="00D5163E" w:rsidRDefault="00266BE3" w:rsidP="007E081C">
      <w:pPr>
        <w:spacing w:after="0"/>
        <w:ind w:left="360"/>
        <w:rPr>
          <w:rFonts w:cs="Leelawadee"/>
          <w:b/>
          <w:sz w:val="22"/>
          <w:szCs w:val="22"/>
        </w:rPr>
      </w:pPr>
    </w:p>
    <w:p w14:paraId="571D6638" w14:textId="0FB74B33" w:rsidR="0025237D" w:rsidRPr="00D5163E" w:rsidRDefault="0025237D" w:rsidP="007E081C">
      <w:pPr>
        <w:ind w:left="360"/>
        <w:rPr>
          <w:rFonts w:cs="Leelawadee"/>
          <w:sz w:val="22"/>
          <w:szCs w:val="22"/>
        </w:rPr>
      </w:pPr>
      <w:r w:rsidRPr="00D5163E">
        <w:rPr>
          <w:rFonts w:cs="Calibri"/>
          <w:b/>
          <w:i/>
          <w:sz w:val="22"/>
          <w:szCs w:val="22"/>
        </w:rPr>
        <w:t xml:space="preserve">Activity </w:t>
      </w:r>
      <w:r w:rsidR="00C73BEA" w:rsidRPr="00D5163E">
        <w:rPr>
          <w:rFonts w:cs="Calibri"/>
          <w:b/>
          <w:i/>
          <w:sz w:val="22"/>
          <w:szCs w:val="22"/>
        </w:rPr>
        <w:t>1.</w:t>
      </w:r>
      <w:r w:rsidRPr="00D5163E">
        <w:rPr>
          <w:rFonts w:cs="Calibri"/>
          <w:b/>
          <w:i/>
          <w:sz w:val="22"/>
          <w:szCs w:val="22"/>
        </w:rPr>
        <w:t xml:space="preserve">2.1: </w:t>
      </w:r>
      <w:r w:rsidR="00B239CD" w:rsidRPr="00D5163E">
        <w:rPr>
          <w:rFonts w:cs="Calibri"/>
          <w:b/>
          <w:i/>
          <w:sz w:val="22"/>
          <w:szCs w:val="22"/>
        </w:rPr>
        <w:t xml:space="preserve">Gender-responsive assessment </w:t>
      </w:r>
      <w:r w:rsidRPr="00D5163E">
        <w:rPr>
          <w:rFonts w:cs="Calibri"/>
          <w:b/>
          <w:i/>
          <w:sz w:val="22"/>
          <w:szCs w:val="22"/>
        </w:rPr>
        <w:t>of needs and d</w:t>
      </w:r>
      <w:r w:rsidRPr="00D5163E">
        <w:rPr>
          <w:rFonts w:cs="Leelawadee"/>
          <w:b/>
          <w:i/>
          <w:sz w:val="22"/>
          <w:szCs w:val="22"/>
        </w:rPr>
        <w:t xml:space="preserve">evelopment and implementation of capacity building to prepare local EEL manufacturers to upgrade production facilities </w:t>
      </w:r>
      <w:r w:rsidRPr="00D5163E">
        <w:rPr>
          <w:rFonts w:eastAsia="Malgun Gothic" w:cs="Calibri"/>
          <w:b/>
          <w:i/>
          <w:sz w:val="22"/>
          <w:szCs w:val="22"/>
        </w:rPr>
        <w:t>to produce high quality, efficient lighting that can meet future MEPS</w:t>
      </w:r>
      <w:r w:rsidR="00C73BEA" w:rsidRPr="00D5163E">
        <w:rPr>
          <w:rFonts w:eastAsia="Malgun Gothic" w:cs="Calibri"/>
          <w:b/>
          <w:i/>
          <w:sz w:val="22"/>
          <w:szCs w:val="22"/>
        </w:rPr>
        <w:t>.</w:t>
      </w:r>
      <w:r w:rsidRPr="00D5163E">
        <w:rPr>
          <w:rFonts w:cs="Calibri"/>
          <w:b/>
          <w:i/>
          <w:sz w:val="22"/>
          <w:szCs w:val="22"/>
        </w:rPr>
        <w:t xml:space="preserve"> </w:t>
      </w:r>
      <w:r w:rsidRPr="00D5163E">
        <w:rPr>
          <w:rFonts w:eastAsia="Times New Roman" w:cs="Calibri"/>
          <w:sz w:val="22"/>
          <w:szCs w:val="22"/>
        </w:rPr>
        <w:t xml:space="preserve">This activity will focus on increasing the capability of local manufacturers to expand their production lines by making them capable of developing good business transformation plans and submitting good bankable proposals. </w:t>
      </w:r>
      <w:r w:rsidRPr="00D5163E">
        <w:rPr>
          <w:rFonts w:eastAsia="Times New Roman"/>
          <w:sz w:val="22"/>
          <w:szCs w:val="22"/>
        </w:rPr>
        <w:t>This activity will involve evaluation of the existing EEL production facilities of local manufacturers in order to upgrade their manufacturing facilities,</w:t>
      </w:r>
      <w:r w:rsidRPr="00D5163E">
        <w:rPr>
          <w:rFonts w:cs="Leelawadee"/>
          <w:sz w:val="22"/>
          <w:szCs w:val="22"/>
        </w:rPr>
        <w:t xml:space="preserve"> production techniques and the capacity of human resources to handle the high technology equipment</w:t>
      </w:r>
      <w:r w:rsidRPr="00D5163E">
        <w:rPr>
          <w:rFonts w:eastAsia="Times New Roman"/>
          <w:sz w:val="22"/>
          <w:szCs w:val="22"/>
        </w:rPr>
        <w:t xml:space="preserve"> to produce affordable, high quality EEL products. This </w:t>
      </w:r>
      <w:r w:rsidRPr="00D5163E">
        <w:rPr>
          <w:rFonts w:eastAsia="Times New Roman"/>
          <w:sz w:val="22"/>
          <w:szCs w:val="22"/>
        </w:rPr>
        <w:lastRenderedPageBreak/>
        <w:t>assessment consists of a series of activities such as (a) assessment of human resources capability to handle high technology equipment</w:t>
      </w:r>
      <w:r w:rsidR="00AD43F2" w:rsidRPr="00D5163E">
        <w:rPr>
          <w:rFonts w:eastAsia="Times New Roman"/>
          <w:sz w:val="22"/>
          <w:szCs w:val="22"/>
        </w:rPr>
        <w:t xml:space="preserve">, including </w:t>
      </w:r>
      <w:r w:rsidR="008D7EE5" w:rsidRPr="00D5163E">
        <w:rPr>
          <w:rFonts w:eastAsia="Times New Roman"/>
          <w:sz w:val="22"/>
          <w:szCs w:val="22"/>
        </w:rPr>
        <w:t xml:space="preserve">assessment of </w:t>
      </w:r>
      <w:r w:rsidR="0018757F" w:rsidRPr="00D5163E">
        <w:rPr>
          <w:rFonts w:eastAsia="Times New Roman"/>
          <w:sz w:val="22"/>
          <w:szCs w:val="22"/>
        </w:rPr>
        <w:t>women’s and men’s needs and</w:t>
      </w:r>
      <w:r w:rsidR="00AD43F2" w:rsidRPr="00D5163E">
        <w:rPr>
          <w:rFonts w:eastAsia="Times New Roman"/>
          <w:sz w:val="22"/>
          <w:szCs w:val="22"/>
        </w:rPr>
        <w:t xml:space="preserve"> capabilities</w:t>
      </w:r>
      <w:r w:rsidR="00B90F29" w:rsidRPr="00D5163E">
        <w:rPr>
          <w:rFonts w:eastAsia="Times New Roman"/>
          <w:sz w:val="22"/>
          <w:szCs w:val="22"/>
        </w:rPr>
        <w:t xml:space="preserve"> for safe and gender equal workplaces</w:t>
      </w:r>
      <w:r w:rsidRPr="00D5163E">
        <w:rPr>
          <w:rFonts w:eastAsia="Times New Roman"/>
          <w:sz w:val="22"/>
          <w:szCs w:val="22"/>
        </w:rPr>
        <w:t xml:space="preserve">; (b) </w:t>
      </w:r>
      <w:r w:rsidRPr="00D5163E">
        <w:rPr>
          <w:rFonts w:cs="Leelawadee"/>
          <w:sz w:val="22"/>
          <w:szCs w:val="22"/>
        </w:rPr>
        <w:t>organization and conduct of a workshop for a broad range of local manufacturers on the potential of EEL and upgrading production facilities</w:t>
      </w:r>
      <w:r w:rsidR="00AD43F2" w:rsidRPr="00D5163E">
        <w:rPr>
          <w:rFonts w:cs="Leelawadee"/>
          <w:sz w:val="22"/>
          <w:szCs w:val="22"/>
        </w:rPr>
        <w:t>, ensuring that women staff active participation is encouraged and promoted</w:t>
      </w:r>
      <w:r w:rsidRPr="00D5163E">
        <w:rPr>
          <w:rFonts w:cs="Leelawadee"/>
          <w:sz w:val="22"/>
          <w:szCs w:val="22"/>
        </w:rPr>
        <w:t>; (c) assessment</w:t>
      </w:r>
      <w:r w:rsidRPr="00D5163E">
        <w:rPr>
          <w:rFonts w:eastAsia="Calibri" w:cs="Leelawadee"/>
          <w:sz w:val="22"/>
          <w:szCs w:val="22"/>
        </w:rPr>
        <w:t xml:space="preserve"> of production techniques of the selected local EEL</w:t>
      </w:r>
      <w:r w:rsidRPr="00D5163E">
        <w:rPr>
          <w:rFonts w:eastAsia="Calibri" w:cs="Leelawadee"/>
          <w:b/>
          <w:sz w:val="22"/>
          <w:szCs w:val="22"/>
        </w:rPr>
        <w:t xml:space="preserve"> </w:t>
      </w:r>
      <w:r w:rsidRPr="00D5163E">
        <w:rPr>
          <w:rFonts w:eastAsia="Calibri" w:cs="Leelawadee"/>
          <w:sz w:val="22"/>
          <w:szCs w:val="22"/>
        </w:rPr>
        <w:t xml:space="preserve">manufacturers to design and produce high EEL systems including LED and (d) </w:t>
      </w:r>
      <w:r w:rsidRPr="00D5163E">
        <w:rPr>
          <w:rFonts w:cs="Leelawadee"/>
          <w:sz w:val="22"/>
          <w:szCs w:val="22"/>
        </w:rPr>
        <w:t xml:space="preserve">assessment of quality assurance needs and how to provide needed technical assistance in local EEL production. </w:t>
      </w:r>
    </w:p>
    <w:p w14:paraId="1DE74BA9" w14:textId="77777777" w:rsidR="0025237D" w:rsidRPr="00D5163E" w:rsidRDefault="0025237D" w:rsidP="007E081C">
      <w:pPr>
        <w:ind w:left="360"/>
        <w:rPr>
          <w:rFonts w:eastAsia="Calibri" w:cs="Leelawadee"/>
          <w:sz w:val="22"/>
          <w:szCs w:val="22"/>
        </w:rPr>
      </w:pPr>
    </w:p>
    <w:p w14:paraId="51D22B8A" w14:textId="6865FA39" w:rsidR="0025237D" w:rsidRPr="00D5163E" w:rsidRDefault="0025237D" w:rsidP="007E081C">
      <w:pPr>
        <w:ind w:left="360"/>
        <w:rPr>
          <w:sz w:val="22"/>
          <w:szCs w:val="22"/>
        </w:rPr>
      </w:pPr>
      <w:r w:rsidRPr="00D5163E">
        <w:rPr>
          <w:rFonts w:cs="Leelawadee"/>
          <w:sz w:val="22"/>
          <w:szCs w:val="22"/>
        </w:rPr>
        <w:t>This activity will involve in the needs assessment process, the participation of selected EEL local manufacturers (under three above-mentioned LED industry associations), DGNREEC – MEMR, National Standardization Agency of Indonesia (</w:t>
      </w:r>
      <w:r w:rsidRPr="00D5163E">
        <w:rPr>
          <w:rFonts w:cs="Leelawadee"/>
          <w:i/>
          <w:sz w:val="22"/>
          <w:szCs w:val="22"/>
        </w:rPr>
        <w:t>BSN</w:t>
      </w:r>
      <w:r w:rsidRPr="00D5163E">
        <w:rPr>
          <w:rFonts w:cs="Leelawadee"/>
          <w:sz w:val="22"/>
          <w:szCs w:val="22"/>
        </w:rPr>
        <w:t xml:space="preserve">), Ministry of </w:t>
      </w:r>
      <w:r w:rsidR="00C73BEA" w:rsidRPr="00D5163E">
        <w:rPr>
          <w:rFonts w:cs="Leelawadee"/>
          <w:sz w:val="22"/>
          <w:szCs w:val="22"/>
        </w:rPr>
        <w:t>T</w:t>
      </w:r>
      <w:r w:rsidRPr="00D5163E">
        <w:rPr>
          <w:rFonts w:cs="Leelawadee"/>
          <w:sz w:val="22"/>
          <w:szCs w:val="22"/>
        </w:rPr>
        <w:t xml:space="preserve">rade </w:t>
      </w:r>
      <w:r w:rsidR="00C73BEA" w:rsidRPr="00D5163E">
        <w:rPr>
          <w:rFonts w:cs="Leelawadee"/>
          <w:sz w:val="22"/>
          <w:szCs w:val="22"/>
        </w:rPr>
        <w:t>Ministry of I</w:t>
      </w:r>
      <w:r w:rsidRPr="00D5163E">
        <w:rPr>
          <w:rFonts w:cs="Leelawadee"/>
          <w:sz w:val="22"/>
          <w:szCs w:val="22"/>
        </w:rPr>
        <w:t>ndustry and other relevant agencies</w:t>
      </w:r>
      <w:r w:rsidR="00B90F29" w:rsidRPr="00D5163E">
        <w:rPr>
          <w:rFonts w:cs="Leelawadee"/>
          <w:sz w:val="22"/>
          <w:szCs w:val="22"/>
        </w:rPr>
        <w:t>, including gender equality-focused institutions</w:t>
      </w:r>
      <w:r w:rsidRPr="00D5163E">
        <w:rPr>
          <w:rFonts w:cs="Leelawadee"/>
          <w:sz w:val="22"/>
          <w:szCs w:val="22"/>
        </w:rPr>
        <w:t xml:space="preserve">. Based on the needs analysis conducted, manufacturers will </w:t>
      </w:r>
      <w:r w:rsidRPr="00D5163E">
        <w:rPr>
          <w:sz w:val="22"/>
          <w:szCs w:val="22"/>
        </w:rPr>
        <w:t xml:space="preserve">(a) </w:t>
      </w:r>
      <w:r w:rsidRPr="00D5163E">
        <w:rPr>
          <w:rFonts w:cs="Leelawadee"/>
          <w:sz w:val="22"/>
          <w:szCs w:val="22"/>
        </w:rPr>
        <w:t>undergo</w:t>
      </w:r>
      <w:r w:rsidRPr="00D5163E">
        <w:rPr>
          <w:sz w:val="22"/>
          <w:szCs w:val="22"/>
        </w:rPr>
        <w:t xml:space="preserve"> </w:t>
      </w:r>
      <w:r w:rsidRPr="00D5163E">
        <w:rPr>
          <w:rFonts w:cs="Leelawadee"/>
          <w:sz w:val="22"/>
          <w:szCs w:val="22"/>
        </w:rPr>
        <w:t>a series of three progressive trainings on the potential and benefits of EEL and possibilities for upgrading the production facilities in their factories, (b) provide</w:t>
      </w:r>
      <w:r w:rsidRPr="00D5163E">
        <w:rPr>
          <w:rFonts w:eastAsia="Calibri" w:cs="Leelawadee"/>
          <w:sz w:val="22"/>
          <w:szCs w:val="22"/>
        </w:rPr>
        <w:t xml:space="preserve"> and share utilization of common service utilities, such as die cast moulding for LED street light housing, and (c) receive technical assistance on </w:t>
      </w:r>
      <w:r w:rsidRPr="00D5163E">
        <w:rPr>
          <w:rFonts w:cs="Leelawadee"/>
          <w:sz w:val="22"/>
          <w:szCs w:val="22"/>
        </w:rPr>
        <w:t>LED global standard adoption in line with ASEAN approach to local EEL</w:t>
      </w:r>
      <w:r w:rsidRPr="00D5163E">
        <w:rPr>
          <w:rFonts w:cs="Leelawadee"/>
          <w:b/>
          <w:sz w:val="22"/>
          <w:szCs w:val="22"/>
        </w:rPr>
        <w:t xml:space="preserve"> </w:t>
      </w:r>
      <w:r w:rsidRPr="00D5163E">
        <w:rPr>
          <w:rFonts w:cs="Leelawadee"/>
          <w:sz w:val="22"/>
          <w:szCs w:val="22"/>
        </w:rPr>
        <w:t xml:space="preserve">industry. </w:t>
      </w:r>
    </w:p>
    <w:p w14:paraId="06DD3F1A" w14:textId="77777777" w:rsidR="0025237D" w:rsidRPr="00D5163E" w:rsidRDefault="0025237D" w:rsidP="007E081C">
      <w:pPr>
        <w:ind w:left="360"/>
        <w:rPr>
          <w:rFonts w:cs="Leelawadee"/>
          <w:sz w:val="22"/>
          <w:szCs w:val="22"/>
        </w:rPr>
      </w:pPr>
    </w:p>
    <w:p w14:paraId="70CA867C" w14:textId="540EEF2F" w:rsidR="0025237D" w:rsidRPr="00D5163E" w:rsidRDefault="0025237D" w:rsidP="007E081C">
      <w:pPr>
        <w:ind w:left="360"/>
        <w:rPr>
          <w:rFonts w:cs="Leelawadee"/>
          <w:sz w:val="22"/>
          <w:szCs w:val="22"/>
        </w:rPr>
      </w:pPr>
      <w:r w:rsidRPr="00D5163E">
        <w:rPr>
          <w:rFonts w:cs="Leelawadee"/>
          <w:i/>
          <w:sz w:val="22"/>
          <w:szCs w:val="22"/>
        </w:rPr>
        <w:t xml:space="preserve">GEF supports the travel expenses for the field trips, selected local EEL manufacturers, workshops/FGDs and needs assessment, capacity </w:t>
      </w:r>
      <w:r w:rsidR="00DB3018" w:rsidRPr="00D5163E">
        <w:rPr>
          <w:rFonts w:cs="Leelawadee"/>
          <w:i/>
          <w:sz w:val="22"/>
          <w:szCs w:val="22"/>
        </w:rPr>
        <w:t>building</w:t>
      </w:r>
      <w:r w:rsidRPr="00D5163E">
        <w:rPr>
          <w:rFonts w:cs="Leelawadee"/>
          <w:i/>
          <w:sz w:val="22"/>
          <w:szCs w:val="22"/>
        </w:rPr>
        <w:t xml:space="preserve"> to handle the high technology equipment, series of three trainings to disseminate the potential and benefits of energy efficient lighting production to all local manufacturers and other related activities</w:t>
      </w:r>
      <w:r w:rsidRPr="00D5163E">
        <w:rPr>
          <w:rFonts w:cs="Leelawadee"/>
          <w:sz w:val="22"/>
          <w:szCs w:val="22"/>
        </w:rPr>
        <w:t xml:space="preserve">. </w:t>
      </w:r>
    </w:p>
    <w:p w14:paraId="1315422B" w14:textId="77777777" w:rsidR="0025237D" w:rsidRPr="00D5163E" w:rsidRDefault="0025237D" w:rsidP="007E081C">
      <w:pPr>
        <w:spacing w:after="0"/>
        <w:ind w:left="360"/>
        <w:rPr>
          <w:rFonts w:cs="Leelawadee"/>
          <w:b/>
          <w:sz w:val="22"/>
          <w:szCs w:val="22"/>
        </w:rPr>
      </w:pPr>
    </w:p>
    <w:p w14:paraId="74D3D0C9" w14:textId="4EEB337B" w:rsidR="00010E0B" w:rsidRPr="00D5163E" w:rsidRDefault="003B2C66" w:rsidP="007E081C">
      <w:pPr>
        <w:spacing w:after="0"/>
        <w:ind w:left="360"/>
        <w:rPr>
          <w:sz w:val="22"/>
          <w:szCs w:val="22"/>
        </w:rPr>
      </w:pPr>
      <w:r w:rsidRPr="00D5163E">
        <w:rPr>
          <w:rFonts w:cs="Leelawadee"/>
          <w:b/>
          <w:i/>
          <w:sz w:val="22"/>
          <w:szCs w:val="22"/>
        </w:rPr>
        <w:t xml:space="preserve">Activity </w:t>
      </w:r>
      <w:r w:rsidRPr="00D5163E">
        <w:rPr>
          <w:rFonts w:eastAsia="Calibri" w:cs="Leelawadee"/>
          <w:b/>
          <w:i/>
          <w:sz w:val="22"/>
          <w:szCs w:val="22"/>
        </w:rPr>
        <w:t>1.2.</w:t>
      </w:r>
      <w:r w:rsidR="00DC04D5" w:rsidRPr="00D5163E">
        <w:rPr>
          <w:rFonts w:eastAsia="Calibri" w:cs="Leelawadee"/>
          <w:b/>
          <w:i/>
          <w:sz w:val="22"/>
          <w:szCs w:val="22"/>
        </w:rPr>
        <w:t>2</w:t>
      </w:r>
      <w:r w:rsidRPr="00D5163E">
        <w:rPr>
          <w:rFonts w:eastAsia="Calibri" w:cs="Leelawadee"/>
          <w:b/>
          <w:i/>
          <w:sz w:val="22"/>
          <w:szCs w:val="22"/>
        </w:rPr>
        <w:t>:</w:t>
      </w:r>
      <w:r w:rsidRPr="00D5163E">
        <w:rPr>
          <w:rFonts w:cs="Leelawadee"/>
          <w:b/>
          <w:i/>
          <w:sz w:val="22"/>
          <w:szCs w:val="22"/>
        </w:rPr>
        <w:t xml:space="preserve"> Development of</w:t>
      </w:r>
      <w:r w:rsidR="00016F71" w:rsidRPr="00D5163E">
        <w:rPr>
          <w:rFonts w:cs="Leelawadee"/>
          <w:b/>
          <w:i/>
          <w:sz w:val="22"/>
          <w:szCs w:val="22"/>
        </w:rPr>
        <w:t xml:space="preserve"> gender-responsive</w:t>
      </w:r>
      <w:r w:rsidRPr="00D5163E">
        <w:rPr>
          <w:rFonts w:cs="Leelawadee"/>
          <w:b/>
          <w:i/>
          <w:sz w:val="22"/>
          <w:szCs w:val="22"/>
        </w:rPr>
        <w:t xml:space="preserve"> business transformation plans of local EEL manufacturers to convert their production lines to the production of </w:t>
      </w:r>
      <w:r w:rsidR="005142B8" w:rsidRPr="00D5163E">
        <w:rPr>
          <w:rFonts w:eastAsia="Malgun Gothic" w:cs="Calibri"/>
          <w:b/>
          <w:i/>
          <w:sz w:val="22"/>
          <w:szCs w:val="22"/>
        </w:rPr>
        <w:t>high quality</w:t>
      </w:r>
      <w:r w:rsidR="001056C6" w:rsidRPr="00D5163E">
        <w:rPr>
          <w:rFonts w:eastAsia="Malgun Gothic" w:cs="Calibri"/>
          <w:b/>
          <w:i/>
          <w:sz w:val="22"/>
          <w:szCs w:val="22"/>
        </w:rPr>
        <w:t xml:space="preserve"> </w:t>
      </w:r>
      <w:r w:rsidR="005142B8" w:rsidRPr="00D5163E">
        <w:rPr>
          <w:rFonts w:eastAsia="Malgun Gothic" w:cs="Calibri"/>
          <w:b/>
          <w:i/>
          <w:sz w:val="22"/>
          <w:szCs w:val="22"/>
        </w:rPr>
        <w:t>LED lamps that ca</w:t>
      </w:r>
      <w:r w:rsidR="00D706B0" w:rsidRPr="00D5163E">
        <w:rPr>
          <w:rFonts w:eastAsia="Malgun Gothic" w:cs="Calibri"/>
          <w:b/>
          <w:i/>
          <w:sz w:val="22"/>
          <w:szCs w:val="22"/>
        </w:rPr>
        <w:t>n meet future MEPS requirements</w:t>
      </w:r>
      <w:r w:rsidRPr="00D5163E">
        <w:rPr>
          <w:rFonts w:cs="Leelawadee"/>
          <w:sz w:val="22"/>
          <w:szCs w:val="22"/>
        </w:rPr>
        <w:t xml:space="preserve">. </w:t>
      </w:r>
      <w:r w:rsidR="00010E0B" w:rsidRPr="00D5163E">
        <w:rPr>
          <w:rFonts w:cs="Leelawadee"/>
          <w:sz w:val="22"/>
          <w:szCs w:val="22"/>
        </w:rPr>
        <w:t xml:space="preserve">This activity is designed to develop business transformation plans of local EEL manufacturers to convert their production lines to the production of </w:t>
      </w:r>
      <w:r w:rsidR="005142B8" w:rsidRPr="00D5163E">
        <w:rPr>
          <w:rFonts w:cs="Leelawadee"/>
          <w:sz w:val="22"/>
          <w:szCs w:val="22"/>
        </w:rPr>
        <w:t xml:space="preserve">high quality, energy </w:t>
      </w:r>
      <w:r w:rsidR="00745EBD" w:rsidRPr="00D5163E">
        <w:rPr>
          <w:rFonts w:cs="Leelawadee"/>
          <w:sz w:val="22"/>
          <w:szCs w:val="22"/>
        </w:rPr>
        <w:t xml:space="preserve">efficient </w:t>
      </w:r>
      <w:r w:rsidR="00010E0B" w:rsidRPr="00D5163E">
        <w:rPr>
          <w:rFonts w:cs="Leelawadee"/>
          <w:sz w:val="22"/>
          <w:szCs w:val="22"/>
        </w:rPr>
        <w:t>LED lamps</w:t>
      </w:r>
      <w:r w:rsidR="008A1FD4" w:rsidRPr="00D5163E">
        <w:rPr>
          <w:rFonts w:cs="Leelawadee"/>
          <w:sz w:val="22"/>
          <w:szCs w:val="22"/>
        </w:rPr>
        <w:t>.</w:t>
      </w:r>
      <w:r w:rsidR="00010E0B" w:rsidRPr="00D5163E">
        <w:rPr>
          <w:rFonts w:cs="Leelawadee"/>
          <w:sz w:val="22"/>
          <w:szCs w:val="22"/>
        </w:rPr>
        <w:t xml:space="preserve"> </w:t>
      </w:r>
      <w:r w:rsidR="008A1FD4" w:rsidRPr="00D5163E">
        <w:rPr>
          <w:rFonts w:cs="Leelawadee"/>
          <w:sz w:val="22"/>
          <w:szCs w:val="22"/>
        </w:rPr>
        <w:t xml:space="preserve">This </w:t>
      </w:r>
      <w:r w:rsidR="00177745" w:rsidRPr="00D5163E">
        <w:rPr>
          <w:rFonts w:cs="Leelawadee"/>
          <w:sz w:val="22"/>
          <w:szCs w:val="22"/>
        </w:rPr>
        <w:t xml:space="preserve">includes the </w:t>
      </w:r>
      <w:r w:rsidR="00010E0B" w:rsidRPr="00D5163E">
        <w:rPr>
          <w:rFonts w:cs="Leelawadee"/>
          <w:sz w:val="22"/>
          <w:szCs w:val="22"/>
        </w:rPr>
        <w:t xml:space="preserve">preparation of feasibility </w:t>
      </w:r>
      <w:r w:rsidR="008A1FD4" w:rsidRPr="00D5163E">
        <w:rPr>
          <w:rFonts w:cs="Leelawadee"/>
          <w:sz w:val="22"/>
          <w:szCs w:val="22"/>
        </w:rPr>
        <w:t xml:space="preserve">studies </w:t>
      </w:r>
      <w:r w:rsidR="00010E0B" w:rsidRPr="00D5163E">
        <w:rPr>
          <w:rFonts w:cs="Leelawadee"/>
          <w:sz w:val="22"/>
          <w:szCs w:val="22"/>
        </w:rPr>
        <w:t xml:space="preserve">(FS) on LED business transformation plans at </w:t>
      </w:r>
      <w:r w:rsidR="000706A6" w:rsidRPr="00D5163E">
        <w:rPr>
          <w:rFonts w:cs="Leelawadee"/>
          <w:sz w:val="22"/>
          <w:szCs w:val="22"/>
        </w:rPr>
        <w:t xml:space="preserve">the individual company level as well as the industry integration at </w:t>
      </w:r>
      <w:r w:rsidR="00010E0B" w:rsidRPr="00D5163E">
        <w:rPr>
          <w:rFonts w:cs="Leelawadee"/>
          <w:sz w:val="22"/>
          <w:szCs w:val="22"/>
        </w:rPr>
        <w:t xml:space="preserve">the program level. </w:t>
      </w:r>
      <w:r w:rsidR="006A4A6E" w:rsidRPr="00D5163E">
        <w:rPr>
          <w:rFonts w:cs="Leelawadee"/>
          <w:sz w:val="22"/>
          <w:szCs w:val="22"/>
        </w:rPr>
        <w:t xml:space="preserve">These preparatory works for the </w:t>
      </w:r>
      <w:r w:rsidR="00016F71" w:rsidRPr="00D5163E">
        <w:rPr>
          <w:rFonts w:cs="Leelawadee"/>
          <w:sz w:val="22"/>
          <w:szCs w:val="22"/>
        </w:rPr>
        <w:t xml:space="preserve">gender-responsive </w:t>
      </w:r>
      <w:r w:rsidR="006A4A6E" w:rsidRPr="00D5163E">
        <w:rPr>
          <w:rFonts w:cs="Leelawadee"/>
          <w:sz w:val="22"/>
          <w:szCs w:val="22"/>
        </w:rPr>
        <w:t>transformation plans will be done by the experts to be hired by the project together with</w:t>
      </w:r>
      <w:r w:rsidR="004E2C39" w:rsidRPr="00D5163E">
        <w:rPr>
          <w:rFonts w:cs="Leelawadee"/>
          <w:sz w:val="22"/>
          <w:szCs w:val="22"/>
        </w:rPr>
        <w:t xml:space="preserve"> </w:t>
      </w:r>
      <w:r w:rsidR="00E37845" w:rsidRPr="00D5163E">
        <w:rPr>
          <w:rFonts w:cs="Leelawadee"/>
          <w:sz w:val="22"/>
          <w:szCs w:val="22"/>
        </w:rPr>
        <w:t xml:space="preserve">an </w:t>
      </w:r>
      <w:r w:rsidR="004E2C39" w:rsidRPr="00D5163E">
        <w:rPr>
          <w:rFonts w:cs="Leelawadee"/>
          <w:sz w:val="22"/>
          <w:szCs w:val="22"/>
        </w:rPr>
        <w:t xml:space="preserve">active participation of and consultation with both </w:t>
      </w:r>
      <w:r w:rsidR="001F67D5" w:rsidRPr="00D5163E">
        <w:rPr>
          <w:rFonts w:cs="Leelawadee"/>
          <w:sz w:val="22"/>
          <w:szCs w:val="22"/>
        </w:rPr>
        <w:t>female and male</w:t>
      </w:r>
      <w:r w:rsidR="004E2C39" w:rsidRPr="00D5163E">
        <w:rPr>
          <w:rFonts w:cs="Leelawadee"/>
          <w:sz w:val="22"/>
          <w:szCs w:val="22"/>
        </w:rPr>
        <w:t xml:space="preserve"> staff</w:t>
      </w:r>
      <w:r w:rsidR="006A4A6E" w:rsidRPr="00D5163E">
        <w:rPr>
          <w:rFonts w:cs="Leelawadee"/>
          <w:sz w:val="22"/>
          <w:szCs w:val="22"/>
        </w:rPr>
        <w:t xml:space="preserve"> </w:t>
      </w:r>
      <w:r w:rsidR="004E2C39" w:rsidRPr="00D5163E">
        <w:rPr>
          <w:rFonts w:cs="Leelawadee"/>
          <w:sz w:val="22"/>
          <w:szCs w:val="22"/>
        </w:rPr>
        <w:t xml:space="preserve">of </w:t>
      </w:r>
      <w:r w:rsidR="006A4A6E" w:rsidRPr="00D5163E">
        <w:rPr>
          <w:rFonts w:cs="Leelawadee"/>
          <w:sz w:val="22"/>
          <w:szCs w:val="22"/>
        </w:rPr>
        <w:t xml:space="preserve">the local </w:t>
      </w:r>
      <w:r w:rsidR="004E2C39" w:rsidRPr="00D5163E">
        <w:rPr>
          <w:rFonts w:cs="Leelawadee"/>
          <w:sz w:val="22"/>
          <w:szCs w:val="22"/>
        </w:rPr>
        <w:t xml:space="preserve">EEL </w:t>
      </w:r>
      <w:r w:rsidR="006A4A6E" w:rsidRPr="00D5163E">
        <w:rPr>
          <w:rFonts w:cs="Leelawadee"/>
          <w:sz w:val="22"/>
          <w:szCs w:val="22"/>
        </w:rPr>
        <w:t>manufact</w:t>
      </w:r>
      <w:r w:rsidR="004E2C39" w:rsidRPr="00D5163E">
        <w:rPr>
          <w:rFonts w:cs="Leelawadee"/>
          <w:sz w:val="22"/>
          <w:szCs w:val="22"/>
        </w:rPr>
        <w:t>ories</w:t>
      </w:r>
      <w:r w:rsidR="006A4A6E" w:rsidRPr="00D5163E">
        <w:rPr>
          <w:rFonts w:cs="Leelawadee"/>
          <w:sz w:val="22"/>
          <w:szCs w:val="22"/>
        </w:rPr>
        <w:t xml:space="preserve">. </w:t>
      </w:r>
      <w:r w:rsidR="00701257" w:rsidRPr="00D5163E">
        <w:rPr>
          <w:rFonts w:cs="Leelawadee"/>
          <w:sz w:val="22"/>
          <w:szCs w:val="22"/>
        </w:rPr>
        <w:t xml:space="preserve">As part of the expert study, </w:t>
      </w:r>
      <w:r w:rsidR="00266BE3" w:rsidRPr="00D5163E">
        <w:rPr>
          <w:rFonts w:cs="Leelawadee"/>
          <w:sz w:val="22"/>
          <w:szCs w:val="22"/>
        </w:rPr>
        <w:t xml:space="preserve">a </w:t>
      </w:r>
      <w:r w:rsidR="00701257" w:rsidRPr="00D5163E">
        <w:rPr>
          <w:rFonts w:cs="Leelawadee"/>
          <w:sz w:val="22"/>
          <w:szCs w:val="22"/>
        </w:rPr>
        <w:t xml:space="preserve">selective technical field visit </w:t>
      </w:r>
      <w:r w:rsidR="00266BE3" w:rsidRPr="00D5163E">
        <w:rPr>
          <w:rFonts w:cs="Leelawadee"/>
          <w:sz w:val="22"/>
          <w:szCs w:val="22"/>
        </w:rPr>
        <w:t xml:space="preserve">can be organized </w:t>
      </w:r>
      <w:r w:rsidR="00701257" w:rsidRPr="00D5163E">
        <w:rPr>
          <w:rFonts w:cs="Leelawadee"/>
          <w:sz w:val="22"/>
          <w:szCs w:val="22"/>
        </w:rPr>
        <w:t xml:space="preserve">(benchmarking) in EEL industry abroad, </w:t>
      </w:r>
      <w:r w:rsidR="00701257" w:rsidRPr="00D5163E">
        <w:rPr>
          <w:sz w:val="22"/>
          <w:szCs w:val="22"/>
        </w:rPr>
        <w:t>particularly on how the manufacturers have coped with global standards (MEPS) adoption</w:t>
      </w:r>
      <w:r w:rsidR="00266BE3" w:rsidRPr="00D5163E">
        <w:rPr>
          <w:rFonts w:cs="Leelawadee"/>
          <w:sz w:val="22"/>
          <w:szCs w:val="22"/>
        </w:rPr>
        <w:t>.</w:t>
      </w:r>
      <w:r w:rsidR="00701257" w:rsidRPr="00D5163E">
        <w:rPr>
          <w:rFonts w:cs="Leelawadee"/>
          <w:sz w:val="22"/>
          <w:szCs w:val="22"/>
        </w:rPr>
        <w:t xml:space="preserve"> </w:t>
      </w:r>
      <w:r w:rsidR="000706A6" w:rsidRPr="00D5163E">
        <w:rPr>
          <w:sz w:val="22"/>
          <w:szCs w:val="22"/>
        </w:rPr>
        <w:t xml:space="preserve">At </w:t>
      </w:r>
      <w:r w:rsidR="00E16A63" w:rsidRPr="00D5163E">
        <w:rPr>
          <w:sz w:val="22"/>
          <w:szCs w:val="22"/>
        </w:rPr>
        <w:t xml:space="preserve">the </w:t>
      </w:r>
      <w:r w:rsidR="000706A6" w:rsidRPr="00D5163E">
        <w:rPr>
          <w:sz w:val="22"/>
          <w:szCs w:val="22"/>
        </w:rPr>
        <w:t>individual company level, t</w:t>
      </w:r>
      <w:r w:rsidR="00745EBD" w:rsidRPr="00D5163E">
        <w:rPr>
          <w:sz w:val="22"/>
          <w:szCs w:val="22"/>
        </w:rPr>
        <w:t xml:space="preserve">he project will provide technical assistance by hand holding </w:t>
      </w:r>
      <w:r w:rsidR="00630D71" w:rsidRPr="00D5163E">
        <w:rPr>
          <w:sz w:val="22"/>
          <w:szCs w:val="22"/>
        </w:rPr>
        <w:t xml:space="preserve">the local manufacturers in </w:t>
      </w:r>
      <w:r w:rsidR="00745EBD" w:rsidRPr="00D5163E">
        <w:rPr>
          <w:sz w:val="22"/>
          <w:szCs w:val="22"/>
        </w:rPr>
        <w:t>developing business transformation plans that will be of sufficient high quality so that financial institutions will be able to assess related loan requests</w:t>
      </w:r>
      <w:r w:rsidR="00630D71" w:rsidRPr="00D5163E">
        <w:rPr>
          <w:sz w:val="22"/>
          <w:szCs w:val="22"/>
        </w:rPr>
        <w:t xml:space="preserve"> in accordance with agreed bank standards</w:t>
      </w:r>
      <w:r w:rsidR="00DC478C" w:rsidRPr="00D5163E">
        <w:rPr>
          <w:sz w:val="22"/>
          <w:szCs w:val="22"/>
        </w:rPr>
        <w:t xml:space="preserve"> and development needs</w:t>
      </w:r>
      <w:r w:rsidR="00745EBD" w:rsidRPr="00D5163E">
        <w:rPr>
          <w:sz w:val="22"/>
          <w:szCs w:val="22"/>
        </w:rPr>
        <w:t xml:space="preserve">. </w:t>
      </w:r>
      <w:r w:rsidR="00266BE3" w:rsidRPr="00D5163E">
        <w:rPr>
          <w:sz w:val="22"/>
          <w:szCs w:val="22"/>
        </w:rPr>
        <w:t xml:space="preserve">A </w:t>
      </w:r>
      <w:r w:rsidR="00745EBD" w:rsidRPr="00D5163E">
        <w:rPr>
          <w:sz w:val="22"/>
          <w:szCs w:val="22"/>
        </w:rPr>
        <w:t>training</w:t>
      </w:r>
      <w:r w:rsidR="006A4A6E" w:rsidRPr="00D5163E">
        <w:rPr>
          <w:sz w:val="22"/>
          <w:szCs w:val="22"/>
        </w:rPr>
        <w:t xml:space="preserve">/workshop </w:t>
      </w:r>
      <w:r w:rsidR="00266BE3" w:rsidRPr="00D5163E">
        <w:rPr>
          <w:sz w:val="22"/>
          <w:szCs w:val="22"/>
        </w:rPr>
        <w:t xml:space="preserve">is </w:t>
      </w:r>
      <w:r w:rsidR="00FF15DB" w:rsidRPr="00D5163E">
        <w:rPr>
          <w:sz w:val="22"/>
          <w:szCs w:val="22"/>
        </w:rPr>
        <w:t xml:space="preserve">to be developed and conducted by the project experts </w:t>
      </w:r>
      <w:r w:rsidR="006A4A6E" w:rsidRPr="00D5163E">
        <w:rPr>
          <w:sz w:val="22"/>
          <w:szCs w:val="22"/>
        </w:rPr>
        <w:t>with the required modules</w:t>
      </w:r>
      <w:r w:rsidR="00CD60F9" w:rsidRPr="00D5163E">
        <w:rPr>
          <w:sz w:val="22"/>
          <w:szCs w:val="22"/>
        </w:rPr>
        <w:t xml:space="preserve"> </w:t>
      </w:r>
      <w:r w:rsidR="00745EBD" w:rsidRPr="00D5163E">
        <w:rPr>
          <w:sz w:val="22"/>
          <w:szCs w:val="22"/>
        </w:rPr>
        <w:t xml:space="preserve">on how to develop business plans and what (financial) information to include in </w:t>
      </w:r>
      <w:r w:rsidR="00DC478C" w:rsidRPr="00D5163E">
        <w:rPr>
          <w:sz w:val="22"/>
          <w:szCs w:val="22"/>
        </w:rPr>
        <w:t xml:space="preserve">a </w:t>
      </w:r>
      <w:r w:rsidR="00745EBD" w:rsidRPr="00D5163E">
        <w:rPr>
          <w:sz w:val="22"/>
          <w:szCs w:val="22"/>
        </w:rPr>
        <w:t xml:space="preserve">loan request </w:t>
      </w:r>
      <w:r w:rsidR="00630D71" w:rsidRPr="00D5163E">
        <w:rPr>
          <w:sz w:val="22"/>
          <w:szCs w:val="22"/>
        </w:rPr>
        <w:t>and other pertinent information</w:t>
      </w:r>
      <w:r w:rsidR="00745EBD" w:rsidRPr="00D5163E">
        <w:rPr>
          <w:sz w:val="22"/>
          <w:szCs w:val="22"/>
        </w:rPr>
        <w:t>.</w:t>
      </w:r>
      <w:r w:rsidR="00DD5665" w:rsidRPr="00D5163E">
        <w:rPr>
          <w:sz w:val="22"/>
          <w:szCs w:val="22"/>
        </w:rPr>
        <w:t xml:space="preserve"> </w:t>
      </w:r>
      <w:r w:rsidR="00231A73" w:rsidRPr="00D5163E">
        <w:rPr>
          <w:sz w:val="22"/>
          <w:szCs w:val="22"/>
        </w:rPr>
        <w:t>Local manufacturers female</w:t>
      </w:r>
      <w:r w:rsidR="00DD5665" w:rsidRPr="00D5163E">
        <w:rPr>
          <w:sz w:val="22"/>
          <w:szCs w:val="22"/>
        </w:rPr>
        <w:t xml:space="preserve"> staff participation in the training/workshop will be </w:t>
      </w:r>
      <w:r w:rsidR="004E2C39" w:rsidRPr="00D5163E">
        <w:rPr>
          <w:sz w:val="22"/>
          <w:szCs w:val="22"/>
        </w:rPr>
        <w:t xml:space="preserve">particularly </w:t>
      </w:r>
      <w:r w:rsidR="00DD5665" w:rsidRPr="00D5163E">
        <w:rPr>
          <w:sz w:val="22"/>
          <w:szCs w:val="22"/>
        </w:rPr>
        <w:t>encouraged.</w:t>
      </w:r>
      <w:r w:rsidR="00745EBD" w:rsidRPr="00D5163E">
        <w:rPr>
          <w:sz w:val="22"/>
          <w:szCs w:val="22"/>
        </w:rPr>
        <w:t xml:space="preserve"> </w:t>
      </w:r>
      <w:r w:rsidR="00630D71" w:rsidRPr="00D5163E">
        <w:rPr>
          <w:sz w:val="22"/>
          <w:szCs w:val="22"/>
        </w:rPr>
        <w:t xml:space="preserve">As the local manufacturers </w:t>
      </w:r>
      <w:r w:rsidR="00745EBD" w:rsidRPr="00D5163E">
        <w:rPr>
          <w:sz w:val="22"/>
          <w:szCs w:val="22"/>
        </w:rPr>
        <w:t xml:space="preserve">learn </w:t>
      </w:r>
      <w:r w:rsidR="00630D71" w:rsidRPr="00D5163E">
        <w:rPr>
          <w:sz w:val="22"/>
          <w:szCs w:val="22"/>
        </w:rPr>
        <w:t xml:space="preserve">individually </w:t>
      </w:r>
      <w:r w:rsidR="00745EBD" w:rsidRPr="00D5163E">
        <w:rPr>
          <w:sz w:val="22"/>
          <w:szCs w:val="22"/>
        </w:rPr>
        <w:t>from this activity</w:t>
      </w:r>
      <w:r w:rsidR="00630D71" w:rsidRPr="00D5163E">
        <w:rPr>
          <w:sz w:val="22"/>
          <w:szCs w:val="22"/>
        </w:rPr>
        <w:t xml:space="preserve"> </w:t>
      </w:r>
      <w:r w:rsidR="000706A6" w:rsidRPr="00D5163E">
        <w:rPr>
          <w:sz w:val="22"/>
          <w:szCs w:val="22"/>
        </w:rPr>
        <w:t>and establish their confidence on the transformation program, the confidentiality of business plans will be followed as this issue surfaced as a major hesitancy by the manufacturer</w:t>
      </w:r>
      <w:r w:rsidR="00C73BEA" w:rsidRPr="00D5163E">
        <w:rPr>
          <w:sz w:val="22"/>
          <w:szCs w:val="22"/>
        </w:rPr>
        <w:t>s</w:t>
      </w:r>
      <w:r w:rsidR="00587C7F" w:rsidRPr="00D5163E">
        <w:rPr>
          <w:sz w:val="22"/>
          <w:szCs w:val="22"/>
        </w:rPr>
        <w:t xml:space="preserve">. At the industry level, the overall program sustainability will be tackled. </w:t>
      </w:r>
      <w:r w:rsidR="00266BE3" w:rsidRPr="00D5163E">
        <w:rPr>
          <w:sz w:val="22"/>
          <w:szCs w:val="22"/>
        </w:rPr>
        <w:t>A</w:t>
      </w:r>
      <w:r w:rsidR="00587C7F" w:rsidRPr="00D5163E">
        <w:rPr>
          <w:sz w:val="22"/>
          <w:szCs w:val="22"/>
        </w:rPr>
        <w:t xml:space="preserve">t the aggregated level, the consultant </w:t>
      </w:r>
      <w:r w:rsidR="00266BE3" w:rsidRPr="00D5163E">
        <w:rPr>
          <w:sz w:val="22"/>
          <w:szCs w:val="22"/>
        </w:rPr>
        <w:t>will</w:t>
      </w:r>
      <w:r w:rsidR="00587C7F" w:rsidRPr="00D5163E">
        <w:rPr>
          <w:sz w:val="22"/>
          <w:szCs w:val="22"/>
        </w:rPr>
        <w:t xml:space="preserve"> provide guidance and technical assistance in developing </w:t>
      </w:r>
      <w:r w:rsidR="00266BE3" w:rsidRPr="00D5163E">
        <w:rPr>
          <w:sz w:val="22"/>
          <w:szCs w:val="22"/>
        </w:rPr>
        <w:t xml:space="preserve">an </w:t>
      </w:r>
      <w:r w:rsidR="00587C7F" w:rsidRPr="00D5163E">
        <w:rPr>
          <w:sz w:val="22"/>
          <w:szCs w:val="22"/>
        </w:rPr>
        <w:t xml:space="preserve">EEL business </w:t>
      </w:r>
      <w:r w:rsidR="00587C7F" w:rsidRPr="00D5163E">
        <w:rPr>
          <w:sz w:val="22"/>
          <w:szCs w:val="22"/>
        </w:rPr>
        <w:lastRenderedPageBreak/>
        <w:t>transformation program and sustainability plan for use by the MEMR in cooperation with other relevant ministries at the national level.</w:t>
      </w:r>
      <w:r w:rsidR="00701257" w:rsidRPr="00D5163E" w:rsidDel="00701257">
        <w:rPr>
          <w:sz w:val="22"/>
          <w:szCs w:val="22"/>
        </w:rPr>
        <w:t xml:space="preserve"> </w:t>
      </w:r>
    </w:p>
    <w:p w14:paraId="3BFB9AB7" w14:textId="02AF2002" w:rsidR="00992191" w:rsidRPr="00D5163E" w:rsidRDefault="00992191" w:rsidP="007E081C">
      <w:pPr>
        <w:spacing w:after="0"/>
        <w:ind w:left="360"/>
        <w:rPr>
          <w:sz w:val="22"/>
          <w:szCs w:val="22"/>
        </w:rPr>
      </w:pPr>
    </w:p>
    <w:p w14:paraId="7CFDB3B7" w14:textId="2560BC37" w:rsidR="00B63B8C" w:rsidRPr="00D5163E" w:rsidRDefault="00010E0B" w:rsidP="007E081C">
      <w:pPr>
        <w:spacing w:after="0"/>
        <w:ind w:left="360"/>
        <w:rPr>
          <w:sz w:val="22"/>
          <w:szCs w:val="22"/>
        </w:rPr>
      </w:pPr>
      <w:r w:rsidRPr="00D5163E">
        <w:rPr>
          <w:rFonts w:cs="Leelawadee"/>
          <w:sz w:val="22"/>
          <w:szCs w:val="22"/>
        </w:rPr>
        <w:t xml:space="preserve">This activity involves selected EEL local manufacturers (under </w:t>
      </w:r>
      <w:r w:rsidR="00A27A17" w:rsidRPr="00D5163E">
        <w:rPr>
          <w:rFonts w:cs="Leelawadee"/>
          <w:sz w:val="22"/>
          <w:szCs w:val="22"/>
        </w:rPr>
        <w:t xml:space="preserve">the </w:t>
      </w:r>
      <w:r w:rsidRPr="00D5163E">
        <w:rPr>
          <w:rFonts w:cs="Leelawadee"/>
          <w:sz w:val="22"/>
          <w:szCs w:val="22"/>
        </w:rPr>
        <w:t xml:space="preserve">three </w:t>
      </w:r>
      <w:r w:rsidR="002B2319" w:rsidRPr="00D5163E">
        <w:rPr>
          <w:rFonts w:cs="Leelawadee"/>
          <w:sz w:val="22"/>
          <w:szCs w:val="22"/>
        </w:rPr>
        <w:t>above</w:t>
      </w:r>
      <w:r w:rsidR="00BC3AD8" w:rsidRPr="00D5163E">
        <w:rPr>
          <w:rFonts w:cs="Leelawadee"/>
          <w:sz w:val="22"/>
          <w:szCs w:val="22"/>
        </w:rPr>
        <w:t xml:space="preserve">-mentioned LED industry </w:t>
      </w:r>
      <w:r w:rsidRPr="00D5163E">
        <w:rPr>
          <w:rFonts w:cs="Leelawadee"/>
          <w:sz w:val="22"/>
          <w:szCs w:val="22"/>
        </w:rPr>
        <w:t>associations</w:t>
      </w:r>
      <w:r w:rsidR="00521FCE" w:rsidRPr="00D5163E">
        <w:rPr>
          <w:rFonts w:cs="Leelawadee"/>
          <w:sz w:val="22"/>
          <w:szCs w:val="22"/>
        </w:rPr>
        <w:t>)</w:t>
      </w:r>
      <w:r w:rsidRPr="00D5163E">
        <w:rPr>
          <w:rFonts w:cs="Leelawadee"/>
          <w:sz w:val="22"/>
          <w:szCs w:val="22"/>
        </w:rPr>
        <w:t xml:space="preserve">, DGNREEC – MEMR, </w:t>
      </w:r>
      <w:r w:rsidR="00BC3AD8" w:rsidRPr="00D5163E">
        <w:rPr>
          <w:rFonts w:cs="Leelawadee"/>
          <w:sz w:val="22"/>
          <w:szCs w:val="22"/>
        </w:rPr>
        <w:t>s</w:t>
      </w:r>
      <w:r w:rsidRPr="00D5163E">
        <w:rPr>
          <w:rFonts w:cs="Leelawadee"/>
          <w:sz w:val="22"/>
          <w:szCs w:val="22"/>
        </w:rPr>
        <w:t xml:space="preserve">tate-owned </w:t>
      </w:r>
      <w:r w:rsidR="00BC3AD8" w:rsidRPr="00D5163E">
        <w:rPr>
          <w:rFonts w:cs="Leelawadee"/>
          <w:sz w:val="22"/>
          <w:szCs w:val="22"/>
        </w:rPr>
        <w:t>b</w:t>
      </w:r>
      <w:r w:rsidRPr="00D5163E">
        <w:rPr>
          <w:rFonts w:cs="Leelawadee"/>
          <w:sz w:val="22"/>
          <w:szCs w:val="22"/>
        </w:rPr>
        <w:t xml:space="preserve">anks, </w:t>
      </w:r>
      <w:r w:rsidRPr="00D5163E">
        <w:rPr>
          <w:i/>
          <w:iCs/>
          <w:sz w:val="22"/>
          <w:szCs w:val="22"/>
        </w:rPr>
        <w:t>OJK</w:t>
      </w:r>
      <w:r w:rsidRPr="00D5163E">
        <w:rPr>
          <w:sz w:val="22"/>
          <w:szCs w:val="22"/>
        </w:rPr>
        <w:t xml:space="preserve">, </w:t>
      </w:r>
      <w:r w:rsidRPr="00D5163E">
        <w:rPr>
          <w:rFonts w:cs="Leelawadee"/>
          <w:i/>
          <w:sz w:val="22"/>
          <w:szCs w:val="22"/>
        </w:rPr>
        <w:t>BSN</w:t>
      </w:r>
      <w:r w:rsidRPr="00D5163E">
        <w:rPr>
          <w:rFonts w:cs="Leelawadee"/>
          <w:sz w:val="22"/>
          <w:szCs w:val="22"/>
        </w:rPr>
        <w:t xml:space="preserve"> </w:t>
      </w:r>
      <w:r w:rsidR="00BC3AD8" w:rsidRPr="00D5163E">
        <w:rPr>
          <w:rFonts w:cs="Leelawadee"/>
          <w:sz w:val="22"/>
          <w:szCs w:val="22"/>
        </w:rPr>
        <w:t xml:space="preserve">with the assistance of </w:t>
      </w:r>
      <w:r w:rsidRPr="00D5163E">
        <w:rPr>
          <w:rFonts w:cs="Leelawadee"/>
          <w:sz w:val="22"/>
          <w:szCs w:val="22"/>
        </w:rPr>
        <w:t xml:space="preserve">a national consultant hired by </w:t>
      </w:r>
      <w:r w:rsidR="00BC3AD8" w:rsidRPr="00D5163E">
        <w:rPr>
          <w:rFonts w:cs="Leelawadee"/>
          <w:sz w:val="22"/>
          <w:szCs w:val="22"/>
        </w:rPr>
        <w:t xml:space="preserve">the </w:t>
      </w:r>
      <w:r w:rsidRPr="00D5163E">
        <w:rPr>
          <w:rFonts w:cs="Leelawadee"/>
          <w:sz w:val="22"/>
          <w:szCs w:val="22"/>
        </w:rPr>
        <w:t xml:space="preserve">ADLIGHT </w:t>
      </w:r>
      <w:r w:rsidR="00BC3AD8" w:rsidRPr="00D5163E">
        <w:rPr>
          <w:rFonts w:cs="Leelawadee"/>
          <w:sz w:val="22"/>
          <w:szCs w:val="22"/>
        </w:rPr>
        <w:t>project</w:t>
      </w:r>
      <w:r w:rsidRPr="00D5163E">
        <w:rPr>
          <w:rFonts w:cs="Leelawadee"/>
          <w:sz w:val="22"/>
          <w:szCs w:val="22"/>
        </w:rPr>
        <w:t xml:space="preserve">. </w:t>
      </w:r>
      <w:r w:rsidRPr="00D5163E">
        <w:rPr>
          <w:sz w:val="22"/>
          <w:szCs w:val="22"/>
        </w:rPr>
        <w:t>This activity will integrate activities in Output 2.1</w:t>
      </w:r>
      <w:r w:rsidR="00A27A17" w:rsidRPr="00D5163E">
        <w:rPr>
          <w:sz w:val="22"/>
          <w:szCs w:val="22"/>
        </w:rPr>
        <w:t xml:space="preserve"> on </w:t>
      </w:r>
      <w:r w:rsidRPr="00D5163E">
        <w:rPr>
          <w:rFonts w:cs="Leelawadee"/>
          <w:sz w:val="22"/>
          <w:szCs w:val="22"/>
        </w:rPr>
        <w:t xml:space="preserve">MEPS test methods and energy labels </w:t>
      </w:r>
      <w:r w:rsidR="00177745" w:rsidRPr="00D5163E">
        <w:rPr>
          <w:rFonts w:cs="Leelawadee"/>
          <w:sz w:val="22"/>
          <w:szCs w:val="22"/>
        </w:rPr>
        <w:t>that will be adhered to in the transformation of the facilities</w:t>
      </w:r>
      <w:r w:rsidRPr="00D5163E">
        <w:rPr>
          <w:rFonts w:cs="Leelawadee"/>
          <w:sz w:val="22"/>
          <w:szCs w:val="22"/>
        </w:rPr>
        <w:t xml:space="preserve">. </w:t>
      </w:r>
    </w:p>
    <w:p w14:paraId="2BE467B2" w14:textId="482C446E" w:rsidR="003B2C66" w:rsidRPr="00D5163E" w:rsidRDefault="00010E0B" w:rsidP="007E081C">
      <w:pPr>
        <w:spacing w:before="100" w:beforeAutospacing="1" w:after="100" w:afterAutospacing="1"/>
        <w:ind w:left="360"/>
        <w:rPr>
          <w:rFonts w:cs="Leelawadee"/>
          <w:i/>
          <w:sz w:val="22"/>
          <w:szCs w:val="22"/>
        </w:rPr>
      </w:pPr>
      <w:r w:rsidRPr="00D5163E">
        <w:rPr>
          <w:rFonts w:cs="Leelawadee"/>
          <w:i/>
          <w:sz w:val="22"/>
          <w:szCs w:val="22"/>
        </w:rPr>
        <w:t>GEF supports th</w:t>
      </w:r>
      <w:r w:rsidR="00BC3AD8" w:rsidRPr="00D5163E">
        <w:rPr>
          <w:rFonts w:cs="Leelawadee"/>
          <w:i/>
          <w:sz w:val="22"/>
          <w:szCs w:val="22"/>
        </w:rPr>
        <w:t>e</w:t>
      </w:r>
      <w:r w:rsidRPr="00D5163E">
        <w:rPr>
          <w:rFonts w:cs="Leelawadee"/>
          <w:i/>
          <w:sz w:val="22"/>
          <w:szCs w:val="22"/>
        </w:rPr>
        <w:t xml:space="preserve"> preparation </w:t>
      </w:r>
      <w:r w:rsidR="00266BE3" w:rsidRPr="00D5163E">
        <w:rPr>
          <w:rFonts w:cs="Leelawadee"/>
          <w:i/>
          <w:sz w:val="22"/>
          <w:szCs w:val="22"/>
        </w:rPr>
        <w:t xml:space="preserve">of </w:t>
      </w:r>
      <w:r w:rsidRPr="00D5163E">
        <w:rPr>
          <w:rFonts w:cs="Leelawadee"/>
          <w:i/>
          <w:sz w:val="22"/>
          <w:szCs w:val="22"/>
        </w:rPr>
        <w:t>feasibility stud</w:t>
      </w:r>
      <w:r w:rsidR="00701257" w:rsidRPr="00D5163E">
        <w:rPr>
          <w:rFonts w:cs="Leelawadee"/>
          <w:i/>
          <w:sz w:val="22"/>
          <w:szCs w:val="22"/>
        </w:rPr>
        <w:t>ies</w:t>
      </w:r>
      <w:r w:rsidRPr="00D5163E">
        <w:rPr>
          <w:rFonts w:cs="Leelawadee"/>
          <w:i/>
          <w:sz w:val="22"/>
          <w:szCs w:val="22"/>
        </w:rPr>
        <w:t xml:space="preserve"> and </w:t>
      </w:r>
      <w:r w:rsidR="00701257" w:rsidRPr="00D5163E">
        <w:rPr>
          <w:rFonts w:cs="Leelawadee"/>
          <w:i/>
          <w:sz w:val="22"/>
          <w:szCs w:val="22"/>
        </w:rPr>
        <w:t>a training/</w:t>
      </w:r>
      <w:r w:rsidRPr="00D5163E">
        <w:rPr>
          <w:rFonts w:cs="Leelawadee"/>
          <w:i/>
          <w:sz w:val="22"/>
          <w:szCs w:val="22"/>
        </w:rPr>
        <w:t xml:space="preserve"> workshop</w:t>
      </w:r>
      <w:r w:rsidR="00701257" w:rsidRPr="00D5163E">
        <w:rPr>
          <w:rFonts w:cs="Leelawadee"/>
          <w:i/>
          <w:sz w:val="22"/>
          <w:szCs w:val="22"/>
        </w:rPr>
        <w:t>,</w:t>
      </w:r>
      <w:r w:rsidR="00266BE3" w:rsidRPr="00D5163E">
        <w:rPr>
          <w:rFonts w:cs="Leelawadee"/>
          <w:i/>
          <w:sz w:val="22"/>
          <w:szCs w:val="22"/>
        </w:rPr>
        <w:t xml:space="preserve"> </w:t>
      </w:r>
      <w:r w:rsidR="00701257" w:rsidRPr="00D5163E">
        <w:rPr>
          <w:rFonts w:cs="Leelawadee"/>
          <w:i/>
          <w:sz w:val="22"/>
          <w:szCs w:val="22"/>
        </w:rPr>
        <w:t xml:space="preserve">follow-up </w:t>
      </w:r>
      <w:r w:rsidRPr="00D5163E">
        <w:rPr>
          <w:rFonts w:cs="Leelawadee"/>
          <w:i/>
          <w:sz w:val="22"/>
          <w:szCs w:val="22"/>
        </w:rPr>
        <w:t xml:space="preserve">FGDs in the development </w:t>
      </w:r>
      <w:r w:rsidR="001F551F" w:rsidRPr="00D5163E">
        <w:rPr>
          <w:rFonts w:cs="Leelawadee"/>
          <w:i/>
          <w:sz w:val="22"/>
          <w:szCs w:val="22"/>
        </w:rPr>
        <w:t xml:space="preserve">and related technical studies </w:t>
      </w:r>
      <w:r w:rsidRPr="00D5163E">
        <w:rPr>
          <w:i/>
          <w:sz w:val="22"/>
          <w:szCs w:val="22"/>
        </w:rPr>
        <w:t>to support EEL transformation plans.</w:t>
      </w:r>
      <w:r w:rsidR="003B2C66" w:rsidRPr="00D5163E">
        <w:rPr>
          <w:rFonts w:cs="Leelawadee"/>
          <w:i/>
          <w:sz w:val="22"/>
          <w:szCs w:val="22"/>
        </w:rPr>
        <w:t xml:space="preserve"> </w:t>
      </w:r>
    </w:p>
    <w:p w14:paraId="746AE703" w14:textId="6886A1D8" w:rsidR="00010E0B" w:rsidRPr="00D5163E" w:rsidRDefault="003B2C66" w:rsidP="007E081C">
      <w:pPr>
        <w:ind w:left="360"/>
        <w:rPr>
          <w:rFonts w:cs="Leelawadee"/>
          <w:sz w:val="22"/>
          <w:szCs w:val="22"/>
        </w:rPr>
      </w:pPr>
      <w:r w:rsidRPr="00D5163E">
        <w:rPr>
          <w:rFonts w:cs="Leelawadee"/>
          <w:b/>
          <w:sz w:val="22"/>
          <w:szCs w:val="22"/>
        </w:rPr>
        <w:t>Activity 1.2.</w:t>
      </w:r>
      <w:r w:rsidR="00DC04D5" w:rsidRPr="00D5163E">
        <w:rPr>
          <w:rFonts w:cs="Leelawadee"/>
          <w:b/>
          <w:sz w:val="22"/>
          <w:szCs w:val="22"/>
        </w:rPr>
        <w:t>3</w:t>
      </w:r>
      <w:r w:rsidRPr="00D5163E">
        <w:rPr>
          <w:rFonts w:cs="Leelawadee"/>
          <w:b/>
          <w:sz w:val="22"/>
          <w:szCs w:val="22"/>
        </w:rPr>
        <w:t xml:space="preserve">: Organization and conduct of workshops and business forums for local manufacturers for the </w:t>
      </w:r>
      <w:r w:rsidR="00014839" w:rsidRPr="00D5163E">
        <w:rPr>
          <w:rFonts w:cs="Leelawadee"/>
          <w:b/>
          <w:sz w:val="22"/>
          <w:szCs w:val="22"/>
        </w:rPr>
        <w:t>development of bankable investment proposals</w:t>
      </w:r>
      <w:r w:rsidRPr="00D5163E">
        <w:rPr>
          <w:rFonts w:cs="Leelawadee"/>
          <w:b/>
          <w:sz w:val="22"/>
          <w:szCs w:val="22"/>
        </w:rPr>
        <w:t xml:space="preserve"> of the business transformation plans</w:t>
      </w:r>
      <w:r w:rsidR="00016F71" w:rsidRPr="00D5163E">
        <w:rPr>
          <w:rFonts w:cs="Leelawadee"/>
          <w:b/>
          <w:sz w:val="22"/>
          <w:szCs w:val="22"/>
        </w:rPr>
        <w:t>, with gender-sensitive capacity building components</w:t>
      </w:r>
      <w:r w:rsidRPr="00D5163E">
        <w:rPr>
          <w:rFonts w:cs="Leelawadee"/>
          <w:b/>
          <w:sz w:val="22"/>
          <w:szCs w:val="22"/>
        </w:rPr>
        <w:t>.</w:t>
      </w:r>
      <w:r w:rsidRPr="00D5163E">
        <w:rPr>
          <w:rFonts w:cs="Leelawadee"/>
          <w:sz w:val="22"/>
          <w:szCs w:val="22"/>
        </w:rPr>
        <w:t xml:space="preserve"> </w:t>
      </w:r>
      <w:r w:rsidR="00010E0B" w:rsidRPr="00D5163E">
        <w:rPr>
          <w:rFonts w:cs="Leelawadee"/>
          <w:sz w:val="22"/>
          <w:szCs w:val="22"/>
        </w:rPr>
        <w:t>This activity</w:t>
      </w:r>
      <w:r w:rsidR="002D6625" w:rsidRPr="00D5163E">
        <w:rPr>
          <w:rFonts w:cs="Leelawadee"/>
          <w:sz w:val="22"/>
          <w:szCs w:val="22"/>
        </w:rPr>
        <w:t>, as a follow-up of the approved business transformation plan,</w:t>
      </w:r>
      <w:r w:rsidR="00010E0B" w:rsidRPr="00D5163E">
        <w:rPr>
          <w:rFonts w:cs="Leelawadee"/>
          <w:sz w:val="22"/>
          <w:szCs w:val="22"/>
        </w:rPr>
        <w:t xml:space="preserve"> is intended to organize and conduct a series of three progressive workshops</w:t>
      </w:r>
      <w:r w:rsidR="00F17197" w:rsidRPr="00D5163E">
        <w:rPr>
          <w:rFonts w:cs="Leelawadee"/>
          <w:sz w:val="22"/>
          <w:szCs w:val="22"/>
        </w:rPr>
        <w:t xml:space="preserve"> targeted</w:t>
      </w:r>
      <w:r w:rsidR="00010E0B" w:rsidRPr="00D5163E">
        <w:rPr>
          <w:rFonts w:cs="Leelawadee"/>
          <w:sz w:val="22"/>
          <w:szCs w:val="22"/>
        </w:rPr>
        <w:t xml:space="preserve"> for local manufacturers to prepare bankable investment proposal</w:t>
      </w:r>
      <w:r w:rsidR="002B2319" w:rsidRPr="00D5163E">
        <w:rPr>
          <w:rFonts w:cs="Leelawadee"/>
          <w:sz w:val="22"/>
          <w:szCs w:val="22"/>
        </w:rPr>
        <w:t>s</w:t>
      </w:r>
      <w:r w:rsidR="00D6342E" w:rsidRPr="00D5163E">
        <w:rPr>
          <w:rFonts w:cs="Leelawadee"/>
          <w:sz w:val="22"/>
          <w:szCs w:val="22"/>
        </w:rPr>
        <w:t xml:space="preserve"> (</w:t>
      </w:r>
      <w:r w:rsidR="00C668C5" w:rsidRPr="00D5163E">
        <w:rPr>
          <w:rFonts w:cs="Leelawadee"/>
          <w:sz w:val="22"/>
          <w:szCs w:val="22"/>
        </w:rPr>
        <w:t xml:space="preserve">including </w:t>
      </w:r>
      <w:r w:rsidR="00D6342E" w:rsidRPr="00D5163E">
        <w:rPr>
          <w:rFonts w:cs="Leelawadee"/>
          <w:sz w:val="22"/>
          <w:szCs w:val="22"/>
        </w:rPr>
        <w:t>gender responsive budgeting)</w:t>
      </w:r>
      <w:r w:rsidR="00D8278B" w:rsidRPr="00D5163E">
        <w:rPr>
          <w:rFonts w:cs="Leelawadee"/>
          <w:sz w:val="22"/>
          <w:szCs w:val="22"/>
        </w:rPr>
        <w:t xml:space="preserve"> within the framework developed in Activity 1.2.</w:t>
      </w:r>
      <w:r w:rsidR="00DB3018" w:rsidRPr="00D5163E">
        <w:rPr>
          <w:rFonts w:cs="Leelawadee"/>
          <w:sz w:val="22"/>
          <w:szCs w:val="22"/>
        </w:rPr>
        <w:t>2</w:t>
      </w:r>
      <w:r w:rsidR="002B2319" w:rsidRPr="00D5163E">
        <w:rPr>
          <w:rFonts w:cs="Leelawadee"/>
          <w:sz w:val="22"/>
          <w:szCs w:val="22"/>
        </w:rPr>
        <w:t>. This is</w:t>
      </w:r>
      <w:r w:rsidR="00010E0B" w:rsidRPr="00D5163E">
        <w:rPr>
          <w:rFonts w:cs="Leelawadee"/>
          <w:sz w:val="22"/>
          <w:szCs w:val="22"/>
        </w:rPr>
        <w:t xml:space="preserve"> in line with </w:t>
      </w:r>
      <w:r w:rsidR="00C73BEA" w:rsidRPr="00D5163E">
        <w:rPr>
          <w:rFonts w:cs="Leelawadee"/>
          <w:sz w:val="22"/>
          <w:szCs w:val="22"/>
        </w:rPr>
        <w:t xml:space="preserve">the </w:t>
      </w:r>
      <w:r w:rsidR="00010E0B" w:rsidRPr="00D5163E">
        <w:rPr>
          <w:rFonts w:cs="Leelawadee"/>
          <w:sz w:val="22"/>
          <w:szCs w:val="22"/>
        </w:rPr>
        <w:t xml:space="preserve">Indonesian context of selected local EEL manufacturers to convert production lines to the production of more LED lamps. </w:t>
      </w:r>
    </w:p>
    <w:p w14:paraId="18E8B0CC" w14:textId="77777777" w:rsidR="00140507" w:rsidRPr="00D5163E" w:rsidRDefault="00140507" w:rsidP="007E081C">
      <w:pPr>
        <w:ind w:left="360"/>
        <w:rPr>
          <w:rFonts w:cs="Leelawadee"/>
          <w:sz w:val="22"/>
          <w:szCs w:val="22"/>
        </w:rPr>
      </w:pPr>
    </w:p>
    <w:p w14:paraId="442D45A4" w14:textId="5A179B27" w:rsidR="00B63B8C" w:rsidRPr="00D5163E" w:rsidRDefault="00010E0B" w:rsidP="007E081C">
      <w:pPr>
        <w:ind w:left="360"/>
        <w:rPr>
          <w:sz w:val="22"/>
          <w:szCs w:val="22"/>
        </w:rPr>
      </w:pPr>
      <w:r w:rsidRPr="00D5163E">
        <w:rPr>
          <w:rFonts w:cs="Leelawadee"/>
          <w:sz w:val="22"/>
          <w:szCs w:val="22"/>
        </w:rPr>
        <w:t>This activity involves selected EEL local manufacturers (under</w:t>
      </w:r>
      <w:r w:rsidR="00A27A17" w:rsidRPr="00D5163E">
        <w:rPr>
          <w:rFonts w:cs="Leelawadee"/>
          <w:sz w:val="22"/>
          <w:szCs w:val="22"/>
        </w:rPr>
        <w:t xml:space="preserve"> the</w:t>
      </w:r>
      <w:r w:rsidRPr="00D5163E">
        <w:rPr>
          <w:rFonts w:cs="Leelawadee"/>
          <w:sz w:val="22"/>
          <w:szCs w:val="22"/>
        </w:rPr>
        <w:t xml:space="preserve"> three </w:t>
      </w:r>
      <w:r w:rsidR="002B2319" w:rsidRPr="00D5163E">
        <w:rPr>
          <w:rFonts w:cs="Leelawadee"/>
          <w:sz w:val="22"/>
          <w:szCs w:val="22"/>
        </w:rPr>
        <w:t xml:space="preserve">above-mentioned LED industry </w:t>
      </w:r>
      <w:r w:rsidRPr="00D5163E">
        <w:rPr>
          <w:rFonts w:cs="Leelawadee"/>
          <w:sz w:val="22"/>
          <w:szCs w:val="22"/>
        </w:rPr>
        <w:t>associations</w:t>
      </w:r>
      <w:r w:rsidR="008A09A1" w:rsidRPr="00D5163E">
        <w:rPr>
          <w:rFonts w:cs="Leelawadee"/>
          <w:sz w:val="22"/>
          <w:szCs w:val="22"/>
        </w:rPr>
        <w:t>)</w:t>
      </w:r>
      <w:r w:rsidRPr="00D5163E">
        <w:rPr>
          <w:rFonts w:cs="Leelawadee"/>
          <w:sz w:val="22"/>
          <w:szCs w:val="22"/>
        </w:rPr>
        <w:t xml:space="preserve">, </w:t>
      </w:r>
      <w:r w:rsidR="002B2319" w:rsidRPr="00D5163E">
        <w:rPr>
          <w:rFonts w:cs="Leelawadee"/>
          <w:sz w:val="22"/>
          <w:szCs w:val="22"/>
        </w:rPr>
        <w:t xml:space="preserve">the </w:t>
      </w:r>
      <w:r w:rsidRPr="00D5163E">
        <w:rPr>
          <w:rFonts w:cs="Leelawadee"/>
          <w:sz w:val="22"/>
          <w:szCs w:val="22"/>
        </w:rPr>
        <w:t xml:space="preserve">DGNREEC – MEMR, </w:t>
      </w:r>
      <w:r w:rsidR="002B2319" w:rsidRPr="00D5163E">
        <w:rPr>
          <w:rFonts w:cs="Leelawadee"/>
          <w:sz w:val="22"/>
          <w:szCs w:val="22"/>
        </w:rPr>
        <w:t>s</w:t>
      </w:r>
      <w:r w:rsidRPr="00D5163E">
        <w:rPr>
          <w:rFonts w:cs="Leelawadee"/>
          <w:sz w:val="22"/>
          <w:szCs w:val="22"/>
        </w:rPr>
        <w:t xml:space="preserve">tate-owned </w:t>
      </w:r>
      <w:r w:rsidR="002B2319" w:rsidRPr="00D5163E">
        <w:rPr>
          <w:rFonts w:cs="Leelawadee"/>
          <w:sz w:val="22"/>
          <w:szCs w:val="22"/>
        </w:rPr>
        <w:t>b</w:t>
      </w:r>
      <w:r w:rsidRPr="00D5163E">
        <w:rPr>
          <w:rFonts w:cs="Leelawadee"/>
          <w:sz w:val="22"/>
          <w:szCs w:val="22"/>
        </w:rPr>
        <w:t xml:space="preserve">anks, </w:t>
      </w:r>
      <w:r w:rsidRPr="00D5163E">
        <w:rPr>
          <w:i/>
          <w:iCs/>
          <w:sz w:val="22"/>
          <w:szCs w:val="22"/>
        </w:rPr>
        <w:t>OJK</w:t>
      </w:r>
      <w:r w:rsidRPr="00D5163E">
        <w:rPr>
          <w:sz w:val="22"/>
          <w:szCs w:val="22"/>
        </w:rPr>
        <w:t xml:space="preserve">, </w:t>
      </w:r>
      <w:r w:rsidRPr="00D5163E">
        <w:rPr>
          <w:rFonts w:cs="Leelawadee"/>
          <w:i/>
          <w:sz w:val="22"/>
          <w:szCs w:val="22"/>
        </w:rPr>
        <w:t>BSN</w:t>
      </w:r>
      <w:r w:rsidRPr="00D5163E">
        <w:rPr>
          <w:rFonts w:cs="Leelawadee"/>
          <w:sz w:val="22"/>
          <w:szCs w:val="22"/>
        </w:rPr>
        <w:t xml:space="preserve"> </w:t>
      </w:r>
      <w:r w:rsidR="00BC3AD8" w:rsidRPr="00D5163E">
        <w:rPr>
          <w:rFonts w:cs="Leelawadee"/>
          <w:sz w:val="22"/>
          <w:szCs w:val="22"/>
        </w:rPr>
        <w:t xml:space="preserve">with assistance of </w:t>
      </w:r>
      <w:r w:rsidRPr="00D5163E">
        <w:rPr>
          <w:rFonts w:cs="Leelawadee"/>
          <w:sz w:val="22"/>
          <w:szCs w:val="22"/>
        </w:rPr>
        <w:t xml:space="preserve">a national consultant hired by ADLIGHT </w:t>
      </w:r>
      <w:r w:rsidR="00BC3AD8" w:rsidRPr="00D5163E">
        <w:rPr>
          <w:rFonts w:cs="Leelawadee"/>
          <w:sz w:val="22"/>
          <w:szCs w:val="22"/>
        </w:rPr>
        <w:t>project</w:t>
      </w:r>
      <w:r w:rsidRPr="00D5163E">
        <w:rPr>
          <w:rFonts w:cs="Leelawadee"/>
          <w:sz w:val="22"/>
          <w:szCs w:val="22"/>
        </w:rPr>
        <w:t xml:space="preserve">. </w:t>
      </w:r>
      <w:r w:rsidRPr="00D5163E">
        <w:rPr>
          <w:sz w:val="22"/>
          <w:szCs w:val="22"/>
        </w:rPr>
        <w:t>This activity will integrate activities in Output 2.1</w:t>
      </w:r>
      <w:r w:rsidR="008A09A1" w:rsidRPr="00D5163E">
        <w:rPr>
          <w:sz w:val="22"/>
          <w:szCs w:val="22"/>
        </w:rPr>
        <w:t xml:space="preserve"> regarding </w:t>
      </w:r>
      <w:r w:rsidR="00BC3AD8" w:rsidRPr="00D5163E">
        <w:rPr>
          <w:rFonts w:cs="Leelawadee"/>
          <w:sz w:val="22"/>
          <w:szCs w:val="22"/>
        </w:rPr>
        <w:t xml:space="preserve">the necessary support for the adoption of </w:t>
      </w:r>
      <w:r w:rsidRPr="00D5163E">
        <w:rPr>
          <w:rFonts w:cs="Leelawadee"/>
          <w:sz w:val="22"/>
          <w:szCs w:val="22"/>
        </w:rPr>
        <w:t>MEPS</w:t>
      </w:r>
      <w:r w:rsidR="00BC3AD8" w:rsidRPr="00D5163E">
        <w:rPr>
          <w:rFonts w:cs="Leelawadee"/>
          <w:sz w:val="22"/>
          <w:szCs w:val="22"/>
        </w:rPr>
        <w:t>,</w:t>
      </w:r>
      <w:r w:rsidRPr="00D5163E">
        <w:rPr>
          <w:rFonts w:cs="Leelawadee"/>
          <w:sz w:val="22"/>
          <w:szCs w:val="22"/>
        </w:rPr>
        <w:t xml:space="preserve"> test methods and energy labels for EEL</w:t>
      </w:r>
      <w:r w:rsidR="00BC3AD8" w:rsidRPr="00D5163E">
        <w:rPr>
          <w:rFonts w:cs="Leelawadee"/>
          <w:sz w:val="22"/>
          <w:szCs w:val="22"/>
        </w:rPr>
        <w:t>s</w:t>
      </w:r>
      <w:r w:rsidRPr="00D5163E">
        <w:rPr>
          <w:rFonts w:cs="Leelawadee"/>
          <w:sz w:val="22"/>
          <w:szCs w:val="22"/>
        </w:rPr>
        <w:t xml:space="preserve"> in line with the </w:t>
      </w:r>
      <w:r w:rsidRPr="00D5163E">
        <w:rPr>
          <w:rFonts w:cs="Leelawadee"/>
          <w:bCs/>
          <w:sz w:val="22"/>
          <w:szCs w:val="22"/>
        </w:rPr>
        <w:t>ASEAN regional</w:t>
      </w:r>
      <w:r w:rsidRPr="00D5163E">
        <w:rPr>
          <w:rFonts w:cs="Leelawadee"/>
          <w:sz w:val="22"/>
          <w:szCs w:val="22"/>
        </w:rPr>
        <w:t xml:space="preserve"> approach. </w:t>
      </w:r>
    </w:p>
    <w:p w14:paraId="17D57F9E" w14:textId="77777777" w:rsidR="00B63B8C" w:rsidRPr="00D5163E" w:rsidRDefault="00B63B8C" w:rsidP="007E081C">
      <w:pPr>
        <w:ind w:left="360"/>
        <w:rPr>
          <w:sz w:val="22"/>
          <w:szCs w:val="22"/>
        </w:rPr>
      </w:pPr>
    </w:p>
    <w:p w14:paraId="748D9E79" w14:textId="77777777" w:rsidR="003B2C66" w:rsidRPr="00D5163E" w:rsidRDefault="00010E0B" w:rsidP="007E081C">
      <w:pPr>
        <w:ind w:left="360"/>
        <w:rPr>
          <w:rFonts w:cs="Leelawadee"/>
          <w:sz w:val="22"/>
          <w:szCs w:val="22"/>
        </w:rPr>
      </w:pPr>
      <w:r w:rsidRPr="00D5163E">
        <w:rPr>
          <w:rFonts w:cs="Leelawadee"/>
          <w:i/>
          <w:sz w:val="22"/>
          <w:szCs w:val="22"/>
        </w:rPr>
        <w:t xml:space="preserve">GEF supports a series of three progressive workshops for local manufacturers </w:t>
      </w:r>
      <w:r w:rsidR="00BC3AD8" w:rsidRPr="00D5163E">
        <w:rPr>
          <w:rFonts w:cs="Leelawadee"/>
          <w:i/>
          <w:sz w:val="22"/>
          <w:szCs w:val="22"/>
        </w:rPr>
        <w:t xml:space="preserve">across the country </w:t>
      </w:r>
      <w:r w:rsidRPr="00D5163E">
        <w:rPr>
          <w:rFonts w:cs="Leelawadee"/>
          <w:i/>
          <w:sz w:val="22"/>
          <w:szCs w:val="22"/>
        </w:rPr>
        <w:t>to prepare efficient and cost-effective EEL</w:t>
      </w:r>
      <w:r w:rsidRPr="00D5163E">
        <w:rPr>
          <w:rFonts w:cs="Leelawadee"/>
          <w:b/>
          <w:i/>
          <w:sz w:val="22"/>
          <w:szCs w:val="22"/>
        </w:rPr>
        <w:t xml:space="preserve"> </w:t>
      </w:r>
      <w:r w:rsidRPr="00D5163E">
        <w:rPr>
          <w:rFonts w:cs="Leelawadee"/>
          <w:i/>
          <w:sz w:val="22"/>
          <w:szCs w:val="22"/>
        </w:rPr>
        <w:t>designs, business transformation plan and bankable investment proposal</w:t>
      </w:r>
      <w:r w:rsidR="00BC3AD8" w:rsidRPr="00D5163E">
        <w:rPr>
          <w:rFonts w:cs="Leelawadee"/>
          <w:i/>
          <w:sz w:val="22"/>
          <w:szCs w:val="22"/>
        </w:rPr>
        <w:t>s</w:t>
      </w:r>
      <w:r w:rsidRPr="00D5163E">
        <w:rPr>
          <w:rFonts w:cs="Leelawadee"/>
          <w:sz w:val="22"/>
          <w:szCs w:val="22"/>
        </w:rPr>
        <w:t>.</w:t>
      </w:r>
      <w:r w:rsidR="003B2C66" w:rsidRPr="00D5163E">
        <w:rPr>
          <w:rFonts w:cs="Leelawadee"/>
          <w:sz w:val="22"/>
          <w:szCs w:val="22"/>
        </w:rPr>
        <w:t xml:space="preserve"> </w:t>
      </w:r>
    </w:p>
    <w:p w14:paraId="78056C22" w14:textId="77777777" w:rsidR="003B2C66" w:rsidRPr="00D5163E" w:rsidRDefault="003B2C66" w:rsidP="00DD7CE7">
      <w:pPr>
        <w:numPr>
          <w:ilvl w:val="0"/>
          <w:numId w:val="29"/>
        </w:numPr>
        <w:spacing w:before="100" w:beforeAutospacing="1" w:after="100" w:afterAutospacing="1"/>
        <w:ind w:left="360"/>
        <w:rPr>
          <w:rFonts w:cs="Leelawadee"/>
          <w:b/>
          <w:sz w:val="22"/>
          <w:szCs w:val="22"/>
        </w:rPr>
      </w:pPr>
      <w:r w:rsidRPr="00D5163E">
        <w:rPr>
          <w:rFonts w:cs="Leelawadee"/>
          <w:b/>
          <w:sz w:val="22"/>
          <w:szCs w:val="22"/>
        </w:rPr>
        <w:t xml:space="preserve">Output 1.3: Completed capacity development program for banking/financing institutions on the evaluation and financing of lighting industry modernization projects. </w:t>
      </w:r>
    </w:p>
    <w:p w14:paraId="03124F03" w14:textId="0FFBCE43" w:rsidR="00FA05EB" w:rsidRPr="00D5163E" w:rsidRDefault="003B2C66" w:rsidP="007E081C">
      <w:pPr>
        <w:spacing w:before="100" w:beforeAutospacing="1" w:after="100" w:afterAutospacing="1"/>
        <w:ind w:left="360"/>
        <w:rPr>
          <w:rFonts w:cs="Leelawadee"/>
          <w:sz w:val="22"/>
          <w:szCs w:val="22"/>
        </w:rPr>
      </w:pPr>
      <w:r w:rsidRPr="00D5163E">
        <w:rPr>
          <w:rFonts w:cs="Leelawadee"/>
          <w:b/>
          <w:i/>
          <w:sz w:val="22"/>
          <w:szCs w:val="22"/>
        </w:rPr>
        <w:t xml:space="preserve">Activity 1.3.1 </w:t>
      </w:r>
      <w:r w:rsidRPr="00D5163E">
        <w:rPr>
          <w:rFonts w:eastAsia="Times New Roman"/>
          <w:b/>
          <w:i/>
          <w:sz w:val="22"/>
          <w:szCs w:val="22"/>
        </w:rPr>
        <w:t>Design, planning and conduct of training for financing institution officials on assessment of financial proposals on energy efficiency, focusing on production upgrades of lighting manufacturers</w:t>
      </w:r>
      <w:r w:rsidR="00B239CD" w:rsidRPr="00D5163E">
        <w:rPr>
          <w:rFonts w:eastAsia="Times New Roman"/>
          <w:b/>
          <w:i/>
          <w:sz w:val="22"/>
          <w:szCs w:val="22"/>
        </w:rPr>
        <w:t>, while specifically addressing gender-gaps in the market</w:t>
      </w:r>
      <w:r w:rsidRPr="00D5163E">
        <w:rPr>
          <w:rFonts w:eastAsia="Times New Roman"/>
          <w:b/>
          <w:i/>
          <w:sz w:val="22"/>
          <w:szCs w:val="22"/>
        </w:rPr>
        <w:t>.</w:t>
      </w:r>
      <w:r w:rsidRPr="00D5163E">
        <w:rPr>
          <w:rFonts w:eastAsia="Times New Roman"/>
          <w:b/>
          <w:sz w:val="22"/>
          <w:szCs w:val="22"/>
        </w:rPr>
        <w:t xml:space="preserve"> </w:t>
      </w:r>
      <w:r w:rsidR="00992191" w:rsidRPr="00D5163E">
        <w:rPr>
          <w:rFonts w:eastAsia="Times New Roman"/>
          <w:sz w:val="22"/>
          <w:szCs w:val="22"/>
        </w:rPr>
        <w:t>T</w:t>
      </w:r>
      <w:r w:rsidR="00FA05EB" w:rsidRPr="00D5163E">
        <w:rPr>
          <w:rFonts w:cs="Leelawadee"/>
          <w:sz w:val="22"/>
          <w:szCs w:val="22"/>
        </w:rPr>
        <w:t>his</w:t>
      </w:r>
      <w:r w:rsidR="00FA05EB" w:rsidRPr="00D5163E">
        <w:rPr>
          <w:rFonts w:cs="Leelawadee"/>
          <w:b/>
          <w:sz w:val="22"/>
          <w:szCs w:val="22"/>
        </w:rPr>
        <w:t xml:space="preserve"> </w:t>
      </w:r>
      <w:r w:rsidR="00FA05EB" w:rsidRPr="00D5163E">
        <w:rPr>
          <w:rFonts w:cs="Leelawadee"/>
          <w:sz w:val="22"/>
          <w:szCs w:val="22"/>
        </w:rPr>
        <w:t xml:space="preserve">activity </w:t>
      </w:r>
      <w:r w:rsidR="00992191" w:rsidRPr="00D5163E">
        <w:rPr>
          <w:rFonts w:cs="Leelawadee"/>
          <w:sz w:val="22"/>
          <w:szCs w:val="22"/>
        </w:rPr>
        <w:t>will</w:t>
      </w:r>
      <w:r w:rsidR="00FA05EB" w:rsidRPr="00D5163E">
        <w:rPr>
          <w:rFonts w:cs="Leelawadee"/>
          <w:sz w:val="22"/>
          <w:szCs w:val="22"/>
        </w:rPr>
        <w:t xml:space="preserve"> design, plan </w:t>
      </w:r>
      <w:r w:rsidR="00FA05EB" w:rsidRPr="00D5163E">
        <w:rPr>
          <w:rFonts w:eastAsia="Times New Roman"/>
          <w:sz w:val="22"/>
          <w:szCs w:val="22"/>
        </w:rPr>
        <w:t xml:space="preserve">and conduct training for </w:t>
      </w:r>
      <w:r w:rsidR="00F17197" w:rsidRPr="00D5163E">
        <w:rPr>
          <w:rFonts w:eastAsia="Times New Roman"/>
          <w:sz w:val="22"/>
          <w:szCs w:val="22"/>
        </w:rPr>
        <w:t xml:space="preserve">women and men </w:t>
      </w:r>
      <w:r w:rsidR="00FA05EB" w:rsidRPr="00D5163E">
        <w:rPr>
          <w:rFonts w:eastAsia="Times New Roman"/>
          <w:sz w:val="22"/>
          <w:szCs w:val="22"/>
        </w:rPr>
        <w:t xml:space="preserve">financing institution officials on assessment of financial proposals on energy efficiency, focusing on production upgrades of lighting manufacturers. </w:t>
      </w:r>
      <w:r w:rsidR="00992191" w:rsidRPr="00D5163E">
        <w:rPr>
          <w:rFonts w:eastAsia="Times New Roman"/>
          <w:sz w:val="22"/>
          <w:szCs w:val="22"/>
        </w:rPr>
        <w:t>T</w:t>
      </w:r>
      <w:r w:rsidR="00696049" w:rsidRPr="00D5163E">
        <w:rPr>
          <w:rFonts w:eastAsia="Times New Roman"/>
          <w:sz w:val="22"/>
          <w:szCs w:val="22"/>
        </w:rPr>
        <w:t xml:space="preserve">he activity will involve the </w:t>
      </w:r>
      <w:r w:rsidR="00FA05EB" w:rsidRPr="00D5163E">
        <w:rPr>
          <w:rFonts w:eastAsia="Times New Roman"/>
          <w:sz w:val="22"/>
          <w:szCs w:val="22"/>
        </w:rPr>
        <w:t xml:space="preserve">provision of a </w:t>
      </w:r>
      <w:r w:rsidR="00696049" w:rsidRPr="00D5163E">
        <w:rPr>
          <w:rFonts w:eastAsia="Times New Roman"/>
          <w:sz w:val="22"/>
          <w:szCs w:val="22"/>
        </w:rPr>
        <w:t xml:space="preserve">feasibility </w:t>
      </w:r>
      <w:r w:rsidR="00FA05EB" w:rsidRPr="00D5163E">
        <w:rPr>
          <w:rFonts w:eastAsia="Times New Roman"/>
          <w:sz w:val="22"/>
          <w:szCs w:val="22"/>
        </w:rPr>
        <w:t xml:space="preserve">template </w:t>
      </w:r>
      <w:r w:rsidR="00696049" w:rsidRPr="00D5163E">
        <w:rPr>
          <w:rFonts w:eastAsia="Times New Roman"/>
          <w:sz w:val="22"/>
          <w:szCs w:val="22"/>
        </w:rPr>
        <w:t xml:space="preserve">that will be developed by the project </w:t>
      </w:r>
      <w:r w:rsidR="00FA05EB" w:rsidRPr="00D5163E">
        <w:rPr>
          <w:rFonts w:eastAsia="Times New Roman"/>
          <w:sz w:val="22"/>
          <w:szCs w:val="22"/>
        </w:rPr>
        <w:t>on the evaluation and financing of selected local EEL manufacturers</w:t>
      </w:r>
      <w:r w:rsidR="00696049" w:rsidRPr="00D5163E">
        <w:rPr>
          <w:rFonts w:eastAsia="Times New Roman"/>
          <w:sz w:val="22"/>
          <w:szCs w:val="22"/>
        </w:rPr>
        <w:t>’</w:t>
      </w:r>
      <w:r w:rsidR="00FA05EB" w:rsidRPr="00D5163E">
        <w:rPr>
          <w:rFonts w:eastAsia="Times New Roman"/>
          <w:sz w:val="22"/>
          <w:szCs w:val="22"/>
        </w:rPr>
        <w:t xml:space="preserve"> modernization projects</w:t>
      </w:r>
      <w:r w:rsidR="00016F71" w:rsidRPr="00D5163E">
        <w:rPr>
          <w:rFonts w:eastAsia="Times New Roman"/>
          <w:sz w:val="22"/>
          <w:szCs w:val="22"/>
        </w:rPr>
        <w:t xml:space="preserve">, </w:t>
      </w:r>
      <w:r w:rsidR="00016F71" w:rsidRPr="00D5163E">
        <w:rPr>
          <w:rFonts w:cs="Leelawadee"/>
          <w:sz w:val="22"/>
          <w:szCs w:val="22"/>
        </w:rPr>
        <w:t>while addressing barriers to gender equality</w:t>
      </w:r>
      <w:r w:rsidR="00D8278B" w:rsidRPr="00D5163E">
        <w:rPr>
          <w:rFonts w:eastAsia="Times New Roman"/>
          <w:sz w:val="22"/>
          <w:szCs w:val="22"/>
        </w:rPr>
        <w:t>.</w:t>
      </w:r>
      <w:r w:rsidR="00FA05EB" w:rsidRPr="00D5163E">
        <w:rPr>
          <w:rFonts w:eastAsia="Times New Roman"/>
          <w:sz w:val="22"/>
          <w:szCs w:val="22"/>
        </w:rPr>
        <w:t xml:space="preserve"> In addition, this activity will conduct </w:t>
      </w:r>
      <w:bookmarkStart w:id="16" w:name="_Hlk512081935"/>
      <w:r w:rsidR="00FA05EB" w:rsidRPr="00D5163E">
        <w:rPr>
          <w:rFonts w:cs="Leelawadee"/>
          <w:sz w:val="22"/>
          <w:szCs w:val="22"/>
        </w:rPr>
        <w:t xml:space="preserve">dissemination trainings for financial institutions (credit officers and risk managers) on assessment and evaluation of </w:t>
      </w:r>
      <w:r w:rsidR="00DC478C" w:rsidRPr="00D5163E">
        <w:rPr>
          <w:rFonts w:cs="Leelawadee"/>
          <w:sz w:val="22"/>
          <w:szCs w:val="22"/>
        </w:rPr>
        <w:t>b</w:t>
      </w:r>
      <w:r w:rsidR="00FA05EB" w:rsidRPr="00D5163E">
        <w:rPr>
          <w:rFonts w:cs="Leelawadee"/>
          <w:sz w:val="22"/>
          <w:szCs w:val="22"/>
        </w:rPr>
        <w:t xml:space="preserve">usiness </w:t>
      </w:r>
      <w:r w:rsidR="00DC478C" w:rsidRPr="00D5163E">
        <w:rPr>
          <w:rFonts w:cs="Leelawadee"/>
          <w:sz w:val="22"/>
          <w:szCs w:val="22"/>
        </w:rPr>
        <w:t>t</w:t>
      </w:r>
      <w:r w:rsidR="00FA05EB" w:rsidRPr="00D5163E">
        <w:rPr>
          <w:rFonts w:cs="Leelawadee"/>
          <w:sz w:val="22"/>
          <w:szCs w:val="22"/>
        </w:rPr>
        <w:t xml:space="preserve">ransformation </w:t>
      </w:r>
      <w:r w:rsidR="00DC478C" w:rsidRPr="00D5163E">
        <w:rPr>
          <w:rFonts w:cs="Leelawadee"/>
          <w:sz w:val="22"/>
          <w:szCs w:val="22"/>
        </w:rPr>
        <w:t>p</w:t>
      </w:r>
      <w:r w:rsidR="00FA05EB" w:rsidRPr="00D5163E">
        <w:rPr>
          <w:rFonts w:cs="Leelawadee"/>
          <w:sz w:val="22"/>
          <w:szCs w:val="22"/>
        </w:rPr>
        <w:t>lan</w:t>
      </w:r>
      <w:r w:rsidR="00DC478C" w:rsidRPr="00D5163E">
        <w:rPr>
          <w:rFonts w:cs="Leelawadee"/>
          <w:sz w:val="22"/>
          <w:szCs w:val="22"/>
        </w:rPr>
        <w:t>s</w:t>
      </w:r>
      <w:r w:rsidR="00FA05EB" w:rsidRPr="00D5163E">
        <w:rPr>
          <w:rFonts w:cs="Leelawadee"/>
          <w:sz w:val="22"/>
          <w:szCs w:val="22"/>
        </w:rPr>
        <w:t xml:space="preserve"> and </w:t>
      </w:r>
      <w:r w:rsidR="00DC478C" w:rsidRPr="00D5163E">
        <w:rPr>
          <w:rFonts w:cs="Leelawadee"/>
          <w:sz w:val="22"/>
          <w:szCs w:val="22"/>
        </w:rPr>
        <w:t>b</w:t>
      </w:r>
      <w:r w:rsidR="00FA05EB" w:rsidRPr="00D5163E">
        <w:rPr>
          <w:rFonts w:cs="Leelawadee"/>
          <w:sz w:val="22"/>
          <w:szCs w:val="22"/>
        </w:rPr>
        <w:t xml:space="preserve">ankable </w:t>
      </w:r>
      <w:r w:rsidR="00DC478C" w:rsidRPr="00D5163E">
        <w:rPr>
          <w:rFonts w:cs="Leelawadee"/>
          <w:sz w:val="22"/>
          <w:szCs w:val="22"/>
        </w:rPr>
        <w:t>i</w:t>
      </w:r>
      <w:r w:rsidR="00FA05EB" w:rsidRPr="00D5163E">
        <w:rPr>
          <w:rFonts w:cs="Leelawadee"/>
          <w:sz w:val="22"/>
          <w:szCs w:val="22"/>
        </w:rPr>
        <w:t xml:space="preserve">nvestment </w:t>
      </w:r>
      <w:r w:rsidR="00DC478C" w:rsidRPr="00D5163E">
        <w:rPr>
          <w:rFonts w:cs="Leelawadee"/>
          <w:sz w:val="22"/>
          <w:szCs w:val="22"/>
        </w:rPr>
        <w:t>p</w:t>
      </w:r>
      <w:r w:rsidR="00FA05EB" w:rsidRPr="00D5163E">
        <w:rPr>
          <w:rFonts w:cs="Leelawadee"/>
          <w:sz w:val="22"/>
          <w:szCs w:val="22"/>
        </w:rPr>
        <w:t>roposals focusing on production upgrades of EEL</w:t>
      </w:r>
      <w:r w:rsidR="00FA05EB" w:rsidRPr="00D5163E">
        <w:rPr>
          <w:rFonts w:cs="Leelawadee"/>
          <w:b/>
          <w:sz w:val="22"/>
          <w:szCs w:val="22"/>
        </w:rPr>
        <w:t xml:space="preserve"> </w:t>
      </w:r>
      <w:r w:rsidR="00FA05EB" w:rsidRPr="00D5163E">
        <w:rPr>
          <w:rFonts w:cs="Leelawadee"/>
          <w:sz w:val="22"/>
          <w:szCs w:val="22"/>
        </w:rPr>
        <w:t xml:space="preserve">manufacturers /modernization projects. This will also involve dissemination trainings for the eight participant banks of Indonesia First Movers on Sustainable Banking and related Regional Development Banks </w:t>
      </w:r>
      <w:r w:rsidR="00CB2756" w:rsidRPr="00D5163E">
        <w:rPr>
          <w:rFonts w:cs="Calibri"/>
          <w:sz w:val="22"/>
          <w:szCs w:val="22"/>
        </w:rPr>
        <w:t xml:space="preserve">or </w:t>
      </w:r>
      <w:r w:rsidR="00CB2756" w:rsidRPr="00D5163E">
        <w:rPr>
          <w:rFonts w:cs="Calibri"/>
          <w:i/>
          <w:sz w:val="22"/>
          <w:szCs w:val="22"/>
        </w:rPr>
        <w:t xml:space="preserve">Bank Pembangunan Daerah </w:t>
      </w:r>
      <w:r w:rsidR="00FA05EB" w:rsidRPr="00D5163E">
        <w:rPr>
          <w:rFonts w:cs="Leelawadee"/>
          <w:sz w:val="22"/>
          <w:szCs w:val="22"/>
        </w:rPr>
        <w:t>(</w:t>
      </w:r>
      <w:r w:rsidR="00FA05EB" w:rsidRPr="00D5163E">
        <w:rPr>
          <w:rFonts w:cs="Leelawadee"/>
          <w:i/>
          <w:sz w:val="22"/>
          <w:szCs w:val="22"/>
        </w:rPr>
        <w:t>BPD</w:t>
      </w:r>
      <w:r w:rsidR="00FA05EB" w:rsidRPr="00D5163E">
        <w:rPr>
          <w:rFonts w:cs="Leelawadee"/>
          <w:sz w:val="22"/>
          <w:szCs w:val="22"/>
        </w:rPr>
        <w:t xml:space="preserve">) of Smart Cities Street Lighting pilots. </w:t>
      </w:r>
      <w:bookmarkEnd w:id="16"/>
      <w:r w:rsidR="00F17197" w:rsidRPr="00D5163E">
        <w:rPr>
          <w:rFonts w:cs="Leelawadee"/>
          <w:sz w:val="22"/>
          <w:szCs w:val="22"/>
        </w:rPr>
        <w:t xml:space="preserve">Women staff participation in the trainings will be particularly encouraged. </w:t>
      </w:r>
      <w:r w:rsidR="008D1900" w:rsidRPr="00D5163E">
        <w:rPr>
          <w:rFonts w:cs="Calibri"/>
          <w:sz w:val="22"/>
          <w:szCs w:val="22"/>
        </w:rPr>
        <w:t xml:space="preserve">The Indonesia Finance Service Authority </w:t>
      </w:r>
      <w:r w:rsidR="008D1900" w:rsidRPr="00D5163E">
        <w:rPr>
          <w:rFonts w:cs="Calibri"/>
          <w:sz w:val="22"/>
          <w:szCs w:val="22"/>
        </w:rPr>
        <w:lastRenderedPageBreak/>
        <w:t>(</w:t>
      </w:r>
      <w:r w:rsidR="008D1900" w:rsidRPr="00D5163E">
        <w:rPr>
          <w:rFonts w:cs="Leelawadee"/>
          <w:i/>
          <w:sz w:val="22"/>
          <w:szCs w:val="22"/>
        </w:rPr>
        <w:t>OJK)</w:t>
      </w:r>
      <w:r w:rsidR="008D1900" w:rsidRPr="00D5163E">
        <w:rPr>
          <w:rFonts w:cs="Leelawadee"/>
          <w:sz w:val="22"/>
          <w:szCs w:val="22"/>
        </w:rPr>
        <w:t xml:space="preserve"> will be in the best position to understand and lead the affiliated banks into fully supporting the realization of the LED industry business transformation plan and necessary elements for it to be successfully and timely implemented. The project will in turn provide the necessary technical assistance to develop its capacity, guidance and tools to equip the banks to effectively receive, evaluate and approve loan applications from interested LED manufacturers</w:t>
      </w:r>
      <w:r w:rsidR="008D1900" w:rsidRPr="00D5163E">
        <w:rPr>
          <w:rFonts w:cs="Calibri"/>
          <w:sz w:val="22"/>
          <w:szCs w:val="22"/>
        </w:rPr>
        <w:t>.</w:t>
      </w:r>
    </w:p>
    <w:p w14:paraId="706DE6E6" w14:textId="3C08C2F0" w:rsidR="00FA05EB" w:rsidRPr="00D5163E" w:rsidRDefault="00FA05EB" w:rsidP="007E081C">
      <w:pPr>
        <w:ind w:left="360"/>
        <w:rPr>
          <w:sz w:val="22"/>
          <w:szCs w:val="22"/>
        </w:rPr>
      </w:pPr>
      <w:r w:rsidRPr="00D5163E">
        <w:rPr>
          <w:rFonts w:cs="Leelawadee"/>
          <w:sz w:val="22"/>
          <w:szCs w:val="22"/>
        </w:rPr>
        <w:t>This activity involves, DGNREEC – MEMR, the eight participant banks of Indonesia First Movers on Sustainable Banking and related Regional Development Banks (</w:t>
      </w:r>
      <w:r w:rsidRPr="00D5163E">
        <w:rPr>
          <w:rFonts w:cs="Leelawadee"/>
          <w:i/>
          <w:sz w:val="22"/>
          <w:szCs w:val="22"/>
        </w:rPr>
        <w:t>BPD</w:t>
      </w:r>
      <w:r w:rsidRPr="00D5163E">
        <w:rPr>
          <w:rFonts w:cs="Leelawadee"/>
          <w:sz w:val="22"/>
          <w:szCs w:val="22"/>
        </w:rPr>
        <w:t>) of Smart Cities Street Lighting pilots</w:t>
      </w:r>
      <w:r w:rsidRPr="00D5163E">
        <w:rPr>
          <w:rFonts w:cs="Leelawadee"/>
          <w:i/>
          <w:sz w:val="22"/>
          <w:szCs w:val="22"/>
        </w:rPr>
        <w:t xml:space="preserve">, </w:t>
      </w:r>
      <w:r w:rsidRPr="00D5163E">
        <w:rPr>
          <w:i/>
          <w:iCs/>
          <w:sz w:val="22"/>
          <w:szCs w:val="22"/>
        </w:rPr>
        <w:t xml:space="preserve">OJK </w:t>
      </w:r>
      <w:r w:rsidRPr="00D5163E">
        <w:rPr>
          <w:sz w:val="22"/>
          <w:szCs w:val="22"/>
        </w:rPr>
        <w:t xml:space="preserve">(Financial Services Authority), </w:t>
      </w:r>
      <w:r w:rsidRPr="00D5163E">
        <w:rPr>
          <w:rFonts w:cs="Leelawadee"/>
          <w:sz w:val="22"/>
          <w:szCs w:val="22"/>
        </w:rPr>
        <w:t>National Standardization Agency of Indonesia (</w:t>
      </w:r>
      <w:r w:rsidRPr="00D5163E">
        <w:rPr>
          <w:rFonts w:cs="Leelawadee"/>
          <w:i/>
          <w:sz w:val="22"/>
          <w:szCs w:val="22"/>
        </w:rPr>
        <w:t>BSN</w:t>
      </w:r>
      <w:r w:rsidRPr="00D5163E">
        <w:rPr>
          <w:rFonts w:cs="Leelawadee"/>
          <w:sz w:val="22"/>
          <w:szCs w:val="22"/>
        </w:rPr>
        <w:t xml:space="preserve">) and a national consultant hired by ADLIGHT </w:t>
      </w:r>
      <w:r w:rsidR="00236371" w:rsidRPr="00D5163E">
        <w:rPr>
          <w:rFonts w:cs="Leelawadee"/>
          <w:sz w:val="22"/>
          <w:szCs w:val="22"/>
        </w:rPr>
        <w:t>project</w:t>
      </w:r>
      <w:r w:rsidRPr="00D5163E">
        <w:rPr>
          <w:rFonts w:cs="Leelawadee"/>
          <w:sz w:val="22"/>
          <w:szCs w:val="22"/>
        </w:rPr>
        <w:t xml:space="preserve">. </w:t>
      </w:r>
      <w:r w:rsidRPr="00D5163E">
        <w:rPr>
          <w:sz w:val="22"/>
          <w:szCs w:val="22"/>
        </w:rPr>
        <w:t xml:space="preserve">This activity will integrate with activities in Output </w:t>
      </w:r>
      <w:r w:rsidRPr="00D5163E">
        <w:rPr>
          <w:rFonts w:cs="Leelawadee"/>
          <w:sz w:val="22"/>
          <w:szCs w:val="22"/>
        </w:rPr>
        <w:t>1.2</w:t>
      </w:r>
      <w:r w:rsidRPr="00D5163E">
        <w:rPr>
          <w:sz w:val="22"/>
          <w:szCs w:val="22"/>
        </w:rPr>
        <w:t xml:space="preserve">, </w:t>
      </w:r>
      <w:r w:rsidRPr="00D5163E">
        <w:rPr>
          <w:rFonts w:cs="Leelawadee"/>
          <w:sz w:val="22"/>
          <w:szCs w:val="22"/>
        </w:rPr>
        <w:t xml:space="preserve">and Output 3.1. </w:t>
      </w:r>
      <w:r w:rsidRPr="00D5163E">
        <w:rPr>
          <w:sz w:val="22"/>
          <w:szCs w:val="22"/>
        </w:rPr>
        <w:t xml:space="preserve"> </w:t>
      </w:r>
    </w:p>
    <w:p w14:paraId="43400A55" w14:textId="3853E58C" w:rsidR="00006048" w:rsidRPr="00D5163E" w:rsidRDefault="00FA05EB" w:rsidP="007E081C">
      <w:pPr>
        <w:spacing w:before="100" w:beforeAutospacing="1" w:after="100" w:afterAutospacing="1"/>
        <w:ind w:left="360"/>
        <w:rPr>
          <w:rFonts w:cs="Leelawadee"/>
          <w:i/>
          <w:sz w:val="22"/>
          <w:szCs w:val="22"/>
        </w:rPr>
      </w:pPr>
      <w:r w:rsidRPr="00D5163E">
        <w:rPr>
          <w:rFonts w:cs="Leelawadee"/>
          <w:i/>
          <w:sz w:val="22"/>
          <w:szCs w:val="22"/>
        </w:rPr>
        <w:t xml:space="preserve">GEF supports </w:t>
      </w:r>
      <w:r w:rsidR="00B35EAF" w:rsidRPr="00D5163E">
        <w:rPr>
          <w:rFonts w:cs="Leelawadee"/>
          <w:i/>
          <w:sz w:val="22"/>
          <w:szCs w:val="22"/>
        </w:rPr>
        <w:t>Design, planning and conduct of training for financing institution officials</w:t>
      </w:r>
      <w:r w:rsidR="001F1C20" w:rsidRPr="00D5163E">
        <w:rPr>
          <w:rFonts w:cs="Leelawadee"/>
          <w:i/>
          <w:sz w:val="22"/>
          <w:szCs w:val="22"/>
        </w:rPr>
        <w:t xml:space="preserve"> and related activities</w:t>
      </w:r>
      <w:r w:rsidRPr="00D5163E">
        <w:rPr>
          <w:rFonts w:cs="Leelawadee"/>
          <w:i/>
          <w:sz w:val="22"/>
          <w:szCs w:val="22"/>
        </w:rPr>
        <w:t>.</w:t>
      </w:r>
    </w:p>
    <w:p w14:paraId="0AD92457" w14:textId="287F3B43" w:rsidR="003B2C66" w:rsidRPr="00D5163E" w:rsidRDefault="003B2C66" w:rsidP="007E081C">
      <w:pPr>
        <w:spacing w:after="0"/>
        <w:ind w:left="360"/>
        <w:rPr>
          <w:rFonts w:cs="Leelawadee"/>
          <w:b/>
          <w:color w:val="0070C0"/>
          <w:sz w:val="22"/>
          <w:szCs w:val="22"/>
          <w:u w:val="single"/>
        </w:rPr>
      </w:pPr>
      <w:r w:rsidRPr="00D5163E">
        <w:rPr>
          <w:rFonts w:cs="Leelawadee"/>
          <w:b/>
          <w:color w:val="0070C0"/>
          <w:sz w:val="22"/>
          <w:szCs w:val="22"/>
          <w:u w:val="single"/>
        </w:rPr>
        <w:t xml:space="preserve">OUTCOME 2: </w:t>
      </w:r>
      <w:r w:rsidR="00BB2319" w:rsidRPr="00D5163E">
        <w:rPr>
          <w:b/>
          <w:color w:val="0070C0"/>
          <w:sz w:val="22"/>
          <w:szCs w:val="22"/>
          <w:u w:val="single"/>
        </w:rPr>
        <w:t xml:space="preserve">Improved conditions for fair market competition </w:t>
      </w:r>
      <w:r w:rsidR="00B80FCA" w:rsidRPr="00D5163E">
        <w:rPr>
          <w:b/>
          <w:color w:val="0070C0"/>
          <w:sz w:val="22"/>
          <w:szCs w:val="22"/>
          <w:u w:val="single"/>
        </w:rPr>
        <w:t xml:space="preserve">of EE lighting products, </w:t>
      </w:r>
      <w:r w:rsidR="00BB2319" w:rsidRPr="00D5163E">
        <w:rPr>
          <w:b/>
          <w:color w:val="0070C0"/>
          <w:sz w:val="22"/>
          <w:szCs w:val="22"/>
          <w:u w:val="single"/>
        </w:rPr>
        <w:t>informed by r</w:t>
      </w:r>
      <w:r w:rsidRPr="00D5163E">
        <w:rPr>
          <w:rFonts w:cs="Leelawadee"/>
          <w:b/>
          <w:color w:val="0070C0"/>
          <w:sz w:val="22"/>
          <w:szCs w:val="22"/>
          <w:u w:val="single"/>
        </w:rPr>
        <w:t>obust policy and institutional framework</w:t>
      </w:r>
      <w:r w:rsidR="009639F5">
        <w:rPr>
          <w:rFonts w:cs="Leelawadee"/>
          <w:b/>
          <w:color w:val="0070C0"/>
          <w:sz w:val="22"/>
          <w:szCs w:val="22"/>
          <w:u w:val="single"/>
        </w:rPr>
        <w:t xml:space="preserve"> </w:t>
      </w:r>
      <w:r w:rsidR="009639F5">
        <w:rPr>
          <w:rFonts w:cs="Calibri"/>
          <w:sz w:val="22"/>
          <w:szCs w:val="22"/>
          <w:u w:val="single"/>
        </w:rPr>
        <w:t xml:space="preserve">- </w:t>
      </w:r>
      <w:r w:rsidR="009639F5" w:rsidRPr="00A966DD">
        <w:rPr>
          <w:rFonts w:asciiTheme="majorHAnsi" w:eastAsia="Times New Roman" w:hAnsiTheme="majorHAnsi" w:cstheme="majorHAnsi"/>
          <w:i/>
          <w:iCs/>
          <w:sz w:val="22"/>
          <w:szCs w:val="22"/>
          <w:lang w:val="en-AU"/>
        </w:rPr>
        <w:t xml:space="preserve">Component 2 is under UNEP as GEF Agency and captured in their Project Collaboration Agreement signed with </w:t>
      </w:r>
      <w:r w:rsidR="00BA1918">
        <w:rPr>
          <w:rFonts w:asciiTheme="majorHAnsi" w:eastAsia="Times New Roman" w:hAnsiTheme="majorHAnsi" w:cstheme="majorHAnsi"/>
          <w:i/>
          <w:iCs/>
          <w:sz w:val="22"/>
          <w:szCs w:val="22"/>
          <w:lang w:val="en-AU"/>
        </w:rPr>
        <w:t xml:space="preserve">the </w:t>
      </w:r>
      <w:r w:rsidR="00BA1918" w:rsidRPr="00A966DD">
        <w:rPr>
          <w:rFonts w:asciiTheme="majorHAnsi" w:eastAsia="Times New Roman" w:hAnsiTheme="majorHAnsi" w:cstheme="majorHAnsi"/>
          <w:i/>
          <w:iCs/>
          <w:sz w:val="22"/>
          <w:szCs w:val="22"/>
          <w:lang w:val="en-AU"/>
        </w:rPr>
        <w:t>government</w:t>
      </w:r>
      <w:r w:rsidR="00BA1918">
        <w:rPr>
          <w:rFonts w:asciiTheme="majorHAnsi" w:eastAsia="Times New Roman" w:hAnsiTheme="majorHAnsi" w:cstheme="majorHAnsi"/>
          <w:i/>
          <w:iCs/>
          <w:sz w:val="22"/>
          <w:szCs w:val="22"/>
          <w:lang w:val="en-AU"/>
        </w:rPr>
        <w:t xml:space="preserve"> of Indonesia</w:t>
      </w:r>
    </w:p>
    <w:p w14:paraId="4C3B0535" w14:textId="43532F7A" w:rsidR="003B2C66" w:rsidRPr="00D5163E" w:rsidRDefault="003B2C66" w:rsidP="007E081C">
      <w:pPr>
        <w:pStyle w:val="ListParagraph"/>
        <w:ind w:left="360"/>
        <w:jc w:val="both"/>
        <w:rPr>
          <w:rFonts w:ascii="Calibri" w:hAnsi="Calibri" w:cs="Calibri"/>
          <w:sz w:val="22"/>
          <w:szCs w:val="22"/>
        </w:rPr>
      </w:pPr>
    </w:p>
    <w:p w14:paraId="712C8DF1" w14:textId="77777777" w:rsidR="00FD4539" w:rsidRPr="00D5163E" w:rsidRDefault="00FD4539" w:rsidP="007E081C">
      <w:pPr>
        <w:spacing w:after="0"/>
        <w:ind w:left="360"/>
        <w:rPr>
          <w:rFonts w:eastAsia="Calibri" w:cs="Calibri"/>
          <w:b/>
          <w:sz w:val="22"/>
          <w:szCs w:val="22"/>
        </w:rPr>
      </w:pPr>
    </w:p>
    <w:p w14:paraId="167F27B0" w14:textId="2156D77C" w:rsidR="009A45B5" w:rsidRPr="00D5163E" w:rsidRDefault="009A45B5" w:rsidP="007E081C">
      <w:pPr>
        <w:pStyle w:val="ListParagraph"/>
        <w:ind w:left="360"/>
        <w:jc w:val="both"/>
        <w:rPr>
          <w:rFonts w:ascii="Calibri" w:hAnsi="Calibri" w:cs="Calibri"/>
          <w:b/>
          <w:color w:val="0070C0"/>
          <w:szCs w:val="22"/>
          <w:u w:val="single"/>
        </w:rPr>
      </w:pPr>
    </w:p>
    <w:p w14:paraId="1C8FA5F4" w14:textId="28BBC0E4" w:rsidR="00D20517" w:rsidRPr="00D5163E" w:rsidRDefault="00684726" w:rsidP="007E081C">
      <w:pPr>
        <w:pStyle w:val="ListParagraph"/>
        <w:ind w:left="360"/>
        <w:jc w:val="both"/>
        <w:rPr>
          <w:rFonts w:ascii="Calibri" w:hAnsi="Calibri" w:cs="Calibri"/>
          <w:b/>
          <w:color w:val="0070C0"/>
          <w:sz w:val="22"/>
          <w:szCs w:val="22"/>
          <w:u w:val="single"/>
        </w:rPr>
      </w:pPr>
      <w:r w:rsidRPr="00D5163E">
        <w:rPr>
          <w:rFonts w:ascii="Calibri" w:hAnsi="Calibri" w:cs="Calibri"/>
          <w:b/>
          <w:color w:val="0070C0"/>
          <w:szCs w:val="22"/>
          <w:u w:val="single"/>
        </w:rPr>
        <w:t xml:space="preserve">OUTCOME 3: </w:t>
      </w:r>
      <w:r w:rsidR="00263BDB" w:rsidRPr="00D5163E">
        <w:rPr>
          <w:rFonts w:ascii="Calibri" w:hAnsi="Calibri" w:cs="Calibri"/>
          <w:b/>
          <w:color w:val="0070C0"/>
          <w:szCs w:val="22"/>
          <w:u w:val="single"/>
        </w:rPr>
        <w:t xml:space="preserve">Increased </w:t>
      </w:r>
      <w:r w:rsidR="002D6531" w:rsidRPr="00D5163E">
        <w:rPr>
          <w:rFonts w:ascii="Calibri" w:hAnsi="Calibri" w:cs="Calibri"/>
          <w:b/>
          <w:bCs/>
          <w:color w:val="0070C0"/>
          <w:szCs w:val="22"/>
          <w:u w:val="single"/>
        </w:rPr>
        <w:t>penetration of</w:t>
      </w:r>
      <w:r w:rsidR="00086859" w:rsidRPr="00D5163E">
        <w:rPr>
          <w:rFonts w:ascii="Calibri" w:hAnsi="Calibri" w:cs="Calibri"/>
          <w:b/>
          <w:bCs/>
          <w:color w:val="0070C0"/>
          <w:szCs w:val="22"/>
          <w:u w:val="single"/>
        </w:rPr>
        <w:t xml:space="preserve"> high quality and efficient lighting</w:t>
      </w:r>
      <w:r w:rsidR="00D20517" w:rsidRPr="00D5163E">
        <w:rPr>
          <w:rFonts w:ascii="Calibri" w:hAnsi="Calibri" w:cs="Calibri"/>
          <w:b/>
          <w:bCs/>
          <w:color w:val="0070C0"/>
          <w:szCs w:val="22"/>
          <w:u w:val="single"/>
        </w:rPr>
        <w:t xml:space="preserve"> </w:t>
      </w:r>
    </w:p>
    <w:p w14:paraId="4DDE389A" w14:textId="77777777" w:rsidR="00D20517" w:rsidRPr="00D5163E" w:rsidRDefault="00D20517" w:rsidP="007E081C">
      <w:pPr>
        <w:pStyle w:val="ListParagraph"/>
        <w:ind w:left="360"/>
        <w:jc w:val="both"/>
        <w:rPr>
          <w:rFonts w:ascii="Calibri" w:hAnsi="Calibri" w:cs="Calibri"/>
        </w:rPr>
      </w:pPr>
    </w:p>
    <w:p w14:paraId="58C89BDC" w14:textId="45E3B036" w:rsidR="00684726" w:rsidRPr="00D5163E" w:rsidRDefault="00684726" w:rsidP="007E081C">
      <w:pPr>
        <w:pStyle w:val="ListParagraph"/>
        <w:ind w:left="360"/>
        <w:jc w:val="both"/>
        <w:rPr>
          <w:rFonts w:ascii="Calibri" w:hAnsi="Calibri" w:cs="Calibri"/>
          <w:sz w:val="22"/>
          <w:szCs w:val="22"/>
        </w:rPr>
      </w:pPr>
      <w:r w:rsidRPr="00D5163E">
        <w:rPr>
          <w:rFonts w:ascii="Calibri" w:hAnsi="Calibri" w:cs="Calibri"/>
          <w:b/>
          <w:sz w:val="22"/>
          <w:szCs w:val="22"/>
        </w:rPr>
        <w:t xml:space="preserve">Table </w:t>
      </w:r>
      <w:r w:rsidR="00086859" w:rsidRPr="00D5163E">
        <w:rPr>
          <w:rFonts w:ascii="Calibri" w:hAnsi="Calibri" w:cs="Calibri"/>
          <w:b/>
          <w:sz w:val="22"/>
          <w:szCs w:val="22"/>
        </w:rPr>
        <w:t>3</w:t>
      </w:r>
      <w:r w:rsidRPr="00D5163E">
        <w:rPr>
          <w:rFonts w:ascii="Calibri" w:hAnsi="Calibri" w:cs="Calibri"/>
          <w:sz w:val="22"/>
          <w:szCs w:val="22"/>
        </w:rPr>
        <w:t xml:space="preserve"> presents major Activities for delivering the planned Outputs that will contribute to the achievement of Outcome </w:t>
      </w:r>
      <w:r w:rsidR="00086859" w:rsidRPr="00D5163E">
        <w:rPr>
          <w:rFonts w:ascii="Calibri" w:hAnsi="Calibri" w:cs="Calibri"/>
          <w:sz w:val="22"/>
          <w:szCs w:val="22"/>
        </w:rPr>
        <w:t>3</w:t>
      </w:r>
      <w:r w:rsidRPr="00D5163E">
        <w:rPr>
          <w:rFonts w:ascii="Calibri" w:hAnsi="Calibri" w:cs="Calibri"/>
          <w:sz w:val="22"/>
          <w:szCs w:val="22"/>
        </w:rPr>
        <w:t>.</w:t>
      </w:r>
    </w:p>
    <w:p w14:paraId="23102D80" w14:textId="77777777" w:rsidR="00684726" w:rsidRPr="00D5163E" w:rsidRDefault="00684726" w:rsidP="007E081C">
      <w:pPr>
        <w:pStyle w:val="ListParagraph"/>
        <w:ind w:left="360"/>
        <w:jc w:val="both"/>
        <w:rPr>
          <w:rFonts w:ascii="Calibri" w:hAnsi="Calibri" w:cs="Calibri"/>
          <w:sz w:val="22"/>
          <w:szCs w:val="22"/>
        </w:rPr>
      </w:pPr>
    </w:p>
    <w:p w14:paraId="3EAE5487" w14:textId="77777777" w:rsidR="00684726" w:rsidRPr="00D5163E" w:rsidRDefault="00684726" w:rsidP="007E081C">
      <w:pPr>
        <w:ind w:left="270"/>
        <w:jc w:val="center"/>
        <w:rPr>
          <w:rFonts w:cs="Calibri"/>
          <w:i/>
          <w:sz w:val="22"/>
          <w:szCs w:val="22"/>
        </w:rPr>
      </w:pPr>
      <w:r w:rsidRPr="00D5163E">
        <w:rPr>
          <w:rFonts w:cs="Calibri"/>
          <w:b/>
          <w:bCs/>
          <w:color w:val="000000"/>
          <w:sz w:val="22"/>
          <w:szCs w:val="22"/>
        </w:rPr>
        <w:t xml:space="preserve">Table </w:t>
      </w:r>
      <w:r w:rsidR="00086859" w:rsidRPr="00D5163E">
        <w:rPr>
          <w:rFonts w:cs="Calibri"/>
          <w:b/>
          <w:bCs/>
          <w:color w:val="000000"/>
          <w:sz w:val="22"/>
          <w:szCs w:val="22"/>
        </w:rPr>
        <w:t>3</w:t>
      </w:r>
      <w:r w:rsidRPr="00D5163E">
        <w:rPr>
          <w:rFonts w:cs="Calibri"/>
          <w:b/>
          <w:bCs/>
          <w:color w:val="000000"/>
          <w:sz w:val="22"/>
          <w:szCs w:val="22"/>
        </w:rPr>
        <w:t xml:space="preserve">: </w:t>
      </w:r>
      <w:r w:rsidRPr="00D5163E">
        <w:rPr>
          <w:rFonts w:cs="Calibri"/>
          <w:b/>
          <w:color w:val="000000"/>
          <w:sz w:val="22"/>
          <w:szCs w:val="22"/>
        </w:rPr>
        <w:t xml:space="preserve">Activities that will deliver the Outputs resulting to Outcome </w:t>
      </w:r>
      <w:r w:rsidR="00117695" w:rsidRPr="00D5163E">
        <w:rPr>
          <w:rFonts w:cs="Calibri"/>
          <w:b/>
          <w:color w:val="000000"/>
          <w:sz w:val="22"/>
          <w:szCs w:val="22"/>
        </w:rPr>
        <w:t>3</w:t>
      </w:r>
    </w:p>
    <w:p w14:paraId="40ED8E64" w14:textId="77777777" w:rsidR="003B2C66" w:rsidRPr="00D5163E" w:rsidRDefault="003B2C66" w:rsidP="007E081C">
      <w:pPr>
        <w:pStyle w:val="ListParagraph"/>
        <w:ind w:left="360"/>
        <w:jc w:val="both"/>
        <w:rPr>
          <w:rFonts w:ascii="Calibri" w:hAnsi="Calibri"/>
          <w:i/>
          <w:sz w:val="20"/>
          <w:szCs w:val="20"/>
        </w:rPr>
      </w:pPr>
    </w:p>
    <w:tbl>
      <w:tblPr>
        <w:tblW w:w="891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0"/>
        <w:gridCol w:w="5940"/>
      </w:tblGrid>
      <w:tr w:rsidR="00117695" w:rsidRPr="00D5163E" w14:paraId="06CBEBB5" w14:textId="77777777" w:rsidTr="00BA643F">
        <w:trPr>
          <w:trHeight w:val="416"/>
        </w:trPr>
        <w:tc>
          <w:tcPr>
            <w:tcW w:w="2970" w:type="dxa"/>
            <w:tcBorders>
              <w:top w:val="single" w:sz="4" w:space="0" w:color="auto"/>
            </w:tcBorders>
            <w:shd w:val="clear" w:color="auto" w:fill="F2F2F2"/>
            <w:vAlign w:val="center"/>
          </w:tcPr>
          <w:p w14:paraId="747C79E0" w14:textId="77777777" w:rsidR="00117695" w:rsidRPr="00D5163E" w:rsidRDefault="003E2CA3" w:rsidP="007E081C">
            <w:pPr>
              <w:ind w:left="324" w:hanging="324"/>
              <w:jc w:val="center"/>
              <w:rPr>
                <w:rFonts w:cs="Calibri"/>
                <w:b/>
                <w:szCs w:val="20"/>
              </w:rPr>
            </w:pPr>
            <w:r w:rsidRPr="00D5163E">
              <w:rPr>
                <w:rFonts w:cs="Calibri"/>
                <w:b/>
                <w:szCs w:val="20"/>
              </w:rPr>
              <w:t>OUTPUTS</w:t>
            </w:r>
          </w:p>
        </w:tc>
        <w:tc>
          <w:tcPr>
            <w:tcW w:w="5940" w:type="dxa"/>
            <w:tcBorders>
              <w:top w:val="single" w:sz="4" w:space="0" w:color="auto"/>
            </w:tcBorders>
            <w:shd w:val="clear" w:color="auto" w:fill="F2F2F2"/>
            <w:vAlign w:val="center"/>
          </w:tcPr>
          <w:p w14:paraId="665C87A0" w14:textId="77777777" w:rsidR="00117695" w:rsidRPr="00D5163E" w:rsidRDefault="003E2CA3" w:rsidP="007E081C">
            <w:pPr>
              <w:jc w:val="center"/>
              <w:rPr>
                <w:rFonts w:cs="Calibri"/>
                <w:b/>
                <w:szCs w:val="20"/>
              </w:rPr>
            </w:pPr>
            <w:r w:rsidRPr="00D5163E">
              <w:rPr>
                <w:rFonts w:cs="Calibri"/>
                <w:b/>
                <w:szCs w:val="20"/>
              </w:rPr>
              <w:t>ACTIVITIES</w:t>
            </w:r>
          </w:p>
        </w:tc>
      </w:tr>
      <w:tr w:rsidR="00117695" w:rsidRPr="00D5163E" w14:paraId="489BD0E5" w14:textId="77777777" w:rsidTr="00BA643F">
        <w:trPr>
          <w:trHeight w:val="416"/>
        </w:trPr>
        <w:tc>
          <w:tcPr>
            <w:tcW w:w="2970" w:type="dxa"/>
            <w:vMerge w:val="restart"/>
            <w:tcBorders>
              <w:top w:val="single" w:sz="4" w:space="0" w:color="auto"/>
            </w:tcBorders>
            <w:shd w:val="clear" w:color="auto" w:fill="auto"/>
            <w:hideMark/>
          </w:tcPr>
          <w:p w14:paraId="581E256A" w14:textId="2493A5A7" w:rsidR="00117695" w:rsidRPr="00D5163E" w:rsidRDefault="00117695" w:rsidP="002C2489">
            <w:pPr>
              <w:rPr>
                <w:rFonts w:cs="Calibri"/>
                <w:bCs/>
                <w:szCs w:val="20"/>
              </w:rPr>
            </w:pPr>
            <w:r w:rsidRPr="00D5163E">
              <w:rPr>
                <w:rFonts w:cs="Calibri"/>
                <w:bCs/>
                <w:szCs w:val="20"/>
              </w:rPr>
              <w:t xml:space="preserve">3.1: </w:t>
            </w:r>
            <w:r w:rsidR="00DA7D8F" w:rsidRPr="00D5163E">
              <w:rPr>
                <w:rFonts w:cs="Calibri"/>
                <w:bCs/>
                <w:szCs w:val="20"/>
              </w:rPr>
              <w:t>Develop</w:t>
            </w:r>
            <w:r w:rsidR="00E27523" w:rsidRPr="00D5163E">
              <w:rPr>
                <w:rFonts w:cs="Calibri"/>
                <w:bCs/>
                <w:szCs w:val="20"/>
              </w:rPr>
              <w:t>ment</w:t>
            </w:r>
            <w:r w:rsidR="00DA7D8F" w:rsidRPr="00D5163E">
              <w:rPr>
                <w:rFonts w:cs="Calibri"/>
                <w:bCs/>
                <w:szCs w:val="20"/>
              </w:rPr>
              <w:t xml:space="preserve"> </w:t>
            </w:r>
            <w:r w:rsidR="00E27523" w:rsidRPr="00D5163E">
              <w:rPr>
                <w:rFonts w:cs="Calibri"/>
                <w:bCs/>
                <w:szCs w:val="20"/>
              </w:rPr>
              <w:t>of</w:t>
            </w:r>
            <w:r w:rsidR="00DA7D8F" w:rsidRPr="00D5163E">
              <w:rPr>
                <w:rFonts w:cs="Calibri"/>
                <w:bCs/>
                <w:szCs w:val="20"/>
              </w:rPr>
              <w:t xml:space="preserve"> </w:t>
            </w:r>
            <w:r w:rsidR="00F50853" w:rsidRPr="00D5163E">
              <w:rPr>
                <w:rFonts w:cs="Calibri"/>
                <w:bCs/>
                <w:szCs w:val="20"/>
              </w:rPr>
              <w:t xml:space="preserve">an </w:t>
            </w:r>
            <w:r w:rsidR="00DA7D8F" w:rsidRPr="00D5163E">
              <w:rPr>
                <w:rFonts w:cs="Calibri"/>
                <w:bCs/>
                <w:szCs w:val="20"/>
              </w:rPr>
              <w:t>i</w:t>
            </w:r>
            <w:r w:rsidRPr="00D5163E">
              <w:rPr>
                <w:rFonts w:cs="Calibri"/>
                <w:bCs/>
                <w:szCs w:val="20"/>
              </w:rPr>
              <w:t>nnovative</w:t>
            </w:r>
            <w:r w:rsidR="00322E0B" w:rsidRPr="00D5163E">
              <w:rPr>
                <w:rFonts w:cs="Calibri"/>
                <w:bCs/>
                <w:szCs w:val="20"/>
              </w:rPr>
              <w:t xml:space="preserve"> </w:t>
            </w:r>
            <w:r w:rsidRPr="00D5163E">
              <w:rPr>
                <w:rFonts w:cs="Calibri"/>
                <w:bCs/>
                <w:szCs w:val="20"/>
              </w:rPr>
              <w:t xml:space="preserve">financial </w:t>
            </w:r>
            <w:r w:rsidR="00E27523" w:rsidRPr="00D5163E">
              <w:rPr>
                <w:rFonts w:cs="Calibri"/>
                <w:bCs/>
                <w:szCs w:val="20"/>
              </w:rPr>
              <w:t>model</w:t>
            </w:r>
            <w:r w:rsidRPr="00D5163E">
              <w:rPr>
                <w:rFonts w:cs="Calibri"/>
                <w:bCs/>
                <w:szCs w:val="20"/>
              </w:rPr>
              <w:t xml:space="preserve"> enabl</w:t>
            </w:r>
            <w:r w:rsidR="00DA7D8F" w:rsidRPr="00D5163E">
              <w:rPr>
                <w:rFonts w:cs="Calibri"/>
                <w:bCs/>
                <w:szCs w:val="20"/>
              </w:rPr>
              <w:t>ing</w:t>
            </w:r>
            <w:r w:rsidRPr="00D5163E">
              <w:rPr>
                <w:rFonts w:cs="Calibri"/>
                <w:bCs/>
                <w:szCs w:val="20"/>
              </w:rPr>
              <w:t xml:space="preserve"> accelerated penetration of advanced lighting systems, </w:t>
            </w:r>
            <w:r w:rsidR="00F50853" w:rsidRPr="00D5163E">
              <w:rPr>
                <w:rFonts w:cs="Calibri"/>
                <w:bCs/>
                <w:szCs w:val="20"/>
              </w:rPr>
              <w:t xml:space="preserve">focusing on the </w:t>
            </w:r>
            <w:r w:rsidRPr="00D5163E">
              <w:rPr>
                <w:rFonts w:cs="Calibri"/>
                <w:bCs/>
                <w:szCs w:val="20"/>
              </w:rPr>
              <w:t>development of ESCO business model</w:t>
            </w:r>
            <w:r w:rsidR="00E27523" w:rsidRPr="00D5163E">
              <w:rPr>
                <w:rFonts w:cs="Calibri"/>
                <w:bCs/>
                <w:szCs w:val="20"/>
              </w:rPr>
              <w:t>s</w:t>
            </w:r>
          </w:p>
        </w:tc>
        <w:tc>
          <w:tcPr>
            <w:tcW w:w="5940" w:type="dxa"/>
            <w:tcBorders>
              <w:top w:val="single" w:sz="4" w:space="0" w:color="auto"/>
            </w:tcBorders>
            <w:shd w:val="clear" w:color="auto" w:fill="auto"/>
            <w:hideMark/>
          </w:tcPr>
          <w:p w14:paraId="178E4939" w14:textId="3EE26B94" w:rsidR="00117695" w:rsidRPr="00D5163E" w:rsidRDefault="00117695" w:rsidP="007E081C">
            <w:pPr>
              <w:rPr>
                <w:rFonts w:cs="Calibri"/>
                <w:szCs w:val="20"/>
              </w:rPr>
            </w:pPr>
            <w:r w:rsidRPr="00D5163E">
              <w:rPr>
                <w:rFonts w:cs="Calibri"/>
                <w:szCs w:val="20"/>
              </w:rPr>
              <w:t xml:space="preserve">3.1.1: Comparative evaluation of international best practices </w:t>
            </w:r>
            <w:r w:rsidR="00E27523" w:rsidRPr="00D5163E">
              <w:rPr>
                <w:rFonts w:cs="Calibri"/>
                <w:szCs w:val="20"/>
              </w:rPr>
              <w:t>of financial support schemes for EEL</w:t>
            </w:r>
            <w:r w:rsidR="00E27523" w:rsidRPr="00D5163E">
              <w:rPr>
                <w:rFonts w:cs="Calibri"/>
                <w:b/>
                <w:szCs w:val="20"/>
              </w:rPr>
              <w:t xml:space="preserve"> </w:t>
            </w:r>
            <w:r w:rsidR="00E27523" w:rsidRPr="00D5163E">
              <w:rPr>
                <w:rFonts w:cs="Calibri"/>
                <w:szCs w:val="20"/>
              </w:rPr>
              <w:t xml:space="preserve">financing </w:t>
            </w:r>
          </w:p>
        </w:tc>
      </w:tr>
      <w:tr w:rsidR="00117695" w:rsidRPr="00D5163E" w14:paraId="60FF189F" w14:textId="77777777" w:rsidTr="00BA643F">
        <w:trPr>
          <w:trHeight w:val="692"/>
        </w:trPr>
        <w:tc>
          <w:tcPr>
            <w:tcW w:w="2970" w:type="dxa"/>
            <w:vMerge/>
            <w:shd w:val="clear" w:color="auto" w:fill="auto"/>
            <w:hideMark/>
          </w:tcPr>
          <w:p w14:paraId="1CA9BC15" w14:textId="77777777" w:rsidR="00117695" w:rsidRPr="00D5163E" w:rsidRDefault="00117695" w:rsidP="007E081C">
            <w:pPr>
              <w:rPr>
                <w:rFonts w:cs="Calibri"/>
                <w:szCs w:val="20"/>
              </w:rPr>
            </w:pPr>
          </w:p>
        </w:tc>
        <w:tc>
          <w:tcPr>
            <w:tcW w:w="5940" w:type="dxa"/>
            <w:shd w:val="clear" w:color="auto" w:fill="auto"/>
            <w:hideMark/>
          </w:tcPr>
          <w:p w14:paraId="36A131C5" w14:textId="6D797641" w:rsidR="00117695" w:rsidRPr="00D5163E" w:rsidRDefault="00117695" w:rsidP="007E081C">
            <w:pPr>
              <w:rPr>
                <w:rFonts w:cs="Calibri"/>
                <w:szCs w:val="20"/>
              </w:rPr>
            </w:pPr>
            <w:r w:rsidRPr="00D5163E">
              <w:rPr>
                <w:rFonts w:cs="Calibri"/>
                <w:szCs w:val="20"/>
              </w:rPr>
              <w:t>3.1.2: Development of</w:t>
            </w:r>
            <w:r w:rsidR="00BA643F" w:rsidRPr="00D5163E">
              <w:rPr>
                <w:rFonts w:cs="Calibri"/>
                <w:szCs w:val="20"/>
              </w:rPr>
              <w:t xml:space="preserve"> </w:t>
            </w:r>
            <w:r w:rsidR="00E27523" w:rsidRPr="00D5163E">
              <w:rPr>
                <w:rFonts w:cs="Calibri"/>
                <w:szCs w:val="20"/>
              </w:rPr>
              <w:t xml:space="preserve">ESCO </w:t>
            </w:r>
            <w:r w:rsidRPr="00D5163E">
              <w:rPr>
                <w:rFonts w:cs="Calibri"/>
                <w:szCs w:val="20"/>
              </w:rPr>
              <w:t>business model</w:t>
            </w:r>
            <w:r w:rsidR="00BA643F" w:rsidRPr="00D5163E">
              <w:rPr>
                <w:rFonts w:cs="Calibri"/>
                <w:szCs w:val="20"/>
              </w:rPr>
              <w:t>s</w:t>
            </w:r>
            <w:r w:rsidRPr="00D5163E">
              <w:rPr>
                <w:rFonts w:cs="Calibri"/>
                <w:szCs w:val="20"/>
              </w:rPr>
              <w:t xml:space="preserve"> to be demonstrated in the pilot projects </w:t>
            </w:r>
          </w:p>
        </w:tc>
      </w:tr>
      <w:tr w:rsidR="00117695" w:rsidRPr="00D5163E" w14:paraId="28DFA41A" w14:textId="77777777" w:rsidTr="00BA643F">
        <w:trPr>
          <w:trHeight w:val="278"/>
        </w:trPr>
        <w:tc>
          <w:tcPr>
            <w:tcW w:w="2970" w:type="dxa"/>
            <w:vMerge/>
            <w:shd w:val="clear" w:color="auto" w:fill="auto"/>
            <w:hideMark/>
          </w:tcPr>
          <w:p w14:paraId="35608599" w14:textId="77777777" w:rsidR="00117695" w:rsidRPr="00D5163E" w:rsidRDefault="00117695" w:rsidP="007E081C">
            <w:pPr>
              <w:rPr>
                <w:rFonts w:cs="Calibri"/>
                <w:szCs w:val="20"/>
              </w:rPr>
            </w:pPr>
          </w:p>
        </w:tc>
        <w:tc>
          <w:tcPr>
            <w:tcW w:w="5940" w:type="dxa"/>
            <w:shd w:val="clear" w:color="auto" w:fill="auto"/>
            <w:hideMark/>
          </w:tcPr>
          <w:p w14:paraId="52F1FF65" w14:textId="3E064747" w:rsidR="00117695" w:rsidRPr="00D5163E" w:rsidRDefault="00117695" w:rsidP="007E081C">
            <w:pPr>
              <w:rPr>
                <w:rFonts w:cs="Calibri"/>
                <w:szCs w:val="20"/>
              </w:rPr>
            </w:pPr>
            <w:r w:rsidRPr="00D5163E">
              <w:rPr>
                <w:rFonts w:cs="Calibri"/>
                <w:szCs w:val="20"/>
              </w:rPr>
              <w:t xml:space="preserve">3.1.3: Mainstreaming of the existing national policies and regulations </w:t>
            </w:r>
            <w:r w:rsidR="009D0503" w:rsidRPr="00D5163E">
              <w:rPr>
                <w:rFonts w:cs="Calibri"/>
                <w:szCs w:val="20"/>
              </w:rPr>
              <w:t xml:space="preserve">for the banking sector </w:t>
            </w:r>
            <w:r w:rsidRPr="00D5163E">
              <w:rPr>
                <w:rFonts w:cs="Calibri"/>
                <w:szCs w:val="20"/>
              </w:rPr>
              <w:t>to accelerate penetration</w:t>
            </w:r>
            <w:r w:rsidRPr="00D5163E">
              <w:rPr>
                <w:rFonts w:cs="Calibri"/>
                <w:b/>
                <w:szCs w:val="20"/>
              </w:rPr>
              <w:t xml:space="preserve"> </w:t>
            </w:r>
            <w:r w:rsidR="00B4381B" w:rsidRPr="00D5163E">
              <w:rPr>
                <w:rFonts w:cs="Calibri"/>
                <w:szCs w:val="20"/>
              </w:rPr>
              <w:t>of</w:t>
            </w:r>
            <w:r w:rsidR="00B4381B" w:rsidRPr="00D5163E">
              <w:rPr>
                <w:rFonts w:cs="Calibri"/>
                <w:b/>
                <w:szCs w:val="20"/>
              </w:rPr>
              <w:t xml:space="preserve"> </w:t>
            </w:r>
            <w:r w:rsidRPr="00D5163E">
              <w:rPr>
                <w:rFonts w:cs="Calibri"/>
                <w:szCs w:val="20"/>
              </w:rPr>
              <w:t xml:space="preserve">EEL </w:t>
            </w:r>
          </w:p>
        </w:tc>
      </w:tr>
      <w:tr w:rsidR="00117695" w:rsidRPr="00D5163E" w14:paraId="7D74B59F" w14:textId="77777777" w:rsidTr="00BA643F">
        <w:trPr>
          <w:trHeight w:val="260"/>
        </w:trPr>
        <w:tc>
          <w:tcPr>
            <w:tcW w:w="2970" w:type="dxa"/>
            <w:vMerge w:val="restart"/>
            <w:shd w:val="clear" w:color="auto" w:fill="auto"/>
            <w:hideMark/>
          </w:tcPr>
          <w:p w14:paraId="26A74E31" w14:textId="453C0505" w:rsidR="00117695" w:rsidRPr="00D5163E" w:rsidRDefault="00117695" w:rsidP="002C2489">
            <w:pPr>
              <w:rPr>
                <w:rFonts w:cs="Calibri"/>
                <w:szCs w:val="20"/>
              </w:rPr>
            </w:pPr>
            <w:r w:rsidRPr="00D5163E">
              <w:rPr>
                <w:rFonts w:cs="Calibri"/>
                <w:bCs/>
                <w:szCs w:val="20"/>
              </w:rPr>
              <w:t xml:space="preserve">3.2: </w:t>
            </w:r>
            <w:r w:rsidR="00DA7D8F" w:rsidRPr="00D5163E">
              <w:rPr>
                <w:rFonts w:cs="Calibri"/>
                <w:bCs/>
                <w:szCs w:val="20"/>
              </w:rPr>
              <w:t>Pilot demonstrations for accelerated</w:t>
            </w:r>
            <w:r w:rsidR="000B2EF9" w:rsidRPr="00D5163E">
              <w:rPr>
                <w:rFonts w:cs="Calibri"/>
                <w:bCs/>
                <w:szCs w:val="20"/>
              </w:rPr>
              <w:t xml:space="preserve"> </w:t>
            </w:r>
            <w:r w:rsidRPr="00D5163E">
              <w:rPr>
                <w:rFonts w:cs="Calibri"/>
                <w:bCs/>
                <w:szCs w:val="20"/>
              </w:rPr>
              <w:t xml:space="preserve">LED lamp deployment </w:t>
            </w:r>
            <w:r w:rsidR="00DA7D8F" w:rsidRPr="00D5163E">
              <w:rPr>
                <w:rFonts w:cs="Calibri"/>
                <w:bCs/>
                <w:szCs w:val="20"/>
              </w:rPr>
              <w:t xml:space="preserve">in </w:t>
            </w:r>
            <w:r w:rsidRPr="00D5163E">
              <w:rPr>
                <w:rFonts w:cs="Calibri"/>
                <w:bCs/>
                <w:szCs w:val="20"/>
              </w:rPr>
              <w:t xml:space="preserve">buildings and for street lighting in context of </w:t>
            </w:r>
            <w:r w:rsidR="002D6531" w:rsidRPr="00D5163E">
              <w:rPr>
                <w:rFonts w:cs="Calibri"/>
                <w:bCs/>
                <w:szCs w:val="20"/>
              </w:rPr>
              <w:t>sustainable</w:t>
            </w:r>
            <w:r w:rsidRPr="00D5163E">
              <w:rPr>
                <w:rFonts w:cs="Calibri"/>
                <w:bCs/>
                <w:szCs w:val="20"/>
              </w:rPr>
              <w:t xml:space="preserve"> cities</w:t>
            </w:r>
            <w:r w:rsidR="008969BD" w:rsidRPr="00D5163E">
              <w:rPr>
                <w:rFonts w:cs="Calibri"/>
                <w:bCs/>
                <w:szCs w:val="20"/>
              </w:rPr>
              <w:t xml:space="preserve"> as well as in residential sector</w:t>
            </w:r>
            <w:r w:rsidRPr="00D5163E">
              <w:rPr>
                <w:rFonts w:cs="Calibri"/>
                <w:bCs/>
                <w:szCs w:val="20"/>
              </w:rPr>
              <w:t xml:space="preserve"> </w:t>
            </w:r>
          </w:p>
        </w:tc>
        <w:tc>
          <w:tcPr>
            <w:tcW w:w="5940" w:type="dxa"/>
            <w:shd w:val="clear" w:color="auto" w:fill="auto"/>
            <w:hideMark/>
          </w:tcPr>
          <w:p w14:paraId="7B6F71FB" w14:textId="0C18AC6E" w:rsidR="00117695" w:rsidRPr="00D5163E" w:rsidRDefault="00117695" w:rsidP="007E081C">
            <w:pPr>
              <w:rPr>
                <w:rFonts w:cs="Calibri"/>
                <w:szCs w:val="20"/>
              </w:rPr>
            </w:pPr>
            <w:r w:rsidRPr="00D5163E">
              <w:rPr>
                <w:rFonts w:cs="Calibri"/>
                <w:szCs w:val="20"/>
              </w:rPr>
              <w:t xml:space="preserve">3.2.1: </w:t>
            </w:r>
            <w:r w:rsidR="000B2EF9" w:rsidRPr="00D5163E">
              <w:rPr>
                <w:rFonts w:cs="Calibri"/>
                <w:szCs w:val="20"/>
              </w:rPr>
              <w:t>D</w:t>
            </w:r>
            <w:r w:rsidRPr="00D5163E">
              <w:rPr>
                <w:rFonts w:cs="Calibri"/>
                <w:szCs w:val="20"/>
              </w:rPr>
              <w:t xml:space="preserve">esign, approval, capacity development and implementation of pilot demonstrations using ESCO business model </w:t>
            </w:r>
          </w:p>
        </w:tc>
      </w:tr>
      <w:tr w:rsidR="00117695" w:rsidRPr="00D5163E" w14:paraId="5F2B2FB6" w14:textId="77777777" w:rsidTr="00BA643F">
        <w:trPr>
          <w:trHeight w:val="346"/>
        </w:trPr>
        <w:tc>
          <w:tcPr>
            <w:tcW w:w="2970" w:type="dxa"/>
            <w:vMerge/>
            <w:shd w:val="clear" w:color="auto" w:fill="auto"/>
            <w:hideMark/>
          </w:tcPr>
          <w:p w14:paraId="01689651" w14:textId="77777777" w:rsidR="00117695" w:rsidRPr="00D5163E" w:rsidRDefault="00117695" w:rsidP="007E081C">
            <w:pPr>
              <w:rPr>
                <w:rFonts w:cs="Calibri"/>
                <w:szCs w:val="20"/>
              </w:rPr>
            </w:pPr>
          </w:p>
        </w:tc>
        <w:tc>
          <w:tcPr>
            <w:tcW w:w="5940" w:type="dxa"/>
            <w:shd w:val="clear" w:color="auto" w:fill="auto"/>
            <w:hideMark/>
          </w:tcPr>
          <w:p w14:paraId="245B5727" w14:textId="6F835B4B" w:rsidR="00117695" w:rsidRPr="00D5163E" w:rsidRDefault="00117695" w:rsidP="007E081C">
            <w:pPr>
              <w:rPr>
                <w:rFonts w:cs="Calibri"/>
                <w:szCs w:val="20"/>
              </w:rPr>
            </w:pPr>
            <w:r w:rsidRPr="00D5163E">
              <w:rPr>
                <w:rFonts w:cs="Calibri"/>
                <w:szCs w:val="20"/>
              </w:rPr>
              <w:t xml:space="preserve">3.2.2: </w:t>
            </w:r>
            <w:r w:rsidR="000B2EF9" w:rsidRPr="00D5163E">
              <w:rPr>
                <w:rFonts w:cs="Calibri"/>
                <w:szCs w:val="20"/>
              </w:rPr>
              <w:t>D</w:t>
            </w:r>
            <w:r w:rsidRPr="00D5163E">
              <w:rPr>
                <w:rFonts w:eastAsia="Times New Roman" w:cs="Calibri"/>
                <w:szCs w:val="20"/>
              </w:rPr>
              <w:t>esign, planning and conduct of training</w:t>
            </w:r>
            <w:r w:rsidR="003E2CA3" w:rsidRPr="00D5163E">
              <w:rPr>
                <w:rFonts w:eastAsia="Times New Roman" w:cs="Calibri"/>
                <w:szCs w:val="20"/>
              </w:rPr>
              <w:t xml:space="preserve"> </w:t>
            </w:r>
            <w:r w:rsidRPr="00D5163E">
              <w:rPr>
                <w:rFonts w:cs="Calibri"/>
                <w:szCs w:val="20"/>
              </w:rPr>
              <w:t xml:space="preserve">for local government municipalities and cities and pilot demonstration hosts </w:t>
            </w:r>
          </w:p>
        </w:tc>
      </w:tr>
      <w:tr w:rsidR="00117695" w:rsidRPr="00D5163E" w14:paraId="2C80BB83" w14:textId="77777777" w:rsidTr="00BA643F">
        <w:trPr>
          <w:trHeight w:val="557"/>
        </w:trPr>
        <w:tc>
          <w:tcPr>
            <w:tcW w:w="2970" w:type="dxa"/>
            <w:vMerge w:val="restart"/>
            <w:shd w:val="clear" w:color="auto" w:fill="auto"/>
            <w:hideMark/>
          </w:tcPr>
          <w:p w14:paraId="16D23578" w14:textId="2BB2CE6A" w:rsidR="00117695" w:rsidRPr="00D5163E" w:rsidRDefault="00117695" w:rsidP="002C2489">
            <w:pPr>
              <w:rPr>
                <w:rFonts w:cs="Calibri"/>
                <w:bCs/>
                <w:szCs w:val="20"/>
              </w:rPr>
            </w:pPr>
            <w:r w:rsidRPr="00D5163E">
              <w:rPr>
                <w:rFonts w:cs="Calibri"/>
                <w:bCs/>
                <w:szCs w:val="20"/>
              </w:rPr>
              <w:t xml:space="preserve">3.3: </w:t>
            </w:r>
            <w:r w:rsidR="009263E2" w:rsidRPr="00D5163E">
              <w:rPr>
                <w:rFonts w:cs="Calibri"/>
                <w:bCs/>
                <w:szCs w:val="20"/>
              </w:rPr>
              <w:t xml:space="preserve">Implemented </w:t>
            </w:r>
            <w:r w:rsidRPr="00D5163E">
              <w:rPr>
                <w:rFonts w:cs="Calibri"/>
                <w:bCs/>
                <w:szCs w:val="20"/>
              </w:rPr>
              <w:t xml:space="preserve">awareness and promotion program </w:t>
            </w:r>
            <w:r w:rsidR="009263E2" w:rsidRPr="00D5163E">
              <w:rPr>
                <w:rFonts w:cs="Calibri"/>
                <w:bCs/>
                <w:szCs w:val="20"/>
              </w:rPr>
              <w:t>and information system explaining</w:t>
            </w:r>
            <w:r w:rsidRPr="00D5163E">
              <w:rPr>
                <w:rFonts w:cs="Calibri"/>
                <w:bCs/>
                <w:szCs w:val="20"/>
              </w:rPr>
              <w:t xml:space="preserve"> the benefits of </w:t>
            </w:r>
            <w:r w:rsidR="009263E2" w:rsidRPr="00D5163E">
              <w:rPr>
                <w:rFonts w:cs="Calibri"/>
                <w:bCs/>
                <w:szCs w:val="20"/>
              </w:rPr>
              <w:t>high energy efficient lighting technologies</w:t>
            </w:r>
            <w:r w:rsidR="00F05300" w:rsidRPr="00D5163E">
              <w:rPr>
                <w:rFonts w:cs="Calibri"/>
                <w:bCs/>
                <w:szCs w:val="20"/>
              </w:rPr>
              <w:t xml:space="preserve">, </w:t>
            </w:r>
            <w:r w:rsidR="009F7648" w:rsidRPr="00D5163E">
              <w:rPr>
                <w:rFonts w:cs="Calibri"/>
                <w:bCs/>
                <w:szCs w:val="20"/>
              </w:rPr>
              <w:t xml:space="preserve">taking into account gender specific aspects in </w:t>
            </w:r>
            <w:r w:rsidR="009F7648" w:rsidRPr="00D5163E">
              <w:rPr>
                <w:rFonts w:cs="Calibri"/>
                <w:bCs/>
                <w:szCs w:val="20"/>
              </w:rPr>
              <w:lastRenderedPageBreak/>
              <w:t>developing and implementing the programmes</w:t>
            </w:r>
            <w:r w:rsidR="009F7648" w:rsidRPr="00D5163E" w:rsidDel="009F7648">
              <w:rPr>
                <w:rFonts w:cs="Calibri"/>
                <w:sz w:val="22"/>
                <w:szCs w:val="22"/>
              </w:rPr>
              <w:t xml:space="preserve"> </w:t>
            </w:r>
          </w:p>
        </w:tc>
        <w:tc>
          <w:tcPr>
            <w:tcW w:w="5940" w:type="dxa"/>
            <w:shd w:val="clear" w:color="auto" w:fill="auto"/>
            <w:hideMark/>
          </w:tcPr>
          <w:p w14:paraId="1959FE62" w14:textId="375766C5" w:rsidR="00117695" w:rsidRPr="00D5163E" w:rsidRDefault="00117695" w:rsidP="007E081C">
            <w:pPr>
              <w:rPr>
                <w:rFonts w:cs="Calibri"/>
                <w:szCs w:val="20"/>
              </w:rPr>
            </w:pPr>
            <w:r w:rsidRPr="00D5163E">
              <w:rPr>
                <w:rFonts w:cs="Calibri"/>
                <w:szCs w:val="20"/>
              </w:rPr>
              <w:lastRenderedPageBreak/>
              <w:t>3.3.1: Development of a</w:t>
            </w:r>
            <w:r w:rsidR="00231A73" w:rsidRPr="00D5163E">
              <w:rPr>
                <w:rFonts w:cs="Calibri"/>
                <w:szCs w:val="20"/>
              </w:rPr>
              <w:t xml:space="preserve"> gender</w:t>
            </w:r>
            <w:r w:rsidR="00FD34BC" w:rsidRPr="00D5163E">
              <w:rPr>
                <w:rFonts w:cs="Calibri"/>
                <w:szCs w:val="20"/>
              </w:rPr>
              <w:t>-</w:t>
            </w:r>
            <w:r w:rsidR="00231A73" w:rsidRPr="00D5163E">
              <w:rPr>
                <w:rFonts w:cs="Calibri"/>
                <w:szCs w:val="20"/>
              </w:rPr>
              <w:t>responsive</w:t>
            </w:r>
            <w:r w:rsidR="003E2CA3" w:rsidRPr="00D5163E">
              <w:rPr>
                <w:rFonts w:cs="Calibri"/>
                <w:szCs w:val="20"/>
              </w:rPr>
              <w:t xml:space="preserve"> </w:t>
            </w:r>
            <w:r w:rsidRPr="00D5163E">
              <w:rPr>
                <w:rFonts w:cs="Calibri"/>
                <w:szCs w:val="20"/>
              </w:rPr>
              <w:t>EEL</w:t>
            </w:r>
            <w:r w:rsidR="003E2CA3" w:rsidRPr="00D5163E">
              <w:rPr>
                <w:rFonts w:cs="Calibri"/>
                <w:szCs w:val="20"/>
              </w:rPr>
              <w:t xml:space="preserve"> </w:t>
            </w:r>
            <w:r w:rsidRPr="00D5163E">
              <w:rPr>
                <w:rFonts w:cs="Calibri"/>
                <w:szCs w:val="20"/>
              </w:rPr>
              <w:t>awareness and promotio</w:t>
            </w:r>
            <w:r w:rsidR="00E27523" w:rsidRPr="00D5163E">
              <w:rPr>
                <w:rFonts w:cs="Calibri"/>
                <w:szCs w:val="20"/>
              </w:rPr>
              <w:t xml:space="preserve">nal program on the benefits of </w:t>
            </w:r>
            <w:r w:rsidRPr="00D5163E">
              <w:rPr>
                <w:rFonts w:cs="Calibri"/>
                <w:szCs w:val="20"/>
              </w:rPr>
              <w:t xml:space="preserve">good quality LED lighting </w:t>
            </w:r>
          </w:p>
        </w:tc>
      </w:tr>
      <w:tr w:rsidR="00117695" w:rsidRPr="00D5163E" w14:paraId="2F993ADF" w14:textId="77777777" w:rsidTr="00BA643F">
        <w:trPr>
          <w:trHeight w:val="368"/>
        </w:trPr>
        <w:tc>
          <w:tcPr>
            <w:tcW w:w="2970" w:type="dxa"/>
            <w:vMerge/>
            <w:shd w:val="clear" w:color="auto" w:fill="auto"/>
            <w:hideMark/>
          </w:tcPr>
          <w:p w14:paraId="61A6561F" w14:textId="77777777" w:rsidR="00117695" w:rsidRPr="00D5163E" w:rsidRDefault="00117695" w:rsidP="007E081C">
            <w:pPr>
              <w:rPr>
                <w:rFonts w:cs="Calibri"/>
                <w:szCs w:val="20"/>
              </w:rPr>
            </w:pPr>
          </w:p>
        </w:tc>
        <w:tc>
          <w:tcPr>
            <w:tcW w:w="5940" w:type="dxa"/>
            <w:shd w:val="clear" w:color="auto" w:fill="auto"/>
            <w:hideMark/>
          </w:tcPr>
          <w:p w14:paraId="4542D2AE" w14:textId="277A86DC" w:rsidR="00117695" w:rsidRPr="00D5163E" w:rsidRDefault="00117695" w:rsidP="007E081C">
            <w:pPr>
              <w:rPr>
                <w:rFonts w:cs="Calibri"/>
                <w:szCs w:val="20"/>
              </w:rPr>
            </w:pPr>
            <w:r w:rsidRPr="00D5163E">
              <w:rPr>
                <w:rFonts w:cs="Calibri"/>
                <w:szCs w:val="20"/>
              </w:rPr>
              <w:t>3.3.2: Development and implementation of information suppor</w:t>
            </w:r>
            <w:r w:rsidR="00245100" w:rsidRPr="00D5163E">
              <w:rPr>
                <w:rFonts w:cs="Calibri"/>
                <w:szCs w:val="20"/>
              </w:rPr>
              <w:t>t network system, database and w</w:t>
            </w:r>
            <w:r w:rsidRPr="00D5163E">
              <w:rPr>
                <w:rFonts w:cs="Calibri"/>
                <w:szCs w:val="20"/>
              </w:rPr>
              <w:t xml:space="preserve">ebsite on EEL product distribution, sales and performance in the market for various consumer groups </w:t>
            </w:r>
          </w:p>
        </w:tc>
      </w:tr>
    </w:tbl>
    <w:p w14:paraId="247458CD" w14:textId="01ED5206" w:rsidR="00086859" w:rsidRPr="00D5163E" w:rsidRDefault="00086859" w:rsidP="002C2489">
      <w:pPr>
        <w:pStyle w:val="ListParagraph"/>
        <w:ind w:left="360"/>
        <w:jc w:val="both"/>
        <w:rPr>
          <w:rFonts w:ascii="Calibri" w:hAnsi="Calibri"/>
          <w:i/>
          <w:sz w:val="20"/>
          <w:szCs w:val="20"/>
        </w:rPr>
      </w:pPr>
    </w:p>
    <w:p w14:paraId="1E7F7782" w14:textId="272239C5" w:rsidR="007E0452" w:rsidRPr="00D5163E" w:rsidRDefault="007E0452" w:rsidP="007E081C">
      <w:pPr>
        <w:spacing w:after="0"/>
        <w:ind w:left="360"/>
        <w:rPr>
          <w:rFonts w:cs="Calibri"/>
          <w:sz w:val="22"/>
          <w:szCs w:val="22"/>
        </w:rPr>
      </w:pPr>
      <w:r w:rsidRPr="00D5163E">
        <w:rPr>
          <w:rFonts w:cs="Calibri"/>
          <w:sz w:val="22"/>
          <w:szCs w:val="22"/>
        </w:rPr>
        <w:t>The following describe</w:t>
      </w:r>
      <w:r w:rsidR="009A45B5" w:rsidRPr="00D5163E">
        <w:rPr>
          <w:rFonts w:cs="Calibri"/>
          <w:sz w:val="22"/>
          <w:szCs w:val="22"/>
        </w:rPr>
        <w:t>s</w:t>
      </w:r>
      <w:r w:rsidRPr="00D5163E">
        <w:rPr>
          <w:rFonts w:cs="Calibri"/>
          <w:sz w:val="22"/>
          <w:szCs w:val="22"/>
        </w:rPr>
        <w:t xml:space="preserve"> the Activities that will be conducted to deliver the expected Outputs to contribute to realization of Outcome 3.</w:t>
      </w:r>
    </w:p>
    <w:p w14:paraId="1B187133" w14:textId="77777777" w:rsidR="00295729" w:rsidRPr="00D5163E" w:rsidRDefault="00295729" w:rsidP="007E081C">
      <w:pPr>
        <w:pStyle w:val="ListParagraph"/>
        <w:jc w:val="both"/>
        <w:rPr>
          <w:rFonts w:ascii="Calibri" w:hAnsi="Calibri"/>
          <w:i/>
          <w:sz w:val="20"/>
          <w:szCs w:val="20"/>
        </w:rPr>
      </w:pPr>
    </w:p>
    <w:p w14:paraId="13BB6322" w14:textId="20667249" w:rsidR="0076300F" w:rsidRPr="00D5163E" w:rsidRDefault="007E0452" w:rsidP="00DD7CE7">
      <w:pPr>
        <w:pStyle w:val="ListParagraph"/>
        <w:numPr>
          <w:ilvl w:val="0"/>
          <w:numId w:val="30"/>
        </w:numPr>
        <w:ind w:left="360"/>
        <w:jc w:val="both"/>
        <w:rPr>
          <w:rFonts w:ascii="Calibri" w:hAnsi="Calibri" w:cs="Calibri"/>
          <w:b/>
          <w:sz w:val="22"/>
          <w:szCs w:val="22"/>
        </w:rPr>
      </w:pPr>
      <w:r w:rsidRPr="00D5163E">
        <w:rPr>
          <w:rFonts w:ascii="Calibri" w:hAnsi="Calibri" w:cs="Calibri"/>
          <w:b/>
          <w:sz w:val="22"/>
          <w:szCs w:val="22"/>
        </w:rPr>
        <w:t xml:space="preserve">Output 3.1: </w:t>
      </w:r>
      <w:r w:rsidR="00743483" w:rsidRPr="00D5163E">
        <w:rPr>
          <w:rFonts w:ascii="Calibri" w:hAnsi="Calibri" w:cs="Calibri"/>
          <w:b/>
          <w:sz w:val="22"/>
          <w:szCs w:val="22"/>
        </w:rPr>
        <w:t>Develop</w:t>
      </w:r>
      <w:r w:rsidR="00E27523" w:rsidRPr="00D5163E">
        <w:rPr>
          <w:rFonts w:ascii="Calibri" w:hAnsi="Calibri" w:cs="Calibri"/>
          <w:b/>
          <w:sz w:val="22"/>
          <w:szCs w:val="22"/>
        </w:rPr>
        <w:t>ment</w:t>
      </w:r>
      <w:r w:rsidR="00743483" w:rsidRPr="00D5163E">
        <w:rPr>
          <w:rFonts w:ascii="Calibri" w:hAnsi="Calibri" w:cs="Calibri"/>
          <w:b/>
          <w:sz w:val="22"/>
          <w:szCs w:val="22"/>
        </w:rPr>
        <w:t xml:space="preserve"> </w:t>
      </w:r>
      <w:r w:rsidR="00E27523" w:rsidRPr="00D5163E">
        <w:rPr>
          <w:rFonts w:ascii="Calibri" w:hAnsi="Calibri" w:cs="Calibri"/>
          <w:b/>
          <w:sz w:val="22"/>
          <w:szCs w:val="22"/>
        </w:rPr>
        <w:t xml:space="preserve">of </w:t>
      </w:r>
      <w:r w:rsidR="00F50853" w:rsidRPr="00D5163E">
        <w:rPr>
          <w:rFonts w:ascii="Calibri" w:hAnsi="Calibri" w:cs="Calibri"/>
          <w:b/>
          <w:sz w:val="22"/>
          <w:szCs w:val="22"/>
        </w:rPr>
        <w:t xml:space="preserve">an </w:t>
      </w:r>
      <w:r w:rsidR="00743483" w:rsidRPr="00D5163E">
        <w:rPr>
          <w:rFonts w:ascii="Calibri" w:hAnsi="Calibri" w:cs="Calibri"/>
          <w:b/>
          <w:sz w:val="22"/>
          <w:szCs w:val="22"/>
        </w:rPr>
        <w:t>i</w:t>
      </w:r>
      <w:r w:rsidRPr="00D5163E">
        <w:rPr>
          <w:rFonts w:ascii="Calibri" w:hAnsi="Calibri" w:cs="Calibri"/>
          <w:b/>
          <w:sz w:val="22"/>
          <w:szCs w:val="22"/>
        </w:rPr>
        <w:t>nnovative</w:t>
      </w:r>
      <w:r w:rsidR="00322E0B" w:rsidRPr="00D5163E">
        <w:rPr>
          <w:rFonts w:ascii="Calibri" w:hAnsi="Calibri" w:cs="Calibri"/>
          <w:b/>
          <w:sz w:val="22"/>
          <w:szCs w:val="22"/>
        </w:rPr>
        <w:t xml:space="preserve"> </w:t>
      </w:r>
      <w:r w:rsidRPr="00D5163E">
        <w:rPr>
          <w:rFonts w:ascii="Calibri" w:hAnsi="Calibri" w:cs="Calibri"/>
          <w:b/>
          <w:sz w:val="22"/>
          <w:szCs w:val="22"/>
        </w:rPr>
        <w:t xml:space="preserve">financial </w:t>
      </w:r>
      <w:r w:rsidR="00AC3EED" w:rsidRPr="00D5163E">
        <w:rPr>
          <w:rFonts w:ascii="Calibri" w:hAnsi="Calibri" w:cs="Calibri"/>
          <w:b/>
          <w:sz w:val="22"/>
          <w:szCs w:val="22"/>
        </w:rPr>
        <w:t>model</w:t>
      </w:r>
      <w:r w:rsidRPr="00D5163E">
        <w:rPr>
          <w:rFonts w:ascii="Calibri" w:hAnsi="Calibri" w:cs="Calibri"/>
          <w:b/>
          <w:sz w:val="22"/>
          <w:szCs w:val="22"/>
        </w:rPr>
        <w:t xml:space="preserve"> enabl</w:t>
      </w:r>
      <w:r w:rsidR="00743483" w:rsidRPr="00D5163E">
        <w:rPr>
          <w:rFonts w:ascii="Calibri" w:hAnsi="Calibri" w:cs="Calibri"/>
          <w:b/>
          <w:sz w:val="22"/>
          <w:szCs w:val="22"/>
        </w:rPr>
        <w:t>ing</w:t>
      </w:r>
      <w:r w:rsidRPr="00D5163E">
        <w:rPr>
          <w:rFonts w:ascii="Calibri" w:hAnsi="Calibri" w:cs="Calibri"/>
          <w:b/>
          <w:sz w:val="22"/>
          <w:szCs w:val="22"/>
        </w:rPr>
        <w:t xml:space="preserve"> accelerated penetration of advanced lighting systems, </w:t>
      </w:r>
      <w:r w:rsidR="00F50853" w:rsidRPr="00D5163E">
        <w:rPr>
          <w:rFonts w:ascii="Calibri" w:hAnsi="Calibri" w:cs="Calibri"/>
          <w:b/>
          <w:sz w:val="22"/>
          <w:szCs w:val="22"/>
        </w:rPr>
        <w:t xml:space="preserve">focusing on the </w:t>
      </w:r>
      <w:r w:rsidR="00BA643F" w:rsidRPr="00D5163E">
        <w:rPr>
          <w:rFonts w:ascii="Calibri" w:hAnsi="Calibri" w:cs="Calibri"/>
          <w:b/>
          <w:sz w:val="22"/>
          <w:szCs w:val="22"/>
        </w:rPr>
        <w:t>development of</w:t>
      </w:r>
      <w:r w:rsidR="00F50853" w:rsidRPr="00D5163E">
        <w:rPr>
          <w:rFonts w:ascii="Calibri" w:hAnsi="Calibri" w:cs="Calibri"/>
          <w:b/>
          <w:sz w:val="22"/>
          <w:szCs w:val="22"/>
        </w:rPr>
        <w:t xml:space="preserve"> </w:t>
      </w:r>
      <w:r w:rsidRPr="00D5163E">
        <w:rPr>
          <w:rFonts w:ascii="Calibri" w:hAnsi="Calibri" w:cs="Calibri"/>
          <w:b/>
          <w:sz w:val="22"/>
          <w:szCs w:val="22"/>
        </w:rPr>
        <w:t>ESCO business model</w:t>
      </w:r>
      <w:r w:rsidR="00BA643F" w:rsidRPr="00D5163E">
        <w:rPr>
          <w:rFonts w:ascii="Calibri" w:hAnsi="Calibri" w:cs="Calibri"/>
          <w:b/>
          <w:sz w:val="22"/>
          <w:szCs w:val="22"/>
        </w:rPr>
        <w:t>s</w:t>
      </w:r>
    </w:p>
    <w:p w14:paraId="16D6CC45" w14:textId="77777777" w:rsidR="007E0452" w:rsidRPr="00D5163E" w:rsidRDefault="007E0452" w:rsidP="007E081C">
      <w:pPr>
        <w:pStyle w:val="ListParagraph"/>
        <w:ind w:left="360"/>
        <w:jc w:val="both"/>
        <w:rPr>
          <w:rFonts w:ascii="Calibri" w:hAnsi="Calibri" w:cs="Calibri"/>
          <w:sz w:val="22"/>
          <w:szCs w:val="22"/>
        </w:rPr>
      </w:pPr>
    </w:p>
    <w:p w14:paraId="49674064" w14:textId="77E282C5" w:rsidR="00371B9B" w:rsidRPr="00D5163E" w:rsidRDefault="00B14EDA" w:rsidP="007E081C">
      <w:pPr>
        <w:spacing w:after="0"/>
        <w:ind w:left="360"/>
        <w:rPr>
          <w:rFonts w:cs="Calibri"/>
          <w:sz w:val="22"/>
          <w:szCs w:val="22"/>
        </w:rPr>
      </w:pPr>
      <w:r w:rsidRPr="00D5163E">
        <w:rPr>
          <w:rFonts w:cs="Calibri"/>
          <w:b/>
          <w:i/>
          <w:sz w:val="22"/>
          <w:szCs w:val="22"/>
        </w:rPr>
        <w:t xml:space="preserve">Activity 3.1.1: </w:t>
      </w:r>
      <w:r w:rsidR="00E27523" w:rsidRPr="00D5163E">
        <w:rPr>
          <w:rFonts w:cs="Calibri"/>
          <w:b/>
          <w:i/>
          <w:sz w:val="22"/>
          <w:szCs w:val="22"/>
        </w:rPr>
        <w:t>Comparative evaluation of international best practices of financial support schemes for EEL financing</w:t>
      </w:r>
      <w:r w:rsidR="00B425DC" w:rsidRPr="00D5163E">
        <w:rPr>
          <w:rFonts w:cs="Calibri"/>
          <w:b/>
          <w:i/>
          <w:sz w:val="22"/>
          <w:szCs w:val="22"/>
        </w:rPr>
        <w:t xml:space="preserve">. </w:t>
      </w:r>
      <w:r w:rsidR="00B425DC" w:rsidRPr="00D5163E">
        <w:rPr>
          <w:rFonts w:cs="Calibri"/>
          <w:sz w:val="22"/>
          <w:szCs w:val="22"/>
        </w:rPr>
        <w:t xml:space="preserve">This activity will involve </w:t>
      </w:r>
      <w:r w:rsidR="00245100" w:rsidRPr="00D5163E">
        <w:rPr>
          <w:rFonts w:cs="Calibri"/>
          <w:sz w:val="22"/>
          <w:szCs w:val="22"/>
        </w:rPr>
        <w:t>a study</w:t>
      </w:r>
      <w:r w:rsidR="00B425DC" w:rsidRPr="00D5163E">
        <w:rPr>
          <w:rFonts w:cs="Calibri"/>
          <w:sz w:val="22"/>
          <w:szCs w:val="22"/>
        </w:rPr>
        <w:t xml:space="preserve"> on the </w:t>
      </w:r>
      <w:r w:rsidR="00371B9B" w:rsidRPr="00D5163E">
        <w:rPr>
          <w:rFonts w:cs="Calibri"/>
          <w:sz w:val="22"/>
          <w:szCs w:val="22"/>
        </w:rPr>
        <w:t xml:space="preserve">local and international experiences and </w:t>
      </w:r>
      <w:r w:rsidR="00B425DC" w:rsidRPr="00D5163E">
        <w:rPr>
          <w:rFonts w:cs="Calibri"/>
          <w:sz w:val="22"/>
          <w:szCs w:val="22"/>
        </w:rPr>
        <w:t xml:space="preserve">best practices </w:t>
      </w:r>
      <w:r w:rsidR="00245100" w:rsidRPr="00D5163E">
        <w:rPr>
          <w:rFonts w:cs="Calibri"/>
          <w:sz w:val="22"/>
          <w:szCs w:val="22"/>
        </w:rPr>
        <w:t>on finance</w:t>
      </w:r>
      <w:r w:rsidR="00B425DC" w:rsidRPr="00D5163E">
        <w:rPr>
          <w:rFonts w:cs="Calibri"/>
          <w:sz w:val="22"/>
          <w:szCs w:val="22"/>
        </w:rPr>
        <w:t xml:space="preserve"> </w:t>
      </w:r>
      <w:r w:rsidR="00245100" w:rsidRPr="00D5163E">
        <w:rPr>
          <w:rFonts w:cs="Calibri"/>
          <w:sz w:val="22"/>
          <w:szCs w:val="22"/>
        </w:rPr>
        <w:t>for</w:t>
      </w:r>
      <w:r w:rsidR="00B425DC" w:rsidRPr="00D5163E">
        <w:rPr>
          <w:rFonts w:cs="Calibri"/>
          <w:sz w:val="22"/>
          <w:szCs w:val="22"/>
        </w:rPr>
        <w:t xml:space="preserve"> EE lighting</w:t>
      </w:r>
      <w:r w:rsidR="00371B9B" w:rsidRPr="00D5163E">
        <w:rPr>
          <w:rFonts w:cs="Calibri"/>
          <w:sz w:val="22"/>
          <w:szCs w:val="22"/>
        </w:rPr>
        <w:t xml:space="preserve"> application in various sectors</w:t>
      </w:r>
      <w:r w:rsidR="00B425DC" w:rsidRPr="00D5163E">
        <w:rPr>
          <w:rFonts w:cs="Calibri"/>
          <w:sz w:val="22"/>
          <w:szCs w:val="22"/>
        </w:rPr>
        <w:t xml:space="preserve">. </w:t>
      </w:r>
      <w:r w:rsidR="00245100" w:rsidRPr="00D5163E">
        <w:rPr>
          <w:rFonts w:cs="Calibri"/>
          <w:sz w:val="22"/>
          <w:szCs w:val="22"/>
        </w:rPr>
        <w:t>T</w:t>
      </w:r>
      <w:r w:rsidR="00371B9B" w:rsidRPr="00D5163E">
        <w:rPr>
          <w:rFonts w:cs="Calibri"/>
          <w:sz w:val="22"/>
          <w:szCs w:val="22"/>
        </w:rPr>
        <w:t xml:space="preserve">he </w:t>
      </w:r>
      <w:r w:rsidR="00245100" w:rsidRPr="00D5163E">
        <w:rPr>
          <w:rFonts w:cs="Calibri"/>
          <w:sz w:val="22"/>
          <w:szCs w:val="22"/>
        </w:rPr>
        <w:t>study</w:t>
      </w:r>
      <w:r w:rsidR="00B425DC" w:rsidRPr="00D5163E">
        <w:rPr>
          <w:rFonts w:cs="Calibri"/>
          <w:sz w:val="22"/>
          <w:szCs w:val="22"/>
        </w:rPr>
        <w:t xml:space="preserve"> will focus </w:t>
      </w:r>
      <w:r w:rsidR="00371B9B" w:rsidRPr="00D5163E">
        <w:rPr>
          <w:rFonts w:cs="Calibri"/>
          <w:sz w:val="22"/>
          <w:szCs w:val="22"/>
        </w:rPr>
        <w:t xml:space="preserve">on evaluating various </w:t>
      </w:r>
      <w:r w:rsidR="00AC3EED" w:rsidRPr="00D5163E">
        <w:rPr>
          <w:rFonts w:cs="Calibri"/>
          <w:sz w:val="22"/>
          <w:szCs w:val="22"/>
        </w:rPr>
        <w:t xml:space="preserve">available </w:t>
      </w:r>
      <w:r w:rsidR="00371B9B" w:rsidRPr="00D5163E">
        <w:rPr>
          <w:rFonts w:cs="Calibri"/>
          <w:sz w:val="22"/>
          <w:szCs w:val="22"/>
        </w:rPr>
        <w:t>schemes being practiced in many countries</w:t>
      </w:r>
      <w:r w:rsidR="008629CF" w:rsidRPr="00D5163E">
        <w:rPr>
          <w:rFonts w:cs="Calibri"/>
          <w:sz w:val="22"/>
          <w:szCs w:val="22"/>
        </w:rPr>
        <w:t>. In Indonesia, there are existing instruments or schemes</w:t>
      </w:r>
      <w:r w:rsidR="00371B9B" w:rsidRPr="00D5163E">
        <w:rPr>
          <w:rFonts w:cs="Calibri"/>
          <w:sz w:val="22"/>
          <w:szCs w:val="22"/>
        </w:rPr>
        <w:t xml:space="preserve"> that could be applicable to </w:t>
      </w:r>
      <w:r w:rsidR="008629CF" w:rsidRPr="00D5163E">
        <w:rPr>
          <w:rFonts w:cs="Calibri"/>
          <w:sz w:val="22"/>
          <w:szCs w:val="22"/>
        </w:rPr>
        <w:t xml:space="preserve">LED lighting projects as they are already being applied to </w:t>
      </w:r>
      <w:r w:rsidR="00371B9B" w:rsidRPr="00D5163E">
        <w:rPr>
          <w:rFonts w:cs="Calibri"/>
          <w:sz w:val="22"/>
          <w:szCs w:val="22"/>
        </w:rPr>
        <w:t>Indonesia</w:t>
      </w:r>
      <w:r w:rsidR="008629CF" w:rsidRPr="00D5163E">
        <w:rPr>
          <w:rFonts w:cs="Calibri"/>
          <w:sz w:val="22"/>
          <w:szCs w:val="22"/>
        </w:rPr>
        <w:t>’s</w:t>
      </w:r>
      <w:r w:rsidR="00371B9B" w:rsidRPr="00D5163E">
        <w:rPr>
          <w:rFonts w:cs="Calibri"/>
          <w:sz w:val="22"/>
          <w:szCs w:val="22"/>
        </w:rPr>
        <w:t xml:space="preserve"> </w:t>
      </w:r>
      <w:r w:rsidR="008629CF" w:rsidRPr="00D5163E">
        <w:rPr>
          <w:rFonts w:cs="Calibri"/>
          <w:sz w:val="22"/>
          <w:szCs w:val="22"/>
        </w:rPr>
        <w:t xml:space="preserve">other infrastructure projects </w:t>
      </w:r>
      <w:r w:rsidR="00371B9B" w:rsidRPr="00D5163E">
        <w:rPr>
          <w:rFonts w:cs="Calibri"/>
          <w:sz w:val="22"/>
          <w:szCs w:val="22"/>
        </w:rPr>
        <w:t>such as:</w:t>
      </w:r>
      <w:r w:rsidR="00B425DC" w:rsidRPr="00D5163E">
        <w:rPr>
          <w:rFonts w:cs="Calibri"/>
          <w:sz w:val="22"/>
          <w:szCs w:val="22"/>
        </w:rPr>
        <w:t xml:space="preserve"> </w:t>
      </w:r>
      <w:r w:rsidR="00371B9B" w:rsidRPr="00D5163E">
        <w:rPr>
          <w:rFonts w:cs="Calibri"/>
          <w:sz w:val="22"/>
          <w:szCs w:val="22"/>
        </w:rPr>
        <w:t xml:space="preserve">(a) </w:t>
      </w:r>
      <w:r w:rsidR="00B425DC" w:rsidRPr="00D5163E">
        <w:rPr>
          <w:rFonts w:cs="Calibri"/>
          <w:sz w:val="22"/>
          <w:szCs w:val="22"/>
        </w:rPr>
        <w:t>Public Private Partnership (PPP) mechanism for EE lighting</w:t>
      </w:r>
      <w:r w:rsidR="00371B9B" w:rsidRPr="00D5163E">
        <w:rPr>
          <w:rFonts w:cs="Calibri"/>
          <w:sz w:val="22"/>
          <w:szCs w:val="22"/>
        </w:rPr>
        <w:t>, (</w:t>
      </w:r>
      <w:r w:rsidR="000F780B" w:rsidRPr="00D5163E">
        <w:rPr>
          <w:rFonts w:cs="Calibri"/>
          <w:sz w:val="22"/>
          <w:szCs w:val="22"/>
        </w:rPr>
        <w:t>b</w:t>
      </w:r>
      <w:r w:rsidR="00371B9B" w:rsidRPr="00D5163E">
        <w:rPr>
          <w:rFonts w:cs="Calibri"/>
          <w:sz w:val="22"/>
          <w:szCs w:val="22"/>
        </w:rPr>
        <w:t xml:space="preserve">) </w:t>
      </w:r>
      <w:r w:rsidR="00B425DC" w:rsidRPr="00D5163E">
        <w:rPr>
          <w:rFonts w:cs="Calibri"/>
          <w:sz w:val="22"/>
          <w:szCs w:val="22"/>
        </w:rPr>
        <w:t xml:space="preserve">Bankable Investment Proposal for ESCO financing, </w:t>
      </w:r>
      <w:r w:rsidR="00371B9B" w:rsidRPr="00D5163E">
        <w:rPr>
          <w:rFonts w:cs="Calibri"/>
          <w:sz w:val="22"/>
          <w:szCs w:val="22"/>
        </w:rPr>
        <w:t>(</w:t>
      </w:r>
      <w:r w:rsidR="000F780B" w:rsidRPr="00D5163E">
        <w:rPr>
          <w:rFonts w:cs="Calibri"/>
          <w:sz w:val="22"/>
          <w:szCs w:val="22"/>
        </w:rPr>
        <w:t>c</w:t>
      </w:r>
      <w:r w:rsidR="00371B9B" w:rsidRPr="00D5163E">
        <w:rPr>
          <w:rFonts w:cs="Calibri"/>
          <w:sz w:val="22"/>
          <w:szCs w:val="22"/>
        </w:rPr>
        <w:t xml:space="preserve">) </w:t>
      </w:r>
      <w:r w:rsidR="00B425DC" w:rsidRPr="00D5163E">
        <w:rPr>
          <w:rFonts w:cs="Calibri"/>
          <w:sz w:val="22"/>
          <w:szCs w:val="22"/>
        </w:rPr>
        <w:t xml:space="preserve">Credit Guarantee Facility for EEL/LED investment projects, </w:t>
      </w:r>
      <w:r w:rsidR="00371B9B" w:rsidRPr="00D5163E">
        <w:rPr>
          <w:rFonts w:cs="Calibri"/>
          <w:sz w:val="22"/>
          <w:szCs w:val="22"/>
        </w:rPr>
        <w:t>(</w:t>
      </w:r>
      <w:r w:rsidR="000F780B" w:rsidRPr="00D5163E">
        <w:rPr>
          <w:rFonts w:cs="Calibri"/>
          <w:sz w:val="22"/>
          <w:szCs w:val="22"/>
        </w:rPr>
        <w:t>d</w:t>
      </w:r>
      <w:r w:rsidR="00371B9B" w:rsidRPr="00D5163E">
        <w:rPr>
          <w:rFonts w:cs="Calibri"/>
          <w:sz w:val="22"/>
          <w:szCs w:val="22"/>
        </w:rPr>
        <w:t>) means of</w:t>
      </w:r>
      <w:r w:rsidR="00B425DC" w:rsidRPr="00D5163E">
        <w:rPr>
          <w:rFonts w:cs="Calibri"/>
          <w:sz w:val="22"/>
          <w:szCs w:val="22"/>
        </w:rPr>
        <w:t xml:space="preserve"> bundling LED lighting products/ small transactions to enable them as accepted collaterals for banks.</w:t>
      </w:r>
      <w:r w:rsidR="00AF1E58" w:rsidRPr="00D5163E">
        <w:rPr>
          <w:rFonts w:cs="Calibri"/>
          <w:sz w:val="22"/>
          <w:szCs w:val="22"/>
        </w:rPr>
        <w:t xml:space="preserve"> </w:t>
      </w:r>
    </w:p>
    <w:p w14:paraId="191E278E" w14:textId="77777777" w:rsidR="00B425DC" w:rsidRPr="00D5163E" w:rsidRDefault="00B425DC" w:rsidP="007E081C">
      <w:pPr>
        <w:spacing w:after="0"/>
        <w:ind w:left="360"/>
        <w:rPr>
          <w:rFonts w:cs="Calibri"/>
          <w:sz w:val="22"/>
          <w:szCs w:val="22"/>
        </w:rPr>
      </w:pPr>
      <w:r w:rsidRPr="00D5163E">
        <w:rPr>
          <w:rFonts w:cs="Calibri"/>
          <w:sz w:val="22"/>
          <w:szCs w:val="22"/>
        </w:rPr>
        <w:t xml:space="preserve"> </w:t>
      </w:r>
    </w:p>
    <w:p w14:paraId="34E0234A" w14:textId="6761E405" w:rsidR="004775B0" w:rsidRPr="00D5163E" w:rsidRDefault="00245100" w:rsidP="007E081C">
      <w:pPr>
        <w:spacing w:after="0"/>
        <w:ind w:left="360"/>
        <w:rPr>
          <w:rFonts w:cs="Calibri"/>
          <w:i/>
          <w:sz w:val="22"/>
          <w:szCs w:val="22"/>
        </w:rPr>
      </w:pPr>
      <w:r w:rsidRPr="00D5163E">
        <w:rPr>
          <w:rFonts w:cs="Calibri"/>
          <w:sz w:val="22"/>
          <w:szCs w:val="22"/>
        </w:rPr>
        <w:t xml:space="preserve">This activity will involve </w:t>
      </w:r>
      <w:r w:rsidR="00371B9B" w:rsidRPr="00D5163E">
        <w:rPr>
          <w:rFonts w:cs="Calibri"/>
          <w:sz w:val="22"/>
          <w:szCs w:val="22"/>
        </w:rPr>
        <w:t xml:space="preserve">the participation of </w:t>
      </w:r>
      <w:r w:rsidR="00B425DC" w:rsidRPr="00D5163E">
        <w:rPr>
          <w:rFonts w:cs="Calibri"/>
          <w:sz w:val="22"/>
          <w:szCs w:val="22"/>
        </w:rPr>
        <w:t xml:space="preserve">DGNREEC-MEMR, </w:t>
      </w:r>
      <w:r w:rsidR="00B425DC" w:rsidRPr="00D5163E">
        <w:rPr>
          <w:rFonts w:cs="Calibri"/>
          <w:i/>
          <w:sz w:val="22"/>
          <w:szCs w:val="22"/>
        </w:rPr>
        <w:t>PT SMI</w:t>
      </w:r>
      <w:r w:rsidR="00B425DC" w:rsidRPr="00D5163E">
        <w:rPr>
          <w:rFonts w:cs="Calibri"/>
          <w:sz w:val="22"/>
          <w:szCs w:val="22"/>
        </w:rPr>
        <w:t>, PPP-task force (</w:t>
      </w:r>
      <w:r w:rsidR="00B425DC" w:rsidRPr="00D5163E">
        <w:rPr>
          <w:rFonts w:cs="Calibri"/>
          <w:i/>
          <w:sz w:val="22"/>
          <w:szCs w:val="22"/>
        </w:rPr>
        <w:t>KPBU Terpadu BAPPENAS</w:t>
      </w:r>
      <w:r w:rsidR="00B425DC" w:rsidRPr="00D5163E">
        <w:rPr>
          <w:rFonts w:cs="Calibri"/>
          <w:sz w:val="22"/>
          <w:szCs w:val="22"/>
        </w:rPr>
        <w:t xml:space="preserve">), Indonesia Financial Service Authority </w:t>
      </w:r>
      <w:r w:rsidR="00371B9B" w:rsidRPr="00D5163E">
        <w:rPr>
          <w:rFonts w:cs="Calibri"/>
          <w:sz w:val="22"/>
          <w:szCs w:val="22"/>
        </w:rPr>
        <w:t>(</w:t>
      </w:r>
      <w:r w:rsidR="00B425DC" w:rsidRPr="00D5163E">
        <w:rPr>
          <w:rFonts w:cs="Calibri"/>
          <w:i/>
          <w:sz w:val="22"/>
          <w:szCs w:val="22"/>
        </w:rPr>
        <w:t>OJK</w:t>
      </w:r>
      <w:r w:rsidR="00371B9B" w:rsidRPr="00D5163E">
        <w:rPr>
          <w:rFonts w:cs="Calibri"/>
          <w:sz w:val="22"/>
          <w:szCs w:val="22"/>
        </w:rPr>
        <w:t>)</w:t>
      </w:r>
      <w:r w:rsidR="00B425DC" w:rsidRPr="00D5163E">
        <w:rPr>
          <w:rFonts w:cs="Calibri"/>
          <w:sz w:val="22"/>
          <w:szCs w:val="22"/>
        </w:rPr>
        <w:t xml:space="preserve">, </w:t>
      </w:r>
      <w:r w:rsidR="00B425DC" w:rsidRPr="00D5163E">
        <w:rPr>
          <w:rFonts w:cs="Calibri"/>
          <w:i/>
          <w:sz w:val="22"/>
          <w:szCs w:val="22"/>
        </w:rPr>
        <w:t>PT Asuransi Kredit Indonesia</w:t>
      </w:r>
      <w:r w:rsidR="00B425DC" w:rsidRPr="00D5163E">
        <w:rPr>
          <w:rFonts w:cs="Calibri"/>
          <w:sz w:val="22"/>
          <w:szCs w:val="22"/>
        </w:rPr>
        <w:t xml:space="preserve"> (</w:t>
      </w:r>
      <w:r w:rsidR="00B425DC" w:rsidRPr="00D5163E">
        <w:rPr>
          <w:rFonts w:cs="Calibri"/>
          <w:i/>
          <w:sz w:val="22"/>
          <w:szCs w:val="22"/>
        </w:rPr>
        <w:t>ASKRINDO</w:t>
      </w:r>
      <w:r w:rsidR="00B425DC" w:rsidRPr="00D5163E">
        <w:rPr>
          <w:rFonts w:cs="Calibri"/>
          <w:sz w:val="22"/>
          <w:szCs w:val="22"/>
        </w:rPr>
        <w:t xml:space="preserve">, an insurance credit company) and </w:t>
      </w:r>
      <w:r w:rsidR="00B425DC" w:rsidRPr="00D5163E">
        <w:rPr>
          <w:rFonts w:cs="Calibri"/>
          <w:i/>
          <w:sz w:val="22"/>
          <w:szCs w:val="22"/>
        </w:rPr>
        <w:t>Perum Jaminan Kredit Indonesia</w:t>
      </w:r>
      <w:r w:rsidR="00B425DC" w:rsidRPr="00D5163E">
        <w:rPr>
          <w:rFonts w:cs="Calibri"/>
          <w:sz w:val="22"/>
          <w:szCs w:val="22"/>
        </w:rPr>
        <w:t xml:space="preserve"> (</w:t>
      </w:r>
      <w:r w:rsidR="00B425DC" w:rsidRPr="00D5163E">
        <w:rPr>
          <w:rFonts w:cs="Calibri"/>
          <w:i/>
          <w:sz w:val="22"/>
          <w:szCs w:val="22"/>
        </w:rPr>
        <w:t>JAMKRINDO</w:t>
      </w:r>
      <w:r w:rsidR="00B425DC" w:rsidRPr="00D5163E">
        <w:rPr>
          <w:rFonts w:cs="Calibri"/>
          <w:sz w:val="22"/>
          <w:szCs w:val="22"/>
        </w:rPr>
        <w:t xml:space="preserve">, a state-owned credit guarantee company); selected government smart city pilots, PT Sarana Multi Infrastructure </w:t>
      </w:r>
      <w:r w:rsidR="004775B0" w:rsidRPr="00D5163E">
        <w:rPr>
          <w:rFonts w:cs="Calibri"/>
          <w:sz w:val="22"/>
          <w:szCs w:val="22"/>
        </w:rPr>
        <w:t>(</w:t>
      </w:r>
      <w:r w:rsidR="00B425DC" w:rsidRPr="00D5163E">
        <w:rPr>
          <w:rFonts w:cs="Calibri"/>
          <w:sz w:val="22"/>
          <w:szCs w:val="22"/>
        </w:rPr>
        <w:t>PT SMI</w:t>
      </w:r>
      <w:r w:rsidR="004775B0" w:rsidRPr="00D5163E">
        <w:rPr>
          <w:rFonts w:cs="Calibri"/>
          <w:sz w:val="22"/>
          <w:szCs w:val="22"/>
        </w:rPr>
        <w:t>,</w:t>
      </w:r>
      <w:r w:rsidR="00B425DC" w:rsidRPr="00D5163E">
        <w:rPr>
          <w:rFonts w:cs="Calibri"/>
          <w:sz w:val="22"/>
          <w:szCs w:val="22"/>
        </w:rPr>
        <w:t xml:space="preserve"> an infrastructure financing company </w:t>
      </w:r>
      <w:r w:rsidR="004775B0" w:rsidRPr="00D5163E">
        <w:rPr>
          <w:rFonts w:cs="Calibri"/>
          <w:sz w:val="22"/>
          <w:szCs w:val="22"/>
        </w:rPr>
        <w:t>and</w:t>
      </w:r>
      <w:r w:rsidR="00B425DC" w:rsidRPr="00D5163E">
        <w:rPr>
          <w:rFonts w:cs="Calibri"/>
          <w:sz w:val="22"/>
          <w:szCs w:val="22"/>
        </w:rPr>
        <w:t xml:space="preserve"> an accredited entity for </w:t>
      </w:r>
      <w:r w:rsidR="00743483" w:rsidRPr="00D5163E">
        <w:rPr>
          <w:rFonts w:cs="Calibri"/>
          <w:sz w:val="22"/>
          <w:szCs w:val="22"/>
        </w:rPr>
        <w:t xml:space="preserve">the </w:t>
      </w:r>
      <w:r w:rsidR="00B425DC" w:rsidRPr="00D5163E">
        <w:rPr>
          <w:rFonts w:cs="Calibri"/>
          <w:sz w:val="22"/>
          <w:szCs w:val="22"/>
        </w:rPr>
        <w:t xml:space="preserve">Green Climate Fund), selected </w:t>
      </w:r>
      <w:r w:rsidR="004775B0" w:rsidRPr="00D5163E">
        <w:rPr>
          <w:rFonts w:cs="Calibri"/>
          <w:sz w:val="22"/>
          <w:szCs w:val="22"/>
        </w:rPr>
        <w:t>s</w:t>
      </w:r>
      <w:r w:rsidR="00B425DC" w:rsidRPr="00D5163E">
        <w:rPr>
          <w:rFonts w:cs="Calibri"/>
          <w:sz w:val="22"/>
          <w:szCs w:val="22"/>
        </w:rPr>
        <w:t xml:space="preserve">tate-owned banks, and PT Nico Securities Indonesia or other similar local investment bank in Indonesia. This activity will further </w:t>
      </w:r>
      <w:r w:rsidR="00EE5716" w:rsidRPr="00D5163E">
        <w:rPr>
          <w:rFonts w:cs="Calibri"/>
          <w:sz w:val="22"/>
          <w:szCs w:val="22"/>
        </w:rPr>
        <w:t>deepen the understanding and appreciation by the stakeholders on actual</w:t>
      </w:r>
      <w:r w:rsidR="00B425DC" w:rsidRPr="00D5163E">
        <w:rPr>
          <w:rFonts w:cs="Calibri"/>
          <w:sz w:val="22"/>
          <w:szCs w:val="22"/>
        </w:rPr>
        <w:t xml:space="preserve"> global</w:t>
      </w:r>
      <w:r w:rsidR="00EE5716" w:rsidRPr="00D5163E">
        <w:rPr>
          <w:rFonts w:cs="Calibri"/>
          <w:sz w:val="22"/>
          <w:szCs w:val="22"/>
        </w:rPr>
        <w:t xml:space="preserve"> best</w:t>
      </w:r>
      <w:r w:rsidR="00B425DC" w:rsidRPr="00D5163E">
        <w:rPr>
          <w:rFonts w:cs="Calibri"/>
          <w:sz w:val="22"/>
          <w:szCs w:val="22"/>
        </w:rPr>
        <w:t xml:space="preserve"> practices </w:t>
      </w:r>
      <w:r w:rsidR="00EE5716" w:rsidRPr="00D5163E">
        <w:rPr>
          <w:rFonts w:cs="Calibri"/>
          <w:sz w:val="22"/>
          <w:szCs w:val="22"/>
        </w:rPr>
        <w:t xml:space="preserve">and lessons learned regarding </w:t>
      </w:r>
      <w:r w:rsidR="00B425DC" w:rsidRPr="00D5163E">
        <w:rPr>
          <w:rFonts w:cs="Calibri"/>
          <w:sz w:val="22"/>
          <w:szCs w:val="22"/>
        </w:rPr>
        <w:t xml:space="preserve">the proposed innovative financing support schemes which will </w:t>
      </w:r>
      <w:r w:rsidR="000F780B" w:rsidRPr="00D5163E">
        <w:rPr>
          <w:rFonts w:cs="Calibri"/>
          <w:sz w:val="22"/>
          <w:szCs w:val="22"/>
        </w:rPr>
        <w:t>listed</w:t>
      </w:r>
      <w:r w:rsidR="00B425DC" w:rsidRPr="00D5163E">
        <w:rPr>
          <w:rFonts w:cs="Calibri"/>
          <w:sz w:val="22"/>
          <w:szCs w:val="22"/>
        </w:rPr>
        <w:t xml:space="preserve"> in Activity 3.1.2</w:t>
      </w:r>
      <w:r w:rsidR="004775B0" w:rsidRPr="00D5163E">
        <w:rPr>
          <w:rFonts w:cs="Calibri"/>
          <w:sz w:val="22"/>
          <w:szCs w:val="22"/>
        </w:rPr>
        <w:t>.</w:t>
      </w:r>
      <w:r w:rsidR="00B425DC" w:rsidRPr="00D5163E">
        <w:rPr>
          <w:rFonts w:cs="Calibri"/>
          <w:sz w:val="22"/>
          <w:szCs w:val="22"/>
        </w:rPr>
        <w:t xml:space="preserve"> </w:t>
      </w:r>
      <w:r w:rsidR="004775B0" w:rsidRPr="00D5163E">
        <w:rPr>
          <w:rFonts w:cs="Calibri"/>
          <w:sz w:val="22"/>
          <w:szCs w:val="22"/>
        </w:rPr>
        <w:t>This activity will involve the assistance of two national consultants (</w:t>
      </w:r>
      <w:r w:rsidR="00743483" w:rsidRPr="00D5163E">
        <w:rPr>
          <w:rFonts w:cs="Calibri"/>
          <w:sz w:val="22"/>
          <w:szCs w:val="22"/>
        </w:rPr>
        <w:t xml:space="preserve">a </w:t>
      </w:r>
      <w:r w:rsidR="004775B0" w:rsidRPr="00D5163E">
        <w:rPr>
          <w:rFonts w:cs="Calibri"/>
          <w:sz w:val="22"/>
          <w:szCs w:val="22"/>
        </w:rPr>
        <w:t xml:space="preserve">technical expert and a financial expert) </w:t>
      </w:r>
      <w:r w:rsidR="00D23BA7" w:rsidRPr="00D5163E">
        <w:rPr>
          <w:rFonts w:cs="Calibri"/>
          <w:sz w:val="22"/>
          <w:szCs w:val="22"/>
        </w:rPr>
        <w:t>and an international consultant</w:t>
      </w:r>
      <w:r w:rsidR="002A277D" w:rsidRPr="00D5163E">
        <w:rPr>
          <w:rFonts w:cs="Calibri"/>
          <w:sz w:val="22"/>
          <w:szCs w:val="22"/>
        </w:rPr>
        <w:t>.</w:t>
      </w:r>
    </w:p>
    <w:p w14:paraId="15B6AA46" w14:textId="77777777" w:rsidR="004775B0" w:rsidRPr="00D5163E" w:rsidRDefault="004775B0" w:rsidP="007E081C">
      <w:pPr>
        <w:spacing w:after="0"/>
        <w:ind w:left="360"/>
        <w:rPr>
          <w:rFonts w:cs="Calibri"/>
          <w:i/>
          <w:sz w:val="22"/>
          <w:szCs w:val="22"/>
        </w:rPr>
      </w:pPr>
    </w:p>
    <w:p w14:paraId="1BAEF17C" w14:textId="77777777" w:rsidR="00B14EDA" w:rsidRPr="00D5163E" w:rsidRDefault="00B425DC" w:rsidP="007E081C">
      <w:pPr>
        <w:spacing w:after="0"/>
        <w:ind w:left="360"/>
        <w:rPr>
          <w:rFonts w:cs="Calibri"/>
          <w:b/>
          <w:i/>
          <w:sz w:val="22"/>
          <w:szCs w:val="22"/>
        </w:rPr>
      </w:pPr>
      <w:r w:rsidRPr="00D5163E">
        <w:rPr>
          <w:rFonts w:cs="Calibri"/>
          <w:i/>
          <w:sz w:val="22"/>
          <w:szCs w:val="22"/>
        </w:rPr>
        <w:t xml:space="preserve">GEF </w:t>
      </w:r>
      <w:r w:rsidR="004775B0" w:rsidRPr="00D5163E">
        <w:rPr>
          <w:rFonts w:cs="Calibri"/>
          <w:i/>
          <w:sz w:val="22"/>
          <w:szCs w:val="22"/>
        </w:rPr>
        <w:t xml:space="preserve">will provide </w:t>
      </w:r>
      <w:r w:rsidRPr="00D5163E">
        <w:rPr>
          <w:rFonts w:cs="Calibri"/>
          <w:i/>
          <w:sz w:val="22"/>
          <w:szCs w:val="22"/>
        </w:rPr>
        <w:t>support</w:t>
      </w:r>
      <w:r w:rsidR="004775B0" w:rsidRPr="00D5163E">
        <w:rPr>
          <w:rFonts w:cs="Calibri"/>
          <w:i/>
          <w:sz w:val="22"/>
          <w:szCs w:val="22"/>
        </w:rPr>
        <w:t xml:space="preserve"> the intensive studies</w:t>
      </w:r>
      <w:r w:rsidRPr="00D5163E">
        <w:rPr>
          <w:rFonts w:cs="Calibri"/>
          <w:i/>
          <w:sz w:val="22"/>
          <w:szCs w:val="22"/>
        </w:rPr>
        <w:t xml:space="preserve"> including </w:t>
      </w:r>
      <w:r w:rsidR="004775B0" w:rsidRPr="00D5163E">
        <w:rPr>
          <w:rFonts w:cs="Calibri"/>
          <w:i/>
          <w:sz w:val="22"/>
          <w:szCs w:val="22"/>
        </w:rPr>
        <w:t xml:space="preserve">travel </w:t>
      </w:r>
      <w:r w:rsidRPr="00D5163E">
        <w:rPr>
          <w:rFonts w:cs="Calibri"/>
          <w:i/>
          <w:sz w:val="22"/>
          <w:szCs w:val="22"/>
        </w:rPr>
        <w:t>expenses</w:t>
      </w:r>
      <w:r w:rsidR="004775B0" w:rsidRPr="00D5163E">
        <w:rPr>
          <w:rFonts w:cs="Calibri"/>
          <w:i/>
          <w:sz w:val="22"/>
          <w:szCs w:val="22"/>
        </w:rPr>
        <w:t>,</w:t>
      </w:r>
      <w:r w:rsidRPr="00D5163E">
        <w:rPr>
          <w:rFonts w:cs="Calibri"/>
          <w:i/>
          <w:sz w:val="22"/>
          <w:szCs w:val="22"/>
        </w:rPr>
        <w:t xml:space="preserve"> </w:t>
      </w:r>
      <w:r w:rsidR="004775B0" w:rsidRPr="00D5163E">
        <w:rPr>
          <w:rFonts w:cs="Calibri"/>
          <w:i/>
          <w:sz w:val="22"/>
          <w:szCs w:val="22"/>
        </w:rPr>
        <w:t xml:space="preserve">hiring of </w:t>
      </w:r>
      <w:r w:rsidRPr="00D5163E">
        <w:rPr>
          <w:rFonts w:cs="Calibri"/>
          <w:i/>
          <w:sz w:val="22"/>
          <w:szCs w:val="22"/>
        </w:rPr>
        <w:t>experts for development of innovative financial support schemes</w:t>
      </w:r>
      <w:r w:rsidR="004775B0" w:rsidRPr="00D5163E">
        <w:rPr>
          <w:rFonts w:cs="Calibri"/>
          <w:i/>
          <w:sz w:val="22"/>
          <w:szCs w:val="22"/>
        </w:rPr>
        <w:t>,</w:t>
      </w:r>
      <w:r w:rsidRPr="00D5163E">
        <w:rPr>
          <w:rFonts w:cs="Calibri"/>
          <w:i/>
          <w:sz w:val="22"/>
          <w:szCs w:val="22"/>
        </w:rPr>
        <w:t xml:space="preserve"> </w:t>
      </w:r>
      <w:r w:rsidR="004775B0" w:rsidRPr="00D5163E">
        <w:rPr>
          <w:rFonts w:cs="Calibri"/>
          <w:i/>
          <w:sz w:val="22"/>
          <w:szCs w:val="22"/>
        </w:rPr>
        <w:t xml:space="preserve">synthesis of </w:t>
      </w:r>
      <w:r w:rsidRPr="00D5163E">
        <w:rPr>
          <w:rFonts w:cs="Calibri"/>
          <w:i/>
          <w:sz w:val="22"/>
          <w:szCs w:val="22"/>
        </w:rPr>
        <w:t xml:space="preserve">report </w:t>
      </w:r>
      <w:r w:rsidR="004775B0" w:rsidRPr="00D5163E">
        <w:rPr>
          <w:rFonts w:cs="Calibri"/>
          <w:i/>
          <w:sz w:val="22"/>
          <w:szCs w:val="22"/>
        </w:rPr>
        <w:t>and recommendations, conduct of</w:t>
      </w:r>
      <w:r w:rsidRPr="00D5163E">
        <w:rPr>
          <w:rFonts w:cs="Calibri"/>
          <w:i/>
          <w:sz w:val="22"/>
          <w:szCs w:val="22"/>
        </w:rPr>
        <w:t xml:space="preserve"> FGDs</w:t>
      </w:r>
      <w:r w:rsidR="004775B0" w:rsidRPr="00D5163E">
        <w:rPr>
          <w:rFonts w:cs="Calibri"/>
          <w:i/>
          <w:sz w:val="22"/>
          <w:szCs w:val="22"/>
        </w:rPr>
        <w:t xml:space="preserve"> and other related expenses</w:t>
      </w:r>
      <w:r w:rsidRPr="00D5163E">
        <w:rPr>
          <w:rFonts w:cs="Calibri"/>
          <w:i/>
          <w:sz w:val="22"/>
          <w:szCs w:val="22"/>
        </w:rPr>
        <w:t>.</w:t>
      </w:r>
    </w:p>
    <w:p w14:paraId="2172E26A" w14:textId="77777777" w:rsidR="00B14EDA" w:rsidRPr="00D5163E" w:rsidRDefault="00B14EDA" w:rsidP="007E081C">
      <w:pPr>
        <w:ind w:left="360"/>
        <w:rPr>
          <w:rFonts w:cs="Calibri"/>
          <w:sz w:val="22"/>
          <w:szCs w:val="22"/>
        </w:rPr>
      </w:pPr>
    </w:p>
    <w:p w14:paraId="4F64B11B" w14:textId="1D9B7DDC" w:rsidR="004775B0" w:rsidRPr="00D5163E" w:rsidRDefault="00B14EDA" w:rsidP="007E081C">
      <w:pPr>
        <w:spacing w:after="0"/>
        <w:ind w:left="360"/>
        <w:rPr>
          <w:rFonts w:cs="Calibri"/>
          <w:sz w:val="22"/>
          <w:szCs w:val="22"/>
        </w:rPr>
      </w:pPr>
      <w:r w:rsidRPr="00D5163E">
        <w:rPr>
          <w:rFonts w:cs="Calibri"/>
          <w:b/>
          <w:i/>
          <w:sz w:val="22"/>
          <w:szCs w:val="22"/>
        </w:rPr>
        <w:t xml:space="preserve">Activity 3.1.2: </w:t>
      </w:r>
      <w:r w:rsidR="00E27523" w:rsidRPr="00D5163E">
        <w:rPr>
          <w:rFonts w:cs="Calibri"/>
          <w:b/>
          <w:i/>
          <w:sz w:val="22"/>
          <w:szCs w:val="22"/>
        </w:rPr>
        <w:t xml:space="preserve">Development </w:t>
      </w:r>
      <w:r w:rsidR="00BA643F" w:rsidRPr="00D5163E">
        <w:rPr>
          <w:rFonts w:cs="Calibri"/>
          <w:b/>
          <w:i/>
          <w:sz w:val="22"/>
          <w:szCs w:val="22"/>
        </w:rPr>
        <w:t xml:space="preserve">of </w:t>
      </w:r>
      <w:r w:rsidR="00E27523" w:rsidRPr="00D5163E">
        <w:rPr>
          <w:rFonts w:cs="Calibri"/>
          <w:b/>
          <w:i/>
          <w:sz w:val="22"/>
          <w:szCs w:val="22"/>
        </w:rPr>
        <w:t>ESCO business model</w:t>
      </w:r>
      <w:r w:rsidR="00BA643F" w:rsidRPr="00D5163E">
        <w:rPr>
          <w:rFonts w:cs="Calibri"/>
          <w:b/>
          <w:i/>
          <w:sz w:val="22"/>
          <w:szCs w:val="22"/>
        </w:rPr>
        <w:t>s</w:t>
      </w:r>
      <w:r w:rsidR="00E27523" w:rsidRPr="00D5163E">
        <w:rPr>
          <w:rFonts w:cs="Calibri"/>
          <w:b/>
          <w:i/>
          <w:sz w:val="22"/>
          <w:szCs w:val="22"/>
        </w:rPr>
        <w:t xml:space="preserve"> to be demonstrated in the pilot projects</w:t>
      </w:r>
      <w:r w:rsidR="008629CF" w:rsidRPr="00D5163E">
        <w:rPr>
          <w:rFonts w:cs="Calibri"/>
          <w:b/>
          <w:i/>
          <w:sz w:val="22"/>
          <w:szCs w:val="22"/>
        </w:rPr>
        <w:t xml:space="preserve">. </w:t>
      </w:r>
      <w:r w:rsidR="004775B0" w:rsidRPr="00D5163E">
        <w:rPr>
          <w:rFonts w:cs="Calibri"/>
          <w:sz w:val="22"/>
          <w:szCs w:val="22"/>
        </w:rPr>
        <w:t xml:space="preserve">This activity </w:t>
      </w:r>
      <w:r w:rsidR="00FA4E23" w:rsidRPr="00D5163E">
        <w:rPr>
          <w:rFonts w:cs="Calibri"/>
          <w:sz w:val="22"/>
          <w:szCs w:val="22"/>
        </w:rPr>
        <w:t xml:space="preserve">will </w:t>
      </w:r>
      <w:r w:rsidR="00D23BA7" w:rsidRPr="00D5163E">
        <w:rPr>
          <w:rFonts w:cs="Calibri"/>
          <w:sz w:val="22"/>
          <w:szCs w:val="22"/>
        </w:rPr>
        <w:t>identify</w:t>
      </w:r>
      <w:r w:rsidR="004775B0" w:rsidRPr="00D5163E">
        <w:rPr>
          <w:rFonts w:cs="Calibri"/>
          <w:sz w:val="22"/>
          <w:szCs w:val="22"/>
        </w:rPr>
        <w:t xml:space="preserve"> financial support </w:t>
      </w:r>
      <w:r w:rsidR="008629CF" w:rsidRPr="00D5163E">
        <w:rPr>
          <w:rFonts w:cs="Calibri"/>
          <w:sz w:val="22"/>
          <w:szCs w:val="22"/>
        </w:rPr>
        <w:t xml:space="preserve">instruments or </w:t>
      </w:r>
      <w:r w:rsidR="004775B0" w:rsidRPr="00D5163E">
        <w:rPr>
          <w:rFonts w:cs="Calibri"/>
          <w:sz w:val="22"/>
          <w:szCs w:val="22"/>
        </w:rPr>
        <w:t>schemes</w:t>
      </w:r>
      <w:r w:rsidR="00415816" w:rsidRPr="00D5163E">
        <w:rPr>
          <w:rFonts w:cs="Calibri"/>
          <w:sz w:val="22"/>
          <w:szCs w:val="22"/>
        </w:rPr>
        <w:t xml:space="preserve"> as</w:t>
      </w:r>
      <w:r w:rsidR="004775B0" w:rsidRPr="00D5163E">
        <w:rPr>
          <w:rFonts w:cs="Calibri"/>
          <w:sz w:val="22"/>
          <w:szCs w:val="22"/>
        </w:rPr>
        <w:t xml:space="preserve"> evaluated in Activity 3.1.1 </w:t>
      </w:r>
      <w:r w:rsidR="00FA4E23" w:rsidRPr="00D5163E">
        <w:rPr>
          <w:rFonts w:cs="Calibri"/>
          <w:sz w:val="22"/>
          <w:szCs w:val="22"/>
        </w:rPr>
        <w:t>that are</w:t>
      </w:r>
      <w:r w:rsidR="004775B0" w:rsidRPr="00D5163E">
        <w:rPr>
          <w:rFonts w:cs="Calibri"/>
          <w:sz w:val="22"/>
          <w:szCs w:val="22"/>
        </w:rPr>
        <w:t xml:space="preserve"> most relevant </w:t>
      </w:r>
      <w:r w:rsidR="00415816" w:rsidRPr="00D5163E">
        <w:rPr>
          <w:rFonts w:cs="Calibri"/>
          <w:sz w:val="22"/>
          <w:szCs w:val="22"/>
        </w:rPr>
        <w:t>and</w:t>
      </w:r>
      <w:r w:rsidR="00FA4E23" w:rsidRPr="00D5163E">
        <w:rPr>
          <w:rFonts w:cs="Calibri"/>
          <w:sz w:val="22"/>
          <w:szCs w:val="22"/>
        </w:rPr>
        <w:t xml:space="preserve"> could be practical in expanding the market for EEL </w:t>
      </w:r>
      <w:r w:rsidR="004775B0" w:rsidRPr="00D5163E">
        <w:rPr>
          <w:rFonts w:cs="Calibri"/>
          <w:sz w:val="22"/>
          <w:szCs w:val="22"/>
        </w:rPr>
        <w:t xml:space="preserve">in </w:t>
      </w:r>
      <w:r w:rsidR="00D23BA7" w:rsidRPr="00D5163E">
        <w:rPr>
          <w:rFonts w:cs="Calibri"/>
          <w:sz w:val="22"/>
          <w:szCs w:val="22"/>
        </w:rPr>
        <w:t>Indonesia</w:t>
      </w:r>
      <w:r w:rsidR="004775B0" w:rsidRPr="00D5163E">
        <w:rPr>
          <w:rFonts w:cs="Calibri"/>
          <w:sz w:val="22"/>
          <w:szCs w:val="22"/>
        </w:rPr>
        <w:t xml:space="preserve">. </w:t>
      </w:r>
      <w:r w:rsidR="008629CF" w:rsidRPr="00D5163E">
        <w:rPr>
          <w:rFonts w:cs="Calibri"/>
          <w:sz w:val="22"/>
          <w:szCs w:val="22"/>
        </w:rPr>
        <w:t>Ba</w:t>
      </w:r>
      <w:r w:rsidR="008629CF" w:rsidRPr="00D5163E">
        <w:rPr>
          <w:rFonts w:eastAsia="Times New Roman" w:cs="Calibri"/>
          <w:sz w:val="22"/>
          <w:szCs w:val="22"/>
        </w:rPr>
        <w:t>sed on the initial PPG studies, ESCO model</w:t>
      </w:r>
      <w:r w:rsidR="002C7B9D" w:rsidRPr="00D5163E">
        <w:rPr>
          <w:rFonts w:eastAsia="Times New Roman" w:cs="Calibri"/>
          <w:sz w:val="22"/>
          <w:szCs w:val="22"/>
        </w:rPr>
        <w:t>s</w:t>
      </w:r>
      <w:r w:rsidR="008629CF" w:rsidRPr="00D5163E">
        <w:rPr>
          <w:rFonts w:eastAsia="Times New Roman" w:cs="Calibri"/>
          <w:sz w:val="22"/>
          <w:szCs w:val="22"/>
        </w:rPr>
        <w:t xml:space="preserve"> </w:t>
      </w:r>
      <w:r w:rsidR="002C7B9D" w:rsidRPr="00D5163E">
        <w:rPr>
          <w:rFonts w:eastAsia="Times New Roman" w:cs="Calibri"/>
          <w:sz w:val="22"/>
          <w:szCs w:val="22"/>
        </w:rPr>
        <w:t>are</w:t>
      </w:r>
      <w:r w:rsidR="008629CF" w:rsidRPr="00D5163E">
        <w:rPr>
          <w:rFonts w:eastAsia="Times New Roman" w:cs="Calibri"/>
          <w:sz w:val="22"/>
          <w:szCs w:val="22"/>
        </w:rPr>
        <w:t xml:space="preserve"> recommended and can be implemented by the project </w:t>
      </w:r>
      <w:r w:rsidR="00540559" w:rsidRPr="00D5163E">
        <w:rPr>
          <w:rFonts w:eastAsia="Times New Roman" w:cs="Calibri"/>
          <w:sz w:val="22"/>
          <w:szCs w:val="22"/>
        </w:rPr>
        <w:t>in pilot projects under Activity 3.1.3</w:t>
      </w:r>
      <w:r w:rsidR="008629CF" w:rsidRPr="00D5163E">
        <w:rPr>
          <w:rFonts w:eastAsia="Times New Roman" w:cs="Calibri"/>
          <w:sz w:val="22"/>
          <w:szCs w:val="22"/>
        </w:rPr>
        <w:t xml:space="preserve">. In order to strengthen the viability of the ESCO arrangements for various LED applications in buildings and street lighting, the existing instruments in the country </w:t>
      </w:r>
      <w:r w:rsidR="00BA643F" w:rsidRPr="00D5163E">
        <w:rPr>
          <w:rFonts w:eastAsia="Times New Roman" w:cs="Calibri"/>
          <w:sz w:val="22"/>
          <w:szCs w:val="22"/>
        </w:rPr>
        <w:t xml:space="preserve">as </w:t>
      </w:r>
      <w:r w:rsidR="008629CF" w:rsidRPr="00D5163E">
        <w:rPr>
          <w:rFonts w:eastAsia="Times New Roman" w:cs="Calibri"/>
          <w:sz w:val="22"/>
          <w:szCs w:val="22"/>
        </w:rPr>
        <w:t xml:space="preserve">mentioned </w:t>
      </w:r>
      <w:r w:rsidR="00BA643F" w:rsidRPr="00D5163E">
        <w:rPr>
          <w:rFonts w:eastAsia="Times New Roman" w:cs="Calibri"/>
          <w:sz w:val="22"/>
          <w:szCs w:val="22"/>
        </w:rPr>
        <w:t>under Activity 3.1.1</w:t>
      </w:r>
      <w:r w:rsidR="008629CF" w:rsidRPr="00D5163E">
        <w:rPr>
          <w:rFonts w:eastAsia="Times New Roman" w:cs="Calibri"/>
          <w:sz w:val="22"/>
          <w:szCs w:val="22"/>
        </w:rPr>
        <w:t xml:space="preserve"> </w:t>
      </w:r>
      <w:r w:rsidR="00E27523" w:rsidRPr="00D5163E">
        <w:rPr>
          <w:rFonts w:cs="Calibri"/>
          <w:sz w:val="22"/>
          <w:szCs w:val="22"/>
        </w:rPr>
        <w:t>will be explored as to how they could</w:t>
      </w:r>
      <w:r w:rsidR="008629CF" w:rsidRPr="00D5163E">
        <w:rPr>
          <w:rFonts w:cs="Calibri"/>
          <w:sz w:val="22"/>
          <w:szCs w:val="22"/>
        </w:rPr>
        <w:t xml:space="preserve"> be integrated with the ESCO model</w:t>
      </w:r>
      <w:r w:rsidR="002C7B9D" w:rsidRPr="00D5163E">
        <w:rPr>
          <w:rFonts w:cs="Calibri"/>
          <w:sz w:val="22"/>
          <w:szCs w:val="22"/>
        </w:rPr>
        <w:t>s</w:t>
      </w:r>
      <w:r w:rsidR="00416FDC" w:rsidRPr="00D5163E">
        <w:rPr>
          <w:rFonts w:cs="Calibri"/>
          <w:sz w:val="22"/>
          <w:szCs w:val="22"/>
        </w:rPr>
        <w:t>.</w:t>
      </w:r>
      <w:r w:rsidR="008629CF" w:rsidRPr="00D5163E">
        <w:rPr>
          <w:rFonts w:cs="Calibri"/>
          <w:sz w:val="22"/>
          <w:szCs w:val="22"/>
        </w:rPr>
        <w:t xml:space="preserve"> </w:t>
      </w:r>
      <w:r w:rsidR="00415816" w:rsidRPr="00D5163E">
        <w:rPr>
          <w:rFonts w:cs="Calibri"/>
          <w:sz w:val="22"/>
          <w:szCs w:val="22"/>
        </w:rPr>
        <w:t>T</w:t>
      </w:r>
      <w:r w:rsidR="004775B0" w:rsidRPr="00D5163E">
        <w:rPr>
          <w:rFonts w:cs="Calibri"/>
          <w:sz w:val="22"/>
          <w:szCs w:val="22"/>
        </w:rPr>
        <w:t>he</w:t>
      </w:r>
      <w:r w:rsidR="009D54EB" w:rsidRPr="00D5163E">
        <w:rPr>
          <w:rFonts w:cs="Calibri"/>
          <w:sz w:val="22"/>
          <w:szCs w:val="22"/>
        </w:rPr>
        <w:t xml:space="preserve"> </w:t>
      </w:r>
      <w:r w:rsidR="00415816" w:rsidRPr="00D5163E">
        <w:rPr>
          <w:rFonts w:cs="Calibri"/>
          <w:sz w:val="22"/>
          <w:szCs w:val="22"/>
        </w:rPr>
        <w:t xml:space="preserve">identified </w:t>
      </w:r>
      <w:r w:rsidR="004775B0" w:rsidRPr="00D5163E">
        <w:rPr>
          <w:rFonts w:cs="Calibri"/>
          <w:sz w:val="22"/>
          <w:szCs w:val="22"/>
        </w:rPr>
        <w:t xml:space="preserve">financial support scheme </w:t>
      </w:r>
      <w:r w:rsidR="00FA4E23" w:rsidRPr="00D5163E">
        <w:rPr>
          <w:rFonts w:cs="Calibri"/>
          <w:sz w:val="22"/>
          <w:szCs w:val="22"/>
        </w:rPr>
        <w:t xml:space="preserve">should be able to </w:t>
      </w:r>
      <w:r w:rsidR="004775B0" w:rsidRPr="00D5163E">
        <w:rPr>
          <w:rFonts w:cs="Calibri"/>
          <w:sz w:val="22"/>
          <w:szCs w:val="22"/>
        </w:rPr>
        <w:t>stimulate and incentivi</w:t>
      </w:r>
      <w:r w:rsidR="00FA4E23" w:rsidRPr="00D5163E">
        <w:rPr>
          <w:rFonts w:cs="Calibri"/>
          <w:sz w:val="22"/>
          <w:szCs w:val="22"/>
        </w:rPr>
        <w:t>z</w:t>
      </w:r>
      <w:r w:rsidR="004775B0" w:rsidRPr="00D5163E">
        <w:rPr>
          <w:rFonts w:cs="Calibri"/>
          <w:sz w:val="22"/>
          <w:szCs w:val="22"/>
        </w:rPr>
        <w:t xml:space="preserve">e </w:t>
      </w:r>
      <w:r w:rsidR="00FA4E23" w:rsidRPr="00D5163E">
        <w:rPr>
          <w:rFonts w:cs="Calibri"/>
          <w:sz w:val="22"/>
          <w:szCs w:val="22"/>
        </w:rPr>
        <w:t xml:space="preserve">the </w:t>
      </w:r>
      <w:r w:rsidR="004775B0" w:rsidRPr="00D5163E">
        <w:rPr>
          <w:rFonts w:cs="Calibri"/>
          <w:sz w:val="22"/>
          <w:szCs w:val="22"/>
        </w:rPr>
        <w:t xml:space="preserve">implementation of full scale ESCO business model </w:t>
      </w:r>
      <w:r w:rsidR="00FA4E23" w:rsidRPr="00D5163E">
        <w:rPr>
          <w:rFonts w:cs="Calibri"/>
          <w:sz w:val="22"/>
          <w:szCs w:val="22"/>
        </w:rPr>
        <w:t xml:space="preserve">(and/or in combination with other business models) </w:t>
      </w:r>
      <w:r w:rsidR="00415816" w:rsidRPr="00D5163E">
        <w:rPr>
          <w:rFonts w:cs="Calibri"/>
          <w:sz w:val="22"/>
          <w:szCs w:val="22"/>
        </w:rPr>
        <w:t xml:space="preserve">and </w:t>
      </w:r>
      <w:r w:rsidR="004775B0" w:rsidRPr="00D5163E">
        <w:rPr>
          <w:rFonts w:cs="Calibri"/>
          <w:sz w:val="22"/>
          <w:szCs w:val="22"/>
        </w:rPr>
        <w:t xml:space="preserve">should be </w:t>
      </w:r>
      <w:r w:rsidR="00FA4E23" w:rsidRPr="00D5163E">
        <w:rPr>
          <w:rFonts w:cs="Calibri"/>
          <w:sz w:val="22"/>
          <w:szCs w:val="22"/>
        </w:rPr>
        <w:t>in line with economic and environmental objectives of the project</w:t>
      </w:r>
      <w:r w:rsidR="00C51281" w:rsidRPr="00D5163E">
        <w:rPr>
          <w:rFonts w:cs="Calibri"/>
          <w:sz w:val="22"/>
          <w:szCs w:val="22"/>
        </w:rPr>
        <w:t>. To be fully supported by the government in the</w:t>
      </w:r>
      <w:r w:rsidR="00D23BA7" w:rsidRPr="00D5163E">
        <w:rPr>
          <w:rFonts w:cs="Calibri"/>
          <w:sz w:val="22"/>
          <w:szCs w:val="22"/>
        </w:rPr>
        <w:t xml:space="preserve"> ESCO’s</w:t>
      </w:r>
      <w:r w:rsidR="00C51281" w:rsidRPr="00D5163E">
        <w:rPr>
          <w:rFonts w:cs="Calibri"/>
          <w:sz w:val="22"/>
          <w:szCs w:val="22"/>
        </w:rPr>
        <w:t xml:space="preserve"> adoption and qualification for</w:t>
      </w:r>
      <w:r w:rsidR="00415816" w:rsidRPr="00D5163E">
        <w:rPr>
          <w:rFonts w:cs="Calibri"/>
          <w:sz w:val="22"/>
          <w:szCs w:val="22"/>
        </w:rPr>
        <w:t xml:space="preserve"> a</w:t>
      </w:r>
      <w:r w:rsidR="00C51281" w:rsidRPr="00D5163E">
        <w:rPr>
          <w:rFonts w:cs="Calibri"/>
          <w:sz w:val="22"/>
          <w:szCs w:val="22"/>
        </w:rPr>
        <w:t xml:space="preserve"> loan, the project will provide support for</w:t>
      </w:r>
      <w:r w:rsidR="004775B0" w:rsidRPr="00D5163E">
        <w:rPr>
          <w:rFonts w:cs="Calibri"/>
          <w:sz w:val="22"/>
          <w:szCs w:val="22"/>
        </w:rPr>
        <w:t xml:space="preserve"> </w:t>
      </w:r>
      <w:r w:rsidR="00C51281" w:rsidRPr="00D5163E">
        <w:rPr>
          <w:rFonts w:cs="Calibri"/>
          <w:sz w:val="22"/>
          <w:szCs w:val="22"/>
        </w:rPr>
        <w:t xml:space="preserve">the </w:t>
      </w:r>
      <w:r w:rsidR="004775B0" w:rsidRPr="00D5163E">
        <w:rPr>
          <w:rFonts w:cs="Calibri"/>
          <w:sz w:val="22"/>
          <w:szCs w:val="22"/>
        </w:rPr>
        <w:t>development</w:t>
      </w:r>
      <w:r w:rsidR="00C51281" w:rsidRPr="00D5163E">
        <w:rPr>
          <w:rFonts w:cs="Calibri"/>
          <w:sz w:val="22"/>
          <w:szCs w:val="22"/>
        </w:rPr>
        <w:t>, drafting</w:t>
      </w:r>
      <w:r w:rsidR="004775B0" w:rsidRPr="00D5163E">
        <w:rPr>
          <w:rFonts w:cs="Calibri"/>
          <w:sz w:val="22"/>
          <w:szCs w:val="22"/>
        </w:rPr>
        <w:t xml:space="preserve"> </w:t>
      </w:r>
      <w:r w:rsidR="00C51281" w:rsidRPr="00D5163E">
        <w:rPr>
          <w:rFonts w:cs="Calibri"/>
          <w:sz w:val="22"/>
          <w:szCs w:val="22"/>
        </w:rPr>
        <w:t xml:space="preserve">and issuance </w:t>
      </w:r>
      <w:r w:rsidR="004775B0" w:rsidRPr="00D5163E">
        <w:rPr>
          <w:rFonts w:cs="Calibri"/>
          <w:sz w:val="22"/>
          <w:szCs w:val="22"/>
        </w:rPr>
        <w:t xml:space="preserve">of a financial </w:t>
      </w:r>
      <w:r w:rsidR="00C51281" w:rsidRPr="00D5163E">
        <w:rPr>
          <w:rFonts w:cs="Calibri"/>
          <w:sz w:val="22"/>
          <w:szCs w:val="22"/>
        </w:rPr>
        <w:t xml:space="preserve">and bank policy through a </w:t>
      </w:r>
      <w:r w:rsidR="004775B0" w:rsidRPr="00D5163E">
        <w:rPr>
          <w:rFonts w:cs="Calibri"/>
          <w:sz w:val="22"/>
          <w:szCs w:val="22"/>
        </w:rPr>
        <w:t xml:space="preserve">decree </w:t>
      </w:r>
      <w:r w:rsidR="00C51281" w:rsidRPr="00D5163E">
        <w:rPr>
          <w:rFonts w:cs="Calibri"/>
          <w:sz w:val="22"/>
          <w:szCs w:val="22"/>
        </w:rPr>
        <w:t>by the</w:t>
      </w:r>
      <w:r w:rsidR="004775B0" w:rsidRPr="00D5163E">
        <w:rPr>
          <w:rFonts w:cs="Calibri"/>
          <w:sz w:val="22"/>
          <w:szCs w:val="22"/>
        </w:rPr>
        <w:t xml:space="preserve"> Indonesia Finance Service Authority (</w:t>
      </w:r>
      <w:r w:rsidR="004775B0" w:rsidRPr="00D5163E">
        <w:rPr>
          <w:rFonts w:cs="Calibri"/>
          <w:i/>
          <w:sz w:val="22"/>
          <w:szCs w:val="22"/>
        </w:rPr>
        <w:t>OJK</w:t>
      </w:r>
      <w:r w:rsidR="004775B0" w:rsidRPr="00D5163E">
        <w:rPr>
          <w:rFonts w:cs="Calibri"/>
          <w:sz w:val="22"/>
          <w:szCs w:val="22"/>
        </w:rPr>
        <w:t>)</w:t>
      </w:r>
      <w:r w:rsidR="003A3863" w:rsidRPr="00D5163E">
        <w:rPr>
          <w:rFonts w:cs="Leelawadee"/>
          <w:sz w:val="22"/>
          <w:szCs w:val="22"/>
        </w:rPr>
        <w:t>.</w:t>
      </w:r>
      <w:r w:rsidR="00B54430" w:rsidRPr="00D5163E">
        <w:rPr>
          <w:rFonts w:cs="Leelawadee"/>
          <w:sz w:val="22"/>
          <w:szCs w:val="22"/>
        </w:rPr>
        <w:t xml:space="preserve"> </w:t>
      </w:r>
      <w:r w:rsidR="004775B0" w:rsidRPr="00D5163E">
        <w:rPr>
          <w:rFonts w:cs="Calibri"/>
          <w:sz w:val="22"/>
          <w:szCs w:val="22"/>
        </w:rPr>
        <w:t>This activity is also linked to Output 3.2.</w:t>
      </w:r>
    </w:p>
    <w:p w14:paraId="64EB4647" w14:textId="77777777" w:rsidR="00C51281" w:rsidRPr="00D5163E" w:rsidRDefault="00C51281" w:rsidP="007E081C">
      <w:pPr>
        <w:spacing w:after="0"/>
        <w:ind w:left="360"/>
        <w:rPr>
          <w:rFonts w:cs="Calibri"/>
          <w:sz w:val="22"/>
          <w:szCs w:val="22"/>
        </w:rPr>
      </w:pPr>
    </w:p>
    <w:p w14:paraId="1ACE3E91" w14:textId="7138112C" w:rsidR="00257F08" w:rsidRPr="00D5163E" w:rsidRDefault="002D6531" w:rsidP="007E081C">
      <w:pPr>
        <w:spacing w:after="0"/>
        <w:ind w:left="360"/>
        <w:rPr>
          <w:rFonts w:cs="Calibri"/>
          <w:sz w:val="22"/>
          <w:szCs w:val="22"/>
        </w:rPr>
      </w:pPr>
      <w:r w:rsidRPr="00D5163E">
        <w:rPr>
          <w:rFonts w:cs="Calibri"/>
          <w:sz w:val="22"/>
          <w:szCs w:val="22"/>
        </w:rPr>
        <w:lastRenderedPageBreak/>
        <w:t>Schemes to be explored</w:t>
      </w:r>
      <w:r w:rsidR="00257F08" w:rsidRPr="00D5163E">
        <w:rPr>
          <w:rFonts w:cs="Calibri"/>
          <w:sz w:val="22"/>
          <w:szCs w:val="22"/>
        </w:rPr>
        <w:t xml:space="preserve"> in </w:t>
      </w:r>
      <w:r w:rsidR="00BB5CA9" w:rsidRPr="00D5163E">
        <w:rPr>
          <w:rFonts w:cs="Calibri"/>
          <w:sz w:val="22"/>
          <w:szCs w:val="22"/>
        </w:rPr>
        <w:t>configuring the</w:t>
      </w:r>
      <w:r w:rsidR="004775B0" w:rsidRPr="00D5163E">
        <w:rPr>
          <w:rFonts w:cs="Calibri"/>
          <w:sz w:val="22"/>
          <w:szCs w:val="22"/>
        </w:rPr>
        <w:t xml:space="preserve"> financial support </w:t>
      </w:r>
      <w:r w:rsidR="00BB5CA9" w:rsidRPr="00D5163E">
        <w:rPr>
          <w:rFonts w:cs="Calibri"/>
          <w:sz w:val="22"/>
          <w:szCs w:val="22"/>
        </w:rPr>
        <w:t xml:space="preserve">instruments or </w:t>
      </w:r>
      <w:r w:rsidR="004775B0" w:rsidRPr="00D5163E">
        <w:rPr>
          <w:rFonts w:cs="Calibri"/>
          <w:sz w:val="22"/>
          <w:szCs w:val="22"/>
        </w:rPr>
        <w:t xml:space="preserve">schemes </w:t>
      </w:r>
      <w:r w:rsidR="00BB5CA9" w:rsidRPr="00D5163E">
        <w:rPr>
          <w:rFonts w:cs="Calibri"/>
          <w:sz w:val="22"/>
          <w:szCs w:val="22"/>
        </w:rPr>
        <w:t>to strengthen ESCO model</w:t>
      </w:r>
      <w:r w:rsidR="002C7B9D" w:rsidRPr="00D5163E">
        <w:rPr>
          <w:rFonts w:cs="Calibri"/>
          <w:sz w:val="22"/>
          <w:szCs w:val="22"/>
        </w:rPr>
        <w:t>s</w:t>
      </w:r>
      <w:r w:rsidR="00BB5CA9" w:rsidRPr="00D5163E">
        <w:rPr>
          <w:rFonts w:cs="Calibri"/>
          <w:sz w:val="22"/>
          <w:szCs w:val="22"/>
        </w:rPr>
        <w:t xml:space="preserve"> in various </w:t>
      </w:r>
      <w:r w:rsidR="00BD4647" w:rsidRPr="00D5163E">
        <w:rPr>
          <w:rFonts w:cs="Calibri"/>
          <w:sz w:val="22"/>
          <w:szCs w:val="22"/>
        </w:rPr>
        <w:t xml:space="preserve">LED lighting </w:t>
      </w:r>
      <w:r w:rsidR="00BB5CA9" w:rsidRPr="00D5163E">
        <w:rPr>
          <w:rFonts w:cs="Calibri"/>
          <w:sz w:val="22"/>
          <w:szCs w:val="22"/>
        </w:rPr>
        <w:t>applications are:</w:t>
      </w:r>
    </w:p>
    <w:p w14:paraId="1D2D1BC9" w14:textId="77777777" w:rsidR="000F780B" w:rsidRPr="00D5163E" w:rsidRDefault="000F780B" w:rsidP="007E081C">
      <w:pPr>
        <w:spacing w:after="0"/>
        <w:ind w:left="360"/>
        <w:rPr>
          <w:rFonts w:cs="Calibri"/>
          <w:sz w:val="22"/>
          <w:szCs w:val="22"/>
        </w:rPr>
      </w:pPr>
    </w:p>
    <w:p w14:paraId="7542FDF7" w14:textId="77777777" w:rsidR="004775B0" w:rsidRPr="00D5163E" w:rsidRDefault="004775B0" w:rsidP="00DD7CE7">
      <w:pPr>
        <w:numPr>
          <w:ilvl w:val="0"/>
          <w:numId w:val="33"/>
        </w:numPr>
        <w:spacing w:after="0"/>
        <w:rPr>
          <w:rFonts w:cs="Calibri"/>
          <w:sz w:val="22"/>
          <w:szCs w:val="22"/>
        </w:rPr>
      </w:pPr>
      <w:r w:rsidRPr="00D5163E">
        <w:rPr>
          <w:rFonts w:cs="Calibri"/>
          <w:sz w:val="22"/>
          <w:szCs w:val="22"/>
        </w:rPr>
        <w:t>PPP framework for smart cities LED street lighting projects</w:t>
      </w:r>
    </w:p>
    <w:p w14:paraId="38549C29" w14:textId="77777777" w:rsidR="00680720" w:rsidRPr="00D5163E" w:rsidRDefault="004775B0" w:rsidP="00DD7CE7">
      <w:pPr>
        <w:numPr>
          <w:ilvl w:val="0"/>
          <w:numId w:val="34"/>
        </w:numPr>
        <w:spacing w:after="0"/>
        <w:rPr>
          <w:rFonts w:cs="Calibri"/>
          <w:sz w:val="22"/>
          <w:szCs w:val="22"/>
        </w:rPr>
      </w:pPr>
      <w:r w:rsidRPr="00D5163E">
        <w:rPr>
          <w:rFonts w:cs="Calibri"/>
          <w:sz w:val="22"/>
          <w:szCs w:val="22"/>
        </w:rPr>
        <w:t xml:space="preserve">Tools to prepare a Bankable Investment Proposal including Feasibility Study (FS) and Financial </w:t>
      </w:r>
      <w:r w:rsidR="00680720" w:rsidRPr="00D5163E">
        <w:rPr>
          <w:rFonts w:cs="Calibri"/>
          <w:sz w:val="22"/>
          <w:szCs w:val="22"/>
        </w:rPr>
        <w:t>Modeling</w:t>
      </w:r>
      <w:r w:rsidRPr="00D5163E">
        <w:rPr>
          <w:rFonts w:cs="Calibri"/>
          <w:sz w:val="22"/>
          <w:szCs w:val="22"/>
        </w:rPr>
        <w:t xml:space="preserve"> for Financing ESCO business model</w:t>
      </w:r>
    </w:p>
    <w:p w14:paraId="3D584CD5" w14:textId="214DD1A2" w:rsidR="001F5AAB" w:rsidRPr="00D5163E" w:rsidRDefault="004775B0" w:rsidP="00DD7CE7">
      <w:pPr>
        <w:numPr>
          <w:ilvl w:val="0"/>
          <w:numId w:val="34"/>
        </w:numPr>
        <w:spacing w:after="0"/>
        <w:rPr>
          <w:rFonts w:cs="Calibri"/>
          <w:sz w:val="22"/>
          <w:szCs w:val="22"/>
        </w:rPr>
      </w:pPr>
      <w:r w:rsidRPr="00D5163E">
        <w:rPr>
          <w:rFonts w:cs="Calibri"/>
          <w:sz w:val="22"/>
          <w:szCs w:val="22"/>
        </w:rPr>
        <w:t xml:space="preserve"> Credit </w:t>
      </w:r>
      <w:r w:rsidR="00E300D4" w:rsidRPr="00D5163E">
        <w:rPr>
          <w:rFonts w:cs="Calibri"/>
          <w:sz w:val="22"/>
          <w:szCs w:val="22"/>
        </w:rPr>
        <w:t xml:space="preserve">Guarantee Facility for </w:t>
      </w:r>
      <w:r w:rsidR="00B14DD3" w:rsidRPr="00D5163E">
        <w:rPr>
          <w:rFonts w:cs="Calibri"/>
          <w:sz w:val="22"/>
          <w:szCs w:val="22"/>
        </w:rPr>
        <w:t xml:space="preserve">ESCOs implementing shared savings </w:t>
      </w:r>
      <w:r w:rsidR="00E300D4" w:rsidRPr="00D5163E">
        <w:rPr>
          <w:rFonts w:cs="Calibri"/>
          <w:sz w:val="22"/>
          <w:szCs w:val="22"/>
        </w:rPr>
        <w:t xml:space="preserve">EEL/LED </w:t>
      </w:r>
      <w:r w:rsidRPr="00D5163E">
        <w:rPr>
          <w:rFonts w:cs="Calibri"/>
          <w:sz w:val="22"/>
          <w:szCs w:val="22"/>
        </w:rPr>
        <w:t>investment projects</w:t>
      </w:r>
    </w:p>
    <w:p w14:paraId="3EBA5284" w14:textId="3C4C7E89" w:rsidR="004775B0" w:rsidRPr="00D5163E" w:rsidRDefault="004775B0" w:rsidP="00DD7CE7">
      <w:pPr>
        <w:numPr>
          <w:ilvl w:val="0"/>
          <w:numId w:val="34"/>
        </w:numPr>
        <w:spacing w:after="0"/>
        <w:rPr>
          <w:rFonts w:cs="Calibri"/>
          <w:sz w:val="22"/>
          <w:szCs w:val="22"/>
        </w:rPr>
      </w:pPr>
      <w:r w:rsidRPr="00D5163E">
        <w:rPr>
          <w:rFonts w:cs="Calibri"/>
          <w:sz w:val="22"/>
          <w:szCs w:val="22"/>
        </w:rPr>
        <w:t>Other financial support schemes such as an alternative/ possibility to bundle multiple EE lighting projects as acceptable collateral for EEL Financing</w:t>
      </w:r>
      <w:r w:rsidR="00D34C2B" w:rsidRPr="00D5163E">
        <w:rPr>
          <w:rFonts w:cs="Calibri"/>
          <w:sz w:val="22"/>
          <w:szCs w:val="22"/>
        </w:rPr>
        <w:t>, as maybe deemed necessary for the project’s objectives.</w:t>
      </w:r>
    </w:p>
    <w:p w14:paraId="53714F80" w14:textId="77777777" w:rsidR="00B14EDA" w:rsidRPr="00D5163E" w:rsidRDefault="00B14EDA" w:rsidP="007E081C">
      <w:pPr>
        <w:ind w:left="360"/>
        <w:rPr>
          <w:rFonts w:cs="Calibri"/>
          <w:sz w:val="22"/>
          <w:szCs w:val="22"/>
        </w:rPr>
      </w:pPr>
    </w:p>
    <w:p w14:paraId="3D03B0ED" w14:textId="0EF7C44A" w:rsidR="00A54F63" w:rsidRPr="00D5163E" w:rsidRDefault="00B14EDA" w:rsidP="007E081C">
      <w:pPr>
        <w:spacing w:after="0"/>
        <w:ind w:left="360"/>
        <w:rPr>
          <w:rFonts w:cs="Calibri"/>
          <w:sz w:val="22"/>
          <w:szCs w:val="22"/>
        </w:rPr>
      </w:pPr>
      <w:r w:rsidRPr="00D5163E">
        <w:rPr>
          <w:rFonts w:cs="Calibri"/>
          <w:b/>
          <w:i/>
          <w:sz w:val="22"/>
          <w:szCs w:val="22"/>
        </w:rPr>
        <w:t xml:space="preserve">Activity 3.1.3: Mainstreaming of the existing national policies and regulations </w:t>
      </w:r>
      <w:r w:rsidR="009D0503" w:rsidRPr="00D5163E">
        <w:rPr>
          <w:rFonts w:cs="Calibri"/>
          <w:b/>
          <w:i/>
          <w:sz w:val="22"/>
          <w:szCs w:val="22"/>
        </w:rPr>
        <w:t xml:space="preserve">for the banking sector </w:t>
      </w:r>
      <w:r w:rsidRPr="00D5163E">
        <w:rPr>
          <w:rFonts w:cs="Calibri"/>
          <w:b/>
          <w:i/>
          <w:sz w:val="22"/>
          <w:szCs w:val="22"/>
        </w:rPr>
        <w:t xml:space="preserve">to accelerate penetration </w:t>
      </w:r>
      <w:r w:rsidR="008D1900" w:rsidRPr="00D5163E">
        <w:rPr>
          <w:rFonts w:cs="Calibri"/>
          <w:b/>
          <w:i/>
          <w:sz w:val="22"/>
          <w:szCs w:val="22"/>
        </w:rPr>
        <w:t xml:space="preserve">of </w:t>
      </w:r>
      <w:r w:rsidRPr="00D5163E">
        <w:rPr>
          <w:rFonts w:cs="Calibri"/>
          <w:b/>
          <w:i/>
          <w:sz w:val="22"/>
          <w:szCs w:val="22"/>
        </w:rPr>
        <w:t>EEL.</w:t>
      </w:r>
      <w:r w:rsidR="00A54F63" w:rsidRPr="00D5163E">
        <w:rPr>
          <w:rFonts w:cs="Calibri"/>
          <w:sz w:val="22"/>
          <w:szCs w:val="22"/>
        </w:rPr>
        <w:t xml:space="preserve"> This activity will involve up to three nationwide banking forums for Bank credit officers</w:t>
      </w:r>
      <w:r w:rsidR="007E556E" w:rsidRPr="00D5163E">
        <w:rPr>
          <w:rFonts w:cs="Calibri"/>
          <w:sz w:val="22"/>
          <w:szCs w:val="22"/>
        </w:rPr>
        <w:t>,</w:t>
      </w:r>
      <w:r w:rsidR="00A54F63" w:rsidRPr="00D5163E">
        <w:rPr>
          <w:rFonts w:cs="Calibri"/>
          <w:sz w:val="22"/>
          <w:szCs w:val="22"/>
        </w:rPr>
        <w:t xml:space="preserve"> credit analysts and risk managers of banks and key stakeholders including dissemination of project results in line with the overall market transformation for EE lighting.</w:t>
      </w:r>
      <w:r w:rsidR="00A54F63" w:rsidRPr="00D5163E">
        <w:rPr>
          <w:rFonts w:eastAsia="Times New Roman" w:cs="Calibri"/>
          <w:sz w:val="22"/>
          <w:szCs w:val="22"/>
          <w:lang w:eastAsia="x-none"/>
        </w:rPr>
        <w:t xml:space="preserve"> </w:t>
      </w:r>
      <w:r w:rsidR="007E556E" w:rsidRPr="00D5163E">
        <w:rPr>
          <w:rFonts w:eastAsia="Times New Roman" w:cs="Calibri"/>
          <w:sz w:val="22"/>
          <w:szCs w:val="22"/>
          <w:lang w:eastAsia="x-none"/>
        </w:rPr>
        <w:t>This will be done</w:t>
      </w:r>
      <w:r w:rsidR="007E556E" w:rsidRPr="00D5163E">
        <w:rPr>
          <w:rFonts w:eastAsia="Times New Roman" w:cs="Calibri"/>
          <w:color w:val="31849B"/>
          <w:sz w:val="22"/>
          <w:szCs w:val="22"/>
          <w:lang w:eastAsia="x-none"/>
        </w:rPr>
        <w:t xml:space="preserve"> </w:t>
      </w:r>
      <w:r w:rsidR="00142E7F" w:rsidRPr="00D5163E">
        <w:rPr>
          <w:rFonts w:cs="Calibri"/>
          <w:sz w:val="22"/>
          <w:szCs w:val="22"/>
        </w:rPr>
        <w:t>i</w:t>
      </w:r>
      <w:r w:rsidR="00A54F63" w:rsidRPr="00D5163E">
        <w:rPr>
          <w:rFonts w:cs="Calibri"/>
          <w:sz w:val="22"/>
          <w:szCs w:val="22"/>
        </w:rPr>
        <w:t xml:space="preserve">n cooperation with </w:t>
      </w:r>
      <w:r w:rsidR="00A54F63" w:rsidRPr="00D5163E">
        <w:rPr>
          <w:rFonts w:cs="Calibri"/>
          <w:i/>
          <w:sz w:val="22"/>
          <w:szCs w:val="22"/>
        </w:rPr>
        <w:t>OJK</w:t>
      </w:r>
      <w:r w:rsidR="00A54F63" w:rsidRPr="00D5163E">
        <w:rPr>
          <w:rFonts w:cs="Calibri"/>
          <w:sz w:val="22"/>
          <w:szCs w:val="22"/>
        </w:rPr>
        <w:t>, BKF of Ministry of Finance of Indonesia (the Centre for Climate Change Financing and Multilateral Policy), Ministry of Finance and DGNREE</w:t>
      </w:r>
      <w:r w:rsidR="00DB179B" w:rsidRPr="00D5163E">
        <w:rPr>
          <w:rFonts w:cs="Calibri"/>
          <w:sz w:val="22"/>
          <w:szCs w:val="22"/>
        </w:rPr>
        <w:t>C</w:t>
      </w:r>
      <w:r w:rsidR="00A54F63" w:rsidRPr="00D5163E">
        <w:rPr>
          <w:rFonts w:cs="Calibri"/>
          <w:sz w:val="22"/>
          <w:szCs w:val="22"/>
        </w:rPr>
        <w:t xml:space="preserve"> MEMR. Dissemination training and forums on “EE financing and LED lighting investment” will be designed to demonstrate exemplary good practices of EEL financing to equip</w:t>
      </w:r>
      <w:r w:rsidR="007E556E" w:rsidRPr="00D5163E">
        <w:rPr>
          <w:rFonts w:cs="Calibri"/>
          <w:sz w:val="22"/>
          <w:szCs w:val="22"/>
        </w:rPr>
        <w:t xml:space="preserve"> and</w:t>
      </w:r>
      <w:r w:rsidR="00A54F63" w:rsidRPr="00D5163E">
        <w:rPr>
          <w:rFonts w:cs="Calibri"/>
          <w:sz w:val="22"/>
          <w:szCs w:val="22"/>
        </w:rPr>
        <w:t xml:space="preserve"> enable bankers to evaluate and support lighting industry modernization project. The targeted training participants are Credit Officers and Risk Managers (both divisions construct the “Four </w:t>
      </w:r>
      <w:r w:rsidR="00DB179B" w:rsidRPr="00D5163E">
        <w:rPr>
          <w:rFonts w:cs="Calibri"/>
          <w:sz w:val="22"/>
          <w:szCs w:val="22"/>
        </w:rPr>
        <w:t>E</w:t>
      </w:r>
      <w:r w:rsidR="00A54F63" w:rsidRPr="00D5163E">
        <w:rPr>
          <w:rFonts w:cs="Calibri"/>
          <w:sz w:val="22"/>
          <w:szCs w:val="22"/>
        </w:rPr>
        <w:t>yes Principles</w:t>
      </w:r>
      <w:r w:rsidR="004B6431" w:rsidRPr="00D5163E">
        <w:rPr>
          <w:rFonts w:cs="Calibri"/>
          <w:sz w:val="22"/>
          <w:szCs w:val="22"/>
        </w:rPr>
        <w:t>”</w:t>
      </w:r>
      <w:r w:rsidR="00A54F63" w:rsidRPr="00D5163E">
        <w:rPr>
          <w:rFonts w:cs="Calibri"/>
          <w:sz w:val="22"/>
          <w:szCs w:val="22"/>
        </w:rPr>
        <w:t xml:space="preserve"> in credit approval process in a bank) from eight bank participants of the First Movers of Sustainable Bank</w:t>
      </w:r>
      <w:r w:rsidR="00DB179B" w:rsidRPr="00D5163E">
        <w:rPr>
          <w:rFonts w:cs="Calibri"/>
          <w:sz w:val="22"/>
          <w:szCs w:val="22"/>
        </w:rPr>
        <w:t>ing</w:t>
      </w:r>
      <w:r w:rsidR="00A54F63" w:rsidRPr="00D5163E">
        <w:rPr>
          <w:rFonts w:cs="Calibri"/>
          <w:sz w:val="22"/>
          <w:szCs w:val="22"/>
        </w:rPr>
        <w:t xml:space="preserve"> (</w:t>
      </w:r>
      <w:r w:rsidR="00DB179B" w:rsidRPr="00D5163E">
        <w:rPr>
          <w:rFonts w:cs="Calibri"/>
          <w:sz w:val="22"/>
          <w:szCs w:val="22"/>
        </w:rPr>
        <w:t xml:space="preserve">an </w:t>
      </w:r>
      <w:r w:rsidR="00A54F63" w:rsidRPr="00D5163E">
        <w:rPr>
          <w:rFonts w:cs="Calibri"/>
          <w:i/>
          <w:sz w:val="22"/>
          <w:szCs w:val="22"/>
        </w:rPr>
        <w:t>OJK</w:t>
      </w:r>
      <w:r w:rsidR="00A54F63" w:rsidRPr="00D5163E">
        <w:rPr>
          <w:rFonts w:cs="Calibri"/>
          <w:sz w:val="22"/>
          <w:szCs w:val="22"/>
        </w:rPr>
        <w:t xml:space="preserve"> program) for sustainable finance</w:t>
      </w:r>
      <w:r w:rsidR="00DB179B" w:rsidRPr="00D5163E">
        <w:rPr>
          <w:rFonts w:cs="Calibri"/>
          <w:sz w:val="22"/>
          <w:szCs w:val="22"/>
        </w:rPr>
        <w:t>.</w:t>
      </w:r>
      <w:r w:rsidR="00A54F63" w:rsidRPr="00D5163E">
        <w:rPr>
          <w:rFonts w:cs="Calibri"/>
          <w:sz w:val="22"/>
          <w:szCs w:val="22"/>
        </w:rPr>
        <w:t xml:space="preserve"> </w:t>
      </w:r>
      <w:r w:rsidR="00DB179B" w:rsidRPr="00D5163E">
        <w:rPr>
          <w:rFonts w:cs="Calibri"/>
          <w:sz w:val="22"/>
          <w:szCs w:val="22"/>
        </w:rPr>
        <w:t>P</w:t>
      </w:r>
      <w:r w:rsidR="00A54F63" w:rsidRPr="00D5163E">
        <w:rPr>
          <w:rFonts w:cs="Calibri"/>
          <w:sz w:val="22"/>
          <w:szCs w:val="22"/>
        </w:rPr>
        <w:t>articular</w:t>
      </w:r>
      <w:r w:rsidR="00DB179B" w:rsidRPr="00D5163E">
        <w:rPr>
          <w:rFonts w:cs="Calibri"/>
          <w:sz w:val="22"/>
          <w:szCs w:val="22"/>
        </w:rPr>
        <w:t>ly, this will be</w:t>
      </w:r>
      <w:r w:rsidR="00A54F63" w:rsidRPr="00D5163E">
        <w:rPr>
          <w:rFonts w:cs="Calibri"/>
          <w:sz w:val="22"/>
          <w:szCs w:val="22"/>
        </w:rPr>
        <w:t xml:space="preserve"> in view of the EE lighting projects of commercial office buildings, plus Regional Development Banks (</w:t>
      </w:r>
      <w:r w:rsidR="00A54F63" w:rsidRPr="00D5163E">
        <w:rPr>
          <w:rFonts w:cs="Calibri"/>
          <w:i/>
          <w:sz w:val="22"/>
          <w:szCs w:val="22"/>
        </w:rPr>
        <w:t>BPD</w:t>
      </w:r>
      <w:r w:rsidR="00A54F63" w:rsidRPr="00D5163E">
        <w:rPr>
          <w:rFonts w:cs="Calibri"/>
          <w:sz w:val="22"/>
          <w:szCs w:val="22"/>
        </w:rPr>
        <w:t>) of the selected pilot demonstration of street lighting smart city pilot hosts, PT Nico Securities Indonesia, PT SMI, and Indonesian Banking Associations (</w:t>
      </w:r>
      <w:r w:rsidR="00A54F63" w:rsidRPr="00D5163E">
        <w:rPr>
          <w:rFonts w:cs="Calibri"/>
          <w:i/>
          <w:sz w:val="22"/>
          <w:szCs w:val="22"/>
        </w:rPr>
        <w:t>HIMBARA</w:t>
      </w:r>
      <w:r w:rsidR="00A54F63" w:rsidRPr="00D5163E">
        <w:rPr>
          <w:rFonts w:cs="Calibri"/>
          <w:sz w:val="22"/>
          <w:szCs w:val="22"/>
        </w:rPr>
        <w:t xml:space="preserve"> and </w:t>
      </w:r>
      <w:r w:rsidR="00A54F63" w:rsidRPr="00D5163E">
        <w:rPr>
          <w:rFonts w:cs="Calibri"/>
          <w:i/>
          <w:sz w:val="22"/>
          <w:szCs w:val="22"/>
        </w:rPr>
        <w:t>PERBANAS</w:t>
      </w:r>
      <w:r w:rsidR="00A54F63" w:rsidRPr="00D5163E">
        <w:rPr>
          <w:rFonts w:cs="Calibri"/>
          <w:sz w:val="22"/>
          <w:szCs w:val="22"/>
        </w:rPr>
        <w:t>). This activity is also linked to the achievement of several other relevant outputs namely Output 1.1, Output 1.3, Output 2.1, Output 2.2 and Output 2.3.</w:t>
      </w:r>
    </w:p>
    <w:p w14:paraId="51A73C41" w14:textId="77777777" w:rsidR="007E556E" w:rsidRPr="00D5163E" w:rsidRDefault="007E556E" w:rsidP="007E081C">
      <w:pPr>
        <w:pStyle w:val="ListParagraph"/>
        <w:ind w:left="360"/>
        <w:jc w:val="both"/>
        <w:rPr>
          <w:rFonts w:ascii="Calibri" w:hAnsi="Calibri" w:cs="Calibri"/>
          <w:sz w:val="22"/>
          <w:szCs w:val="22"/>
        </w:rPr>
      </w:pPr>
    </w:p>
    <w:p w14:paraId="17BF6062" w14:textId="77777777" w:rsidR="00B14EDA" w:rsidRPr="00D5163E" w:rsidRDefault="008A5AC7" w:rsidP="007E081C">
      <w:pPr>
        <w:pStyle w:val="ListParagraph"/>
        <w:ind w:left="360"/>
        <w:jc w:val="both"/>
        <w:rPr>
          <w:rFonts w:ascii="Calibri" w:hAnsi="Calibri" w:cs="Calibri"/>
          <w:b/>
          <w:i/>
          <w:sz w:val="22"/>
          <w:szCs w:val="22"/>
        </w:rPr>
      </w:pPr>
      <w:r w:rsidRPr="00D5163E">
        <w:rPr>
          <w:rFonts w:ascii="Calibri" w:hAnsi="Calibri" w:cs="Calibri"/>
          <w:i/>
          <w:sz w:val="22"/>
          <w:szCs w:val="22"/>
        </w:rPr>
        <w:t>GEF support is for the incremental requirements that may be required in the following activities: drafting of the procedures, the conduct of three nationwide banking forums and expert consultations</w:t>
      </w:r>
      <w:r w:rsidR="00A54F63" w:rsidRPr="00D5163E">
        <w:rPr>
          <w:rFonts w:ascii="Calibri" w:hAnsi="Calibri" w:cs="Calibri"/>
          <w:i/>
          <w:sz w:val="22"/>
          <w:szCs w:val="22"/>
        </w:rPr>
        <w:t>.</w:t>
      </w:r>
    </w:p>
    <w:p w14:paraId="23E1501E" w14:textId="77777777" w:rsidR="00B14EDA" w:rsidRPr="00D5163E" w:rsidRDefault="00B14EDA" w:rsidP="007E081C">
      <w:pPr>
        <w:pStyle w:val="ListParagraph"/>
        <w:ind w:left="360"/>
        <w:jc w:val="both"/>
        <w:rPr>
          <w:rFonts w:ascii="Calibri" w:hAnsi="Calibri" w:cs="Calibri"/>
          <w:sz w:val="22"/>
          <w:szCs w:val="22"/>
        </w:rPr>
      </w:pPr>
    </w:p>
    <w:p w14:paraId="15CB5170" w14:textId="71C52EA0" w:rsidR="007E0452" w:rsidRPr="00D5163E" w:rsidRDefault="00E300D4" w:rsidP="00DD7CE7">
      <w:pPr>
        <w:pStyle w:val="ListParagraph"/>
        <w:numPr>
          <w:ilvl w:val="0"/>
          <w:numId w:val="31"/>
        </w:numPr>
        <w:ind w:left="360"/>
        <w:jc w:val="both"/>
        <w:rPr>
          <w:rFonts w:ascii="Calibri" w:hAnsi="Calibri" w:cs="Calibri"/>
          <w:b/>
          <w:bCs/>
          <w:sz w:val="22"/>
          <w:szCs w:val="22"/>
        </w:rPr>
      </w:pPr>
      <w:r w:rsidRPr="00D5163E">
        <w:rPr>
          <w:rFonts w:ascii="Calibri" w:hAnsi="Calibri" w:cs="Calibri"/>
          <w:b/>
          <w:bCs/>
          <w:sz w:val="22"/>
          <w:szCs w:val="22"/>
        </w:rPr>
        <w:t>Output 3.2</w:t>
      </w:r>
      <w:r w:rsidR="007E0452" w:rsidRPr="00D5163E">
        <w:rPr>
          <w:rFonts w:ascii="Calibri" w:hAnsi="Calibri" w:cs="Calibri"/>
          <w:b/>
          <w:bCs/>
          <w:sz w:val="22"/>
          <w:szCs w:val="22"/>
        </w:rPr>
        <w:t xml:space="preserve">: </w:t>
      </w:r>
      <w:r w:rsidR="007D5741" w:rsidRPr="00D5163E">
        <w:rPr>
          <w:rFonts w:ascii="Calibri" w:hAnsi="Calibri" w:cs="Calibri"/>
          <w:b/>
          <w:bCs/>
          <w:sz w:val="22"/>
          <w:szCs w:val="22"/>
        </w:rPr>
        <w:t xml:space="preserve">Pilot demonstrations for </w:t>
      </w:r>
      <w:r w:rsidR="004B4D68" w:rsidRPr="00D5163E">
        <w:rPr>
          <w:rFonts w:ascii="Calibri" w:hAnsi="Calibri" w:cs="Calibri"/>
          <w:b/>
          <w:bCs/>
          <w:sz w:val="22"/>
          <w:szCs w:val="22"/>
        </w:rPr>
        <w:t xml:space="preserve">accelerated </w:t>
      </w:r>
      <w:r w:rsidR="007E0452" w:rsidRPr="00D5163E">
        <w:rPr>
          <w:rFonts w:ascii="Calibri" w:hAnsi="Calibri" w:cs="Calibri"/>
          <w:b/>
          <w:bCs/>
          <w:sz w:val="22"/>
          <w:szCs w:val="22"/>
        </w:rPr>
        <w:t xml:space="preserve">LED lamp deployment </w:t>
      </w:r>
      <w:r w:rsidR="002D6531" w:rsidRPr="00D5163E">
        <w:rPr>
          <w:rFonts w:ascii="Calibri" w:hAnsi="Calibri" w:cs="Calibri"/>
          <w:b/>
          <w:bCs/>
          <w:sz w:val="22"/>
          <w:szCs w:val="22"/>
        </w:rPr>
        <w:t>in</w:t>
      </w:r>
      <w:r w:rsidR="007E0452" w:rsidRPr="00D5163E">
        <w:rPr>
          <w:rFonts w:ascii="Calibri" w:hAnsi="Calibri" w:cs="Calibri"/>
          <w:b/>
          <w:bCs/>
          <w:sz w:val="22"/>
          <w:szCs w:val="22"/>
        </w:rPr>
        <w:t xml:space="preserve"> buildings and for street lighting in context of </w:t>
      </w:r>
      <w:r w:rsidR="007D5741" w:rsidRPr="00D5163E">
        <w:rPr>
          <w:rFonts w:ascii="Calibri" w:hAnsi="Calibri" w:cs="Calibri"/>
          <w:b/>
          <w:bCs/>
          <w:sz w:val="22"/>
          <w:szCs w:val="22"/>
        </w:rPr>
        <w:t xml:space="preserve">sustainable </w:t>
      </w:r>
      <w:r w:rsidR="002D6531" w:rsidRPr="00D5163E">
        <w:rPr>
          <w:rFonts w:ascii="Calibri" w:hAnsi="Calibri" w:cs="Calibri"/>
          <w:b/>
          <w:bCs/>
          <w:sz w:val="22"/>
          <w:szCs w:val="22"/>
        </w:rPr>
        <w:t>cities</w:t>
      </w:r>
      <w:r w:rsidR="000F780B" w:rsidRPr="00D5163E">
        <w:rPr>
          <w:rFonts w:ascii="Calibri" w:hAnsi="Calibri" w:cs="Calibri"/>
          <w:b/>
          <w:bCs/>
          <w:sz w:val="22"/>
          <w:szCs w:val="22"/>
        </w:rPr>
        <w:t xml:space="preserve"> as well as in residential sector</w:t>
      </w:r>
    </w:p>
    <w:p w14:paraId="33FFF48E" w14:textId="77777777" w:rsidR="007E0452" w:rsidRPr="00D5163E" w:rsidRDefault="007E0452" w:rsidP="00AE641D">
      <w:pPr>
        <w:pStyle w:val="ListParagraph"/>
        <w:ind w:left="360"/>
        <w:jc w:val="both"/>
        <w:rPr>
          <w:rFonts w:ascii="Calibri" w:hAnsi="Calibri" w:cs="Calibri"/>
          <w:bCs/>
          <w:sz w:val="22"/>
          <w:szCs w:val="22"/>
        </w:rPr>
      </w:pPr>
    </w:p>
    <w:p w14:paraId="7D55AE45" w14:textId="4620E1D6" w:rsidR="00B14EDA" w:rsidRPr="00D5163E" w:rsidRDefault="00B14EDA" w:rsidP="00AE641D">
      <w:pPr>
        <w:ind w:left="360"/>
        <w:rPr>
          <w:rFonts w:cs="Calibri"/>
          <w:sz w:val="22"/>
          <w:szCs w:val="22"/>
        </w:rPr>
      </w:pPr>
      <w:r w:rsidRPr="00D5163E">
        <w:rPr>
          <w:rFonts w:cs="Calibri"/>
          <w:b/>
          <w:i/>
          <w:sz w:val="22"/>
          <w:szCs w:val="22"/>
        </w:rPr>
        <w:t xml:space="preserve">Activity 3.2.1: </w:t>
      </w:r>
      <w:r w:rsidR="00136998" w:rsidRPr="00D5163E">
        <w:rPr>
          <w:rFonts w:cs="Calibri"/>
          <w:b/>
          <w:i/>
          <w:sz w:val="22"/>
          <w:szCs w:val="22"/>
        </w:rPr>
        <w:t>D</w:t>
      </w:r>
      <w:r w:rsidRPr="00D5163E">
        <w:rPr>
          <w:rFonts w:cs="Calibri"/>
          <w:b/>
          <w:i/>
          <w:sz w:val="22"/>
          <w:szCs w:val="22"/>
        </w:rPr>
        <w:t>esign, approval, capacity development and implementation of pilot demonstrations using ESCO business model</w:t>
      </w:r>
      <w:r w:rsidR="002C7B9D" w:rsidRPr="00D5163E">
        <w:rPr>
          <w:rFonts w:cs="Calibri"/>
          <w:b/>
          <w:i/>
          <w:sz w:val="22"/>
          <w:szCs w:val="22"/>
        </w:rPr>
        <w:t>s</w:t>
      </w:r>
      <w:r w:rsidR="000F780B" w:rsidRPr="00D5163E">
        <w:rPr>
          <w:rFonts w:cs="Calibri"/>
          <w:b/>
          <w:i/>
          <w:sz w:val="22"/>
          <w:szCs w:val="22"/>
        </w:rPr>
        <w:t xml:space="preserve"> in street lighting, buildings and residences</w:t>
      </w:r>
      <w:r w:rsidR="007E556E" w:rsidRPr="00D5163E">
        <w:rPr>
          <w:rFonts w:cs="Calibri"/>
          <w:b/>
          <w:i/>
          <w:sz w:val="22"/>
          <w:szCs w:val="22"/>
        </w:rPr>
        <w:t xml:space="preserve">. </w:t>
      </w:r>
      <w:r w:rsidR="007E556E" w:rsidRPr="00D5163E">
        <w:rPr>
          <w:rFonts w:cs="Calibri"/>
          <w:sz w:val="22"/>
          <w:szCs w:val="22"/>
        </w:rPr>
        <w:t xml:space="preserve">This activity will encourage </w:t>
      </w:r>
      <w:r w:rsidR="002D6531" w:rsidRPr="00D5163E">
        <w:rPr>
          <w:rFonts w:cs="Calibri"/>
          <w:sz w:val="22"/>
          <w:szCs w:val="22"/>
        </w:rPr>
        <w:t>end users</w:t>
      </w:r>
      <w:r w:rsidRPr="00D5163E">
        <w:rPr>
          <w:rFonts w:cs="Calibri"/>
          <w:sz w:val="22"/>
          <w:szCs w:val="22"/>
        </w:rPr>
        <w:t xml:space="preserve"> to shift from conventional lamps to LED in selected applications in commercial buildings and street lighting</w:t>
      </w:r>
      <w:r w:rsidR="007E556E" w:rsidRPr="00D5163E">
        <w:rPr>
          <w:rFonts w:cs="Calibri"/>
          <w:sz w:val="22"/>
          <w:szCs w:val="22"/>
        </w:rPr>
        <w:t xml:space="preserve"> through the following pilot demonstrations</w:t>
      </w:r>
      <w:r w:rsidR="007C4EA4" w:rsidRPr="00D5163E">
        <w:rPr>
          <w:rFonts w:cs="Calibri"/>
          <w:sz w:val="22"/>
          <w:szCs w:val="22"/>
        </w:rPr>
        <w:t xml:space="preserve"> as described below</w:t>
      </w:r>
      <w:r w:rsidRPr="00D5163E">
        <w:rPr>
          <w:rFonts w:cs="Calibri"/>
          <w:sz w:val="22"/>
          <w:szCs w:val="22"/>
        </w:rPr>
        <w:t>.</w:t>
      </w:r>
      <w:r w:rsidR="007E556E" w:rsidRPr="00D5163E">
        <w:rPr>
          <w:rFonts w:cs="Calibri"/>
          <w:sz w:val="22"/>
          <w:szCs w:val="22"/>
        </w:rPr>
        <w:t xml:space="preserve"> </w:t>
      </w:r>
      <w:r w:rsidR="00D2595E" w:rsidRPr="00D5163E">
        <w:rPr>
          <w:sz w:val="22"/>
          <w:szCs w:val="22"/>
        </w:rPr>
        <w:t>The</w:t>
      </w:r>
      <w:r w:rsidR="007C4EA4" w:rsidRPr="00D5163E">
        <w:rPr>
          <w:sz w:val="22"/>
          <w:szCs w:val="22"/>
        </w:rPr>
        <w:t xml:space="preserve"> pilot demonstrations will address</w:t>
      </w:r>
      <w:r w:rsidR="00D2595E" w:rsidRPr="00D5163E">
        <w:rPr>
          <w:sz w:val="22"/>
          <w:szCs w:val="22"/>
        </w:rPr>
        <w:t xml:space="preserve"> technical</w:t>
      </w:r>
      <w:r w:rsidR="007C4EA4" w:rsidRPr="00D5163E">
        <w:rPr>
          <w:sz w:val="22"/>
          <w:szCs w:val="22"/>
        </w:rPr>
        <w:t>, investment</w:t>
      </w:r>
      <w:r w:rsidR="00D2595E" w:rsidRPr="00D5163E">
        <w:rPr>
          <w:sz w:val="22"/>
          <w:szCs w:val="22"/>
        </w:rPr>
        <w:t xml:space="preserve"> and financial </w:t>
      </w:r>
      <w:r w:rsidR="007C4EA4" w:rsidRPr="00D5163E">
        <w:rPr>
          <w:sz w:val="22"/>
          <w:szCs w:val="22"/>
        </w:rPr>
        <w:t>support</w:t>
      </w:r>
      <w:r w:rsidR="00D2595E" w:rsidRPr="00D5163E">
        <w:rPr>
          <w:sz w:val="22"/>
          <w:szCs w:val="22"/>
        </w:rPr>
        <w:t xml:space="preserve"> requirements </w:t>
      </w:r>
      <w:r w:rsidR="007C4EA4" w:rsidRPr="00D5163E">
        <w:rPr>
          <w:sz w:val="22"/>
          <w:szCs w:val="22"/>
        </w:rPr>
        <w:t>which constitute the</w:t>
      </w:r>
      <w:r w:rsidR="00D2595E" w:rsidRPr="00D5163E">
        <w:rPr>
          <w:sz w:val="22"/>
          <w:szCs w:val="22"/>
        </w:rPr>
        <w:t xml:space="preserve"> up</w:t>
      </w:r>
      <w:r w:rsidR="007C4EA4" w:rsidRPr="00D5163E">
        <w:rPr>
          <w:sz w:val="22"/>
          <w:szCs w:val="22"/>
        </w:rPr>
        <w:t>-</w:t>
      </w:r>
      <w:r w:rsidR="00D2595E" w:rsidRPr="00D5163E">
        <w:rPr>
          <w:sz w:val="22"/>
          <w:szCs w:val="22"/>
        </w:rPr>
        <w:t xml:space="preserve">front costs in formulating and initiating the EE program that usually become hurdles for coming to EE investment initiatives </w:t>
      </w:r>
      <w:r w:rsidR="007C4EA4" w:rsidRPr="00D5163E">
        <w:rPr>
          <w:sz w:val="22"/>
          <w:szCs w:val="22"/>
        </w:rPr>
        <w:t xml:space="preserve">even while </w:t>
      </w:r>
      <w:r w:rsidR="00D2595E" w:rsidRPr="00D5163E">
        <w:rPr>
          <w:sz w:val="22"/>
          <w:szCs w:val="22"/>
        </w:rPr>
        <w:t xml:space="preserve">the potential benefits </w:t>
      </w:r>
      <w:r w:rsidR="007C4EA4" w:rsidRPr="00D5163E">
        <w:rPr>
          <w:sz w:val="22"/>
          <w:szCs w:val="22"/>
        </w:rPr>
        <w:t xml:space="preserve">may </w:t>
      </w:r>
      <w:r w:rsidR="00D2595E" w:rsidRPr="00D5163E">
        <w:rPr>
          <w:sz w:val="22"/>
          <w:szCs w:val="22"/>
        </w:rPr>
        <w:t>have been identified.</w:t>
      </w:r>
      <w:r w:rsidR="00D2595E" w:rsidRPr="00D5163E">
        <w:t xml:space="preserve"> </w:t>
      </w:r>
      <w:r w:rsidR="00D2595E" w:rsidRPr="00D5163E">
        <w:rPr>
          <w:sz w:val="22"/>
          <w:szCs w:val="22"/>
        </w:rPr>
        <w:t xml:space="preserve">The project will remove these barriers and pave the way </w:t>
      </w:r>
      <w:r w:rsidR="007C4EA4" w:rsidRPr="00D5163E">
        <w:rPr>
          <w:sz w:val="22"/>
          <w:szCs w:val="22"/>
        </w:rPr>
        <w:t xml:space="preserve">to </w:t>
      </w:r>
      <w:r w:rsidR="00D2595E" w:rsidRPr="00D5163E">
        <w:rPr>
          <w:sz w:val="22"/>
          <w:szCs w:val="22"/>
        </w:rPr>
        <w:t xml:space="preserve">attract numerous building owners </w:t>
      </w:r>
      <w:r w:rsidR="004844B0" w:rsidRPr="00D5163E">
        <w:rPr>
          <w:sz w:val="22"/>
          <w:szCs w:val="22"/>
        </w:rPr>
        <w:t xml:space="preserve">and city governments </w:t>
      </w:r>
      <w:r w:rsidR="00D2595E" w:rsidRPr="00D5163E">
        <w:rPr>
          <w:sz w:val="22"/>
          <w:szCs w:val="22"/>
        </w:rPr>
        <w:t>to follow this developmental route for more efficient and sustainable operations.</w:t>
      </w:r>
      <w:r w:rsidR="00D2595E" w:rsidRPr="00D5163E">
        <w:t xml:space="preserve"> </w:t>
      </w:r>
      <w:r w:rsidR="00D2595E" w:rsidRPr="00D5163E">
        <w:rPr>
          <w:sz w:val="22"/>
          <w:szCs w:val="22"/>
        </w:rPr>
        <w:t xml:space="preserve">Once these developmental concerns are addressed, the EE lighting program for government buildings will be properly launched and </w:t>
      </w:r>
      <w:r w:rsidR="007C4EA4" w:rsidRPr="00D5163E">
        <w:rPr>
          <w:sz w:val="22"/>
          <w:szCs w:val="22"/>
        </w:rPr>
        <w:t xml:space="preserve">the </w:t>
      </w:r>
      <w:r w:rsidR="00D2595E" w:rsidRPr="00D5163E">
        <w:rPr>
          <w:sz w:val="22"/>
          <w:szCs w:val="22"/>
        </w:rPr>
        <w:t xml:space="preserve">sustaining mechanisms will </w:t>
      </w:r>
      <w:r w:rsidR="007C4EA4" w:rsidRPr="00D5163E">
        <w:rPr>
          <w:sz w:val="22"/>
          <w:szCs w:val="22"/>
        </w:rPr>
        <w:t xml:space="preserve">be </w:t>
      </w:r>
      <w:r w:rsidR="00D2595E" w:rsidRPr="00D5163E">
        <w:rPr>
          <w:sz w:val="22"/>
          <w:szCs w:val="22"/>
        </w:rPr>
        <w:t>put in place for MEMR to follow through and sustain through the effective implementation of the replication plan that will be initiated within the project period.</w:t>
      </w:r>
      <w:r w:rsidR="00D2595E" w:rsidRPr="00D5163E">
        <w:t xml:space="preserve"> </w:t>
      </w:r>
      <w:r w:rsidR="004844B0" w:rsidRPr="00D5163E">
        <w:rPr>
          <w:sz w:val="22"/>
          <w:szCs w:val="22"/>
        </w:rPr>
        <w:t>The project</w:t>
      </w:r>
      <w:r w:rsidR="004844B0" w:rsidRPr="00D5163E">
        <w:t xml:space="preserve"> will </w:t>
      </w:r>
      <w:r w:rsidR="00D2595E" w:rsidRPr="00D5163E">
        <w:rPr>
          <w:sz w:val="22"/>
          <w:szCs w:val="22"/>
        </w:rPr>
        <w:t xml:space="preserve">provide assistance in </w:t>
      </w:r>
      <w:r w:rsidR="007C4EA4" w:rsidRPr="00D5163E">
        <w:rPr>
          <w:sz w:val="22"/>
          <w:szCs w:val="22"/>
        </w:rPr>
        <w:t>terms of investment support</w:t>
      </w:r>
      <w:r w:rsidR="00C56E51" w:rsidRPr="00D5163E">
        <w:rPr>
          <w:sz w:val="22"/>
          <w:szCs w:val="22"/>
        </w:rPr>
        <w:t xml:space="preserve"> and</w:t>
      </w:r>
      <w:r w:rsidR="007C4EA4" w:rsidRPr="00D5163E">
        <w:rPr>
          <w:sz w:val="22"/>
          <w:szCs w:val="22"/>
        </w:rPr>
        <w:t xml:space="preserve"> </w:t>
      </w:r>
      <w:r w:rsidR="00C56E51" w:rsidRPr="00D5163E">
        <w:rPr>
          <w:sz w:val="22"/>
          <w:szCs w:val="22"/>
        </w:rPr>
        <w:t xml:space="preserve">technical assistance as cost-sharing with the energy user and investor. The project will also draw from the demo </w:t>
      </w:r>
      <w:r w:rsidR="00C56E51" w:rsidRPr="00D5163E">
        <w:rPr>
          <w:sz w:val="22"/>
          <w:szCs w:val="22"/>
        </w:rPr>
        <w:lastRenderedPageBreak/>
        <w:t xml:space="preserve">experiences valuable inputs in </w:t>
      </w:r>
      <w:r w:rsidR="00D2595E" w:rsidRPr="00D5163E">
        <w:rPr>
          <w:sz w:val="22"/>
          <w:szCs w:val="22"/>
        </w:rPr>
        <w:t xml:space="preserve">developing the procurement policy and guidelines </w:t>
      </w:r>
      <w:r w:rsidR="004844B0" w:rsidRPr="00D5163E">
        <w:rPr>
          <w:sz w:val="22"/>
          <w:szCs w:val="22"/>
        </w:rPr>
        <w:t xml:space="preserve">and engagement of ESCOs </w:t>
      </w:r>
      <w:r w:rsidR="00D2595E" w:rsidRPr="00D5163E">
        <w:rPr>
          <w:sz w:val="22"/>
          <w:szCs w:val="22"/>
        </w:rPr>
        <w:t xml:space="preserve">for EE lighting projects which are expected to be sustainable owing to the </w:t>
      </w:r>
      <w:r w:rsidR="004844B0" w:rsidRPr="00D5163E">
        <w:rPr>
          <w:sz w:val="22"/>
          <w:szCs w:val="22"/>
        </w:rPr>
        <w:t xml:space="preserve">indicated </w:t>
      </w:r>
      <w:r w:rsidR="00D2595E" w:rsidRPr="00D5163E">
        <w:rPr>
          <w:sz w:val="22"/>
          <w:szCs w:val="22"/>
        </w:rPr>
        <w:t>energy savings and GHG reduction</w:t>
      </w:r>
      <w:r w:rsidR="004844B0" w:rsidRPr="00D5163E">
        <w:rPr>
          <w:sz w:val="22"/>
          <w:szCs w:val="22"/>
        </w:rPr>
        <w:t>.</w:t>
      </w:r>
      <w:r w:rsidR="00D2595E" w:rsidRPr="00D5163E">
        <w:rPr>
          <w:sz w:val="22"/>
          <w:szCs w:val="22"/>
        </w:rPr>
        <w:t xml:space="preserve"> </w:t>
      </w:r>
      <w:r w:rsidR="006823D2" w:rsidRPr="00D5163E">
        <w:rPr>
          <w:sz w:val="22"/>
          <w:szCs w:val="22"/>
        </w:rPr>
        <w:t xml:space="preserve">The involvement of </w:t>
      </w:r>
      <w:r w:rsidR="006823D2" w:rsidRPr="00D5163E">
        <w:rPr>
          <w:i/>
          <w:sz w:val="22"/>
          <w:szCs w:val="22"/>
        </w:rPr>
        <w:t>LKPP</w:t>
      </w:r>
      <w:r w:rsidR="006823D2" w:rsidRPr="00D5163E">
        <w:rPr>
          <w:sz w:val="22"/>
          <w:szCs w:val="22"/>
        </w:rPr>
        <w:t xml:space="preserve"> as the government procurement agency is strategic in </w:t>
      </w:r>
      <w:r w:rsidR="004B6431" w:rsidRPr="00D5163E">
        <w:rPr>
          <w:sz w:val="22"/>
          <w:szCs w:val="22"/>
        </w:rPr>
        <w:t xml:space="preserve">the </w:t>
      </w:r>
      <w:r w:rsidR="006823D2" w:rsidRPr="00D5163E">
        <w:rPr>
          <w:sz w:val="22"/>
          <w:szCs w:val="22"/>
        </w:rPr>
        <w:t xml:space="preserve">development and adoption of the procurement policy and guidelines applicable to EELs. </w:t>
      </w:r>
      <w:r w:rsidR="00D2595E" w:rsidRPr="00D5163E">
        <w:rPr>
          <w:sz w:val="22"/>
          <w:szCs w:val="22"/>
        </w:rPr>
        <w:t>After addressing the program-related up-front costs that will be supported by GEF project, the EE lighting program will continue to be supported by the MEMR as part of its regular administrative and monitoring function while the targeted energy users can already budget for its own EE lighting transformation requirement that are sufficiently justified and implemented under the approved procurement plans and guidelines resulting from these project barrier removal activities.</w:t>
      </w:r>
      <w:r w:rsidR="00C56E51" w:rsidRPr="00D5163E">
        <w:rPr>
          <w:sz w:val="22"/>
          <w:szCs w:val="22"/>
        </w:rPr>
        <w:t xml:space="preserve"> </w:t>
      </w:r>
      <w:r w:rsidR="00C56E51" w:rsidRPr="00D5163E">
        <w:rPr>
          <w:rFonts w:cs="Calibri"/>
          <w:sz w:val="22"/>
          <w:szCs w:val="22"/>
        </w:rPr>
        <w:t xml:space="preserve">The Demo Project Concepts are described in </w:t>
      </w:r>
      <w:r w:rsidR="00C56E51" w:rsidRPr="00D5163E">
        <w:rPr>
          <w:rFonts w:cs="Calibri"/>
          <w:b/>
          <w:sz w:val="22"/>
          <w:szCs w:val="22"/>
        </w:rPr>
        <w:t>Annex K</w:t>
      </w:r>
      <w:r w:rsidR="00C56E51" w:rsidRPr="00D5163E">
        <w:rPr>
          <w:rFonts w:cs="Calibri"/>
          <w:sz w:val="22"/>
          <w:szCs w:val="22"/>
        </w:rPr>
        <w:t xml:space="preserve"> in terms of project development, demo implementation, performance contracting and replication preparation. </w:t>
      </w:r>
    </w:p>
    <w:p w14:paraId="5B0B803B" w14:textId="77777777" w:rsidR="007E556E" w:rsidRPr="00D5163E" w:rsidRDefault="007E556E" w:rsidP="00AE641D">
      <w:pPr>
        <w:spacing w:after="0"/>
        <w:ind w:left="360"/>
        <w:rPr>
          <w:rFonts w:cs="Calibri"/>
          <w:sz w:val="22"/>
          <w:szCs w:val="22"/>
        </w:rPr>
      </w:pPr>
    </w:p>
    <w:p w14:paraId="099E3000" w14:textId="63332263" w:rsidR="007E556E" w:rsidRPr="00D5163E" w:rsidRDefault="007E556E" w:rsidP="00DD7CE7">
      <w:pPr>
        <w:numPr>
          <w:ilvl w:val="0"/>
          <w:numId w:val="94"/>
        </w:numPr>
        <w:tabs>
          <w:tab w:val="left" w:pos="720"/>
        </w:tabs>
        <w:spacing w:after="0"/>
        <w:rPr>
          <w:rFonts w:cs="Calibri"/>
          <w:i/>
          <w:sz w:val="22"/>
          <w:szCs w:val="22"/>
        </w:rPr>
      </w:pPr>
      <w:r w:rsidRPr="00D5163E">
        <w:rPr>
          <w:rFonts w:cs="Calibri"/>
          <w:i/>
          <w:sz w:val="22"/>
          <w:szCs w:val="22"/>
        </w:rPr>
        <w:t xml:space="preserve">ESCO business models </w:t>
      </w:r>
      <w:r w:rsidR="005008BF" w:rsidRPr="00D5163E">
        <w:rPr>
          <w:rFonts w:cs="Calibri"/>
          <w:i/>
          <w:sz w:val="22"/>
          <w:szCs w:val="22"/>
        </w:rPr>
        <w:t xml:space="preserve">for </w:t>
      </w:r>
      <w:r w:rsidR="006E73AF" w:rsidRPr="00D5163E">
        <w:rPr>
          <w:rFonts w:cs="Calibri"/>
          <w:i/>
          <w:sz w:val="22"/>
          <w:szCs w:val="22"/>
        </w:rPr>
        <w:t xml:space="preserve">public and commercial </w:t>
      </w:r>
      <w:r w:rsidR="005008BF" w:rsidRPr="00D5163E">
        <w:rPr>
          <w:rFonts w:cs="Calibri"/>
          <w:i/>
          <w:sz w:val="22"/>
          <w:szCs w:val="22"/>
        </w:rPr>
        <w:t>buildings</w:t>
      </w:r>
    </w:p>
    <w:p w14:paraId="29EC02AB" w14:textId="77777777" w:rsidR="004A2537" w:rsidRPr="00D5163E" w:rsidRDefault="004A2537" w:rsidP="007E081C">
      <w:pPr>
        <w:spacing w:after="0"/>
        <w:ind w:left="720"/>
        <w:rPr>
          <w:rFonts w:cs="Calibri"/>
          <w:sz w:val="22"/>
          <w:szCs w:val="22"/>
        </w:rPr>
      </w:pPr>
    </w:p>
    <w:p w14:paraId="41FDE18B" w14:textId="40543CFF" w:rsidR="006823D2" w:rsidRPr="00D5163E" w:rsidRDefault="007E556E" w:rsidP="007E081C">
      <w:pPr>
        <w:spacing w:after="0"/>
        <w:ind w:left="720"/>
        <w:rPr>
          <w:rFonts w:cs="Calibri"/>
          <w:sz w:val="22"/>
          <w:szCs w:val="22"/>
        </w:rPr>
      </w:pPr>
      <w:r w:rsidRPr="00D5163E">
        <w:rPr>
          <w:rFonts w:cs="Calibri"/>
          <w:sz w:val="22"/>
          <w:szCs w:val="22"/>
        </w:rPr>
        <w:t xml:space="preserve">This activity </w:t>
      </w:r>
      <w:r w:rsidR="00A06AD2" w:rsidRPr="00D5163E">
        <w:rPr>
          <w:rFonts w:cs="Calibri"/>
          <w:sz w:val="22"/>
          <w:szCs w:val="22"/>
        </w:rPr>
        <w:t>will involve the</w:t>
      </w:r>
      <w:r w:rsidRPr="00D5163E">
        <w:rPr>
          <w:rFonts w:cs="Calibri"/>
          <w:sz w:val="22"/>
          <w:szCs w:val="22"/>
        </w:rPr>
        <w:t xml:space="preserve"> implementation of </w:t>
      </w:r>
      <w:r w:rsidR="003540BB" w:rsidRPr="00D5163E">
        <w:rPr>
          <w:rFonts w:cs="Calibri"/>
          <w:sz w:val="22"/>
          <w:szCs w:val="22"/>
        </w:rPr>
        <w:t xml:space="preserve">an </w:t>
      </w:r>
      <w:r w:rsidRPr="00D5163E">
        <w:rPr>
          <w:rFonts w:cs="Calibri"/>
          <w:sz w:val="22"/>
          <w:szCs w:val="22"/>
        </w:rPr>
        <w:t>ESCO business model at a government agency office (</w:t>
      </w:r>
      <w:r w:rsidR="00D60DB8" w:rsidRPr="00D5163E">
        <w:rPr>
          <w:rFonts w:cs="Calibri"/>
          <w:sz w:val="22"/>
          <w:szCs w:val="22"/>
        </w:rPr>
        <w:t xml:space="preserve">initially identified as the </w:t>
      </w:r>
      <w:r w:rsidRPr="00D5163E">
        <w:rPr>
          <w:rFonts w:cs="Calibri"/>
          <w:sz w:val="22"/>
          <w:szCs w:val="22"/>
        </w:rPr>
        <w:t>Government Procurement Agency</w:t>
      </w:r>
      <w:r w:rsidR="00D60DB8" w:rsidRPr="00D5163E">
        <w:rPr>
          <w:rFonts w:cs="Calibri"/>
          <w:sz w:val="22"/>
          <w:szCs w:val="22"/>
        </w:rPr>
        <w:t xml:space="preserve"> or </w:t>
      </w:r>
      <w:r w:rsidR="00D60DB8" w:rsidRPr="00D5163E">
        <w:rPr>
          <w:rFonts w:cs="Calibri"/>
          <w:i/>
          <w:sz w:val="22"/>
          <w:szCs w:val="22"/>
        </w:rPr>
        <w:t xml:space="preserve">LKPP </w:t>
      </w:r>
      <w:r w:rsidR="00D60DB8" w:rsidRPr="00D5163E">
        <w:rPr>
          <w:rFonts w:cs="Calibri"/>
          <w:sz w:val="22"/>
          <w:szCs w:val="22"/>
        </w:rPr>
        <w:t>building</w:t>
      </w:r>
      <w:r w:rsidRPr="00D5163E">
        <w:rPr>
          <w:rFonts w:cs="Calibri"/>
          <w:sz w:val="22"/>
          <w:szCs w:val="22"/>
        </w:rPr>
        <w:t xml:space="preserve">) and commercial office buildings of the eight participant banks of the ‘First Movers of Sustainable Bank’ (a program initiated by the Indonesia Financial Service Authority) to give a worthwhile ‘learning by doing’ experience for those institutions and </w:t>
      </w:r>
      <w:r w:rsidR="00D60DB8" w:rsidRPr="00D5163E">
        <w:rPr>
          <w:rFonts w:cs="Calibri"/>
          <w:sz w:val="22"/>
          <w:szCs w:val="22"/>
        </w:rPr>
        <w:t xml:space="preserve">to </w:t>
      </w:r>
      <w:r w:rsidR="003540BB" w:rsidRPr="00D5163E">
        <w:rPr>
          <w:rFonts w:cs="Calibri"/>
          <w:sz w:val="22"/>
          <w:szCs w:val="22"/>
        </w:rPr>
        <w:t xml:space="preserve">demonstrate </w:t>
      </w:r>
      <w:r w:rsidRPr="00D5163E">
        <w:rPr>
          <w:rFonts w:cs="Calibri"/>
          <w:sz w:val="22"/>
          <w:szCs w:val="22"/>
        </w:rPr>
        <w:t xml:space="preserve">the workability of </w:t>
      </w:r>
      <w:r w:rsidR="003540BB" w:rsidRPr="00D5163E">
        <w:rPr>
          <w:rFonts w:cs="Calibri"/>
          <w:sz w:val="22"/>
          <w:szCs w:val="22"/>
        </w:rPr>
        <w:t xml:space="preserve">the </w:t>
      </w:r>
      <w:r w:rsidRPr="00D5163E">
        <w:rPr>
          <w:rFonts w:cs="Calibri"/>
          <w:sz w:val="22"/>
          <w:szCs w:val="22"/>
        </w:rPr>
        <w:t xml:space="preserve">ESCO business model. </w:t>
      </w:r>
      <w:r w:rsidR="00C2304C" w:rsidRPr="00D5163E">
        <w:rPr>
          <w:rFonts w:cs="Calibri"/>
          <w:sz w:val="22"/>
          <w:szCs w:val="22"/>
        </w:rPr>
        <w:t xml:space="preserve">Demo </w:t>
      </w:r>
      <w:r w:rsidR="00A06AD2" w:rsidRPr="00D5163E">
        <w:rPr>
          <w:rFonts w:cs="Calibri"/>
          <w:sz w:val="22"/>
          <w:szCs w:val="22"/>
        </w:rPr>
        <w:t>Concept Note</w:t>
      </w:r>
      <w:r w:rsidR="00B17575" w:rsidRPr="00D5163E">
        <w:rPr>
          <w:rFonts w:cs="Calibri"/>
          <w:sz w:val="22"/>
          <w:szCs w:val="22"/>
        </w:rPr>
        <w:t>s</w:t>
      </w:r>
      <w:r w:rsidR="00A06AD2" w:rsidRPr="00D5163E">
        <w:rPr>
          <w:rFonts w:cs="Calibri"/>
          <w:sz w:val="22"/>
          <w:szCs w:val="22"/>
        </w:rPr>
        <w:t xml:space="preserve"> </w:t>
      </w:r>
      <w:r w:rsidR="003540BB" w:rsidRPr="00D5163E">
        <w:rPr>
          <w:rFonts w:cs="Calibri"/>
          <w:sz w:val="22"/>
          <w:szCs w:val="22"/>
        </w:rPr>
        <w:t>can be found</w:t>
      </w:r>
      <w:r w:rsidR="00A06AD2" w:rsidRPr="00D5163E">
        <w:rPr>
          <w:rFonts w:cs="Calibri"/>
          <w:sz w:val="22"/>
          <w:szCs w:val="22"/>
        </w:rPr>
        <w:t xml:space="preserve"> in </w:t>
      </w:r>
      <w:r w:rsidR="00A06AD2" w:rsidRPr="00D5163E">
        <w:rPr>
          <w:rFonts w:cs="Calibri"/>
          <w:b/>
          <w:sz w:val="22"/>
          <w:szCs w:val="22"/>
        </w:rPr>
        <w:t xml:space="preserve">Annex </w:t>
      </w:r>
      <w:r w:rsidR="00C2304C" w:rsidRPr="00D5163E">
        <w:rPr>
          <w:rFonts w:cs="Calibri"/>
          <w:b/>
          <w:sz w:val="22"/>
          <w:szCs w:val="22"/>
        </w:rPr>
        <w:t>K.1</w:t>
      </w:r>
      <w:r w:rsidR="00C2304C" w:rsidRPr="00D5163E">
        <w:rPr>
          <w:rFonts w:cs="Calibri"/>
          <w:sz w:val="22"/>
          <w:szCs w:val="22"/>
        </w:rPr>
        <w:t xml:space="preserve"> and </w:t>
      </w:r>
      <w:r w:rsidR="00C2304C" w:rsidRPr="00D5163E">
        <w:rPr>
          <w:rFonts w:cs="Calibri"/>
          <w:b/>
          <w:sz w:val="22"/>
          <w:szCs w:val="22"/>
        </w:rPr>
        <w:t>K.2</w:t>
      </w:r>
      <w:r w:rsidR="00C2304C" w:rsidRPr="00D5163E">
        <w:rPr>
          <w:rFonts w:cs="Calibri"/>
          <w:sz w:val="22"/>
          <w:szCs w:val="22"/>
        </w:rPr>
        <w:t xml:space="preserve"> for public building and commercial building, respectively</w:t>
      </w:r>
      <w:r w:rsidR="00A06AD2" w:rsidRPr="00D5163E">
        <w:rPr>
          <w:rFonts w:cs="Calibri"/>
          <w:sz w:val="22"/>
          <w:szCs w:val="22"/>
        </w:rPr>
        <w:t xml:space="preserve">. </w:t>
      </w:r>
      <w:r w:rsidRPr="00D5163E">
        <w:rPr>
          <w:rFonts w:cs="Calibri"/>
          <w:sz w:val="22"/>
          <w:szCs w:val="22"/>
        </w:rPr>
        <w:t>This implementation consist</w:t>
      </w:r>
      <w:r w:rsidR="00D60DB8" w:rsidRPr="00D5163E">
        <w:rPr>
          <w:rFonts w:cs="Calibri"/>
          <w:sz w:val="22"/>
          <w:szCs w:val="22"/>
        </w:rPr>
        <w:t>s</w:t>
      </w:r>
      <w:r w:rsidRPr="00D5163E">
        <w:rPr>
          <w:rFonts w:cs="Calibri"/>
          <w:sz w:val="22"/>
          <w:szCs w:val="22"/>
        </w:rPr>
        <w:t xml:space="preserve"> of two pilot demonstrations: a) a pilot to prove the workability of </w:t>
      </w:r>
      <w:r w:rsidR="003540BB" w:rsidRPr="00D5163E">
        <w:rPr>
          <w:rFonts w:cs="Calibri"/>
          <w:sz w:val="22"/>
          <w:szCs w:val="22"/>
        </w:rPr>
        <w:t xml:space="preserve">the </w:t>
      </w:r>
      <w:r w:rsidRPr="00D5163E">
        <w:rPr>
          <w:rFonts w:cs="Calibri"/>
          <w:sz w:val="22"/>
          <w:szCs w:val="22"/>
        </w:rPr>
        <w:t xml:space="preserve">ESCO business model for </w:t>
      </w:r>
      <w:r w:rsidR="00D60DB8" w:rsidRPr="00D5163E">
        <w:rPr>
          <w:rFonts w:cs="Calibri"/>
          <w:sz w:val="22"/>
          <w:szCs w:val="22"/>
        </w:rPr>
        <w:t>“</w:t>
      </w:r>
      <w:r w:rsidRPr="00D5163E">
        <w:rPr>
          <w:rFonts w:cs="Calibri"/>
          <w:sz w:val="22"/>
          <w:szCs w:val="22"/>
        </w:rPr>
        <w:t xml:space="preserve">guaranteed savings” of EE lighting in </w:t>
      </w:r>
      <w:r w:rsidRPr="00D5163E">
        <w:rPr>
          <w:rFonts w:cs="Calibri"/>
          <w:i/>
          <w:sz w:val="22"/>
          <w:szCs w:val="22"/>
        </w:rPr>
        <w:t>LKPP</w:t>
      </w:r>
      <w:r w:rsidRPr="00D5163E">
        <w:rPr>
          <w:rFonts w:cs="Calibri"/>
          <w:sz w:val="22"/>
          <w:szCs w:val="22"/>
        </w:rPr>
        <w:t xml:space="preserve"> </w:t>
      </w:r>
      <w:r w:rsidR="00D60DB8" w:rsidRPr="00D5163E">
        <w:rPr>
          <w:rFonts w:cs="Calibri"/>
          <w:sz w:val="22"/>
          <w:szCs w:val="22"/>
        </w:rPr>
        <w:t>Building</w:t>
      </w:r>
      <w:r w:rsidRPr="00D5163E">
        <w:rPr>
          <w:rFonts w:cs="Calibri"/>
          <w:sz w:val="22"/>
          <w:szCs w:val="22"/>
        </w:rPr>
        <w:t xml:space="preserve"> in cooperation with </w:t>
      </w:r>
      <w:r w:rsidR="00D60DB8" w:rsidRPr="00D5163E">
        <w:rPr>
          <w:rFonts w:cs="Calibri"/>
          <w:sz w:val="22"/>
          <w:szCs w:val="22"/>
        </w:rPr>
        <w:t xml:space="preserve">the </w:t>
      </w:r>
      <w:r w:rsidRPr="00D5163E">
        <w:rPr>
          <w:rFonts w:cs="Calibri"/>
          <w:sz w:val="22"/>
          <w:szCs w:val="22"/>
        </w:rPr>
        <w:t xml:space="preserve">Property </w:t>
      </w:r>
      <w:r w:rsidR="00D60DB8" w:rsidRPr="00D5163E">
        <w:rPr>
          <w:rFonts w:cs="Calibri"/>
          <w:sz w:val="22"/>
          <w:szCs w:val="22"/>
        </w:rPr>
        <w:t>M</w:t>
      </w:r>
      <w:r w:rsidRPr="00D5163E">
        <w:rPr>
          <w:rFonts w:cs="Calibri"/>
          <w:sz w:val="22"/>
          <w:szCs w:val="22"/>
        </w:rPr>
        <w:t xml:space="preserve">anagement/ General </w:t>
      </w:r>
      <w:r w:rsidR="00D60DB8" w:rsidRPr="00D5163E">
        <w:rPr>
          <w:rFonts w:cs="Calibri"/>
          <w:sz w:val="22"/>
          <w:szCs w:val="22"/>
        </w:rPr>
        <w:t>A</w:t>
      </w:r>
      <w:r w:rsidRPr="00D5163E">
        <w:rPr>
          <w:rFonts w:cs="Calibri"/>
          <w:sz w:val="22"/>
          <w:szCs w:val="22"/>
        </w:rPr>
        <w:t xml:space="preserve">ffairs, Accounting </w:t>
      </w:r>
      <w:r w:rsidR="00D60DB8" w:rsidRPr="00D5163E">
        <w:rPr>
          <w:rFonts w:cs="Calibri"/>
          <w:sz w:val="22"/>
          <w:szCs w:val="22"/>
        </w:rPr>
        <w:t>D</w:t>
      </w:r>
      <w:r w:rsidRPr="00D5163E">
        <w:rPr>
          <w:rFonts w:cs="Calibri"/>
          <w:sz w:val="22"/>
          <w:szCs w:val="22"/>
        </w:rPr>
        <w:t xml:space="preserve">ivision and Internal Audit </w:t>
      </w:r>
      <w:r w:rsidR="00D60DB8" w:rsidRPr="00D5163E">
        <w:rPr>
          <w:rFonts w:cs="Calibri"/>
          <w:sz w:val="22"/>
          <w:szCs w:val="22"/>
        </w:rPr>
        <w:t>D</w:t>
      </w:r>
      <w:r w:rsidRPr="00D5163E">
        <w:rPr>
          <w:rFonts w:cs="Calibri"/>
          <w:sz w:val="22"/>
          <w:szCs w:val="22"/>
        </w:rPr>
        <w:t xml:space="preserve">ivision; and b) pilot demonstrations to </w:t>
      </w:r>
      <w:r w:rsidR="003540BB" w:rsidRPr="00D5163E">
        <w:rPr>
          <w:rFonts w:cs="Calibri"/>
          <w:sz w:val="22"/>
          <w:szCs w:val="22"/>
        </w:rPr>
        <w:t xml:space="preserve">demonstrate </w:t>
      </w:r>
      <w:r w:rsidRPr="00D5163E">
        <w:rPr>
          <w:rFonts w:cs="Calibri"/>
          <w:sz w:val="22"/>
          <w:szCs w:val="22"/>
        </w:rPr>
        <w:t xml:space="preserve">the workability of </w:t>
      </w:r>
      <w:r w:rsidR="003540BB" w:rsidRPr="00D5163E">
        <w:rPr>
          <w:rFonts w:cs="Calibri"/>
          <w:sz w:val="22"/>
          <w:szCs w:val="22"/>
        </w:rPr>
        <w:t xml:space="preserve">the “shared </w:t>
      </w:r>
      <w:r w:rsidR="00D60DB8" w:rsidRPr="00D5163E">
        <w:rPr>
          <w:rFonts w:cs="Calibri"/>
          <w:sz w:val="22"/>
          <w:szCs w:val="22"/>
        </w:rPr>
        <w:t>savings</w:t>
      </w:r>
      <w:r w:rsidR="003540BB" w:rsidRPr="00D5163E">
        <w:rPr>
          <w:rFonts w:cs="Calibri"/>
          <w:sz w:val="22"/>
          <w:szCs w:val="22"/>
        </w:rPr>
        <w:t>”</w:t>
      </w:r>
      <w:r w:rsidR="009D54EB" w:rsidRPr="00D5163E">
        <w:rPr>
          <w:rFonts w:cs="Calibri"/>
          <w:sz w:val="22"/>
          <w:szCs w:val="22"/>
        </w:rPr>
        <w:t xml:space="preserve"> </w:t>
      </w:r>
      <w:r w:rsidRPr="00D5163E">
        <w:rPr>
          <w:rFonts w:cs="Calibri"/>
          <w:sz w:val="22"/>
          <w:szCs w:val="22"/>
        </w:rPr>
        <w:t xml:space="preserve">ESCO business model in commercial office buildings in cooperation with Fixed Asset Management </w:t>
      </w:r>
      <w:r w:rsidR="00D60DB8" w:rsidRPr="00D5163E">
        <w:rPr>
          <w:rFonts w:cs="Calibri"/>
          <w:sz w:val="22"/>
          <w:szCs w:val="22"/>
        </w:rPr>
        <w:t>D</w:t>
      </w:r>
      <w:r w:rsidRPr="00D5163E">
        <w:rPr>
          <w:rFonts w:cs="Calibri"/>
          <w:sz w:val="22"/>
          <w:szCs w:val="22"/>
        </w:rPr>
        <w:t xml:space="preserve">ivision as well as </w:t>
      </w:r>
      <w:r w:rsidR="003540BB" w:rsidRPr="00D5163E">
        <w:rPr>
          <w:rFonts w:cs="Calibri"/>
          <w:sz w:val="22"/>
          <w:szCs w:val="22"/>
        </w:rPr>
        <w:t xml:space="preserve">an </w:t>
      </w:r>
      <w:r w:rsidRPr="00D5163E">
        <w:rPr>
          <w:rFonts w:cs="Calibri"/>
          <w:sz w:val="22"/>
          <w:szCs w:val="22"/>
        </w:rPr>
        <w:t xml:space="preserve">Energy Sector </w:t>
      </w:r>
      <w:r w:rsidR="00D60DB8" w:rsidRPr="00D5163E">
        <w:rPr>
          <w:rFonts w:cs="Calibri"/>
          <w:sz w:val="22"/>
          <w:szCs w:val="22"/>
        </w:rPr>
        <w:t>S</w:t>
      </w:r>
      <w:r w:rsidRPr="00D5163E">
        <w:rPr>
          <w:rFonts w:cs="Calibri"/>
          <w:sz w:val="22"/>
          <w:szCs w:val="22"/>
        </w:rPr>
        <w:t xml:space="preserve">pecialist, and Risk Management </w:t>
      </w:r>
      <w:r w:rsidR="00D60DB8" w:rsidRPr="00D5163E">
        <w:rPr>
          <w:rFonts w:cs="Calibri"/>
          <w:sz w:val="22"/>
          <w:szCs w:val="22"/>
        </w:rPr>
        <w:t>D</w:t>
      </w:r>
      <w:r w:rsidRPr="00D5163E">
        <w:rPr>
          <w:rFonts w:cs="Calibri"/>
          <w:sz w:val="22"/>
          <w:szCs w:val="22"/>
        </w:rPr>
        <w:t>ivision wh</w:t>
      </w:r>
      <w:r w:rsidR="00D60DB8" w:rsidRPr="00D5163E">
        <w:rPr>
          <w:rFonts w:cs="Calibri"/>
          <w:sz w:val="22"/>
          <w:szCs w:val="22"/>
        </w:rPr>
        <w:t>ich</w:t>
      </w:r>
      <w:r w:rsidRPr="00D5163E">
        <w:rPr>
          <w:rFonts w:cs="Calibri"/>
          <w:sz w:val="22"/>
          <w:szCs w:val="22"/>
        </w:rPr>
        <w:t xml:space="preserve"> are </w:t>
      </w:r>
      <w:r w:rsidR="00D60DB8" w:rsidRPr="00D5163E">
        <w:rPr>
          <w:rFonts w:cs="Calibri"/>
          <w:sz w:val="22"/>
          <w:szCs w:val="22"/>
        </w:rPr>
        <w:t xml:space="preserve">the entities </w:t>
      </w:r>
      <w:r w:rsidRPr="00D5163E">
        <w:rPr>
          <w:rFonts w:cs="Calibri"/>
          <w:sz w:val="22"/>
          <w:szCs w:val="22"/>
        </w:rPr>
        <w:t>in</w:t>
      </w:r>
      <w:r w:rsidR="00D60DB8" w:rsidRPr="00D5163E">
        <w:rPr>
          <w:rFonts w:cs="Calibri"/>
          <w:sz w:val="22"/>
          <w:szCs w:val="22"/>
        </w:rPr>
        <w:t>-</w:t>
      </w:r>
      <w:r w:rsidRPr="00D5163E">
        <w:rPr>
          <w:rFonts w:cs="Calibri"/>
          <w:sz w:val="22"/>
          <w:szCs w:val="22"/>
        </w:rPr>
        <w:t>charge in creat</w:t>
      </w:r>
      <w:r w:rsidR="00D60DB8" w:rsidRPr="00D5163E">
        <w:rPr>
          <w:rFonts w:cs="Calibri"/>
          <w:sz w:val="22"/>
          <w:szCs w:val="22"/>
        </w:rPr>
        <w:t>ing</w:t>
      </w:r>
      <w:r w:rsidRPr="00D5163E">
        <w:rPr>
          <w:rFonts w:cs="Calibri"/>
          <w:sz w:val="22"/>
          <w:szCs w:val="22"/>
        </w:rPr>
        <w:t xml:space="preserve"> a loan product specialized for ESCO financing. </w:t>
      </w:r>
    </w:p>
    <w:p w14:paraId="15462C49" w14:textId="77777777" w:rsidR="006823D2" w:rsidRPr="00D5163E" w:rsidRDefault="006823D2" w:rsidP="007E081C">
      <w:pPr>
        <w:spacing w:after="0"/>
        <w:ind w:left="720"/>
        <w:rPr>
          <w:rFonts w:cs="Calibri"/>
          <w:sz w:val="22"/>
          <w:szCs w:val="22"/>
        </w:rPr>
      </w:pPr>
    </w:p>
    <w:p w14:paraId="4794709A" w14:textId="232748A7" w:rsidR="00FF4F84" w:rsidRPr="00D5163E" w:rsidRDefault="006823D2" w:rsidP="007E081C">
      <w:pPr>
        <w:spacing w:after="0"/>
        <w:ind w:left="720"/>
        <w:rPr>
          <w:rFonts w:cs="Calibri"/>
          <w:sz w:val="22"/>
          <w:szCs w:val="22"/>
        </w:rPr>
      </w:pPr>
      <w:r w:rsidRPr="00D5163E">
        <w:rPr>
          <w:rFonts w:cs="Calibri"/>
          <w:sz w:val="22"/>
          <w:szCs w:val="22"/>
        </w:rPr>
        <w:t xml:space="preserve">In the case of the public building demo, </w:t>
      </w:r>
      <w:r w:rsidR="00193AF3" w:rsidRPr="00D5163E">
        <w:rPr>
          <w:rFonts w:cs="Calibri"/>
          <w:sz w:val="22"/>
          <w:szCs w:val="22"/>
        </w:rPr>
        <w:t xml:space="preserve">the challenges for public building administrators to enter into contracts with ESCOs through the usual procurement procedures pose certain barriers since that practice is not yet in place </w:t>
      </w:r>
      <w:r w:rsidR="00402FB3" w:rsidRPr="00D5163E">
        <w:rPr>
          <w:rFonts w:cs="Calibri"/>
          <w:sz w:val="22"/>
          <w:szCs w:val="22"/>
        </w:rPr>
        <w:t xml:space="preserve">for EELs </w:t>
      </w:r>
      <w:r w:rsidR="00193AF3" w:rsidRPr="00D5163E">
        <w:rPr>
          <w:rFonts w:cs="Calibri"/>
          <w:sz w:val="22"/>
          <w:szCs w:val="22"/>
        </w:rPr>
        <w:t>and the confidence in ESCOs</w:t>
      </w:r>
      <w:r w:rsidR="00402FB3" w:rsidRPr="00D5163E">
        <w:rPr>
          <w:rFonts w:cs="Calibri"/>
          <w:sz w:val="22"/>
          <w:szCs w:val="22"/>
        </w:rPr>
        <w:t xml:space="preserve"> to guarantee the savings still need to be established. This describes a situation where some entities would be hesitant to convert to EELs for several reasons including </w:t>
      </w:r>
      <w:r w:rsidR="000E601E" w:rsidRPr="00D5163E">
        <w:rPr>
          <w:rFonts w:cs="Calibri"/>
          <w:sz w:val="22"/>
          <w:szCs w:val="22"/>
        </w:rPr>
        <w:t>unbudgeted</w:t>
      </w:r>
      <w:r w:rsidR="00402FB3" w:rsidRPr="00D5163E">
        <w:rPr>
          <w:rFonts w:cs="Calibri"/>
          <w:sz w:val="22"/>
          <w:szCs w:val="22"/>
        </w:rPr>
        <w:t xml:space="preserve"> financial </w:t>
      </w:r>
      <w:r w:rsidR="000E601E" w:rsidRPr="00D5163E">
        <w:rPr>
          <w:rFonts w:cs="Calibri"/>
          <w:sz w:val="22"/>
          <w:szCs w:val="22"/>
        </w:rPr>
        <w:t>requirement</w:t>
      </w:r>
      <w:r w:rsidR="00402FB3" w:rsidRPr="00D5163E">
        <w:rPr>
          <w:rFonts w:cs="Calibri"/>
          <w:sz w:val="22"/>
          <w:szCs w:val="22"/>
        </w:rPr>
        <w:t xml:space="preserve"> for the upfront cost of lamps and </w:t>
      </w:r>
      <w:r w:rsidR="000E601E" w:rsidRPr="00D5163E">
        <w:rPr>
          <w:rFonts w:cs="Calibri"/>
          <w:sz w:val="22"/>
          <w:szCs w:val="22"/>
        </w:rPr>
        <w:t>lack of</w:t>
      </w:r>
      <w:r w:rsidR="00402FB3" w:rsidRPr="00D5163E">
        <w:rPr>
          <w:rFonts w:cs="Calibri"/>
          <w:sz w:val="22"/>
          <w:szCs w:val="22"/>
        </w:rPr>
        <w:t xml:space="preserve"> technical knowhow to </w:t>
      </w:r>
      <w:r w:rsidR="000E601E" w:rsidRPr="00D5163E">
        <w:rPr>
          <w:rFonts w:cs="Calibri"/>
          <w:sz w:val="22"/>
          <w:szCs w:val="22"/>
        </w:rPr>
        <w:t>implement and measure the impact of</w:t>
      </w:r>
      <w:r w:rsidR="00402FB3" w:rsidRPr="00D5163E">
        <w:rPr>
          <w:rFonts w:cs="Calibri"/>
          <w:sz w:val="22"/>
          <w:szCs w:val="22"/>
        </w:rPr>
        <w:t xml:space="preserve"> the conversion. In th</w:t>
      </w:r>
      <w:r w:rsidR="00C24805" w:rsidRPr="00D5163E">
        <w:rPr>
          <w:rFonts w:cs="Calibri"/>
          <w:sz w:val="22"/>
          <w:szCs w:val="22"/>
        </w:rPr>
        <w:t>is</w:t>
      </w:r>
      <w:r w:rsidR="00402FB3" w:rsidRPr="00D5163E">
        <w:rPr>
          <w:rFonts w:cs="Calibri"/>
          <w:sz w:val="22"/>
          <w:szCs w:val="22"/>
        </w:rPr>
        <w:t xml:space="preserve"> demo</w:t>
      </w:r>
      <w:r w:rsidR="00C24805" w:rsidRPr="00D5163E">
        <w:rPr>
          <w:rFonts w:cs="Calibri"/>
          <w:sz w:val="22"/>
          <w:szCs w:val="22"/>
        </w:rPr>
        <w:t>, the experiences gathered</w:t>
      </w:r>
      <w:r w:rsidR="00402FB3" w:rsidRPr="00D5163E">
        <w:rPr>
          <w:rFonts w:cs="Calibri"/>
          <w:sz w:val="22"/>
          <w:szCs w:val="22"/>
        </w:rPr>
        <w:t xml:space="preserve"> will lead to </w:t>
      </w:r>
      <w:r w:rsidR="00C24805" w:rsidRPr="00D5163E">
        <w:rPr>
          <w:rFonts w:cs="Calibri"/>
          <w:sz w:val="22"/>
          <w:szCs w:val="22"/>
        </w:rPr>
        <w:t xml:space="preserve">two important barrier removal steps: the determination of the necessary elements for developing and approving a government procurement scheme for the government to engage ESCOs and the </w:t>
      </w:r>
      <w:r w:rsidR="00402FB3" w:rsidRPr="00D5163E">
        <w:rPr>
          <w:rFonts w:cs="Calibri"/>
          <w:sz w:val="22"/>
          <w:szCs w:val="22"/>
        </w:rPr>
        <w:t xml:space="preserve">identification of the </w:t>
      </w:r>
      <w:r w:rsidR="00C24805" w:rsidRPr="00D5163E">
        <w:rPr>
          <w:rFonts w:cs="Calibri"/>
          <w:sz w:val="22"/>
          <w:szCs w:val="22"/>
        </w:rPr>
        <w:t xml:space="preserve">needs of the ESCO to strengthen itself to be able to qualify in the enhanced EEL procurement procedures and be able to guarantee the savings. But because </w:t>
      </w:r>
      <w:r w:rsidR="007F021B" w:rsidRPr="00D5163E">
        <w:rPr>
          <w:rFonts w:cs="Calibri"/>
          <w:sz w:val="22"/>
          <w:szCs w:val="22"/>
        </w:rPr>
        <w:t xml:space="preserve">the </w:t>
      </w:r>
      <w:r w:rsidR="00C24805" w:rsidRPr="00D5163E">
        <w:rPr>
          <w:rFonts w:cs="Calibri"/>
          <w:sz w:val="22"/>
          <w:szCs w:val="22"/>
        </w:rPr>
        <w:t xml:space="preserve">ESCO </w:t>
      </w:r>
      <w:r w:rsidR="000E601E" w:rsidRPr="00D5163E">
        <w:rPr>
          <w:rFonts w:cs="Calibri"/>
          <w:sz w:val="22"/>
          <w:szCs w:val="22"/>
        </w:rPr>
        <w:t xml:space="preserve">financial </w:t>
      </w:r>
      <w:r w:rsidR="00C24805" w:rsidRPr="00D5163E">
        <w:rPr>
          <w:rFonts w:cs="Calibri"/>
          <w:sz w:val="22"/>
          <w:szCs w:val="22"/>
        </w:rPr>
        <w:t>capability is still to be develop</w:t>
      </w:r>
      <w:r w:rsidR="007F021B" w:rsidRPr="00D5163E">
        <w:rPr>
          <w:rFonts w:cs="Calibri"/>
          <w:sz w:val="22"/>
          <w:szCs w:val="22"/>
        </w:rPr>
        <w:t>ed and the government does not have the budget to pay</w:t>
      </w:r>
      <w:r w:rsidR="00A13EFD" w:rsidRPr="00D5163E">
        <w:rPr>
          <w:rFonts w:cs="Calibri"/>
          <w:sz w:val="22"/>
          <w:szCs w:val="22"/>
        </w:rPr>
        <w:t xml:space="preserve"> as restricted by the current procurement regulations</w:t>
      </w:r>
      <w:r w:rsidR="007F021B" w:rsidRPr="00D5163E">
        <w:rPr>
          <w:rFonts w:cs="Calibri"/>
          <w:sz w:val="22"/>
          <w:szCs w:val="22"/>
        </w:rPr>
        <w:t>,</w:t>
      </w:r>
      <w:r w:rsidR="00C24805" w:rsidRPr="00D5163E">
        <w:rPr>
          <w:rFonts w:cs="Calibri"/>
          <w:sz w:val="22"/>
          <w:szCs w:val="22"/>
        </w:rPr>
        <w:t xml:space="preserve"> the project will shoulder the </w:t>
      </w:r>
      <w:r w:rsidR="007F021B" w:rsidRPr="00D5163E">
        <w:rPr>
          <w:rFonts w:cs="Calibri"/>
          <w:sz w:val="22"/>
          <w:szCs w:val="22"/>
        </w:rPr>
        <w:t xml:space="preserve">initial </w:t>
      </w:r>
      <w:r w:rsidR="00C24805" w:rsidRPr="00D5163E">
        <w:rPr>
          <w:rFonts w:cs="Calibri"/>
          <w:sz w:val="22"/>
          <w:szCs w:val="22"/>
        </w:rPr>
        <w:t>up-front cost of the lightin</w:t>
      </w:r>
      <w:r w:rsidR="007F021B" w:rsidRPr="00D5163E">
        <w:rPr>
          <w:rFonts w:cs="Calibri"/>
          <w:sz w:val="22"/>
          <w:szCs w:val="22"/>
        </w:rPr>
        <w:t>g</w:t>
      </w:r>
      <w:r w:rsidR="00C24805" w:rsidRPr="00D5163E">
        <w:rPr>
          <w:rFonts w:cs="Calibri"/>
          <w:sz w:val="22"/>
          <w:szCs w:val="22"/>
        </w:rPr>
        <w:t xml:space="preserve"> </w:t>
      </w:r>
      <w:r w:rsidR="007F021B" w:rsidRPr="00D5163E">
        <w:rPr>
          <w:rFonts w:cs="Calibri"/>
          <w:sz w:val="22"/>
          <w:szCs w:val="22"/>
        </w:rPr>
        <w:t>equipment to trigger this scheme</w:t>
      </w:r>
      <w:r w:rsidR="000E601E" w:rsidRPr="00D5163E">
        <w:rPr>
          <w:rFonts w:cs="Calibri"/>
          <w:sz w:val="22"/>
          <w:szCs w:val="22"/>
        </w:rPr>
        <w:t>.</w:t>
      </w:r>
      <w:r w:rsidR="007F021B" w:rsidRPr="00D5163E">
        <w:rPr>
          <w:rFonts w:cs="Calibri"/>
          <w:sz w:val="22"/>
          <w:szCs w:val="22"/>
        </w:rPr>
        <w:t xml:space="preserve"> </w:t>
      </w:r>
      <w:r w:rsidR="000E601E" w:rsidRPr="00D5163E">
        <w:rPr>
          <w:rFonts w:cs="Calibri"/>
          <w:i/>
          <w:sz w:val="22"/>
          <w:szCs w:val="22"/>
        </w:rPr>
        <w:t>LKPP</w:t>
      </w:r>
      <w:r w:rsidR="000E601E" w:rsidRPr="00D5163E">
        <w:rPr>
          <w:rFonts w:cs="Calibri"/>
          <w:sz w:val="22"/>
          <w:szCs w:val="22"/>
        </w:rPr>
        <w:t xml:space="preserve">, being in a strategic position </w:t>
      </w:r>
      <w:r w:rsidR="00353119" w:rsidRPr="00D5163E">
        <w:rPr>
          <w:rFonts w:cs="Calibri"/>
          <w:sz w:val="22"/>
          <w:szCs w:val="22"/>
        </w:rPr>
        <w:t>as an energy user and policy maker on government procurement</w:t>
      </w:r>
      <w:r w:rsidR="000E601E" w:rsidRPr="00D5163E">
        <w:rPr>
          <w:rFonts w:cs="Calibri"/>
          <w:sz w:val="22"/>
          <w:szCs w:val="22"/>
        </w:rPr>
        <w:t xml:space="preserve">, will </w:t>
      </w:r>
      <w:r w:rsidR="00353119" w:rsidRPr="00D5163E">
        <w:rPr>
          <w:rFonts w:cs="Calibri"/>
          <w:sz w:val="22"/>
          <w:szCs w:val="22"/>
        </w:rPr>
        <w:t xml:space="preserve">pave the way through this barrier removal process. </w:t>
      </w:r>
      <w:r w:rsidR="007F021B" w:rsidRPr="00D5163E">
        <w:rPr>
          <w:rFonts w:cs="Calibri"/>
          <w:sz w:val="22"/>
          <w:szCs w:val="22"/>
        </w:rPr>
        <w:t>In the future</w:t>
      </w:r>
      <w:r w:rsidR="00FF4F84" w:rsidRPr="00D5163E">
        <w:rPr>
          <w:rFonts w:cs="Calibri"/>
          <w:sz w:val="22"/>
          <w:szCs w:val="22"/>
        </w:rPr>
        <w:t>,</w:t>
      </w:r>
      <w:r w:rsidR="007F021B" w:rsidRPr="00D5163E">
        <w:rPr>
          <w:rFonts w:cs="Calibri"/>
          <w:sz w:val="22"/>
          <w:szCs w:val="22"/>
        </w:rPr>
        <w:t xml:space="preserve"> </w:t>
      </w:r>
      <w:r w:rsidR="00540814" w:rsidRPr="00D5163E">
        <w:rPr>
          <w:rFonts w:cs="Calibri"/>
          <w:sz w:val="22"/>
          <w:szCs w:val="22"/>
        </w:rPr>
        <w:t xml:space="preserve">the project envisions </w:t>
      </w:r>
      <w:r w:rsidR="007F021B" w:rsidRPr="00D5163E">
        <w:rPr>
          <w:rFonts w:cs="Calibri"/>
          <w:sz w:val="22"/>
          <w:szCs w:val="22"/>
        </w:rPr>
        <w:t xml:space="preserve">ESCOs are strengthened technically and financially and the government </w:t>
      </w:r>
      <w:r w:rsidR="00540814" w:rsidRPr="00D5163E">
        <w:rPr>
          <w:rFonts w:cs="Calibri"/>
          <w:sz w:val="22"/>
          <w:szCs w:val="22"/>
        </w:rPr>
        <w:t xml:space="preserve">sector </w:t>
      </w:r>
      <w:r w:rsidR="007F021B" w:rsidRPr="00D5163E">
        <w:rPr>
          <w:rFonts w:cs="Calibri"/>
          <w:sz w:val="22"/>
          <w:szCs w:val="22"/>
        </w:rPr>
        <w:t xml:space="preserve">could </w:t>
      </w:r>
      <w:r w:rsidR="00FF4F84" w:rsidRPr="00D5163E">
        <w:rPr>
          <w:rFonts w:cs="Calibri"/>
          <w:sz w:val="22"/>
          <w:szCs w:val="22"/>
        </w:rPr>
        <w:t>budget for engage</w:t>
      </w:r>
      <w:r w:rsidR="00A13EFD" w:rsidRPr="00D5163E">
        <w:rPr>
          <w:rFonts w:cs="Calibri"/>
          <w:sz w:val="22"/>
          <w:szCs w:val="22"/>
        </w:rPr>
        <w:t>ment with</w:t>
      </w:r>
      <w:r w:rsidR="00FF4F84" w:rsidRPr="00D5163E">
        <w:rPr>
          <w:rFonts w:cs="Calibri"/>
          <w:sz w:val="22"/>
          <w:szCs w:val="22"/>
        </w:rPr>
        <w:t xml:space="preserve"> ESCOs through a government procurement policy involving standard Energy Performance Contracting (EPC) that will be developed through the project. </w:t>
      </w:r>
    </w:p>
    <w:p w14:paraId="25A50513" w14:textId="77777777" w:rsidR="00FF4F84" w:rsidRPr="00D5163E" w:rsidRDefault="00FF4F84" w:rsidP="007E081C">
      <w:pPr>
        <w:spacing w:after="0"/>
        <w:ind w:left="720"/>
        <w:rPr>
          <w:rFonts w:cs="Calibri"/>
          <w:sz w:val="22"/>
          <w:szCs w:val="22"/>
        </w:rPr>
      </w:pPr>
    </w:p>
    <w:p w14:paraId="6CFA5662" w14:textId="550B8545" w:rsidR="00AD2E24" w:rsidRPr="00D5163E" w:rsidRDefault="00FF4F84" w:rsidP="007E081C">
      <w:pPr>
        <w:spacing w:after="0"/>
        <w:ind w:left="720"/>
        <w:rPr>
          <w:rFonts w:cs="Calibri"/>
          <w:sz w:val="22"/>
          <w:szCs w:val="22"/>
        </w:rPr>
      </w:pPr>
      <w:r w:rsidRPr="00D5163E">
        <w:rPr>
          <w:rFonts w:cs="Calibri"/>
          <w:sz w:val="22"/>
          <w:szCs w:val="22"/>
        </w:rPr>
        <w:lastRenderedPageBreak/>
        <w:t>The second EEL demo scheme involves ESCO Shared Savings model in commercial buildings</w:t>
      </w:r>
      <w:r w:rsidR="000E601E" w:rsidRPr="00D5163E">
        <w:rPr>
          <w:rFonts w:cs="Calibri"/>
          <w:sz w:val="22"/>
          <w:szCs w:val="22"/>
        </w:rPr>
        <w:t>.</w:t>
      </w:r>
      <w:r w:rsidR="00353119" w:rsidRPr="00D5163E">
        <w:rPr>
          <w:rFonts w:cs="Calibri"/>
          <w:sz w:val="22"/>
          <w:szCs w:val="22"/>
        </w:rPr>
        <w:t xml:space="preserve"> The ESCO assumes the investment for the initial EEL equipment outlay and enters into an EPC arrangement</w:t>
      </w:r>
      <w:r w:rsidR="009639F5">
        <w:rPr>
          <w:rFonts w:cs="Calibri"/>
          <w:sz w:val="22"/>
          <w:szCs w:val="22"/>
        </w:rPr>
        <w:t xml:space="preserve"> with </w:t>
      </w:r>
      <w:r w:rsidR="00A13EFD" w:rsidRPr="00D5163E">
        <w:rPr>
          <w:rFonts w:cs="Calibri"/>
          <w:sz w:val="22"/>
          <w:szCs w:val="22"/>
        </w:rPr>
        <w:t>the building owner</w:t>
      </w:r>
      <w:r w:rsidR="00353119" w:rsidRPr="00D5163E">
        <w:rPr>
          <w:rFonts w:cs="Calibri"/>
          <w:sz w:val="22"/>
          <w:szCs w:val="22"/>
        </w:rPr>
        <w:t xml:space="preserve">. Depending on the </w:t>
      </w:r>
      <w:r w:rsidR="00AD2E24" w:rsidRPr="00D5163E">
        <w:rPr>
          <w:rFonts w:cs="Calibri"/>
          <w:sz w:val="22"/>
          <w:szCs w:val="22"/>
        </w:rPr>
        <w:t xml:space="preserve">agreed investment scheme, the proportion of the sharing in the savings after cost recovery between the commercial building owner and the ESCO will be determined at the outset and reflected in the EPC. </w:t>
      </w:r>
      <w:r w:rsidR="007D6F43" w:rsidRPr="00D5163E">
        <w:rPr>
          <w:rFonts w:cs="Calibri"/>
          <w:sz w:val="22"/>
          <w:szCs w:val="22"/>
        </w:rPr>
        <w:t>T</w:t>
      </w:r>
      <w:r w:rsidR="00AD2E24" w:rsidRPr="00D5163E">
        <w:rPr>
          <w:rFonts w:cs="Calibri"/>
          <w:sz w:val="22"/>
          <w:szCs w:val="22"/>
        </w:rPr>
        <w:t xml:space="preserve">he EPC will stipulate </w:t>
      </w:r>
      <w:r w:rsidR="002B73CC" w:rsidRPr="00D5163E">
        <w:rPr>
          <w:rFonts w:cs="Calibri"/>
          <w:sz w:val="22"/>
          <w:szCs w:val="22"/>
        </w:rPr>
        <w:t>the pay back arrangement as monthly installments to cover for cost recovery and the ESCO service fees as well as the sharing formula for the resultant savings</w:t>
      </w:r>
      <w:r w:rsidR="00AD2E24" w:rsidRPr="00D5163E">
        <w:rPr>
          <w:rFonts w:cs="Calibri"/>
          <w:sz w:val="22"/>
          <w:szCs w:val="22"/>
        </w:rPr>
        <w:t>.</w:t>
      </w:r>
    </w:p>
    <w:p w14:paraId="65411F37" w14:textId="5AD0CF15" w:rsidR="00FF4F84" w:rsidRPr="00D5163E" w:rsidRDefault="00353119" w:rsidP="007E081C">
      <w:pPr>
        <w:spacing w:after="0"/>
        <w:ind w:left="720"/>
        <w:rPr>
          <w:rFonts w:cs="Calibri"/>
          <w:sz w:val="22"/>
          <w:szCs w:val="22"/>
        </w:rPr>
      </w:pPr>
      <w:r w:rsidRPr="00D5163E">
        <w:rPr>
          <w:rFonts w:cs="Calibri"/>
          <w:sz w:val="22"/>
          <w:szCs w:val="22"/>
        </w:rPr>
        <w:t xml:space="preserve"> </w:t>
      </w:r>
      <w:r w:rsidR="000E601E" w:rsidRPr="00D5163E">
        <w:rPr>
          <w:rFonts w:cs="Calibri"/>
          <w:sz w:val="22"/>
          <w:szCs w:val="22"/>
        </w:rPr>
        <w:t xml:space="preserve"> </w:t>
      </w:r>
      <w:r w:rsidR="00FF4F84" w:rsidRPr="00D5163E">
        <w:rPr>
          <w:rFonts w:cs="Calibri"/>
          <w:sz w:val="22"/>
          <w:szCs w:val="22"/>
        </w:rPr>
        <w:t xml:space="preserve"> </w:t>
      </w:r>
    </w:p>
    <w:p w14:paraId="14A4310A" w14:textId="26EE1013" w:rsidR="007E556E" w:rsidRPr="00D5163E" w:rsidRDefault="002B73CC" w:rsidP="007E081C">
      <w:pPr>
        <w:spacing w:after="0"/>
        <w:ind w:left="720"/>
        <w:rPr>
          <w:rFonts w:cs="Calibri"/>
          <w:sz w:val="22"/>
          <w:szCs w:val="22"/>
        </w:rPr>
      </w:pPr>
      <w:r w:rsidRPr="00D5163E">
        <w:rPr>
          <w:rFonts w:cs="Calibri"/>
          <w:sz w:val="22"/>
          <w:szCs w:val="22"/>
        </w:rPr>
        <w:t xml:space="preserve">This activity will document, monitor and evaluate the technical and financial performance of the two models, prepare reports on advantages and disadvantages, lessons learned and best practices and develop manuals for the effective implementation of each of the models. </w:t>
      </w:r>
      <w:r w:rsidR="00FF4F84" w:rsidRPr="00D5163E">
        <w:rPr>
          <w:rFonts w:cs="Calibri"/>
          <w:sz w:val="22"/>
          <w:szCs w:val="22"/>
        </w:rPr>
        <w:t xml:space="preserve">The development strategy </w:t>
      </w:r>
      <w:r w:rsidR="00AD2E24" w:rsidRPr="00D5163E">
        <w:rPr>
          <w:rFonts w:cs="Calibri"/>
          <w:sz w:val="22"/>
          <w:szCs w:val="22"/>
        </w:rPr>
        <w:t xml:space="preserve">also </w:t>
      </w:r>
      <w:r w:rsidR="00FF4F84" w:rsidRPr="00D5163E">
        <w:rPr>
          <w:rFonts w:cs="Calibri"/>
          <w:sz w:val="22"/>
          <w:szCs w:val="22"/>
        </w:rPr>
        <w:t xml:space="preserve">looks at the possibility of the public sector being able to </w:t>
      </w:r>
      <w:r w:rsidRPr="00D5163E">
        <w:rPr>
          <w:rFonts w:cs="Calibri"/>
          <w:sz w:val="22"/>
          <w:szCs w:val="22"/>
        </w:rPr>
        <w:t xml:space="preserve">budget </w:t>
      </w:r>
      <w:r w:rsidR="00DD3174" w:rsidRPr="00D5163E">
        <w:rPr>
          <w:rFonts w:cs="Calibri"/>
          <w:sz w:val="22"/>
          <w:szCs w:val="22"/>
        </w:rPr>
        <w:t xml:space="preserve">and pay </w:t>
      </w:r>
      <w:r w:rsidRPr="00D5163E">
        <w:rPr>
          <w:rFonts w:cs="Calibri"/>
          <w:sz w:val="22"/>
          <w:szCs w:val="22"/>
        </w:rPr>
        <w:t xml:space="preserve">for </w:t>
      </w:r>
      <w:r w:rsidR="00DD3174" w:rsidRPr="00D5163E">
        <w:rPr>
          <w:rFonts w:cs="Calibri"/>
          <w:sz w:val="22"/>
          <w:szCs w:val="22"/>
        </w:rPr>
        <w:t xml:space="preserve">its </w:t>
      </w:r>
      <w:r w:rsidRPr="00D5163E">
        <w:rPr>
          <w:rFonts w:cs="Calibri"/>
          <w:sz w:val="22"/>
          <w:szCs w:val="22"/>
        </w:rPr>
        <w:t xml:space="preserve">EEL conversion and </w:t>
      </w:r>
      <w:r w:rsidR="00FF4F84" w:rsidRPr="00D5163E">
        <w:rPr>
          <w:rFonts w:cs="Calibri"/>
          <w:sz w:val="22"/>
          <w:szCs w:val="22"/>
        </w:rPr>
        <w:t xml:space="preserve">also enter into contracts with ESCOs </w:t>
      </w:r>
      <w:r w:rsidR="00AD2E24" w:rsidRPr="00D5163E">
        <w:rPr>
          <w:rFonts w:cs="Calibri"/>
          <w:sz w:val="22"/>
          <w:szCs w:val="22"/>
        </w:rPr>
        <w:t xml:space="preserve">with the option of </w:t>
      </w:r>
      <w:r w:rsidR="00FF4F84" w:rsidRPr="00D5163E">
        <w:rPr>
          <w:rFonts w:cs="Calibri"/>
          <w:sz w:val="22"/>
          <w:szCs w:val="22"/>
        </w:rPr>
        <w:t>us</w:t>
      </w:r>
      <w:r w:rsidR="00AD2E24" w:rsidRPr="00D5163E">
        <w:rPr>
          <w:rFonts w:cs="Calibri"/>
          <w:sz w:val="22"/>
          <w:szCs w:val="22"/>
        </w:rPr>
        <w:t>ing</w:t>
      </w:r>
      <w:r w:rsidR="00FF4F84" w:rsidRPr="00D5163E">
        <w:rPr>
          <w:rFonts w:cs="Calibri"/>
          <w:sz w:val="22"/>
          <w:szCs w:val="22"/>
        </w:rPr>
        <w:t xml:space="preserve"> Shared Savings</w:t>
      </w:r>
      <w:r w:rsidR="00AD2E24" w:rsidRPr="00D5163E">
        <w:rPr>
          <w:rFonts w:cs="Calibri"/>
          <w:sz w:val="22"/>
          <w:szCs w:val="22"/>
        </w:rPr>
        <w:t xml:space="preserve"> scheme</w:t>
      </w:r>
      <w:r w:rsidR="00DD3174" w:rsidRPr="00D5163E">
        <w:rPr>
          <w:rFonts w:cs="Calibri"/>
          <w:sz w:val="22"/>
          <w:szCs w:val="22"/>
        </w:rPr>
        <w:t xml:space="preserve"> as already being practiced in many places in Europe</w:t>
      </w:r>
      <w:r w:rsidRPr="00D5163E">
        <w:rPr>
          <w:rFonts w:cs="Calibri"/>
          <w:sz w:val="22"/>
          <w:szCs w:val="22"/>
        </w:rPr>
        <w:t xml:space="preserve">. </w:t>
      </w:r>
      <w:r w:rsidR="00AD2E24" w:rsidRPr="00D5163E">
        <w:rPr>
          <w:rFonts w:cs="Calibri"/>
          <w:sz w:val="22"/>
          <w:szCs w:val="22"/>
        </w:rPr>
        <w:t xml:space="preserve"> </w:t>
      </w:r>
      <w:r w:rsidR="00FF4F84" w:rsidRPr="00D5163E">
        <w:rPr>
          <w:rFonts w:cs="Calibri"/>
          <w:sz w:val="22"/>
          <w:szCs w:val="22"/>
        </w:rPr>
        <w:t xml:space="preserve">  </w:t>
      </w:r>
      <w:r w:rsidR="007F021B" w:rsidRPr="00D5163E">
        <w:rPr>
          <w:rFonts w:cs="Calibri"/>
          <w:sz w:val="22"/>
          <w:szCs w:val="22"/>
        </w:rPr>
        <w:t xml:space="preserve">  </w:t>
      </w:r>
    </w:p>
    <w:p w14:paraId="79FA1995" w14:textId="77777777" w:rsidR="00A3228F" w:rsidRPr="00D5163E" w:rsidRDefault="00A3228F" w:rsidP="007E081C">
      <w:pPr>
        <w:spacing w:after="0"/>
        <w:ind w:left="360"/>
        <w:rPr>
          <w:rFonts w:cs="Calibri"/>
          <w:sz w:val="22"/>
          <w:szCs w:val="22"/>
        </w:rPr>
      </w:pPr>
    </w:p>
    <w:p w14:paraId="2D392D0F" w14:textId="31922D87" w:rsidR="00E300D4" w:rsidRPr="00D5163E" w:rsidRDefault="007E556E" w:rsidP="007E081C">
      <w:pPr>
        <w:spacing w:after="0"/>
        <w:ind w:left="720"/>
        <w:rPr>
          <w:rFonts w:cs="Calibri"/>
          <w:sz w:val="22"/>
          <w:szCs w:val="22"/>
        </w:rPr>
      </w:pPr>
      <w:r w:rsidRPr="00D5163E">
        <w:rPr>
          <w:rFonts w:cs="Calibri"/>
          <w:sz w:val="22"/>
          <w:szCs w:val="22"/>
        </w:rPr>
        <w:t xml:space="preserve">This activity will involve </w:t>
      </w:r>
      <w:r w:rsidR="00A3228F" w:rsidRPr="00D5163E">
        <w:rPr>
          <w:rFonts w:cs="Calibri"/>
          <w:sz w:val="22"/>
          <w:szCs w:val="22"/>
        </w:rPr>
        <w:t xml:space="preserve">participation of </w:t>
      </w:r>
      <w:r w:rsidRPr="00D5163E">
        <w:rPr>
          <w:rFonts w:cs="Calibri"/>
          <w:i/>
          <w:sz w:val="22"/>
          <w:szCs w:val="22"/>
        </w:rPr>
        <w:t>LKPP</w:t>
      </w:r>
      <w:r w:rsidRPr="00D5163E">
        <w:rPr>
          <w:rFonts w:cs="Calibri"/>
          <w:sz w:val="22"/>
          <w:szCs w:val="22"/>
        </w:rPr>
        <w:t>, ESCOs, three local lighting manufacture</w:t>
      </w:r>
      <w:r w:rsidR="00093C30" w:rsidRPr="00D5163E">
        <w:rPr>
          <w:rFonts w:cs="Calibri"/>
          <w:sz w:val="22"/>
          <w:szCs w:val="22"/>
        </w:rPr>
        <w:t>r</w:t>
      </w:r>
      <w:r w:rsidRPr="00D5163E">
        <w:rPr>
          <w:rFonts w:cs="Calibri"/>
          <w:sz w:val="22"/>
          <w:szCs w:val="22"/>
        </w:rPr>
        <w:t>s associations (</w:t>
      </w:r>
      <w:r w:rsidRPr="00D5163E">
        <w:rPr>
          <w:rFonts w:cs="Calibri"/>
          <w:i/>
          <w:sz w:val="22"/>
          <w:szCs w:val="22"/>
        </w:rPr>
        <w:t>ALINDO, APERLINDO, GAMATRINDO</w:t>
      </w:r>
      <w:r w:rsidRPr="00D5163E">
        <w:rPr>
          <w:rFonts w:cs="Calibri"/>
          <w:sz w:val="22"/>
          <w:szCs w:val="22"/>
        </w:rPr>
        <w:t>), DG NREEC – MEMR, Lab</w:t>
      </w:r>
      <w:r w:rsidR="00D60DB8" w:rsidRPr="00D5163E">
        <w:rPr>
          <w:rFonts w:cs="Calibri"/>
          <w:sz w:val="22"/>
          <w:szCs w:val="22"/>
        </w:rPr>
        <w:t>oratory</w:t>
      </w:r>
      <w:r w:rsidRPr="00D5163E">
        <w:rPr>
          <w:rFonts w:cs="Calibri"/>
          <w:sz w:val="22"/>
          <w:szCs w:val="22"/>
        </w:rPr>
        <w:t xml:space="preserve"> test</w:t>
      </w:r>
      <w:r w:rsidR="00D60DB8" w:rsidRPr="00D5163E">
        <w:rPr>
          <w:rFonts w:cs="Calibri"/>
          <w:sz w:val="22"/>
          <w:szCs w:val="22"/>
        </w:rPr>
        <w:t>ing of</w:t>
      </w:r>
      <w:r w:rsidRPr="00D5163E">
        <w:rPr>
          <w:rFonts w:cs="Calibri"/>
          <w:sz w:val="22"/>
          <w:szCs w:val="22"/>
        </w:rPr>
        <w:t xml:space="preserve"> </w:t>
      </w:r>
      <w:r w:rsidRPr="00D5163E">
        <w:rPr>
          <w:rFonts w:cs="Calibri"/>
          <w:i/>
          <w:sz w:val="22"/>
          <w:szCs w:val="22"/>
        </w:rPr>
        <w:t>P3TEK</w:t>
      </w:r>
      <w:r w:rsidRPr="00D5163E">
        <w:rPr>
          <w:rFonts w:cs="Calibri"/>
          <w:sz w:val="22"/>
          <w:szCs w:val="22"/>
        </w:rPr>
        <w:t xml:space="preserve"> of DGNREEC – MEMR, eight participant banks of the First Movers of Sustainable Bank</w:t>
      </w:r>
      <w:r w:rsidR="00D60DB8" w:rsidRPr="00D5163E">
        <w:rPr>
          <w:rFonts w:cs="Calibri"/>
          <w:sz w:val="22"/>
          <w:szCs w:val="22"/>
        </w:rPr>
        <w:t>ing</w:t>
      </w:r>
      <w:r w:rsidRPr="00D5163E">
        <w:rPr>
          <w:rFonts w:cs="Calibri"/>
          <w:sz w:val="22"/>
          <w:szCs w:val="22"/>
        </w:rPr>
        <w:t xml:space="preserve"> (</w:t>
      </w:r>
      <w:r w:rsidR="00D60DB8" w:rsidRPr="00D5163E">
        <w:rPr>
          <w:rFonts w:cs="Calibri"/>
          <w:sz w:val="22"/>
          <w:szCs w:val="22"/>
        </w:rPr>
        <w:t xml:space="preserve">to be </w:t>
      </w:r>
      <w:r w:rsidRPr="00D5163E">
        <w:rPr>
          <w:rFonts w:cs="Calibri"/>
          <w:sz w:val="22"/>
          <w:szCs w:val="22"/>
        </w:rPr>
        <w:t xml:space="preserve">initiated by </w:t>
      </w:r>
      <w:r w:rsidRPr="00D5163E">
        <w:rPr>
          <w:rFonts w:cs="Calibri"/>
          <w:i/>
          <w:sz w:val="22"/>
          <w:szCs w:val="22"/>
        </w:rPr>
        <w:t>OJK</w:t>
      </w:r>
      <w:r w:rsidRPr="00D5163E">
        <w:rPr>
          <w:rFonts w:cs="Calibri"/>
          <w:sz w:val="22"/>
          <w:szCs w:val="22"/>
        </w:rPr>
        <w:t xml:space="preserve">) for the EE lighting projects of Commercial Buildings. This activity will be undertaken by ADLIGHT </w:t>
      </w:r>
      <w:r w:rsidR="006C39D0" w:rsidRPr="00D5163E">
        <w:rPr>
          <w:rFonts w:cs="Calibri"/>
          <w:sz w:val="22"/>
          <w:szCs w:val="22"/>
        </w:rPr>
        <w:t>project</w:t>
      </w:r>
      <w:r w:rsidRPr="00D5163E">
        <w:rPr>
          <w:rFonts w:cs="Calibri"/>
          <w:sz w:val="22"/>
          <w:szCs w:val="22"/>
        </w:rPr>
        <w:t xml:space="preserve"> under </w:t>
      </w:r>
      <w:r w:rsidR="006C39D0" w:rsidRPr="00D5163E">
        <w:rPr>
          <w:rFonts w:cs="Calibri"/>
          <w:sz w:val="22"/>
          <w:szCs w:val="22"/>
        </w:rPr>
        <w:t xml:space="preserve">the </w:t>
      </w:r>
      <w:r w:rsidRPr="00D5163E">
        <w:rPr>
          <w:rFonts w:cs="Calibri"/>
          <w:sz w:val="22"/>
          <w:szCs w:val="22"/>
        </w:rPr>
        <w:t xml:space="preserve">supervision </w:t>
      </w:r>
      <w:r w:rsidR="006C39D0" w:rsidRPr="00D5163E">
        <w:rPr>
          <w:rFonts w:cs="Calibri"/>
          <w:sz w:val="22"/>
          <w:szCs w:val="22"/>
        </w:rPr>
        <w:t xml:space="preserve">of </w:t>
      </w:r>
      <w:r w:rsidRPr="00D5163E">
        <w:rPr>
          <w:rFonts w:cs="Calibri"/>
          <w:sz w:val="22"/>
          <w:szCs w:val="22"/>
        </w:rPr>
        <w:t xml:space="preserve">DGNREEC-MEMR, Ministry of Information and Communication and </w:t>
      </w:r>
      <w:r w:rsidRPr="00D5163E">
        <w:rPr>
          <w:rFonts w:cs="Calibri"/>
          <w:i/>
          <w:sz w:val="22"/>
          <w:szCs w:val="22"/>
        </w:rPr>
        <w:t>OJK</w:t>
      </w:r>
      <w:r w:rsidRPr="00D5163E">
        <w:rPr>
          <w:rFonts w:cs="Calibri"/>
          <w:sz w:val="22"/>
          <w:szCs w:val="22"/>
        </w:rPr>
        <w:t xml:space="preserve">. </w:t>
      </w:r>
    </w:p>
    <w:p w14:paraId="24B940F0" w14:textId="77777777" w:rsidR="00E300D4" w:rsidRPr="00D5163E" w:rsidRDefault="00E300D4" w:rsidP="007E081C">
      <w:pPr>
        <w:spacing w:after="0"/>
        <w:ind w:left="720"/>
        <w:rPr>
          <w:rFonts w:cs="Calibri"/>
          <w:sz w:val="22"/>
          <w:szCs w:val="22"/>
        </w:rPr>
      </w:pPr>
    </w:p>
    <w:p w14:paraId="0AB457E0" w14:textId="292FAAD4" w:rsidR="007E556E" w:rsidRPr="00D5163E" w:rsidRDefault="007E556E" w:rsidP="007E081C">
      <w:pPr>
        <w:spacing w:after="0"/>
        <w:ind w:left="720"/>
        <w:rPr>
          <w:rFonts w:cs="Calibri"/>
          <w:sz w:val="22"/>
          <w:szCs w:val="22"/>
        </w:rPr>
      </w:pPr>
      <w:r w:rsidRPr="00D5163E">
        <w:rPr>
          <w:rFonts w:cs="Calibri"/>
          <w:i/>
          <w:sz w:val="22"/>
          <w:szCs w:val="22"/>
        </w:rPr>
        <w:t>GEF supports th</w:t>
      </w:r>
      <w:r w:rsidR="00A3228F" w:rsidRPr="00D5163E">
        <w:rPr>
          <w:rFonts w:cs="Calibri"/>
          <w:i/>
          <w:sz w:val="22"/>
          <w:szCs w:val="22"/>
        </w:rPr>
        <w:t>e</w:t>
      </w:r>
      <w:r w:rsidRPr="00D5163E">
        <w:rPr>
          <w:rFonts w:cs="Calibri"/>
          <w:i/>
          <w:sz w:val="22"/>
          <w:szCs w:val="22"/>
        </w:rPr>
        <w:t xml:space="preserve"> implementation </w:t>
      </w:r>
      <w:r w:rsidR="00A3228F" w:rsidRPr="00D5163E">
        <w:rPr>
          <w:rFonts w:cs="Calibri"/>
          <w:i/>
          <w:sz w:val="22"/>
          <w:szCs w:val="22"/>
        </w:rPr>
        <w:t xml:space="preserve">of this </w:t>
      </w:r>
      <w:r w:rsidRPr="00D5163E">
        <w:rPr>
          <w:rFonts w:cs="Calibri"/>
          <w:i/>
          <w:sz w:val="22"/>
          <w:szCs w:val="22"/>
        </w:rPr>
        <w:t xml:space="preserve">pilot project to shift from </w:t>
      </w:r>
      <w:r w:rsidR="00A3228F" w:rsidRPr="00D5163E">
        <w:rPr>
          <w:rFonts w:cs="Calibri"/>
          <w:i/>
          <w:sz w:val="22"/>
          <w:szCs w:val="22"/>
        </w:rPr>
        <w:t>conventional lighting</w:t>
      </w:r>
      <w:r w:rsidRPr="00D5163E">
        <w:rPr>
          <w:rFonts w:cs="Calibri"/>
          <w:i/>
          <w:sz w:val="22"/>
          <w:szCs w:val="22"/>
        </w:rPr>
        <w:t xml:space="preserve"> to LED lamps in the selected banks office buildings.</w:t>
      </w:r>
    </w:p>
    <w:p w14:paraId="439BF1D5" w14:textId="77777777" w:rsidR="007E556E" w:rsidRPr="00D5163E" w:rsidRDefault="007E556E" w:rsidP="007E081C">
      <w:pPr>
        <w:pStyle w:val="ListParagraph"/>
        <w:ind w:left="360"/>
        <w:jc w:val="both"/>
        <w:rPr>
          <w:rFonts w:ascii="Calibri" w:hAnsi="Calibri" w:cs="Calibri"/>
          <w:b/>
          <w:i/>
          <w:sz w:val="22"/>
          <w:szCs w:val="22"/>
        </w:rPr>
      </w:pPr>
    </w:p>
    <w:p w14:paraId="09D83E06" w14:textId="0A1F653B" w:rsidR="00D2595E" w:rsidRPr="00D5163E" w:rsidRDefault="00D2595E" w:rsidP="00DD7CE7">
      <w:pPr>
        <w:numPr>
          <w:ilvl w:val="0"/>
          <w:numId w:val="94"/>
        </w:numPr>
        <w:tabs>
          <w:tab w:val="left" w:pos="720"/>
        </w:tabs>
        <w:spacing w:after="0"/>
        <w:rPr>
          <w:rFonts w:cs="Calibri"/>
          <w:sz w:val="22"/>
          <w:szCs w:val="22"/>
        </w:rPr>
      </w:pPr>
      <w:r w:rsidRPr="00D5163E">
        <w:rPr>
          <w:rFonts w:cs="Calibri"/>
          <w:i/>
          <w:sz w:val="22"/>
          <w:szCs w:val="22"/>
        </w:rPr>
        <w:t xml:space="preserve">ESCO </w:t>
      </w:r>
      <w:r w:rsidR="00A54106" w:rsidRPr="00D5163E">
        <w:rPr>
          <w:rFonts w:cs="Calibri"/>
          <w:i/>
          <w:sz w:val="22"/>
          <w:szCs w:val="22"/>
        </w:rPr>
        <w:t>Gu</w:t>
      </w:r>
      <w:r w:rsidR="0092027A" w:rsidRPr="00D5163E">
        <w:rPr>
          <w:rFonts w:cs="Calibri"/>
          <w:i/>
          <w:sz w:val="22"/>
          <w:szCs w:val="22"/>
        </w:rPr>
        <w:t xml:space="preserve">aranteed Savings </w:t>
      </w:r>
      <w:r w:rsidRPr="00D5163E">
        <w:rPr>
          <w:rFonts w:cs="Calibri"/>
          <w:i/>
          <w:sz w:val="22"/>
          <w:szCs w:val="22"/>
        </w:rPr>
        <w:t xml:space="preserve">model </w:t>
      </w:r>
      <w:r w:rsidR="0092027A" w:rsidRPr="00D5163E">
        <w:rPr>
          <w:rFonts w:cs="Calibri"/>
          <w:i/>
          <w:sz w:val="22"/>
          <w:szCs w:val="22"/>
        </w:rPr>
        <w:t xml:space="preserve">and revolving fund </w:t>
      </w:r>
      <w:r w:rsidRPr="00D5163E">
        <w:rPr>
          <w:rFonts w:cs="Calibri"/>
          <w:i/>
          <w:sz w:val="22"/>
          <w:szCs w:val="22"/>
        </w:rPr>
        <w:t>for street lighting</w:t>
      </w:r>
    </w:p>
    <w:p w14:paraId="47D03469" w14:textId="77777777" w:rsidR="00D2595E" w:rsidRPr="00D5163E" w:rsidRDefault="00D2595E" w:rsidP="007E081C">
      <w:pPr>
        <w:spacing w:after="0"/>
        <w:ind w:left="720"/>
        <w:rPr>
          <w:rFonts w:cs="Calibri"/>
          <w:sz w:val="22"/>
          <w:szCs w:val="22"/>
        </w:rPr>
      </w:pPr>
    </w:p>
    <w:p w14:paraId="21917F07" w14:textId="3AA2D883" w:rsidR="001C2139" w:rsidRPr="00D5163E" w:rsidRDefault="00D2595E" w:rsidP="007E081C">
      <w:pPr>
        <w:spacing w:after="0"/>
        <w:ind w:left="720"/>
        <w:rPr>
          <w:rFonts w:cs="Calibri"/>
          <w:sz w:val="22"/>
          <w:szCs w:val="22"/>
        </w:rPr>
      </w:pPr>
      <w:r w:rsidRPr="00D5163E">
        <w:rPr>
          <w:rFonts w:cs="Calibri"/>
          <w:sz w:val="22"/>
          <w:szCs w:val="22"/>
        </w:rPr>
        <w:t xml:space="preserve">This activity will involve the implementation phase of the selected partner City Governments to conduct a pilot using the ESCO </w:t>
      </w:r>
      <w:r w:rsidR="0092027A" w:rsidRPr="00D5163E">
        <w:rPr>
          <w:rFonts w:cs="Calibri"/>
          <w:sz w:val="22"/>
          <w:szCs w:val="22"/>
        </w:rPr>
        <w:t xml:space="preserve">Guaranteed Savings </w:t>
      </w:r>
      <w:r w:rsidRPr="00D5163E">
        <w:rPr>
          <w:rFonts w:cs="Calibri"/>
          <w:sz w:val="22"/>
          <w:szCs w:val="22"/>
        </w:rPr>
        <w:t>model for EE Street Lighting</w:t>
      </w:r>
      <w:r w:rsidR="00DD3174" w:rsidRPr="00D5163E">
        <w:rPr>
          <w:rFonts w:cs="Calibri"/>
          <w:sz w:val="22"/>
          <w:szCs w:val="22"/>
        </w:rPr>
        <w:t xml:space="preserve"> and setting up a revolving fund to finance </w:t>
      </w:r>
      <w:r w:rsidR="000C67AB" w:rsidRPr="00D5163E">
        <w:rPr>
          <w:rFonts w:cs="Calibri"/>
          <w:sz w:val="22"/>
          <w:szCs w:val="22"/>
        </w:rPr>
        <w:t xml:space="preserve">future </w:t>
      </w:r>
      <w:r w:rsidR="00DD3174" w:rsidRPr="00D5163E">
        <w:rPr>
          <w:rFonts w:cs="Calibri"/>
          <w:sz w:val="22"/>
          <w:szCs w:val="22"/>
        </w:rPr>
        <w:t>EEL projects in municipalities</w:t>
      </w:r>
      <w:r w:rsidRPr="00D5163E">
        <w:rPr>
          <w:rFonts w:cs="Calibri"/>
          <w:sz w:val="22"/>
          <w:szCs w:val="22"/>
        </w:rPr>
        <w:t xml:space="preserve">. The project will provide technical advisory and assistance in design and planning and the financial support for the acquisition and installation of LED lamps replacing </w:t>
      </w:r>
      <w:r w:rsidR="00DD3174" w:rsidRPr="00D5163E">
        <w:rPr>
          <w:rFonts w:cs="Calibri"/>
          <w:sz w:val="22"/>
          <w:szCs w:val="22"/>
        </w:rPr>
        <w:t>less efficient lamps</w:t>
      </w:r>
      <w:r w:rsidRPr="00D5163E">
        <w:rPr>
          <w:rFonts w:cs="Calibri"/>
          <w:sz w:val="22"/>
          <w:szCs w:val="22"/>
        </w:rPr>
        <w:t xml:space="preserve">, incorporating women’s and men’s different needs and perceptions of street lighting. </w:t>
      </w:r>
      <w:r w:rsidR="001C2139" w:rsidRPr="00D5163E">
        <w:rPr>
          <w:rFonts w:cs="Calibri"/>
          <w:sz w:val="22"/>
          <w:szCs w:val="22"/>
        </w:rPr>
        <w:t>The project will also support the initial investments in the municipal EEL transformation and ESCO development.  The energy savings resulting from the conversion will be deposited in a revolving fund</w:t>
      </w:r>
      <w:r w:rsidR="006207B1" w:rsidRPr="00D5163E">
        <w:rPr>
          <w:rFonts w:cs="Calibri"/>
          <w:sz w:val="22"/>
          <w:szCs w:val="22"/>
        </w:rPr>
        <w:t xml:space="preserve"> that will accommodate the financing of future EEL projects. Each municipality can set up its own revolving fund, where initial project financial assistance allow for using the savings to capitalize the revolving fund and use it for their future projects.</w:t>
      </w:r>
      <w:r w:rsidR="001C2139" w:rsidRPr="00D5163E">
        <w:rPr>
          <w:rFonts w:cs="Calibri"/>
          <w:sz w:val="22"/>
          <w:szCs w:val="22"/>
        </w:rPr>
        <w:t xml:space="preserve">  </w:t>
      </w:r>
    </w:p>
    <w:p w14:paraId="0B5E30A4" w14:textId="77777777" w:rsidR="00521D31" w:rsidRPr="00D5163E" w:rsidRDefault="00521D31" w:rsidP="007E081C">
      <w:pPr>
        <w:spacing w:after="0"/>
        <w:ind w:left="720"/>
        <w:rPr>
          <w:rFonts w:cs="Calibri"/>
          <w:sz w:val="22"/>
          <w:szCs w:val="22"/>
        </w:rPr>
      </w:pPr>
    </w:p>
    <w:p w14:paraId="19777DE2" w14:textId="65C2F320" w:rsidR="00D2595E" w:rsidRPr="00D5163E" w:rsidRDefault="00D2595E" w:rsidP="007E081C">
      <w:pPr>
        <w:spacing w:after="0"/>
        <w:ind w:left="720"/>
        <w:rPr>
          <w:rFonts w:cs="Calibri"/>
          <w:sz w:val="22"/>
          <w:szCs w:val="22"/>
        </w:rPr>
      </w:pPr>
      <w:r w:rsidRPr="00D5163E">
        <w:rPr>
          <w:rFonts w:cs="Calibri"/>
          <w:sz w:val="22"/>
          <w:szCs w:val="22"/>
        </w:rPr>
        <w:t>This implementation consists of two pilot demonstration projects. A first pilot project will be in Java Island to prove the workability of the ESCO model for EE Street Lighting. This will include the development of an energy metering and reporting system to measure Energy Savings and Budget Savings (of Local Government Annual Income and Budget/</w:t>
      </w:r>
      <w:r w:rsidRPr="00D5163E">
        <w:rPr>
          <w:rFonts w:cs="Calibri"/>
          <w:i/>
          <w:sz w:val="22"/>
          <w:szCs w:val="22"/>
        </w:rPr>
        <w:t>APBD</w:t>
      </w:r>
      <w:r w:rsidRPr="00D5163E">
        <w:rPr>
          <w:rFonts w:cs="Calibri"/>
          <w:sz w:val="22"/>
          <w:szCs w:val="22"/>
        </w:rPr>
        <w:t xml:space="preserve">) for EE Street Lighting and to submit the evaluation and recommendation report to the City Government and House of Regional Representatives/ DPRD. A second pilot demonstration of street lighting will be outside Java island under a different setting but typical of other areas using different procurement procedures. The Demo Project Concept is described in </w:t>
      </w:r>
      <w:r w:rsidRPr="00D5163E">
        <w:rPr>
          <w:rFonts w:cs="Calibri"/>
          <w:b/>
          <w:sz w:val="22"/>
          <w:szCs w:val="22"/>
        </w:rPr>
        <w:t>Annex K</w:t>
      </w:r>
      <w:r w:rsidR="001C2139" w:rsidRPr="00D5163E">
        <w:rPr>
          <w:rFonts w:cs="Calibri"/>
          <w:b/>
          <w:sz w:val="22"/>
          <w:szCs w:val="22"/>
        </w:rPr>
        <w:t>.3</w:t>
      </w:r>
      <w:r w:rsidRPr="00D5163E">
        <w:rPr>
          <w:rFonts w:cs="Calibri"/>
          <w:sz w:val="22"/>
          <w:szCs w:val="22"/>
        </w:rPr>
        <w:t xml:space="preserve">. </w:t>
      </w:r>
      <w:bookmarkStart w:id="17" w:name="_Hlk526673132"/>
      <w:r w:rsidRPr="00D5163E">
        <w:rPr>
          <w:rFonts w:cs="Calibri"/>
          <w:sz w:val="22"/>
          <w:szCs w:val="22"/>
        </w:rPr>
        <w:t>The Government of Indonesia is currently assessing 10 up to 25 candidates for piloting of Smart Cities</w:t>
      </w:r>
      <w:bookmarkEnd w:id="17"/>
      <w:r w:rsidRPr="00D5163E">
        <w:rPr>
          <w:rFonts w:cs="Calibri"/>
          <w:sz w:val="22"/>
          <w:szCs w:val="22"/>
        </w:rPr>
        <w:t xml:space="preserve"> including those outside Java Island. </w:t>
      </w:r>
      <w:r w:rsidRPr="00D5163E">
        <w:rPr>
          <w:rFonts w:cs="Calibri"/>
          <w:sz w:val="22"/>
          <w:szCs w:val="22"/>
        </w:rPr>
        <w:lastRenderedPageBreak/>
        <w:t>This activity will involve participation of City Governments, ESCOs, DGNREEC – MEMR, three local lighting manufacturers associations, Lab test P3TEK of DGNREEC – MEMR , Regional Development Banks (</w:t>
      </w:r>
      <w:r w:rsidRPr="00D5163E">
        <w:rPr>
          <w:rFonts w:cs="Calibri"/>
          <w:i/>
          <w:sz w:val="22"/>
          <w:szCs w:val="22"/>
        </w:rPr>
        <w:t>BPD</w:t>
      </w:r>
      <w:r w:rsidRPr="00D5163E">
        <w:rPr>
          <w:rFonts w:cs="Calibri"/>
          <w:sz w:val="22"/>
          <w:szCs w:val="22"/>
        </w:rPr>
        <w:t>) of the selected pilot of Smart Cities. This activity will be undertaken by the project under supervision from DGNREEC-MEMR, Ministry of Information and Communication and Financial Service Authority (</w:t>
      </w:r>
      <w:r w:rsidRPr="00D5163E">
        <w:rPr>
          <w:rFonts w:cs="Calibri"/>
          <w:i/>
          <w:sz w:val="22"/>
          <w:szCs w:val="22"/>
        </w:rPr>
        <w:t>OJK</w:t>
      </w:r>
      <w:r w:rsidRPr="00D5163E">
        <w:rPr>
          <w:rFonts w:cs="Calibri"/>
          <w:sz w:val="22"/>
          <w:szCs w:val="22"/>
        </w:rPr>
        <w:t xml:space="preserve">). </w:t>
      </w:r>
    </w:p>
    <w:p w14:paraId="1825037F" w14:textId="77777777" w:rsidR="00D2595E" w:rsidRPr="00D5163E" w:rsidRDefault="00D2595E" w:rsidP="007E081C">
      <w:pPr>
        <w:spacing w:after="0"/>
        <w:ind w:left="720"/>
        <w:rPr>
          <w:rFonts w:cs="Calibri"/>
          <w:sz w:val="22"/>
          <w:szCs w:val="22"/>
        </w:rPr>
      </w:pPr>
    </w:p>
    <w:p w14:paraId="65CD8E02" w14:textId="312C8F68" w:rsidR="00D2595E" w:rsidRPr="00D5163E" w:rsidRDefault="00D2595E" w:rsidP="007E081C">
      <w:pPr>
        <w:spacing w:after="0"/>
        <w:ind w:left="720"/>
        <w:rPr>
          <w:rFonts w:cs="Calibri"/>
          <w:i/>
          <w:sz w:val="22"/>
          <w:szCs w:val="22"/>
        </w:rPr>
      </w:pPr>
      <w:r w:rsidRPr="00D5163E">
        <w:rPr>
          <w:rFonts w:cs="Calibri"/>
          <w:i/>
          <w:sz w:val="22"/>
          <w:szCs w:val="22"/>
        </w:rPr>
        <w:t>GEF supports th</w:t>
      </w:r>
      <w:r w:rsidR="001C2139" w:rsidRPr="00D5163E">
        <w:rPr>
          <w:rFonts w:cs="Calibri"/>
          <w:i/>
          <w:sz w:val="22"/>
          <w:szCs w:val="22"/>
        </w:rPr>
        <w:t>e</w:t>
      </w:r>
      <w:r w:rsidRPr="00D5163E">
        <w:rPr>
          <w:rFonts w:cs="Calibri"/>
          <w:i/>
          <w:sz w:val="22"/>
          <w:szCs w:val="22"/>
        </w:rPr>
        <w:t xml:space="preserve"> implementation </w:t>
      </w:r>
      <w:r w:rsidR="001C2139" w:rsidRPr="00D5163E">
        <w:rPr>
          <w:rFonts w:cs="Calibri"/>
          <w:i/>
          <w:sz w:val="22"/>
          <w:szCs w:val="22"/>
        </w:rPr>
        <w:t xml:space="preserve">of this </w:t>
      </w:r>
      <w:r w:rsidRPr="00D5163E">
        <w:rPr>
          <w:rFonts w:cs="Calibri"/>
          <w:i/>
          <w:sz w:val="22"/>
          <w:szCs w:val="22"/>
        </w:rPr>
        <w:t>pilot project to shift from conventional lighting to LED lamps in the selected Smart City Street Lighting</w:t>
      </w:r>
      <w:r w:rsidR="001C2139" w:rsidRPr="00D5163E">
        <w:rPr>
          <w:rFonts w:cs="Calibri"/>
          <w:i/>
          <w:sz w:val="22"/>
          <w:szCs w:val="22"/>
        </w:rPr>
        <w:t xml:space="preserve"> and other municipalities and technical support in setting up revolving fund</w:t>
      </w:r>
      <w:r w:rsidR="00AC232C" w:rsidRPr="00D5163E">
        <w:rPr>
          <w:rFonts w:cs="Calibri"/>
          <w:i/>
          <w:sz w:val="22"/>
          <w:szCs w:val="22"/>
        </w:rPr>
        <w:t>s</w:t>
      </w:r>
      <w:r w:rsidRPr="00D5163E">
        <w:rPr>
          <w:rFonts w:cs="Calibri"/>
          <w:i/>
          <w:sz w:val="22"/>
          <w:szCs w:val="22"/>
        </w:rPr>
        <w:t>.</w:t>
      </w:r>
    </w:p>
    <w:p w14:paraId="19CDDE5C" w14:textId="77777777" w:rsidR="00D2595E" w:rsidRPr="00D5163E" w:rsidRDefault="00D2595E" w:rsidP="007E081C">
      <w:pPr>
        <w:pStyle w:val="ListParagraph"/>
        <w:ind w:left="360"/>
        <w:jc w:val="both"/>
        <w:rPr>
          <w:rFonts w:ascii="Calibri" w:hAnsi="Calibri" w:cs="Calibri"/>
          <w:b/>
          <w:i/>
          <w:sz w:val="22"/>
          <w:szCs w:val="22"/>
        </w:rPr>
      </w:pPr>
    </w:p>
    <w:p w14:paraId="2494E9D4" w14:textId="5B0D12C6" w:rsidR="005008BF" w:rsidRPr="00D5163E" w:rsidRDefault="000C67AB" w:rsidP="00DD7CE7">
      <w:pPr>
        <w:pStyle w:val="ListParagraph"/>
        <w:numPr>
          <w:ilvl w:val="0"/>
          <w:numId w:val="94"/>
        </w:numPr>
        <w:jc w:val="both"/>
        <w:rPr>
          <w:rFonts w:ascii="Calibri" w:hAnsi="Calibri" w:cs="Calibri"/>
          <w:i/>
          <w:sz w:val="22"/>
          <w:szCs w:val="22"/>
        </w:rPr>
      </w:pPr>
      <w:r w:rsidRPr="00D5163E">
        <w:rPr>
          <w:rFonts w:ascii="Calibri" w:hAnsi="Calibri" w:cs="Calibri"/>
          <w:i/>
          <w:sz w:val="22"/>
          <w:szCs w:val="22"/>
        </w:rPr>
        <w:t xml:space="preserve">On-bill financing </w:t>
      </w:r>
      <w:r w:rsidR="005008BF" w:rsidRPr="00D5163E">
        <w:rPr>
          <w:rFonts w:ascii="Calibri" w:hAnsi="Calibri" w:cs="Calibri"/>
          <w:i/>
          <w:sz w:val="22"/>
          <w:szCs w:val="22"/>
        </w:rPr>
        <w:t xml:space="preserve">model for selected </w:t>
      </w:r>
      <w:r w:rsidR="006E73AF" w:rsidRPr="00D5163E">
        <w:rPr>
          <w:rFonts w:ascii="Calibri" w:hAnsi="Calibri" w:cs="Calibri"/>
          <w:i/>
          <w:sz w:val="22"/>
          <w:szCs w:val="22"/>
        </w:rPr>
        <w:t>government</w:t>
      </w:r>
      <w:r w:rsidR="00E61EEB" w:rsidRPr="00D5163E">
        <w:rPr>
          <w:rFonts w:ascii="Calibri" w:hAnsi="Calibri" w:cs="Calibri"/>
          <w:i/>
          <w:sz w:val="22"/>
          <w:szCs w:val="22"/>
        </w:rPr>
        <w:t>-</w:t>
      </w:r>
      <w:r w:rsidR="006E73AF" w:rsidRPr="00D5163E">
        <w:rPr>
          <w:rFonts w:ascii="Calibri" w:hAnsi="Calibri" w:cs="Calibri"/>
          <w:i/>
          <w:sz w:val="22"/>
          <w:szCs w:val="22"/>
        </w:rPr>
        <w:t xml:space="preserve">owned </w:t>
      </w:r>
      <w:r w:rsidR="005008BF" w:rsidRPr="00D5163E">
        <w:rPr>
          <w:rFonts w:ascii="Calibri" w:hAnsi="Calibri" w:cs="Calibri"/>
          <w:i/>
          <w:sz w:val="22"/>
          <w:szCs w:val="22"/>
        </w:rPr>
        <w:t xml:space="preserve">residential </w:t>
      </w:r>
      <w:r w:rsidR="003B0CB8" w:rsidRPr="00D5163E">
        <w:rPr>
          <w:rFonts w:ascii="Calibri" w:hAnsi="Calibri" w:cs="Calibri"/>
          <w:i/>
          <w:sz w:val="22"/>
          <w:szCs w:val="22"/>
        </w:rPr>
        <w:t>buildings</w:t>
      </w:r>
    </w:p>
    <w:p w14:paraId="2A6A4860" w14:textId="77777777" w:rsidR="004A2537" w:rsidRPr="00D5163E" w:rsidRDefault="004A2537" w:rsidP="007E081C">
      <w:pPr>
        <w:pStyle w:val="ListParagraph"/>
        <w:jc w:val="both"/>
        <w:rPr>
          <w:rFonts w:ascii="Calibri" w:hAnsi="Calibri" w:cs="Calibri"/>
          <w:sz w:val="22"/>
          <w:szCs w:val="22"/>
        </w:rPr>
      </w:pPr>
    </w:p>
    <w:p w14:paraId="59031678" w14:textId="5E8E0035" w:rsidR="005008BF" w:rsidRPr="00D5163E" w:rsidRDefault="004A2537" w:rsidP="007E081C">
      <w:pPr>
        <w:pStyle w:val="ListParagraph"/>
        <w:jc w:val="both"/>
        <w:rPr>
          <w:rFonts w:ascii="Calibri" w:hAnsi="Calibri" w:cs="Calibri"/>
          <w:sz w:val="22"/>
          <w:szCs w:val="22"/>
        </w:rPr>
      </w:pPr>
      <w:r w:rsidRPr="00D5163E">
        <w:rPr>
          <w:rFonts w:ascii="Calibri" w:hAnsi="Calibri" w:cs="Calibri"/>
          <w:sz w:val="22"/>
          <w:szCs w:val="22"/>
        </w:rPr>
        <w:t>This will involve the</w:t>
      </w:r>
      <w:r w:rsidR="00D34C2B" w:rsidRPr="00D5163E">
        <w:rPr>
          <w:rFonts w:asciiTheme="majorHAnsi" w:hAnsiTheme="majorHAnsi" w:cs="Calibri"/>
          <w:sz w:val="22"/>
          <w:szCs w:val="22"/>
        </w:rPr>
        <w:t xml:space="preserve"> implementation in selected government low-income residential housing which are </w:t>
      </w:r>
      <w:r w:rsidR="006E73AF" w:rsidRPr="00D5163E">
        <w:rPr>
          <w:rFonts w:asciiTheme="majorHAnsi" w:hAnsiTheme="majorHAnsi" w:cs="Calibri"/>
          <w:sz w:val="22"/>
          <w:szCs w:val="22"/>
        </w:rPr>
        <w:t>owned</w:t>
      </w:r>
      <w:r w:rsidR="00D34C2B" w:rsidRPr="00D5163E">
        <w:rPr>
          <w:rFonts w:asciiTheme="majorHAnsi" w:hAnsiTheme="majorHAnsi" w:cs="Calibri"/>
          <w:sz w:val="22"/>
          <w:szCs w:val="22"/>
        </w:rPr>
        <w:t xml:space="preserve"> and managed by the government. The pilot demonstration will consist of replacing 250,000 existing lighting </w:t>
      </w:r>
      <w:r w:rsidR="00D60B83" w:rsidRPr="00D5163E">
        <w:rPr>
          <w:rFonts w:asciiTheme="majorHAnsi" w:hAnsiTheme="majorHAnsi" w:cs="Calibri"/>
          <w:sz w:val="22"/>
          <w:szCs w:val="22"/>
        </w:rPr>
        <w:t xml:space="preserve">with </w:t>
      </w:r>
      <w:r w:rsidR="00D34C2B" w:rsidRPr="00D5163E">
        <w:rPr>
          <w:rFonts w:asciiTheme="majorHAnsi" w:hAnsiTheme="majorHAnsi" w:cs="Calibri"/>
          <w:sz w:val="22"/>
          <w:szCs w:val="22"/>
        </w:rPr>
        <w:t xml:space="preserve">3-watt LED lighting. The cost of the LED replacement will be included by the housing management in the </w:t>
      </w:r>
      <w:r w:rsidR="006E73AF" w:rsidRPr="00D5163E">
        <w:rPr>
          <w:rFonts w:asciiTheme="majorHAnsi" w:hAnsiTheme="majorHAnsi" w:cs="Calibri"/>
          <w:sz w:val="22"/>
          <w:szCs w:val="22"/>
        </w:rPr>
        <w:t>tenants’</w:t>
      </w:r>
      <w:r w:rsidR="00D34C2B" w:rsidRPr="00D5163E">
        <w:rPr>
          <w:rFonts w:asciiTheme="majorHAnsi" w:hAnsiTheme="majorHAnsi" w:cs="Calibri"/>
          <w:sz w:val="22"/>
          <w:szCs w:val="22"/>
        </w:rPr>
        <w:t xml:space="preserve"> monthly maintenance fees. </w:t>
      </w:r>
      <w:r w:rsidR="004B6431" w:rsidRPr="00D5163E">
        <w:rPr>
          <w:rFonts w:asciiTheme="majorHAnsi" w:hAnsiTheme="majorHAnsi" w:cs="Calibri"/>
          <w:sz w:val="22"/>
          <w:szCs w:val="22"/>
        </w:rPr>
        <w:t xml:space="preserve">Lamps will be replaced and costs for the lamps will be recovered from </w:t>
      </w:r>
      <w:r w:rsidR="00AC226C" w:rsidRPr="00D5163E">
        <w:rPr>
          <w:rFonts w:asciiTheme="majorHAnsi" w:hAnsiTheme="majorHAnsi" w:cs="Calibri"/>
          <w:sz w:val="22"/>
          <w:szCs w:val="22"/>
        </w:rPr>
        <w:t xml:space="preserve">maintenance fee through the regular management and administration of the residential buildings. The activity will also involve training of the residential building administrator on the relevant financing and billing </w:t>
      </w:r>
      <w:r w:rsidR="001A39A3" w:rsidRPr="00D5163E">
        <w:rPr>
          <w:rFonts w:asciiTheme="majorHAnsi" w:hAnsiTheme="majorHAnsi" w:cs="Calibri"/>
          <w:sz w:val="22"/>
          <w:szCs w:val="22"/>
        </w:rPr>
        <w:t xml:space="preserve">tasks regarding </w:t>
      </w:r>
      <w:r w:rsidR="00AC226C" w:rsidRPr="00D5163E">
        <w:rPr>
          <w:rFonts w:asciiTheme="majorHAnsi" w:hAnsiTheme="majorHAnsi" w:cs="Calibri"/>
          <w:sz w:val="22"/>
          <w:szCs w:val="22"/>
        </w:rPr>
        <w:t xml:space="preserve">the </w:t>
      </w:r>
      <w:r w:rsidR="001A39A3" w:rsidRPr="00D5163E">
        <w:rPr>
          <w:rFonts w:asciiTheme="majorHAnsi" w:hAnsiTheme="majorHAnsi" w:cs="Calibri"/>
          <w:sz w:val="22"/>
          <w:szCs w:val="22"/>
        </w:rPr>
        <w:t xml:space="preserve">effective </w:t>
      </w:r>
      <w:r w:rsidR="00AC226C" w:rsidRPr="00D5163E">
        <w:rPr>
          <w:rFonts w:asciiTheme="majorHAnsi" w:hAnsiTheme="majorHAnsi" w:cs="Calibri"/>
          <w:sz w:val="22"/>
          <w:szCs w:val="22"/>
        </w:rPr>
        <w:t xml:space="preserve">conversion to EEL </w:t>
      </w:r>
      <w:r w:rsidR="001A39A3" w:rsidRPr="00D5163E">
        <w:rPr>
          <w:rFonts w:asciiTheme="majorHAnsi" w:hAnsiTheme="majorHAnsi" w:cs="Calibri"/>
          <w:sz w:val="22"/>
          <w:szCs w:val="22"/>
        </w:rPr>
        <w:t>so as to orient them on</w:t>
      </w:r>
      <w:r w:rsidR="00AC226C" w:rsidRPr="00D5163E">
        <w:rPr>
          <w:rFonts w:asciiTheme="majorHAnsi" w:hAnsiTheme="majorHAnsi" w:cs="Calibri"/>
          <w:sz w:val="22"/>
          <w:szCs w:val="22"/>
        </w:rPr>
        <w:t xml:space="preserve"> the new responsibility to </w:t>
      </w:r>
      <w:r w:rsidR="001A39A3" w:rsidRPr="00D5163E">
        <w:rPr>
          <w:rFonts w:asciiTheme="majorHAnsi" w:hAnsiTheme="majorHAnsi" w:cs="Calibri"/>
          <w:sz w:val="22"/>
          <w:szCs w:val="22"/>
        </w:rPr>
        <w:t xml:space="preserve">manage and </w:t>
      </w:r>
      <w:r w:rsidR="00AC226C" w:rsidRPr="00D5163E">
        <w:rPr>
          <w:rFonts w:asciiTheme="majorHAnsi" w:hAnsiTheme="majorHAnsi" w:cs="Calibri"/>
          <w:sz w:val="22"/>
          <w:szCs w:val="22"/>
        </w:rPr>
        <w:t xml:space="preserve">sustain the EEL conversion. </w:t>
      </w:r>
      <w:r w:rsidR="00D34C2B" w:rsidRPr="00D5163E">
        <w:rPr>
          <w:rFonts w:asciiTheme="majorHAnsi" w:hAnsiTheme="majorHAnsi"/>
          <w:sz w:val="22"/>
          <w:szCs w:val="22"/>
        </w:rPr>
        <w:t>Lessons learned from implementation can be used to guide the possible improvement of financial support schemes as necessary for the deployment of more replication projects.</w:t>
      </w:r>
      <w:r w:rsidR="00EF47FA" w:rsidRPr="00D5163E">
        <w:rPr>
          <w:rFonts w:ascii="Calibri" w:hAnsi="Calibri" w:cs="Calibri"/>
          <w:sz w:val="22"/>
          <w:szCs w:val="22"/>
        </w:rPr>
        <w:t xml:space="preserve"> In its important role for introducing EEL, government </w:t>
      </w:r>
      <w:r w:rsidR="00D60B83" w:rsidRPr="00D5163E">
        <w:rPr>
          <w:rFonts w:ascii="Calibri" w:hAnsi="Calibri" w:cs="Calibri"/>
          <w:sz w:val="22"/>
          <w:szCs w:val="22"/>
        </w:rPr>
        <w:t xml:space="preserve">can encourage its </w:t>
      </w:r>
      <w:r w:rsidR="00EF47FA" w:rsidRPr="00D5163E">
        <w:rPr>
          <w:rFonts w:ascii="Calibri" w:hAnsi="Calibri" w:cs="Calibri"/>
          <w:sz w:val="22"/>
          <w:szCs w:val="22"/>
        </w:rPr>
        <w:t xml:space="preserve">housing projects to participate in </w:t>
      </w:r>
      <w:r w:rsidR="00D60B83" w:rsidRPr="00D5163E">
        <w:rPr>
          <w:rFonts w:ascii="Calibri" w:hAnsi="Calibri" w:cs="Calibri"/>
          <w:sz w:val="22"/>
          <w:szCs w:val="22"/>
        </w:rPr>
        <w:t>proliferating EELs</w:t>
      </w:r>
      <w:r w:rsidR="00EF47FA" w:rsidRPr="00D5163E">
        <w:rPr>
          <w:rFonts w:ascii="Calibri" w:hAnsi="Calibri" w:cs="Calibri"/>
          <w:sz w:val="22"/>
          <w:szCs w:val="22"/>
        </w:rPr>
        <w:t xml:space="preserve">. The transition towards efficient lighting in residential sector will be </w:t>
      </w:r>
      <w:r w:rsidR="00D60B83" w:rsidRPr="00D5163E">
        <w:rPr>
          <w:rFonts w:ascii="Calibri" w:hAnsi="Calibri" w:cs="Calibri"/>
          <w:sz w:val="22"/>
          <w:szCs w:val="22"/>
        </w:rPr>
        <w:t>ushered</w:t>
      </w:r>
      <w:r w:rsidR="00EF47FA" w:rsidRPr="00D5163E">
        <w:rPr>
          <w:rFonts w:ascii="Calibri" w:hAnsi="Calibri" w:cs="Calibri"/>
          <w:sz w:val="22"/>
          <w:szCs w:val="22"/>
        </w:rPr>
        <w:t xml:space="preserve"> by the government to expedite the uptake of EEL through the formulation and implementation of favorable policies derived from the demonstration projects as well as lessons learned in other countries. </w:t>
      </w:r>
      <w:r w:rsidR="00386C40" w:rsidRPr="00D5163E">
        <w:rPr>
          <w:rFonts w:ascii="Calibri" w:hAnsi="Calibri" w:cs="Calibri"/>
          <w:sz w:val="22"/>
          <w:szCs w:val="22"/>
        </w:rPr>
        <w:t xml:space="preserve">This activity will </w:t>
      </w:r>
      <w:r w:rsidR="00EF47FA" w:rsidRPr="00D5163E">
        <w:rPr>
          <w:rFonts w:ascii="Calibri" w:hAnsi="Calibri" w:cs="Calibri"/>
          <w:sz w:val="22"/>
          <w:szCs w:val="22"/>
        </w:rPr>
        <w:t xml:space="preserve">also </w:t>
      </w:r>
      <w:r w:rsidR="00386C40" w:rsidRPr="00D5163E">
        <w:rPr>
          <w:rFonts w:ascii="Calibri" w:hAnsi="Calibri" w:cs="Calibri"/>
          <w:sz w:val="22"/>
          <w:szCs w:val="22"/>
        </w:rPr>
        <w:t xml:space="preserve">involve consultations with direct beneficiaries within the residential pilot areas, ensuring equal participation of women and men beneficiaries. </w:t>
      </w:r>
    </w:p>
    <w:p w14:paraId="1D558C43" w14:textId="77777777" w:rsidR="008D50D4" w:rsidRPr="00D5163E" w:rsidRDefault="008D50D4" w:rsidP="007E081C">
      <w:pPr>
        <w:pStyle w:val="ListParagraph"/>
        <w:jc w:val="both"/>
        <w:rPr>
          <w:rFonts w:ascii="Calibri" w:hAnsi="Calibri" w:cs="Calibri"/>
          <w:sz w:val="22"/>
          <w:szCs w:val="22"/>
        </w:rPr>
      </w:pPr>
    </w:p>
    <w:p w14:paraId="7B66DE1B" w14:textId="0E86F2FB" w:rsidR="00D60B83" w:rsidRPr="00D5163E" w:rsidRDefault="00D60B83" w:rsidP="007E081C">
      <w:pPr>
        <w:spacing w:after="0"/>
        <w:ind w:left="720"/>
        <w:rPr>
          <w:rFonts w:cs="Calibri"/>
          <w:i/>
          <w:sz w:val="22"/>
          <w:szCs w:val="22"/>
        </w:rPr>
      </w:pPr>
      <w:r w:rsidRPr="00D5163E">
        <w:rPr>
          <w:rFonts w:cs="Calibri"/>
          <w:i/>
          <w:sz w:val="22"/>
          <w:szCs w:val="22"/>
        </w:rPr>
        <w:t xml:space="preserve">GEF supports the implementation of this pilot project to shift from conventional lighting to LED lamps in the selected residential </w:t>
      </w:r>
      <w:r w:rsidR="00286DAF" w:rsidRPr="00D5163E">
        <w:rPr>
          <w:rFonts w:cs="Calibri"/>
          <w:i/>
          <w:sz w:val="22"/>
          <w:szCs w:val="22"/>
        </w:rPr>
        <w:t>applications</w:t>
      </w:r>
      <w:r w:rsidRPr="00D5163E">
        <w:rPr>
          <w:rFonts w:cs="Calibri"/>
          <w:i/>
          <w:sz w:val="22"/>
          <w:szCs w:val="22"/>
        </w:rPr>
        <w:t>.</w:t>
      </w:r>
    </w:p>
    <w:p w14:paraId="6EB9B9F5" w14:textId="77777777" w:rsidR="00D60B83" w:rsidRPr="00D5163E" w:rsidRDefault="00D60B83" w:rsidP="007E081C">
      <w:pPr>
        <w:pStyle w:val="ListParagraph"/>
        <w:jc w:val="both"/>
        <w:rPr>
          <w:rFonts w:ascii="Calibri" w:hAnsi="Calibri" w:cs="Calibri"/>
          <w:sz w:val="22"/>
          <w:szCs w:val="22"/>
        </w:rPr>
      </w:pPr>
    </w:p>
    <w:p w14:paraId="509960D4" w14:textId="15D2F75B" w:rsidR="00B14EDA" w:rsidRPr="00D5163E" w:rsidRDefault="00B14EDA" w:rsidP="007E081C">
      <w:pPr>
        <w:spacing w:after="0"/>
        <w:ind w:left="360"/>
        <w:rPr>
          <w:i/>
          <w:sz w:val="22"/>
          <w:szCs w:val="22"/>
        </w:rPr>
      </w:pPr>
      <w:r w:rsidRPr="00D5163E">
        <w:rPr>
          <w:rFonts w:cs="Calibri"/>
          <w:b/>
          <w:i/>
          <w:sz w:val="22"/>
          <w:szCs w:val="22"/>
        </w:rPr>
        <w:t xml:space="preserve">Activity 3.2.2: </w:t>
      </w:r>
      <w:r w:rsidR="00136998" w:rsidRPr="00D5163E">
        <w:rPr>
          <w:rFonts w:cs="Calibri"/>
          <w:b/>
          <w:i/>
          <w:sz w:val="22"/>
          <w:szCs w:val="22"/>
        </w:rPr>
        <w:t>D</w:t>
      </w:r>
      <w:r w:rsidRPr="00D5163E">
        <w:rPr>
          <w:rFonts w:eastAsia="Times New Roman" w:cs="Calibri"/>
          <w:b/>
          <w:i/>
          <w:sz w:val="22"/>
          <w:szCs w:val="22"/>
        </w:rPr>
        <w:t>esign, planning and conduct of training</w:t>
      </w:r>
      <w:r w:rsidR="00A3228F" w:rsidRPr="00D5163E">
        <w:rPr>
          <w:rFonts w:eastAsia="Times New Roman" w:cs="Calibri"/>
          <w:b/>
          <w:i/>
          <w:sz w:val="22"/>
          <w:szCs w:val="22"/>
        </w:rPr>
        <w:t xml:space="preserve"> </w:t>
      </w:r>
      <w:r w:rsidRPr="00D5163E">
        <w:rPr>
          <w:rFonts w:cs="Calibri"/>
          <w:b/>
          <w:i/>
          <w:sz w:val="22"/>
          <w:szCs w:val="22"/>
        </w:rPr>
        <w:t>for local government municipalities and cities and pilot demonstration hosts</w:t>
      </w:r>
      <w:r w:rsidRPr="00D5163E">
        <w:rPr>
          <w:rFonts w:cs="Calibri"/>
          <w:sz w:val="22"/>
          <w:szCs w:val="22"/>
        </w:rPr>
        <w:t xml:space="preserve"> </w:t>
      </w:r>
      <w:bookmarkStart w:id="18" w:name="_Hlk512082004"/>
      <w:r w:rsidR="00A3228F" w:rsidRPr="00D5163E">
        <w:rPr>
          <w:rFonts w:cs="Calibri"/>
          <w:sz w:val="22"/>
          <w:szCs w:val="22"/>
        </w:rPr>
        <w:t xml:space="preserve">This activity will involve </w:t>
      </w:r>
      <w:r w:rsidR="00A3228F" w:rsidRPr="00D5163E">
        <w:rPr>
          <w:sz w:val="22"/>
          <w:szCs w:val="22"/>
        </w:rPr>
        <w:t>capacity development trainings of local government municipalities and</w:t>
      </w:r>
      <w:r w:rsidR="00B17575" w:rsidRPr="00D5163E">
        <w:rPr>
          <w:sz w:val="22"/>
          <w:szCs w:val="22"/>
        </w:rPr>
        <w:t xml:space="preserve"> </w:t>
      </w:r>
      <w:r w:rsidR="00A3228F" w:rsidRPr="00D5163E">
        <w:rPr>
          <w:sz w:val="22"/>
          <w:szCs w:val="22"/>
        </w:rPr>
        <w:t xml:space="preserve">cities and pilot demonstration institution hosts about EEL systems and </w:t>
      </w:r>
      <w:r w:rsidR="0096177C" w:rsidRPr="00D5163E">
        <w:rPr>
          <w:sz w:val="22"/>
          <w:szCs w:val="22"/>
        </w:rPr>
        <w:t xml:space="preserve">government </w:t>
      </w:r>
      <w:r w:rsidR="00A3228F" w:rsidRPr="00D5163E">
        <w:rPr>
          <w:sz w:val="22"/>
          <w:szCs w:val="22"/>
        </w:rPr>
        <w:t>procurement systems using the ESCO business models</w:t>
      </w:r>
      <w:bookmarkEnd w:id="18"/>
      <w:r w:rsidR="00A3228F" w:rsidRPr="00D5163E">
        <w:rPr>
          <w:sz w:val="22"/>
          <w:szCs w:val="22"/>
        </w:rPr>
        <w:t xml:space="preserve">. </w:t>
      </w:r>
      <w:r w:rsidR="00DD6759" w:rsidRPr="00D5163E">
        <w:rPr>
          <w:sz w:val="22"/>
          <w:szCs w:val="22"/>
        </w:rPr>
        <w:t xml:space="preserve">During this activity women’s active participation will be encouraged. </w:t>
      </w:r>
      <w:r w:rsidR="00A3228F" w:rsidRPr="00D5163E">
        <w:rPr>
          <w:sz w:val="22"/>
          <w:szCs w:val="22"/>
        </w:rPr>
        <w:t xml:space="preserve">This activity is </w:t>
      </w:r>
      <w:r w:rsidR="0096177C" w:rsidRPr="00D5163E">
        <w:rPr>
          <w:sz w:val="22"/>
          <w:szCs w:val="22"/>
        </w:rPr>
        <w:t>intended</w:t>
      </w:r>
      <w:r w:rsidR="00A3228F" w:rsidRPr="00D5163E">
        <w:rPr>
          <w:sz w:val="22"/>
          <w:szCs w:val="22"/>
        </w:rPr>
        <w:t xml:space="preserve"> for interested </w:t>
      </w:r>
      <w:r w:rsidR="0096177C" w:rsidRPr="00D5163E">
        <w:rPr>
          <w:sz w:val="22"/>
          <w:szCs w:val="22"/>
        </w:rPr>
        <w:t>c</w:t>
      </w:r>
      <w:r w:rsidR="00A3228F" w:rsidRPr="00D5163E">
        <w:rPr>
          <w:sz w:val="22"/>
          <w:szCs w:val="22"/>
        </w:rPr>
        <w:t xml:space="preserve">ity </w:t>
      </w:r>
      <w:r w:rsidR="0096177C" w:rsidRPr="00D5163E">
        <w:rPr>
          <w:sz w:val="22"/>
          <w:szCs w:val="22"/>
        </w:rPr>
        <w:t>g</w:t>
      </w:r>
      <w:r w:rsidR="00A3228F" w:rsidRPr="00D5163E">
        <w:rPr>
          <w:sz w:val="22"/>
          <w:szCs w:val="22"/>
        </w:rPr>
        <w:t>overnment</w:t>
      </w:r>
      <w:r w:rsidR="00C36A07" w:rsidRPr="00D5163E">
        <w:rPr>
          <w:sz w:val="22"/>
          <w:szCs w:val="22"/>
        </w:rPr>
        <w:t>s</w:t>
      </w:r>
      <w:r w:rsidR="00A3228F" w:rsidRPr="00D5163E">
        <w:rPr>
          <w:sz w:val="22"/>
          <w:szCs w:val="22"/>
        </w:rPr>
        <w:t xml:space="preserve"> to implement EE Street Lighting </w:t>
      </w:r>
      <w:r w:rsidR="00C36A07" w:rsidRPr="00D5163E">
        <w:rPr>
          <w:sz w:val="22"/>
          <w:szCs w:val="22"/>
        </w:rPr>
        <w:t xml:space="preserve">and </w:t>
      </w:r>
      <w:r w:rsidR="00A3228F" w:rsidRPr="00D5163E">
        <w:rPr>
          <w:sz w:val="22"/>
          <w:szCs w:val="22"/>
        </w:rPr>
        <w:t xml:space="preserve">to further expand the workability of </w:t>
      </w:r>
      <w:r w:rsidR="00C36A07" w:rsidRPr="00D5163E">
        <w:rPr>
          <w:sz w:val="22"/>
          <w:szCs w:val="22"/>
        </w:rPr>
        <w:t xml:space="preserve">the </w:t>
      </w:r>
      <w:r w:rsidR="00A3228F" w:rsidRPr="00D5163E">
        <w:rPr>
          <w:sz w:val="22"/>
          <w:szCs w:val="22"/>
        </w:rPr>
        <w:t xml:space="preserve">ESCO model for EE Street Lighting in </w:t>
      </w:r>
      <w:r w:rsidR="00C36A07" w:rsidRPr="00D5163E">
        <w:rPr>
          <w:sz w:val="22"/>
          <w:szCs w:val="22"/>
        </w:rPr>
        <w:t xml:space="preserve">the </w:t>
      </w:r>
      <w:r w:rsidR="00A3228F" w:rsidRPr="00D5163E">
        <w:rPr>
          <w:sz w:val="22"/>
          <w:szCs w:val="22"/>
        </w:rPr>
        <w:t xml:space="preserve">Smart City Design Concept. It will synthesize the lessons learned from pilot demonstration projects to guide the possible improvement of financial support schemes as necessary for the deployment of more replication projects. This activity also includes dissemination of the results of Activities </w:t>
      </w:r>
      <w:r w:rsidR="00A3228F" w:rsidRPr="00D5163E">
        <w:rPr>
          <w:i/>
          <w:sz w:val="22"/>
          <w:szCs w:val="22"/>
        </w:rPr>
        <w:t>3.1.3.</w:t>
      </w:r>
      <w:r w:rsidR="00A3228F" w:rsidRPr="00D5163E">
        <w:rPr>
          <w:sz w:val="22"/>
          <w:szCs w:val="22"/>
        </w:rPr>
        <w:t xml:space="preserve"> </w:t>
      </w:r>
    </w:p>
    <w:p w14:paraId="272486CD" w14:textId="77777777" w:rsidR="00B4381B" w:rsidRPr="00D5163E" w:rsidRDefault="00B4381B" w:rsidP="007E081C">
      <w:pPr>
        <w:spacing w:after="0"/>
        <w:ind w:left="360"/>
        <w:rPr>
          <w:rFonts w:cs="Calibri"/>
          <w:i/>
          <w:sz w:val="22"/>
          <w:szCs w:val="22"/>
        </w:rPr>
      </w:pPr>
    </w:p>
    <w:p w14:paraId="3F541B86" w14:textId="77777777" w:rsidR="00A3228F" w:rsidRPr="00D5163E" w:rsidRDefault="00A3228F" w:rsidP="007E081C">
      <w:pPr>
        <w:spacing w:after="0"/>
        <w:ind w:left="360"/>
        <w:rPr>
          <w:bCs/>
        </w:rPr>
      </w:pPr>
      <w:r w:rsidRPr="00D5163E">
        <w:rPr>
          <w:rFonts w:cs="Calibri"/>
          <w:i/>
          <w:sz w:val="22"/>
          <w:szCs w:val="22"/>
        </w:rPr>
        <w:t>GEF will provide support</w:t>
      </w:r>
      <w:r w:rsidRPr="00D5163E">
        <w:rPr>
          <w:rFonts w:cs="Calibri"/>
          <w:b/>
          <w:i/>
          <w:sz w:val="22"/>
          <w:szCs w:val="22"/>
        </w:rPr>
        <w:t xml:space="preserve"> </w:t>
      </w:r>
      <w:r w:rsidRPr="00D5163E">
        <w:rPr>
          <w:rFonts w:cs="Calibri"/>
          <w:i/>
          <w:sz w:val="22"/>
          <w:szCs w:val="22"/>
        </w:rPr>
        <w:t>for the d</w:t>
      </w:r>
      <w:r w:rsidRPr="00D5163E">
        <w:rPr>
          <w:rFonts w:eastAsia="Times New Roman" w:cs="Calibri"/>
          <w:i/>
          <w:sz w:val="22"/>
          <w:szCs w:val="22"/>
        </w:rPr>
        <w:t xml:space="preserve">esign, planning and conduct of training, preparation of training manuals, evaluation and </w:t>
      </w:r>
      <w:r w:rsidR="00B17575" w:rsidRPr="00D5163E">
        <w:rPr>
          <w:rFonts w:eastAsia="Times New Roman" w:cs="Calibri"/>
          <w:i/>
          <w:sz w:val="22"/>
          <w:szCs w:val="22"/>
        </w:rPr>
        <w:t>recommendations</w:t>
      </w:r>
      <w:r w:rsidRPr="00D5163E">
        <w:rPr>
          <w:rFonts w:eastAsia="Times New Roman" w:cs="Calibri"/>
          <w:i/>
          <w:sz w:val="22"/>
          <w:szCs w:val="22"/>
        </w:rPr>
        <w:t xml:space="preserve"> for improvement and sustainability.  </w:t>
      </w:r>
    </w:p>
    <w:p w14:paraId="18B0AE3C" w14:textId="77777777" w:rsidR="00B14EDA" w:rsidRPr="00D5163E" w:rsidRDefault="00B14EDA" w:rsidP="007E081C">
      <w:pPr>
        <w:pStyle w:val="ListParagraph"/>
        <w:ind w:left="360"/>
        <w:jc w:val="both"/>
        <w:rPr>
          <w:rFonts w:ascii="Calibri" w:hAnsi="Calibri" w:cs="Calibri"/>
          <w:bCs/>
          <w:sz w:val="22"/>
          <w:szCs w:val="22"/>
        </w:rPr>
      </w:pPr>
    </w:p>
    <w:p w14:paraId="4D19035F" w14:textId="31758316" w:rsidR="007E0452" w:rsidRPr="00D5163E" w:rsidRDefault="007E0452" w:rsidP="00DD7CE7">
      <w:pPr>
        <w:pStyle w:val="ListParagraph"/>
        <w:numPr>
          <w:ilvl w:val="0"/>
          <w:numId w:val="32"/>
        </w:numPr>
        <w:ind w:left="360"/>
        <w:jc w:val="both"/>
        <w:rPr>
          <w:rFonts w:ascii="Calibri" w:hAnsi="Calibri" w:cs="Calibri"/>
          <w:b/>
          <w:sz w:val="22"/>
          <w:szCs w:val="22"/>
        </w:rPr>
      </w:pPr>
      <w:r w:rsidRPr="00D5163E">
        <w:rPr>
          <w:rFonts w:ascii="Calibri" w:hAnsi="Calibri" w:cs="Calibri"/>
          <w:b/>
          <w:sz w:val="22"/>
          <w:szCs w:val="22"/>
        </w:rPr>
        <w:lastRenderedPageBreak/>
        <w:t xml:space="preserve">Output 3.3: </w:t>
      </w:r>
      <w:r w:rsidR="007D5741" w:rsidRPr="00D5163E">
        <w:rPr>
          <w:rFonts w:ascii="Calibri" w:hAnsi="Calibri" w:cs="Calibri"/>
          <w:b/>
          <w:sz w:val="22"/>
          <w:szCs w:val="22"/>
        </w:rPr>
        <w:t xml:space="preserve">Implemented </w:t>
      </w:r>
      <w:r w:rsidRPr="00D5163E">
        <w:rPr>
          <w:rFonts w:ascii="Calibri" w:hAnsi="Calibri" w:cs="Calibri"/>
          <w:b/>
          <w:sz w:val="22"/>
          <w:szCs w:val="22"/>
        </w:rPr>
        <w:t xml:space="preserve">awareness and promotion program </w:t>
      </w:r>
      <w:r w:rsidR="007D5741" w:rsidRPr="00D5163E">
        <w:rPr>
          <w:rFonts w:ascii="Calibri" w:hAnsi="Calibri" w:cs="Calibri"/>
          <w:b/>
          <w:sz w:val="22"/>
          <w:szCs w:val="22"/>
        </w:rPr>
        <w:t xml:space="preserve">and information system explaining </w:t>
      </w:r>
      <w:r w:rsidRPr="00D5163E">
        <w:rPr>
          <w:rFonts w:ascii="Calibri" w:hAnsi="Calibri" w:cs="Calibri"/>
          <w:b/>
          <w:sz w:val="22"/>
          <w:szCs w:val="22"/>
        </w:rPr>
        <w:t xml:space="preserve">the benefits of </w:t>
      </w:r>
      <w:r w:rsidR="007D5741" w:rsidRPr="00D5163E">
        <w:rPr>
          <w:rFonts w:ascii="Calibri" w:hAnsi="Calibri" w:cs="Calibri"/>
          <w:b/>
          <w:sz w:val="22"/>
          <w:szCs w:val="22"/>
        </w:rPr>
        <w:t>high energy efficient lighting technologies</w:t>
      </w:r>
      <w:r w:rsidR="006E73AF" w:rsidRPr="00D5163E">
        <w:rPr>
          <w:rFonts w:ascii="Calibri" w:hAnsi="Calibri" w:cs="Calibri"/>
          <w:b/>
          <w:sz w:val="22"/>
          <w:szCs w:val="22"/>
        </w:rPr>
        <w:t>,</w:t>
      </w:r>
      <w:r w:rsidR="006E73AF" w:rsidRPr="00D5163E">
        <w:rPr>
          <w:rFonts w:ascii="Calibri" w:hAnsi="Calibri" w:cs="Calibri"/>
          <w:sz w:val="22"/>
          <w:szCs w:val="22"/>
        </w:rPr>
        <w:t xml:space="preserve"> </w:t>
      </w:r>
      <w:r w:rsidR="000D1D7C" w:rsidRPr="00D5163E">
        <w:rPr>
          <w:rFonts w:ascii="Calibri" w:hAnsi="Calibri" w:cs="Calibri"/>
          <w:b/>
          <w:sz w:val="22"/>
          <w:szCs w:val="22"/>
        </w:rPr>
        <w:t>taking into account gender specific aspects in developing and implementing the programme</w:t>
      </w:r>
      <w:r w:rsidR="006E73AF" w:rsidRPr="00D5163E">
        <w:rPr>
          <w:rFonts w:ascii="Calibri" w:hAnsi="Calibri" w:cs="Calibri"/>
          <w:sz w:val="22"/>
          <w:szCs w:val="22"/>
        </w:rPr>
        <w:t>.</w:t>
      </w:r>
      <w:r w:rsidR="007D5741" w:rsidRPr="00D5163E">
        <w:rPr>
          <w:rFonts w:ascii="Calibri" w:hAnsi="Calibri" w:cs="Calibri"/>
          <w:b/>
          <w:sz w:val="22"/>
          <w:szCs w:val="22"/>
        </w:rPr>
        <w:t xml:space="preserve"> </w:t>
      </w:r>
    </w:p>
    <w:p w14:paraId="53A3299A" w14:textId="77777777" w:rsidR="00B14EDA" w:rsidRPr="00D5163E" w:rsidRDefault="00B14EDA" w:rsidP="007E081C">
      <w:pPr>
        <w:pStyle w:val="ListParagraph"/>
        <w:ind w:left="360"/>
        <w:jc w:val="both"/>
        <w:rPr>
          <w:rFonts w:ascii="Calibri" w:hAnsi="Calibri" w:cs="Calibri"/>
          <w:sz w:val="22"/>
          <w:szCs w:val="22"/>
        </w:rPr>
      </w:pPr>
    </w:p>
    <w:p w14:paraId="357FEDD6" w14:textId="5A40ED1D" w:rsidR="00385106" w:rsidRPr="00D5163E" w:rsidRDefault="00B14EDA" w:rsidP="007E081C">
      <w:pPr>
        <w:ind w:left="360"/>
        <w:rPr>
          <w:rFonts w:cs="Calibri"/>
          <w:sz w:val="22"/>
          <w:szCs w:val="22"/>
        </w:rPr>
      </w:pPr>
      <w:r w:rsidRPr="00D5163E">
        <w:rPr>
          <w:rFonts w:cs="Calibri"/>
          <w:b/>
          <w:i/>
          <w:sz w:val="22"/>
          <w:szCs w:val="22"/>
        </w:rPr>
        <w:t>Activity 3.3.1: Development of a</w:t>
      </w:r>
      <w:r w:rsidR="00B425DC" w:rsidRPr="00D5163E">
        <w:rPr>
          <w:rFonts w:cs="Calibri"/>
          <w:b/>
          <w:i/>
          <w:sz w:val="22"/>
          <w:szCs w:val="22"/>
        </w:rPr>
        <w:t xml:space="preserve"> </w:t>
      </w:r>
      <w:r w:rsidR="00136998" w:rsidRPr="00D5163E">
        <w:rPr>
          <w:rFonts w:cs="Calibri"/>
          <w:b/>
          <w:i/>
          <w:sz w:val="22"/>
          <w:szCs w:val="22"/>
        </w:rPr>
        <w:t xml:space="preserve">gender-responsive </w:t>
      </w:r>
      <w:r w:rsidRPr="00D5163E">
        <w:rPr>
          <w:rFonts w:cs="Calibri"/>
          <w:b/>
          <w:i/>
          <w:sz w:val="22"/>
          <w:szCs w:val="22"/>
        </w:rPr>
        <w:t>EEL</w:t>
      </w:r>
      <w:r w:rsidR="00B425DC" w:rsidRPr="00D5163E">
        <w:rPr>
          <w:rFonts w:cs="Calibri"/>
          <w:b/>
          <w:i/>
          <w:sz w:val="22"/>
          <w:szCs w:val="22"/>
        </w:rPr>
        <w:t xml:space="preserve"> </w:t>
      </w:r>
      <w:r w:rsidRPr="00D5163E">
        <w:rPr>
          <w:rFonts w:cs="Calibri"/>
          <w:b/>
          <w:i/>
          <w:sz w:val="22"/>
          <w:szCs w:val="22"/>
        </w:rPr>
        <w:t xml:space="preserve">awareness and promotion program on the benefits </w:t>
      </w:r>
      <w:r w:rsidR="00B4381B" w:rsidRPr="00D5163E">
        <w:rPr>
          <w:rFonts w:cs="Calibri"/>
          <w:b/>
          <w:i/>
          <w:sz w:val="22"/>
          <w:szCs w:val="22"/>
        </w:rPr>
        <w:t xml:space="preserve">of </w:t>
      </w:r>
      <w:r w:rsidRPr="00D5163E">
        <w:rPr>
          <w:rFonts w:cs="Calibri"/>
          <w:b/>
          <w:i/>
          <w:sz w:val="22"/>
          <w:szCs w:val="22"/>
        </w:rPr>
        <w:t>good quality LED lighting</w:t>
      </w:r>
      <w:r w:rsidR="0096177C" w:rsidRPr="00D5163E">
        <w:rPr>
          <w:rFonts w:cs="Calibri"/>
          <w:b/>
          <w:i/>
          <w:sz w:val="22"/>
          <w:szCs w:val="22"/>
        </w:rPr>
        <w:t xml:space="preserve">. </w:t>
      </w:r>
      <w:r w:rsidR="00207A70" w:rsidRPr="00D5163E">
        <w:rPr>
          <w:rFonts w:cs="Calibri"/>
          <w:sz w:val="22"/>
          <w:szCs w:val="22"/>
        </w:rPr>
        <w:t xml:space="preserve">This activity will involve </w:t>
      </w:r>
      <w:r w:rsidR="0096177C" w:rsidRPr="00D5163E">
        <w:rPr>
          <w:rFonts w:cs="Calibri"/>
          <w:sz w:val="22"/>
          <w:szCs w:val="22"/>
        </w:rPr>
        <w:t xml:space="preserve">the </w:t>
      </w:r>
      <w:r w:rsidR="00207A70" w:rsidRPr="00D5163E">
        <w:rPr>
          <w:rFonts w:cs="Calibri"/>
          <w:sz w:val="22"/>
          <w:szCs w:val="22"/>
        </w:rPr>
        <w:t xml:space="preserve">development of an awareness program, promotion packages and multimedia dissemination </w:t>
      </w:r>
      <w:r w:rsidR="00207A70" w:rsidRPr="00D5163E">
        <w:rPr>
          <w:rFonts w:cs="Leelawadee"/>
          <w:sz w:val="22"/>
          <w:szCs w:val="22"/>
        </w:rPr>
        <w:t xml:space="preserve">for general public, business sector and government </w:t>
      </w:r>
      <w:r w:rsidR="00B4381B" w:rsidRPr="00D5163E">
        <w:rPr>
          <w:rFonts w:cs="Leelawadee"/>
          <w:sz w:val="22"/>
          <w:szCs w:val="22"/>
        </w:rPr>
        <w:t>sector in</w:t>
      </w:r>
      <w:r w:rsidR="00207A70" w:rsidRPr="00D5163E">
        <w:rPr>
          <w:rFonts w:cs="Leelawadee"/>
          <w:sz w:val="22"/>
          <w:szCs w:val="22"/>
        </w:rPr>
        <w:t xml:space="preserve"> Indonesia</w:t>
      </w:r>
      <w:r w:rsidR="00207A70" w:rsidRPr="00D5163E">
        <w:rPr>
          <w:rFonts w:cs="Calibri"/>
          <w:sz w:val="22"/>
          <w:szCs w:val="22"/>
        </w:rPr>
        <w:t xml:space="preserve"> on the benefits of </w:t>
      </w:r>
      <w:r w:rsidR="00C36A07" w:rsidRPr="00D5163E">
        <w:rPr>
          <w:rFonts w:cs="Calibri"/>
          <w:sz w:val="22"/>
          <w:szCs w:val="22"/>
        </w:rPr>
        <w:t xml:space="preserve">energy efficient </w:t>
      </w:r>
      <w:r w:rsidR="00207A70" w:rsidRPr="00D5163E">
        <w:rPr>
          <w:rFonts w:cs="Calibri"/>
          <w:sz w:val="22"/>
          <w:szCs w:val="22"/>
        </w:rPr>
        <w:t>lighting technologies. Th</w:t>
      </w:r>
      <w:r w:rsidR="00C36A07" w:rsidRPr="00D5163E">
        <w:rPr>
          <w:rFonts w:cs="Calibri"/>
          <w:sz w:val="22"/>
          <w:szCs w:val="22"/>
        </w:rPr>
        <w:t>e</w:t>
      </w:r>
      <w:r w:rsidR="00207A70" w:rsidRPr="00D5163E">
        <w:rPr>
          <w:rFonts w:cs="Calibri"/>
          <w:sz w:val="22"/>
          <w:szCs w:val="22"/>
        </w:rPr>
        <w:t>s</w:t>
      </w:r>
      <w:r w:rsidR="00C36A07" w:rsidRPr="00D5163E">
        <w:rPr>
          <w:rFonts w:cs="Calibri"/>
          <w:sz w:val="22"/>
          <w:szCs w:val="22"/>
        </w:rPr>
        <w:t>e</w:t>
      </w:r>
      <w:r w:rsidR="00207A70" w:rsidRPr="00D5163E">
        <w:rPr>
          <w:rFonts w:cs="Calibri"/>
          <w:sz w:val="22"/>
          <w:szCs w:val="22"/>
        </w:rPr>
        <w:t xml:space="preserve"> awareness raising activities are meant to </w:t>
      </w:r>
      <w:r w:rsidR="00C36A07" w:rsidRPr="00D5163E">
        <w:rPr>
          <w:rFonts w:cs="Calibri"/>
          <w:sz w:val="22"/>
          <w:szCs w:val="22"/>
        </w:rPr>
        <w:t xml:space="preserve">raise </w:t>
      </w:r>
      <w:r w:rsidR="00207A70" w:rsidRPr="00D5163E">
        <w:rPr>
          <w:rFonts w:cs="Calibri"/>
          <w:sz w:val="22"/>
          <w:szCs w:val="22"/>
        </w:rPr>
        <w:t xml:space="preserve">attention as well as </w:t>
      </w:r>
      <w:r w:rsidR="00C36A07" w:rsidRPr="00D5163E">
        <w:rPr>
          <w:rFonts w:cs="Calibri"/>
          <w:sz w:val="22"/>
          <w:szCs w:val="22"/>
        </w:rPr>
        <w:t xml:space="preserve">increase </w:t>
      </w:r>
      <w:r w:rsidR="00207A70" w:rsidRPr="00D5163E">
        <w:rPr>
          <w:rFonts w:cs="Calibri"/>
          <w:sz w:val="22"/>
          <w:szCs w:val="22"/>
        </w:rPr>
        <w:t xml:space="preserve">the knowledge about </w:t>
      </w:r>
      <w:r w:rsidR="00C36A07" w:rsidRPr="00D5163E">
        <w:rPr>
          <w:rFonts w:cs="Calibri"/>
          <w:sz w:val="22"/>
          <w:szCs w:val="22"/>
        </w:rPr>
        <w:t xml:space="preserve">energy efficient </w:t>
      </w:r>
      <w:r w:rsidR="00207A70" w:rsidRPr="00D5163E">
        <w:rPr>
          <w:rFonts w:cs="Calibri"/>
          <w:sz w:val="22"/>
          <w:szCs w:val="22"/>
        </w:rPr>
        <w:t>lighting technologies</w:t>
      </w:r>
      <w:r w:rsidR="00C36A07" w:rsidRPr="00D5163E">
        <w:rPr>
          <w:rFonts w:cs="Calibri"/>
          <w:sz w:val="22"/>
          <w:szCs w:val="22"/>
        </w:rPr>
        <w:t>. Target groups are</w:t>
      </w:r>
      <w:r w:rsidR="00207A70" w:rsidRPr="00D5163E">
        <w:rPr>
          <w:rFonts w:cs="Calibri"/>
          <w:sz w:val="22"/>
          <w:szCs w:val="22"/>
        </w:rPr>
        <w:t xml:space="preserve"> government and non-government procurement agencies, city government</w:t>
      </w:r>
      <w:r w:rsidR="0096177C" w:rsidRPr="00D5163E">
        <w:rPr>
          <w:rFonts w:cs="Calibri"/>
          <w:sz w:val="22"/>
          <w:szCs w:val="22"/>
        </w:rPr>
        <w:t>s</w:t>
      </w:r>
      <w:r w:rsidR="00207A70" w:rsidRPr="00D5163E">
        <w:rPr>
          <w:rFonts w:cs="Calibri"/>
          <w:sz w:val="22"/>
          <w:szCs w:val="22"/>
        </w:rPr>
        <w:t>,</w:t>
      </w:r>
      <w:r w:rsidR="00FD34BC" w:rsidRPr="00D5163E">
        <w:rPr>
          <w:rFonts w:cs="Calibri"/>
          <w:sz w:val="22"/>
          <w:szCs w:val="22"/>
        </w:rPr>
        <w:t xml:space="preserve"> gender equality-focused </w:t>
      </w:r>
      <w:r w:rsidR="00C40345" w:rsidRPr="00D5163E">
        <w:rPr>
          <w:rFonts w:cs="Calibri"/>
          <w:sz w:val="22"/>
          <w:szCs w:val="22"/>
        </w:rPr>
        <w:t>organizations</w:t>
      </w:r>
      <w:r w:rsidR="00FD34BC" w:rsidRPr="00D5163E">
        <w:rPr>
          <w:rFonts w:cs="Calibri"/>
          <w:sz w:val="22"/>
          <w:szCs w:val="22"/>
        </w:rPr>
        <w:t>,</w:t>
      </w:r>
      <w:r w:rsidR="00207A70" w:rsidRPr="00D5163E">
        <w:rPr>
          <w:rFonts w:cs="Calibri"/>
          <w:sz w:val="22"/>
          <w:szCs w:val="22"/>
        </w:rPr>
        <w:t xml:space="preserve"> state-owned as well as commercial banks, investment bank</w:t>
      </w:r>
      <w:r w:rsidR="00C36A07" w:rsidRPr="00D5163E">
        <w:rPr>
          <w:rFonts w:cs="Calibri"/>
          <w:sz w:val="22"/>
          <w:szCs w:val="22"/>
        </w:rPr>
        <w:t>s</w:t>
      </w:r>
      <w:r w:rsidR="00207A70" w:rsidRPr="00D5163E">
        <w:rPr>
          <w:rFonts w:cs="Calibri"/>
          <w:sz w:val="22"/>
          <w:szCs w:val="22"/>
        </w:rPr>
        <w:t xml:space="preserve"> and development bank</w:t>
      </w:r>
      <w:r w:rsidR="00C36A07" w:rsidRPr="00D5163E">
        <w:rPr>
          <w:rFonts w:cs="Calibri"/>
          <w:sz w:val="22"/>
          <w:szCs w:val="22"/>
        </w:rPr>
        <w:t>s</w:t>
      </w:r>
      <w:r w:rsidR="00384A08" w:rsidRPr="00D5163E">
        <w:rPr>
          <w:rFonts w:cs="Calibri"/>
          <w:sz w:val="22"/>
          <w:szCs w:val="22"/>
        </w:rPr>
        <w:t xml:space="preserve"> as well as</w:t>
      </w:r>
      <w:r w:rsidR="00207A70" w:rsidRPr="00D5163E">
        <w:rPr>
          <w:rFonts w:cs="Calibri"/>
          <w:sz w:val="22"/>
          <w:szCs w:val="22"/>
        </w:rPr>
        <w:t xml:space="preserve"> </w:t>
      </w:r>
      <w:r w:rsidR="00C36A07" w:rsidRPr="00D5163E">
        <w:rPr>
          <w:rFonts w:cs="Calibri"/>
          <w:sz w:val="22"/>
          <w:szCs w:val="22"/>
        </w:rPr>
        <w:t xml:space="preserve">the </w:t>
      </w:r>
      <w:r w:rsidR="00207A70" w:rsidRPr="00D5163E">
        <w:rPr>
          <w:rFonts w:cs="Calibri"/>
          <w:sz w:val="22"/>
          <w:szCs w:val="22"/>
        </w:rPr>
        <w:t xml:space="preserve">general domestic market. This activity involves participation of regional office of </w:t>
      </w:r>
      <w:r w:rsidR="00207A70" w:rsidRPr="00D5163E">
        <w:rPr>
          <w:rFonts w:cs="Calibri"/>
          <w:i/>
          <w:sz w:val="22"/>
          <w:szCs w:val="22"/>
        </w:rPr>
        <w:t>PLN</w:t>
      </w:r>
      <w:r w:rsidR="00207A70" w:rsidRPr="00D5163E">
        <w:rPr>
          <w:rFonts w:cs="Calibri"/>
          <w:sz w:val="22"/>
          <w:szCs w:val="22"/>
        </w:rPr>
        <w:t xml:space="preserve"> Regional Office), Regional House of Representative (</w:t>
      </w:r>
      <w:r w:rsidR="00207A70" w:rsidRPr="00D5163E">
        <w:rPr>
          <w:rFonts w:cs="Calibri"/>
          <w:i/>
          <w:sz w:val="22"/>
          <w:szCs w:val="22"/>
        </w:rPr>
        <w:t>DPRD</w:t>
      </w:r>
      <w:r w:rsidR="00207A70" w:rsidRPr="00D5163E">
        <w:rPr>
          <w:rFonts w:cs="Calibri"/>
          <w:sz w:val="22"/>
          <w:szCs w:val="22"/>
        </w:rPr>
        <w:t xml:space="preserve">), local universities, </w:t>
      </w:r>
      <w:r w:rsidR="0096177C" w:rsidRPr="00D5163E">
        <w:rPr>
          <w:rStyle w:val="Emphasis"/>
          <w:sz w:val="22"/>
          <w:szCs w:val="22"/>
        </w:rPr>
        <w:t>MASKEEI</w:t>
      </w:r>
      <w:r w:rsidR="0096177C" w:rsidRPr="00D5163E">
        <w:rPr>
          <w:rStyle w:val="st"/>
          <w:sz w:val="22"/>
          <w:szCs w:val="22"/>
        </w:rPr>
        <w:t xml:space="preserve"> (</w:t>
      </w:r>
      <w:r w:rsidR="0096177C" w:rsidRPr="00D5163E">
        <w:rPr>
          <w:rStyle w:val="st"/>
          <w:i/>
          <w:sz w:val="22"/>
          <w:szCs w:val="22"/>
        </w:rPr>
        <w:t>Masyarakat Konservasi dan Efisiensi Energi</w:t>
      </w:r>
      <w:r w:rsidR="0096177C" w:rsidRPr="00D5163E">
        <w:rPr>
          <w:rStyle w:val="st"/>
          <w:sz w:val="22"/>
          <w:szCs w:val="22"/>
        </w:rPr>
        <w:t xml:space="preserve"> </w:t>
      </w:r>
      <w:r w:rsidR="0096177C" w:rsidRPr="00D5163E">
        <w:rPr>
          <w:rStyle w:val="Emphasis"/>
          <w:sz w:val="22"/>
          <w:szCs w:val="22"/>
        </w:rPr>
        <w:t>Indonesia</w:t>
      </w:r>
      <w:r w:rsidR="0096177C" w:rsidRPr="00D5163E">
        <w:rPr>
          <w:rStyle w:val="st"/>
          <w:sz w:val="22"/>
          <w:szCs w:val="22"/>
        </w:rPr>
        <w:t>) or IECES (</w:t>
      </w:r>
      <w:r w:rsidR="0096177C" w:rsidRPr="00D5163E">
        <w:rPr>
          <w:rStyle w:val="Emphasis"/>
          <w:sz w:val="22"/>
          <w:szCs w:val="22"/>
        </w:rPr>
        <w:t>Indonesia Energy Conservation</w:t>
      </w:r>
      <w:r w:rsidR="0096177C" w:rsidRPr="00D5163E">
        <w:rPr>
          <w:rStyle w:val="st"/>
          <w:sz w:val="22"/>
          <w:szCs w:val="22"/>
        </w:rPr>
        <w:t xml:space="preserve"> and Efficiency </w:t>
      </w:r>
      <w:r w:rsidR="0096177C" w:rsidRPr="00D5163E">
        <w:rPr>
          <w:rStyle w:val="Emphasis"/>
          <w:sz w:val="22"/>
          <w:szCs w:val="22"/>
        </w:rPr>
        <w:t>Society</w:t>
      </w:r>
      <w:r w:rsidR="0096177C" w:rsidRPr="00D5163E">
        <w:rPr>
          <w:rStyle w:val="st"/>
          <w:sz w:val="22"/>
          <w:szCs w:val="22"/>
        </w:rPr>
        <w:t>)</w:t>
      </w:r>
      <w:r w:rsidR="00207A70" w:rsidRPr="00D5163E">
        <w:rPr>
          <w:rFonts w:cs="Calibri"/>
          <w:sz w:val="22"/>
          <w:szCs w:val="22"/>
        </w:rPr>
        <w:t>, and other gove</w:t>
      </w:r>
      <w:r w:rsidR="00924922" w:rsidRPr="00D5163E">
        <w:rPr>
          <w:rFonts w:cs="Calibri"/>
          <w:sz w:val="22"/>
          <w:szCs w:val="22"/>
        </w:rPr>
        <w:t xml:space="preserve">rnment smart cities. </w:t>
      </w:r>
      <w:r w:rsidR="00207A70" w:rsidRPr="00D5163E">
        <w:rPr>
          <w:rFonts w:cs="Calibri"/>
          <w:sz w:val="22"/>
          <w:szCs w:val="22"/>
        </w:rPr>
        <w:t>This activity correlates back to Act</w:t>
      </w:r>
      <w:r w:rsidR="00C749D2" w:rsidRPr="00D5163E">
        <w:rPr>
          <w:rFonts w:cs="Calibri"/>
          <w:sz w:val="22"/>
          <w:szCs w:val="22"/>
        </w:rPr>
        <w:t>ivity 1.1.</w:t>
      </w:r>
      <w:r w:rsidR="00D916C6" w:rsidRPr="00D5163E">
        <w:rPr>
          <w:rFonts w:cs="Calibri"/>
          <w:sz w:val="22"/>
          <w:szCs w:val="22"/>
        </w:rPr>
        <w:t xml:space="preserve">2 </w:t>
      </w:r>
      <w:r w:rsidR="00207A70" w:rsidRPr="00D5163E">
        <w:rPr>
          <w:rFonts w:cs="Calibri"/>
          <w:sz w:val="22"/>
          <w:szCs w:val="22"/>
        </w:rPr>
        <w:t>regarding the market survey</w:t>
      </w:r>
      <w:r w:rsidR="00C749D2" w:rsidRPr="00D5163E">
        <w:rPr>
          <w:rFonts w:cs="Calibri"/>
          <w:sz w:val="22"/>
          <w:szCs w:val="22"/>
        </w:rPr>
        <w:t>s</w:t>
      </w:r>
      <w:r w:rsidR="00207A70" w:rsidRPr="00D5163E">
        <w:rPr>
          <w:rFonts w:cs="Calibri"/>
          <w:sz w:val="22"/>
          <w:szCs w:val="22"/>
        </w:rPr>
        <w:t xml:space="preserve"> of high efficient lamps in Indonesia, and is also linked to achievement of the</w:t>
      </w:r>
      <w:r w:rsidR="00C749D2" w:rsidRPr="00D5163E">
        <w:rPr>
          <w:rFonts w:cs="Calibri"/>
          <w:sz w:val="22"/>
          <w:szCs w:val="22"/>
        </w:rPr>
        <w:t xml:space="preserve"> results under</w:t>
      </w:r>
      <w:r w:rsidR="00207A70" w:rsidRPr="00D5163E">
        <w:rPr>
          <w:rFonts w:cs="Calibri"/>
          <w:sz w:val="22"/>
          <w:szCs w:val="22"/>
        </w:rPr>
        <w:t xml:space="preserve"> Outp</w:t>
      </w:r>
      <w:r w:rsidR="00C749D2" w:rsidRPr="00D5163E">
        <w:rPr>
          <w:rFonts w:cs="Calibri"/>
          <w:sz w:val="22"/>
          <w:szCs w:val="22"/>
        </w:rPr>
        <w:t>ut 3</w:t>
      </w:r>
      <w:r w:rsidR="00207A70" w:rsidRPr="00D5163E">
        <w:rPr>
          <w:rFonts w:cs="Calibri"/>
          <w:sz w:val="22"/>
          <w:szCs w:val="22"/>
        </w:rPr>
        <w:t xml:space="preserve">.2. </w:t>
      </w:r>
    </w:p>
    <w:p w14:paraId="784C4C84" w14:textId="77777777" w:rsidR="009D54EB" w:rsidRPr="00D5163E" w:rsidRDefault="009D54EB" w:rsidP="007E081C">
      <w:pPr>
        <w:ind w:left="360"/>
        <w:rPr>
          <w:rFonts w:cs="Calibri"/>
          <w:i/>
          <w:sz w:val="22"/>
          <w:szCs w:val="22"/>
        </w:rPr>
      </w:pPr>
    </w:p>
    <w:p w14:paraId="07D3EC02" w14:textId="77777777" w:rsidR="00B14EDA" w:rsidRPr="00D5163E" w:rsidRDefault="00207A70" w:rsidP="007E081C">
      <w:pPr>
        <w:ind w:left="360"/>
        <w:rPr>
          <w:rFonts w:cs="Calibri"/>
          <w:sz w:val="22"/>
          <w:szCs w:val="22"/>
        </w:rPr>
      </w:pPr>
      <w:r w:rsidRPr="00D5163E">
        <w:rPr>
          <w:rFonts w:cs="Calibri"/>
          <w:i/>
          <w:sz w:val="22"/>
          <w:szCs w:val="22"/>
        </w:rPr>
        <w:t>GEF will provide support for the dissemination including exhibition, ‘green corners/desks for local EE lamps’ in retailers, public and social media campaign on the benefits of innovative lighting technologies in several cities.</w:t>
      </w:r>
    </w:p>
    <w:p w14:paraId="6811C438" w14:textId="77777777" w:rsidR="00B14EDA" w:rsidRPr="00D5163E" w:rsidRDefault="00B14EDA" w:rsidP="007E081C">
      <w:pPr>
        <w:ind w:left="360"/>
        <w:rPr>
          <w:rFonts w:cs="Calibri"/>
          <w:sz w:val="22"/>
          <w:szCs w:val="22"/>
        </w:rPr>
      </w:pPr>
    </w:p>
    <w:p w14:paraId="0CA17ABA" w14:textId="29E68E19" w:rsidR="00B14EDA" w:rsidRPr="00D5163E" w:rsidRDefault="00B14EDA" w:rsidP="007E081C">
      <w:pPr>
        <w:pStyle w:val="ListParagraph"/>
        <w:ind w:left="360"/>
        <w:jc w:val="both"/>
        <w:rPr>
          <w:rFonts w:ascii="Calibri" w:hAnsi="Calibri" w:cs="Calibri"/>
          <w:sz w:val="22"/>
          <w:szCs w:val="22"/>
        </w:rPr>
      </w:pPr>
      <w:r w:rsidRPr="00D5163E">
        <w:rPr>
          <w:rFonts w:ascii="Calibri" w:hAnsi="Calibri" w:cs="Calibri"/>
          <w:b/>
          <w:i/>
          <w:sz w:val="22"/>
          <w:szCs w:val="22"/>
        </w:rPr>
        <w:t xml:space="preserve">Activity 3.3.2: Development and implementation of information support network system, database and </w:t>
      </w:r>
      <w:r w:rsidR="00C36A07" w:rsidRPr="00D5163E">
        <w:rPr>
          <w:rFonts w:ascii="Calibri" w:hAnsi="Calibri" w:cs="Calibri"/>
          <w:b/>
          <w:i/>
          <w:sz w:val="22"/>
          <w:szCs w:val="22"/>
        </w:rPr>
        <w:t>w</w:t>
      </w:r>
      <w:r w:rsidRPr="00D5163E">
        <w:rPr>
          <w:rFonts w:ascii="Calibri" w:hAnsi="Calibri" w:cs="Calibri"/>
          <w:b/>
          <w:i/>
          <w:sz w:val="22"/>
          <w:szCs w:val="22"/>
        </w:rPr>
        <w:t>ebsite on EEL product distribution, sales and performance in the market for various consumer groups</w:t>
      </w:r>
      <w:r w:rsidRPr="00D5163E">
        <w:rPr>
          <w:rFonts w:ascii="Calibri" w:hAnsi="Calibri" w:cs="Calibri"/>
          <w:sz w:val="22"/>
          <w:szCs w:val="22"/>
        </w:rPr>
        <w:t xml:space="preserve"> </w:t>
      </w:r>
      <w:r w:rsidR="00207A70" w:rsidRPr="00D5163E">
        <w:rPr>
          <w:rFonts w:ascii="Calibri" w:hAnsi="Calibri" w:cs="Calibri"/>
          <w:sz w:val="22"/>
          <w:szCs w:val="22"/>
        </w:rPr>
        <w:t xml:space="preserve"> This activity will involve an information support network system and data base</w:t>
      </w:r>
      <w:r w:rsidR="00C749D2" w:rsidRPr="00D5163E">
        <w:rPr>
          <w:rFonts w:ascii="Calibri" w:hAnsi="Calibri" w:cs="Calibri"/>
          <w:sz w:val="22"/>
          <w:szCs w:val="22"/>
        </w:rPr>
        <w:t xml:space="preserve"> which are aimed to </w:t>
      </w:r>
      <w:r w:rsidR="00207A70" w:rsidRPr="00D5163E">
        <w:rPr>
          <w:rFonts w:ascii="Calibri" w:hAnsi="Calibri" w:cs="Calibri"/>
          <w:sz w:val="22"/>
          <w:szCs w:val="22"/>
        </w:rPr>
        <w:t xml:space="preserve">allow access by all stakeholders in EE lighting to vital information and data by providing </w:t>
      </w:r>
      <w:r w:rsidR="00560C89" w:rsidRPr="00D5163E">
        <w:rPr>
          <w:rFonts w:ascii="Calibri" w:hAnsi="Calibri" w:cs="Calibri"/>
          <w:sz w:val="22"/>
          <w:szCs w:val="22"/>
        </w:rPr>
        <w:t xml:space="preserve">an </w:t>
      </w:r>
      <w:r w:rsidR="00207A70" w:rsidRPr="00D5163E">
        <w:rPr>
          <w:rFonts w:ascii="Calibri" w:hAnsi="Calibri" w:cs="Calibri"/>
          <w:sz w:val="22"/>
          <w:szCs w:val="22"/>
        </w:rPr>
        <w:t>accredited database by which data on EE lighting product’s distribution, sales, performance in market and</w:t>
      </w:r>
      <w:r w:rsidR="00560C89" w:rsidRPr="00D5163E">
        <w:rPr>
          <w:rFonts w:ascii="Calibri" w:hAnsi="Calibri" w:cs="Calibri"/>
          <w:sz w:val="22"/>
          <w:szCs w:val="22"/>
        </w:rPr>
        <w:t xml:space="preserve"> </w:t>
      </w:r>
      <w:r w:rsidR="00207A70" w:rsidRPr="00D5163E">
        <w:rPr>
          <w:rFonts w:ascii="Calibri" w:hAnsi="Calibri" w:cs="Calibri"/>
          <w:sz w:val="22"/>
          <w:szCs w:val="22"/>
        </w:rPr>
        <w:t>other information</w:t>
      </w:r>
      <w:r w:rsidR="00560C89" w:rsidRPr="00D5163E">
        <w:rPr>
          <w:rFonts w:ascii="Calibri" w:hAnsi="Calibri" w:cs="Calibri"/>
          <w:sz w:val="22"/>
          <w:szCs w:val="22"/>
        </w:rPr>
        <w:t xml:space="preserve"> is made available </w:t>
      </w:r>
      <w:r w:rsidR="001C4B94" w:rsidRPr="00D5163E">
        <w:rPr>
          <w:rFonts w:ascii="Calibri" w:hAnsi="Calibri" w:cs="Calibri"/>
          <w:sz w:val="22"/>
          <w:szCs w:val="22"/>
        </w:rPr>
        <w:t>to support operations, management and decision-making in relation to the business transformation, information and awareness and market control in pursuit of the ADLIGHT goal and objectives</w:t>
      </w:r>
      <w:r w:rsidR="00207A70" w:rsidRPr="00D5163E">
        <w:rPr>
          <w:rFonts w:ascii="Calibri" w:hAnsi="Calibri" w:cs="Calibri"/>
          <w:sz w:val="22"/>
          <w:szCs w:val="22"/>
        </w:rPr>
        <w:t xml:space="preserve">. </w:t>
      </w:r>
      <w:r w:rsidR="00DB2417" w:rsidRPr="00D5163E">
        <w:rPr>
          <w:rFonts w:ascii="Calibri" w:hAnsi="Calibri" w:cs="Calibri"/>
          <w:sz w:val="22"/>
          <w:szCs w:val="22"/>
        </w:rPr>
        <w:t xml:space="preserve">The project looks at </w:t>
      </w:r>
      <w:r w:rsidR="001C4B94" w:rsidRPr="00D5163E">
        <w:rPr>
          <w:rFonts w:ascii="Calibri" w:hAnsi="Calibri" w:cs="Calibri"/>
          <w:sz w:val="22"/>
          <w:szCs w:val="22"/>
        </w:rPr>
        <w:t xml:space="preserve">an </w:t>
      </w:r>
      <w:r w:rsidR="00DB2417" w:rsidRPr="00D5163E">
        <w:rPr>
          <w:rFonts w:ascii="Calibri" w:hAnsi="Calibri" w:cs="Calibri"/>
          <w:sz w:val="22"/>
          <w:szCs w:val="22"/>
        </w:rPr>
        <w:t xml:space="preserve">integrated and </w:t>
      </w:r>
      <w:r w:rsidR="001C4B94" w:rsidRPr="00D5163E">
        <w:rPr>
          <w:rFonts w:ascii="Calibri" w:hAnsi="Calibri" w:cs="Calibri"/>
          <w:sz w:val="22"/>
          <w:szCs w:val="22"/>
        </w:rPr>
        <w:t xml:space="preserve">organized system </w:t>
      </w:r>
      <w:r w:rsidR="00DB2417" w:rsidRPr="00D5163E">
        <w:rPr>
          <w:rFonts w:ascii="Calibri" w:hAnsi="Calibri" w:cs="Calibri"/>
          <w:sz w:val="22"/>
          <w:szCs w:val="22"/>
        </w:rPr>
        <w:t xml:space="preserve">or network </w:t>
      </w:r>
      <w:r w:rsidR="001C4B94" w:rsidRPr="00D5163E">
        <w:rPr>
          <w:rFonts w:ascii="Calibri" w:hAnsi="Calibri" w:cs="Calibri"/>
          <w:sz w:val="22"/>
          <w:szCs w:val="22"/>
        </w:rPr>
        <w:t>for the collection, organization, storage and communication of information</w:t>
      </w:r>
      <w:r w:rsidR="00DB2417" w:rsidRPr="00D5163E">
        <w:rPr>
          <w:rFonts w:ascii="Calibri" w:hAnsi="Calibri" w:cs="Calibri"/>
          <w:sz w:val="22"/>
          <w:szCs w:val="22"/>
        </w:rPr>
        <w:t xml:space="preserve"> among key project partners and participants</w:t>
      </w:r>
      <w:r w:rsidR="001C4B94" w:rsidRPr="00D5163E">
        <w:t>.</w:t>
      </w:r>
      <w:r w:rsidR="00DB2417" w:rsidRPr="00D5163E">
        <w:t xml:space="preserve"> </w:t>
      </w:r>
      <w:r w:rsidR="00207A70" w:rsidRPr="00D5163E">
        <w:rPr>
          <w:rFonts w:ascii="Calibri" w:hAnsi="Calibri" w:cs="Calibri"/>
          <w:sz w:val="22"/>
          <w:szCs w:val="22"/>
        </w:rPr>
        <w:t>This activity will involve the participation of the National Standardization Body (BSN), local manufacturers association (ALINDO, APERLINDO, GAMATRINDO), DG NREEC – MEMR, Lab test P3TEK of DG NREEC MEMR, State-Owned Utility Company/PLN, city(ies) government and line ministries (Ministries of Public Works, Transportation, Industry, Trade, Custom, OJK, BKF MoF</w:t>
      </w:r>
      <w:r w:rsidR="00560C89" w:rsidRPr="00D5163E">
        <w:rPr>
          <w:rFonts w:ascii="Calibri" w:hAnsi="Calibri" w:cs="Calibri"/>
          <w:sz w:val="22"/>
          <w:szCs w:val="22"/>
        </w:rPr>
        <w:t>)</w:t>
      </w:r>
      <w:r w:rsidR="00207A70" w:rsidRPr="00D5163E">
        <w:rPr>
          <w:rFonts w:ascii="Calibri" w:hAnsi="Calibri" w:cs="Calibri"/>
          <w:sz w:val="22"/>
          <w:szCs w:val="22"/>
        </w:rPr>
        <w:t xml:space="preserve"> and </w:t>
      </w:r>
      <w:r w:rsidR="008A5AC7" w:rsidRPr="00D5163E">
        <w:rPr>
          <w:rFonts w:ascii="Calibri" w:hAnsi="Calibri" w:cs="Calibri"/>
          <w:sz w:val="22"/>
          <w:szCs w:val="22"/>
        </w:rPr>
        <w:t>other rele</w:t>
      </w:r>
      <w:r w:rsidR="00207A70" w:rsidRPr="00D5163E">
        <w:rPr>
          <w:rFonts w:ascii="Calibri" w:hAnsi="Calibri" w:cs="Calibri"/>
          <w:sz w:val="22"/>
          <w:szCs w:val="22"/>
        </w:rPr>
        <w:t xml:space="preserve">vant agencies. </w:t>
      </w:r>
    </w:p>
    <w:p w14:paraId="29EDF801" w14:textId="77777777" w:rsidR="00B14EDA" w:rsidRPr="00D5163E" w:rsidRDefault="00B14EDA" w:rsidP="007E081C">
      <w:pPr>
        <w:pStyle w:val="ListParagraph"/>
        <w:ind w:left="360"/>
        <w:jc w:val="both"/>
        <w:rPr>
          <w:rFonts w:cs="Leelawadee"/>
        </w:rPr>
      </w:pPr>
    </w:p>
    <w:p w14:paraId="29500E50" w14:textId="00BAFDB5" w:rsidR="00385106" w:rsidRPr="00D5163E" w:rsidRDefault="00385106" w:rsidP="007E081C">
      <w:pPr>
        <w:pStyle w:val="ListParagraph"/>
        <w:ind w:left="360"/>
        <w:jc w:val="both"/>
        <w:rPr>
          <w:rFonts w:ascii="Calibri" w:hAnsi="Calibri" w:cs="Calibri"/>
          <w:i/>
          <w:sz w:val="22"/>
          <w:szCs w:val="22"/>
        </w:rPr>
      </w:pPr>
      <w:r w:rsidRPr="00D5163E">
        <w:rPr>
          <w:rFonts w:ascii="Calibri" w:hAnsi="Calibri" w:cs="Calibri"/>
          <w:i/>
          <w:sz w:val="22"/>
          <w:szCs w:val="22"/>
        </w:rPr>
        <w:t>GEF will provide support for the development and implementation of the</w:t>
      </w:r>
      <w:r w:rsidRPr="00D5163E">
        <w:rPr>
          <w:rFonts w:ascii="Calibri" w:hAnsi="Calibri" w:cs="Calibri"/>
          <w:b/>
          <w:i/>
          <w:sz w:val="22"/>
          <w:szCs w:val="22"/>
        </w:rPr>
        <w:t xml:space="preserve"> </w:t>
      </w:r>
      <w:r w:rsidRPr="00D5163E">
        <w:rPr>
          <w:rFonts w:ascii="Calibri" w:hAnsi="Calibri" w:cs="Calibri"/>
          <w:i/>
          <w:sz w:val="22"/>
          <w:szCs w:val="22"/>
        </w:rPr>
        <w:t>information suppor</w:t>
      </w:r>
      <w:r w:rsidR="00C749D2" w:rsidRPr="00D5163E">
        <w:rPr>
          <w:rFonts w:ascii="Calibri" w:hAnsi="Calibri" w:cs="Calibri"/>
          <w:i/>
          <w:sz w:val="22"/>
          <w:szCs w:val="22"/>
        </w:rPr>
        <w:t>t network system, database and w</w:t>
      </w:r>
      <w:r w:rsidRPr="00D5163E">
        <w:rPr>
          <w:rFonts w:ascii="Calibri" w:hAnsi="Calibri" w:cs="Calibri"/>
          <w:i/>
          <w:sz w:val="22"/>
          <w:szCs w:val="22"/>
        </w:rPr>
        <w:t xml:space="preserve">ebsite. </w:t>
      </w:r>
    </w:p>
    <w:p w14:paraId="7F41E5A1" w14:textId="7B4C7056" w:rsidR="00E300D4" w:rsidRPr="00D5163E" w:rsidRDefault="00E300D4" w:rsidP="007E081C">
      <w:pPr>
        <w:pStyle w:val="ListParagraph"/>
        <w:ind w:left="360"/>
        <w:jc w:val="both"/>
        <w:rPr>
          <w:rFonts w:ascii="Calibri" w:hAnsi="Calibri" w:cs="Calibri"/>
          <w:i/>
          <w:sz w:val="22"/>
          <w:szCs w:val="22"/>
        </w:rPr>
      </w:pPr>
      <w:r w:rsidRPr="00D5163E">
        <w:rPr>
          <w:rFonts w:ascii="Calibri" w:hAnsi="Calibri" w:cs="Calibri"/>
          <w:i/>
          <w:sz w:val="22"/>
          <w:szCs w:val="22"/>
        </w:rPr>
        <w:br w:type="page"/>
      </w:r>
    </w:p>
    <w:p w14:paraId="2F2C7763" w14:textId="77777777" w:rsidR="005956AF" w:rsidRPr="00D5163E" w:rsidRDefault="005956AF" w:rsidP="007E081C">
      <w:pPr>
        <w:pStyle w:val="Heading1"/>
        <w:spacing w:before="0" w:after="0"/>
        <w:rPr>
          <w:rFonts w:ascii="Calibri" w:hAnsi="Calibri"/>
          <w:szCs w:val="28"/>
        </w:rPr>
      </w:pPr>
      <w:bookmarkStart w:id="19" w:name="_Toc526869205"/>
      <w:r w:rsidRPr="00D5163E">
        <w:rPr>
          <w:rFonts w:ascii="Calibri" w:hAnsi="Calibri"/>
          <w:szCs w:val="28"/>
        </w:rPr>
        <w:lastRenderedPageBreak/>
        <w:t>Results and Partnerships</w:t>
      </w:r>
      <w:bookmarkEnd w:id="19"/>
      <w:r w:rsidRPr="00D5163E">
        <w:rPr>
          <w:rFonts w:ascii="Calibri" w:hAnsi="Calibri"/>
          <w:szCs w:val="28"/>
        </w:rPr>
        <w:t xml:space="preserve"> </w:t>
      </w:r>
    </w:p>
    <w:p w14:paraId="57ECE123" w14:textId="77777777" w:rsidR="005956AF" w:rsidRPr="00D5163E" w:rsidRDefault="005956AF" w:rsidP="007E081C">
      <w:pPr>
        <w:spacing w:after="0"/>
        <w:rPr>
          <w:i/>
          <w:szCs w:val="20"/>
        </w:rPr>
      </w:pPr>
    </w:p>
    <w:p w14:paraId="3585E331" w14:textId="77777777" w:rsidR="005956AF" w:rsidRPr="00D5163E" w:rsidRDefault="005956AF" w:rsidP="007E081C">
      <w:pPr>
        <w:pStyle w:val="ListParagraph"/>
        <w:numPr>
          <w:ilvl w:val="0"/>
          <w:numId w:val="7"/>
        </w:numPr>
        <w:jc w:val="both"/>
        <w:rPr>
          <w:rFonts w:ascii="Calibri" w:hAnsi="Calibri" w:cs="Calibri"/>
          <w:color w:val="000000"/>
          <w:sz w:val="22"/>
          <w:szCs w:val="22"/>
        </w:rPr>
      </w:pPr>
      <w:r w:rsidRPr="00D5163E">
        <w:rPr>
          <w:rFonts w:ascii="Calibri" w:hAnsi="Calibri" w:cs="Calibri"/>
          <w:b/>
          <w:sz w:val="22"/>
          <w:szCs w:val="22"/>
          <w:u w:val="single"/>
        </w:rPr>
        <w:t>Expected Results</w:t>
      </w:r>
      <w:r w:rsidRPr="00D5163E">
        <w:rPr>
          <w:rFonts w:ascii="Calibri" w:hAnsi="Calibri" w:cs="Calibri"/>
          <w:sz w:val="22"/>
          <w:szCs w:val="22"/>
        </w:rPr>
        <w:t xml:space="preserve">  </w:t>
      </w:r>
    </w:p>
    <w:p w14:paraId="6C69A2B8" w14:textId="77777777" w:rsidR="005956AF" w:rsidRPr="00D5163E" w:rsidRDefault="005956AF" w:rsidP="007E081C">
      <w:pPr>
        <w:pStyle w:val="ListParagraph"/>
        <w:ind w:left="360"/>
        <w:jc w:val="both"/>
        <w:rPr>
          <w:rFonts w:ascii="Calibri" w:hAnsi="Calibri" w:cs="Calibri"/>
          <w:i/>
          <w:sz w:val="22"/>
          <w:szCs w:val="22"/>
        </w:rPr>
      </w:pPr>
    </w:p>
    <w:p w14:paraId="67F7FE9E" w14:textId="10B8681D" w:rsidR="00640AA4" w:rsidRPr="00D5163E" w:rsidRDefault="005956AF" w:rsidP="007E081C">
      <w:pPr>
        <w:pStyle w:val="ListParagraph"/>
        <w:ind w:left="360"/>
        <w:jc w:val="both"/>
        <w:rPr>
          <w:rFonts w:ascii="Calibri" w:hAnsi="Calibri" w:cs="Calibri"/>
          <w:color w:val="000000"/>
          <w:sz w:val="22"/>
          <w:szCs w:val="22"/>
        </w:rPr>
      </w:pPr>
      <w:r w:rsidRPr="00D5163E">
        <w:rPr>
          <w:rFonts w:ascii="Calibri" w:hAnsi="Calibri" w:cs="Calibri"/>
          <w:color w:val="000000"/>
          <w:sz w:val="22"/>
          <w:szCs w:val="22"/>
        </w:rPr>
        <w:t>The following describe</w:t>
      </w:r>
      <w:r w:rsidR="00A36EFD" w:rsidRPr="00D5163E">
        <w:rPr>
          <w:rFonts w:ascii="Calibri" w:hAnsi="Calibri" w:cs="Calibri"/>
          <w:color w:val="000000"/>
          <w:sz w:val="22"/>
          <w:szCs w:val="22"/>
        </w:rPr>
        <w:t>s</w:t>
      </w:r>
      <w:r w:rsidRPr="00D5163E">
        <w:rPr>
          <w:rFonts w:ascii="Calibri" w:hAnsi="Calibri" w:cs="Calibri"/>
          <w:color w:val="000000"/>
          <w:sz w:val="22"/>
          <w:szCs w:val="22"/>
        </w:rPr>
        <w:t xml:space="preserve"> the </w:t>
      </w:r>
      <w:r w:rsidR="00A36EFD" w:rsidRPr="00D5163E">
        <w:rPr>
          <w:rFonts w:ascii="Calibri" w:hAnsi="Calibri" w:cs="Calibri"/>
          <w:color w:val="000000"/>
          <w:sz w:val="22"/>
          <w:szCs w:val="22"/>
        </w:rPr>
        <w:t>expected results from the</w:t>
      </w:r>
      <w:r w:rsidR="00C749D2" w:rsidRPr="00D5163E">
        <w:rPr>
          <w:rFonts w:ascii="Calibri" w:hAnsi="Calibri" w:cs="Calibri"/>
          <w:color w:val="000000"/>
          <w:sz w:val="22"/>
          <w:szCs w:val="22"/>
        </w:rPr>
        <w:t xml:space="preserve"> </w:t>
      </w:r>
      <w:r w:rsidRPr="00D5163E">
        <w:rPr>
          <w:rFonts w:ascii="Calibri" w:hAnsi="Calibri" w:cs="Calibri"/>
          <w:color w:val="000000"/>
          <w:sz w:val="22"/>
          <w:szCs w:val="22"/>
        </w:rPr>
        <w:t>work that will be done through the ADLIGHT Project using the strategy described above which the project proposes to support Indonesia to advance the market for energy efficient lighting technologies.</w:t>
      </w:r>
      <w:r w:rsidR="00640AA4" w:rsidRPr="00D5163E">
        <w:rPr>
          <w:rFonts w:ascii="Calibri" w:hAnsi="Calibri" w:cs="Calibri"/>
          <w:color w:val="000000"/>
          <w:sz w:val="22"/>
          <w:szCs w:val="22"/>
        </w:rPr>
        <w:t xml:space="preserve"> The project’s planned key interventions</w:t>
      </w:r>
      <w:r w:rsidR="001A44DE" w:rsidRPr="00D5163E">
        <w:rPr>
          <w:rFonts w:ascii="Calibri" w:hAnsi="Calibri" w:cs="Calibri"/>
          <w:color w:val="000000"/>
          <w:sz w:val="22"/>
          <w:szCs w:val="22"/>
        </w:rPr>
        <w:t xml:space="preserve">, among others, </w:t>
      </w:r>
      <w:r w:rsidR="00640AA4" w:rsidRPr="00D5163E">
        <w:rPr>
          <w:rFonts w:ascii="Calibri" w:hAnsi="Calibri" w:cs="Calibri"/>
          <w:color w:val="000000"/>
          <w:sz w:val="22"/>
          <w:szCs w:val="22"/>
        </w:rPr>
        <w:t xml:space="preserve">include the following: </w:t>
      </w:r>
    </w:p>
    <w:p w14:paraId="5C0922D5" w14:textId="07D563CE" w:rsidR="004C13A0" w:rsidRPr="00D5163E" w:rsidRDefault="0017280D" w:rsidP="00DD7CE7">
      <w:pPr>
        <w:pStyle w:val="ListParagraph"/>
        <w:numPr>
          <w:ilvl w:val="0"/>
          <w:numId w:val="17"/>
        </w:numPr>
        <w:contextualSpacing/>
        <w:jc w:val="both"/>
        <w:rPr>
          <w:rFonts w:ascii="Calibri" w:hAnsi="Calibri" w:cs="Calibri"/>
          <w:sz w:val="22"/>
          <w:szCs w:val="22"/>
        </w:rPr>
      </w:pPr>
      <w:r w:rsidRPr="00D5163E">
        <w:rPr>
          <w:rFonts w:ascii="Calibri" w:hAnsi="Calibri" w:cs="Calibri"/>
          <w:sz w:val="22"/>
          <w:szCs w:val="22"/>
        </w:rPr>
        <w:t>A</w:t>
      </w:r>
      <w:r w:rsidR="004C13A0" w:rsidRPr="00D5163E">
        <w:rPr>
          <w:rFonts w:ascii="Calibri" w:hAnsi="Calibri" w:cs="Calibri"/>
          <w:sz w:val="22"/>
          <w:szCs w:val="22"/>
        </w:rPr>
        <w:t xml:space="preserve">pproval of </w:t>
      </w:r>
      <w:r w:rsidR="004C13A0" w:rsidRPr="00D5163E">
        <w:rPr>
          <w:rFonts w:ascii="Calibri" w:hAnsi="Calibri" w:cs="Calibri"/>
          <w:i/>
          <w:sz w:val="22"/>
          <w:szCs w:val="22"/>
        </w:rPr>
        <w:t>SNI</w:t>
      </w:r>
      <w:r w:rsidR="004C13A0" w:rsidRPr="00D5163E">
        <w:rPr>
          <w:rFonts w:ascii="Calibri" w:hAnsi="Calibri" w:cs="Calibri"/>
          <w:sz w:val="22"/>
          <w:szCs w:val="22"/>
        </w:rPr>
        <w:t>/MEPs and other policies</w:t>
      </w:r>
    </w:p>
    <w:p w14:paraId="1B9010BA" w14:textId="658A2F1A" w:rsidR="00640AA4" w:rsidRPr="00D5163E" w:rsidRDefault="004C13A0" w:rsidP="00DD7CE7">
      <w:pPr>
        <w:pStyle w:val="ListParagraph"/>
        <w:numPr>
          <w:ilvl w:val="0"/>
          <w:numId w:val="17"/>
        </w:numPr>
        <w:contextualSpacing/>
        <w:jc w:val="both"/>
        <w:rPr>
          <w:rFonts w:ascii="Calibri" w:hAnsi="Calibri" w:cs="Calibri"/>
          <w:sz w:val="22"/>
          <w:szCs w:val="22"/>
        </w:rPr>
      </w:pPr>
      <w:r w:rsidRPr="00D5163E">
        <w:rPr>
          <w:rFonts w:ascii="Calibri" w:hAnsi="Calibri" w:cs="Calibri"/>
          <w:sz w:val="22"/>
          <w:szCs w:val="22"/>
        </w:rPr>
        <w:t>Strengthened institutional structure through capacity building</w:t>
      </w:r>
    </w:p>
    <w:p w14:paraId="339F303A" w14:textId="77777777" w:rsidR="004C13A0" w:rsidRPr="00D5163E" w:rsidRDefault="004C13A0" w:rsidP="00DD7CE7">
      <w:pPr>
        <w:pStyle w:val="ListParagraph"/>
        <w:numPr>
          <w:ilvl w:val="0"/>
          <w:numId w:val="17"/>
        </w:numPr>
        <w:contextualSpacing/>
        <w:jc w:val="both"/>
        <w:rPr>
          <w:rFonts w:ascii="Calibri" w:hAnsi="Calibri" w:cs="Calibri"/>
          <w:sz w:val="22"/>
          <w:szCs w:val="22"/>
        </w:rPr>
      </w:pPr>
      <w:r w:rsidRPr="00D5163E">
        <w:rPr>
          <w:rFonts w:ascii="Calibri" w:hAnsi="Calibri" w:cs="Calibri"/>
          <w:sz w:val="22"/>
          <w:szCs w:val="22"/>
        </w:rPr>
        <w:t xml:space="preserve">Successful demos and replication </w:t>
      </w:r>
    </w:p>
    <w:p w14:paraId="58D9B91B" w14:textId="7D09FEBA" w:rsidR="004C13A0" w:rsidRPr="00D5163E" w:rsidRDefault="004C13A0" w:rsidP="00DD7CE7">
      <w:pPr>
        <w:pStyle w:val="ListParagraph"/>
        <w:numPr>
          <w:ilvl w:val="0"/>
          <w:numId w:val="17"/>
        </w:numPr>
        <w:contextualSpacing/>
        <w:jc w:val="both"/>
        <w:rPr>
          <w:rFonts w:ascii="Calibri" w:hAnsi="Calibri" w:cs="Calibri"/>
          <w:sz w:val="22"/>
          <w:szCs w:val="22"/>
        </w:rPr>
      </w:pPr>
      <w:r w:rsidRPr="00D5163E">
        <w:rPr>
          <w:rFonts w:ascii="Calibri" w:hAnsi="Calibri" w:cs="Calibri"/>
          <w:sz w:val="22"/>
          <w:szCs w:val="22"/>
        </w:rPr>
        <w:t>Capable and internationally accredited EEL laboratories</w:t>
      </w:r>
    </w:p>
    <w:p w14:paraId="16E5FF38" w14:textId="77777777" w:rsidR="004C13A0" w:rsidRPr="00D5163E" w:rsidRDefault="004C13A0" w:rsidP="00DD7CE7">
      <w:pPr>
        <w:pStyle w:val="ListParagraph"/>
        <w:numPr>
          <w:ilvl w:val="0"/>
          <w:numId w:val="17"/>
        </w:numPr>
        <w:contextualSpacing/>
        <w:jc w:val="both"/>
        <w:rPr>
          <w:rFonts w:ascii="Calibri" w:hAnsi="Calibri" w:cs="Calibri"/>
          <w:sz w:val="22"/>
          <w:szCs w:val="22"/>
        </w:rPr>
      </w:pPr>
      <w:r w:rsidRPr="00D5163E">
        <w:rPr>
          <w:rFonts w:ascii="Calibri" w:hAnsi="Calibri" w:cs="Calibri"/>
          <w:sz w:val="22"/>
          <w:szCs w:val="22"/>
        </w:rPr>
        <w:t xml:space="preserve">Financing institutions and ESCOs continuous support to financial schemes </w:t>
      </w:r>
    </w:p>
    <w:p w14:paraId="235F37A2" w14:textId="6E01F2B6" w:rsidR="004C13A0" w:rsidRPr="00D5163E" w:rsidRDefault="004C13A0" w:rsidP="00DD7CE7">
      <w:pPr>
        <w:pStyle w:val="ListParagraph"/>
        <w:numPr>
          <w:ilvl w:val="0"/>
          <w:numId w:val="17"/>
        </w:numPr>
        <w:contextualSpacing/>
        <w:jc w:val="both"/>
        <w:rPr>
          <w:rFonts w:ascii="Calibri" w:hAnsi="Calibri" w:cs="Calibri"/>
          <w:color w:val="000000"/>
          <w:sz w:val="22"/>
          <w:szCs w:val="22"/>
        </w:rPr>
      </w:pPr>
      <w:r w:rsidRPr="00D5163E">
        <w:rPr>
          <w:rFonts w:ascii="Calibri" w:hAnsi="Calibri" w:cs="Calibri"/>
          <w:sz w:val="22"/>
          <w:szCs w:val="22"/>
        </w:rPr>
        <w:t>Effective information and promotions</w:t>
      </w:r>
    </w:p>
    <w:p w14:paraId="2F23F896" w14:textId="77777777" w:rsidR="00FD34BC" w:rsidRPr="00D5163E" w:rsidRDefault="00FD34BC" w:rsidP="00DD7CE7">
      <w:pPr>
        <w:pStyle w:val="ListParagraph"/>
        <w:numPr>
          <w:ilvl w:val="0"/>
          <w:numId w:val="17"/>
        </w:numPr>
        <w:contextualSpacing/>
        <w:jc w:val="both"/>
        <w:rPr>
          <w:rFonts w:ascii="Calibri" w:hAnsi="Calibri" w:cs="Calibri"/>
          <w:color w:val="000000"/>
          <w:sz w:val="22"/>
          <w:szCs w:val="22"/>
        </w:rPr>
      </w:pPr>
      <w:r w:rsidRPr="00D5163E">
        <w:rPr>
          <w:rFonts w:ascii="Calibri" w:hAnsi="Calibri" w:cs="Calibri"/>
          <w:sz w:val="22"/>
          <w:szCs w:val="22"/>
        </w:rPr>
        <w:t>Increased awareness around gender gaps and opportunities in the LED lighting market</w:t>
      </w:r>
    </w:p>
    <w:p w14:paraId="5BC92B4C" w14:textId="77777777" w:rsidR="00FD34BC" w:rsidRPr="00D5163E" w:rsidRDefault="00FD34BC" w:rsidP="007E081C">
      <w:pPr>
        <w:pStyle w:val="ListParagraph"/>
        <w:ind w:left="1440"/>
        <w:contextualSpacing/>
        <w:jc w:val="both"/>
        <w:rPr>
          <w:rFonts w:ascii="Calibri" w:hAnsi="Calibri" w:cs="Calibri"/>
          <w:color w:val="000000"/>
          <w:sz w:val="22"/>
          <w:szCs w:val="22"/>
        </w:rPr>
      </w:pPr>
    </w:p>
    <w:p w14:paraId="224D3909" w14:textId="77777777" w:rsidR="00640AA4" w:rsidRPr="00D5163E" w:rsidRDefault="00640AA4" w:rsidP="007E081C">
      <w:pPr>
        <w:pStyle w:val="ListParagraph"/>
        <w:ind w:left="360"/>
        <w:jc w:val="both"/>
        <w:rPr>
          <w:rFonts w:ascii="Calibri" w:hAnsi="Calibri" w:cs="Calibri"/>
          <w:color w:val="000000"/>
          <w:sz w:val="22"/>
          <w:szCs w:val="22"/>
        </w:rPr>
      </w:pPr>
    </w:p>
    <w:p w14:paraId="2A9FC6A8" w14:textId="3B1AB4BB" w:rsidR="001100DE" w:rsidRPr="00D5163E" w:rsidRDefault="001100DE" w:rsidP="007E081C">
      <w:pPr>
        <w:pStyle w:val="ListParagraph"/>
        <w:ind w:left="360"/>
        <w:contextualSpacing/>
        <w:jc w:val="both"/>
        <w:rPr>
          <w:rFonts w:ascii="Calibri" w:eastAsia="Calibri" w:hAnsi="Calibri" w:cs="Calibri"/>
          <w:sz w:val="22"/>
          <w:szCs w:val="22"/>
        </w:rPr>
      </w:pPr>
      <w:r w:rsidRPr="00D5163E">
        <w:rPr>
          <w:rFonts w:ascii="Calibri" w:eastAsia="Calibri" w:hAnsi="Calibri" w:cs="Calibri"/>
          <w:sz w:val="22"/>
          <w:szCs w:val="22"/>
        </w:rPr>
        <w:t xml:space="preserve">The significant development that will mark the realization of the Alternative Scenario is the completion and attainment of the various targets under each success indicator </w:t>
      </w:r>
      <w:r w:rsidR="00640AA4" w:rsidRPr="00D5163E">
        <w:rPr>
          <w:rFonts w:ascii="Calibri" w:eastAsia="Calibri" w:hAnsi="Calibri" w:cs="Calibri"/>
          <w:sz w:val="22"/>
          <w:szCs w:val="22"/>
        </w:rPr>
        <w:t xml:space="preserve">which are further detailed </w:t>
      </w:r>
      <w:r w:rsidRPr="00D5163E">
        <w:rPr>
          <w:rFonts w:ascii="Calibri" w:eastAsia="Calibri" w:hAnsi="Calibri" w:cs="Calibri"/>
          <w:sz w:val="22"/>
          <w:szCs w:val="22"/>
        </w:rPr>
        <w:t xml:space="preserve">in </w:t>
      </w:r>
      <w:r w:rsidR="00640AA4" w:rsidRPr="00D5163E">
        <w:rPr>
          <w:rFonts w:ascii="Calibri" w:eastAsia="Calibri" w:hAnsi="Calibri" w:cs="Calibri"/>
          <w:b/>
          <w:sz w:val="22"/>
          <w:szCs w:val="22"/>
        </w:rPr>
        <w:t xml:space="preserve">Section VI: </w:t>
      </w:r>
      <w:r w:rsidRPr="00D5163E">
        <w:rPr>
          <w:rFonts w:ascii="Calibri" w:eastAsia="Calibri" w:hAnsi="Calibri" w:cs="Calibri"/>
          <w:b/>
          <w:sz w:val="22"/>
          <w:szCs w:val="22"/>
        </w:rPr>
        <w:t>Project Result Framework</w:t>
      </w:r>
      <w:r w:rsidRPr="00D5163E">
        <w:rPr>
          <w:rFonts w:ascii="Calibri" w:eastAsia="Calibri" w:hAnsi="Calibri" w:cs="Calibri"/>
          <w:sz w:val="22"/>
          <w:szCs w:val="22"/>
        </w:rPr>
        <w:t xml:space="preserve"> will include the following:</w:t>
      </w:r>
    </w:p>
    <w:p w14:paraId="0D332D8C" w14:textId="77777777" w:rsidR="004C13A0" w:rsidRPr="00D5163E" w:rsidRDefault="004C13A0" w:rsidP="007E081C">
      <w:pPr>
        <w:pStyle w:val="ListParagraph"/>
        <w:ind w:left="360"/>
        <w:contextualSpacing/>
        <w:jc w:val="both"/>
        <w:rPr>
          <w:rFonts w:ascii="Calibri" w:eastAsia="Calibri" w:hAnsi="Calibri" w:cs="Calibri"/>
          <w:sz w:val="22"/>
          <w:szCs w:val="22"/>
        </w:rPr>
      </w:pPr>
    </w:p>
    <w:p w14:paraId="2E6DAC9A" w14:textId="70C2DBD4" w:rsidR="004C13A0" w:rsidRPr="00D5163E" w:rsidRDefault="004C13A0" w:rsidP="00DD7CE7">
      <w:pPr>
        <w:pStyle w:val="ListParagraph"/>
        <w:numPr>
          <w:ilvl w:val="0"/>
          <w:numId w:val="47"/>
        </w:numPr>
        <w:jc w:val="both"/>
        <w:rPr>
          <w:rFonts w:ascii="Calibri" w:hAnsi="Calibri" w:cs="Calibri"/>
          <w:color w:val="000000"/>
          <w:sz w:val="22"/>
          <w:szCs w:val="22"/>
        </w:rPr>
      </w:pPr>
      <w:r w:rsidRPr="00D5163E">
        <w:rPr>
          <w:rFonts w:ascii="Calibri" w:hAnsi="Calibri" w:cs="Calibri"/>
          <w:color w:val="000000"/>
          <w:sz w:val="22"/>
          <w:szCs w:val="22"/>
        </w:rPr>
        <w:t xml:space="preserve">Overall results </w:t>
      </w:r>
    </w:p>
    <w:p w14:paraId="4240EF2B" w14:textId="77777777" w:rsidR="001100DE" w:rsidRPr="00D5163E" w:rsidRDefault="001100DE" w:rsidP="00DD7CE7">
      <w:pPr>
        <w:pStyle w:val="ListParagraph"/>
        <w:numPr>
          <w:ilvl w:val="0"/>
          <w:numId w:val="17"/>
        </w:numPr>
        <w:contextualSpacing/>
        <w:jc w:val="both"/>
        <w:rPr>
          <w:rFonts w:ascii="Calibri" w:eastAsia="Calibri" w:hAnsi="Calibri" w:cs="Calibri"/>
          <w:sz w:val="22"/>
          <w:szCs w:val="22"/>
        </w:rPr>
      </w:pPr>
      <w:r w:rsidRPr="00D5163E">
        <w:rPr>
          <w:rFonts w:ascii="Calibri" w:hAnsi="Calibri" w:cs="Calibri"/>
          <w:sz w:val="22"/>
          <w:szCs w:val="22"/>
        </w:rPr>
        <w:t>Cumulative electricity savings by EOP of 77.45 GWh</w:t>
      </w:r>
    </w:p>
    <w:p w14:paraId="50241F35" w14:textId="3E19ABA5" w:rsidR="001100DE" w:rsidRPr="00B94C45" w:rsidRDefault="00385979" w:rsidP="00DD7CE7">
      <w:pPr>
        <w:pStyle w:val="ListParagraph"/>
        <w:numPr>
          <w:ilvl w:val="0"/>
          <w:numId w:val="17"/>
        </w:numPr>
        <w:contextualSpacing/>
        <w:jc w:val="both"/>
        <w:rPr>
          <w:rFonts w:ascii="Calibri" w:eastAsia="Calibri" w:hAnsi="Calibri" w:cs="Calibri"/>
          <w:sz w:val="22"/>
          <w:szCs w:val="22"/>
        </w:rPr>
      </w:pPr>
      <w:r w:rsidRPr="00B94C45">
        <w:rPr>
          <w:rFonts w:asciiTheme="majorHAnsi" w:eastAsia="Times New Roman" w:hAnsiTheme="majorHAnsi"/>
          <w:color w:val="000000"/>
          <w:sz w:val="22"/>
          <w:szCs w:val="22"/>
        </w:rPr>
        <w:t>D</w:t>
      </w:r>
      <w:r w:rsidR="00962A96" w:rsidRPr="00B94C45">
        <w:rPr>
          <w:rFonts w:asciiTheme="majorHAnsi" w:eastAsia="Times New Roman" w:hAnsiTheme="majorHAnsi"/>
          <w:color w:val="000000"/>
          <w:sz w:val="22"/>
          <w:szCs w:val="22"/>
        </w:rPr>
        <w:t xml:space="preserve">irect project GHG emissions mitigated </w:t>
      </w:r>
      <w:r w:rsidR="001100DE" w:rsidRPr="00B94C45">
        <w:rPr>
          <w:rFonts w:ascii="Calibri" w:hAnsi="Calibri" w:cs="Calibri"/>
          <w:sz w:val="22"/>
          <w:szCs w:val="22"/>
        </w:rPr>
        <w:t>by EOP of 62.58 kt CO</w:t>
      </w:r>
      <w:r w:rsidR="001100DE" w:rsidRPr="00B94C45">
        <w:rPr>
          <w:rFonts w:ascii="Calibri" w:hAnsi="Calibri" w:cs="Calibri"/>
          <w:sz w:val="22"/>
          <w:szCs w:val="22"/>
          <w:vertAlign w:val="subscript"/>
        </w:rPr>
        <w:t>2</w:t>
      </w:r>
    </w:p>
    <w:p w14:paraId="44E5E4AB" w14:textId="6B873B82" w:rsidR="004C13A0" w:rsidRPr="00D5163E" w:rsidRDefault="00C40345" w:rsidP="00DD7CE7">
      <w:pPr>
        <w:pStyle w:val="ListParagraph"/>
        <w:numPr>
          <w:ilvl w:val="0"/>
          <w:numId w:val="17"/>
        </w:numPr>
        <w:contextualSpacing/>
        <w:jc w:val="both"/>
        <w:rPr>
          <w:rFonts w:ascii="Calibri" w:eastAsia="Calibri" w:hAnsi="Calibri" w:cs="Calibri"/>
          <w:sz w:val="22"/>
          <w:szCs w:val="22"/>
        </w:rPr>
      </w:pPr>
      <w:r w:rsidRPr="00D5163E">
        <w:rPr>
          <w:rFonts w:ascii="Calibri" w:hAnsi="Calibri" w:cs="Calibri"/>
          <w:sz w:val="22"/>
          <w:szCs w:val="22"/>
        </w:rPr>
        <w:t>At least 10% of women and at least 10% of men, who previously lacked access to energy efficient lighting services and technologies in the residential areas, public buildings and streets in pilot areas, are benefiting from these services and technologies as influenced by the project</w:t>
      </w:r>
    </w:p>
    <w:p w14:paraId="16602D1B" w14:textId="4CE645B8" w:rsidR="006B7134" w:rsidRPr="00D5163E" w:rsidRDefault="00C40345" w:rsidP="00DD7CE7">
      <w:pPr>
        <w:pStyle w:val="ListParagraph"/>
        <w:numPr>
          <w:ilvl w:val="0"/>
          <w:numId w:val="17"/>
        </w:numPr>
        <w:contextualSpacing/>
        <w:jc w:val="both"/>
        <w:rPr>
          <w:rFonts w:ascii="Calibri" w:hAnsi="Calibri" w:cs="Calibri"/>
          <w:sz w:val="22"/>
          <w:szCs w:val="22"/>
        </w:rPr>
      </w:pPr>
      <w:r w:rsidRPr="00D5163E">
        <w:rPr>
          <w:rFonts w:ascii="Calibri" w:hAnsi="Calibri" w:cs="Calibri"/>
          <w:sz w:val="22"/>
          <w:szCs w:val="22"/>
        </w:rPr>
        <w:t>Women and men are benefiting equally from EEL technologies and increased access to knowledge about energy efficient lighting technologies</w:t>
      </w:r>
    </w:p>
    <w:p w14:paraId="55658219" w14:textId="77777777" w:rsidR="004C13A0" w:rsidRPr="00D5163E" w:rsidRDefault="004C13A0" w:rsidP="007E081C">
      <w:pPr>
        <w:contextualSpacing/>
        <w:rPr>
          <w:rFonts w:eastAsia="Calibri" w:cs="Calibri"/>
          <w:sz w:val="22"/>
          <w:szCs w:val="22"/>
        </w:rPr>
      </w:pPr>
    </w:p>
    <w:p w14:paraId="6B5940A7" w14:textId="4F192EAE" w:rsidR="004C13A0" w:rsidRPr="00D5163E" w:rsidRDefault="004C13A0" w:rsidP="007E081C">
      <w:pPr>
        <w:ind w:left="1440" w:hanging="720"/>
        <w:contextualSpacing/>
        <w:rPr>
          <w:rFonts w:eastAsia="Calibri" w:cs="Calibri"/>
          <w:sz w:val="22"/>
          <w:szCs w:val="22"/>
        </w:rPr>
      </w:pPr>
      <w:r w:rsidRPr="00D5163E">
        <w:rPr>
          <w:rFonts w:eastAsia="Calibri" w:cs="Calibri"/>
          <w:sz w:val="22"/>
          <w:szCs w:val="22"/>
        </w:rPr>
        <w:t xml:space="preserve">2. </w:t>
      </w:r>
      <w:r w:rsidR="001A44DE" w:rsidRPr="00D5163E">
        <w:rPr>
          <w:sz w:val="22"/>
          <w:szCs w:val="22"/>
        </w:rPr>
        <w:t>Improved quality, energy ef</w:t>
      </w:r>
      <w:r w:rsidR="00F041BC" w:rsidRPr="00D5163E">
        <w:rPr>
          <w:sz w:val="22"/>
          <w:szCs w:val="22"/>
        </w:rPr>
        <w:t xml:space="preserve">ficient and </w:t>
      </w:r>
      <w:r w:rsidR="005D4F8A" w:rsidRPr="00D5163E">
        <w:rPr>
          <w:sz w:val="22"/>
          <w:szCs w:val="22"/>
        </w:rPr>
        <w:t>affordable</w:t>
      </w:r>
      <w:r w:rsidR="001A44DE" w:rsidRPr="00D5163E">
        <w:rPr>
          <w:sz w:val="22"/>
          <w:szCs w:val="22"/>
        </w:rPr>
        <w:t xml:space="preserve"> locally-produced EEL products and systems</w:t>
      </w:r>
    </w:p>
    <w:p w14:paraId="4377B86E" w14:textId="77777777" w:rsidR="001100DE" w:rsidRPr="00D5163E" w:rsidRDefault="001100DE" w:rsidP="00DD7CE7">
      <w:pPr>
        <w:pStyle w:val="ListParagraph"/>
        <w:numPr>
          <w:ilvl w:val="0"/>
          <w:numId w:val="17"/>
        </w:numPr>
        <w:contextualSpacing/>
        <w:jc w:val="both"/>
        <w:rPr>
          <w:rFonts w:ascii="Calibri" w:eastAsia="Calibri" w:hAnsi="Calibri" w:cs="Calibri"/>
          <w:sz w:val="22"/>
          <w:szCs w:val="22"/>
        </w:rPr>
      </w:pPr>
      <w:r w:rsidRPr="00D5163E">
        <w:rPr>
          <w:rFonts w:ascii="Calibri" w:hAnsi="Calibri" w:cs="Calibri"/>
          <w:sz w:val="22"/>
          <w:szCs w:val="22"/>
        </w:rPr>
        <w:t xml:space="preserve">Efficiency of locally produced lighting systems increased, (lm/W) and Production cost decreased from baseline level </w:t>
      </w:r>
    </w:p>
    <w:p w14:paraId="62EB25EE" w14:textId="41F049D3" w:rsidR="001100DE" w:rsidRPr="00D5163E" w:rsidRDefault="005738DD" w:rsidP="00DD7CE7">
      <w:pPr>
        <w:pStyle w:val="ListParagraph"/>
        <w:numPr>
          <w:ilvl w:val="0"/>
          <w:numId w:val="17"/>
        </w:numPr>
        <w:contextualSpacing/>
        <w:jc w:val="both"/>
        <w:rPr>
          <w:rFonts w:ascii="Calibri" w:eastAsia="Calibri" w:hAnsi="Calibri" w:cs="Calibri"/>
          <w:sz w:val="22"/>
          <w:szCs w:val="22"/>
        </w:rPr>
      </w:pPr>
      <w:r w:rsidRPr="00D5163E">
        <w:rPr>
          <w:rFonts w:ascii="Calibri" w:hAnsi="Calibri" w:cs="Calibri"/>
          <w:sz w:val="22"/>
          <w:szCs w:val="22"/>
        </w:rPr>
        <w:t>Six (6)</w:t>
      </w:r>
      <w:r w:rsidR="001100DE" w:rsidRPr="00D5163E">
        <w:rPr>
          <w:rFonts w:ascii="Calibri" w:hAnsi="Calibri" w:cs="Calibri"/>
          <w:sz w:val="22"/>
          <w:szCs w:val="22"/>
        </w:rPr>
        <w:t xml:space="preserve"> lighting manufacturers who received technical </w:t>
      </w:r>
      <w:r w:rsidR="00A36EFD" w:rsidRPr="00D5163E">
        <w:rPr>
          <w:rFonts w:ascii="Calibri" w:hAnsi="Calibri" w:cs="Calibri"/>
          <w:sz w:val="22"/>
          <w:szCs w:val="22"/>
        </w:rPr>
        <w:t xml:space="preserve">assistance </w:t>
      </w:r>
      <w:r w:rsidR="001100DE" w:rsidRPr="00D5163E">
        <w:rPr>
          <w:rFonts w:ascii="Calibri" w:hAnsi="Calibri" w:cs="Calibri"/>
          <w:sz w:val="22"/>
          <w:szCs w:val="22"/>
        </w:rPr>
        <w:t xml:space="preserve">on the design and production of high efficient lighting products and systems </w:t>
      </w:r>
    </w:p>
    <w:p w14:paraId="721B10B9" w14:textId="37ED4DB4" w:rsidR="001100DE" w:rsidRPr="00D5163E" w:rsidRDefault="005738DD" w:rsidP="00DD7CE7">
      <w:pPr>
        <w:pStyle w:val="ListParagraph"/>
        <w:numPr>
          <w:ilvl w:val="0"/>
          <w:numId w:val="17"/>
        </w:numPr>
        <w:ind w:right="110"/>
        <w:contextualSpacing/>
        <w:jc w:val="both"/>
        <w:rPr>
          <w:rFonts w:ascii="Calibri" w:hAnsi="Calibri" w:cs="Calibri"/>
          <w:sz w:val="22"/>
          <w:szCs w:val="22"/>
        </w:rPr>
      </w:pPr>
      <w:r w:rsidRPr="00D5163E">
        <w:rPr>
          <w:rFonts w:ascii="Calibri" w:hAnsi="Calibri" w:cs="Calibri"/>
          <w:sz w:val="22"/>
          <w:szCs w:val="22"/>
        </w:rPr>
        <w:t>Two (2) i</w:t>
      </w:r>
      <w:r w:rsidR="001100DE" w:rsidRPr="00D5163E">
        <w:rPr>
          <w:rFonts w:ascii="Calibri" w:hAnsi="Calibri" w:cs="Calibri"/>
          <w:sz w:val="22"/>
          <w:szCs w:val="22"/>
        </w:rPr>
        <w:t>nvestment grade proposal</w:t>
      </w:r>
      <w:r w:rsidRPr="00D5163E">
        <w:rPr>
          <w:rFonts w:ascii="Calibri" w:hAnsi="Calibri" w:cs="Calibri"/>
          <w:sz w:val="22"/>
          <w:szCs w:val="22"/>
        </w:rPr>
        <w:t>s</w:t>
      </w:r>
      <w:r w:rsidR="001100DE" w:rsidRPr="00D5163E">
        <w:rPr>
          <w:rFonts w:ascii="Calibri" w:hAnsi="Calibri" w:cs="Calibri"/>
          <w:sz w:val="22"/>
          <w:szCs w:val="22"/>
        </w:rPr>
        <w:t xml:space="preserve"> for business transformation plans approved by banks </w:t>
      </w:r>
    </w:p>
    <w:p w14:paraId="45EDB625" w14:textId="77777777" w:rsidR="00F041BC" w:rsidRPr="00D5163E" w:rsidRDefault="00F041BC" w:rsidP="007E081C">
      <w:pPr>
        <w:pStyle w:val="ListParagraph"/>
        <w:ind w:left="1440" w:right="110"/>
        <w:contextualSpacing/>
        <w:jc w:val="both"/>
        <w:rPr>
          <w:rFonts w:ascii="Calibri" w:hAnsi="Calibri" w:cs="Calibri"/>
          <w:sz w:val="22"/>
          <w:szCs w:val="22"/>
        </w:rPr>
      </w:pPr>
    </w:p>
    <w:p w14:paraId="37DAF5DF" w14:textId="282896C5" w:rsidR="00F041BC" w:rsidRPr="00D5163E" w:rsidRDefault="00F041BC" w:rsidP="00DD7CE7">
      <w:pPr>
        <w:pStyle w:val="ListParagraph"/>
        <w:numPr>
          <w:ilvl w:val="0"/>
          <w:numId w:val="48"/>
        </w:numPr>
        <w:tabs>
          <w:tab w:val="left" w:pos="990"/>
        </w:tabs>
        <w:ind w:right="110"/>
        <w:contextualSpacing/>
        <w:jc w:val="both"/>
        <w:rPr>
          <w:rFonts w:ascii="Calibri" w:eastAsia="Calibri" w:hAnsi="Calibri" w:cs="Calibri"/>
          <w:sz w:val="22"/>
          <w:szCs w:val="22"/>
        </w:rPr>
      </w:pPr>
      <w:r w:rsidRPr="00D5163E">
        <w:rPr>
          <w:rFonts w:ascii="Calibri" w:hAnsi="Calibri" w:cs="Calibri"/>
          <w:sz w:val="22"/>
          <w:szCs w:val="22"/>
        </w:rPr>
        <w:t>Improved conditions for fair market competition of EE lighting products, informed by robust policy and institutional framework</w:t>
      </w:r>
      <w:r w:rsidR="00F42C4B">
        <w:rPr>
          <w:rFonts w:ascii="Calibri" w:hAnsi="Calibri" w:cs="Calibri"/>
          <w:sz w:val="22"/>
          <w:szCs w:val="22"/>
        </w:rPr>
        <w:t xml:space="preserve"> </w:t>
      </w:r>
      <w:r w:rsidR="00F42C4B">
        <w:rPr>
          <w:rFonts w:ascii="Calibri" w:hAnsi="Calibri" w:cs="Calibri"/>
          <w:sz w:val="22"/>
          <w:szCs w:val="22"/>
          <w:u w:val="single"/>
        </w:rPr>
        <w:t xml:space="preserve">- </w:t>
      </w:r>
      <w:r w:rsidR="00F42C4B" w:rsidRPr="00A966DD">
        <w:rPr>
          <w:rFonts w:asciiTheme="majorHAnsi" w:eastAsia="Times New Roman" w:hAnsiTheme="majorHAnsi" w:cstheme="majorHAnsi"/>
          <w:i/>
          <w:iCs/>
          <w:sz w:val="22"/>
          <w:szCs w:val="22"/>
          <w:lang w:val="en-AU"/>
        </w:rPr>
        <w:t xml:space="preserve">Component 2 is under UNEP as GEF Agency and captured in their Project Collaboration Agreement signed with </w:t>
      </w:r>
      <w:r w:rsidR="00BA1918">
        <w:rPr>
          <w:rFonts w:asciiTheme="majorHAnsi" w:eastAsia="Times New Roman" w:hAnsiTheme="majorHAnsi" w:cstheme="majorHAnsi"/>
          <w:i/>
          <w:iCs/>
          <w:sz w:val="22"/>
          <w:szCs w:val="22"/>
          <w:lang w:val="en-AU"/>
        </w:rPr>
        <w:t xml:space="preserve">the </w:t>
      </w:r>
      <w:r w:rsidR="00BA1918" w:rsidRPr="00A966DD">
        <w:rPr>
          <w:rFonts w:asciiTheme="majorHAnsi" w:eastAsia="Times New Roman" w:hAnsiTheme="majorHAnsi" w:cstheme="majorHAnsi"/>
          <w:i/>
          <w:iCs/>
          <w:sz w:val="22"/>
          <w:szCs w:val="22"/>
          <w:lang w:val="en-AU"/>
        </w:rPr>
        <w:t>government</w:t>
      </w:r>
      <w:r w:rsidR="00BA1918">
        <w:rPr>
          <w:rFonts w:asciiTheme="majorHAnsi" w:eastAsia="Times New Roman" w:hAnsiTheme="majorHAnsi" w:cstheme="majorHAnsi"/>
          <w:i/>
          <w:iCs/>
          <w:sz w:val="22"/>
          <w:szCs w:val="22"/>
          <w:lang w:val="en-AU"/>
        </w:rPr>
        <w:t xml:space="preserve"> of Indonesia</w:t>
      </w:r>
    </w:p>
    <w:p w14:paraId="292BDAA9" w14:textId="707EDEE7" w:rsidR="00F041BC" w:rsidRPr="00D5163E" w:rsidRDefault="00F041BC" w:rsidP="00DD7CE7">
      <w:pPr>
        <w:pStyle w:val="ListParagraph"/>
        <w:numPr>
          <w:ilvl w:val="0"/>
          <w:numId w:val="17"/>
        </w:numPr>
        <w:contextualSpacing/>
        <w:jc w:val="both"/>
        <w:rPr>
          <w:rFonts w:ascii="Calibri" w:eastAsia="Calibri" w:hAnsi="Calibri" w:cs="Calibri"/>
          <w:sz w:val="22"/>
          <w:szCs w:val="22"/>
        </w:rPr>
      </w:pPr>
    </w:p>
    <w:p w14:paraId="3FB654D5" w14:textId="77777777" w:rsidR="00187781" w:rsidRPr="00D5163E" w:rsidRDefault="00187781" w:rsidP="007E081C">
      <w:pPr>
        <w:pStyle w:val="ListParagraph"/>
        <w:ind w:left="1440"/>
        <w:contextualSpacing/>
        <w:jc w:val="both"/>
        <w:rPr>
          <w:rFonts w:ascii="Calibri" w:eastAsia="Calibri" w:hAnsi="Calibri" w:cs="Calibri"/>
          <w:sz w:val="22"/>
          <w:szCs w:val="22"/>
        </w:rPr>
      </w:pPr>
    </w:p>
    <w:p w14:paraId="21E9D852" w14:textId="0CC5138F" w:rsidR="001100DE" w:rsidRPr="00D5163E" w:rsidRDefault="00F041BC" w:rsidP="00DD7CE7">
      <w:pPr>
        <w:pStyle w:val="ListParagraph"/>
        <w:numPr>
          <w:ilvl w:val="0"/>
          <w:numId w:val="48"/>
        </w:numPr>
        <w:contextualSpacing/>
        <w:jc w:val="both"/>
        <w:rPr>
          <w:rFonts w:ascii="Calibri" w:eastAsia="Calibri" w:hAnsi="Calibri" w:cs="Calibri"/>
          <w:sz w:val="22"/>
          <w:szCs w:val="22"/>
        </w:rPr>
      </w:pPr>
      <w:r w:rsidRPr="00D5163E">
        <w:rPr>
          <w:rFonts w:cs="Calibri"/>
          <w:sz w:val="22"/>
          <w:szCs w:val="22"/>
        </w:rPr>
        <w:t xml:space="preserve"> </w:t>
      </w:r>
      <w:r w:rsidRPr="00D5163E">
        <w:rPr>
          <w:rFonts w:ascii="Calibri" w:hAnsi="Calibri" w:cs="Calibri"/>
          <w:sz w:val="22"/>
          <w:szCs w:val="22"/>
        </w:rPr>
        <w:t>Increased market share for high quality and efficient lighting</w:t>
      </w:r>
      <w:r w:rsidR="001100DE" w:rsidRPr="00D5163E">
        <w:rPr>
          <w:rFonts w:ascii="Calibri" w:hAnsi="Calibri" w:cs="Calibri"/>
          <w:sz w:val="22"/>
          <w:szCs w:val="22"/>
        </w:rPr>
        <w:t xml:space="preserve"> </w:t>
      </w:r>
    </w:p>
    <w:p w14:paraId="77FA01D3" w14:textId="7542AE48" w:rsidR="00F041BC" w:rsidRPr="00D5163E" w:rsidRDefault="00F041BC" w:rsidP="007E081C">
      <w:pPr>
        <w:ind w:left="1080"/>
        <w:contextualSpacing/>
        <w:rPr>
          <w:rFonts w:eastAsia="Calibri" w:cs="Calibri"/>
          <w:sz w:val="22"/>
          <w:szCs w:val="22"/>
        </w:rPr>
      </w:pPr>
    </w:p>
    <w:p w14:paraId="231C769E" w14:textId="0780DC75" w:rsidR="001100DE" w:rsidRPr="00D5163E" w:rsidRDefault="00231185" w:rsidP="00DD7CE7">
      <w:pPr>
        <w:pStyle w:val="ListParagraph"/>
        <w:numPr>
          <w:ilvl w:val="0"/>
          <w:numId w:val="17"/>
        </w:numPr>
        <w:contextualSpacing/>
        <w:jc w:val="both"/>
        <w:rPr>
          <w:rFonts w:ascii="Calibri" w:eastAsia="Calibri" w:hAnsi="Calibri" w:cs="Calibri"/>
          <w:sz w:val="22"/>
          <w:szCs w:val="22"/>
        </w:rPr>
      </w:pPr>
      <w:r w:rsidRPr="00D5163E">
        <w:rPr>
          <w:rFonts w:ascii="Calibri" w:hAnsi="Calibri" w:cs="Calibri"/>
          <w:sz w:val="22"/>
          <w:szCs w:val="22"/>
        </w:rPr>
        <w:lastRenderedPageBreak/>
        <w:t>F</w:t>
      </w:r>
      <w:r w:rsidR="00C91E96" w:rsidRPr="00D5163E">
        <w:rPr>
          <w:rFonts w:ascii="Calibri" w:hAnsi="Calibri" w:cs="Calibri"/>
          <w:sz w:val="22"/>
          <w:szCs w:val="22"/>
        </w:rPr>
        <w:t>ull scale ESCO model</w:t>
      </w:r>
      <w:r w:rsidRPr="00D5163E">
        <w:rPr>
          <w:rFonts w:ascii="Calibri" w:hAnsi="Calibri" w:cs="Calibri"/>
          <w:sz w:val="22"/>
          <w:szCs w:val="22"/>
        </w:rPr>
        <w:t>s</w:t>
      </w:r>
      <w:r w:rsidR="00C91E96" w:rsidRPr="00D5163E">
        <w:rPr>
          <w:rFonts w:ascii="Calibri" w:hAnsi="Calibri" w:cs="Calibri"/>
          <w:sz w:val="22"/>
          <w:szCs w:val="22"/>
        </w:rPr>
        <w:t xml:space="preserve"> incorporating</w:t>
      </w:r>
      <w:r w:rsidR="001100DE" w:rsidRPr="00D5163E">
        <w:rPr>
          <w:rFonts w:ascii="Calibri" w:hAnsi="Calibri" w:cs="Calibri"/>
          <w:sz w:val="22"/>
          <w:szCs w:val="22"/>
        </w:rPr>
        <w:t xml:space="preserve"> innovative financial support </w:t>
      </w:r>
      <w:r w:rsidR="00C91E96" w:rsidRPr="00D5163E">
        <w:rPr>
          <w:rFonts w:ascii="Calibri" w:hAnsi="Calibri" w:cs="Calibri"/>
          <w:sz w:val="22"/>
          <w:szCs w:val="22"/>
        </w:rPr>
        <w:t xml:space="preserve">instruments or </w:t>
      </w:r>
      <w:r w:rsidR="001100DE" w:rsidRPr="00D5163E">
        <w:rPr>
          <w:rFonts w:ascii="Calibri" w:hAnsi="Calibri" w:cs="Calibri"/>
          <w:sz w:val="22"/>
          <w:szCs w:val="22"/>
        </w:rPr>
        <w:t xml:space="preserve">schemes developed </w:t>
      </w:r>
      <w:r w:rsidR="001100DE" w:rsidRPr="00D5163E">
        <w:rPr>
          <w:rFonts w:ascii="Calibri" w:eastAsia="Calibri" w:hAnsi="Calibri" w:cs="Calibri"/>
          <w:sz w:val="22"/>
          <w:szCs w:val="22"/>
        </w:rPr>
        <w:t xml:space="preserve">to accelerate penetration of EE lighting systems </w:t>
      </w:r>
      <w:r w:rsidR="00C91E96" w:rsidRPr="00D5163E">
        <w:rPr>
          <w:rFonts w:ascii="Calibri" w:eastAsia="Calibri" w:hAnsi="Calibri" w:cs="Calibri"/>
          <w:sz w:val="22"/>
          <w:szCs w:val="22"/>
        </w:rPr>
        <w:t xml:space="preserve">in </w:t>
      </w:r>
      <w:r w:rsidR="006E73AF" w:rsidRPr="00D5163E">
        <w:rPr>
          <w:rFonts w:ascii="Calibri" w:eastAsia="Calibri" w:hAnsi="Calibri" w:cs="Calibri"/>
          <w:sz w:val="22"/>
          <w:szCs w:val="22"/>
        </w:rPr>
        <w:t xml:space="preserve">public and commercial </w:t>
      </w:r>
      <w:r w:rsidR="00C91E96" w:rsidRPr="00D5163E">
        <w:rPr>
          <w:rFonts w:ascii="Calibri" w:eastAsia="Calibri" w:hAnsi="Calibri" w:cs="Calibri"/>
          <w:sz w:val="22"/>
          <w:szCs w:val="22"/>
        </w:rPr>
        <w:t>buildings and stree</w:t>
      </w:r>
      <w:r w:rsidR="00D916C6" w:rsidRPr="00D5163E">
        <w:rPr>
          <w:rFonts w:ascii="Calibri" w:eastAsia="Calibri" w:hAnsi="Calibri" w:cs="Calibri"/>
          <w:sz w:val="22"/>
          <w:szCs w:val="22"/>
        </w:rPr>
        <w:t>t</w:t>
      </w:r>
      <w:r w:rsidR="00C91E96" w:rsidRPr="00D5163E">
        <w:rPr>
          <w:rFonts w:ascii="Calibri" w:eastAsia="Calibri" w:hAnsi="Calibri" w:cs="Calibri"/>
          <w:sz w:val="22"/>
          <w:szCs w:val="22"/>
        </w:rPr>
        <w:t xml:space="preserve"> lighting</w:t>
      </w:r>
      <w:r w:rsidR="00D916C6" w:rsidRPr="00D5163E">
        <w:rPr>
          <w:rFonts w:ascii="Calibri" w:eastAsia="Calibri" w:hAnsi="Calibri" w:cs="Calibri"/>
          <w:sz w:val="22"/>
          <w:szCs w:val="22"/>
        </w:rPr>
        <w:t xml:space="preserve"> as well as in </w:t>
      </w:r>
      <w:r w:rsidR="006E73AF" w:rsidRPr="00D5163E">
        <w:rPr>
          <w:rFonts w:ascii="Calibri" w:eastAsia="Calibri" w:hAnsi="Calibri" w:cs="Calibri"/>
          <w:sz w:val="22"/>
          <w:szCs w:val="22"/>
        </w:rPr>
        <w:t>government</w:t>
      </w:r>
      <w:r w:rsidRPr="00D5163E">
        <w:rPr>
          <w:rFonts w:ascii="Calibri" w:eastAsia="Calibri" w:hAnsi="Calibri" w:cs="Calibri"/>
          <w:sz w:val="22"/>
          <w:szCs w:val="22"/>
        </w:rPr>
        <w:t>-</w:t>
      </w:r>
      <w:r w:rsidR="006E73AF" w:rsidRPr="00D5163E">
        <w:rPr>
          <w:rFonts w:ascii="Calibri" w:eastAsia="Calibri" w:hAnsi="Calibri" w:cs="Calibri"/>
          <w:sz w:val="22"/>
          <w:szCs w:val="22"/>
        </w:rPr>
        <w:t xml:space="preserve">owned </w:t>
      </w:r>
      <w:r w:rsidR="00D916C6" w:rsidRPr="00D5163E">
        <w:rPr>
          <w:rFonts w:ascii="Calibri" w:eastAsia="Calibri" w:hAnsi="Calibri" w:cs="Calibri"/>
          <w:sz w:val="22"/>
          <w:szCs w:val="22"/>
        </w:rPr>
        <w:t>residential sector</w:t>
      </w:r>
    </w:p>
    <w:p w14:paraId="15FF580E" w14:textId="1188CD54" w:rsidR="001100DE" w:rsidRPr="00D5163E" w:rsidRDefault="00D916C6" w:rsidP="00DD7CE7">
      <w:pPr>
        <w:pStyle w:val="ListParagraph"/>
        <w:numPr>
          <w:ilvl w:val="0"/>
          <w:numId w:val="17"/>
        </w:numPr>
        <w:contextualSpacing/>
        <w:jc w:val="both"/>
        <w:rPr>
          <w:rFonts w:ascii="Calibri" w:eastAsia="Calibri" w:hAnsi="Calibri" w:cs="Calibri"/>
          <w:sz w:val="22"/>
          <w:szCs w:val="22"/>
        </w:rPr>
      </w:pPr>
      <w:r w:rsidRPr="00D5163E">
        <w:rPr>
          <w:rFonts w:ascii="Calibri" w:hAnsi="Calibri" w:cs="Calibri"/>
          <w:sz w:val="22"/>
          <w:szCs w:val="22"/>
        </w:rPr>
        <w:t>Five (5)</w:t>
      </w:r>
      <w:r w:rsidR="001100DE" w:rsidRPr="00D5163E">
        <w:rPr>
          <w:rFonts w:ascii="Calibri" w:hAnsi="Calibri" w:cs="Calibri"/>
          <w:sz w:val="22"/>
          <w:szCs w:val="22"/>
        </w:rPr>
        <w:t xml:space="preserve"> pilot </w:t>
      </w:r>
      <w:r w:rsidRPr="00D5163E">
        <w:rPr>
          <w:rFonts w:ascii="Calibri" w:hAnsi="Calibri" w:cs="Calibri"/>
          <w:sz w:val="22"/>
          <w:szCs w:val="22"/>
        </w:rPr>
        <w:t xml:space="preserve">ESCO </w:t>
      </w:r>
      <w:r w:rsidR="001100DE" w:rsidRPr="00D5163E">
        <w:rPr>
          <w:rFonts w:ascii="Calibri" w:hAnsi="Calibri" w:cs="Calibri"/>
          <w:sz w:val="22"/>
          <w:szCs w:val="22"/>
        </w:rPr>
        <w:t>demonstrations (2 cities</w:t>
      </w:r>
      <w:r w:rsidRPr="00D5163E">
        <w:rPr>
          <w:rFonts w:ascii="Calibri" w:hAnsi="Calibri" w:cs="Calibri"/>
          <w:sz w:val="22"/>
          <w:szCs w:val="22"/>
        </w:rPr>
        <w:t>,</w:t>
      </w:r>
      <w:r w:rsidR="001100DE" w:rsidRPr="00D5163E">
        <w:rPr>
          <w:rFonts w:ascii="Calibri" w:hAnsi="Calibri" w:cs="Calibri"/>
          <w:sz w:val="22"/>
          <w:szCs w:val="22"/>
        </w:rPr>
        <w:t xml:space="preserve"> 2 buildings</w:t>
      </w:r>
      <w:r w:rsidRPr="00D5163E">
        <w:rPr>
          <w:rFonts w:ascii="Calibri" w:hAnsi="Calibri" w:cs="Calibri"/>
          <w:sz w:val="22"/>
          <w:szCs w:val="22"/>
        </w:rPr>
        <w:t xml:space="preserve">, and a </w:t>
      </w:r>
      <w:r w:rsidR="00D60B83" w:rsidRPr="00D5163E">
        <w:rPr>
          <w:rFonts w:ascii="Calibri" w:hAnsi="Calibri" w:cs="Calibri"/>
          <w:sz w:val="22"/>
          <w:szCs w:val="22"/>
        </w:rPr>
        <w:t xml:space="preserve">set of </w:t>
      </w:r>
      <w:r w:rsidRPr="00D5163E">
        <w:rPr>
          <w:rFonts w:ascii="Calibri" w:hAnsi="Calibri" w:cs="Calibri"/>
          <w:sz w:val="22"/>
          <w:szCs w:val="22"/>
        </w:rPr>
        <w:t>selected residential area</w:t>
      </w:r>
      <w:r w:rsidR="00D60B83" w:rsidRPr="00D5163E">
        <w:rPr>
          <w:rFonts w:ascii="Calibri" w:hAnsi="Calibri" w:cs="Calibri"/>
          <w:sz w:val="22"/>
          <w:szCs w:val="22"/>
        </w:rPr>
        <w:t>s</w:t>
      </w:r>
      <w:r w:rsidR="001100DE" w:rsidRPr="00D5163E">
        <w:rPr>
          <w:rFonts w:ascii="Calibri" w:hAnsi="Calibri" w:cs="Calibri"/>
          <w:sz w:val="22"/>
          <w:szCs w:val="22"/>
        </w:rPr>
        <w:t>); With possible replication in 2 cities and 7 buildings</w:t>
      </w:r>
      <w:r w:rsidRPr="00D5163E">
        <w:rPr>
          <w:rFonts w:ascii="Calibri" w:hAnsi="Calibri" w:cs="Calibri"/>
          <w:sz w:val="22"/>
          <w:szCs w:val="22"/>
        </w:rPr>
        <w:t xml:space="preserve"> and other residential areas</w:t>
      </w:r>
    </w:p>
    <w:p w14:paraId="7FE1BD97" w14:textId="3CAA1293" w:rsidR="001100DE" w:rsidRPr="00D5163E" w:rsidRDefault="00187781" w:rsidP="00DD7CE7">
      <w:pPr>
        <w:pStyle w:val="ListParagraph"/>
        <w:numPr>
          <w:ilvl w:val="0"/>
          <w:numId w:val="17"/>
        </w:numPr>
        <w:contextualSpacing/>
        <w:jc w:val="both"/>
        <w:rPr>
          <w:rFonts w:ascii="Calibri" w:hAnsi="Calibri" w:cs="Calibri"/>
          <w:sz w:val="22"/>
          <w:szCs w:val="22"/>
        </w:rPr>
      </w:pPr>
      <w:r w:rsidRPr="00D5163E">
        <w:rPr>
          <w:rFonts w:ascii="Calibri" w:hAnsi="Calibri" w:cs="Calibri"/>
          <w:sz w:val="22"/>
          <w:szCs w:val="22"/>
        </w:rPr>
        <w:t xml:space="preserve">Four (4) </w:t>
      </w:r>
      <w:r w:rsidR="001100DE" w:rsidRPr="00D5163E">
        <w:rPr>
          <w:rFonts w:ascii="Calibri" w:hAnsi="Calibri" w:cs="Calibri"/>
          <w:sz w:val="22"/>
          <w:szCs w:val="22"/>
        </w:rPr>
        <w:t xml:space="preserve">municipalities, </w:t>
      </w:r>
      <w:r w:rsidRPr="00D5163E">
        <w:rPr>
          <w:rFonts w:ascii="Calibri" w:hAnsi="Calibri" w:cs="Calibri"/>
          <w:sz w:val="22"/>
          <w:szCs w:val="22"/>
        </w:rPr>
        <w:t>six (</w:t>
      </w:r>
      <w:r w:rsidR="001100DE" w:rsidRPr="00D5163E">
        <w:rPr>
          <w:rFonts w:ascii="Calibri" w:hAnsi="Calibri" w:cs="Calibri"/>
          <w:sz w:val="22"/>
          <w:szCs w:val="22"/>
        </w:rPr>
        <w:t>6</w:t>
      </w:r>
      <w:r w:rsidRPr="00D5163E">
        <w:rPr>
          <w:rFonts w:ascii="Calibri" w:hAnsi="Calibri" w:cs="Calibri"/>
          <w:sz w:val="22"/>
          <w:szCs w:val="22"/>
        </w:rPr>
        <w:t>)</w:t>
      </w:r>
      <w:r w:rsidR="001100DE" w:rsidRPr="00D5163E">
        <w:rPr>
          <w:rFonts w:ascii="Calibri" w:hAnsi="Calibri" w:cs="Calibri"/>
          <w:sz w:val="22"/>
          <w:szCs w:val="22"/>
        </w:rPr>
        <w:t xml:space="preserve"> clients (project developers/ building owners), </w:t>
      </w:r>
      <w:r w:rsidRPr="00D5163E">
        <w:rPr>
          <w:rFonts w:ascii="Calibri" w:hAnsi="Calibri" w:cs="Calibri"/>
          <w:sz w:val="22"/>
          <w:szCs w:val="22"/>
        </w:rPr>
        <w:t>five (</w:t>
      </w:r>
      <w:r w:rsidR="001100DE" w:rsidRPr="00D5163E">
        <w:rPr>
          <w:rFonts w:ascii="Calibri" w:hAnsi="Calibri" w:cs="Calibri"/>
          <w:sz w:val="22"/>
          <w:szCs w:val="22"/>
        </w:rPr>
        <w:t>5</w:t>
      </w:r>
      <w:r w:rsidRPr="00D5163E">
        <w:rPr>
          <w:rFonts w:ascii="Calibri" w:hAnsi="Calibri" w:cs="Calibri"/>
          <w:sz w:val="22"/>
          <w:szCs w:val="22"/>
        </w:rPr>
        <w:t>)</w:t>
      </w:r>
      <w:r w:rsidR="001100DE" w:rsidRPr="00D5163E">
        <w:rPr>
          <w:rFonts w:ascii="Calibri" w:hAnsi="Calibri" w:cs="Calibri"/>
          <w:sz w:val="22"/>
          <w:szCs w:val="22"/>
        </w:rPr>
        <w:t xml:space="preserve"> technology providers and </w:t>
      </w:r>
      <w:r w:rsidRPr="00D5163E">
        <w:rPr>
          <w:rFonts w:ascii="Calibri" w:hAnsi="Calibri" w:cs="Calibri"/>
          <w:sz w:val="22"/>
          <w:szCs w:val="22"/>
        </w:rPr>
        <w:t>two (</w:t>
      </w:r>
      <w:r w:rsidR="001100DE" w:rsidRPr="00D5163E">
        <w:rPr>
          <w:rFonts w:ascii="Calibri" w:hAnsi="Calibri" w:cs="Calibri"/>
          <w:sz w:val="22"/>
          <w:szCs w:val="22"/>
        </w:rPr>
        <w:t>2</w:t>
      </w:r>
      <w:r w:rsidRPr="00D5163E">
        <w:rPr>
          <w:rFonts w:ascii="Calibri" w:hAnsi="Calibri" w:cs="Calibri"/>
          <w:sz w:val="22"/>
          <w:szCs w:val="22"/>
        </w:rPr>
        <w:t>)</w:t>
      </w:r>
      <w:r w:rsidR="001100DE" w:rsidRPr="00D5163E">
        <w:rPr>
          <w:rFonts w:ascii="Calibri" w:hAnsi="Calibri" w:cs="Calibri"/>
          <w:sz w:val="22"/>
          <w:szCs w:val="22"/>
        </w:rPr>
        <w:t xml:space="preserve"> financial institutions </w:t>
      </w:r>
      <w:r w:rsidRPr="00D5163E">
        <w:rPr>
          <w:rFonts w:ascii="Calibri" w:hAnsi="Calibri" w:cs="Calibri"/>
          <w:sz w:val="22"/>
          <w:szCs w:val="22"/>
        </w:rPr>
        <w:t>stakeholders engaged</w:t>
      </w:r>
      <w:r w:rsidR="009D54EB" w:rsidRPr="00D5163E">
        <w:rPr>
          <w:rFonts w:ascii="Calibri" w:hAnsi="Calibri" w:cs="Calibri"/>
          <w:sz w:val="22"/>
          <w:szCs w:val="22"/>
        </w:rPr>
        <w:t>.</w:t>
      </w:r>
    </w:p>
    <w:p w14:paraId="12334604" w14:textId="77777777" w:rsidR="001100DE" w:rsidRPr="00D5163E" w:rsidRDefault="001100DE" w:rsidP="007E081C">
      <w:pPr>
        <w:pStyle w:val="ListParagraph"/>
        <w:ind w:left="1080"/>
        <w:contextualSpacing/>
        <w:jc w:val="both"/>
        <w:rPr>
          <w:rFonts w:ascii="Calibri" w:hAnsi="Calibri" w:cs="Calibri"/>
          <w:sz w:val="22"/>
          <w:szCs w:val="22"/>
        </w:rPr>
      </w:pPr>
    </w:p>
    <w:p w14:paraId="5411BA2E" w14:textId="79DAB10E" w:rsidR="001100DE" w:rsidRPr="00D5163E" w:rsidRDefault="001100DE" w:rsidP="007E081C">
      <w:pPr>
        <w:spacing w:after="0"/>
        <w:rPr>
          <w:rFonts w:cs="Arial"/>
          <w:sz w:val="22"/>
          <w:szCs w:val="22"/>
        </w:rPr>
      </w:pPr>
      <w:r w:rsidRPr="00D5163E">
        <w:rPr>
          <w:rFonts w:cs="Arial"/>
          <w:sz w:val="22"/>
          <w:szCs w:val="22"/>
        </w:rPr>
        <w:t xml:space="preserve">The three-year ADLIGHT project is expected to reduce annual electricity through its direct pilot and immediate replications by 60.17 </w:t>
      </w:r>
      <w:r w:rsidR="000C3AC4" w:rsidRPr="00D5163E">
        <w:rPr>
          <w:rFonts w:cs="Arial"/>
          <w:sz w:val="22"/>
          <w:szCs w:val="22"/>
        </w:rPr>
        <w:t>GWh</w:t>
      </w:r>
      <w:r w:rsidRPr="00D5163E">
        <w:rPr>
          <w:rFonts w:cs="Arial"/>
          <w:sz w:val="22"/>
          <w:szCs w:val="22"/>
        </w:rPr>
        <w:t xml:space="preserve">/yr or cumulatively 77.45 </w:t>
      </w:r>
      <w:r w:rsidR="000C3AC4" w:rsidRPr="00D5163E">
        <w:rPr>
          <w:rFonts w:cs="Arial"/>
          <w:sz w:val="22"/>
          <w:szCs w:val="22"/>
        </w:rPr>
        <w:t xml:space="preserve">GWh </w:t>
      </w:r>
      <w:r w:rsidRPr="00D5163E">
        <w:rPr>
          <w:rFonts w:cs="Arial"/>
          <w:sz w:val="22"/>
          <w:szCs w:val="22"/>
        </w:rPr>
        <w:t>by the end of the project (EOP) in Year 3 (</w:t>
      </w:r>
      <w:r w:rsidR="00522607" w:rsidRPr="00D5163E">
        <w:rPr>
          <w:rFonts w:cs="Arial"/>
          <w:sz w:val="22"/>
          <w:szCs w:val="22"/>
        </w:rPr>
        <w:t>2021</w:t>
      </w:r>
      <w:r w:rsidRPr="00D5163E">
        <w:rPr>
          <w:rFonts w:cs="Arial"/>
          <w:sz w:val="22"/>
          <w:szCs w:val="22"/>
        </w:rPr>
        <w:t xml:space="preserve">). It targets to contribute_378.31 </w:t>
      </w:r>
      <w:r w:rsidR="000C3AC4" w:rsidRPr="00D5163E">
        <w:rPr>
          <w:rFonts w:cs="Arial"/>
          <w:sz w:val="22"/>
          <w:szCs w:val="22"/>
        </w:rPr>
        <w:t xml:space="preserve">GWh </w:t>
      </w:r>
      <w:r w:rsidRPr="00D5163E">
        <w:rPr>
          <w:rFonts w:cs="Arial"/>
          <w:sz w:val="22"/>
          <w:szCs w:val="22"/>
        </w:rPr>
        <w:t xml:space="preserve">cumulatively in </w:t>
      </w:r>
      <w:r w:rsidR="00522607" w:rsidRPr="00D5163E">
        <w:rPr>
          <w:rFonts w:cs="Arial"/>
          <w:sz w:val="22"/>
          <w:szCs w:val="22"/>
        </w:rPr>
        <w:t xml:space="preserve">2026 </w:t>
      </w:r>
      <w:r w:rsidRPr="00D5163E">
        <w:rPr>
          <w:rFonts w:cs="Arial"/>
          <w:sz w:val="22"/>
          <w:szCs w:val="22"/>
        </w:rPr>
        <w:t xml:space="preserve">or 5 years after the EOP and 679.17 </w:t>
      </w:r>
      <w:r w:rsidR="000C3AC4" w:rsidRPr="00D5163E">
        <w:rPr>
          <w:rFonts w:cs="Arial"/>
          <w:sz w:val="22"/>
          <w:szCs w:val="22"/>
        </w:rPr>
        <w:t xml:space="preserve">GWh </w:t>
      </w:r>
      <w:r w:rsidRPr="00D5163E">
        <w:rPr>
          <w:rFonts w:cs="Arial"/>
          <w:sz w:val="22"/>
          <w:szCs w:val="22"/>
        </w:rPr>
        <w:t xml:space="preserve">in </w:t>
      </w:r>
      <w:r w:rsidR="00522607" w:rsidRPr="00D5163E">
        <w:rPr>
          <w:rFonts w:cs="Arial"/>
          <w:sz w:val="22"/>
          <w:szCs w:val="22"/>
        </w:rPr>
        <w:t xml:space="preserve">2031 </w:t>
      </w:r>
      <w:r w:rsidRPr="00D5163E">
        <w:rPr>
          <w:rFonts w:cs="Arial"/>
          <w:sz w:val="22"/>
          <w:szCs w:val="22"/>
        </w:rPr>
        <w:t>or 10 years after EOP. The equivalent reduction of CO</w:t>
      </w:r>
      <w:r w:rsidRPr="00D5163E">
        <w:rPr>
          <w:rFonts w:cs="Arial"/>
          <w:sz w:val="22"/>
          <w:szCs w:val="22"/>
          <w:vertAlign w:val="subscript"/>
        </w:rPr>
        <w:t>2</w:t>
      </w:r>
      <w:r w:rsidRPr="00D5163E">
        <w:rPr>
          <w:rFonts w:cs="Arial"/>
          <w:sz w:val="22"/>
          <w:szCs w:val="22"/>
        </w:rPr>
        <w:t xml:space="preserve"> emissions is estimated at 48.62 kton CO</w:t>
      </w:r>
      <w:r w:rsidRPr="00D5163E">
        <w:rPr>
          <w:rFonts w:cs="Arial"/>
          <w:sz w:val="22"/>
          <w:szCs w:val="22"/>
          <w:vertAlign w:val="subscript"/>
        </w:rPr>
        <w:t>2</w:t>
      </w:r>
      <w:r w:rsidRPr="00D5163E">
        <w:rPr>
          <w:rFonts w:cs="Arial"/>
          <w:sz w:val="22"/>
          <w:szCs w:val="22"/>
        </w:rPr>
        <w:t xml:space="preserve"> per year by </w:t>
      </w:r>
      <w:r w:rsidR="00522607" w:rsidRPr="00D5163E">
        <w:rPr>
          <w:rFonts w:cs="Arial"/>
          <w:sz w:val="22"/>
          <w:szCs w:val="22"/>
        </w:rPr>
        <w:t>2021</w:t>
      </w:r>
      <w:r w:rsidRPr="00D5163E">
        <w:rPr>
          <w:rFonts w:cs="Arial"/>
          <w:sz w:val="22"/>
          <w:szCs w:val="22"/>
        </w:rPr>
        <w:t>. Cumulatively, reduction of CO</w:t>
      </w:r>
      <w:r w:rsidRPr="00D5163E">
        <w:rPr>
          <w:rFonts w:cs="Arial"/>
          <w:sz w:val="22"/>
          <w:szCs w:val="22"/>
          <w:vertAlign w:val="subscript"/>
        </w:rPr>
        <w:t>2</w:t>
      </w:r>
      <w:r w:rsidRPr="00D5163E">
        <w:rPr>
          <w:rFonts w:cs="Arial"/>
          <w:sz w:val="22"/>
          <w:szCs w:val="22"/>
        </w:rPr>
        <w:t xml:space="preserve"> emissions amounts to 62.58 kton CO</w:t>
      </w:r>
      <w:r w:rsidRPr="00D5163E">
        <w:rPr>
          <w:rFonts w:cs="Arial"/>
          <w:sz w:val="22"/>
          <w:szCs w:val="22"/>
          <w:vertAlign w:val="subscript"/>
        </w:rPr>
        <w:t>2</w:t>
      </w:r>
      <w:r w:rsidRPr="00D5163E">
        <w:rPr>
          <w:rFonts w:cs="Arial"/>
          <w:sz w:val="22"/>
          <w:szCs w:val="22"/>
        </w:rPr>
        <w:t xml:space="preserve"> by </w:t>
      </w:r>
      <w:r w:rsidR="00522607" w:rsidRPr="00D5163E">
        <w:rPr>
          <w:rFonts w:cs="Arial"/>
          <w:sz w:val="22"/>
          <w:szCs w:val="22"/>
        </w:rPr>
        <w:t>2021</w:t>
      </w:r>
      <w:r w:rsidRPr="00D5163E">
        <w:rPr>
          <w:rFonts w:cs="Arial"/>
          <w:sz w:val="22"/>
          <w:szCs w:val="22"/>
        </w:rPr>
        <w:t>, 305.67 kton CO</w:t>
      </w:r>
      <w:r w:rsidRPr="00D5163E">
        <w:rPr>
          <w:rFonts w:cs="Arial"/>
          <w:sz w:val="22"/>
          <w:szCs w:val="22"/>
          <w:vertAlign w:val="subscript"/>
        </w:rPr>
        <w:t>2</w:t>
      </w:r>
      <w:r w:rsidRPr="00D5163E">
        <w:rPr>
          <w:rFonts w:cs="Arial"/>
          <w:sz w:val="22"/>
          <w:szCs w:val="22"/>
        </w:rPr>
        <w:t xml:space="preserve"> by </w:t>
      </w:r>
      <w:r w:rsidR="00522607" w:rsidRPr="00D5163E">
        <w:rPr>
          <w:rFonts w:cs="Arial"/>
          <w:sz w:val="22"/>
          <w:szCs w:val="22"/>
        </w:rPr>
        <w:t xml:space="preserve">2026 </w:t>
      </w:r>
      <w:r w:rsidRPr="00D5163E">
        <w:rPr>
          <w:rFonts w:cs="Arial"/>
          <w:sz w:val="22"/>
          <w:szCs w:val="22"/>
        </w:rPr>
        <w:t>and 548.77 kton CO</w:t>
      </w:r>
      <w:r w:rsidRPr="00D5163E">
        <w:rPr>
          <w:rFonts w:cs="Arial"/>
          <w:sz w:val="22"/>
          <w:szCs w:val="22"/>
          <w:vertAlign w:val="subscript"/>
        </w:rPr>
        <w:t>2</w:t>
      </w:r>
      <w:r w:rsidRPr="00D5163E">
        <w:rPr>
          <w:rFonts w:cs="Arial"/>
          <w:sz w:val="22"/>
          <w:szCs w:val="22"/>
        </w:rPr>
        <w:t xml:space="preserve"> by </w:t>
      </w:r>
      <w:r w:rsidR="00522607" w:rsidRPr="00D5163E">
        <w:rPr>
          <w:rFonts w:cs="Arial"/>
          <w:sz w:val="22"/>
          <w:szCs w:val="22"/>
        </w:rPr>
        <w:t>2031</w:t>
      </w:r>
      <w:r w:rsidRPr="00D5163E">
        <w:rPr>
          <w:rFonts w:cs="Arial"/>
          <w:sz w:val="22"/>
          <w:szCs w:val="22"/>
        </w:rPr>
        <w:t xml:space="preserve">. More details are in </w:t>
      </w:r>
      <w:r w:rsidRPr="00D5163E">
        <w:rPr>
          <w:rFonts w:cs="Arial"/>
          <w:b/>
          <w:sz w:val="22"/>
          <w:szCs w:val="22"/>
        </w:rPr>
        <w:t xml:space="preserve">Annex </w:t>
      </w:r>
      <w:r w:rsidR="000176F1" w:rsidRPr="00D5163E">
        <w:rPr>
          <w:rFonts w:cs="Arial"/>
          <w:b/>
          <w:sz w:val="22"/>
          <w:szCs w:val="22"/>
        </w:rPr>
        <w:t>L</w:t>
      </w:r>
      <w:r w:rsidRPr="00D5163E">
        <w:rPr>
          <w:rFonts w:cs="Arial"/>
          <w:sz w:val="22"/>
          <w:szCs w:val="22"/>
        </w:rPr>
        <w:t>.</w:t>
      </w:r>
    </w:p>
    <w:p w14:paraId="47204F6D" w14:textId="77777777" w:rsidR="001100DE" w:rsidRPr="00D5163E" w:rsidRDefault="001100DE" w:rsidP="007E081C">
      <w:pPr>
        <w:spacing w:after="0"/>
        <w:rPr>
          <w:rFonts w:cs="Arial"/>
          <w:sz w:val="22"/>
          <w:szCs w:val="22"/>
        </w:rPr>
      </w:pPr>
    </w:p>
    <w:p w14:paraId="477B4350" w14:textId="006194DA" w:rsidR="001100DE" w:rsidRPr="00D5163E" w:rsidRDefault="001100DE" w:rsidP="007E081C">
      <w:pPr>
        <w:spacing w:after="0"/>
        <w:jc w:val="center"/>
        <w:rPr>
          <w:rFonts w:cs="Arial"/>
          <w:b/>
          <w:sz w:val="22"/>
          <w:szCs w:val="22"/>
        </w:rPr>
      </w:pPr>
      <w:r w:rsidRPr="00D5163E">
        <w:rPr>
          <w:rFonts w:cs="Arial"/>
          <w:b/>
          <w:sz w:val="22"/>
          <w:szCs w:val="22"/>
        </w:rPr>
        <w:t xml:space="preserve">Table </w:t>
      </w:r>
      <w:r w:rsidR="001475E9" w:rsidRPr="00D5163E">
        <w:rPr>
          <w:rFonts w:cs="Arial"/>
          <w:b/>
          <w:sz w:val="22"/>
          <w:szCs w:val="22"/>
        </w:rPr>
        <w:t xml:space="preserve">4: </w:t>
      </w:r>
      <w:r w:rsidRPr="00D5163E">
        <w:rPr>
          <w:rFonts w:cs="Arial"/>
          <w:b/>
          <w:sz w:val="22"/>
          <w:szCs w:val="22"/>
        </w:rPr>
        <w:t>Summary of Expected Results of Baseline and Alternative Scenarios</w:t>
      </w:r>
    </w:p>
    <w:p w14:paraId="5ED22E59" w14:textId="77777777" w:rsidR="001100DE" w:rsidRPr="00D5163E" w:rsidRDefault="001100DE" w:rsidP="007E081C">
      <w:pPr>
        <w:spacing w:after="0"/>
        <w:rPr>
          <w:rFonts w:cs="Arial"/>
          <w:b/>
          <w:sz w:val="22"/>
          <w:szCs w:val="22"/>
        </w:rPr>
      </w:pPr>
    </w:p>
    <w:tbl>
      <w:tblPr>
        <w:tblW w:w="90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55"/>
        <w:gridCol w:w="1530"/>
        <w:gridCol w:w="1513"/>
        <w:gridCol w:w="1494"/>
        <w:gridCol w:w="1494"/>
      </w:tblGrid>
      <w:tr w:rsidR="001100DE" w:rsidRPr="00D5163E" w14:paraId="0AA58F3A" w14:textId="77777777" w:rsidTr="00423176">
        <w:trPr>
          <w:tblHeader/>
          <w:jc w:val="center"/>
        </w:trPr>
        <w:tc>
          <w:tcPr>
            <w:tcW w:w="3055" w:type="dxa"/>
            <w:shd w:val="clear" w:color="auto" w:fill="D9D9D9"/>
            <w:vAlign w:val="center"/>
          </w:tcPr>
          <w:p w14:paraId="404907D0" w14:textId="77777777" w:rsidR="001100DE" w:rsidRPr="00D5163E" w:rsidRDefault="001100DE" w:rsidP="007E081C">
            <w:pPr>
              <w:pStyle w:val="ListParagraph2"/>
              <w:ind w:left="0"/>
              <w:jc w:val="center"/>
              <w:rPr>
                <w:rFonts w:ascii="Calibri" w:hAnsi="Calibri" w:cs="Calibri"/>
                <w:b/>
                <w:sz w:val="20"/>
                <w:szCs w:val="20"/>
              </w:rPr>
            </w:pPr>
            <w:r w:rsidRPr="00D5163E">
              <w:rPr>
                <w:rFonts w:ascii="Calibri" w:hAnsi="Calibri" w:cs="Calibri"/>
                <w:b/>
                <w:sz w:val="20"/>
                <w:szCs w:val="20"/>
              </w:rPr>
              <w:t>Particulars</w:t>
            </w:r>
          </w:p>
        </w:tc>
        <w:tc>
          <w:tcPr>
            <w:tcW w:w="1530" w:type="dxa"/>
            <w:shd w:val="clear" w:color="auto" w:fill="D9D9D9"/>
            <w:vAlign w:val="center"/>
          </w:tcPr>
          <w:p w14:paraId="4CBD9D97" w14:textId="77777777" w:rsidR="001100DE" w:rsidRPr="00D5163E" w:rsidRDefault="001100DE" w:rsidP="007E081C">
            <w:pPr>
              <w:pStyle w:val="ListParagraph2"/>
              <w:ind w:left="0"/>
              <w:jc w:val="center"/>
              <w:rPr>
                <w:rFonts w:ascii="Calibri" w:hAnsi="Calibri" w:cs="Calibri"/>
                <w:b/>
                <w:sz w:val="20"/>
                <w:szCs w:val="20"/>
              </w:rPr>
            </w:pPr>
            <w:r w:rsidRPr="00D5163E">
              <w:rPr>
                <w:rFonts w:ascii="Calibri" w:hAnsi="Calibri" w:cs="Calibri"/>
                <w:b/>
                <w:sz w:val="20"/>
                <w:szCs w:val="20"/>
              </w:rPr>
              <w:t>2016</w:t>
            </w:r>
          </w:p>
          <w:p w14:paraId="21537A55" w14:textId="77777777" w:rsidR="001100DE" w:rsidRPr="00D5163E" w:rsidRDefault="001100DE" w:rsidP="007E081C">
            <w:pPr>
              <w:pStyle w:val="ListParagraph2"/>
              <w:ind w:left="0"/>
              <w:jc w:val="center"/>
              <w:rPr>
                <w:rFonts w:ascii="Calibri" w:hAnsi="Calibri" w:cs="Calibri"/>
                <w:b/>
                <w:sz w:val="20"/>
                <w:szCs w:val="20"/>
              </w:rPr>
            </w:pPr>
            <w:r w:rsidRPr="00D5163E">
              <w:rPr>
                <w:rFonts w:ascii="Calibri" w:hAnsi="Calibri" w:cs="Calibri"/>
                <w:b/>
                <w:sz w:val="20"/>
                <w:szCs w:val="20"/>
              </w:rPr>
              <w:t>(Baseline)</w:t>
            </w:r>
          </w:p>
        </w:tc>
        <w:tc>
          <w:tcPr>
            <w:tcW w:w="1513" w:type="dxa"/>
            <w:shd w:val="clear" w:color="auto" w:fill="D9D9D9"/>
            <w:vAlign w:val="center"/>
          </w:tcPr>
          <w:p w14:paraId="1A88C581" w14:textId="51846A65" w:rsidR="001100DE" w:rsidRPr="00D5163E" w:rsidRDefault="0060135F" w:rsidP="007E081C">
            <w:pPr>
              <w:pStyle w:val="ListParagraph2"/>
              <w:ind w:left="0"/>
              <w:jc w:val="center"/>
              <w:rPr>
                <w:rFonts w:ascii="Calibri" w:hAnsi="Calibri" w:cs="Calibri"/>
                <w:b/>
                <w:sz w:val="20"/>
                <w:szCs w:val="20"/>
              </w:rPr>
            </w:pPr>
            <w:r w:rsidRPr="00D5163E">
              <w:rPr>
                <w:rFonts w:ascii="Calibri" w:hAnsi="Calibri" w:cs="Calibri"/>
                <w:b/>
                <w:sz w:val="20"/>
                <w:szCs w:val="20"/>
              </w:rPr>
              <w:t>2022</w:t>
            </w:r>
          </w:p>
          <w:p w14:paraId="0C0DA94D" w14:textId="4A1551A8" w:rsidR="001100DE" w:rsidRPr="00D5163E" w:rsidRDefault="001100DE" w:rsidP="007E081C">
            <w:pPr>
              <w:pStyle w:val="ListParagraph2"/>
              <w:ind w:left="0"/>
              <w:jc w:val="center"/>
              <w:rPr>
                <w:rFonts w:ascii="Calibri" w:hAnsi="Calibri" w:cs="Calibri"/>
                <w:b/>
                <w:sz w:val="20"/>
                <w:szCs w:val="20"/>
              </w:rPr>
            </w:pPr>
            <w:r w:rsidRPr="00D5163E">
              <w:rPr>
                <w:rFonts w:ascii="Calibri" w:hAnsi="Calibri" w:cs="Calibri"/>
                <w:b/>
                <w:sz w:val="20"/>
                <w:szCs w:val="20"/>
              </w:rPr>
              <w:t>EOP</w:t>
            </w:r>
          </w:p>
          <w:p w14:paraId="0324B4BC" w14:textId="77777777" w:rsidR="001100DE" w:rsidRPr="00D5163E" w:rsidRDefault="001100DE" w:rsidP="007E081C">
            <w:pPr>
              <w:pStyle w:val="ListParagraph2"/>
              <w:ind w:left="0"/>
              <w:jc w:val="center"/>
              <w:rPr>
                <w:rFonts w:ascii="Calibri" w:hAnsi="Calibri" w:cs="Calibri"/>
                <w:b/>
                <w:sz w:val="20"/>
                <w:szCs w:val="20"/>
              </w:rPr>
            </w:pPr>
            <w:r w:rsidRPr="00D5163E">
              <w:rPr>
                <w:rFonts w:ascii="Calibri" w:hAnsi="Calibri" w:cs="Calibri"/>
                <w:b/>
                <w:sz w:val="20"/>
                <w:szCs w:val="20"/>
              </w:rPr>
              <w:t>Year 3</w:t>
            </w:r>
          </w:p>
        </w:tc>
        <w:tc>
          <w:tcPr>
            <w:tcW w:w="1494" w:type="dxa"/>
            <w:shd w:val="clear" w:color="auto" w:fill="D9D9D9"/>
            <w:vAlign w:val="center"/>
          </w:tcPr>
          <w:p w14:paraId="323647E5" w14:textId="5FF29801" w:rsidR="001100DE" w:rsidRPr="00D5163E" w:rsidRDefault="0060135F" w:rsidP="007E081C">
            <w:pPr>
              <w:pStyle w:val="ListParagraph2"/>
              <w:ind w:left="0"/>
              <w:jc w:val="center"/>
              <w:rPr>
                <w:rFonts w:ascii="Calibri" w:hAnsi="Calibri" w:cs="Calibri"/>
                <w:b/>
                <w:sz w:val="20"/>
                <w:szCs w:val="20"/>
              </w:rPr>
            </w:pPr>
            <w:r w:rsidRPr="00D5163E">
              <w:rPr>
                <w:rFonts w:ascii="Calibri" w:hAnsi="Calibri" w:cs="Calibri"/>
                <w:b/>
                <w:sz w:val="20"/>
                <w:szCs w:val="20"/>
              </w:rPr>
              <w:t>2027</w:t>
            </w:r>
          </w:p>
          <w:p w14:paraId="6770ED7D" w14:textId="77777777" w:rsidR="001100DE" w:rsidRPr="00D5163E" w:rsidRDefault="001100DE" w:rsidP="007E081C">
            <w:pPr>
              <w:pStyle w:val="ListParagraph2"/>
              <w:ind w:left="0"/>
              <w:jc w:val="center"/>
              <w:rPr>
                <w:rFonts w:ascii="Calibri" w:hAnsi="Calibri" w:cs="Calibri"/>
                <w:b/>
                <w:sz w:val="20"/>
                <w:szCs w:val="20"/>
              </w:rPr>
            </w:pPr>
            <w:r w:rsidRPr="00D5163E">
              <w:rPr>
                <w:rFonts w:ascii="Calibri" w:hAnsi="Calibri" w:cs="Calibri"/>
                <w:b/>
                <w:sz w:val="20"/>
                <w:szCs w:val="20"/>
              </w:rPr>
              <w:t>5 yrs after EOP</w:t>
            </w:r>
          </w:p>
        </w:tc>
        <w:tc>
          <w:tcPr>
            <w:tcW w:w="1494" w:type="dxa"/>
            <w:shd w:val="clear" w:color="auto" w:fill="D9D9D9"/>
            <w:vAlign w:val="center"/>
          </w:tcPr>
          <w:p w14:paraId="7253C852" w14:textId="78BE4D1B" w:rsidR="001100DE" w:rsidRPr="00D5163E" w:rsidRDefault="0060135F" w:rsidP="007E081C">
            <w:pPr>
              <w:pStyle w:val="ListParagraph2"/>
              <w:ind w:left="0"/>
              <w:jc w:val="center"/>
              <w:rPr>
                <w:rFonts w:ascii="Calibri" w:hAnsi="Calibri" w:cs="Calibri"/>
                <w:b/>
                <w:sz w:val="20"/>
                <w:szCs w:val="20"/>
              </w:rPr>
            </w:pPr>
            <w:r w:rsidRPr="00D5163E">
              <w:rPr>
                <w:rFonts w:ascii="Calibri" w:hAnsi="Calibri" w:cs="Calibri"/>
                <w:b/>
                <w:sz w:val="20"/>
                <w:szCs w:val="20"/>
              </w:rPr>
              <w:t>2032</w:t>
            </w:r>
          </w:p>
          <w:p w14:paraId="1338F1EB" w14:textId="77777777" w:rsidR="001100DE" w:rsidRPr="00D5163E" w:rsidRDefault="001100DE" w:rsidP="007E081C">
            <w:pPr>
              <w:pStyle w:val="ListParagraph2"/>
              <w:ind w:left="0"/>
              <w:jc w:val="center"/>
              <w:rPr>
                <w:rFonts w:ascii="Calibri" w:hAnsi="Calibri" w:cs="Calibri"/>
                <w:b/>
                <w:sz w:val="20"/>
                <w:szCs w:val="20"/>
              </w:rPr>
            </w:pPr>
            <w:r w:rsidRPr="00D5163E">
              <w:rPr>
                <w:rFonts w:ascii="Calibri" w:hAnsi="Calibri" w:cs="Calibri"/>
                <w:b/>
                <w:sz w:val="20"/>
                <w:szCs w:val="20"/>
              </w:rPr>
              <w:t>10 yrs after EOP</w:t>
            </w:r>
          </w:p>
        </w:tc>
      </w:tr>
      <w:tr w:rsidR="001100DE" w:rsidRPr="00D5163E" w14:paraId="68F2E923" w14:textId="77777777" w:rsidTr="00790A03">
        <w:trPr>
          <w:jc w:val="center"/>
        </w:trPr>
        <w:tc>
          <w:tcPr>
            <w:tcW w:w="9086" w:type="dxa"/>
            <w:gridSpan w:val="5"/>
            <w:vAlign w:val="bottom"/>
          </w:tcPr>
          <w:p w14:paraId="0C746928" w14:textId="77777777" w:rsidR="001100DE" w:rsidRPr="00D5163E" w:rsidRDefault="001100DE" w:rsidP="00DD7CE7">
            <w:pPr>
              <w:numPr>
                <w:ilvl w:val="0"/>
                <w:numId w:val="28"/>
              </w:numPr>
              <w:ind w:left="385"/>
              <w:rPr>
                <w:rFonts w:cs="Calibri"/>
                <w:b/>
                <w:color w:val="000000"/>
                <w:szCs w:val="20"/>
              </w:rPr>
            </w:pPr>
            <w:r w:rsidRPr="00D5163E">
              <w:rPr>
                <w:rFonts w:cs="Calibri"/>
                <w:b/>
                <w:color w:val="000000"/>
                <w:szCs w:val="20"/>
              </w:rPr>
              <w:t>Direct and Direct-post project (Pilot and Replication)</w:t>
            </w:r>
          </w:p>
        </w:tc>
      </w:tr>
      <w:tr w:rsidR="001100DE" w:rsidRPr="00D5163E" w14:paraId="5FE34CD1" w14:textId="77777777" w:rsidTr="00790A03">
        <w:trPr>
          <w:jc w:val="center"/>
        </w:trPr>
        <w:tc>
          <w:tcPr>
            <w:tcW w:w="3055" w:type="dxa"/>
            <w:vAlign w:val="bottom"/>
          </w:tcPr>
          <w:p w14:paraId="49E6DA1A" w14:textId="748F6A4E" w:rsidR="001100DE" w:rsidRPr="00D5163E" w:rsidRDefault="001100DE" w:rsidP="002C2489">
            <w:pPr>
              <w:rPr>
                <w:rFonts w:cs="Calibri"/>
                <w:color w:val="000000"/>
                <w:szCs w:val="20"/>
              </w:rPr>
            </w:pPr>
            <w:r w:rsidRPr="00D5163E">
              <w:rPr>
                <w:rFonts w:cs="Calibri"/>
                <w:color w:val="000000"/>
                <w:szCs w:val="20"/>
              </w:rPr>
              <w:t xml:space="preserve">Energy Saving Total, </w:t>
            </w:r>
            <w:r w:rsidR="000C3AC4" w:rsidRPr="00D5163E">
              <w:rPr>
                <w:rFonts w:cs="Calibri"/>
                <w:color w:val="000000"/>
                <w:szCs w:val="20"/>
              </w:rPr>
              <w:t>GWh</w:t>
            </w:r>
            <w:r w:rsidRPr="00D5163E">
              <w:rPr>
                <w:rFonts w:cs="Calibri"/>
                <w:color w:val="000000"/>
                <w:szCs w:val="20"/>
              </w:rPr>
              <w:t>/yr</w:t>
            </w:r>
          </w:p>
        </w:tc>
        <w:tc>
          <w:tcPr>
            <w:tcW w:w="1530" w:type="dxa"/>
            <w:vAlign w:val="center"/>
          </w:tcPr>
          <w:p w14:paraId="3849F0FC" w14:textId="77777777" w:rsidR="001100DE" w:rsidRPr="00D5163E" w:rsidRDefault="001100DE" w:rsidP="007E081C">
            <w:pPr>
              <w:pStyle w:val="ListParagraph2"/>
              <w:ind w:left="0"/>
              <w:jc w:val="right"/>
              <w:rPr>
                <w:rFonts w:ascii="Calibri" w:hAnsi="Calibri" w:cs="Calibri"/>
                <w:sz w:val="20"/>
                <w:szCs w:val="20"/>
              </w:rPr>
            </w:pPr>
            <w:r w:rsidRPr="00D5163E">
              <w:rPr>
                <w:rFonts w:ascii="Calibri" w:hAnsi="Calibri" w:cs="Calibri"/>
                <w:sz w:val="20"/>
                <w:szCs w:val="20"/>
              </w:rPr>
              <w:t>0</w:t>
            </w:r>
          </w:p>
        </w:tc>
        <w:tc>
          <w:tcPr>
            <w:tcW w:w="1513" w:type="dxa"/>
            <w:vAlign w:val="bottom"/>
          </w:tcPr>
          <w:p w14:paraId="07AECFB6" w14:textId="77777777" w:rsidR="001100DE" w:rsidRPr="00D5163E" w:rsidRDefault="001100DE" w:rsidP="007E081C">
            <w:pPr>
              <w:jc w:val="right"/>
              <w:rPr>
                <w:rFonts w:cs="Calibri"/>
                <w:color w:val="000000"/>
                <w:szCs w:val="20"/>
              </w:rPr>
            </w:pPr>
            <w:r w:rsidRPr="00D5163E">
              <w:rPr>
                <w:rFonts w:cs="Calibri"/>
                <w:color w:val="000000"/>
                <w:szCs w:val="20"/>
              </w:rPr>
              <w:t>60.17</w:t>
            </w:r>
          </w:p>
        </w:tc>
        <w:tc>
          <w:tcPr>
            <w:tcW w:w="1494" w:type="dxa"/>
            <w:vAlign w:val="bottom"/>
          </w:tcPr>
          <w:p w14:paraId="58633CA0" w14:textId="77777777" w:rsidR="001100DE" w:rsidRPr="00D5163E" w:rsidRDefault="001100DE" w:rsidP="007E081C">
            <w:pPr>
              <w:jc w:val="right"/>
              <w:rPr>
                <w:rFonts w:cs="Calibri"/>
                <w:color w:val="000000"/>
                <w:szCs w:val="20"/>
              </w:rPr>
            </w:pPr>
            <w:r w:rsidRPr="00D5163E">
              <w:rPr>
                <w:rFonts w:cs="Calibri"/>
                <w:color w:val="000000"/>
                <w:szCs w:val="20"/>
              </w:rPr>
              <w:t>60.17</w:t>
            </w:r>
          </w:p>
        </w:tc>
        <w:tc>
          <w:tcPr>
            <w:tcW w:w="1494" w:type="dxa"/>
            <w:vAlign w:val="bottom"/>
          </w:tcPr>
          <w:p w14:paraId="7219B936" w14:textId="77777777" w:rsidR="001100DE" w:rsidRPr="00D5163E" w:rsidRDefault="001100DE" w:rsidP="007E081C">
            <w:pPr>
              <w:jc w:val="right"/>
              <w:rPr>
                <w:rFonts w:cs="Calibri"/>
                <w:color w:val="000000"/>
                <w:szCs w:val="20"/>
              </w:rPr>
            </w:pPr>
            <w:r w:rsidRPr="00D5163E">
              <w:rPr>
                <w:rFonts w:cs="Calibri"/>
                <w:color w:val="000000"/>
                <w:szCs w:val="20"/>
              </w:rPr>
              <w:t>60.17</w:t>
            </w:r>
          </w:p>
        </w:tc>
      </w:tr>
      <w:tr w:rsidR="001100DE" w:rsidRPr="00D5163E" w14:paraId="40F06BA9" w14:textId="77777777" w:rsidTr="00790A03">
        <w:trPr>
          <w:jc w:val="center"/>
        </w:trPr>
        <w:tc>
          <w:tcPr>
            <w:tcW w:w="3055" w:type="dxa"/>
            <w:vAlign w:val="bottom"/>
          </w:tcPr>
          <w:p w14:paraId="2E06E60A" w14:textId="3CEE20C8" w:rsidR="001100DE" w:rsidRPr="00D5163E" w:rsidRDefault="001100DE" w:rsidP="002C2489">
            <w:pPr>
              <w:rPr>
                <w:rFonts w:cs="Calibri"/>
                <w:color w:val="000000"/>
                <w:szCs w:val="20"/>
              </w:rPr>
            </w:pPr>
            <w:r w:rsidRPr="00D5163E">
              <w:rPr>
                <w:rFonts w:cs="Calibri"/>
                <w:color w:val="000000"/>
                <w:szCs w:val="20"/>
              </w:rPr>
              <w:t xml:space="preserve">Cumulative Energy Saving, </w:t>
            </w:r>
            <w:r w:rsidR="000C3AC4" w:rsidRPr="00D5163E">
              <w:rPr>
                <w:rFonts w:cs="Calibri"/>
                <w:color w:val="000000"/>
                <w:szCs w:val="20"/>
              </w:rPr>
              <w:t>GWh</w:t>
            </w:r>
          </w:p>
        </w:tc>
        <w:tc>
          <w:tcPr>
            <w:tcW w:w="1530" w:type="dxa"/>
            <w:vAlign w:val="center"/>
          </w:tcPr>
          <w:p w14:paraId="59B3C7A0" w14:textId="77777777" w:rsidR="001100DE" w:rsidRPr="00D5163E" w:rsidRDefault="001100DE" w:rsidP="007E081C">
            <w:pPr>
              <w:pStyle w:val="ListParagraph2"/>
              <w:ind w:left="0"/>
              <w:jc w:val="right"/>
              <w:rPr>
                <w:rFonts w:ascii="Calibri" w:hAnsi="Calibri" w:cs="Calibri"/>
                <w:sz w:val="20"/>
                <w:szCs w:val="20"/>
              </w:rPr>
            </w:pPr>
            <w:r w:rsidRPr="00D5163E">
              <w:rPr>
                <w:rFonts w:ascii="Calibri" w:hAnsi="Calibri" w:cs="Calibri"/>
                <w:sz w:val="20"/>
                <w:szCs w:val="20"/>
              </w:rPr>
              <w:t>0</w:t>
            </w:r>
          </w:p>
        </w:tc>
        <w:tc>
          <w:tcPr>
            <w:tcW w:w="1513" w:type="dxa"/>
            <w:vAlign w:val="bottom"/>
          </w:tcPr>
          <w:p w14:paraId="60FE3597" w14:textId="77777777" w:rsidR="001100DE" w:rsidRPr="00D5163E" w:rsidRDefault="001100DE" w:rsidP="007E081C">
            <w:pPr>
              <w:jc w:val="right"/>
              <w:rPr>
                <w:rFonts w:cs="Calibri"/>
                <w:color w:val="000000"/>
                <w:szCs w:val="20"/>
              </w:rPr>
            </w:pPr>
            <w:r w:rsidRPr="00D5163E">
              <w:rPr>
                <w:rFonts w:cs="Calibri"/>
                <w:color w:val="000000"/>
                <w:szCs w:val="20"/>
              </w:rPr>
              <w:t>77.45</w:t>
            </w:r>
          </w:p>
        </w:tc>
        <w:tc>
          <w:tcPr>
            <w:tcW w:w="1494" w:type="dxa"/>
            <w:vAlign w:val="bottom"/>
          </w:tcPr>
          <w:p w14:paraId="135AD459" w14:textId="77777777" w:rsidR="001100DE" w:rsidRPr="00D5163E" w:rsidRDefault="001100DE" w:rsidP="007E081C">
            <w:pPr>
              <w:jc w:val="right"/>
              <w:rPr>
                <w:rFonts w:cs="Calibri"/>
                <w:color w:val="000000"/>
                <w:szCs w:val="20"/>
              </w:rPr>
            </w:pPr>
            <w:r w:rsidRPr="00D5163E">
              <w:rPr>
                <w:rFonts w:cs="Calibri"/>
                <w:color w:val="000000"/>
                <w:szCs w:val="20"/>
              </w:rPr>
              <w:t>378.31</w:t>
            </w:r>
          </w:p>
        </w:tc>
        <w:tc>
          <w:tcPr>
            <w:tcW w:w="1494" w:type="dxa"/>
            <w:vAlign w:val="bottom"/>
          </w:tcPr>
          <w:p w14:paraId="1E9122CA" w14:textId="77777777" w:rsidR="001100DE" w:rsidRPr="00D5163E" w:rsidRDefault="001100DE" w:rsidP="007E081C">
            <w:pPr>
              <w:jc w:val="right"/>
              <w:rPr>
                <w:rFonts w:cs="Calibri"/>
                <w:color w:val="000000"/>
                <w:szCs w:val="20"/>
              </w:rPr>
            </w:pPr>
            <w:r w:rsidRPr="00D5163E">
              <w:rPr>
                <w:rFonts w:cs="Calibri"/>
                <w:color w:val="000000"/>
                <w:szCs w:val="20"/>
              </w:rPr>
              <w:t>679.17</w:t>
            </w:r>
          </w:p>
        </w:tc>
      </w:tr>
      <w:tr w:rsidR="001100DE" w:rsidRPr="00D5163E" w14:paraId="3504BCBF" w14:textId="77777777" w:rsidTr="00790A03">
        <w:trPr>
          <w:jc w:val="center"/>
        </w:trPr>
        <w:tc>
          <w:tcPr>
            <w:tcW w:w="3055" w:type="dxa"/>
            <w:vAlign w:val="bottom"/>
          </w:tcPr>
          <w:p w14:paraId="625F08C9" w14:textId="77777777" w:rsidR="001100DE" w:rsidRPr="00D5163E" w:rsidRDefault="001100DE" w:rsidP="002C2489">
            <w:pPr>
              <w:rPr>
                <w:rFonts w:cs="Calibri"/>
                <w:color w:val="000000"/>
                <w:szCs w:val="20"/>
              </w:rPr>
            </w:pPr>
            <w:r w:rsidRPr="00D5163E">
              <w:rPr>
                <w:rFonts w:cs="Calibri"/>
                <w:color w:val="000000"/>
                <w:szCs w:val="20"/>
              </w:rPr>
              <w:t>Emission Reduction per Year, kt CO</w:t>
            </w:r>
            <w:r w:rsidRPr="00D5163E">
              <w:rPr>
                <w:rFonts w:cs="Calibri"/>
                <w:color w:val="000000"/>
                <w:szCs w:val="20"/>
                <w:vertAlign w:val="subscript"/>
              </w:rPr>
              <w:t>2</w:t>
            </w:r>
            <w:r w:rsidRPr="00D5163E">
              <w:rPr>
                <w:rFonts w:cs="Calibri"/>
                <w:color w:val="000000"/>
                <w:szCs w:val="20"/>
              </w:rPr>
              <w:t>/yr</w:t>
            </w:r>
          </w:p>
        </w:tc>
        <w:tc>
          <w:tcPr>
            <w:tcW w:w="1530" w:type="dxa"/>
            <w:vAlign w:val="center"/>
          </w:tcPr>
          <w:p w14:paraId="72E0F16A" w14:textId="77777777" w:rsidR="001100DE" w:rsidRPr="00D5163E" w:rsidRDefault="001100DE" w:rsidP="007E081C">
            <w:pPr>
              <w:pStyle w:val="ListParagraph2"/>
              <w:ind w:left="0"/>
              <w:jc w:val="right"/>
              <w:rPr>
                <w:rFonts w:ascii="Calibri" w:hAnsi="Calibri" w:cs="Calibri"/>
                <w:sz w:val="20"/>
                <w:szCs w:val="20"/>
              </w:rPr>
            </w:pPr>
            <w:r w:rsidRPr="00D5163E">
              <w:rPr>
                <w:rFonts w:ascii="Calibri" w:hAnsi="Calibri" w:cs="Calibri"/>
                <w:sz w:val="20"/>
                <w:szCs w:val="20"/>
              </w:rPr>
              <w:t>0</w:t>
            </w:r>
          </w:p>
        </w:tc>
        <w:tc>
          <w:tcPr>
            <w:tcW w:w="1513" w:type="dxa"/>
            <w:vAlign w:val="bottom"/>
          </w:tcPr>
          <w:p w14:paraId="3A9A6D03" w14:textId="77777777" w:rsidR="001100DE" w:rsidRPr="00D5163E" w:rsidRDefault="001100DE" w:rsidP="007E081C">
            <w:pPr>
              <w:jc w:val="right"/>
              <w:rPr>
                <w:rFonts w:cs="Calibri"/>
                <w:color w:val="000000"/>
                <w:szCs w:val="20"/>
              </w:rPr>
            </w:pPr>
            <w:r w:rsidRPr="00D5163E">
              <w:rPr>
                <w:rFonts w:cs="Calibri"/>
                <w:color w:val="000000"/>
                <w:szCs w:val="20"/>
              </w:rPr>
              <w:t>48.62</w:t>
            </w:r>
          </w:p>
        </w:tc>
        <w:tc>
          <w:tcPr>
            <w:tcW w:w="1494" w:type="dxa"/>
            <w:vAlign w:val="bottom"/>
          </w:tcPr>
          <w:p w14:paraId="5154EF85" w14:textId="77777777" w:rsidR="001100DE" w:rsidRPr="00D5163E" w:rsidRDefault="001100DE" w:rsidP="007E081C">
            <w:pPr>
              <w:jc w:val="right"/>
              <w:rPr>
                <w:rFonts w:cs="Calibri"/>
                <w:color w:val="000000"/>
                <w:szCs w:val="20"/>
              </w:rPr>
            </w:pPr>
            <w:r w:rsidRPr="00D5163E">
              <w:rPr>
                <w:rFonts w:cs="Calibri"/>
                <w:color w:val="000000"/>
                <w:szCs w:val="20"/>
              </w:rPr>
              <w:t>48.62</w:t>
            </w:r>
          </w:p>
        </w:tc>
        <w:tc>
          <w:tcPr>
            <w:tcW w:w="1494" w:type="dxa"/>
            <w:vAlign w:val="bottom"/>
          </w:tcPr>
          <w:p w14:paraId="42759C94" w14:textId="77777777" w:rsidR="001100DE" w:rsidRPr="00D5163E" w:rsidRDefault="001100DE" w:rsidP="007E081C">
            <w:pPr>
              <w:jc w:val="right"/>
              <w:rPr>
                <w:rFonts w:cs="Calibri"/>
                <w:color w:val="000000"/>
                <w:szCs w:val="20"/>
              </w:rPr>
            </w:pPr>
            <w:r w:rsidRPr="00D5163E">
              <w:rPr>
                <w:rFonts w:cs="Calibri"/>
                <w:color w:val="000000"/>
                <w:szCs w:val="20"/>
              </w:rPr>
              <w:t>48.62</w:t>
            </w:r>
          </w:p>
        </w:tc>
      </w:tr>
      <w:tr w:rsidR="001100DE" w:rsidRPr="00D5163E" w14:paraId="26A1153A" w14:textId="77777777" w:rsidTr="00790A03">
        <w:trPr>
          <w:jc w:val="center"/>
        </w:trPr>
        <w:tc>
          <w:tcPr>
            <w:tcW w:w="3055" w:type="dxa"/>
            <w:vAlign w:val="bottom"/>
          </w:tcPr>
          <w:p w14:paraId="11C9C335" w14:textId="55C7574D" w:rsidR="001100DE" w:rsidRPr="00D5163E" w:rsidRDefault="00385979" w:rsidP="002C2489">
            <w:pPr>
              <w:rPr>
                <w:rFonts w:cs="Calibri"/>
                <w:color w:val="000000"/>
                <w:szCs w:val="20"/>
              </w:rPr>
            </w:pPr>
            <w:r w:rsidRPr="00D5163E">
              <w:rPr>
                <w:rFonts w:asciiTheme="majorHAnsi" w:eastAsia="Times New Roman" w:hAnsiTheme="majorHAnsi"/>
                <w:color w:val="000000"/>
              </w:rPr>
              <w:t>D</w:t>
            </w:r>
            <w:r w:rsidR="005C23AD" w:rsidRPr="00D5163E">
              <w:rPr>
                <w:rFonts w:asciiTheme="majorHAnsi" w:eastAsia="Times New Roman" w:hAnsiTheme="majorHAnsi"/>
                <w:color w:val="000000"/>
              </w:rPr>
              <w:t>irect project GHG emissions mitigated</w:t>
            </w:r>
            <w:r w:rsidR="001100DE" w:rsidRPr="00D5163E">
              <w:rPr>
                <w:rFonts w:cs="Calibri"/>
                <w:color w:val="000000"/>
                <w:szCs w:val="20"/>
              </w:rPr>
              <w:t>, kt CO</w:t>
            </w:r>
            <w:r w:rsidR="001100DE" w:rsidRPr="00D5163E">
              <w:rPr>
                <w:rFonts w:cs="Calibri"/>
                <w:color w:val="000000"/>
                <w:szCs w:val="20"/>
                <w:vertAlign w:val="subscript"/>
              </w:rPr>
              <w:t>2</w:t>
            </w:r>
          </w:p>
        </w:tc>
        <w:tc>
          <w:tcPr>
            <w:tcW w:w="1530" w:type="dxa"/>
            <w:vAlign w:val="center"/>
          </w:tcPr>
          <w:p w14:paraId="0452773D" w14:textId="77777777" w:rsidR="001100DE" w:rsidRPr="00D5163E" w:rsidRDefault="001100DE" w:rsidP="007E081C">
            <w:pPr>
              <w:pStyle w:val="ListParagraph2"/>
              <w:ind w:left="0"/>
              <w:jc w:val="right"/>
              <w:rPr>
                <w:rFonts w:ascii="Calibri" w:hAnsi="Calibri" w:cs="Calibri"/>
                <w:sz w:val="20"/>
                <w:szCs w:val="20"/>
              </w:rPr>
            </w:pPr>
            <w:r w:rsidRPr="00D5163E">
              <w:rPr>
                <w:rFonts w:ascii="Calibri" w:hAnsi="Calibri" w:cs="Calibri"/>
                <w:sz w:val="20"/>
                <w:szCs w:val="20"/>
              </w:rPr>
              <w:t>0</w:t>
            </w:r>
          </w:p>
        </w:tc>
        <w:tc>
          <w:tcPr>
            <w:tcW w:w="1513" w:type="dxa"/>
            <w:vAlign w:val="bottom"/>
          </w:tcPr>
          <w:p w14:paraId="6AB50E5D" w14:textId="77777777" w:rsidR="001100DE" w:rsidRPr="00D5163E" w:rsidRDefault="001100DE" w:rsidP="007E081C">
            <w:pPr>
              <w:jc w:val="right"/>
              <w:rPr>
                <w:rFonts w:cs="Calibri"/>
                <w:color w:val="000000"/>
                <w:szCs w:val="20"/>
              </w:rPr>
            </w:pPr>
            <w:r w:rsidRPr="00D5163E">
              <w:rPr>
                <w:rFonts w:cs="Calibri"/>
                <w:color w:val="000000"/>
                <w:szCs w:val="20"/>
              </w:rPr>
              <w:t>62.58</w:t>
            </w:r>
          </w:p>
        </w:tc>
        <w:tc>
          <w:tcPr>
            <w:tcW w:w="1494" w:type="dxa"/>
            <w:vAlign w:val="bottom"/>
          </w:tcPr>
          <w:p w14:paraId="3EF4F042" w14:textId="77777777" w:rsidR="001100DE" w:rsidRPr="00D5163E" w:rsidRDefault="001100DE" w:rsidP="007E081C">
            <w:pPr>
              <w:jc w:val="right"/>
              <w:rPr>
                <w:rFonts w:cs="Calibri"/>
                <w:color w:val="000000"/>
                <w:szCs w:val="20"/>
              </w:rPr>
            </w:pPr>
            <w:r w:rsidRPr="00D5163E">
              <w:rPr>
                <w:rFonts w:cs="Calibri"/>
                <w:color w:val="000000"/>
                <w:szCs w:val="20"/>
              </w:rPr>
              <w:t>305.67</w:t>
            </w:r>
          </w:p>
        </w:tc>
        <w:tc>
          <w:tcPr>
            <w:tcW w:w="1494" w:type="dxa"/>
            <w:vAlign w:val="bottom"/>
          </w:tcPr>
          <w:p w14:paraId="55B1F216" w14:textId="77777777" w:rsidR="001100DE" w:rsidRPr="00D5163E" w:rsidRDefault="001100DE" w:rsidP="007E081C">
            <w:pPr>
              <w:jc w:val="right"/>
              <w:rPr>
                <w:rFonts w:cs="Calibri"/>
                <w:color w:val="000000"/>
                <w:szCs w:val="20"/>
              </w:rPr>
            </w:pPr>
            <w:r w:rsidRPr="00D5163E">
              <w:rPr>
                <w:rFonts w:cs="Calibri"/>
                <w:color w:val="000000"/>
                <w:szCs w:val="20"/>
              </w:rPr>
              <w:t>548.77</w:t>
            </w:r>
          </w:p>
        </w:tc>
      </w:tr>
      <w:tr w:rsidR="001100DE" w:rsidRPr="00D5163E" w14:paraId="0FB3043E" w14:textId="77777777" w:rsidTr="00790A03">
        <w:trPr>
          <w:jc w:val="center"/>
        </w:trPr>
        <w:tc>
          <w:tcPr>
            <w:tcW w:w="9086" w:type="dxa"/>
            <w:gridSpan w:val="5"/>
            <w:vAlign w:val="bottom"/>
          </w:tcPr>
          <w:p w14:paraId="0CB826BE" w14:textId="77777777" w:rsidR="001100DE" w:rsidRPr="00D5163E" w:rsidRDefault="001100DE" w:rsidP="00DD7CE7">
            <w:pPr>
              <w:numPr>
                <w:ilvl w:val="0"/>
                <w:numId w:val="28"/>
              </w:numPr>
              <w:ind w:left="385"/>
              <w:rPr>
                <w:rFonts w:ascii="Times New Roman" w:hAnsi="Times New Roman" w:cs="Calibri"/>
                <w:noProof/>
                <w:color w:val="000000"/>
                <w:szCs w:val="20"/>
              </w:rPr>
            </w:pPr>
            <w:r w:rsidRPr="00D5163E">
              <w:rPr>
                <w:rFonts w:cs="Calibri"/>
                <w:b/>
                <w:color w:val="000000"/>
                <w:szCs w:val="20"/>
              </w:rPr>
              <w:t>Conservative penetration rate and increased efficiency Scenario</w:t>
            </w:r>
          </w:p>
        </w:tc>
      </w:tr>
      <w:tr w:rsidR="001100DE" w:rsidRPr="00D5163E" w14:paraId="44DF12D3" w14:textId="77777777" w:rsidTr="00790A03">
        <w:trPr>
          <w:jc w:val="center"/>
        </w:trPr>
        <w:tc>
          <w:tcPr>
            <w:tcW w:w="3055" w:type="dxa"/>
            <w:vAlign w:val="bottom"/>
          </w:tcPr>
          <w:p w14:paraId="61B6815C" w14:textId="77777777" w:rsidR="001100DE" w:rsidRPr="00D5163E" w:rsidRDefault="001100DE" w:rsidP="002C2489">
            <w:pPr>
              <w:rPr>
                <w:rFonts w:cs="Calibri"/>
                <w:color w:val="000000"/>
                <w:szCs w:val="20"/>
              </w:rPr>
            </w:pPr>
            <w:r w:rsidRPr="00D5163E">
              <w:rPr>
                <w:rFonts w:cs="Calibri"/>
                <w:color w:val="000000"/>
                <w:szCs w:val="20"/>
              </w:rPr>
              <w:t>Penetration rate for all sectors</w:t>
            </w:r>
          </w:p>
        </w:tc>
        <w:tc>
          <w:tcPr>
            <w:tcW w:w="1530" w:type="dxa"/>
            <w:vAlign w:val="center"/>
          </w:tcPr>
          <w:p w14:paraId="318D8129" w14:textId="77777777" w:rsidR="001100DE" w:rsidRPr="00D5163E" w:rsidRDefault="001100DE" w:rsidP="007E081C">
            <w:pPr>
              <w:pStyle w:val="ListParagraph2"/>
              <w:ind w:left="0"/>
              <w:jc w:val="both"/>
              <w:rPr>
                <w:rFonts w:ascii="Calibri" w:hAnsi="Calibri" w:cs="Calibri"/>
                <w:sz w:val="20"/>
                <w:szCs w:val="20"/>
              </w:rPr>
            </w:pPr>
          </w:p>
        </w:tc>
        <w:tc>
          <w:tcPr>
            <w:tcW w:w="1513" w:type="dxa"/>
            <w:vAlign w:val="bottom"/>
          </w:tcPr>
          <w:p w14:paraId="1CA0DA76" w14:textId="77777777" w:rsidR="001100DE" w:rsidRPr="00D5163E" w:rsidRDefault="001100DE" w:rsidP="007E081C">
            <w:pPr>
              <w:rPr>
                <w:rFonts w:cs="Calibri"/>
                <w:color w:val="000000"/>
                <w:szCs w:val="20"/>
              </w:rPr>
            </w:pPr>
          </w:p>
        </w:tc>
        <w:tc>
          <w:tcPr>
            <w:tcW w:w="1494" w:type="dxa"/>
            <w:vAlign w:val="bottom"/>
          </w:tcPr>
          <w:p w14:paraId="61E9AF2A" w14:textId="77777777" w:rsidR="001100DE" w:rsidRPr="00D5163E" w:rsidRDefault="001100DE" w:rsidP="007E081C">
            <w:pPr>
              <w:rPr>
                <w:rFonts w:cs="Calibri"/>
                <w:color w:val="000000"/>
                <w:szCs w:val="20"/>
              </w:rPr>
            </w:pPr>
            <w:r w:rsidRPr="00D5163E">
              <w:rPr>
                <w:rFonts w:cs="Calibri"/>
                <w:color w:val="000000"/>
                <w:szCs w:val="20"/>
              </w:rPr>
              <w:t>10.0 %</w:t>
            </w:r>
          </w:p>
        </w:tc>
        <w:tc>
          <w:tcPr>
            <w:tcW w:w="1494" w:type="dxa"/>
            <w:vAlign w:val="bottom"/>
          </w:tcPr>
          <w:p w14:paraId="5CF1D757" w14:textId="77777777" w:rsidR="001100DE" w:rsidRPr="00D5163E" w:rsidRDefault="001100DE" w:rsidP="007E081C">
            <w:pPr>
              <w:rPr>
                <w:rFonts w:cs="Calibri"/>
                <w:color w:val="000000"/>
                <w:szCs w:val="20"/>
              </w:rPr>
            </w:pPr>
            <w:r w:rsidRPr="00D5163E">
              <w:rPr>
                <w:rFonts w:cs="Calibri"/>
                <w:color w:val="000000"/>
                <w:szCs w:val="20"/>
              </w:rPr>
              <w:t>20 %</w:t>
            </w:r>
          </w:p>
        </w:tc>
      </w:tr>
      <w:tr w:rsidR="001100DE" w:rsidRPr="00D5163E" w14:paraId="39A1101F" w14:textId="77777777" w:rsidTr="00790A03">
        <w:trPr>
          <w:jc w:val="center"/>
        </w:trPr>
        <w:tc>
          <w:tcPr>
            <w:tcW w:w="3055" w:type="dxa"/>
            <w:vAlign w:val="center"/>
          </w:tcPr>
          <w:p w14:paraId="3CE209E9" w14:textId="77777777" w:rsidR="001100DE" w:rsidRPr="00D5163E" w:rsidRDefault="001100DE" w:rsidP="002C2489">
            <w:pPr>
              <w:rPr>
                <w:rFonts w:cs="Calibri"/>
                <w:color w:val="000000"/>
                <w:szCs w:val="20"/>
              </w:rPr>
            </w:pPr>
            <w:r w:rsidRPr="00D5163E">
              <w:rPr>
                <w:rFonts w:cs="Calibri"/>
                <w:color w:val="000000"/>
                <w:szCs w:val="20"/>
              </w:rPr>
              <w:t>Increased efficiency in all sectors*</w:t>
            </w:r>
          </w:p>
        </w:tc>
        <w:tc>
          <w:tcPr>
            <w:tcW w:w="1530" w:type="dxa"/>
            <w:vAlign w:val="center"/>
          </w:tcPr>
          <w:p w14:paraId="46A300A4" w14:textId="77777777" w:rsidR="001100DE" w:rsidRPr="00D5163E" w:rsidRDefault="001100DE" w:rsidP="007E081C">
            <w:pPr>
              <w:rPr>
                <w:rFonts w:cs="Calibri"/>
                <w:color w:val="000000"/>
                <w:szCs w:val="20"/>
              </w:rPr>
            </w:pPr>
            <w:r w:rsidRPr="00D5163E">
              <w:rPr>
                <w:rFonts w:cs="Calibri"/>
                <w:color w:val="000000"/>
                <w:szCs w:val="20"/>
              </w:rPr>
              <w:t>R: 57.0%</w:t>
            </w:r>
          </w:p>
          <w:p w14:paraId="765C7AFA" w14:textId="77777777" w:rsidR="001100DE" w:rsidRPr="00D5163E" w:rsidRDefault="001100DE" w:rsidP="007E081C">
            <w:pPr>
              <w:rPr>
                <w:rFonts w:cs="Calibri"/>
                <w:color w:val="000000"/>
                <w:szCs w:val="20"/>
              </w:rPr>
            </w:pPr>
            <w:r w:rsidRPr="00D5163E">
              <w:rPr>
                <w:rFonts w:cs="Calibri"/>
                <w:color w:val="000000"/>
                <w:szCs w:val="20"/>
              </w:rPr>
              <w:t>I,C,S,GO: 49.5%</w:t>
            </w:r>
          </w:p>
          <w:p w14:paraId="54E6BC22" w14:textId="77777777" w:rsidR="001100DE" w:rsidRPr="00D5163E" w:rsidRDefault="001100DE" w:rsidP="007E081C">
            <w:pPr>
              <w:pStyle w:val="ListParagraph2"/>
              <w:ind w:left="0"/>
              <w:jc w:val="both"/>
              <w:rPr>
                <w:rFonts w:ascii="Calibri" w:eastAsia="SimSun" w:hAnsi="Calibri" w:cs="Calibri"/>
                <w:color w:val="000000"/>
                <w:sz w:val="20"/>
                <w:szCs w:val="20"/>
              </w:rPr>
            </w:pPr>
            <w:r w:rsidRPr="00D5163E">
              <w:rPr>
                <w:rFonts w:ascii="Calibri" w:eastAsia="SimSun" w:hAnsi="Calibri" w:cs="Calibri"/>
                <w:color w:val="000000"/>
                <w:sz w:val="20"/>
                <w:szCs w:val="20"/>
              </w:rPr>
              <w:t>SL: 65.0%</w:t>
            </w:r>
          </w:p>
        </w:tc>
        <w:tc>
          <w:tcPr>
            <w:tcW w:w="1513" w:type="dxa"/>
            <w:vAlign w:val="bottom"/>
          </w:tcPr>
          <w:p w14:paraId="32CC532C" w14:textId="77777777" w:rsidR="001100DE" w:rsidRPr="00D5163E" w:rsidRDefault="001100DE" w:rsidP="007E081C">
            <w:pPr>
              <w:rPr>
                <w:rFonts w:cs="Calibri"/>
                <w:color w:val="000000"/>
                <w:szCs w:val="20"/>
              </w:rPr>
            </w:pPr>
            <w:r w:rsidRPr="00D5163E">
              <w:rPr>
                <w:rFonts w:cs="Calibri"/>
                <w:color w:val="000000"/>
                <w:szCs w:val="20"/>
              </w:rPr>
              <w:t>R: 59.4%</w:t>
            </w:r>
          </w:p>
          <w:p w14:paraId="639F8B42" w14:textId="77777777" w:rsidR="001100DE" w:rsidRPr="00D5163E" w:rsidRDefault="001100DE" w:rsidP="007E081C">
            <w:pPr>
              <w:rPr>
                <w:rFonts w:cs="Calibri"/>
                <w:color w:val="000000"/>
                <w:szCs w:val="20"/>
              </w:rPr>
            </w:pPr>
            <w:r w:rsidRPr="00D5163E">
              <w:rPr>
                <w:rFonts w:cs="Calibri"/>
                <w:color w:val="000000"/>
                <w:szCs w:val="20"/>
              </w:rPr>
              <w:t>I,C,S,GO: 51.0%</w:t>
            </w:r>
          </w:p>
          <w:p w14:paraId="7AAE5FBB" w14:textId="77777777" w:rsidR="001100DE" w:rsidRPr="00D5163E" w:rsidRDefault="001100DE" w:rsidP="007E081C">
            <w:pPr>
              <w:rPr>
                <w:rFonts w:cs="Calibri"/>
                <w:color w:val="000000"/>
                <w:szCs w:val="20"/>
              </w:rPr>
            </w:pPr>
            <w:r w:rsidRPr="00D5163E">
              <w:rPr>
                <w:rFonts w:cs="Calibri"/>
                <w:color w:val="000000"/>
                <w:szCs w:val="20"/>
              </w:rPr>
              <w:t>SL: 66.0%</w:t>
            </w:r>
          </w:p>
        </w:tc>
        <w:tc>
          <w:tcPr>
            <w:tcW w:w="1494" w:type="dxa"/>
            <w:vAlign w:val="bottom"/>
          </w:tcPr>
          <w:p w14:paraId="0E9B7356" w14:textId="77777777" w:rsidR="001100DE" w:rsidRPr="00D5163E" w:rsidRDefault="001100DE" w:rsidP="007E081C">
            <w:pPr>
              <w:rPr>
                <w:rFonts w:cs="Calibri"/>
                <w:color w:val="000000"/>
                <w:szCs w:val="20"/>
              </w:rPr>
            </w:pPr>
            <w:r w:rsidRPr="00D5163E">
              <w:rPr>
                <w:rFonts w:cs="Calibri"/>
                <w:color w:val="000000"/>
                <w:szCs w:val="20"/>
              </w:rPr>
              <w:t>R: 65.4%</w:t>
            </w:r>
          </w:p>
          <w:p w14:paraId="7CA45B04" w14:textId="77777777" w:rsidR="001100DE" w:rsidRPr="00D5163E" w:rsidRDefault="001100DE" w:rsidP="007E081C">
            <w:pPr>
              <w:rPr>
                <w:rFonts w:cs="Calibri"/>
                <w:color w:val="000000"/>
                <w:szCs w:val="20"/>
              </w:rPr>
            </w:pPr>
            <w:r w:rsidRPr="00D5163E">
              <w:rPr>
                <w:rFonts w:cs="Calibri"/>
                <w:color w:val="000000"/>
                <w:szCs w:val="20"/>
              </w:rPr>
              <w:t>I,C,S,GO: 58.5%</w:t>
            </w:r>
          </w:p>
          <w:p w14:paraId="4844B22C" w14:textId="77777777" w:rsidR="001100DE" w:rsidRPr="00D5163E" w:rsidRDefault="001100DE" w:rsidP="007E081C">
            <w:pPr>
              <w:rPr>
                <w:rFonts w:cs="Calibri"/>
                <w:color w:val="000000"/>
                <w:szCs w:val="20"/>
              </w:rPr>
            </w:pPr>
            <w:r w:rsidRPr="00D5163E">
              <w:rPr>
                <w:rFonts w:cs="Calibri"/>
                <w:color w:val="000000"/>
                <w:szCs w:val="20"/>
              </w:rPr>
              <w:t>SL: 71.0%</w:t>
            </w:r>
          </w:p>
        </w:tc>
        <w:tc>
          <w:tcPr>
            <w:tcW w:w="1494" w:type="dxa"/>
            <w:vAlign w:val="bottom"/>
          </w:tcPr>
          <w:p w14:paraId="0E74166F" w14:textId="77777777" w:rsidR="001100DE" w:rsidRPr="00D5163E" w:rsidRDefault="001100DE" w:rsidP="007E081C">
            <w:pPr>
              <w:rPr>
                <w:rFonts w:cs="Calibri"/>
                <w:color w:val="000000"/>
                <w:szCs w:val="20"/>
              </w:rPr>
            </w:pPr>
            <w:r w:rsidRPr="00D5163E">
              <w:rPr>
                <w:rFonts w:cs="Calibri"/>
                <w:color w:val="000000"/>
                <w:szCs w:val="20"/>
              </w:rPr>
              <w:t>R: 59.4%</w:t>
            </w:r>
          </w:p>
          <w:p w14:paraId="168D48A3" w14:textId="77777777" w:rsidR="001100DE" w:rsidRPr="00D5163E" w:rsidRDefault="001100DE" w:rsidP="007E081C">
            <w:pPr>
              <w:rPr>
                <w:rFonts w:cs="Calibri"/>
                <w:color w:val="000000"/>
                <w:szCs w:val="20"/>
              </w:rPr>
            </w:pPr>
            <w:r w:rsidRPr="00D5163E">
              <w:rPr>
                <w:rFonts w:cs="Calibri"/>
                <w:color w:val="000000"/>
                <w:szCs w:val="20"/>
              </w:rPr>
              <w:t>I,C,S,GO: 51.0%</w:t>
            </w:r>
          </w:p>
          <w:p w14:paraId="4528646A" w14:textId="77777777" w:rsidR="001100DE" w:rsidRPr="00D5163E" w:rsidRDefault="001100DE" w:rsidP="007E081C">
            <w:pPr>
              <w:rPr>
                <w:rFonts w:cs="Calibri"/>
                <w:color w:val="000000"/>
                <w:szCs w:val="20"/>
              </w:rPr>
            </w:pPr>
            <w:r w:rsidRPr="00D5163E">
              <w:rPr>
                <w:rFonts w:cs="Calibri"/>
                <w:color w:val="000000"/>
                <w:szCs w:val="20"/>
              </w:rPr>
              <w:t>SL: 66.0%</w:t>
            </w:r>
          </w:p>
        </w:tc>
      </w:tr>
      <w:tr w:rsidR="001100DE" w:rsidRPr="00D5163E" w14:paraId="296D50F5" w14:textId="77777777" w:rsidTr="00790A03">
        <w:trPr>
          <w:jc w:val="center"/>
        </w:trPr>
        <w:tc>
          <w:tcPr>
            <w:tcW w:w="3055" w:type="dxa"/>
            <w:vAlign w:val="bottom"/>
          </w:tcPr>
          <w:p w14:paraId="72F45864" w14:textId="77777777" w:rsidR="001100DE" w:rsidRPr="00D5163E" w:rsidRDefault="001100DE" w:rsidP="002C2489">
            <w:pPr>
              <w:rPr>
                <w:rFonts w:cs="Calibri"/>
                <w:color w:val="000000"/>
                <w:szCs w:val="20"/>
              </w:rPr>
            </w:pPr>
            <w:r w:rsidRPr="00D5163E">
              <w:rPr>
                <w:rFonts w:cs="Calibri"/>
                <w:color w:val="000000"/>
                <w:szCs w:val="20"/>
              </w:rPr>
              <w:t>Energy Saving Total, MWh/yr</w:t>
            </w:r>
          </w:p>
        </w:tc>
        <w:tc>
          <w:tcPr>
            <w:tcW w:w="1530" w:type="dxa"/>
            <w:vAlign w:val="center"/>
          </w:tcPr>
          <w:p w14:paraId="22EFDA15" w14:textId="77777777" w:rsidR="001100DE" w:rsidRPr="00D5163E" w:rsidRDefault="001100DE" w:rsidP="007E081C">
            <w:pPr>
              <w:pStyle w:val="ListParagraph2"/>
              <w:ind w:left="0"/>
              <w:jc w:val="both"/>
              <w:rPr>
                <w:rFonts w:ascii="Calibri" w:hAnsi="Calibri" w:cs="Calibri"/>
                <w:sz w:val="20"/>
                <w:szCs w:val="20"/>
              </w:rPr>
            </w:pPr>
          </w:p>
        </w:tc>
        <w:tc>
          <w:tcPr>
            <w:tcW w:w="1513" w:type="dxa"/>
            <w:vAlign w:val="center"/>
          </w:tcPr>
          <w:p w14:paraId="668E24E1" w14:textId="77777777" w:rsidR="001100DE" w:rsidRPr="00D5163E" w:rsidRDefault="001100DE" w:rsidP="007E081C">
            <w:pPr>
              <w:rPr>
                <w:rFonts w:cs="Calibri"/>
                <w:color w:val="000000"/>
                <w:szCs w:val="20"/>
              </w:rPr>
            </w:pPr>
            <w:r w:rsidRPr="00D5163E">
              <w:rPr>
                <w:rFonts w:cs="Calibri"/>
                <w:color w:val="000000"/>
                <w:szCs w:val="20"/>
              </w:rPr>
              <w:t>241</w:t>
            </w:r>
          </w:p>
        </w:tc>
        <w:tc>
          <w:tcPr>
            <w:tcW w:w="1494" w:type="dxa"/>
            <w:vAlign w:val="center"/>
          </w:tcPr>
          <w:p w14:paraId="7629AFFD" w14:textId="77777777" w:rsidR="001100DE" w:rsidRPr="00D5163E" w:rsidRDefault="001100DE" w:rsidP="007E081C">
            <w:pPr>
              <w:rPr>
                <w:rFonts w:cs="Calibri"/>
                <w:color w:val="000000"/>
                <w:szCs w:val="20"/>
              </w:rPr>
            </w:pPr>
            <w:r w:rsidRPr="00D5163E">
              <w:rPr>
                <w:rFonts w:cs="Calibri"/>
                <w:color w:val="000000"/>
                <w:szCs w:val="20"/>
              </w:rPr>
              <w:t>3,851</w:t>
            </w:r>
          </w:p>
        </w:tc>
        <w:tc>
          <w:tcPr>
            <w:tcW w:w="1494" w:type="dxa"/>
            <w:vAlign w:val="center"/>
          </w:tcPr>
          <w:p w14:paraId="38517E76" w14:textId="77777777" w:rsidR="001100DE" w:rsidRPr="00D5163E" w:rsidRDefault="001100DE" w:rsidP="007E081C">
            <w:pPr>
              <w:rPr>
                <w:rFonts w:cs="Calibri"/>
                <w:color w:val="000000"/>
                <w:szCs w:val="20"/>
              </w:rPr>
            </w:pPr>
            <w:r w:rsidRPr="00D5163E">
              <w:rPr>
                <w:rFonts w:cs="Calibri"/>
                <w:color w:val="000000"/>
                <w:szCs w:val="20"/>
              </w:rPr>
              <w:t>10,357</w:t>
            </w:r>
          </w:p>
        </w:tc>
      </w:tr>
      <w:tr w:rsidR="001100DE" w:rsidRPr="00D5163E" w14:paraId="13EA4C8F" w14:textId="77777777" w:rsidTr="00790A03">
        <w:trPr>
          <w:jc w:val="center"/>
        </w:trPr>
        <w:tc>
          <w:tcPr>
            <w:tcW w:w="3055" w:type="dxa"/>
            <w:vAlign w:val="bottom"/>
          </w:tcPr>
          <w:p w14:paraId="61C7838B" w14:textId="77777777" w:rsidR="001100DE" w:rsidRPr="00D5163E" w:rsidRDefault="001100DE" w:rsidP="002C2489">
            <w:pPr>
              <w:rPr>
                <w:rFonts w:cs="Calibri"/>
                <w:color w:val="000000"/>
                <w:szCs w:val="20"/>
              </w:rPr>
            </w:pPr>
            <w:r w:rsidRPr="00D5163E">
              <w:rPr>
                <w:rFonts w:cs="Calibri"/>
                <w:color w:val="000000"/>
                <w:szCs w:val="20"/>
              </w:rPr>
              <w:t>Cumulative Energy Saving, MWh</w:t>
            </w:r>
          </w:p>
        </w:tc>
        <w:tc>
          <w:tcPr>
            <w:tcW w:w="1530" w:type="dxa"/>
            <w:vAlign w:val="center"/>
          </w:tcPr>
          <w:p w14:paraId="3E0E62B5" w14:textId="77777777" w:rsidR="001100DE" w:rsidRPr="00D5163E" w:rsidRDefault="001100DE" w:rsidP="007E081C">
            <w:pPr>
              <w:pStyle w:val="ListParagraph2"/>
              <w:ind w:left="0"/>
              <w:jc w:val="both"/>
              <w:rPr>
                <w:rFonts w:ascii="Calibri" w:hAnsi="Calibri" w:cs="Calibri"/>
                <w:sz w:val="20"/>
                <w:szCs w:val="20"/>
              </w:rPr>
            </w:pPr>
          </w:p>
        </w:tc>
        <w:tc>
          <w:tcPr>
            <w:tcW w:w="1513" w:type="dxa"/>
            <w:vAlign w:val="center"/>
          </w:tcPr>
          <w:p w14:paraId="48ED9338" w14:textId="77777777" w:rsidR="001100DE" w:rsidRPr="00D5163E" w:rsidRDefault="001100DE" w:rsidP="007E081C">
            <w:pPr>
              <w:rPr>
                <w:rFonts w:cs="Calibri"/>
                <w:color w:val="000000"/>
                <w:szCs w:val="20"/>
              </w:rPr>
            </w:pPr>
            <w:r w:rsidRPr="00D5163E">
              <w:rPr>
                <w:rFonts w:cs="Calibri"/>
                <w:color w:val="000000"/>
                <w:szCs w:val="20"/>
              </w:rPr>
              <w:t>310</w:t>
            </w:r>
          </w:p>
        </w:tc>
        <w:tc>
          <w:tcPr>
            <w:tcW w:w="1494" w:type="dxa"/>
            <w:vAlign w:val="center"/>
          </w:tcPr>
          <w:p w14:paraId="5D35A089" w14:textId="77777777" w:rsidR="001100DE" w:rsidRPr="00D5163E" w:rsidRDefault="001100DE" w:rsidP="007E081C">
            <w:pPr>
              <w:rPr>
                <w:rFonts w:cs="Calibri"/>
                <w:color w:val="000000"/>
                <w:szCs w:val="20"/>
              </w:rPr>
            </w:pPr>
            <w:r w:rsidRPr="00D5163E">
              <w:rPr>
                <w:rFonts w:cs="Calibri"/>
                <w:color w:val="000000"/>
                <w:szCs w:val="20"/>
              </w:rPr>
              <w:t>11,461</w:t>
            </w:r>
          </w:p>
        </w:tc>
        <w:tc>
          <w:tcPr>
            <w:tcW w:w="1494" w:type="dxa"/>
            <w:vAlign w:val="center"/>
          </w:tcPr>
          <w:p w14:paraId="6D5C95C3" w14:textId="77777777" w:rsidR="001100DE" w:rsidRPr="00D5163E" w:rsidRDefault="001100DE" w:rsidP="007E081C">
            <w:pPr>
              <w:rPr>
                <w:rFonts w:cs="Calibri"/>
                <w:color w:val="000000"/>
                <w:szCs w:val="20"/>
              </w:rPr>
            </w:pPr>
            <w:r w:rsidRPr="00D5163E">
              <w:rPr>
                <w:rFonts w:cs="Calibri"/>
                <w:color w:val="000000"/>
                <w:szCs w:val="20"/>
              </w:rPr>
              <w:t>48,757</w:t>
            </w:r>
          </w:p>
        </w:tc>
      </w:tr>
      <w:tr w:rsidR="001100DE" w:rsidRPr="00D5163E" w14:paraId="5064EA6C" w14:textId="77777777" w:rsidTr="00790A03">
        <w:trPr>
          <w:jc w:val="center"/>
        </w:trPr>
        <w:tc>
          <w:tcPr>
            <w:tcW w:w="3055" w:type="dxa"/>
            <w:vAlign w:val="bottom"/>
          </w:tcPr>
          <w:p w14:paraId="1E87C106" w14:textId="77777777" w:rsidR="001100DE" w:rsidRPr="00D5163E" w:rsidRDefault="001100DE" w:rsidP="002C2489">
            <w:pPr>
              <w:rPr>
                <w:rFonts w:cs="Calibri"/>
                <w:color w:val="000000"/>
                <w:szCs w:val="20"/>
              </w:rPr>
            </w:pPr>
            <w:r w:rsidRPr="00D5163E">
              <w:rPr>
                <w:rFonts w:cs="Calibri"/>
                <w:color w:val="000000"/>
                <w:szCs w:val="20"/>
              </w:rPr>
              <w:t>Emission Reduction per Year, kt CO</w:t>
            </w:r>
            <w:r w:rsidRPr="00D5163E">
              <w:rPr>
                <w:rFonts w:cs="Calibri"/>
                <w:color w:val="000000"/>
                <w:szCs w:val="20"/>
                <w:vertAlign w:val="subscript"/>
              </w:rPr>
              <w:t>2</w:t>
            </w:r>
            <w:r w:rsidRPr="00D5163E">
              <w:rPr>
                <w:rFonts w:cs="Calibri"/>
                <w:color w:val="000000"/>
                <w:szCs w:val="20"/>
              </w:rPr>
              <w:t>/yr</w:t>
            </w:r>
          </w:p>
        </w:tc>
        <w:tc>
          <w:tcPr>
            <w:tcW w:w="1530" w:type="dxa"/>
            <w:vAlign w:val="center"/>
          </w:tcPr>
          <w:p w14:paraId="5904CA10" w14:textId="77777777" w:rsidR="001100DE" w:rsidRPr="00D5163E" w:rsidRDefault="001100DE" w:rsidP="007E081C">
            <w:pPr>
              <w:pStyle w:val="ListParagraph2"/>
              <w:ind w:left="0"/>
              <w:jc w:val="both"/>
              <w:rPr>
                <w:rFonts w:ascii="Calibri" w:hAnsi="Calibri" w:cs="Calibri"/>
                <w:sz w:val="20"/>
                <w:szCs w:val="20"/>
              </w:rPr>
            </w:pPr>
          </w:p>
        </w:tc>
        <w:tc>
          <w:tcPr>
            <w:tcW w:w="1513" w:type="dxa"/>
            <w:vAlign w:val="center"/>
          </w:tcPr>
          <w:p w14:paraId="27C89B36" w14:textId="77777777" w:rsidR="001100DE" w:rsidRPr="00D5163E" w:rsidRDefault="001100DE" w:rsidP="007E081C">
            <w:pPr>
              <w:rPr>
                <w:rFonts w:cs="Calibri"/>
                <w:color w:val="000000"/>
                <w:szCs w:val="20"/>
              </w:rPr>
            </w:pPr>
            <w:r w:rsidRPr="00D5163E">
              <w:rPr>
                <w:rFonts w:cs="Calibri"/>
                <w:color w:val="000000"/>
                <w:szCs w:val="20"/>
              </w:rPr>
              <w:t>194</w:t>
            </w:r>
          </w:p>
        </w:tc>
        <w:tc>
          <w:tcPr>
            <w:tcW w:w="1494" w:type="dxa"/>
            <w:vAlign w:val="center"/>
          </w:tcPr>
          <w:p w14:paraId="55F72076" w14:textId="77777777" w:rsidR="001100DE" w:rsidRPr="00D5163E" w:rsidRDefault="001100DE" w:rsidP="007E081C">
            <w:pPr>
              <w:rPr>
                <w:rFonts w:cs="Calibri"/>
                <w:color w:val="000000"/>
                <w:szCs w:val="20"/>
              </w:rPr>
            </w:pPr>
            <w:r w:rsidRPr="00D5163E">
              <w:rPr>
                <w:rFonts w:cs="Calibri"/>
                <w:color w:val="000000"/>
                <w:szCs w:val="20"/>
              </w:rPr>
              <w:t>3,111</w:t>
            </w:r>
          </w:p>
        </w:tc>
        <w:tc>
          <w:tcPr>
            <w:tcW w:w="1494" w:type="dxa"/>
            <w:vAlign w:val="center"/>
          </w:tcPr>
          <w:p w14:paraId="04A53167" w14:textId="77777777" w:rsidR="001100DE" w:rsidRPr="00D5163E" w:rsidRDefault="001100DE" w:rsidP="007E081C">
            <w:pPr>
              <w:rPr>
                <w:rFonts w:cs="Calibri"/>
                <w:color w:val="000000"/>
                <w:szCs w:val="20"/>
              </w:rPr>
            </w:pPr>
            <w:r w:rsidRPr="00D5163E">
              <w:rPr>
                <w:rFonts w:cs="Calibri"/>
                <w:color w:val="000000"/>
                <w:szCs w:val="20"/>
              </w:rPr>
              <w:t>8,369</w:t>
            </w:r>
          </w:p>
        </w:tc>
      </w:tr>
      <w:tr w:rsidR="001100DE" w:rsidRPr="00D5163E" w14:paraId="7BED2439" w14:textId="77777777" w:rsidTr="00790A03">
        <w:trPr>
          <w:jc w:val="center"/>
        </w:trPr>
        <w:tc>
          <w:tcPr>
            <w:tcW w:w="3055" w:type="dxa"/>
            <w:vAlign w:val="bottom"/>
          </w:tcPr>
          <w:p w14:paraId="4A821F4E" w14:textId="77777777" w:rsidR="001100DE" w:rsidRPr="00D5163E" w:rsidRDefault="001100DE" w:rsidP="002C2489">
            <w:pPr>
              <w:rPr>
                <w:rFonts w:cs="Calibri"/>
                <w:color w:val="000000"/>
                <w:szCs w:val="20"/>
              </w:rPr>
            </w:pPr>
            <w:r w:rsidRPr="00D5163E">
              <w:rPr>
                <w:rFonts w:cs="Calibri"/>
                <w:color w:val="000000"/>
                <w:szCs w:val="20"/>
              </w:rPr>
              <w:t>Cumulative Emission Reduction, kt CO</w:t>
            </w:r>
            <w:r w:rsidRPr="00D5163E">
              <w:rPr>
                <w:rFonts w:cs="Calibri"/>
                <w:color w:val="000000"/>
                <w:szCs w:val="20"/>
                <w:vertAlign w:val="subscript"/>
              </w:rPr>
              <w:t>2</w:t>
            </w:r>
          </w:p>
        </w:tc>
        <w:tc>
          <w:tcPr>
            <w:tcW w:w="1530" w:type="dxa"/>
            <w:vAlign w:val="center"/>
          </w:tcPr>
          <w:p w14:paraId="7CF7C6A7" w14:textId="77777777" w:rsidR="001100DE" w:rsidRPr="00D5163E" w:rsidRDefault="001100DE" w:rsidP="007E081C">
            <w:pPr>
              <w:pStyle w:val="ListParagraph2"/>
              <w:ind w:left="0"/>
              <w:jc w:val="both"/>
              <w:rPr>
                <w:rFonts w:ascii="Calibri" w:hAnsi="Calibri" w:cs="Calibri"/>
                <w:sz w:val="20"/>
                <w:szCs w:val="20"/>
              </w:rPr>
            </w:pPr>
          </w:p>
        </w:tc>
        <w:tc>
          <w:tcPr>
            <w:tcW w:w="1513" w:type="dxa"/>
            <w:vAlign w:val="center"/>
          </w:tcPr>
          <w:p w14:paraId="488CF445" w14:textId="77777777" w:rsidR="001100DE" w:rsidRPr="00D5163E" w:rsidRDefault="001100DE" w:rsidP="007E081C">
            <w:pPr>
              <w:rPr>
                <w:rFonts w:cs="Calibri"/>
                <w:color w:val="000000"/>
                <w:szCs w:val="20"/>
              </w:rPr>
            </w:pPr>
            <w:r w:rsidRPr="00D5163E">
              <w:rPr>
                <w:rFonts w:cs="Calibri"/>
                <w:color w:val="000000"/>
                <w:szCs w:val="20"/>
              </w:rPr>
              <w:t>250</w:t>
            </w:r>
          </w:p>
        </w:tc>
        <w:tc>
          <w:tcPr>
            <w:tcW w:w="1494" w:type="dxa"/>
            <w:vAlign w:val="center"/>
          </w:tcPr>
          <w:p w14:paraId="6283E1CB" w14:textId="77777777" w:rsidR="001100DE" w:rsidRPr="00D5163E" w:rsidRDefault="001100DE" w:rsidP="007E081C">
            <w:pPr>
              <w:rPr>
                <w:rFonts w:cs="Calibri"/>
                <w:color w:val="000000"/>
                <w:szCs w:val="20"/>
              </w:rPr>
            </w:pPr>
            <w:r w:rsidRPr="00D5163E">
              <w:rPr>
                <w:rFonts w:cs="Calibri"/>
                <w:color w:val="000000"/>
                <w:szCs w:val="20"/>
              </w:rPr>
              <w:t>9,261</w:t>
            </w:r>
          </w:p>
        </w:tc>
        <w:tc>
          <w:tcPr>
            <w:tcW w:w="1494" w:type="dxa"/>
            <w:vAlign w:val="center"/>
          </w:tcPr>
          <w:p w14:paraId="787A03B5" w14:textId="77777777" w:rsidR="001100DE" w:rsidRPr="00D5163E" w:rsidRDefault="001100DE" w:rsidP="007E081C">
            <w:pPr>
              <w:rPr>
                <w:rFonts w:cs="Calibri"/>
                <w:color w:val="000000"/>
                <w:szCs w:val="20"/>
              </w:rPr>
            </w:pPr>
            <w:r w:rsidRPr="00D5163E">
              <w:rPr>
                <w:rFonts w:cs="Calibri"/>
                <w:color w:val="000000"/>
                <w:szCs w:val="20"/>
              </w:rPr>
              <w:t>39,395</w:t>
            </w:r>
          </w:p>
        </w:tc>
      </w:tr>
      <w:tr w:rsidR="001100DE" w:rsidRPr="00D5163E" w14:paraId="5DB20B84" w14:textId="77777777" w:rsidTr="00790A03">
        <w:trPr>
          <w:jc w:val="center"/>
        </w:trPr>
        <w:tc>
          <w:tcPr>
            <w:tcW w:w="9086" w:type="dxa"/>
            <w:gridSpan w:val="5"/>
            <w:vAlign w:val="bottom"/>
          </w:tcPr>
          <w:p w14:paraId="53938715" w14:textId="77777777" w:rsidR="001100DE" w:rsidRPr="00D5163E" w:rsidRDefault="001100DE" w:rsidP="00DD7CE7">
            <w:pPr>
              <w:numPr>
                <w:ilvl w:val="0"/>
                <w:numId w:val="28"/>
              </w:numPr>
              <w:ind w:left="385"/>
              <w:rPr>
                <w:rFonts w:ascii="Times New Roman" w:hAnsi="Times New Roman" w:cs="Calibri"/>
                <w:noProof/>
                <w:color w:val="000000"/>
                <w:szCs w:val="20"/>
              </w:rPr>
            </w:pPr>
            <w:r w:rsidRPr="00D5163E">
              <w:rPr>
                <w:rFonts w:cs="Calibri"/>
                <w:b/>
                <w:color w:val="000000"/>
                <w:szCs w:val="20"/>
              </w:rPr>
              <w:t>Optimistic penetration and increased efficiency Scenario</w:t>
            </w:r>
          </w:p>
        </w:tc>
      </w:tr>
      <w:tr w:rsidR="001100DE" w:rsidRPr="00D5163E" w14:paraId="46321020" w14:textId="77777777" w:rsidTr="00790A03">
        <w:trPr>
          <w:jc w:val="center"/>
        </w:trPr>
        <w:tc>
          <w:tcPr>
            <w:tcW w:w="3055" w:type="dxa"/>
            <w:vAlign w:val="bottom"/>
          </w:tcPr>
          <w:p w14:paraId="1270AD75" w14:textId="77777777" w:rsidR="001100DE" w:rsidRPr="00D5163E" w:rsidRDefault="001100DE" w:rsidP="002C2489">
            <w:pPr>
              <w:rPr>
                <w:rFonts w:cs="Calibri"/>
                <w:color w:val="000000"/>
                <w:szCs w:val="20"/>
              </w:rPr>
            </w:pPr>
            <w:r w:rsidRPr="00D5163E">
              <w:rPr>
                <w:rFonts w:cs="Calibri"/>
                <w:color w:val="000000"/>
                <w:szCs w:val="20"/>
              </w:rPr>
              <w:t>Penetration rate for all sectors</w:t>
            </w:r>
          </w:p>
        </w:tc>
        <w:tc>
          <w:tcPr>
            <w:tcW w:w="1530" w:type="dxa"/>
            <w:vAlign w:val="center"/>
          </w:tcPr>
          <w:p w14:paraId="07BB2791" w14:textId="77777777" w:rsidR="001100DE" w:rsidRPr="00D5163E" w:rsidRDefault="001100DE" w:rsidP="007E081C">
            <w:pPr>
              <w:pStyle w:val="ListParagraph2"/>
              <w:ind w:left="0"/>
              <w:jc w:val="both"/>
              <w:rPr>
                <w:rFonts w:ascii="Calibri" w:hAnsi="Calibri" w:cs="Calibri"/>
                <w:sz w:val="20"/>
                <w:szCs w:val="20"/>
              </w:rPr>
            </w:pPr>
          </w:p>
        </w:tc>
        <w:tc>
          <w:tcPr>
            <w:tcW w:w="1513" w:type="dxa"/>
            <w:vAlign w:val="bottom"/>
          </w:tcPr>
          <w:p w14:paraId="31E992C9" w14:textId="77777777" w:rsidR="001100DE" w:rsidRPr="00D5163E" w:rsidRDefault="001100DE" w:rsidP="007E081C">
            <w:pPr>
              <w:rPr>
                <w:rFonts w:cs="Calibri"/>
                <w:color w:val="000000"/>
                <w:szCs w:val="20"/>
              </w:rPr>
            </w:pPr>
          </w:p>
        </w:tc>
        <w:tc>
          <w:tcPr>
            <w:tcW w:w="1494" w:type="dxa"/>
            <w:vAlign w:val="bottom"/>
          </w:tcPr>
          <w:p w14:paraId="68B0E9D5" w14:textId="77777777" w:rsidR="001100DE" w:rsidRPr="00D5163E" w:rsidRDefault="001100DE" w:rsidP="007E081C">
            <w:pPr>
              <w:rPr>
                <w:rFonts w:cs="Calibri"/>
                <w:color w:val="000000"/>
                <w:szCs w:val="20"/>
              </w:rPr>
            </w:pPr>
            <w:r w:rsidRPr="00D5163E">
              <w:rPr>
                <w:rFonts w:cs="Calibri"/>
                <w:color w:val="000000"/>
                <w:szCs w:val="20"/>
              </w:rPr>
              <w:t>9.2 %</w:t>
            </w:r>
          </w:p>
        </w:tc>
        <w:tc>
          <w:tcPr>
            <w:tcW w:w="1494" w:type="dxa"/>
            <w:vAlign w:val="bottom"/>
          </w:tcPr>
          <w:p w14:paraId="66076EC9" w14:textId="77777777" w:rsidR="001100DE" w:rsidRPr="00D5163E" w:rsidRDefault="001100DE" w:rsidP="007E081C">
            <w:pPr>
              <w:rPr>
                <w:rFonts w:cs="Calibri"/>
                <w:color w:val="000000"/>
                <w:szCs w:val="20"/>
              </w:rPr>
            </w:pPr>
            <w:r w:rsidRPr="00D5163E">
              <w:rPr>
                <w:rFonts w:cs="Calibri"/>
                <w:color w:val="000000"/>
                <w:szCs w:val="20"/>
              </w:rPr>
              <w:t>32.2 %</w:t>
            </w:r>
          </w:p>
        </w:tc>
      </w:tr>
      <w:tr w:rsidR="001100DE" w:rsidRPr="00D5163E" w14:paraId="04DFD7D0" w14:textId="77777777" w:rsidTr="00790A03">
        <w:trPr>
          <w:jc w:val="center"/>
        </w:trPr>
        <w:tc>
          <w:tcPr>
            <w:tcW w:w="3055" w:type="dxa"/>
            <w:vAlign w:val="center"/>
          </w:tcPr>
          <w:p w14:paraId="09A1862D" w14:textId="77777777" w:rsidR="001100DE" w:rsidRPr="00D5163E" w:rsidRDefault="001100DE" w:rsidP="002C2489">
            <w:pPr>
              <w:rPr>
                <w:rFonts w:cs="Calibri"/>
                <w:color w:val="000000"/>
                <w:szCs w:val="20"/>
              </w:rPr>
            </w:pPr>
            <w:r w:rsidRPr="00D5163E">
              <w:rPr>
                <w:rFonts w:cs="Calibri"/>
                <w:color w:val="000000"/>
                <w:szCs w:val="20"/>
              </w:rPr>
              <w:t>Increased efficiency in all sectors*</w:t>
            </w:r>
          </w:p>
        </w:tc>
        <w:tc>
          <w:tcPr>
            <w:tcW w:w="1530" w:type="dxa"/>
            <w:vAlign w:val="center"/>
          </w:tcPr>
          <w:p w14:paraId="14A52B11" w14:textId="77777777" w:rsidR="001100DE" w:rsidRPr="00D5163E" w:rsidRDefault="001100DE" w:rsidP="007E081C">
            <w:pPr>
              <w:rPr>
                <w:rFonts w:cs="Calibri"/>
                <w:color w:val="000000"/>
                <w:szCs w:val="20"/>
              </w:rPr>
            </w:pPr>
            <w:r w:rsidRPr="00D5163E">
              <w:rPr>
                <w:rFonts w:cs="Calibri"/>
                <w:color w:val="000000"/>
                <w:szCs w:val="20"/>
              </w:rPr>
              <w:t>R: 57.0%</w:t>
            </w:r>
          </w:p>
          <w:p w14:paraId="1F71DFED" w14:textId="77777777" w:rsidR="001100DE" w:rsidRPr="00D5163E" w:rsidRDefault="001100DE" w:rsidP="007E081C">
            <w:pPr>
              <w:rPr>
                <w:rFonts w:cs="Calibri"/>
                <w:color w:val="000000"/>
                <w:szCs w:val="20"/>
              </w:rPr>
            </w:pPr>
            <w:r w:rsidRPr="00D5163E">
              <w:rPr>
                <w:rFonts w:cs="Calibri"/>
                <w:color w:val="000000"/>
                <w:szCs w:val="20"/>
              </w:rPr>
              <w:t>I,C,S,GO: 49.5%</w:t>
            </w:r>
          </w:p>
          <w:p w14:paraId="6EA85C24" w14:textId="77777777" w:rsidR="001100DE" w:rsidRPr="00D5163E" w:rsidRDefault="001100DE" w:rsidP="007E081C">
            <w:pPr>
              <w:pStyle w:val="ListParagraph2"/>
              <w:ind w:left="0"/>
              <w:jc w:val="both"/>
              <w:rPr>
                <w:rFonts w:ascii="Calibri" w:eastAsia="SimSun" w:hAnsi="Calibri" w:cs="Calibri"/>
                <w:color w:val="000000"/>
                <w:sz w:val="20"/>
                <w:szCs w:val="20"/>
              </w:rPr>
            </w:pPr>
            <w:r w:rsidRPr="00D5163E">
              <w:rPr>
                <w:rFonts w:ascii="Calibri" w:eastAsia="SimSun" w:hAnsi="Calibri" w:cs="Calibri"/>
                <w:color w:val="000000"/>
                <w:sz w:val="20"/>
                <w:szCs w:val="20"/>
              </w:rPr>
              <w:t>SL: 65.0%</w:t>
            </w:r>
          </w:p>
        </w:tc>
        <w:tc>
          <w:tcPr>
            <w:tcW w:w="1513" w:type="dxa"/>
            <w:vAlign w:val="bottom"/>
          </w:tcPr>
          <w:p w14:paraId="4BE3B123" w14:textId="77777777" w:rsidR="001100DE" w:rsidRPr="00D5163E" w:rsidRDefault="001100DE" w:rsidP="007E081C">
            <w:pPr>
              <w:rPr>
                <w:rFonts w:cs="Calibri"/>
                <w:color w:val="000000"/>
                <w:szCs w:val="20"/>
              </w:rPr>
            </w:pPr>
            <w:r w:rsidRPr="00D5163E">
              <w:rPr>
                <w:rFonts w:cs="Calibri"/>
                <w:color w:val="000000"/>
                <w:szCs w:val="20"/>
              </w:rPr>
              <w:t>R: 59.4%</w:t>
            </w:r>
          </w:p>
          <w:p w14:paraId="790F6075" w14:textId="77777777" w:rsidR="001100DE" w:rsidRPr="00D5163E" w:rsidRDefault="001100DE" w:rsidP="007E081C">
            <w:pPr>
              <w:rPr>
                <w:rFonts w:cs="Calibri"/>
                <w:color w:val="000000"/>
                <w:szCs w:val="20"/>
              </w:rPr>
            </w:pPr>
            <w:r w:rsidRPr="00D5163E">
              <w:rPr>
                <w:rFonts w:cs="Calibri"/>
                <w:color w:val="000000"/>
                <w:szCs w:val="20"/>
              </w:rPr>
              <w:t>I,C,S,GO: 51.0%</w:t>
            </w:r>
          </w:p>
          <w:p w14:paraId="5DF4530D" w14:textId="77777777" w:rsidR="001100DE" w:rsidRPr="00D5163E" w:rsidRDefault="001100DE" w:rsidP="007E081C">
            <w:pPr>
              <w:rPr>
                <w:rFonts w:cs="Calibri"/>
                <w:color w:val="000000"/>
                <w:szCs w:val="20"/>
              </w:rPr>
            </w:pPr>
            <w:r w:rsidRPr="00D5163E">
              <w:rPr>
                <w:rFonts w:cs="Calibri"/>
                <w:color w:val="000000"/>
                <w:szCs w:val="20"/>
              </w:rPr>
              <w:t>SL: 66.0%</w:t>
            </w:r>
          </w:p>
        </w:tc>
        <w:tc>
          <w:tcPr>
            <w:tcW w:w="1494" w:type="dxa"/>
            <w:vAlign w:val="bottom"/>
          </w:tcPr>
          <w:p w14:paraId="0122FEF4" w14:textId="77777777" w:rsidR="001100DE" w:rsidRPr="00D5163E" w:rsidRDefault="001100DE" w:rsidP="007E081C">
            <w:pPr>
              <w:rPr>
                <w:rFonts w:cs="Calibri"/>
                <w:color w:val="000000"/>
                <w:szCs w:val="20"/>
              </w:rPr>
            </w:pPr>
            <w:r w:rsidRPr="00D5163E">
              <w:rPr>
                <w:rFonts w:cs="Calibri"/>
                <w:color w:val="000000"/>
                <w:szCs w:val="20"/>
              </w:rPr>
              <w:t>R: 65.4%</w:t>
            </w:r>
          </w:p>
          <w:p w14:paraId="369B9954" w14:textId="77777777" w:rsidR="001100DE" w:rsidRPr="00D5163E" w:rsidRDefault="001100DE" w:rsidP="007E081C">
            <w:pPr>
              <w:rPr>
                <w:rFonts w:cs="Calibri"/>
                <w:color w:val="000000"/>
                <w:szCs w:val="20"/>
              </w:rPr>
            </w:pPr>
            <w:r w:rsidRPr="00D5163E">
              <w:rPr>
                <w:rFonts w:cs="Calibri"/>
                <w:color w:val="000000"/>
                <w:szCs w:val="20"/>
              </w:rPr>
              <w:t>I,C,S,GO: 58.5%</w:t>
            </w:r>
          </w:p>
          <w:p w14:paraId="0A55F852" w14:textId="77777777" w:rsidR="001100DE" w:rsidRPr="00D5163E" w:rsidRDefault="001100DE" w:rsidP="007E081C">
            <w:pPr>
              <w:rPr>
                <w:rFonts w:cs="Calibri"/>
                <w:color w:val="000000"/>
                <w:szCs w:val="20"/>
              </w:rPr>
            </w:pPr>
            <w:r w:rsidRPr="00D5163E">
              <w:rPr>
                <w:rFonts w:cs="Calibri"/>
                <w:color w:val="000000"/>
                <w:szCs w:val="20"/>
              </w:rPr>
              <w:t>SL: 71.0%</w:t>
            </w:r>
          </w:p>
        </w:tc>
        <w:tc>
          <w:tcPr>
            <w:tcW w:w="1494" w:type="dxa"/>
            <w:vAlign w:val="bottom"/>
          </w:tcPr>
          <w:p w14:paraId="1F2427B3" w14:textId="77777777" w:rsidR="001100DE" w:rsidRPr="00D5163E" w:rsidRDefault="001100DE" w:rsidP="007E081C">
            <w:pPr>
              <w:rPr>
                <w:rFonts w:cs="Calibri"/>
                <w:color w:val="000000"/>
                <w:szCs w:val="20"/>
              </w:rPr>
            </w:pPr>
            <w:r w:rsidRPr="00D5163E">
              <w:rPr>
                <w:rFonts w:cs="Calibri"/>
                <w:color w:val="000000"/>
                <w:szCs w:val="20"/>
              </w:rPr>
              <w:t>R: 59.4%</w:t>
            </w:r>
          </w:p>
          <w:p w14:paraId="4913C390" w14:textId="77777777" w:rsidR="001100DE" w:rsidRPr="00D5163E" w:rsidRDefault="001100DE" w:rsidP="007E081C">
            <w:pPr>
              <w:rPr>
                <w:rFonts w:cs="Calibri"/>
                <w:color w:val="000000"/>
                <w:szCs w:val="20"/>
              </w:rPr>
            </w:pPr>
            <w:r w:rsidRPr="00D5163E">
              <w:rPr>
                <w:rFonts w:cs="Calibri"/>
                <w:color w:val="000000"/>
                <w:szCs w:val="20"/>
              </w:rPr>
              <w:t>I,C,S,GO: 51.0%</w:t>
            </w:r>
          </w:p>
          <w:p w14:paraId="1642345F" w14:textId="77777777" w:rsidR="001100DE" w:rsidRPr="00D5163E" w:rsidRDefault="001100DE" w:rsidP="007E081C">
            <w:pPr>
              <w:rPr>
                <w:rFonts w:cs="Calibri"/>
                <w:color w:val="000000"/>
                <w:szCs w:val="20"/>
              </w:rPr>
            </w:pPr>
            <w:r w:rsidRPr="00D5163E">
              <w:rPr>
                <w:rFonts w:cs="Calibri"/>
                <w:color w:val="000000"/>
                <w:szCs w:val="20"/>
              </w:rPr>
              <w:t>SL: 66.0%</w:t>
            </w:r>
          </w:p>
        </w:tc>
      </w:tr>
      <w:tr w:rsidR="001100DE" w:rsidRPr="00D5163E" w14:paraId="33C5FDB9" w14:textId="77777777" w:rsidTr="00790A03">
        <w:trPr>
          <w:jc w:val="center"/>
        </w:trPr>
        <w:tc>
          <w:tcPr>
            <w:tcW w:w="3055" w:type="dxa"/>
            <w:vAlign w:val="bottom"/>
          </w:tcPr>
          <w:p w14:paraId="1A66FBFD" w14:textId="77777777" w:rsidR="001100DE" w:rsidRPr="00D5163E" w:rsidRDefault="001100DE" w:rsidP="002C2489">
            <w:pPr>
              <w:rPr>
                <w:rFonts w:cs="Calibri"/>
                <w:color w:val="000000"/>
                <w:szCs w:val="20"/>
              </w:rPr>
            </w:pPr>
            <w:r w:rsidRPr="00D5163E">
              <w:rPr>
                <w:rFonts w:cs="Calibri"/>
                <w:color w:val="000000"/>
                <w:szCs w:val="20"/>
              </w:rPr>
              <w:t>Energy Saving Total, MWh/yr</w:t>
            </w:r>
          </w:p>
        </w:tc>
        <w:tc>
          <w:tcPr>
            <w:tcW w:w="1530" w:type="dxa"/>
            <w:vAlign w:val="center"/>
          </w:tcPr>
          <w:p w14:paraId="7BDDDFF0" w14:textId="77777777" w:rsidR="001100DE" w:rsidRPr="00D5163E" w:rsidRDefault="001100DE" w:rsidP="007E081C">
            <w:pPr>
              <w:pStyle w:val="ListParagraph2"/>
              <w:ind w:left="0"/>
              <w:jc w:val="both"/>
              <w:rPr>
                <w:rFonts w:ascii="Calibri" w:hAnsi="Calibri" w:cs="Calibri"/>
                <w:sz w:val="20"/>
                <w:szCs w:val="20"/>
              </w:rPr>
            </w:pPr>
          </w:p>
        </w:tc>
        <w:tc>
          <w:tcPr>
            <w:tcW w:w="1513" w:type="dxa"/>
            <w:vAlign w:val="center"/>
          </w:tcPr>
          <w:p w14:paraId="09E501E3" w14:textId="77777777" w:rsidR="001100DE" w:rsidRPr="00D5163E" w:rsidRDefault="001100DE" w:rsidP="007E081C">
            <w:pPr>
              <w:rPr>
                <w:rFonts w:cs="Calibri"/>
                <w:color w:val="000000"/>
                <w:szCs w:val="20"/>
              </w:rPr>
            </w:pPr>
            <w:r w:rsidRPr="00D5163E">
              <w:rPr>
                <w:rFonts w:cs="Calibri"/>
                <w:color w:val="000000"/>
                <w:szCs w:val="20"/>
              </w:rPr>
              <w:t>241</w:t>
            </w:r>
          </w:p>
        </w:tc>
        <w:tc>
          <w:tcPr>
            <w:tcW w:w="1494" w:type="dxa"/>
            <w:vAlign w:val="bottom"/>
          </w:tcPr>
          <w:p w14:paraId="31861325" w14:textId="77777777" w:rsidR="001100DE" w:rsidRPr="00D5163E" w:rsidRDefault="001100DE" w:rsidP="007E081C">
            <w:pPr>
              <w:rPr>
                <w:rFonts w:cs="Calibri"/>
                <w:color w:val="000000"/>
                <w:szCs w:val="20"/>
              </w:rPr>
            </w:pPr>
            <w:r w:rsidRPr="00D5163E">
              <w:rPr>
                <w:rFonts w:cs="Calibri"/>
                <w:color w:val="000000"/>
                <w:szCs w:val="20"/>
              </w:rPr>
              <w:t>3,561</w:t>
            </w:r>
          </w:p>
        </w:tc>
        <w:tc>
          <w:tcPr>
            <w:tcW w:w="1494" w:type="dxa"/>
            <w:vAlign w:val="bottom"/>
          </w:tcPr>
          <w:p w14:paraId="7F993653" w14:textId="77777777" w:rsidR="001100DE" w:rsidRPr="00D5163E" w:rsidRDefault="001100DE" w:rsidP="007E081C">
            <w:pPr>
              <w:rPr>
                <w:rFonts w:cs="Calibri"/>
                <w:color w:val="000000"/>
                <w:szCs w:val="20"/>
              </w:rPr>
            </w:pPr>
            <w:r w:rsidRPr="00D5163E">
              <w:rPr>
                <w:rFonts w:cs="Calibri"/>
                <w:color w:val="000000"/>
                <w:szCs w:val="20"/>
              </w:rPr>
              <w:t>16,583</w:t>
            </w:r>
          </w:p>
        </w:tc>
      </w:tr>
      <w:tr w:rsidR="001100DE" w:rsidRPr="00D5163E" w14:paraId="2B82FFC0" w14:textId="77777777" w:rsidTr="00790A03">
        <w:trPr>
          <w:jc w:val="center"/>
        </w:trPr>
        <w:tc>
          <w:tcPr>
            <w:tcW w:w="3055" w:type="dxa"/>
            <w:vAlign w:val="bottom"/>
          </w:tcPr>
          <w:p w14:paraId="4DA36784" w14:textId="77777777" w:rsidR="001100DE" w:rsidRPr="00D5163E" w:rsidRDefault="001100DE" w:rsidP="002C2489">
            <w:pPr>
              <w:rPr>
                <w:rFonts w:cs="Calibri"/>
                <w:color w:val="000000"/>
                <w:szCs w:val="20"/>
              </w:rPr>
            </w:pPr>
            <w:r w:rsidRPr="00D5163E">
              <w:rPr>
                <w:rFonts w:cs="Calibri"/>
                <w:color w:val="000000"/>
                <w:szCs w:val="20"/>
              </w:rPr>
              <w:t>Cumulative Energy Saving, MWh</w:t>
            </w:r>
          </w:p>
        </w:tc>
        <w:tc>
          <w:tcPr>
            <w:tcW w:w="1530" w:type="dxa"/>
            <w:vAlign w:val="center"/>
          </w:tcPr>
          <w:p w14:paraId="10C70D78" w14:textId="77777777" w:rsidR="001100DE" w:rsidRPr="00D5163E" w:rsidRDefault="001100DE" w:rsidP="007E081C">
            <w:pPr>
              <w:pStyle w:val="ListParagraph2"/>
              <w:ind w:left="0"/>
              <w:jc w:val="both"/>
              <w:rPr>
                <w:rFonts w:ascii="Calibri" w:hAnsi="Calibri" w:cs="Calibri"/>
                <w:sz w:val="20"/>
                <w:szCs w:val="20"/>
              </w:rPr>
            </w:pPr>
          </w:p>
        </w:tc>
        <w:tc>
          <w:tcPr>
            <w:tcW w:w="1513" w:type="dxa"/>
            <w:vAlign w:val="center"/>
          </w:tcPr>
          <w:p w14:paraId="3F5C7841" w14:textId="77777777" w:rsidR="001100DE" w:rsidRPr="00D5163E" w:rsidRDefault="001100DE" w:rsidP="007E081C">
            <w:pPr>
              <w:rPr>
                <w:rFonts w:cs="Calibri"/>
                <w:color w:val="000000"/>
                <w:szCs w:val="20"/>
              </w:rPr>
            </w:pPr>
            <w:r w:rsidRPr="00D5163E">
              <w:rPr>
                <w:rFonts w:cs="Calibri"/>
                <w:color w:val="000000"/>
                <w:szCs w:val="20"/>
              </w:rPr>
              <w:t>310</w:t>
            </w:r>
          </w:p>
        </w:tc>
        <w:tc>
          <w:tcPr>
            <w:tcW w:w="1494" w:type="dxa"/>
            <w:vAlign w:val="bottom"/>
          </w:tcPr>
          <w:p w14:paraId="597E3046" w14:textId="77777777" w:rsidR="001100DE" w:rsidRPr="00D5163E" w:rsidRDefault="001100DE" w:rsidP="007E081C">
            <w:pPr>
              <w:rPr>
                <w:rFonts w:cs="Calibri"/>
                <w:color w:val="000000"/>
                <w:szCs w:val="20"/>
              </w:rPr>
            </w:pPr>
            <w:r w:rsidRPr="00D5163E">
              <w:rPr>
                <w:rFonts w:cs="Calibri"/>
                <w:color w:val="000000"/>
                <w:szCs w:val="20"/>
              </w:rPr>
              <w:t>10,731</w:t>
            </w:r>
          </w:p>
        </w:tc>
        <w:tc>
          <w:tcPr>
            <w:tcW w:w="1494" w:type="dxa"/>
            <w:vAlign w:val="bottom"/>
          </w:tcPr>
          <w:p w14:paraId="590EE564" w14:textId="77777777" w:rsidR="001100DE" w:rsidRPr="00D5163E" w:rsidRDefault="001100DE" w:rsidP="007E081C">
            <w:pPr>
              <w:rPr>
                <w:rFonts w:cs="Calibri"/>
                <w:color w:val="000000"/>
                <w:szCs w:val="20"/>
              </w:rPr>
            </w:pPr>
            <w:r w:rsidRPr="00D5163E">
              <w:rPr>
                <w:rFonts w:cs="Calibri"/>
                <w:color w:val="000000"/>
                <w:szCs w:val="20"/>
              </w:rPr>
              <w:t>60,767</w:t>
            </w:r>
          </w:p>
        </w:tc>
      </w:tr>
      <w:tr w:rsidR="001100DE" w:rsidRPr="00D5163E" w14:paraId="45C25C27" w14:textId="77777777" w:rsidTr="00880370">
        <w:trPr>
          <w:jc w:val="center"/>
        </w:trPr>
        <w:tc>
          <w:tcPr>
            <w:tcW w:w="3055" w:type="dxa"/>
            <w:vAlign w:val="bottom"/>
          </w:tcPr>
          <w:p w14:paraId="5B9A3B18" w14:textId="77777777" w:rsidR="001100DE" w:rsidRPr="00D5163E" w:rsidRDefault="001100DE" w:rsidP="002C2489">
            <w:pPr>
              <w:rPr>
                <w:rFonts w:cs="Calibri"/>
                <w:color w:val="000000"/>
                <w:szCs w:val="20"/>
              </w:rPr>
            </w:pPr>
            <w:r w:rsidRPr="00D5163E">
              <w:rPr>
                <w:rFonts w:cs="Calibri"/>
                <w:color w:val="000000"/>
                <w:szCs w:val="20"/>
              </w:rPr>
              <w:lastRenderedPageBreak/>
              <w:t>Emission Reduction per Year, kt CO</w:t>
            </w:r>
            <w:r w:rsidRPr="00D5163E">
              <w:rPr>
                <w:rFonts w:cs="Calibri"/>
                <w:color w:val="000000"/>
                <w:szCs w:val="20"/>
                <w:vertAlign w:val="subscript"/>
              </w:rPr>
              <w:t>2</w:t>
            </w:r>
            <w:r w:rsidRPr="00D5163E">
              <w:rPr>
                <w:rFonts w:cs="Calibri"/>
                <w:color w:val="000000"/>
                <w:szCs w:val="20"/>
              </w:rPr>
              <w:t>/yr</w:t>
            </w:r>
          </w:p>
        </w:tc>
        <w:tc>
          <w:tcPr>
            <w:tcW w:w="1530" w:type="dxa"/>
            <w:vAlign w:val="center"/>
          </w:tcPr>
          <w:p w14:paraId="46D9F976" w14:textId="77777777" w:rsidR="001100DE" w:rsidRPr="00D5163E" w:rsidRDefault="001100DE" w:rsidP="007E081C">
            <w:pPr>
              <w:pStyle w:val="ListParagraph2"/>
              <w:ind w:left="0"/>
              <w:jc w:val="both"/>
              <w:rPr>
                <w:rFonts w:ascii="Calibri" w:hAnsi="Calibri" w:cs="Calibri"/>
                <w:sz w:val="20"/>
                <w:szCs w:val="20"/>
              </w:rPr>
            </w:pPr>
          </w:p>
        </w:tc>
        <w:tc>
          <w:tcPr>
            <w:tcW w:w="1513" w:type="dxa"/>
            <w:vAlign w:val="center"/>
          </w:tcPr>
          <w:p w14:paraId="3343F35E" w14:textId="77777777" w:rsidR="001100DE" w:rsidRPr="00D5163E" w:rsidRDefault="001100DE" w:rsidP="007E081C">
            <w:pPr>
              <w:rPr>
                <w:rFonts w:cs="Calibri"/>
                <w:color w:val="000000"/>
                <w:szCs w:val="20"/>
              </w:rPr>
            </w:pPr>
            <w:r w:rsidRPr="00D5163E">
              <w:rPr>
                <w:rFonts w:cs="Calibri"/>
                <w:color w:val="000000"/>
                <w:szCs w:val="20"/>
              </w:rPr>
              <w:t>194</w:t>
            </w:r>
          </w:p>
        </w:tc>
        <w:tc>
          <w:tcPr>
            <w:tcW w:w="1494" w:type="dxa"/>
            <w:vAlign w:val="center"/>
          </w:tcPr>
          <w:p w14:paraId="50DC2C46" w14:textId="77777777" w:rsidR="001100DE" w:rsidRPr="00D5163E" w:rsidRDefault="001100DE" w:rsidP="007E081C">
            <w:pPr>
              <w:rPr>
                <w:rFonts w:cs="Calibri"/>
                <w:color w:val="000000"/>
                <w:szCs w:val="20"/>
              </w:rPr>
            </w:pPr>
            <w:r w:rsidRPr="00D5163E">
              <w:rPr>
                <w:rFonts w:cs="Calibri"/>
                <w:color w:val="000000"/>
                <w:szCs w:val="20"/>
              </w:rPr>
              <w:t>2,877</w:t>
            </w:r>
          </w:p>
        </w:tc>
        <w:tc>
          <w:tcPr>
            <w:tcW w:w="1494" w:type="dxa"/>
            <w:vAlign w:val="center"/>
          </w:tcPr>
          <w:p w14:paraId="299B4C14" w14:textId="77777777" w:rsidR="001100DE" w:rsidRPr="00D5163E" w:rsidRDefault="001100DE" w:rsidP="007E081C">
            <w:pPr>
              <w:rPr>
                <w:rFonts w:cs="Calibri"/>
                <w:color w:val="000000"/>
                <w:szCs w:val="20"/>
              </w:rPr>
            </w:pPr>
            <w:r w:rsidRPr="00D5163E">
              <w:rPr>
                <w:rFonts w:cs="Calibri"/>
                <w:color w:val="000000"/>
                <w:szCs w:val="20"/>
              </w:rPr>
              <w:t>13,399</w:t>
            </w:r>
          </w:p>
        </w:tc>
      </w:tr>
      <w:tr w:rsidR="001100DE" w:rsidRPr="00D5163E" w14:paraId="3BFF7486" w14:textId="77777777" w:rsidTr="00880370">
        <w:trPr>
          <w:jc w:val="center"/>
        </w:trPr>
        <w:tc>
          <w:tcPr>
            <w:tcW w:w="3055" w:type="dxa"/>
            <w:vAlign w:val="bottom"/>
          </w:tcPr>
          <w:p w14:paraId="4C56298C" w14:textId="77777777" w:rsidR="001100DE" w:rsidRPr="00D5163E" w:rsidRDefault="001100DE" w:rsidP="002C2489">
            <w:pPr>
              <w:rPr>
                <w:rFonts w:cs="Calibri"/>
                <w:color w:val="000000"/>
                <w:szCs w:val="20"/>
              </w:rPr>
            </w:pPr>
            <w:r w:rsidRPr="00D5163E">
              <w:rPr>
                <w:rFonts w:cs="Calibri"/>
                <w:color w:val="000000"/>
                <w:szCs w:val="20"/>
              </w:rPr>
              <w:t>Cumulative Emission Reduction, kt CO</w:t>
            </w:r>
            <w:r w:rsidRPr="00D5163E">
              <w:rPr>
                <w:rFonts w:cs="Calibri"/>
                <w:color w:val="000000"/>
                <w:szCs w:val="20"/>
                <w:vertAlign w:val="subscript"/>
              </w:rPr>
              <w:t>2</w:t>
            </w:r>
          </w:p>
        </w:tc>
        <w:tc>
          <w:tcPr>
            <w:tcW w:w="1530" w:type="dxa"/>
            <w:vAlign w:val="center"/>
          </w:tcPr>
          <w:p w14:paraId="2084B07C" w14:textId="77777777" w:rsidR="001100DE" w:rsidRPr="00D5163E" w:rsidRDefault="001100DE" w:rsidP="007E081C">
            <w:pPr>
              <w:pStyle w:val="ListParagraph2"/>
              <w:ind w:left="0"/>
              <w:jc w:val="both"/>
              <w:rPr>
                <w:rFonts w:ascii="Calibri" w:hAnsi="Calibri" w:cs="Calibri"/>
                <w:sz w:val="20"/>
                <w:szCs w:val="20"/>
              </w:rPr>
            </w:pPr>
          </w:p>
        </w:tc>
        <w:tc>
          <w:tcPr>
            <w:tcW w:w="1513" w:type="dxa"/>
            <w:vAlign w:val="center"/>
          </w:tcPr>
          <w:p w14:paraId="1D73499C" w14:textId="77777777" w:rsidR="001100DE" w:rsidRPr="00D5163E" w:rsidRDefault="001100DE" w:rsidP="007E081C">
            <w:pPr>
              <w:rPr>
                <w:rFonts w:cs="Calibri"/>
                <w:color w:val="000000"/>
                <w:szCs w:val="20"/>
              </w:rPr>
            </w:pPr>
            <w:r w:rsidRPr="00D5163E">
              <w:rPr>
                <w:rFonts w:cs="Calibri"/>
                <w:color w:val="000000"/>
                <w:szCs w:val="20"/>
              </w:rPr>
              <w:t>250</w:t>
            </w:r>
          </w:p>
        </w:tc>
        <w:tc>
          <w:tcPr>
            <w:tcW w:w="1494" w:type="dxa"/>
            <w:vAlign w:val="center"/>
          </w:tcPr>
          <w:p w14:paraId="6ADBA0DD" w14:textId="77777777" w:rsidR="001100DE" w:rsidRPr="00D5163E" w:rsidRDefault="001100DE" w:rsidP="007E081C">
            <w:pPr>
              <w:rPr>
                <w:rFonts w:cs="Calibri"/>
                <w:color w:val="000000"/>
                <w:szCs w:val="20"/>
              </w:rPr>
            </w:pPr>
            <w:r w:rsidRPr="00D5163E">
              <w:rPr>
                <w:rFonts w:cs="Calibri"/>
                <w:color w:val="000000"/>
                <w:szCs w:val="20"/>
              </w:rPr>
              <w:t>8,671</w:t>
            </w:r>
          </w:p>
        </w:tc>
        <w:tc>
          <w:tcPr>
            <w:tcW w:w="1494" w:type="dxa"/>
            <w:vAlign w:val="center"/>
          </w:tcPr>
          <w:p w14:paraId="06B72B29" w14:textId="77777777" w:rsidR="001100DE" w:rsidRPr="00D5163E" w:rsidRDefault="001100DE" w:rsidP="007E081C">
            <w:pPr>
              <w:rPr>
                <w:rFonts w:cs="Calibri"/>
                <w:color w:val="000000"/>
                <w:szCs w:val="20"/>
              </w:rPr>
            </w:pPr>
            <w:r w:rsidRPr="00D5163E">
              <w:rPr>
                <w:rFonts w:cs="Calibri"/>
                <w:color w:val="000000"/>
                <w:szCs w:val="20"/>
              </w:rPr>
              <w:t>49,100</w:t>
            </w:r>
          </w:p>
        </w:tc>
      </w:tr>
    </w:tbl>
    <w:p w14:paraId="52260E19" w14:textId="77777777" w:rsidR="001100DE" w:rsidRPr="00D5163E" w:rsidRDefault="001100DE" w:rsidP="002C2489">
      <w:pPr>
        <w:spacing w:after="0"/>
      </w:pPr>
      <w:r w:rsidRPr="00D5163E">
        <w:rPr>
          <w:b/>
        </w:rPr>
        <w:t xml:space="preserve">    </w:t>
      </w:r>
      <w:r w:rsidRPr="00D5163E">
        <w:t>*R-Residential, I-Industry, C-Commercial, S-social, GO-Government Office, SL-Street Lighting</w:t>
      </w:r>
    </w:p>
    <w:p w14:paraId="18F7B19F" w14:textId="77777777" w:rsidR="001100DE" w:rsidRPr="00D5163E" w:rsidRDefault="001100DE" w:rsidP="007E081C">
      <w:pPr>
        <w:spacing w:after="0"/>
        <w:rPr>
          <w:b/>
        </w:rPr>
      </w:pPr>
    </w:p>
    <w:p w14:paraId="7165E0BF" w14:textId="06902E1C" w:rsidR="001100DE" w:rsidRPr="00D5163E" w:rsidRDefault="001100DE" w:rsidP="007E081C">
      <w:pPr>
        <w:spacing w:after="0"/>
        <w:rPr>
          <w:bCs/>
          <w:sz w:val="22"/>
          <w:szCs w:val="22"/>
        </w:rPr>
      </w:pPr>
      <w:r w:rsidRPr="00D5163E">
        <w:rPr>
          <w:sz w:val="22"/>
          <w:szCs w:val="22"/>
        </w:rPr>
        <w:t>The following figures, illustrate BAU and alternative energy consumption, energy</w:t>
      </w:r>
      <w:r w:rsidRPr="00D5163E">
        <w:rPr>
          <w:bCs/>
          <w:sz w:val="22"/>
          <w:szCs w:val="22"/>
        </w:rPr>
        <w:t xml:space="preserve"> savings, equivalent CO</w:t>
      </w:r>
      <w:r w:rsidRPr="00D5163E">
        <w:rPr>
          <w:bCs/>
          <w:sz w:val="22"/>
          <w:szCs w:val="22"/>
          <w:vertAlign w:val="subscript"/>
        </w:rPr>
        <w:t>2</w:t>
      </w:r>
      <w:r w:rsidRPr="00D5163E">
        <w:rPr>
          <w:bCs/>
          <w:sz w:val="22"/>
          <w:szCs w:val="22"/>
        </w:rPr>
        <w:t xml:space="preserve"> reduction under two (2) likely scenarios: (a) conservative penetration rate and improved energy efficiency and (b) optimistic penetration rate and improved energy efficiency as summarized in the estimated projections. Details are seen in </w:t>
      </w:r>
      <w:r w:rsidRPr="00D5163E">
        <w:rPr>
          <w:b/>
          <w:bCs/>
          <w:sz w:val="22"/>
          <w:szCs w:val="22"/>
        </w:rPr>
        <w:t xml:space="preserve">Annex </w:t>
      </w:r>
      <w:r w:rsidR="005B038B" w:rsidRPr="00D5163E">
        <w:rPr>
          <w:b/>
          <w:bCs/>
          <w:sz w:val="22"/>
          <w:szCs w:val="22"/>
        </w:rPr>
        <w:t>L</w:t>
      </w:r>
      <w:r w:rsidR="00880370" w:rsidRPr="00D5163E">
        <w:rPr>
          <w:bCs/>
          <w:sz w:val="22"/>
          <w:szCs w:val="22"/>
        </w:rPr>
        <w:t>.</w:t>
      </w:r>
    </w:p>
    <w:p w14:paraId="6C6C043B" w14:textId="77777777" w:rsidR="001100DE" w:rsidRPr="00D5163E" w:rsidRDefault="001100DE" w:rsidP="007E081C">
      <w:pPr>
        <w:spacing w:after="0"/>
      </w:pPr>
      <w:r w:rsidRPr="00D5163E">
        <w:t xml:space="preserve"> </w:t>
      </w:r>
    </w:p>
    <w:p w14:paraId="43AD818F" w14:textId="2FE6D920" w:rsidR="00A23CAD" w:rsidRPr="00D5163E" w:rsidRDefault="00A23CAD" w:rsidP="007E081C">
      <w:pPr>
        <w:spacing w:after="0"/>
      </w:pPr>
      <w:r w:rsidRPr="00D5163E">
        <w:rPr>
          <w:noProof/>
        </w:rPr>
        <w:drawing>
          <wp:inline distT="0" distB="0" distL="0" distR="0" wp14:anchorId="43BDA605" wp14:editId="218D193C">
            <wp:extent cx="2855343" cy="1978001"/>
            <wp:effectExtent l="0" t="0" r="254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3962" cy="1977044"/>
                    </a:xfrm>
                    <a:prstGeom prst="rect">
                      <a:avLst/>
                    </a:prstGeom>
                    <a:noFill/>
                    <a:ln>
                      <a:noFill/>
                    </a:ln>
                  </pic:spPr>
                </pic:pic>
              </a:graphicData>
            </a:graphic>
          </wp:inline>
        </w:drawing>
      </w:r>
      <w:r w:rsidRPr="00D5163E">
        <w:t xml:space="preserve">  </w:t>
      </w:r>
      <w:r w:rsidR="00F443E3" w:rsidRPr="00D5163E">
        <w:t xml:space="preserve"> </w:t>
      </w:r>
      <w:r w:rsidRPr="00D5163E">
        <w:rPr>
          <w:noProof/>
        </w:rPr>
        <w:drawing>
          <wp:inline distT="0" distB="0" distL="0" distR="0" wp14:anchorId="670D7B4B" wp14:editId="3D0DE91D">
            <wp:extent cx="2751826" cy="1975808"/>
            <wp:effectExtent l="0" t="0" r="0" b="57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47690" cy="1972839"/>
                    </a:xfrm>
                    <a:prstGeom prst="rect">
                      <a:avLst/>
                    </a:prstGeom>
                    <a:noFill/>
                    <a:ln>
                      <a:noFill/>
                    </a:ln>
                  </pic:spPr>
                </pic:pic>
              </a:graphicData>
            </a:graphic>
          </wp:inline>
        </w:drawing>
      </w:r>
    </w:p>
    <w:p w14:paraId="7EB04C26" w14:textId="77777777" w:rsidR="00A23CAD" w:rsidRPr="00D5163E" w:rsidRDefault="00A23CAD" w:rsidP="007E081C">
      <w:pPr>
        <w:spacing w:after="0"/>
      </w:pPr>
    </w:p>
    <w:p w14:paraId="4C6637C1" w14:textId="03BAF1B5" w:rsidR="00A23CAD" w:rsidRPr="00D5163E" w:rsidRDefault="00A23CAD" w:rsidP="007E081C">
      <w:pPr>
        <w:spacing w:after="0"/>
      </w:pPr>
      <w:r w:rsidRPr="00D5163E">
        <w:rPr>
          <w:noProof/>
        </w:rPr>
        <w:drawing>
          <wp:inline distT="0" distB="0" distL="0" distR="0" wp14:anchorId="69E2EFBD" wp14:editId="59B4E0F7">
            <wp:extent cx="2812211" cy="2284931"/>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10562" cy="2283591"/>
                    </a:xfrm>
                    <a:prstGeom prst="rect">
                      <a:avLst/>
                    </a:prstGeom>
                    <a:noFill/>
                    <a:ln>
                      <a:noFill/>
                    </a:ln>
                  </pic:spPr>
                </pic:pic>
              </a:graphicData>
            </a:graphic>
          </wp:inline>
        </w:drawing>
      </w:r>
      <w:r w:rsidRPr="00D5163E">
        <w:t xml:space="preserve">  </w:t>
      </w:r>
      <w:r w:rsidR="00F443E3" w:rsidRPr="00D5163E">
        <w:t xml:space="preserve">   </w:t>
      </w:r>
      <w:r w:rsidRPr="00D5163E">
        <w:rPr>
          <w:noProof/>
        </w:rPr>
        <w:drawing>
          <wp:inline distT="0" distB="0" distL="0" distR="0" wp14:anchorId="5E42477A" wp14:editId="0B273EFF">
            <wp:extent cx="2734574" cy="2291469"/>
            <wp:effectExtent l="0" t="0" r="889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37039" cy="2293535"/>
                    </a:xfrm>
                    <a:prstGeom prst="rect">
                      <a:avLst/>
                    </a:prstGeom>
                    <a:noFill/>
                    <a:ln>
                      <a:noFill/>
                    </a:ln>
                  </pic:spPr>
                </pic:pic>
              </a:graphicData>
            </a:graphic>
          </wp:inline>
        </w:drawing>
      </w:r>
    </w:p>
    <w:p w14:paraId="725027C8" w14:textId="11716794" w:rsidR="00A23CAD" w:rsidRPr="00D5163E" w:rsidRDefault="00A23CAD" w:rsidP="00DD7CE7">
      <w:pPr>
        <w:pStyle w:val="ListParagraph"/>
        <w:numPr>
          <w:ilvl w:val="3"/>
          <w:numId w:val="44"/>
        </w:numPr>
        <w:ind w:left="360"/>
        <w:jc w:val="center"/>
        <w:rPr>
          <w:rFonts w:ascii="Calibri" w:hAnsi="Calibri" w:cs="Calibri"/>
          <w:b/>
          <w:sz w:val="22"/>
          <w:szCs w:val="22"/>
        </w:rPr>
      </w:pPr>
      <w:r w:rsidRPr="00D5163E">
        <w:rPr>
          <w:rFonts w:ascii="Calibri" w:hAnsi="Calibri" w:cs="Calibri"/>
          <w:b/>
          <w:sz w:val="22"/>
          <w:szCs w:val="22"/>
        </w:rPr>
        <w:t>Conservative Scenario</w:t>
      </w:r>
    </w:p>
    <w:p w14:paraId="5A80A144" w14:textId="2D1E19ED" w:rsidR="00A23CAD" w:rsidRPr="00D5163E" w:rsidRDefault="00A23CAD" w:rsidP="007E081C">
      <w:pPr>
        <w:spacing w:after="0"/>
      </w:pPr>
      <w:r w:rsidRPr="00D5163E">
        <w:rPr>
          <w:noProof/>
        </w:rPr>
        <w:lastRenderedPageBreak/>
        <w:drawing>
          <wp:inline distT="0" distB="0" distL="0" distR="0" wp14:anchorId="2AC30FBC" wp14:editId="7BA87940">
            <wp:extent cx="2769079" cy="1934850"/>
            <wp:effectExtent l="0" t="0" r="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78244" cy="1941254"/>
                    </a:xfrm>
                    <a:prstGeom prst="rect">
                      <a:avLst/>
                    </a:prstGeom>
                    <a:noFill/>
                    <a:ln>
                      <a:noFill/>
                    </a:ln>
                  </pic:spPr>
                </pic:pic>
              </a:graphicData>
            </a:graphic>
          </wp:inline>
        </w:drawing>
      </w:r>
      <w:r w:rsidRPr="00D5163E">
        <w:t xml:space="preserve">  </w:t>
      </w:r>
      <w:r w:rsidR="00F443E3" w:rsidRPr="00D5163E">
        <w:t xml:space="preserve">   </w:t>
      </w:r>
      <w:r w:rsidRPr="00D5163E">
        <w:rPr>
          <w:noProof/>
        </w:rPr>
        <w:drawing>
          <wp:inline distT="0" distB="0" distL="0" distR="0" wp14:anchorId="31C8E9EC" wp14:editId="09408A6F">
            <wp:extent cx="2881174" cy="1940943"/>
            <wp:effectExtent l="0" t="0" r="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81174" cy="1940943"/>
                    </a:xfrm>
                    <a:prstGeom prst="rect">
                      <a:avLst/>
                    </a:prstGeom>
                    <a:noFill/>
                    <a:ln>
                      <a:noFill/>
                    </a:ln>
                  </pic:spPr>
                </pic:pic>
              </a:graphicData>
            </a:graphic>
          </wp:inline>
        </w:drawing>
      </w:r>
    </w:p>
    <w:p w14:paraId="13B79854" w14:textId="77777777" w:rsidR="00A23CAD" w:rsidRPr="00D5163E" w:rsidRDefault="00A23CAD" w:rsidP="007E081C">
      <w:pPr>
        <w:spacing w:after="0"/>
      </w:pPr>
    </w:p>
    <w:p w14:paraId="055B9434" w14:textId="1EA96B39" w:rsidR="00A23CAD" w:rsidRPr="00D5163E" w:rsidRDefault="00A23CAD" w:rsidP="007E081C">
      <w:pPr>
        <w:spacing w:after="0"/>
      </w:pPr>
      <w:r w:rsidRPr="00D5163E">
        <w:rPr>
          <w:noProof/>
        </w:rPr>
        <w:drawing>
          <wp:inline distT="0" distB="0" distL="0" distR="0" wp14:anchorId="30F005D1" wp14:editId="0C0B734F">
            <wp:extent cx="2820838" cy="2319662"/>
            <wp:effectExtent l="0" t="0" r="0"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18635" cy="2317850"/>
                    </a:xfrm>
                    <a:prstGeom prst="rect">
                      <a:avLst/>
                    </a:prstGeom>
                    <a:noFill/>
                    <a:ln>
                      <a:noFill/>
                    </a:ln>
                  </pic:spPr>
                </pic:pic>
              </a:graphicData>
            </a:graphic>
          </wp:inline>
        </w:drawing>
      </w:r>
      <w:r w:rsidRPr="00D5163E">
        <w:t xml:space="preserve">  </w:t>
      </w:r>
      <w:r w:rsidR="00F443E3" w:rsidRPr="00D5163E">
        <w:t xml:space="preserve"> </w:t>
      </w:r>
      <w:r w:rsidRPr="00D5163E">
        <w:rPr>
          <w:noProof/>
        </w:rPr>
        <w:drawing>
          <wp:inline distT="0" distB="0" distL="0" distR="0" wp14:anchorId="2DD0DE3E" wp14:editId="2E534CE8">
            <wp:extent cx="2838090" cy="2324643"/>
            <wp:effectExtent l="0" t="0" r="63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40860" cy="2326912"/>
                    </a:xfrm>
                    <a:prstGeom prst="rect">
                      <a:avLst/>
                    </a:prstGeom>
                    <a:noFill/>
                    <a:ln>
                      <a:noFill/>
                    </a:ln>
                  </pic:spPr>
                </pic:pic>
              </a:graphicData>
            </a:graphic>
          </wp:inline>
        </w:drawing>
      </w:r>
    </w:p>
    <w:p w14:paraId="235147B9" w14:textId="2FCDB3B3" w:rsidR="00A23CAD" w:rsidRPr="00D5163E" w:rsidRDefault="00A23CAD" w:rsidP="007E081C">
      <w:pPr>
        <w:pStyle w:val="ListParagraph2"/>
        <w:ind w:left="360"/>
        <w:jc w:val="center"/>
        <w:rPr>
          <w:rFonts w:ascii="Calibri" w:hAnsi="Calibri" w:cs="Arial"/>
          <w:b/>
          <w:sz w:val="22"/>
          <w:szCs w:val="22"/>
        </w:rPr>
      </w:pPr>
      <w:r w:rsidRPr="00D5163E">
        <w:rPr>
          <w:rFonts w:ascii="Calibri" w:hAnsi="Calibri" w:cs="Arial"/>
          <w:b/>
          <w:sz w:val="22"/>
          <w:szCs w:val="22"/>
        </w:rPr>
        <w:t>B. Optimistic Scenario</w:t>
      </w:r>
    </w:p>
    <w:p w14:paraId="43625E6F" w14:textId="77777777" w:rsidR="00A23CAD" w:rsidRPr="00D5163E" w:rsidRDefault="00A23CAD" w:rsidP="007E081C">
      <w:pPr>
        <w:pStyle w:val="ListParagraph2"/>
        <w:ind w:left="360"/>
        <w:jc w:val="both"/>
        <w:rPr>
          <w:rFonts w:ascii="Calibri" w:hAnsi="Calibri" w:cs="Arial"/>
          <w:b/>
          <w:sz w:val="22"/>
          <w:szCs w:val="22"/>
        </w:rPr>
      </w:pPr>
    </w:p>
    <w:p w14:paraId="0EC0FEEF" w14:textId="5C097441" w:rsidR="001100DE" w:rsidRPr="00D5163E" w:rsidRDefault="001100DE" w:rsidP="007E081C">
      <w:pPr>
        <w:pStyle w:val="ListParagraph2"/>
        <w:ind w:left="360"/>
        <w:jc w:val="center"/>
        <w:rPr>
          <w:b/>
        </w:rPr>
      </w:pPr>
      <w:r w:rsidRPr="00D5163E">
        <w:rPr>
          <w:rFonts w:ascii="Calibri" w:hAnsi="Calibri" w:cs="Arial"/>
          <w:b/>
          <w:sz w:val="22"/>
          <w:szCs w:val="22"/>
        </w:rPr>
        <w:t>Fig</w:t>
      </w:r>
      <w:r w:rsidR="005568D5" w:rsidRPr="00D5163E">
        <w:rPr>
          <w:rFonts w:ascii="Calibri" w:hAnsi="Calibri" w:cs="Arial"/>
          <w:b/>
          <w:sz w:val="22"/>
          <w:szCs w:val="22"/>
        </w:rPr>
        <w:t>.</w:t>
      </w:r>
      <w:r w:rsidRPr="00D5163E">
        <w:rPr>
          <w:rFonts w:ascii="Calibri" w:hAnsi="Calibri" w:cs="Arial"/>
          <w:b/>
          <w:sz w:val="22"/>
          <w:szCs w:val="22"/>
        </w:rPr>
        <w:t xml:space="preserve"> </w:t>
      </w:r>
      <w:r w:rsidR="00BA5FE9" w:rsidRPr="00D5163E">
        <w:rPr>
          <w:rFonts w:ascii="Calibri" w:hAnsi="Calibri" w:cs="Arial"/>
          <w:b/>
          <w:sz w:val="22"/>
          <w:szCs w:val="22"/>
        </w:rPr>
        <w:t>4</w:t>
      </w:r>
      <w:r w:rsidRPr="00D5163E">
        <w:rPr>
          <w:rFonts w:ascii="Calibri" w:hAnsi="Calibri" w:cs="Arial"/>
          <w:b/>
          <w:sz w:val="22"/>
          <w:szCs w:val="22"/>
        </w:rPr>
        <w:t xml:space="preserve">: Conservative </w:t>
      </w:r>
      <w:r w:rsidR="00A23CAD" w:rsidRPr="00D5163E">
        <w:rPr>
          <w:rFonts w:ascii="Calibri" w:hAnsi="Calibri" w:cs="Arial"/>
          <w:b/>
          <w:sz w:val="22"/>
          <w:szCs w:val="22"/>
        </w:rPr>
        <w:t xml:space="preserve">and optimistic </w:t>
      </w:r>
      <w:r w:rsidRPr="00D5163E">
        <w:rPr>
          <w:rFonts w:ascii="Calibri" w:hAnsi="Calibri" w:cs="Arial"/>
          <w:b/>
          <w:sz w:val="22"/>
          <w:szCs w:val="22"/>
        </w:rPr>
        <w:t>penetration rate and increased efficiency Scenario</w:t>
      </w:r>
      <w:r w:rsidR="00A23CAD" w:rsidRPr="00D5163E">
        <w:rPr>
          <w:rFonts w:ascii="Calibri" w:hAnsi="Calibri" w:cs="Arial"/>
          <w:b/>
          <w:sz w:val="22"/>
          <w:szCs w:val="22"/>
        </w:rPr>
        <w:t>s</w:t>
      </w:r>
    </w:p>
    <w:p w14:paraId="45DE954B" w14:textId="3EDCD2EE" w:rsidR="005956AF" w:rsidRPr="00D5163E" w:rsidRDefault="005956AF" w:rsidP="007E081C">
      <w:pPr>
        <w:tabs>
          <w:tab w:val="left" w:pos="3909"/>
        </w:tabs>
        <w:rPr>
          <w:rFonts w:cs="Calibri"/>
          <w:sz w:val="22"/>
          <w:szCs w:val="22"/>
        </w:rPr>
      </w:pPr>
    </w:p>
    <w:p w14:paraId="07124A39" w14:textId="77777777" w:rsidR="00B425DC" w:rsidRPr="00D5163E" w:rsidRDefault="00B425DC" w:rsidP="007E081C">
      <w:pPr>
        <w:pStyle w:val="ListParagraph"/>
        <w:jc w:val="both"/>
        <w:rPr>
          <w:rFonts w:cs="Segoe UI"/>
          <w:color w:val="000000"/>
          <w:sz w:val="20"/>
          <w:szCs w:val="20"/>
        </w:rPr>
      </w:pPr>
    </w:p>
    <w:p w14:paraId="63B6165E" w14:textId="77777777" w:rsidR="00393350" w:rsidRPr="00D5163E" w:rsidRDefault="00A91A62" w:rsidP="007E081C">
      <w:pPr>
        <w:numPr>
          <w:ilvl w:val="0"/>
          <w:numId w:val="8"/>
        </w:numPr>
        <w:spacing w:after="0"/>
        <w:rPr>
          <w:rFonts w:cs="Segoe UI"/>
          <w:color w:val="000000"/>
          <w:sz w:val="22"/>
          <w:szCs w:val="22"/>
        </w:rPr>
      </w:pPr>
      <w:r w:rsidRPr="00D5163E">
        <w:rPr>
          <w:b/>
          <w:sz w:val="22"/>
          <w:szCs w:val="22"/>
          <w:u w:val="single"/>
        </w:rPr>
        <w:t>P</w:t>
      </w:r>
      <w:r w:rsidR="00C644BD" w:rsidRPr="00D5163E">
        <w:rPr>
          <w:b/>
          <w:sz w:val="22"/>
          <w:szCs w:val="22"/>
          <w:u w:val="single"/>
        </w:rPr>
        <w:t>artnerships</w:t>
      </w:r>
      <w:r w:rsidR="00C644BD" w:rsidRPr="00D5163E">
        <w:rPr>
          <w:sz w:val="22"/>
          <w:szCs w:val="22"/>
        </w:rPr>
        <w:t xml:space="preserve">  </w:t>
      </w:r>
    </w:p>
    <w:p w14:paraId="5B84EDB0" w14:textId="77777777" w:rsidR="00354575" w:rsidRPr="00D5163E" w:rsidRDefault="00354575" w:rsidP="007E081C">
      <w:pPr>
        <w:spacing w:after="0"/>
        <w:ind w:left="720"/>
        <w:rPr>
          <w:i/>
          <w:sz w:val="22"/>
          <w:szCs w:val="22"/>
        </w:rPr>
      </w:pPr>
    </w:p>
    <w:p w14:paraId="159F551A" w14:textId="0809A2D0" w:rsidR="003E76FE" w:rsidRPr="00D5163E" w:rsidRDefault="003E76FE" w:rsidP="007E081C">
      <w:pPr>
        <w:pStyle w:val="ListParagraph"/>
        <w:spacing w:after="104" w:line="248" w:lineRule="auto"/>
        <w:ind w:right="409"/>
        <w:jc w:val="both"/>
        <w:rPr>
          <w:rFonts w:ascii="Calibri" w:hAnsi="Calibri" w:cs="Calibri"/>
          <w:b/>
          <w:smallCaps/>
          <w:sz w:val="22"/>
          <w:szCs w:val="22"/>
        </w:rPr>
      </w:pPr>
      <w:r w:rsidRPr="00D5163E">
        <w:rPr>
          <w:rFonts w:ascii="Calibri" w:hAnsi="Calibri" w:cs="Calibri"/>
          <w:sz w:val="22"/>
          <w:szCs w:val="22"/>
        </w:rPr>
        <w:t xml:space="preserve">The project will be executed by the Ministry of Energy and Mineral Resources (MEMR). This project is part of the global programmatic framework for which </w:t>
      </w:r>
      <w:r w:rsidR="002C5619">
        <w:rPr>
          <w:rFonts w:ascii="Calibri" w:hAnsi="Calibri" w:cs="Calibri"/>
          <w:sz w:val="22"/>
          <w:szCs w:val="22"/>
        </w:rPr>
        <w:t>UNEP</w:t>
      </w:r>
      <w:r w:rsidRPr="00D5163E">
        <w:rPr>
          <w:rFonts w:ascii="Calibri" w:hAnsi="Calibri" w:cs="Calibri"/>
          <w:sz w:val="22"/>
          <w:szCs w:val="22"/>
        </w:rPr>
        <w:t xml:space="preserve"> is the lead GEF Agency. UNDP will </w:t>
      </w:r>
      <w:r w:rsidR="00E87AB0">
        <w:rPr>
          <w:rFonts w:ascii="Calibri" w:hAnsi="Calibri" w:cs="Calibri"/>
          <w:sz w:val="22"/>
          <w:szCs w:val="22"/>
        </w:rPr>
        <w:t xml:space="preserve">be responsible for the </w:t>
      </w:r>
      <w:r w:rsidRPr="00D5163E">
        <w:rPr>
          <w:rFonts w:ascii="Calibri" w:hAnsi="Calibri" w:cs="Calibri"/>
          <w:sz w:val="22"/>
          <w:szCs w:val="22"/>
        </w:rPr>
        <w:t xml:space="preserve">implementation of </w:t>
      </w:r>
      <w:r w:rsidR="00E87AB0">
        <w:rPr>
          <w:rFonts w:ascii="Calibri" w:hAnsi="Calibri" w:cs="Calibri"/>
          <w:sz w:val="22"/>
          <w:szCs w:val="22"/>
        </w:rPr>
        <w:t xml:space="preserve">Component 1 and Component 3 of </w:t>
      </w:r>
      <w:r w:rsidRPr="00D5163E">
        <w:rPr>
          <w:rFonts w:ascii="Calibri" w:hAnsi="Calibri" w:cs="Calibri"/>
          <w:sz w:val="22"/>
          <w:szCs w:val="22"/>
        </w:rPr>
        <w:t>the project in Indonesia</w:t>
      </w:r>
      <w:r w:rsidR="00E87AB0">
        <w:rPr>
          <w:rFonts w:ascii="Calibri" w:hAnsi="Calibri" w:cs="Calibri"/>
          <w:sz w:val="22"/>
          <w:szCs w:val="22"/>
        </w:rPr>
        <w:t xml:space="preserve"> as per the terms and conditions set out in this Project Document. UNEP will be responsible for the implementation of </w:t>
      </w:r>
      <w:r w:rsidR="00FD4A39" w:rsidRPr="00A966DD">
        <w:rPr>
          <w:rFonts w:asciiTheme="majorHAnsi" w:eastAsia="Times New Roman" w:hAnsiTheme="majorHAnsi" w:cstheme="majorHAnsi"/>
          <w:i/>
          <w:iCs/>
          <w:sz w:val="22"/>
          <w:szCs w:val="22"/>
          <w:lang w:val="en-AU"/>
        </w:rPr>
        <w:t>Component 2</w:t>
      </w:r>
      <w:r w:rsidR="00E87AB0">
        <w:rPr>
          <w:rFonts w:asciiTheme="majorHAnsi" w:eastAsia="Times New Roman" w:hAnsiTheme="majorHAnsi" w:cstheme="majorHAnsi"/>
          <w:i/>
          <w:iCs/>
          <w:sz w:val="22"/>
          <w:szCs w:val="22"/>
          <w:lang w:val="en-AU"/>
        </w:rPr>
        <w:t xml:space="preserve"> of the project, as per the terms and conditions set out </w:t>
      </w:r>
      <w:r w:rsidR="00FD4A39" w:rsidRPr="00A966DD">
        <w:rPr>
          <w:rFonts w:asciiTheme="majorHAnsi" w:eastAsia="Times New Roman" w:hAnsiTheme="majorHAnsi" w:cstheme="majorHAnsi"/>
          <w:i/>
          <w:iCs/>
          <w:sz w:val="22"/>
          <w:szCs w:val="22"/>
          <w:lang w:val="en-AU"/>
        </w:rPr>
        <w:t xml:space="preserve">in their Project Collaboration Agreement </w:t>
      </w:r>
      <w:r w:rsidR="00E87AB0">
        <w:rPr>
          <w:rFonts w:asciiTheme="majorHAnsi" w:eastAsia="Times New Roman" w:hAnsiTheme="majorHAnsi" w:cstheme="majorHAnsi"/>
          <w:i/>
          <w:iCs/>
          <w:sz w:val="22"/>
          <w:szCs w:val="22"/>
          <w:lang w:val="en-AU"/>
        </w:rPr>
        <w:t xml:space="preserve">to be agreed and </w:t>
      </w:r>
      <w:r w:rsidR="00FD4A39" w:rsidRPr="00A966DD">
        <w:rPr>
          <w:rFonts w:asciiTheme="majorHAnsi" w:eastAsia="Times New Roman" w:hAnsiTheme="majorHAnsi" w:cstheme="majorHAnsi"/>
          <w:i/>
          <w:iCs/>
          <w:sz w:val="22"/>
          <w:szCs w:val="22"/>
          <w:lang w:val="en-AU"/>
        </w:rPr>
        <w:t xml:space="preserve">signed </w:t>
      </w:r>
      <w:r w:rsidR="00E87AB0">
        <w:rPr>
          <w:rFonts w:asciiTheme="majorHAnsi" w:eastAsia="Times New Roman" w:hAnsiTheme="majorHAnsi" w:cstheme="majorHAnsi"/>
          <w:i/>
          <w:iCs/>
          <w:sz w:val="22"/>
          <w:szCs w:val="22"/>
          <w:lang w:val="en-AU"/>
        </w:rPr>
        <w:t>between UNEP and</w:t>
      </w:r>
      <w:r w:rsidR="00FD4A39" w:rsidRPr="00A966DD">
        <w:rPr>
          <w:rFonts w:asciiTheme="majorHAnsi" w:eastAsia="Times New Roman" w:hAnsiTheme="majorHAnsi" w:cstheme="majorHAnsi"/>
          <w:i/>
          <w:iCs/>
          <w:sz w:val="22"/>
          <w:szCs w:val="22"/>
          <w:lang w:val="en-AU"/>
        </w:rPr>
        <w:t xml:space="preserve"> </w:t>
      </w:r>
      <w:r w:rsidR="00BA1918">
        <w:rPr>
          <w:rFonts w:asciiTheme="majorHAnsi" w:eastAsia="Times New Roman" w:hAnsiTheme="majorHAnsi" w:cstheme="majorHAnsi"/>
          <w:i/>
          <w:iCs/>
          <w:sz w:val="22"/>
          <w:szCs w:val="22"/>
          <w:lang w:val="en-AU"/>
        </w:rPr>
        <w:t xml:space="preserve">the </w:t>
      </w:r>
      <w:r w:rsidR="00FD4A39" w:rsidRPr="00A966DD">
        <w:rPr>
          <w:rFonts w:asciiTheme="majorHAnsi" w:eastAsia="Times New Roman" w:hAnsiTheme="majorHAnsi" w:cstheme="majorHAnsi"/>
          <w:i/>
          <w:iCs/>
          <w:sz w:val="22"/>
          <w:szCs w:val="22"/>
          <w:lang w:val="en-AU"/>
        </w:rPr>
        <w:t>government</w:t>
      </w:r>
      <w:r w:rsidR="00BA1918">
        <w:rPr>
          <w:rFonts w:asciiTheme="majorHAnsi" w:eastAsia="Times New Roman" w:hAnsiTheme="majorHAnsi" w:cstheme="majorHAnsi"/>
          <w:i/>
          <w:iCs/>
          <w:sz w:val="22"/>
          <w:szCs w:val="22"/>
          <w:lang w:val="en-AU"/>
        </w:rPr>
        <w:t xml:space="preserve"> of Indonesia</w:t>
      </w:r>
      <w:r w:rsidR="00F9381E">
        <w:rPr>
          <w:rFonts w:ascii="Calibri" w:hAnsi="Calibri" w:cs="Calibri"/>
          <w:sz w:val="22"/>
          <w:szCs w:val="22"/>
        </w:rPr>
        <w:t>)</w:t>
      </w:r>
      <w:r w:rsidRPr="00D5163E">
        <w:rPr>
          <w:rFonts w:ascii="Calibri" w:hAnsi="Calibri" w:cs="Calibri"/>
          <w:sz w:val="22"/>
          <w:szCs w:val="22"/>
        </w:rPr>
        <w:t xml:space="preserve">. The initiative will follow the institutional structure as described in Section 6 of the Program Framework Document. The national project steering committee will be composed of the Ministry of Industry, Ministry of Finance, Ministry of Trade, </w:t>
      </w:r>
      <w:r w:rsidR="00126561" w:rsidRPr="00D5163E">
        <w:rPr>
          <w:rFonts w:ascii="Calibri" w:hAnsi="Calibri" w:cs="Calibri"/>
          <w:sz w:val="22"/>
          <w:szCs w:val="22"/>
        </w:rPr>
        <w:t>Lighting Industry</w:t>
      </w:r>
      <w:r w:rsidRPr="00D5163E">
        <w:rPr>
          <w:rFonts w:ascii="Calibri" w:hAnsi="Calibri" w:cs="Calibri"/>
          <w:sz w:val="22"/>
          <w:szCs w:val="22"/>
        </w:rPr>
        <w:t xml:space="preserve"> </w:t>
      </w:r>
      <w:r w:rsidR="00126561" w:rsidRPr="00D5163E">
        <w:rPr>
          <w:rFonts w:ascii="Calibri" w:hAnsi="Calibri" w:cs="Calibri"/>
          <w:sz w:val="22"/>
          <w:szCs w:val="22"/>
        </w:rPr>
        <w:t>A</w:t>
      </w:r>
      <w:r w:rsidRPr="00D5163E">
        <w:rPr>
          <w:rFonts w:ascii="Calibri" w:hAnsi="Calibri" w:cs="Calibri"/>
          <w:sz w:val="22"/>
          <w:szCs w:val="22"/>
        </w:rPr>
        <w:t xml:space="preserve">ssociation, Indonesia National Standards Organization BSN, national lamp testing laboratories, </w:t>
      </w:r>
      <w:r w:rsidR="002C5619">
        <w:rPr>
          <w:rFonts w:ascii="Calibri" w:hAnsi="Calibri" w:cs="Calibri"/>
          <w:sz w:val="22"/>
          <w:szCs w:val="22"/>
        </w:rPr>
        <w:t>UNEP</w:t>
      </w:r>
      <w:r w:rsidRPr="00D5163E">
        <w:rPr>
          <w:rFonts w:ascii="Calibri" w:hAnsi="Calibri" w:cs="Calibri"/>
          <w:sz w:val="22"/>
          <w:szCs w:val="22"/>
        </w:rPr>
        <w:t xml:space="preserve"> and UNDP. International project partners including international organizations, global manufacturers, utilities</w:t>
      </w:r>
      <w:r w:rsidR="00291ACD" w:rsidRPr="00D5163E">
        <w:rPr>
          <w:rFonts w:ascii="Calibri" w:hAnsi="Calibri" w:cs="Calibri"/>
          <w:sz w:val="22"/>
          <w:szCs w:val="22"/>
        </w:rPr>
        <w:t>, and gender equality-focused organizations working in energy</w:t>
      </w:r>
      <w:r w:rsidRPr="00D5163E">
        <w:rPr>
          <w:rFonts w:ascii="Calibri" w:hAnsi="Calibri" w:cs="Calibri"/>
          <w:sz w:val="22"/>
          <w:szCs w:val="22"/>
        </w:rPr>
        <w:t xml:space="preserve"> will support the project to achieve its objectives. This support will come in form of in-kind co-financing and parallel activities such as expertise </w:t>
      </w:r>
      <w:r w:rsidRPr="00D5163E">
        <w:rPr>
          <w:rFonts w:ascii="Calibri" w:hAnsi="Calibri" w:cs="Calibri"/>
          <w:sz w:val="22"/>
          <w:szCs w:val="22"/>
        </w:rPr>
        <w:lastRenderedPageBreak/>
        <w:t>on setting MEPS, training on efficient lighting manufacturing, market surveillance activities, public awareness campaign</w:t>
      </w:r>
      <w:r w:rsidR="00126561" w:rsidRPr="00D5163E">
        <w:rPr>
          <w:rFonts w:ascii="Calibri" w:hAnsi="Calibri" w:cs="Calibri"/>
          <w:sz w:val="22"/>
          <w:szCs w:val="22"/>
        </w:rPr>
        <w:t>s</w:t>
      </w:r>
      <w:r w:rsidRPr="00D5163E">
        <w:rPr>
          <w:rFonts w:ascii="Calibri" w:hAnsi="Calibri" w:cs="Calibri"/>
          <w:sz w:val="22"/>
          <w:szCs w:val="22"/>
        </w:rPr>
        <w:t xml:space="preserve"> and regulatory making process</w:t>
      </w:r>
      <w:r w:rsidR="00126561" w:rsidRPr="00D5163E">
        <w:rPr>
          <w:rFonts w:ascii="Calibri" w:hAnsi="Calibri" w:cs="Calibri"/>
          <w:sz w:val="22"/>
          <w:szCs w:val="22"/>
        </w:rPr>
        <w:t>es</w:t>
      </w:r>
      <w:r w:rsidRPr="00D5163E">
        <w:rPr>
          <w:rFonts w:ascii="Calibri" w:hAnsi="Calibri" w:cs="Calibri"/>
          <w:sz w:val="22"/>
          <w:szCs w:val="22"/>
        </w:rPr>
        <w:t>.</w:t>
      </w:r>
    </w:p>
    <w:p w14:paraId="1C9089F5" w14:textId="77777777" w:rsidR="003E76FE" w:rsidRPr="00D5163E" w:rsidRDefault="003E76FE" w:rsidP="007E081C">
      <w:pPr>
        <w:spacing w:after="0"/>
        <w:ind w:left="720"/>
        <w:rPr>
          <w:sz w:val="22"/>
          <w:szCs w:val="22"/>
        </w:rPr>
      </w:pPr>
    </w:p>
    <w:p w14:paraId="700948BA" w14:textId="442D675F" w:rsidR="00BE769E" w:rsidRPr="00D5163E" w:rsidRDefault="00354575" w:rsidP="007E081C">
      <w:pPr>
        <w:spacing w:after="0"/>
        <w:ind w:left="720"/>
        <w:rPr>
          <w:sz w:val="22"/>
          <w:szCs w:val="22"/>
        </w:rPr>
      </w:pPr>
      <w:r w:rsidRPr="00D5163E">
        <w:rPr>
          <w:sz w:val="22"/>
          <w:szCs w:val="22"/>
        </w:rPr>
        <w:t xml:space="preserve">Partners include companies throughout the lighting value chain, financial institutions, academic institutions and laboratory and research centers who will work together in the three-year project which is co-implemented by UNDP and </w:t>
      </w:r>
      <w:r w:rsidR="002C5619">
        <w:rPr>
          <w:sz w:val="22"/>
          <w:szCs w:val="22"/>
        </w:rPr>
        <w:t>UNEP</w:t>
      </w:r>
      <w:r w:rsidRPr="00D5163E">
        <w:rPr>
          <w:sz w:val="22"/>
          <w:szCs w:val="22"/>
        </w:rPr>
        <w:t xml:space="preserve"> with the MEMR as the project executing agency.</w:t>
      </w:r>
    </w:p>
    <w:p w14:paraId="2F3807C6" w14:textId="77777777" w:rsidR="00354575" w:rsidRPr="00D5163E" w:rsidRDefault="00354575" w:rsidP="007E081C">
      <w:pPr>
        <w:spacing w:after="0"/>
        <w:ind w:left="720"/>
        <w:rPr>
          <w:i/>
          <w:szCs w:val="20"/>
        </w:rPr>
      </w:pPr>
    </w:p>
    <w:p w14:paraId="138F08AE" w14:textId="51F1C026" w:rsidR="00BE769E" w:rsidRPr="00D5163E" w:rsidRDefault="005568D5" w:rsidP="007E081C">
      <w:pPr>
        <w:spacing w:after="0"/>
        <w:ind w:left="720"/>
        <w:jc w:val="center"/>
        <w:rPr>
          <w:rFonts w:cs="Segoe UI"/>
          <w:b/>
          <w:color w:val="000000"/>
          <w:sz w:val="22"/>
          <w:szCs w:val="22"/>
        </w:rPr>
      </w:pPr>
      <w:r w:rsidRPr="00D5163E">
        <w:rPr>
          <w:rFonts w:cs="Segoe UI"/>
          <w:b/>
          <w:color w:val="000000"/>
          <w:sz w:val="22"/>
          <w:szCs w:val="22"/>
        </w:rPr>
        <w:t>Table 5: ADLIGHT Partners and Roles in the Project</w:t>
      </w:r>
    </w:p>
    <w:p w14:paraId="1F500925" w14:textId="77777777" w:rsidR="005568D5" w:rsidRPr="00D5163E" w:rsidRDefault="005568D5" w:rsidP="007E081C">
      <w:pPr>
        <w:spacing w:after="0"/>
        <w:ind w:left="720"/>
        <w:rPr>
          <w:rFonts w:cs="Segoe UI"/>
          <w:color w:val="000000"/>
          <w:szCs w:val="20"/>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9"/>
        <w:gridCol w:w="5441"/>
      </w:tblGrid>
      <w:tr w:rsidR="00B15527" w:rsidRPr="00D5163E" w14:paraId="273FA1A0" w14:textId="77777777" w:rsidTr="003F1F74">
        <w:trPr>
          <w:tblHeader/>
        </w:trPr>
        <w:tc>
          <w:tcPr>
            <w:tcW w:w="3258" w:type="dxa"/>
            <w:shd w:val="clear" w:color="auto" w:fill="F2F2F2"/>
          </w:tcPr>
          <w:p w14:paraId="714CB534" w14:textId="77777777" w:rsidR="003E76FE" w:rsidRPr="00D5163E" w:rsidRDefault="003E76FE" w:rsidP="007E081C">
            <w:pPr>
              <w:spacing w:after="0"/>
              <w:jc w:val="center"/>
              <w:rPr>
                <w:rFonts w:cs="Calibri"/>
                <w:b/>
                <w:color w:val="000000"/>
                <w:szCs w:val="20"/>
              </w:rPr>
            </w:pPr>
            <w:r w:rsidRPr="00D5163E">
              <w:rPr>
                <w:rFonts w:cs="Calibri"/>
                <w:b/>
                <w:color w:val="000000"/>
                <w:szCs w:val="20"/>
              </w:rPr>
              <w:t>Partners</w:t>
            </w:r>
          </w:p>
        </w:tc>
        <w:tc>
          <w:tcPr>
            <w:tcW w:w="5598" w:type="dxa"/>
            <w:shd w:val="clear" w:color="auto" w:fill="F2F2F2"/>
          </w:tcPr>
          <w:p w14:paraId="26D07C5C" w14:textId="77777777" w:rsidR="003E76FE" w:rsidRPr="00D5163E" w:rsidRDefault="003E76FE" w:rsidP="007E081C">
            <w:pPr>
              <w:spacing w:after="0"/>
              <w:jc w:val="center"/>
              <w:rPr>
                <w:rFonts w:cs="Calibri"/>
                <w:b/>
                <w:color w:val="000000"/>
                <w:szCs w:val="20"/>
              </w:rPr>
            </w:pPr>
            <w:r w:rsidRPr="00D5163E">
              <w:rPr>
                <w:rFonts w:cs="Calibri"/>
                <w:b/>
                <w:color w:val="000000"/>
                <w:szCs w:val="20"/>
              </w:rPr>
              <w:t>Role in Project Implementation</w:t>
            </w:r>
          </w:p>
        </w:tc>
      </w:tr>
      <w:tr w:rsidR="003E76FE" w:rsidRPr="00D5163E" w14:paraId="1B4FFB02" w14:textId="77777777" w:rsidTr="003F1F74">
        <w:tc>
          <w:tcPr>
            <w:tcW w:w="3258" w:type="dxa"/>
            <w:shd w:val="clear" w:color="auto" w:fill="auto"/>
          </w:tcPr>
          <w:p w14:paraId="4F28468C" w14:textId="555F0535" w:rsidR="003E76FE" w:rsidRPr="00D5163E" w:rsidRDefault="00F443E3" w:rsidP="002C2489">
            <w:pPr>
              <w:spacing w:after="0"/>
              <w:rPr>
                <w:rFonts w:cs="Calibri"/>
                <w:color w:val="000000"/>
                <w:szCs w:val="20"/>
              </w:rPr>
            </w:pPr>
            <w:r w:rsidRPr="00D5163E">
              <w:rPr>
                <w:rFonts w:cs="Calibri"/>
                <w:szCs w:val="20"/>
              </w:rPr>
              <w:t>Ministry of Energy and Mineral Resources</w:t>
            </w:r>
            <w:r w:rsidRPr="00D5163E">
              <w:rPr>
                <w:rFonts w:cs="Calibri"/>
                <w:color w:val="000000"/>
                <w:szCs w:val="20"/>
              </w:rPr>
              <w:t xml:space="preserve">  (</w:t>
            </w:r>
            <w:r w:rsidR="00AD3F0D" w:rsidRPr="00D5163E">
              <w:rPr>
                <w:rFonts w:cs="Calibri"/>
                <w:color w:val="000000"/>
                <w:szCs w:val="20"/>
              </w:rPr>
              <w:t>MEMR</w:t>
            </w:r>
            <w:r w:rsidRPr="00D5163E">
              <w:rPr>
                <w:rFonts w:cs="Calibri"/>
                <w:color w:val="000000"/>
                <w:szCs w:val="20"/>
              </w:rPr>
              <w:t>)</w:t>
            </w:r>
          </w:p>
        </w:tc>
        <w:tc>
          <w:tcPr>
            <w:tcW w:w="5598" w:type="dxa"/>
            <w:shd w:val="clear" w:color="auto" w:fill="auto"/>
          </w:tcPr>
          <w:p w14:paraId="57275761" w14:textId="77777777" w:rsidR="003E76FE" w:rsidRPr="00D5163E" w:rsidRDefault="00AD3F0D" w:rsidP="007E081C">
            <w:pPr>
              <w:spacing w:after="0"/>
              <w:rPr>
                <w:rFonts w:cs="Calibri"/>
                <w:color w:val="000000"/>
                <w:szCs w:val="20"/>
              </w:rPr>
            </w:pPr>
            <w:r w:rsidRPr="00D5163E">
              <w:rPr>
                <w:rFonts w:cs="Calibri"/>
                <w:color w:val="000000"/>
                <w:szCs w:val="20"/>
              </w:rPr>
              <w:t>Provide</w:t>
            </w:r>
            <w:r w:rsidR="008926C5" w:rsidRPr="00D5163E">
              <w:rPr>
                <w:rFonts w:cs="Calibri"/>
                <w:color w:val="000000"/>
                <w:szCs w:val="20"/>
              </w:rPr>
              <w:t>s</w:t>
            </w:r>
            <w:r w:rsidRPr="00D5163E">
              <w:rPr>
                <w:rFonts w:cs="Calibri"/>
                <w:color w:val="000000"/>
                <w:szCs w:val="20"/>
              </w:rPr>
              <w:t xml:space="preserve"> overall direction and oversight as the Executing Agency; </w:t>
            </w:r>
            <w:r w:rsidR="008926C5" w:rsidRPr="00D5163E">
              <w:rPr>
                <w:rFonts w:cs="Calibri"/>
                <w:color w:val="000000"/>
                <w:szCs w:val="20"/>
              </w:rPr>
              <w:t xml:space="preserve">acts as </w:t>
            </w:r>
            <w:r w:rsidRPr="00D5163E">
              <w:rPr>
                <w:rFonts w:cs="Calibri"/>
                <w:color w:val="000000"/>
                <w:szCs w:val="20"/>
              </w:rPr>
              <w:t xml:space="preserve">Chairman of the National Steering Committee; provide the lead role in coordinating with other ministries and agencies in pushing forward the goals and objectives of the efficient lighting industry program and resolving inter-ministry barriers   </w:t>
            </w:r>
          </w:p>
        </w:tc>
      </w:tr>
      <w:tr w:rsidR="003E76FE" w:rsidRPr="00D5163E" w14:paraId="307FF9AE" w14:textId="77777777" w:rsidTr="003F1F74">
        <w:tc>
          <w:tcPr>
            <w:tcW w:w="3258" w:type="dxa"/>
            <w:shd w:val="clear" w:color="auto" w:fill="auto"/>
          </w:tcPr>
          <w:p w14:paraId="665D3C3D" w14:textId="7D802FBB" w:rsidR="003E76FE" w:rsidRPr="00D5163E" w:rsidRDefault="00F443E3" w:rsidP="002C2489">
            <w:pPr>
              <w:spacing w:after="0"/>
              <w:rPr>
                <w:rFonts w:cs="Calibri"/>
                <w:color w:val="000000"/>
                <w:szCs w:val="20"/>
              </w:rPr>
            </w:pPr>
            <w:r w:rsidRPr="00D5163E">
              <w:rPr>
                <w:rFonts w:eastAsia="Calibri" w:cs="Calibri"/>
                <w:szCs w:val="20"/>
              </w:rPr>
              <w:t>Directorate General of New-Renewable Energy and Energy Conservation</w:t>
            </w:r>
            <w:r w:rsidRPr="00D5163E">
              <w:rPr>
                <w:rFonts w:cs="Calibri"/>
                <w:color w:val="000000"/>
                <w:szCs w:val="20"/>
              </w:rPr>
              <w:t xml:space="preserve">  (</w:t>
            </w:r>
            <w:r w:rsidR="00AD3F0D" w:rsidRPr="00D5163E">
              <w:rPr>
                <w:rFonts w:cs="Calibri"/>
                <w:color w:val="000000"/>
                <w:szCs w:val="20"/>
              </w:rPr>
              <w:t>DGNREEC</w:t>
            </w:r>
            <w:r w:rsidRPr="00D5163E">
              <w:rPr>
                <w:rFonts w:cs="Calibri"/>
                <w:color w:val="000000"/>
                <w:szCs w:val="20"/>
              </w:rPr>
              <w:t>)</w:t>
            </w:r>
          </w:p>
        </w:tc>
        <w:tc>
          <w:tcPr>
            <w:tcW w:w="5598" w:type="dxa"/>
            <w:shd w:val="clear" w:color="auto" w:fill="auto"/>
          </w:tcPr>
          <w:p w14:paraId="21DCD910" w14:textId="385076C8" w:rsidR="003E76FE" w:rsidRPr="00D5163E" w:rsidRDefault="008926C5" w:rsidP="007E081C">
            <w:pPr>
              <w:spacing w:after="0"/>
              <w:rPr>
                <w:rFonts w:cs="Calibri"/>
                <w:color w:val="000000"/>
                <w:szCs w:val="20"/>
              </w:rPr>
            </w:pPr>
            <w:r w:rsidRPr="00D5163E">
              <w:rPr>
                <w:rFonts w:cs="Calibri"/>
                <w:color w:val="000000"/>
                <w:szCs w:val="20"/>
              </w:rPr>
              <w:t xml:space="preserve">Acts as the Responsible Party for the project and leads the Project Management Unit for the day-to-day operations and resolution of issues to ensure smooth implementation of the project; provides technical support for the technology programs; coordinates </w:t>
            </w:r>
            <w:r w:rsidR="00C749D2" w:rsidRPr="00D5163E">
              <w:rPr>
                <w:rFonts w:cs="Calibri"/>
                <w:color w:val="000000"/>
                <w:szCs w:val="20"/>
              </w:rPr>
              <w:t xml:space="preserve">with other government agencies </w:t>
            </w:r>
            <w:r w:rsidRPr="00D5163E">
              <w:rPr>
                <w:rFonts w:cs="Calibri"/>
                <w:color w:val="000000"/>
                <w:szCs w:val="20"/>
              </w:rPr>
              <w:t xml:space="preserve">as well as UNDP and </w:t>
            </w:r>
            <w:r w:rsidR="002C5619">
              <w:rPr>
                <w:rFonts w:cs="Calibri"/>
                <w:color w:val="000000"/>
                <w:szCs w:val="20"/>
              </w:rPr>
              <w:t>UNEP</w:t>
            </w:r>
            <w:r w:rsidRPr="00D5163E">
              <w:rPr>
                <w:rFonts w:cs="Calibri"/>
                <w:color w:val="000000"/>
                <w:szCs w:val="20"/>
              </w:rPr>
              <w:t xml:space="preserve"> </w:t>
            </w:r>
          </w:p>
        </w:tc>
      </w:tr>
      <w:tr w:rsidR="003E76FE" w:rsidRPr="00D5163E" w14:paraId="0F2451DF" w14:textId="77777777" w:rsidTr="003F1F74">
        <w:tc>
          <w:tcPr>
            <w:tcW w:w="3258" w:type="dxa"/>
            <w:shd w:val="clear" w:color="auto" w:fill="auto"/>
          </w:tcPr>
          <w:p w14:paraId="389A4AE6" w14:textId="24A1A4F9" w:rsidR="003E76FE" w:rsidRPr="00D5163E" w:rsidRDefault="000B3031" w:rsidP="002C2489">
            <w:pPr>
              <w:spacing w:after="0"/>
              <w:rPr>
                <w:rFonts w:cs="Calibri"/>
                <w:color w:val="000000"/>
                <w:szCs w:val="20"/>
              </w:rPr>
            </w:pPr>
            <w:r w:rsidRPr="00D5163E">
              <w:rPr>
                <w:rFonts w:cs="Calibri"/>
                <w:i/>
                <w:color w:val="000000"/>
                <w:szCs w:val="20"/>
              </w:rPr>
              <w:t xml:space="preserve">MEMR </w:t>
            </w:r>
            <w:r w:rsidRPr="00D5163E">
              <w:rPr>
                <w:i/>
              </w:rPr>
              <w:t>P3TK EBTKE</w:t>
            </w:r>
            <w:r w:rsidRPr="00D5163E">
              <w:t xml:space="preserve"> (Research and Development of DGNREEC) </w:t>
            </w:r>
          </w:p>
        </w:tc>
        <w:tc>
          <w:tcPr>
            <w:tcW w:w="5598" w:type="dxa"/>
            <w:shd w:val="clear" w:color="auto" w:fill="auto"/>
          </w:tcPr>
          <w:p w14:paraId="1238265C" w14:textId="77777777" w:rsidR="003E76FE" w:rsidRPr="00D5163E" w:rsidRDefault="008926C5" w:rsidP="007E081C">
            <w:pPr>
              <w:spacing w:after="0"/>
              <w:rPr>
                <w:rFonts w:cs="Calibri"/>
                <w:color w:val="000000"/>
                <w:szCs w:val="20"/>
              </w:rPr>
            </w:pPr>
            <w:r w:rsidRPr="00D5163E">
              <w:rPr>
                <w:rFonts w:cs="Calibri"/>
                <w:color w:val="000000"/>
                <w:szCs w:val="20"/>
              </w:rPr>
              <w:t>Provides technical support and laboratory services for the needs of the LED industry; leads the cap</w:t>
            </w:r>
            <w:r w:rsidR="00126561" w:rsidRPr="00D5163E">
              <w:rPr>
                <w:rFonts w:cs="Calibri"/>
                <w:color w:val="000000"/>
                <w:szCs w:val="20"/>
              </w:rPr>
              <w:t>a</w:t>
            </w:r>
            <w:r w:rsidRPr="00D5163E">
              <w:rPr>
                <w:rFonts w:cs="Calibri"/>
                <w:color w:val="000000"/>
                <w:szCs w:val="20"/>
              </w:rPr>
              <w:t>city building and accreditation of laboratory facilities in meeting the MEPS/</w:t>
            </w:r>
            <w:r w:rsidRPr="00D5163E">
              <w:rPr>
                <w:rFonts w:cs="Calibri"/>
                <w:i/>
                <w:color w:val="000000"/>
                <w:szCs w:val="20"/>
              </w:rPr>
              <w:t>SNI</w:t>
            </w:r>
            <w:r w:rsidRPr="00D5163E">
              <w:rPr>
                <w:rFonts w:cs="Calibri"/>
                <w:color w:val="000000"/>
                <w:szCs w:val="20"/>
              </w:rPr>
              <w:t xml:space="preserve"> standard requirement, benchmarking and round-robin testing </w:t>
            </w:r>
          </w:p>
        </w:tc>
      </w:tr>
      <w:tr w:rsidR="003E76FE" w:rsidRPr="00D5163E" w14:paraId="32B1851A" w14:textId="77777777" w:rsidTr="003F1F74">
        <w:tc>
          <w:tcPr>
            <w:tcW w:w="3258" w:type="dxa"/>
            <w:shd w:val="clear" w:color="auto" w:fill="auto"/>
          </w:tcPr>
          <w:p w14:paraId="7F657F32" w14:textId="52B6CB6D" w:rsidR="003E76FE" w:rsidRPr="00D5163E" w:rsidRDefault="00AD3F0D" w:rsidP="002C2489">
            <w:pPr>
              <w:spacing w:after="0"/>
              <w:rPr>
                <w:rFonts w:cs="Calibri"/>
                <w:color w:val="000000"/>
                <w:szCs w:val="20"/>
              </w:rPr>
            </w:pPr>
            <w:r w:rsidRPr="00D5163E">
              <w:rPr>
                <w:rFonts w:cs="Calibri"/>
                <w:szCs w:val="20"/>
              </w:rPr>
              <w:t>Min of Development Planning</w:t>
            </w:r>
            <w:r w:rsidR="000B3031" w:rsidRPr="00D5163E">
              <w:rPr>
                <w:rFonts w:cs="Calibri"/>
                <w:szCs w:val="20"/>
              </w:rPr>
              <w:t xml:space="preserve"> (</w:t>
            </w:r>
            <w:r w:rsidR="000B3031" w:rsidRPr="00D5163E">
              <w:rPr>
                <w:rFonts w:cs="Calibri"/>
                <w:i/>
                <w:szCs w:val="20"/>
              </w:rPr>
              <w:t>Badan Perencanaan Pembangunan Nasional or BAPPENAS)</w:t>
            </w:r>
          </w:p>
        </w:tc>
        <w:tc>
          <w:tcPr>
            <w:tcW w:w="5598" w:type="dxa"/>
            <w:shd w:val="clear" w:color="auto" w:fill="auto"/>
          </w:tcPr>
          <w:p w14:paraId="73CDA14A" w14:textId="77777777" w:rsidR="003E76FE" w:rsidRPr="00D5163E" w:rsidRDefault="008926C5" w:rsidP="007E081C">
            <w:pPr>
              <w:spacing w:after="0"/>
              <w:rPr>
                <w:rFonts w:cs="Calibri"/>
                <w:color w:val="000000"/>
                <w:szCs w:val="20"/>
              </w:rPr>
            </w:pPr>
            <w:r w:rsidRPr="00D5163E">
              <w:rPr>
                <w:rFonts w:cs="Calibri"/>
                <w:color w:val="000000"/>
                <w:szCs w:val="20"/>
              </w:rPr>
              <w:t>Acts as the integrator of the related government programs within the overarching objectives of the EEL program which crosses many sectoral boundaries and policy/organizational areas considering overall national interest</w:t>
            </w:r>
          </w:p>
        </w:tc>
      </w:tr>
      <w:tr w:rsidR="003E76FE" w:rsidRPr="00D5163E" w14:paraId="0020115F" w14:textId="77777777" w:rsidTr="003F1F74">
        <w:tc>
          <w:tcPr>
            <w:tcW w:w="3258" w:type="dxa"/>
            <w:shd w:val="clear" w:color="auto" w:fill="auto"/>
          </w:tcPr>
          <w:p w14:paraId="5F4BFB9A" w14:textId="695CE188" w:rsidR="003E76FE" w:rsidRPr="00D5163E" w:rsidRDefault="00AD3F0D" w:rsidP="002C2489">
            <w:pPr>
              <w:spacing w:after="0"/>
              <w:rPr>
                <w:rFonts w:cs="Calibri"/>
                <w:color w:val="000000"/>
                <w:szCs w:val="20"/>
                <w:lang w:val="sv-SE"/>
              </w:rPr>
            </w:pPr>
            <w:r w:rsidRPr="00D5163E">
              <w:rPr>
                <w:rFonts w:cs="Calibri"/>
                <w:szCs w:val="20"/>
                <w:lang w:val="sv-SE"/>
              </w:rPr>
              <w:t>Public Procurement Agency –</w:t>
            </w:r>
            <w:r w:rsidR="000B3031" w:rsidRPr="00D5163E">
              <w:rPr>
                <w:rStyle w:val="HeaderChar"/>
                <w:i/>
                <w:lang w:val="sv-SE"/>
              </w:rPr>
              <w:t xml:space="preserve"> </w:t>
            </w:r>
            <w:r w:rsidR="000B3031" w:rsidRPr="00D5163E">
              <w:rPr>
                <w:rStyle w:val="st"/>
                <w:i/>
                <w:lang w:val="sv-SE"/>
              </w:rPr>
              <w:t>Lembaga Kebijakan Pengadaan Barang/Jasa Pemerintah</w:t>
            </w:r>
            <w:r w:rsidR="000B3031" w:rsidRPr="00D5163E">
              <w:rPr>
                <w:rFonts w:cs="Calibri"/>
                <w:szCs w:val="20"/>
                <w:lang w:val="sv-SE"/>
              </w:rPr>
              <w:t xml:space="preserve"> (</w:t>
            </w:r>
            <w:r w:rsidRPr="00D5163E">
              <w:rPr>
                <w:rFonts w:cs="Calibri"/>
                <w:szCs w:val="20"/>
                <w:lang w:val="sv-SE"/>
              </w:rPr>
              <w:t>LKPP</w:t>
            </w:r>
            <w:r w:rsidR="000B3031" w:rsidRPr="00D5163E">
              <w:rPr>
                <w:rFonts w:cs="Calibri"/>
                <w:szCs w:val="20"/>
                <w:lang w:val="sv-SE"/>
              </w:rPr>
              <w:t>)</w:t>
            </w:r>
          </w:p>
        </w:tc>
        <w:tc>
          <w:tcPr>
            <w:tcW w:w="5598" w:type="dxa"/>
            <w:shd w:val="clear" w:color="auto" w:fill="auto"/>
          </w:tcPr>
          <w:p w14:paraId="010035E4" w14:textId="455801A9" w:rsidR="003E76FE" w:rsidRPr="00D5163E" w:rsidRDefault="008926C5" w:rsidP="007E081C">
            <w:pPr>
              <w:spacing w:after="0"/>
              <w:rPr>
                <w:rFonts w:cs="Calibri"/>
                <w:color w:val="000000"/>
                <w:szCs w:val="20"/>
              </w:rPr>
            </w:pPr>
            <w:r w:rsidRPr="00D5163E">
              <w:rPr>
                <w:rFonts w:cs="Calibri"/>
                <w:color w:val="000000"/>
                <w:szCs w:val="20"/>
              </w:rPr>
              <w:t xml:space="preserve">Acts as main resource agency for the development and adoption of government procurement policies in order to hasten the market penetration of locally produced high efficiency and </w:t>
            </w:r>
            <w:r w:rsidR="005D4F8A" w:rsidRPr="00D5163E">
              <w:rPr>
                <w:rFonts w:cs="Calibri"/>
                <w:color w:val="000000"/>
                <w:szCs w:val="20"/>
              </w:rPr>
              <w:t>affordable</w:t>
            </w:r>
            <w:r w:rsidRPr="00D5163E">
              <w:rPr>
                <w:rFonts w:cs="Calibri"/>
                <w:color w:val="000000"/>
                <w:szCs w:val="20"/>
              </w:rPr>
              <w:t xml:space="preserve"> lighting products </w:t>
            </w:r>
          </w:p>
        </w:tc>
      </w:tr>
      <w:tr w:rsidR="003E76FE" w:rsidRPr="00D5163E" w14:paraId="00D3AA72" w14:textId="77777777" w:rsidTr="003F1F74">
        <w:tc>
          <w:tcPr>
            <w:tcW w:w="3258" w:type="dxa"/>
            <w:shd w:val="clear" w:color="auto" w:fill="auto"/>
          </w:tcPr>
          <w:p w14:paraId="69471D10" w14:textId="4CD49341" w:rsidR="003E76FE" w:rsidRPr="00D5163E" w:rsidRDefault="00AD3F0D" w:rsidP="002C2489">
            <w:pPr>
              <w:spacing w:after="0"/>
              <w:rPr>
                <w:rFonts w:cs="Calibri"/>
                <w:color w:val="000000"/>
                <w:szCs w:val="20"/>
              </w:rPr>
            </w:pPr>
            <w:r w:rsidRPr="00D5163E">
              <w:rPr>
                <w:rFonts w:cs="Calibri"/>
                <w:szCs w:val="20"/>
              </w:rPr>
              <w:t xml:space="preserve">Financial Service Authority </w:t>
            </w:r>
            <w:r w:rsidR="000B3031" w:rsidRPr="00D5163E">
              <w:rPr>
                <w:rFonts w:cs="Calibri"/>
                <w:szCs w:val="20"/>
              </w:rPr>
              <w:t>(</w:t>
            </w:r>
            <w:r w:rsidR="000B3031" w:rsidRPr="00D5163E">
              <w:rPr>
                <w:rStyle w:val="Emphasis"/>
                <w:rFonts w:cs="Calibri"/>
                <w:szCs w:val="20"/>
              </w:rPr>
              <w:t>Otoritas Jasa Keuangan</w:t>
            </w:r>
            <w:r w:rsidR="000B3031" w:rsidRPr="00D5163E">
              <w:rPr>
                <w:rFonts w:cs="Calibri"/>
                <w:szCs w:val="20"/>
              </w:rPr>
              <w:t xml:space="preserve">  or</w:t>
            </w:r>
            <w:r w:rsidRPr="00D5163E">
              <w:rPr>
                <w:rFonts w:cs="Calibri"/>
                <w:i/>
                <w:szCs w:val="20"/>
              </w:rPr>
              <w:t xml:space="preserve"> OJK</w:t>
            </w:r>
            <w:r w:rsidR="000B3031" w:rsidRPr="00D5163E">
              <w:rPr>
                <w:rFonts w:cs="Calibri"/>
                <w:szCs w:val="20"/>
              </w:rPr>
              <w:t>)</w:t>
            </w:r>
          </w:p>
        </w:tc>
        <w:tc>
          <w:tcPr>
            <w:tcW w:w="5598" w:type="dxa"/>
            <w:shd w:val="clear" w:color="auto" w:fill="auto"/>
          </w:tcPr>
          <w:p w14:paraId="6832D2F3" w14:textId="1221FC35" w:rsidR="003E76FE" w:rsidRPr="00D5163E" w:rsidRDefault="00B15527" w:rsidP="007E081C">
            <w:pPr>
              <w:spacing w:after="0"/>
              <w:rPr>
                <w:rFonts w:cs="Calibri"/>
                <w:color w:val="000000"/>
                <w:szCs w:val="20"/>
              </w:rPr>
            </w:pPr>
            <w:r w:rsidRPr="00D5163E">
              <w:rPr>
                <w:rFonts w:cs="Calibri"/>
                <w:color w:val="000000"/>
                <w:szCs w:val="20"/>
              </w:rPr>
              <w:t>Coordinates among financial institutions and banks and provides overall policy direction and guidance in implementation of financing mechanisms that will be adopted by the project</w:t>
            </w:r>
          </w:p>
        </w:tc>
      </w:tr>
      <w:tr w:rsidR="003E76FE" w:rsidRPr="00D5163E" w14:paraId="0ABEEA4D" w14:textId="77777777" w:rsidTr="003F1F74">
        <w:tc>
          <w:tcPr>
            <w:tcW w:w="3258" w:type="dxa"/>
            <w:shd w:val="clear" w:color="auto" w:fill="auto"/>
          </w:tcPr>
          <w:p w14:paraId="533E75AF" w14:textId="4A12758A" w:rsidR="003E76FE" w:rsidRPr="00D5163E" w:rsidRDefault="005E6B3A" w:rsidP="002C2489">
            <w:pPr>
              <w:spacing w:after="0"/>
              <w:rPr>
                <w:rFonts w:cs="Calibri"/>
                <w:color w:val="000000"/>
                <w:szCs w:val="20"/>
                <w:lang w:val="sv-SE"/>
              </w:rPr>
            </w:pPr>
            <w:r w:rsidRPr="00D5163E">
              <w:rPr>
                <w:rStyle w:val="Emphasis"/>
                <w:rFonts w:cs="Calibri"/>
                <w:szCs w:val="20"/>
                <w:lang w:val="sv-SE"/>
              </w:rPr>
              <w:t>PT Sarana Multi Infrastruktur</w:t>
            </w:r>
            <w:r w:rsidRPr="00D5163E">
              <w:rPr>
                <w:rStyle w:val="st"/>
                <w:rFonts w:cs="Calibri"/>
                <w:szCs w:val="20"/>
                <w:lang w:val="sv-SE"/>
              </w:rPr>
              <w:t xml:space="preserve"> - Persero</w:t>
            </w:r>
            <w:r w:rsidRPr="00D5163E">
              <w:rPr>
                <w:rFonts w:eastAsia="Times New Roman" w:cs="Calibri"/>
                <w:bCs/>
                <w:szCs w:val="20"/>
                <w:lang w:val="sv-SE"/>
              </w:rPr>
              <w:t xml:space="preserve"> (</w:t>
            </w:r>
            <w:r w:rsidR="00AD3F0D" w:rsidRPr="00D5163E">
              <w:rPr>
                <w:rFonts w:cs="Calibri"/>
                <w:szCs w:val="20"/>
                <w:lang w:val="sv-SE"/>
              </w:rPr>
              <w:t>PT SMI</w:t>
            </w:r>
            <w:r w:rsidRPr="00D5163E">
              <w:rPr>
                <w:rFonts w:cs="Calibri"/>
                <w:szCs w:val="20"/>
                <w:lang w:val="sv-SE"/>
              </w:rPr>
              <w:t>)</w:t>
            </w:r>
          </w:p>
        </w:tc>
        <w:tc>
          <w:tcPr>
            <w:tcW w:w="5598" w:type="dxa"/>
            <w:shd w:val="clear" w:color="auto" w:fill="auto"/>
          </w:tcPr>
          <w:p w14:paraId="1E35A31A" w14:textId="77777777" w:rsidR="003E76FE" w:rsidRPr="00D5163E" w:rsidRDefault="00B15527" w:rsidP="007E081C">
            <w:pPr>
              <w:spacing w:after="0"/>
              <w:rPr>
                <w:rFonts w:cs="Calibri"/>
                <w:color w:val="000000"/>
                <w:szCs w:val="20"/>
              </w:rPr>
            </w:pPr>
            <w:r w:rsidRPr="00D5163E">
              <w:rPr>
                <w:rFonts w:eastAsia="Times New Roman" w:cs="Calibri"/>
                <w:szCs w:val="20"/>
              </w:rPr>
              <w:t>Acts as resource group for green banking and green infrastructure as it applies to buildings and street lighting finance</w:t>
            </w:r>
            <w:r w:rsidRPr="00D5163E">
              <w:rPr>
                <w:rFonts w:cs="Calibri"/>
                <w:szCs w:val="20"/>
              </w:rPr>
              <w:t xml:space="preserve"> </w:t>
            </w:r>
          </w:p>
        </w:tc>
      </w:tr>
      <w:tr w:rsidR="00AD3F0D" w:rsidRPr="00D5163E" w14:paraId="16C9F296" w14:textId="77777777" w:rsidTr="003F1F74">
        <w:tc>
          <w:tcPr>
            <w:tcW w:w="3258" w:type="dxa"/>
            <w:shd w:val="clear" w:color="auto" w:fill="auto"/>
          </w:tcPr>
          <w:p w14:paraId="592F34E2" w14:textId="77777777" w:rsidR="00AD3F0D" w:rsidRPr="00D5163E" w:rsidRDefault="00AD3F0D" w:rsidP="002C2489">
            <w:pPr>
              <w:spacing w:after="0"/>
              <w:rPr>
                <w:rFonts w:cs="Calibri"/>
                <w:szCs w:val="20"/>
              </w:rPr>
            </w:pPr>
            <w:r w:rsidRPr="00D5163E">
              <w:rPr>
                <w:rFonts w:cs="Calibri"/>
                <w:szCs w:val="20"/>
              </w:rPr>
              <w:t>City Government – Smart Cities</w:t>
            </w:r>
          </w:p>
        </w:tc>
        <w:tc>
          <w:tcPr>
            <w:tcW w:w="5598" w:type="dxa"/>
            <w:shd w:val="clear" w:color="auto" w:fill="auto"/>
          </w:tcPr>
          <w:p w14:paraId="030CA2B0" w14:textId="77777777" w:rsidR="00AD3F0D" w:rsidRPr="00D5163E" w:rsidRDefault="00B15527" w:rsidP="007E081C">
            <w:pPr>
              <w:spacing w:after="0"/>
              <w:rPr>
                <w:rFonts w:cs="Calibri"/>
                <w:color w:val="000000"/>
                <w:szCs w:val="20"/>
              </w:rPr>
            </w:pPr>
            <w:r w:rsidRPr="00D5163E">
              <w:rPr>
                <w:rFonts w:cs="Calibri"/>
                <w:color w:val="000000"/>
                <w:szCs w:val="20"/>
              </w:rPr>
              <w:t>Act as pilot demonstration hosts in EEL application in street lighting and the evaluation of the impacts of the transformation toward EELs</w:t>
            </w:r>
          </w:p>
        </w:tc>
      </w:tr>
      <w:tr w:rsidR="00AD3F0D" w:rsidRPr="00D5163E" w14:paraId="16FBC4F6" w14:textId="77777777" w:rsidTr="003F1F74">
        <w:tc>
          <w:tcPr>
            <w:tcW w:w="3258" w:type="dxa"/>
            <w:shd w:val="clear" w:color="auto" w:fill="auto"/>
          </w:tcPr>
          <w:p w14:paraId="5C6C2442" w14:textId="3CD53DB1" w:rsidR="00AD3F0D" w:rsidRPr="00D5163E" w:rsidRDefault="005E6B3A" w:rsidP="002C2489">
            <w:pPr>
              <w:spacing w:after="0"/>
              <w:rPr>
                <w:rFonts w:cs="Calibri"/>
                <w:szCs w:val="20"/>
              </w:rPr>
            </w:pPr>
            <w:r w:rsidRPr="00D5163E">
              <w:rPr>
                <w:rFonts w:cs="Calibri"/>
                <w:szCs w:val="20"/>
              </w:rPr>
              <w:t>Energy Service Company (</w:t>
            </w:r>
            <w:r w:rsidR="00AD3F0D" w:rsidRPr="00D5163E">
              <w:rPr>
                <w:rFonts w:cs="Calibri"/>
                <w:szCs w:val="20"/>
              </w:rPr>
              <w:t>ESCO</w:t>
            </w:r>
            <w:r w:rsidRPr="00D5163E">
              <w:rPr>
                <w:rFonts w:cs="Calibri"/>
                <w:szCs w:val="20"/>
              </w:rPr>
              <w:t>)</w:t>
            </w:r>
          </w:p>
        </w:tc>
        <w:tc>
          <w:tcPr>
            <w:tcW w:w="5598" w:type="dxa"/>
            <w:shd w:val="clear" w:color="auto" w:fill="auto"/>
          </w:tcPr>
          <w:p w14:paraId="3BB7D88F" w14:textId="77777777" w:rsidR="00AD3F0D" w:rsidRPr="00D5163E" w:rsidRDefault="00B15527" w:rsidP="007E081C">
            <w:pPr>
              <w:spacing w:after="0"/>
              <w:rPr>
                <w:rFonts w:cs="Calibri"/>
                <w:color w:val="000000"/>
                <w:szCs w:val="20"/>
              </w:rPr>
            </w:pPr>
            <w:r w:rsidRPr="00D5163E">
              <w:rPr>
                <w:rFonts w:cs="Calibri"/>
                <w:color w:val="000000"/>
                <w:szCs w:val="20"/>
              </w:rPr>
              <w:t>Provides the main link between the EEL manufacturers and users and facilities project development, financing and EPC requirements</w:t>
            </w:r>
          </w:p>
        </w:tc>
      </w:tr>
      <w:tr w:rsidR="00AD3F0D" w:rsidRPr="00D5163E" w14:paraId="65FD6889" w14:textId="77777777" w:rsidTr="003F1F74">
        <w:tc>
          <w:tcPr>
            <w:tcW w:w="3258" w:type="dxa"/>
            <w:shd w:val="clear" w:color="auto" w:fill="auto"/>
          </w:tcPr>
          <w:p w14:paraId="53BFD121" w14:textId="77777777" w:rsidR="00AD3F0D" w:rsidRPr="00D5163E" w:rsidRDefault="00AD3F0D" w:rsidP="002C2489">
            <w:pPr>
              <w:spacing w:after="0"/>
              <w:rPr>
                <w:rFonts w:cs="Calibri"/>
                <w:szCs w:val="20"/>
              </w:rPr>
            </w:pPr>
            <w:r w:rsidRPr="00D5163E">
              <w:rPr>
                <w:rFonts w:cs="Calibri"/>
                <w:szCs w:val="20"/>
              </w:rPr>
              <w:t>State Owned Banks &amp; Financial Institution</w:t>
            </w:r>
          </w:p>
        </w:tc>
        <w:tc>
          <w:tcPr>
            <w:tcW w:w="5598" w:type="dxa"/>
            <w:shd w:val="clear" w:color="auto" w:fill="auto"/>
          </w:tcPr>
          <w:p w14:paraId="00C6CEEF" w14:textId="77777777" w:rsidR="00AD3F0D" w:rsidRPr="00D5163E" w:rsidRDefault="002276BD" w:rsidP="007E081C">
            <w:pPr>
              <w:spacing w:after="0"/>
              <w:rPr>
                <w:rFonts w:cs="Calibri"/>
                <w:color w:val="000000"/>
                <w:szCs w:val="20"/>
              </w:rPr>
            </w:pPr>
            <w:r w:rsidRPr="00D5163E">
              <w:rPr>
                <w:rFonts w:cs="Calibri"/>
                <w:color w:val="000000"/>
                <w:szCs w:val="20"/>
              </w:rPr>
              <w:t>Acts as catalysts in the development and implementation of the business transformation plans to transform the industry to produce and market EELs locally and potentially abroad</w:t>
            </w:r>
          </w:p>
        </w:tc>
      </w:tr>
      <w:tr w:rsidR="00AD3F0D" w:rsidRPr="00D5163E" w14:paraId="407E79D8" w14:textId="77777777" w:rsidTr="003F1F74">
        <w:tc>
          <w:tcPr>
            <w:tcW w:w="3258" w:type="dxa"/>
            <w:shd w:val="clear" w:color="auto" w:fill="auto"/>
          </w:tcPr>
          <w:p w14:paraId="45A03513" w14:textId="17B01EDF" w:rsidR="00AD3F0D" w:rsidRPr="00D5163E" w:rsidRDefault="005E6B3A" w:rsidP="002C2489">
            <w:pPr>
              <w:spacing w:after="0"/>
              <w:rPr>
                <w:rFonts w:cs="Calibri"/>
                <w:szCs w:val="20"/>
              </w:rPr>
            </w:pPr>
            <w:r w:rsidRPr="00D5163E">
              <w:rPr>
                <w:rFonts w:cs="Calibri"/>
                <w:i/>
                <w:szCs w:val="20"/>
              </w:rPr>
              <w:t>Perusahaan Listrik Negara</w:t>
            </w:r>
            <w:r w:rsidRPr="00D5163E">
              <w:rPr>
                <w:rFonts w:cs="Calibri"/>
                <w:szCs w:val="20"/>
              </w:rPr>
              <w:t xml:space="preserve"> (</w:t>
            </w:r>
            <w:r w:rsidRPr="00D5163E">
              <w:rPr>
                <w:rFonts w:cs="Calibri"/>
                <w:i/>
                <w:szCs w:val="20"/>
              </w:rPr>
              <w:t>PLN</w:t>
            </w:r>
            <w:r w:rsidRPr="00D5163E">
              <w:rPr>
                <w:rFonts w:cs="Calibri"/>
                <w:szCs w:val="20"/>
              </w:rPr>
              <w:t>) State Electricity Company)</w:t>
            </w:r>
          </w:p>
        </w:tc>
        <w:tc>
          <w:tcPr>
            <w:tcW w:w="5598" w:type="dxa"/>
            <w:shd w:val="clear" w:color="auto" w:fill="auto"/>
          </w:tcPr>
          <w:p w14:paraId="2E20EF06" w14:textId="6E73B23F" w:rsidR="00AD3F0D" w:rsidRPr="00D5163E" w:rsidRDefault="002276BD" w:rsidP="007E081C">
            <w:pPr>
              <w:spacing w:after="0"/>
              <w:rPr>
                <w:rFonts w:cs="Calibri"/>
                <w:color w:val="000000"/>
                <w:szCs w:val="20"/>
              </w:rPr>
            </w:pPr>
            <w:r w:rsidRPr="00D5163E">
              <w:rPr>
                <w:rFonts w:cs="Calibri"/>
                <w:color w:val="000000"/>
                <w:szCs w:val="20"/>
              </w:rPr>
              <w:t>Acts as resource organization on energy supply, pricing, and policy in support of the increased</w:t>
            </w:r>
            <w:r w:rsidR="00126561" w:rsidRPr="00D5163E">
              <w:rPr>
                <w:rFonts w:cs="Calibri"/>
                <w:color w:val="000000"/>
                <w:szCs w:val="20"/>
              </w:rPr>
              <w:t xml:space="preserve"> </w:t>
            </w:r>
            <w:r w:rsidRPr="00D5163E">
              <w:rPr>
                <w:rFonts w:cs="Calibri"/>
                <w:color w:val="000000"/>
                <w:szCs w:val="20"/>
              </w:rPr>
              <w:t>market fo</w:t>
            </w:r>
            <w:r w:rsidR="00126561" w:rsidRPr="00D5163E">
              <w:rPr>
                <w:rFonts w:cs="Calibri"/>
                <w:color w:val="000000"/>
                <w:szCs w:val="20"/>
              </w:rPr>
              <w:t>r</w:t>
            </w:r>
            <w:r w:rsidRPr="00D5163E">
              <w:rPr>
                <w:rFonts w:cs="Calibri"/>
                <w:color w:val="000000"/>
                <w:szCs w:val="20"/>
              </w:rPr>
              <w:t xml:space="preserve"> EELs and transition from the conventional lamps </w:t>
            </w:r>
            <w:r w:rsidR="00522607" w:rsidRPr="00D5163E">
              <w:rPr>
                <w:rFonts w:cs="Calibri"/>
                <w:color w:val="000000"/>
                <w:szCs w:val="20"/>
              </w:rPr>
              <w:t xml:space="preserve">as well as </w:t>
            </w:r>
            <w:r w:rsidR="00D60B83" w:rsidRPr="00D5163E">
              <w:rPr>
                <w:rFonts w:cs="Calibri"/>
                <w:color w:val="000000"/>
                <w:szCs w:val="20"/>
              </w:rPr>
              <w:t xml:space="preserve">possible participation in </w:t>
            </w:r>
            <w:r w:rsidR="00522607" w:rsidRPr="00D5163E">
              <w:rPr>
                <w:rFonts w:cs="Calibri"/>
                <w:color w:val="000000"/>
                <w:szCs w:val="20"/>
              </w:rPr>
              <w:t>piloting LED distribution scheme</w:t>
            </w:r>
            <w:r w:rsidR="00D60B83" w:rsidRPr="00D5163E">
              <w:rPr>
                <w:rFonts w:cs="Calibri"/>
                <w:color w:val="000000"/>
                <w:szCs w:val="20"/>
              </w:rPr>
              <w:t>s</w:t>
            </w:r>
            <w:r w:rsidR="00522607" w:rsidRPr="00D5163E">
              <w:rPr>
                <w:rFonts w:cs="Calibri"/>
                <w:color w:val="000000"/>
                <w:szCs w:val="20"/>
              </w:rPr>
              <w:t xml:space="preserve"> and billing system</w:t>
            </w:r>
            <w:r w:rsidR="00D60B83" w:rsidRPr="00D5163E">
              <w:rPr>
                <w:rFonts w:cs="Calibri"/>
                <w:color w:val="000000"/>
                <w:szCs w:val="20"/>
              </w:rPr>
              <w:t>s</w:t>
            </w:r>
            <w:r w:rsidR="00522607" w:rsidRPr="00D5163E">
              <w:rPr>
                <w:rFonts w:cs="Calibri"/>
                <w:color w:val="000000"/>
                <w:szCs w:val="20"/>
              </w:rPr>
              <w:t xml:space="preserve"> through </w:t>
            </w:r>
            <w:r w:rsidR="00A04BB3" w:rsidRPr="00D5163E">
              <w:rPr>
                <w:rFonts w:cs="Calibri"/>
                <w:color w:val="000000"/>
                <w:szCs w:val="20"/>
              </w:rPr>
              <w:lastRenderedPageBreak/>
              <w:t xml:space="preserve">ESCO model will be tested for residential sector LED programme with the cooperation of </w:t>
            </w:r>
            <w:r w:rsidR="00522607" w:rsidRPr="00D5163E">
              <w:rPr>
                <w:rFonts w:cs="Calibri"/>
                <w:color w:val="000000"/>
                <w:szCs w:val="20"/>
              </w:rPr>
              <w:t>PLN</w:t>
            </w:r>
            <w:r w:rsidR="00A04BB3" w:rsidRPr="00D5163E">
              <w:rPr>
                <w:rFonts w:cs="Calibri"/>
                <w:color w:val="000000"/>
                <w:szCs w:val="20"/>
              </w:rPr>
              <w:t>, using its</w:t>
            </w:r>
            <w:r w:rsidR="00522607" w:rsidRPr="00D5163E">
              <w:rPr>
                <w:rFonts w:cs="Calibri"/>
                <w:color w:val="000000"/>
                <w:szCs w:val="20"/>
              </w:rPr>
              <w:t xml:space="preserve"> </w:t>
            </w:r>
            <w:r w:rsidR="00286DAF" w:rsidRPr="00D5163E">
              <w:rPr>
                <w:rFonts w:cs="Calibri"/>
                <w:color w:val="000000"/>
                <w:szCs w:val="20"/>
              </w:rPr>
              <w:t>organization</w:t>
            </w:r>
            <w:r w:rsidR="00522607" w:rsidRPr="00D5163E">
              <w:rPr>
                <w:rFonts w:cs="Calibri"/>
                <w:color w:val="000000"/>
                <w:szCs w:val="20"/>
              </w:rPr>
              <w:t xml:space="preserve"> </w:t>
            </w:r>
            <w:r w:rsidR="00D60B83" w:rsidRPr="00D5163E">
              <w:rPr>
                <w:rFonts w:cs="Calibri"/>
                <w:color w:val="000000"/>
                <w:szCs w:val="20"/>
              </w:rPr>
              <w:t xml:space="preserve">and network </w:t>
            </w:r>
            <w:r w:rsidR="00522607" w:rsidRPr="00D5163E">
              <w:rPr>
                <w:rFonts w:cs="Calibri"/>
                <w:color w:val="000000"/>
                <w:szCs w:val="20"/>
              </w:rPr>
              <w:t xml:space="preserve">for the residential sector </w:t>
            </w:r>
          </w:p>
        </w:tc>
      </w:tr>
      <w:tr w:rsidR="00AD3F0D" w:rsidRPr="00D5163E" w14:paraId="1077BE92" w14:textId="77777777" w:rsidTr="003F1F74">
        <w:tc>
          <w:tcPr>
            <w:tcW w:w="3258" w:type="dxa"/>
            <w:shd w:val="clear" w:color="auto" w:fill="auto"/>
          </w:tcPr>
          <w:p w14:paraId="4F1523F1" w14:textId="4249235E" w:rsidR="00AD3F0D" w:rsidRPr="00D5163E" w:rsidRDefault="00AD3F0D" w:rsidP="002C2489">
            <w:pPr>
              <w:spacing w:after="0"/>
              <w:rPr>
                <w:rFonts w:cs="Calibri"/>
                <w:szCs w:val="20"/>
              </w:rPr>
            </w:pPr>
            <w:r w:rsidRPr="00D5163E">
              <w:rPr>
                <w:rFonts w:cs="Calibri"/>
                <w:szCs w:val="20"/>
              </w:rPr>
              <w:lastRenderedPageBreak/>
              <w:t>Min</w:t>
            </w:r>
            <w:r w:rsidR="005E6B3A" w:rsidRPr="00D5163E">
              <w:rPr>
                <w:rFonts w:cs="Calibri"/>
                <w:szCs w:val="20"/>
              </w:rPr>
              <w:t xml:space="preserve">istry </w:t>
            </w:r>
            <w:r w:rsidRPr="00D5163E">
              <w:rPr>
                <w:rFonts w:cs="Calibri"/>
                <w:szCs w:val="20"/>
              </w:rPr>
              <w:t>of Trade</w:t>
            </w:r>
          </w:p>
        </w:tc>
        <w:tc>
          <w:tcPr>
            <w:tcW w:w="5598" w:type="dxa"/>
            <w:shd w:val="clear" w:color="auto" w:fill="auto"/>
          </w:tcPr>
          <w:p w14:paraId="7910B189" w14:textId="77777777" w:rsidR="00AD3F0D" w:rsidRPr="00D5163E" w:rsidRDefault="002276BD" w:rsidP="007E081C">
            <w:pPr>
              <w:spacing w:after="0"/>
              <w:rPr>
                <w:rFonts w:cs="Calibri"/>
                <w:color w:val="000000"/>
                <w:szCs w:val="20"/>
              </w:rPr>
            </w:pPr>
            <w:r w:rsidRPr="00D5163E">
              <w:rPr>
                <w:rFonts w:cs="Calibri"/>
                <w:color w:val="000000"/>
                <w:szCs w:val="20"/>
              </w:rPr>
              <w:t>Act as resource ministry in the harmonization of policies and regulations regarding trading of locally produced and imported EELs; provides active support in the MVE schemes and market control to encourage efficient and reasonably priced lighting products that meet MEPS/</w:t>
            </w:r>
            <w:r w:rsidRPr="00D5163E">
              <w:rPr>
                <w:rFonts w:cs="Calibri"/>
                <w:i/>
                <w:color w:val="000000"/>
                <w:szCs w:val="20"/>
              </w:rPr>
              <w:t>SNI</w:t>
            </w:r>
            <w:r w:rsidRPr="00D5163E">
              <w:rPr>
                <w:rFonts w:cs="Calibri"/>
                <w:color w:val="000000"/>
                <w:szCs w:val="20"/>
              </w:rPr>
              <w:t xml:space="preserve">  </w:t>
            </w:r>
          </w:p>
        </w:tc>
      </w:tr>
      <w:tr w:rsidR="00AD3F0D" w:rsidRPr="00D5163E" w14:paraId="22003FD7" w14:textId="77777777" w:rsidTr="003F1F74">
        <w:tc>
          <w:tcPr>
            <w:tcW w:w="3258" w:type="dxa"/>
            <w:shd w:val="clear" w:color="auto" w:fill="auto"/>
          </w:tcPr>
          <w:p w14:paraId="5CD6ACCC" w14:textId="792795DE" w:rsidR="00AD3F0D" w:rsidRPr="00D5163E" w:rsidRDefault="00AD3F0D" w:rsidP="002C2489">
            <w:pPr>
              <w:spacing w:after="0"/>
              <w:rPr>
                <w:rFonts w:cs="Calibri"/>
                <w:szCs w:val="20"/>
              </w:rPr>
            </w:pPr>
            <w:r w:rsidRPr="00D5163E">
              <w:rPr>
                <w:rFonts w:cs="Calibri"/>
                <w:szCs w:val="20"/>
              </w:rPr>
              <w:t>Mi</w:t>
            </w:r>
            <w:r w:rsidR="005E6B3A" w:rsidRPr="00D5163E">
              <w:rPr>
                <w:rFonts w:cs="Calibri"/>
                <w:szCs w:val="20"/>
              </w:rPr>
              <w:t>nistry</w:t>
            </w:r>
            <w:r w:rsidRPr="00D5163E">
              <w:rPr>
                <w:rFonts w:cs="Calibri"/>
                <w:szCs w:val="20"/>
              </w:rPr>
              <w:t xml:space="preserve"> of Industry</w:t>
            </w:r>
          </w:p>
        </w:tc>
        <w:tc>
          <w:tcPr>
            <w:tcW w:w="5598" w:type="dxa"/>
            <w:shd w:val="clear" w:color="auto" w:fill="auto"/>
          </w:tcPr>
          <w:p w14:paraId="32AFEC12" w14:textId="1312E72E" w:rsidR="00AD3F0D" w:rsidRPr="00D5163E" w:rsidRDefault="002276BD" w:rsidP="007E081C">
            <w:pPr>
              <w:spacing w:after="0"/>
              <w:rPr>
                <w:rFonts w:cs="Calibri"/>
                <w:color w:val="000000"/>
                <w:szCs w:val="20"/>
              </w:rPr>
            </w:pPr>
            <w:r w:rsidRPr="00D5163E">
              <w:rPr>
                <w:rFonts w:cs="Calibri"/>
                <w:color w:val="000000"/>
                <w:szCs w:val="20"/>
              </w:rPr>
              <w:t xml:space="preserve">Act as resource ministry for the policies and regulations governing the lighting industry sector and the implementation of business transformation plans towards </w:t>
            </w:r>
            <w:r w:rsidR="005D4F8A" w:rsidRPr="00D5163E">
              <w:rPr>
                <w:rFonts w:cs="Calibri"/>
                <w:color w:val="000000"/>
                <w:szCs w:val="20"/>
              </w:rPr>
              <w:t>producing affordable, high quality lighting products</w:t>
            </w:r>
            <w:r w:rsidR="00D8344F" w:rsidRPr="00D5163E">
              <w:rPr>
                <w:rFonts w:cs="Calibri"/>
                <w:color w:val="000000"/>
                <w:szCs w:val="20"/>
              </w:rPr>
              <w:t xml:space="preserve"> and for determination of local content of locally manufactured products</w:t>
            </w:r>
            <w:r w:rsidRPr="00D5163E">
              <w:rPr>
                <w:rFonts w:cs="Calibri"/>
                <w:color w:val="000000"/>
                <w:szCs w:val="20"/>
              </w:rPr>
              <w:t xml:space="preserve">  </w:t>
            </w:r>
          </w:p>
        </w:tc>
      </w:tr>
      <w:tr w:rsidR="00AD3F0D" w:rsidRPr="00D5163E" w14:paraId="74B1B674" w14:textId="77777777" w:rsidTr="003F1F74">
        <w:tc>
          <w:tcPr>
            <w:tcW w:w="3258" w:type="dxa"/>
            <w:shd w:val="clear" w:color="auto" w:fill="auto"/>
          </w:tcPr>
          <w:p w14:paraId="7E9DD1A6" w14:textId="25AB721A" w:rsidR="00AD3F0D" w:rsidRPr="00D5163E" w:rsidRDefault="00AD3F0D" w:rsidP="002C2489">
            <w:pPr>
              <w:spacing w:after="0"/>
              <w:rPr>
                <w:rFonts w:cs="Calibri"/>
                <w:szCs w:val="20"/>
              </w:rPr>
            </w:pPr>
            <w:r w:rsidRPr="00D5163E">
              <w:rPr>
                <w:rFonts w:cs="Calibri"/>
                <w:szCs w:val="20"/>
              </w:rPr>
              <w:t>Min</w:t>
            </w:r>
            <w:r w:rsidR="005E6B3A" w:rsidRPr="00D5163E">
              <w:rPr>
                <w:rFonts w:cs="Calibri"/>
                <w:szCs w:val="20"/>
              </w:rPr>
              <w:t>istry</w:t>
            </w:r>
            <w:r w:rsidRPr="00D5163E">
              <w:rPr>
                <w:rFonts w:cs="Calibri"/>
                <w:szCs w:val="20"/>
              </w:rPr>
              <w:t xml:space="preserve"> of Public Works and Housing</w:t>
            </w:r>
          </w:p>
        </w:tc>
        <w:tc>
          <w:tcPr>
            <w:tcW w:w="5598" w:type="dxa"/>
            <w:shd w:val="clear" w:color="auto" w:fill="auto"/>
          </w:tcPr>
          <w:p w14:paraId="0780D681" w14:textId="77777777" w:rsidR="00AD3F0D" w:rsidRPr="00D5163E" w:rsidRDefault="002276BD" w:rsidP="007E081C">
            <w:pPr>
              <w:spacing w:after="0"/>
              <w:rPr>
                <w:rFonts w:cs="Calibri"/>
                <w:color w:val="000000"/>
                <w:szCs w:val="20"/>
              </w:rPr>
            </w:pPr>
            <w:r w:rsidRPr="00D5163E">
              <w:rPr>
                <w:rFonts w:cs="Calibri"/>
                <w:color w:val="000000"/>
                <w:szCs w:val="20"/>
              </w:rPr>
              <w:t xml:space="preserve">Acts </w:t>
            </w:r>
            <w:r w:rsidR="00126561" w:rsidRPr="00D5163E">
              <w:rPr>
                <w:rFonts w:cs="Calibri"/>
                <w:color w:val="000000"/>
                <w:szCs w:val="20"/>
              </w:rPr>
              <w:t xml:space="preserve">as </w:t>
            </w:r>
            <w:r w:rsidRPr="00D5163E">
              <w:rPr>
                <w:rFonts w:cs="Calibri"/>
                <w:color w:val="000000"/>
                <w:szCs w:val="20"/>
              </w:rPr>
              <w:t>resource ministry in the application of EELs in the street lighting and building consumer groups</w:t>
            </w:r>
          </w:p>
        </w:tc>
      </w:tr>
      <w:tr w:rsidR="00AA1F86" w:rsidRPr="00D5163E" w14:paraId="5322680E" w14:textId="77777777" w:rsidTr="003F1F74">
        <w:tc>
          <w:tcPr>
            <w:tcW w:w="3258" w:type="dxa"/>
            <w:shd w:val="clear" w:color="auto" w:fill="auto"/>
          </w:tcPr>
          <w:p w14:paraId="60B164B1" w14:textId="77777777" w:rsidR="00AA1F86" w:rsidRPr="00D5163E" w:rsidRDefault="00AA1F86" w:rsidP="002C2489">
            <w:pPr>
              <w:spacing w:after="0"/>
              <w:rPr>
                <w:rFonts w:cs="Calibri"/>
                <w:szCs w:val="20"/>
              </w:rPr>
            </w:pPr>
            <w:r w:rsidRPr="00D5163E">
              <w:rPr>
                <w:rFonts w:cs="Calibri"/>
                <w:szCs w:val="20"/>
              </w:rPr>
              <w:t>Ministry of Finance</w:t>
            </w:r>
            <w:r w:rsidR="007E1004" w:rsidRPr="00D5163E">
              <w:rPr>
                <w:rFonts w:cs="Calibri"/>
                <w:szCs w:val="20"/>
              </w:rPr>
              <w:t>/Bureau of Customs</w:t>
            </w:r>
          </w:p>
        </w:tc>
        <w:tc>
          <w:tcPr>
            <w:tcW w:w="5598" w:type="dxa"/>
            <w:shd w:val="clear" w:color="auto" w:fill="auto"/>
          </w:tcPr>
          <w:p w14:paraId="1070D184" w14:textId="77777777" w:rsidR="00AA1F86" w:rsidRPr="00D5163E" w:rsidRDefault="007E1004" w:rsidP="007E081C">
            <w:pPr>
              <w:spacing w:after="0"/>
              <w:rPr>
                <w:rFonts w:cs="Calibri"/>
                <w:color w:val="000000"/>
                <w:szCs w:val="20"/>
              </w:rPr>
            </w:pPr>
            <w:r w:rsidRPr="00D5163E">
              <w:rPr>
                <w:rFonts w:cs="Calibri"/>
                <w:color w:val="000000"/>
                <w:szCs w:val="20"/>
              </w:rPr>
              <w:t>Provides lead role in the application and regulation of policies regarding custom duties and importation of lighting product components as well exportation of standard products whenever viable; participated in the development and implementation of MVE schemes vis-à-vis MEPS/</w:t>
            </w:r>
            <w:r w:rsidRPr="00D5163E">
              <w:rPr>
                <w:rFonts w:cs="Calibri"/>
                <w:i/>
                <w:color w:val="000000"/>
                <w:szCs w:val="20"/>
              </w:rPr>
              <w:t>SNI</w:t>
            </w:r>
            <w:r w:rsidRPr="00D5163E">
              <w:rPr>
                <w:rFonts w:cs="Calibri"/>
                <w:color w:val="000000"/>
                <w:szCs w:val="20"/>
              </w:rPr>
              <w:t xml:space="preserve"> adopted and the corresponding inspection software to discourage entry or usage of inefficient lighting products</w:t>
            </w:r>
          </w:p>
        </w:tc>
      </w:tr>
      <w:tr w:rsidR="00AD3F0D" w:rsidRPr="00D5163E" w14:paraId="019BA4BD" w14:textId="77777777" w:rsidTr="003F1F74">
        <w:tc>
          <w:tcPr>
            <w:tcW w:w="3258" w:type="dxa"/>
            <w:shd w:val="clear" w:color="auto" w:fill="auto"/>
          </w:tcPr>
          <w:p w14:paraId="69FEB647" w14:textId="58F6BB48" w:rsidR="00AD3F0D" w:rsidRPr="00D5163E" w:rsidRDefault="005E6B3A" w:rsidP="002C2489">
            <w:pPr>
              <w:spacing w:after="0"/>
              <w:rPr>
                <w:rFonts w:cs="Calibri"/>
                <w:szCs w:val="20"/>
              </w:rPr>
            </w:pPr>
            <w:r w:rsidRPr="00D5163E">
              <w:rPr>
                <w:rFonts w:cs="Calibri"/>
                <w:i/>
                <w:szCs w:val="20"/>
              </w:rPr>
              <w:t xml:space="preserve">Badan Standardisasi Nationa </w:t>
            </w:r>
            <w:r w:rsidRPr="00D5163E">
              <w:rPr>
                <w:rFonts w:cs="Calibri"/>
                <w:szCs w:val="20"/>
              </w:rPr>
              <w:t>(</w:t>
            </w:r>
            <w:r w:rsidR="00AD3F0D" w:rsidRPr="00D5163E">
              <w:rPr>
                <w:rFonts w:cs="Calibri"/>
                <w:i/>
                <w:szCs w:val="20"/>
              </w:rPr>
              <w:t>BSN</w:t>
            </w:r>
            <w:r w:rsidRPr="00D5163E">
              <w:rPr>
                <w:rFonts w:cs="Calibri"/>
                <w:szCs w:val="20"/>
              </w:rPr>
              <w:t xml:space="preserve">) or </w:t>
            </w:r>
            <w:r w:rsidR="000153B6" w:rsidRPr="00D5163E">
              <w:rPr>
                <w:rFonts w:cs="Calibri"/>
                <w:szCs w:val="20"/>
              </w:rPr>
              <w:t>National Standardization Agency</w:t>
            </w:r>
          </w:p>
        </w:tc>
        <w:tc>
          <w:tcPr>
            <w:tcW w:w="5598" w:type="dxa"/>
            <w:shd w:val="clear" w:color="auto" w:fill="auto"/>
          </w:tcPr>
          <w:p w14:paraId="6BA3AFC9" w14:textId="5BAC913B" w:rsidR="00AD3F0D" w:rsidRPr="00D5163E" w:rsidRDefault="002276BD" w:rsidP="007E081C">
            <w:pPr>
              <w:spacing w:after="0"/>
              <w:rPr>
                <w:rFonts w:cs="Calibri"/>
                <w:color w:val="000000"/>
                <w:szCs w:val="20"/>
              </w:rPr>
            </w:pPr>
            <w:r w:rsidRPr="00D5163E">
              <w:rPr>
                <w:rFonts w:cs="Calibri"/>
                <w:color w:val="000000"/>
                <w:szCs w:val="20"/>
              </w:rPr>
              <w:t xml:space="preserve">Provides technical support and policy coordination in the development and adoption of the </w:t>
            </w:r>
            <w:r w:rsidRPr="00D5163E">
              <w:rPr>
                <w:rFonts w:cs="Calibri"/>
                <w:i/>
                <w:color w:val="000000"/>
                <w:szCs w:val="20"/>
              </w:rPr>
              <w:t>SNI</w:t>
            </w:r>
            <w:r w:rsidRPr="00D5163E">
              <w:rPr>
                <w:rFonts w:cs="Calibri"/>
                <w:color w:val="000000"/>
                <w:szCs w:val="20"/>
              </w:rPr>
              <w:t xml:space="preserve"> and MEPS</w:t>
            </w:r>
            <w:r w:rsidR="00A33796" w:rsidRPr="00D5163E">
              <w:rPr>
                <w:rFonts w:cs="Calibri"/>
                <w:color w:val="000000"/>
                <w:szCs w:val="20"/>
              </w:rPr>
              <w:t xml:space="preserve"> within the timeframe of the project considering ASEAN and other international commitments in MEPS and labeling</w:t>
            </w:r>
          </w:p>
        </w:tc>
      </w:tr>
      <w:tr w:rsidR="00AD3F0D" w:rsidRPr="00D5163E" w14:paraId="2F0D4F92" w14:textId="77777777" w:rsidTr="003F1F74">
        <w:tc>
          <w:tcPr>
            <w:tcW w:w="3258" w:type="dxa"/>
            <w:shd w:val="clear" w:color="auto" w:fill="auto"/>
          </w:tcPr>
          <w:p w14:paraId="4B0B9DBB" w14:textId="77777777" w:rsidR="00AD3F0D" w:rsidRPr="00D5163E" w:rsidRDefault="00AD3F0D" w:rsidP="002C2489">
            <w:pPr>
              <w:spacing w:after="0"/>
              <w:rPr>
                <w:rFonts w:cs="Calibri"/>
                <w:szCs w:val="20"/>
              </w:rPr>
            </w:pPr>
            <w:r w:rsidRPr="00D5163E">
              <w:rPr>
                <w:rFonts w:cs="Calibri"/>
                <w:i/>
                <w:szCs w:val="20"/>
              </w:rPr>
              <w:t>BPPT</w:t>
            </w:r>
            <w:r w:rsidRPr="00D5163E">
              <w:rPr>
                <w:rFonts w:cs="Calibri"/>
                <w:szCs w:val="20"/>
              </w:rPr>
              <w:t xml:space="preserve"> (Research Agency for Technology Development and Implementation</w:t>
            </w:r>
            <w:r w:rsidR="00126561" w:rsidRPr="00D5163E">
              <w:rPr>
                <w:rFonts w:cs="Calibri"/>
                <w:szCs w:val="20"/>
              </w:rPr>
              <w:t>)</w:t>
            </w:r>
          </w:p>
        </w:tc>
        <w:tc>
          <w:tcPr>
            <w:tcW w:w="5598" w:type="dxa"/>
            <w:shd w:val="clear" w:color="auto" w:fill="auto"/>
          </w:tcPr>
          <w:p w14:paraId="17AEFC2F" w14:textId="77777777" w:rsidR="00AD3F0D" w:rsidRPr="00D5163E" w:rsidRDefault="00A33796" w:rsidP="007E081C">
            <w:pPr>
              <w:spacing w:after="0"/>
              <w:rPr>
                <w:rFonts w:cs="Calibri"/>
                <w:color w:val="000000"/>
                <w:szCs w:val="20"/>
              </w:rPr>
            </w:pPr>
            <w:r w:rsidRPr="00D5163E">
              <w:rPr>
                <w:rFonts w:cs="Calibri"/>
                <w:color w:val="000000"/>
                <w:szCs w:val="20"/>
              </w:rPr>
              <w:t xml:space="preserve">Acts as resource agency in the R&amp;R and product development for EEL technology and their application </w:t>
            </w:r>
          </w:p>
        </w:tc>
      </w:tr>
      <w:tr w:rsidR="00AD3F0D" w:rsidRPr="00D5163E" w14:paraId="0EDDD5F1" w14:textId="77777777" w:rsidTr="003F1F74">
        <w:tc>
          <w:tcPr>
            <w:tcW w:w="3258" w:type="dxa"/>
            <w:shd w:val="clear" w:color="auto" w:fill="auto"/>
          </w:tcPr>
          <w:p w14:paraId="2CB26C3B" w14:textId="088DDF35" w:rsidR="00AD3F0D" w:rsidRPr="00D5163E" w:rsidRDefault="000153B6" w:rsidP="002C2489">
            <w:pPr>
              <w:spacing w:after="0"/>
              <w:rPr>
                <w:rFonts w:cs="Calibri"/>
                <w:szCs w:val="20"/>
              </w:rPr>
            </w:pPr>
            <w:r w:rsidRPr="00D5163E">
              <w:rPr>
                <w:rFonts w:cs="Calibri"/>
                <w:i/>
                <w:szCs w:val="20"/>
              </w:rPr>
              <w:t>Tingkat Kandungan Dalam Negeri</w:t>
            </w:r>
            <w:r w:rsidRPr="00D5163E">
              <w:rPr>
                <w:rFonts w:cs="Calibri"/>
                <w:szCs w:val="20"/>
              </w:rPr>
              <w:t xml:space="preserve"> (</w:t>
            </w:r>
            <w:r w:rsidR="00AD3F0D" w:rsidRPr="00D5163E">
              <w:rPr>
                <w:rFonts w:cs="Calibri"/>
                <w:i/>
                <w:szCs w:val="20"/>
              </w:rPr>
              <w:t>TKDN</w:t>
            </w:r>
            <w:r w:rsidRPr="00D5163E">
              <w:rPr>
                <w:rFonts w:cs="Calibri"/>
                <w:szCs w:val="20"/>
              </w:rPr>
              <w:t>)</w:t>
            </w:r>
            <w:r w:rsidR="00AD3F0D" w:rsidRPr="00D5163E">
              <w:rPr>
                <w:rFonts w:cs="Calibri"/>
                <w:szCs w:val="20"/>
              </w:rPr>
              <w:t xml:space="preserve"> </w:t>
            </w:r>
            <w:r w:rsidRPr="00D5163E">
              <w:rPr>
                <w:rFonts w:cs="Calibri"/>
                <w:szCs w:val="20"/>
              </w:rPr>
              <w:t>or L</w:t>
            </w:r>
            <w:r w:rsidR="00AD3F0D" w:rsidRPr="00D5163E">
              <w:rPr>
                <w:rFonts w:cs="Calibri"/>
                <w:szCs w:val="20"/>
              </w:rPr>
              <w:t xml:space="preserve">local </w:t>
            </w:r>
            <w:r w:rsidRPr="00D5163E">
              <w:rPr>
                <w:rFonts w:cs="Calibri"/>
                <w:szCs w:val="20"/>
              </w:rPr>
              <w:t>C</w:t>
            </w:r>
            <w:r w:rsidR="00AD3F0D" w:rsidRPr="00D5163E">
              <w:rPr>
                <w:rFonts w:cs="Calibri"/>
                <w:szCs w:val="20"/>
              </w:rPr>
              <w:t>ontent certifiers</w:t>
            </w:r>
          </w:p>
        </w:tc>
        <w:tc>
          <w:tcPr>
            <w:tcW w:w="5598" w:type="dxa"/>
            <w:shd w:val="clear" w:color="auto" w:fill="auto"/>
          </w:tcPr>
          <w:p w14:paraId="53EEE541" w14:textId="77777777" w:rsidR="00AD3F0D" w:rsidRPr="00D5163E" w:rsidRDefault="00A33796" w:rsidP="007E081C">
            <w:pPr>
              <w:spacing w:after="0"/>
              <w:rPr>
                <w:rFonts w:cs="Calibri"/>
                <w:color w:val="000000"/>
                <w:szCs w:val="20"/>
              </w:rPr>
            </w:pPr>
            <w:r w:rsidRPr="00D5163E">
              <w:rPr>
                <w:rFonts w:cs="Calibri"/>
                <w:color w:val="000000"/>
                <w:szCs w:val="20"/>
              </w:rPr>
              <w:t>Act as resource agency in the policy review and recommendations in enhancing the local content of locally manufactured lighting products</w:t>
            </w:r>
          </w:p>
        </w:tc>
      </w:tr>
      <w:tr w:rsidR="00AD3F0D" w:rsidRPr="00D5163E" w14:paraId="5E612A70" w14:textId="77777777" w:rsidTr="003F1F74">
        <w:tc>
          <w:tcPr>
            <w:tcW w:w="3258" w:type="dxa"/>
            <w:shd w:val="clear" w:color="auto" w:fill="auto"/>
          </w:tcPr>
          <w:p w14:paraId="6F654488" w14:textId="77777777" w:rsidR="00AD3F0D" w:rsidRPr="00D5163E" w:rsidRDefault="00AD3F0D" w:rsidP="002C2489">
            <w:pPr>
              <w:spacing w:after="0"/>
              <w:rPr>
                <w:rFonts w:cs="Calibri"/>
                <w:szCs w:val="20"/>
              </w:rPr>
            </w:pPr>
            <w:r w:rsidRPr="00D5163E">
              <w:rPr>
                <w:rFonts w:cs="Calibri"/>
                <w:szCs w:val="20"/>
              </w:rPr>
              <w:t>Credit Facility Guarantee/Credit Insurance Companies</w:t>
            </w:r>
          </w:p>
        </w:tc>
        <w:tc>
          <w:tcPr>
            <w:tcW w:w="5598" w:type="dxa"/>
            <w:shd w:val="clear" w:color="auto" w:fill="auto"/>
          </w:tcPr>
          <w:p w14:paraId="1B030846" w14:textId="77777777" w:rsidR="00AD3F0D" w:rsidRPr="00D5163E" w:rsidRDefault="00A33796" w:rsidP="007E081C">
            <w:pPr>
              <w:spacing w:after="0"/>
              <w:rPr>
                <w:rFonts w:cs="Calibri"/>
                <w:color w:val="000000"/>
                <w:szCs w:val="20"/>
              </w:rPr>
            </w:pPr>
            <w:r w:rsidRPr="00D5163E">
              <w:rPr>
                <w:rFonts w:cs="Calibri"/>
                <w:color w:val="000000"/>
                <w:szCs w:val="20"/>
              </w:rPr>
              <w:t xml:space="preserve">Act as resource groups for determining appropriate financing support schemes in support of the full scale ESCO model regarding credit guarantee facility  </w:t>
            </w:r>
          </w:p>
        </w:tc>
      </w:tr>
      <w:tr w:rsidR="00AD3F0D" w:rsidRPr="00D5163E" w14:paraId="74814793" w14:textId="77777777" w:rsidTr="003F1F74">
        <w:tc>
          <w:tcPr>
            <w:tcW w:w="3258" w:type="dxa"/>
            <w:shd w:val="clear" w:color="auto" w:fill="auto"/>
          </w:tcPr>
          <w:p w14:paraId="50A5EFB1" w14:textId="524342D3" w:rsidR="00AD3F0D" w:rsidRPr="00D5163E" w:rsidRDefault="00AD3F0D" w:rsidP="002C2489">
            <w:pPr>
              <w:spacing w:after="0"/>
              <w:rPr>
                <w:rFonts w:cs="Calibri"/>
                <w:szCs w:val="20"/>
              </w:rPr>
            </w:pPr>
            <w:r w:rsidRPr="00D5163E">
              <w:rPr>
                <w:rFonts w:cs="Calibri"/>
                <w:szCs w:val="20"/>
              </w:rPr>
              <w:t>Lighting Industry Associations</w:t>
            </w:r>
            <w:r w:rsidR="000153B6" w:rsidRPr="00D5163E">
              <w:rPr>
                <w:rFonts w:cs="Calibri"/>
                <w:szCs w:val="20"/>
              </w:rPr>
              <w:t xml:space="preserve"> (</w:t>
            </w:r>
            <w:r w:rsidR="000153B6" w:rsidRPr="00D5163E">
              <w:rPr>
                <w:rFonts w:cs="Calibri"/>
                <w:i/>
                <w:szCs w:val="20"/>
              </w:rPr>
              <w:t xml:space="preserve">GAMATRINDO, ALINDO </w:t>
            </w:r>
            <w:r w:rsidR="000153B6" w:rsidRPr="00D5163E">
              <w:rPr>
                <w:rFonts w:cs="Calibri"/>
                <w:szCs w:val="20"/>
              </w:rPr>
              <w:t>and</w:t>
            </w:r>
            <w:r w:rsidR="000153B6" w:rsidRPr="00D5163E">
              <w:rPr>
                <w:rFonts w:cs="Calibri"/>
                <w:i/>
                <w:szCs w:val="20"/>
              </w:rPr>
              <w:t xml:space="preserve"> APERLINDO</w:t>
            </w:r>
            <w:r w:rsidR="000153B6" w:rsidRPr="00D5163E">
              <w:rPr>
                <w:rFonts w:cs="Calibri"/>
                <w:szCs w:val="20"/>
              </w:rPr>
              <w:t>)</w:t>
            </w:r>
          </w:p>
        </w:tc>
        <w:tc>
          <w:tcPr>
            <w:tcW w:w="5598" w:type="dxa"/>
            <w:shd w:val="clear" w:color="auto" w:fill="auto"/>
          </w:tcPr>
          <w:p w14:paraId="08E92D73" w14:textId="77777777" w:rsidR="00AD3F0D" w:rsidRPr="00D5163E" w:rsidRDefault="00A33796" w:rsidP="007E081C">
            <w:pPr>
              <w:spacing w:after="0"/>
              <w:rPr>
                <w:rFonts w:cs="Calibri"/>
                <w:color w:val="000000"/>
                <w:szCs w:val="20"/>
              </w:rPr>
            </w:pPr>
            <w:r w:rsidRPr="00D5163E">
              <w:rPr>
                <w:rFonts w:cs="Calibri"/>
                <w:color w:val="000000"/>
                <w:szCs w:val="20"/>
              </w:rPr>
              <w:t>Provides technical support and coordination among local manufacturers</w:t>
            </w:r>
            <w:r w:rsidR="00AA1F86" w:rsidRPr="00D5163E">
              <w:rPr>
                <w:rFonts w:cs="Calibri"/>
                <w:color w:val="000000"/>
                <w:szCs w:val="20"/>
              </w:rPr>
              <w:t>; leads the industry associations and its members in policy discussions to achieve timely progress in project implementation and performance targets; lead the transition to higher efficiency and cost-effective EEL production and acts as coordinator and focal point in the monitoring, verification and enforcement representing the EEL industry for measuring impact and corrective actions</w:t>
            </w:r>
          </w:p>
        </w:tc>
      </w:tr>
      <w:tr w:rsidR="00AD3F0D" w:rsidRPr="00D5163E" w14:paraId="190D7AEB" w14:textId="77777777" w:rsidTr="003F1F74">
        <w:tc>
          <w:tcPr>
            <w:tcW w:w="3258" w:type="dxa"/>
            <w:shd w:val="clear" w:color="auto" w:fill="auto"/>
          </w:tcPr>
          <w:p w14:paraId="1EA3D874" w14:textId="77777777" w:rsidR="00AD3F0D" w:rsidRPr="00D5163E" w:rsidRDefault="00AD3F0D" w:rsidP="002C2489">
            <w:pPr>
              <w:spacing w:after="0"/>
              <w:rPr>
                <w:rFonts w:cs="Calibri"/>
                <w:szCs w:val="20"/>
              </w:rPr>
            </w:pPr>
            <w:r w:rsidRPr="00D5163E">
              <w:rPr>
                <w:rFonts w:cs="Calibri"/>
                <w:szCs w:val="20"/>
              </w:rPr>
              <w:t>Development Partners (MTRE3, ICED2, PFAN, and other bilateral projects)</w:t>
            </w:r>
          </w:p>
        </w:tc>
        <w:tc>
          <w:tcPr>
            <w:tcW w:w="5598" w:type="dxa"/>
            <w:shd w:val="clear" w:color="auto" w:fill="auto"/>
          </w:tcPr>
          <w:p w14:paraId="0EB38BF9" w14:textId="77777777" w:rsidR="00AD3F0D" w:rsidRPr="00D5163E" w:rsidRDefault="00AA1F86" w:rsidP="007E081C">
            <w:pPr>
              <w:spacing w:after="0"/>
              <w:rPr>
                <w:rFonts w:cs="Calibri"/>
                <w:color w:val="000000"/>
                <w:szCs w:val="20"/>
              </w:rPr>
            </w:pPr>
            <w:r w:rsidRPr="00D5163E">
              <w:rPr>
                <w:rFonts w:cs="Calibri"/>
                <w:color w:val="000000"/>
                <w:szCs w:val="20"/>
              </w:rPr>
              <w:t>Provide technical support and coordination regarding the implementation of relevant activities towards achievement of outputs that have common project objectives</w:t>
            </w:r>
          </w:p>
        </w:tc>
      </w:tr>
      <w:tr w:rsidR="00291ACD" w:rsidRPr="00D5163E" w14:paraId="4224B014" w14:textId="77777777" w:rsidTr="003F1F74">
        <w:tc>
          <w:tcPr>
            <w:tcW w:w="3258" w:type="dxa"/>
            <w:shd w:val="clear" w:color="auto" w:fill="auto"/>
          </w:tcPr>
          <w:p w14:paraId="7A0E0B9C" w14:textId="15F99ED5" w:rsidR="00291ACD" w:rsidRPr="00D5163E" w:rsidRDefault="00291ACD" w:rsidP="002C2489">
            <w:pPr>
              <w:spacing w:after="0"/>
              <w:jc w:val="left"/>
              <w:rPr>
                <w:rFonts w:cs="Calibri"/>
                <w:szCs w:val="20"/>
              </w:rPr>
            </w:pPr>
            <w:r w:rsidRPr="00D5163E">
              <w:rPr>
                <w:rFonts w:cs="Calibri"/>
                <w:szCs w:val="20"/>
              </w:rPr>
              <w:t xml:space="preserve">Gender equality-focused organizations </w:t>
            </w:r>
            <w:r w:rsidR="003A398C" w:rsidRPr="00D5163E">
              <w:rPr>
                <w:rFonts w:cs="Calibri"/>
                <w:szCs w:val="20"/>
              </w:rPr>
              <w:t xml:space="preserve">and ministry-designated focal points </w:t>
            </w:r>
            <w:r w:rsidRPr="00D5163E">
              <w:rPr>
                <w:rFonts w:cs="Calibri"/>
                <w:szCs w:val="20"/>
              </w:rPr>
              <w:t xml:space="preserve">working </w:t>
            </w:r>
            <w:r w:rsidR="003A398C" w:rsidRPr="00D5163E">
              <w:rPr>
                <w:rFonts w:cs="Calibri"/>
                <w:szCs w:val="20"/>
              </w:rPr>
              <w:t>o</w:t>
            </w:r>
            <w:r w:rsidRPr="00D5163E">
              <w:rPr>
                <w:rFonts w:cs="Calibri"/>
                <w:szCs w:val="20"/>
              </w:rPr>
              <w:t>n energy</w:t>
            </w:r>
          </w:p>
        </w:tc>
        <w:tc>
          <w:tcPr>
            <w:tcW w:w="5598" w:type="dxa"/>
            <w:shd w:val="clear" w:color="auto" w:fill="auto"/>
          </w:tcPr>
          <w:p w14:paraId="07E04787" w14:textId="5CA18A22" w:rsidR="00291ACD" w:rsidRPr="00D5163E" w:rsidRDefault="00291ACD" w:rsidP="007E081C">
            <w:pPr>
              <w:spacing w:after="0"/>
              <w:rPr>
                <w:rFonts w:cs="Calibri"/>
                <w:color w:val="000000"/>
                <w:szCs w:val="20"/>
              </w:rPr>
            </w:pPr>
            <w:r w:rsidRPr="00D5163E">
              <w:rPr>
                <w:rFonts w:cs="Calibri"/>
                <w:color w:val="000000"/>
                <w:szCs w:val="20"/>
              </w:rPr>
              <w:t>Provide support in gender-mainstreaming activities in pursuit of the</w:t>
            </w:r>
            <w:r w:rsidR="008B16B0" w:rsidRPr="00D5163E">
              <w:rPr>
                <w:rFonts w:cs="Calibri"/>
                <w:color w:val="000000"/>
                <w:szCs w:val="20"/>
              </w:rPr>
              <w:t xml:space="preserve"> </w:t>
            </w:r>
            <w:r w:rsidRPr="00D5163E">
              <w:rPr>
                <w:rFonts w:cs="Calibri"/>
                <w:color w:val="000000"/>
                <w:szCs w:val="20"/>
              </w:rPr>
              <w:t>overall project objectives</w:t>
            </w:r>
            <w:r w:rsidR="003A398C" w:rsidRPr="00D5163E">
              <w:rPr>
                <w:rFonts w:cs="Calibri"/>
                <w:color w:val="000000"/>
                <w:szCs w:val="20"/>
              </w:rPr>
              <w:t xml:space="preserve"> to be coordinated by the MEMR-designated gender focal point for the project</w:t>
            </w:r>
          </w:p>
        </w:tc>
      </w:tr>
    </w:tbl>
    <w:p w14:paraId="35314A56" w14:textId="20072CD1" w:rsidR="003E76FE" w:rsidRPr="00D5163E" w:rsidRDefault="003E76FE" w:rsidP="002C2489">
      <w:pPr>
        <w:spacing w:after="0"/>
        <w:ind w:left="720"/>
        <w:rPr>
          <w:rFonts w:cs="Segoe UI"/>
          <w:color w:val="000000"/>
          <w:szCs w:val="20"/>
        </w:rPr>
      </w:pPr>
    </w:p>
    <w:p w14:paraId="4E4F1FAC" w14:textId="4C7EE9D7" w:rsidR="001126D5" w:rsidRPr="00D5163E" w:rsidRDefault="001126D5" w:rsidP="002C2489">
      <w:pPr>
        <w:spacing w:after="0"/>
        <w:ind w:left="720"/>
        <w:rPr>
          <w:rFonts w:cs="Segoe UI"/>
          <w:color w:val="000000"/>
          <w:szCs w:val="20"/>
        </w:rPr>
      </w:pPr>
    </w:p>
    <w:p w14:paraId="74E87CA0" w14:textId="77777777" w:rsidR="00FB34E0" w:rsidRPr="00D5163E" w:rsidRDefault="00FB34E0" w:rsidP="007E081C">
      <w:pPr>
        <w:pStyle w:val="ListParagraph"/>
        <w:numPr>
          <w:ilvl w:val="0"/>
          <w:numId w:val="8"/>
        </w:numPr>
        <w:jc w:val="both"/>
        <w:rPr>
          <w:sz w:val="20"/>
          <w:szCs w:val="20"/>
        </w:rPr>
      </w:pPr>
      <w:r w:rsidRPr="00D5163E">
        <w:rPr>
          <w:rFonts w:ascii="Calibri" w:hAnsi="Calibri"/>
          <w:b/>
          <w:sz w:val="22"/>
          <w:szCs w:val="22"/>
          <w:u w:val="single"/>
        </w:rPr>
        <w:t>Risk Management</w:t>
      </w:r>
      <w:r w:rsidRPr="00D5163E">
        <w:rPr>
          <w:rFonts w:ascii="Calibri" w:hAnsi="Calibri"/>
          <w:sz w:val="20"/>
          <w:szCs w:val="20"/>
        </w:rPr>
        <w:t xml:space="preserve">  </w:t>
      </w:r>
    </w:p>
    <w:p w14:paraId="1602097A" w14:textId="77777777" w:rsidR="00FB34E0" w:rsidRPr="00D5163E" w:rsidRDefault="00FB34E0" w:rsidP="007E081C">
      <w:pPr>
        <w:spacing w:after="0"/>
        <w:ind w:left="720"/>
        <w:rPr>
          <w:rFonts w:cs="Calibri"/>
          <w:i/>
          <w:sz w:val="22"/>
          <w:szCs w:val="22"/>
        </w:rPr>
      </w:pPr>
    </w:p>
    <w:p w14:paraId="673250D4" w14:textId="6445AF21" w:rsidR="00FB34E0" w:rsidRPr="00D5163E" w:rsidRDefault="00FB34E0" w:rsidP="007E081C">
      <w:pPr>
        <w:spacing w:after="0"/>
        <w:ind w:left="720"/>
        <w:rPr>
          <w:rFonts w:cs="Calibri"/>
          <w:i/>
          <w:sz w:val="22"/>
          <w:szCs w:val="22"/>
        </w:rPr>
      </w:pPr>
      <w:r w:rsidRPr="00D5163E">
        <w:rPr>
          <w:rFonts w:cs="Arial"/>
          <w:sz w:val="22"/>
          <w:szCs w:val="22"/>
          <w:lang w:eastAsia="zh-CN"/>
        </w:rPr>
        <w:t xml:space="preserve">As per standard UNDP requirements, the Project Manager will monitor risks quarterly and report on the status of risks to the UNDP Country Office. The UNDP Country Office will record progress in the UNDP ATLAS risk log. Risks will be reported as critical when the impact and probability are high (i.e. when impact is rated as 5, and when impact is rated as 4, and probability is rated at 3 or higher). Management responses to critical risks will also be reported to the GEF in the annual PIR. Project risks are summarized below in </w:t>
      </w:r>
      <w:r w:rsidRPr="00D5163E">
        <w:rPr>
          <w:rFonts w:cs="Arial"/>
          <w:b/>
          <w:sz w:val="22"/>
          <w:szCs w:val="22"/>
          <w:lang w:eastAsia="zh-CN"/>
        </w:rPr>
        <w:t>Table 6</w:t>
      </w:r>
      <w:r w:rsidRPr="00D5163E">
        <w:rPr>
          <w:rFonts w:cs="Arial"/>
          <w:sz w:val="22"/>
          <w:szCs w:val="22"/>
          <w:lang w:eastAsia="zh-CN"/>
        </w:rPr>
        <w:t xml:space="preserve">. A Project Risk Log is provided in </w:t>
      </w:r>
      <w:r w:rsidRPr="00D5163E">
        <w:rPr>
          <w:rFonts w:cs="Arial"/>
          <w:b/>
          <w:sz w:val="22"/>
          <w:szCs w:val="22"/>
          <w:lang w:eastAsia="zh-CN"/>
        </w:rPr>
        <w:t xml:space="preserve">Annex </w:t>
      </w:r>
      <w:r w:rsidR="005B038B" w:rsidRPr="00D5163E">
        <w:rPr>
          <w:rFonts w:cs="Arial"/>
          <w:b/>
          <w:sz w:val="22"/>
          <w:szCs w:val="22"/>
          <w:lang w:eastAsia="zh-CN"/>
        </w:rPr>
        <w:t>H</w:t>
      </w:r>
      <w:r w:rsidRPr="00D5163E">
        <w:rPr>
          <w:rFonts w:cs="Arial"/>
          <w:sz w:val="22"/>
          <w:szCs w:val="22"/>
          <w:lang w:eastAsia="zh-CN"/>
        </w:rPr>
        <w:t>.</w:t>
      </w:r>
      <w:r w:rsidR="00801479" w:rsidRPr="00D5163E">
        <w:rPr>
          <w:rFonts w:cs="Arial"/>
          <w:sz w:val="22"/>
          <w:szCs w:val="22"/>
          <w:lang w:eastAsia="zh-CN"/>
        </w:rPr>
        <w:t xml:space="preserve"> </w:t>
      </w:r>
    </w:p>
    <w:p w14:paraId="1053C81C" w14:textId="77777777" w:rsidR="00FB34E0" w:rsidRPr="00D5163E" w:rsidRDefault="00FB34E0" w:rsidP="007E081C">
      <w:pPr>
        <w:spacing w:after="0"/>
        <w:ind w:left="720"/>
        <w:rPr>
          <w:rFonts w:cs="Calibri"/>
          <w:i/>
          <w:sz w:val="22"/>
          <w:szCs w:val="22"/>
        </w:rPr>
      </w:pPr>
    </w:p>
    <w:p w14:paraId="79308DA5" w14:textId="77777777" w:rsidR="00FB34E0" w:rsidRPr="00D5163E" w:rsidRDefault="00FB34E0" w:rsidP="007E081C">
      <w:pPr>
        <w:spacing w:after="0"/>
        <w:ind w:left="720"/>
        <w:rPr>
          <w:i/>
          <w:szCs w:val="20"/>
        </w:rPr>
      </w:pPr>
    </w:p>
    <w:p w14:paraId="53E5BD75" w14:textId="77777777" w:rsidR="00FB34E0" w:rsidRPr="00D5163E" w:rsidRDefault="00FB34E0" w:rsidP="007E081C">
      <w:pPr>
        <w:spacing w:after="0"/>
        <w:jc w:val="center"/>
        <w:rPr>
          <w:b/>
          <w:sz w:val="22"/>
          <w:szCs w:val="22"/>
        </w:rPr>
      </w:pPr>
      <w:r w:rsidRPr="00D5163E">
        <w:rPr>
          <w:b/>
          <w:sz w:val="22"/>
          <w:szCs w:val="22"/>
        </w:rPr>
        <w:t>Table 6:  ADLIGHT Project Risk Log</w:t>
      </w:r>
    </w:p>
    <w:p w14:paraId="2FA20606" w14:textId="77777777" w:rsidR="00FB34E0" w:rsidRPr="00D5163E" w:rsidRDefault="00FB34E0" w:rsidP="007E081C">
      <w:pPr>
        <w:spacing w:after="0"/>
        <w:ind w:left="720"/>
        <w:rPr>
          <w:i/>
          <w:szCs w:val="20"/>
        </w:rPr>
      </w:pPr>
    </w:p>
    <w:tbl>
      <w:tblPr>
        <w:tblW w:w="8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1170"/>
        <w:gridCol w:w="1137"/>
        <w:gridCol w:w="1890"/>
        <w:gridCol w:w="1800"/>
        <w:gridCol w:w="1013"/>
      </w:tblGrid>
      <w:tr w:rsidR="00FB34E0" w:rsidRPr="00D5163E" w14:paraId="77900EBA" w14:textId="77777777" w:rsidTr="00696431">
        <w:trPr>
          <w:tblHeader/>
          <w:jc w:val="center"/>
        </w:trPr>
        <w:tc>
          <w:tcPr>
            <w:tcW w:w="8900" w:type="dxa"/>
            <w:gridSpan w:val="6"/>
            <w:shd w:val="clear" w:color="auto" w:fill="FFCC00"/>
            <w:vAlign w:val="center"/>
          </w:tcPr>
          <w:p w14:paraId="75CDE9D2" w14:textId="77777777" w:rsidR="00FB34E0" w:rsidRPr="00D5163E" w:rsidRDefault="00FB34E0" w:rsidP="007E081C">
            <w:pPr>
              <w:jc w:val="center"/>
              <w:rPr>
                <w:rFonts w:cs="Calibri"/>
                <w:b/>
                <w:sz w:val="18"/>
                <w:szCs w:val="18"/>
              </w:rPr>
            </w:pPr>
            <w:r w:rsidRPr="00D5163E">
              <w:rPr>
                <w:rFonts w:cs="Calibri"/>
                <w:b/>
                <w:sz w:val="18"/>
                <w:szCs w:val="18"/>
              </w:rPr>
              <w:t>Project Risks</w:t>
            </w:r>
          </w:p>
        </w:tc>
      </w:tr>
      <w:tr w:rsidR="00FB34E0" w:rsidRPr="00D5163E" w14:paraId="3F5BCDA1" w14:textId="77777777" w:rsidTr="00696431">
        <w:trPr>
          <w:tblHeader/>
          <w:jc w:val="center"/>
        </w:trPr>
        <w:tc>
          <w:tcPr>
            <w:tcW w:w="1890" w:type="dxa"/>
            <w:shd w:val="clear" w:color="auto" w:fill="FFCC00"/>
            <w:vAlign w:val="center"/>
          </w:tcPr>
          <w:p w14:paraId="6C91F5EC" w14:textId="77777777" w:rsidR="00FB34E0" w:rsidRPr="00D5163E" w:rsidRDefault="00FB34E0" w:rsidP="002C2489">
            <w:pPr>
              <w:jc w:val="center"/>
              <w:rPr>
                <w:rFonts w:cs="Calibri"/>
                <w:b/>
                <w:sz w:val="18"/>
                <w:szCs w:val="18"/>
              </w:rPr>
            </w:pPr>
            <w:r w:rsidRPr="00D5163E">
              <w:rPr>
                <w:rFonts w:cs="Calibri"/>
                <w:b/>
                <w:sz w:val="18"/>
                <w:szCs w:val="18"/>
              </w:rPr>
              <w:t>Description</w:t>
            </w:r>
          </w:p>
        </w:tc>
        <w:tc>
          <w:tcPr>
            <w:tcW w:w="1170" w:type="dxa"/>
            <w:shd w:val="clear" w:color="auto" w:fill="FFCC00"/>
            <w:vAlign w:val="center"/>
          </w:tcPr>
          <w:p w14:paraId="36943E6B" w14:textId="77777777" w:rsidR="00FB34E0" w:rsidRPr="00D5163E" w:rsidRDefault="00FB34E0" w:rsidP="007E081C">
            <w:pPr>
              <w:jc w:val="center"/>
              <w:rPr>
                <w:rFonts w:cs="Calibri"/>
                <w:b/>
                <w:sz w:val="18"/>
                <w:szCs w:val="18"/>
              </w:rPr>
            </w:pPr>
            <w:r w:rsidRPr="00D5163E">
              <w:rPr>
                <w:rFonts w:cs="Calibri"/>
                <w:b/>
                <w:sz w:val="18"/>
                <w:szCs w:val="18"/>
              </w:rPr>
              <w:t>Type</w:t>
            </w:r>
          </w:p>
        </w:tc>
        <w:tc>
          <w:tcPr>
            <w:tcW w:w="1137" w:type="dxa"/>
            <w:shd w:val="clear" w:color="auto" w:fill="FFCC00"/>
            <w:vAlign w:val="center"/>
          </w:tcPr>
          <w:p w14:paraId="702B670F" w14:textId="77777777" w:rsidR="00FB34E0" w:rsidRPr="00D5163E" w:rsidRDefault="00FB34E0" w:rsidP="007E081C">
            <w:pPr>
              <w:jc w:val="center"/>
              <w:rPr>
                <w:rFonts w:cs="Calibri"/>
                <w:b/>
                <w:sz w:val="18"/>
                <w:szCs w:val="18"/>
              </w:rPr>
            </w:pPr>
            <w:r w:rsidRPr="00D5163E">
              <w:rPr>
                <w:rFonts w:cs="Calibri"/>
                <w:b/>
                <w:sz w:val="18"/>
                <w:szCs w:val="18"/>
              </w:rPr>
              <w:t>Impact &amp;</w:t>
            </w:r>
          </w:p>
          <w:p w14:paraId="4C1DA2A2" w14:textId="77777777" w:rsidR="00FB34E0" w:rsidRPr="00D5163E" w:rsidRDefault="00FB34E0" w:rsidP="007E081C">
            <w:pPr>
              <w:jc w:val="center"/>
              <w:rPr>
                <w:rFonts w:cs="Calibri"/>
                <w:b/>
                <w:sz w:val="18"/>
                <w:szCs w:val="18"/>
              </w:rPr>
            </w:pPr>
            <w:r w:rsidRPr="00D5163E">
              <w:rPr>
                <w:rFonts w:cs="Calibri"/>
                <w:b/>
                <w:sz w:val="18"/>
                <w:szCs w:val="18"/>
              </w:rPr>
              <w:t>Probability</w:t>
            </w:r>
          </w:p>
        </w:tc>
        <w:tc>
          <w:tcPr>
            <w:tcW w:w="1890" w:type="dxa"/>
            <w:shd w:val="clear" w:color="auto" w:fill="FFCC00"/>
            <w:vAlign w:val="center"/>
          </w:tcPr>
          <w:p w14:paraId="27F5082E" w14:textId="77777777" w:rsidR="00FB34E0" w:rsidRPr="00D5163E" w:rsidRDefault="00FB34E0" w:rsidP="007E081C">
            <w:pPr>
              <w:jc w:val="center"/>
              <w:rPr>
                <w:rFonts w:cs="Calibri"/>
                <w:b/>
                <w:sz w:val="18"/>
                <w:szCs w:val="18"/>
              </w:rPr>
            </w:pPr>
            <w:r w:rsidRPr="00D5163E">
              <w:rPr>
                <w:rFonts w:cs="Calibri"/>
                <w:b/>
                <w:sz w:val="18"/>
                <w:szCs w:val="18"/>
              </w:rPr>
              <w:t>Mitigation Measures</w:t>
            </w:r>
          </w:p>
        </w:tc>
        <w:tc>
          <w:tcPr>
            <w:tcW w:w="1800" w:type="dxa"/>
            <w:shd w:val="clear" w:color="auto" w:fill="FFCC00"/>
            <w:vAlign w:val="center"/>
          </w:tcPr>
          <w:p w14:paraId="7E4792B1" w14:textId="77777777" w:rsidR="00FB34E0" w:rsidRPr="00D5163E" w:rsidRDefault="00FB34E0" w:rsidP="007E081C">
            <w:pPr>
              <w:jc w:val="center"/>
              <w:rPr>
                <w:rFonts w:cs="Calibri"/>
                <w:b/>
                <w:sz w:val="18"/>
                <w:szCs w:val="18"/>
              </w:rPr>
            </w:pPr>
            <w:r w:rsidRPr="00D5163E">
              <w:rPr>
                <w:rFonts w:cs="Calibri"/>
                <w:b/>
                <w:sz w:val="18"/>
                <w:szCs w:val="18"/>
              </w:rPr>
              <w:t>Owner</w:t>
            </w:r>
          </w:p>
        </w:tc>
        <w:tc>
          <w:tcPr>
            <w:tcW w:w="1013" w:type="dxa"/>
            <w:shd w:val="clear" w:color="auto" w:fill="FFCC00"/>
            <w:vAlign w:val="center"/>
          </w:tcPr>
          <w:p w14:paraId="1AD3832B" w14:textId="77777777" w:rsidR="00FB34E0" w:rsidRPr="00D5163E" w:rsidRDefault="00FB34E0" w:rsidP="007E081C">
            <w:pPr>
              <w:jc w:val="center"/>
              <w:rPr>
                <w:rFonts w:cs="Calibri"/>
                <w:b/>
                <w:sz w:val="18"/>
                <w:szCs w:val="18"/>
              </w:rPr>
            </w:pPr>
            <w:r w:rsidRPr="00D5163E">
              <w:rPr>
                <w:rFonts w:cs="Calibri"/>
                <w:b/>
                <w:sz w:val="18"/>
                <w:szCs w:val="18"/>
              </w:rPr>
              <w:t>Status</w:t>
            </w:r>
          </w:p>
        </w:tc>
      </w:tr>
      <w:tr w:rsidR="00FB34E0" w:rsidRPr="00D5163E" w14:paraId="6D2327BA" w14:textId="77777777" w:rsidTr="00696431">
        <w:trPr>
          <w:jc w:val="center"/>
        </w:trPr>
        <w:tc>
          <w:tcPr>
            <w:tcW w:w="1890" w:type="dxa"/>
          </w:tcPr>
          <w:p w14:paraId="3FEC7E7E" w14:textId="77777777" w:rsidR="00FB34E0" w:rsidRPr="00D5163E" w:rsidRDefault="00FB34E0" w:rsidP="00DD7CE7">
            <w:pPr>
              <w:pStyle w:val="ListParagraph"/>
              <w:numPr>
                <w:ilvl w:val="0"/>
                <w:numId w:val="35"/>
              </w:numPr>
              <w:spacing w:after="60"/>
              <w:ind w:left="185" w:hanging="175"/>
              <w:contextualSpacing/>
              <w:jc w:val="both"/>
              <w:rPr>
                <w:rFonts w:ascii="Calibri" w:hAnsi="Calibri" w:cs="Calibri"/>
                <w:sz w:val="18"/>
                <w:szCs w:val="18"/>
              </w:rPr>
            </w:pPr>
            <w:r w:rsidRPr="00D5163E">
              <w:rPr>
                <w:rFonts w:ascii="Calibri" w:hAnsi="Calibri" w:cs="Calibri"/>
                <w:sz w:val="18"/>
                <w:szCs w:val="18"/>
              </w:rPr>
              <w:t>Prolonged delays in the implementation of MEPS due to Government procedures and processes</w:t>
            </w:r>
          </w:p>
        </w:tc>
        <w:tc>
          <w:tcPr>
            <w:tcW w:w="1170" w:type="dxa"/>
          </w:tcPr>
          <w:p w14:paraId="6EBD7BEA" w14:textId="77777777" w:rsidR="00FB34E0" w:rsidRPr="00D5163E" w:rsidRDefault="00FB34E0" w:rsidP="007E081C">
            <w:pPr>
              <w:rPr>
                <w:rFonts w:cs="Calibri"/>
                <w:sz w:val="18"/>
                <w:szCs w:val="18"/>
              </w:rPr>
            </w:pPr>
            <w:r w:rsidRPr="00D5163E">
              <w:rPr>
                <w:rFonts w:cs="Calibri"/>
                <w:sz w:val="18"/>
                <w:szCs w:val="18"/>
              </w:rPr>
              <w:t>Political</w:t>
            </w:r>
          </w:p>
          <w:p w14:paraId="7647BF88" w14:textId="77777777" w:rsidR="00FB34E0" w:rsidRPr="00D5163E" w:rsidRDefault="00FB34E0" w:rsidP="007E081C">
            <w:pPr>
              <w:rPr>
                <w:rFonts w:cs="Calibri"/>
                <w:sz w:val="18"/>
                <w:szCs w:val="18"/>
              </w:rPr>
            </w:pPr>
            <w:r w:rsidRPr="00D5163E">
              <w:rPr>
                <w:rFonts w:cs="Calibri"/>
                <w:sz w:val="18"/>
                <w:szCs w:val="18"/>
              </w:rPr>
              <w:t>Regulatory</w:t>
            </w:r>
          </w:p>
          <w:p w14:paraId="398BCA74" w14:textId="77777777" w:rsidR="00FB34E0" w:rsidRPr="00D5163E" w:rsidRDefault="00FB34E0" w:rsidP="007E081C">
            <w:pPr>
              <w:rPr>
                <w:rFonts w:cs="Calibri"/>
                <w:sz w:val="18"/>
                <w:szCs w:val="18"/>
              </w:rPr>
            </w:pPr>
          </w:p>
        </w:tc>
        <w:tc>
          <w:tcPr>
            <w:tcW w:w="1137" w:type="dxa"/>
          </w:tcPr>
          <w:p w14:paraId="42E29C55" w14:textId="166C689C"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 xml:space="preserve">P = </w:t>
            </w:r>
            <w:r w:rsidR="00B87618" w:rsidRPr="00D5163E">
              <w:rPr>
                <w:rFonts w:asciiTheme="majorHAnsi" w:hAnsiTheme="majorHAnsi"/>
                <w:sz w:val="18"/>
                <w:szCs w:val="18"/>
              </w:rPr>
              <w:t>2</w:t>
            </w:r>
          </w:p>
          <w:p w14:paraId="0A943AB4" w14:textId="57F5D4E1"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 xml:space="preserve">I = </w:t>
            </w:r>
            <w:r w:rsidR="00C35E7A" w:rsidRPr="00D5163E">
              <w:rPr>
                <w:rFonts w:asciiTheme="majorHAnsi" w:hAnsiTheme="majorHAnsi"/>
                <w:sz w:val="18"/>
                <w:szCs w:val="18"/>
              </w:rPr>
              <w:t>3</w:t>
            </w:r>
          </w:p>
        </w:tc>
        <w:tc>
          <w:tcPr>
            <w:tcW w:w="1890" w:type="dxa"/>
          </w:tcPr>
          <w:p w14:paraId="739CCC5A" w14:textId="77777777" w:rsidR="00FB34E0" w:rsidRPr="00D5163E" w:rsidRDefault="00FB34E0" w:rsidP="007E081C">
            <w:pPr>
              <w:rPr>
                <w:rFonts w:cs="Calibri"/>
                <w:sz w:val="18"/>
                <w:szCs w:val="18"/>
              </w:rPr>
            </w:pPr>
            <w:r w:rsidRPr="00D5163E">
              <w:rPr>
                <w:rFonts w:cs="Calibri"/>
                <w:i/>
                <w:sz w:val="18"/>
                <w:szCs w:val="18"/>
              </w:rPr>
              <w:t>BSN</w:t>
            </w:r>
            <w:r w:rsidRPr="00D5163E">
              <w:rPr>
                <w:rFonts w:cs="Calibri"/>
                <w:sz w:val="18"/>
                <w:szCs w:val="18"/>
              </w:rPr>
              <w:t xml:space="preserve"> to come up with </w:t>
            </w:r>
            <w:r w:rsidRPr="00D5163E">
              <w:rPr>
                <w:rFonts w:cs="Calibri"/>
                <w:i/>
                <w:sz w:val="18"/>
                <w:szCs w:val="18"/>
              </w:rPr>
              <w:t>SNI</w:t>
            </w:r>
            <w:r w:rsidRPr="00D5163E">
              <w:rPr>
                <w:rFonts w:cs="Calibri"/>
                <w:sz w:val="18"/>
                <w:szCs w:val="18"/>
              </w:rPr>
              <w:t xml:space="preserve"> standards that can be used as reference in the government procurements and other EEL applications while MEPS is being developed</w:t>
            </w:r>
          </w:p>
        </w:tc>
        <w:tc>
          <w:tcPr>
            <w:tcW w:w="1800" w:type="dxa"/>
          </w:tcPr>
          <w:p w14:paraId="6158850A" w14:textId="77777777" w:rsidR="00FB34E0" w:rsidRPr="00D5163E" w:rsidRDefault="00FB34E0" w:rsidP="007E081C">
            <w:pPr>
              <w:rPr>
                <w:rFonts w:cs="Calibri"/>
                <w:sz w:val="18"/>
                <w:szCs w:val="18"/>
              </w:rPr>
            </w:pPr>
            <w:r w:rsidRPr="00D5163E">
              <w:rPr>
                <w:rFonts w:cs="Calibri"/>
                <w:sz w:val="18"/>
                <w:szCs w:val="18"/>
              </w:rPr>
              <w:t>MEMR/DGNREEC</w:t>
            </w:r>
          </w:p>
          <w:p w14:paraId="1BF4C380" w14:textId="77777777" w:rsidR="00FB34E0" w:rsidRPr="00D5163E" w:rsidRDefault="00FB34E0" w:rsidP="007E081C">
            <w:pPr>
              <w:rPr>
                <w:rFonts w:cs="Calibri"/>
                <w:sz w:val="18"/>
                <w:szCs w:val="18"/>
              </w:rPr>
            </w:pPr>
            <w:r w:rsidRPr="00D5163E">
              <w:rPr>
                <w:rFonts w:cs="Calibri"/>
                <w:sz w:val="18"/>
                <w:szCs w:val="18"/>
              </w:rPr>
              <w:t>BSN</w:t>
            </w:r>
          </w:p>
          <w:p w14:paraId="17FCCA70" w14:textId="77777777" w:rsidR="00FB34E0" w:rsidRPr="00D5163E" w:rsidRDefault="00FB34E0" w:rsidP="007E081C">
            <w:pPr>
              <w:rPr>
                <w:rFonts w:cs="Calibri"/>
                <w:sz w:val="18"/>
                <w:szCs w:val="18"/>
              </w:rPr>
            </w:pPr>
            <w:r w:rsidRPr="00D5163E">
              <w:rPr>
                <w:rFonts w:cs="Calibri"/>
                <w:sz w:val="18"/>
                <w:szCs w:val="18"/>
              </w:rPr>
              <w:t>Industry associations</w:t>
            </w:r>
          </w:p>
          <w:p w14:paraId="57EEE25C" w14:textId="77777777" w:rsidR="00FB34E0" w:rsidRPr="00D5163E" w:rsidRDefault="00FB34E0" w:rsidP="007E081C">
            <w:pPr>
              <w:rPr>
                <w:rFonts w:cs="Calibri"/>
                <w:sz w:val="18"/>
                <w:szCs w:val="18"/>
              </w:rPr>
            </w:pPr>
            <w:r w:rsidRPr="00D5163E">
              <w:rPr>
                <w:rFonts w:cs="Calibri"/>
                <w:sz w:val="18"/>
                <w:szCs w:val="18"/>
              </w:rPr>
              <w:t>Min of Trade and Industry</w:t>
            </w:r>
          </w:p>
        </w:tc>
        <w:tc>
          <w:tcPr>
            <w:tcW w:w="1013" w:type="dxa"/>
          </w:tcPr>
          <w:p w14:paraId="026EBBB1" w14:textId="77777777" w:rsidR="00FB34E0" w:rsidRPr="00D5163E" w:rsidRDefault="00FB34E0" w:rsidP="007E081C">
            <w:pPr>
              <w:rPr>
                <w:rFonts w:cs="Calibri"/>
                <w:sz w:val="18"/>
                <w:szCs w:val="18"/>
              </w:rPr>
            </w:pPr>
            <w:r w:rsidRPr="00D5163E">
              <w:rPr>
                <w:rFonts w:cs="Calibri"/>
                <w:sz w:val="18"/>
                <w:szCs w:val="18"/>
              </w:rPr>
              <w:t>Reducing</w:t>
            </w:r>
          </w:p>
        </w:tc>
      </w:tr>
      <w:tr w:rsidR="00FB34E0" w:rsidRPr="00D5163E" w14:paraId="16B16EFE" w14:textId="77777777" w:rsidTr="00696431">
        <w:trPr>
          <w:jc w:val="center"/>
        </w:trPr>
        <w:tc>
          <w:tcPr>
            <w:tcW w:w="1890" w:type="dxa"/>
          </w:tcPr>
          <w:p w14:paraId="78B7EDC6" w14:textId="77777777" w:rsidR="00FB34E0" w:rsidRPr="00D5163E" w:rsidRDefault="00FB34E0" w:rsidP="00DD7CE7">
            <w:pPr>
              <w:pStyle w:val="ListParagraph"/>
              <w:numPr>
                <w:ilvl w:val="0"/>
                <w:numId w:val="35"/>
              </w:numPr>
              <w:spacing w:after="60"/>
              <w:ind w:left="185" w:hanging="175"/>
              <w:contextualSpacing/>
              <w:jc w:val="both"/>
              <w:rPr>
                <w:rFonts w:ascii="Calibri" w:hAnsi="Calibri" w:cs="Calibri"/>
                <w:noProof/>
                <w:sz w:val="18"/>
                <w:szCs w:val="18"/>
              </w:rPr>
            </w:pPr>
            <w:r w:rsidRPr="00D5163E">
              <w:rPr>
                <w:rFonts w:ascii="Calibri" w:hAnsi="Calibri" w:cs="Calibri"/>
                <w:sz w:val="18"/>
                <w:szCs w:val="18"/>
              </w:rPr>
              <w:t>Local lighting manufacturers may not be interested to upgrade the lighting production facilities due to increased investments, disruption to operation and business priorities</w:t>
            </w:r>
          </w:p>
        </w:tc>
        <w:tc>
          <w:tcPr>
            <w:tcW w:w="1170" w:type="dxa"/>
          </w:tcPr>
          <w:p w14:paraId="4329C894" w14:textId="77777777" w:rsidR="00FB34E0" w:rsidRPr="00D5163E" w:rsidRDefault="00FB34E0" w:rsidP="007E081C">
            <w:pPr>
              <w:rPr>
                <w:rFonts w:cs="Calibri"/>
                <w:sz w:val="18"/>
                <w:szCs w:val="18"/>
              </w:rPr>
            </w:pPr>
            <w:r w:rsidRPr="00D5163E">
              <w:rPr>
                <w:rFonts w:cs="Calibri"/>
                <w:sz w:val="18"/>
                <w:szCs w:val="18"/>
              </w:rPr>
              <w:t>Financial</w:t>
            </w:r>
          </w:p>
          <w:p w14:paraId="3500B526" w14:textId="77777777" w:rsidR="00FB34E0" w:rsidRPr="00D5163E" w:rsidRDefault="00FB34E0" w:rsidP="007E081C">
            <w:pPr>
              <w:rPr>
                <w:rFonts w:cs="Calibri"/>
                <w:sz w:val="18"/>
                <w:szCs w:val="18"/>
              </w:rPr>
            </w:pPr>
            <w:r w:rsidRPr="00D5163E">
              <w:rPr>
                <w:rFonts w:cs="Calibri"/>
                <w:sz w:val="18"/>
                <w:szCs w:val="18"/>
              </w:rPr>
              <w:t>Operational</w:t>
            </w:r>
          </w:p>
          <w:p w14:paraId="77325568" w14:textId="77777777" w:rsidR="00FB34E0" w:rsidRPr="00D5163E" w:rsidRDefault="00FB34E0" w:rsidP="007E081C">
            <w:pPr>
              <w:rPr>
                <w:rFonts w:cs="Calibri"/>
                <w:sz w:val="18"/>
                <w:szCs w:val="18"/>
              </w:rPr>
            </w:pPr>
            <w:r w:rsidRPr="00D5163E">
              <w:rPr>
                <w:rFonts w:cs="Calibri"/>
                <w:sz w:val="18"/>
                <w:szCs w:val="18"/>
              </w:rPr>
              <w:t>Strategic</w:t>
            </w:r>
          </w:p>
        </w:tc>
        <w:tc>
          <w:tcPr>
            <w:tcW w:w="1137" w:type="dxa"/>
          </w:tcPr>
          <w:p w14:paraId="6103787B" w14:textId="0E28ECEB"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P = 3</w:t>
            </w:r>
          </w:p>
          <w:p w14:paraId="5D31F0B5" w14:textId="0CF49C06"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 xml:space="preserve">I = </w:t>
            </w:r>
            <w:r w:rsidR="00B87618" w:rsidRPr="00D5163E">
              <w:rPr>
                <w:rFonts w:asciiTheme="majorHAnsi" w:hAnsiTheme="majorHAnsi"/>
                <w:sz w:val="18"/>
                <w:szCs w:val="18"/>
              </w:rPr>
              <w:t>3</w:t>
            </w:r>
          </w:p>
        </w:tc>
        <w:tc>
          <w:tcPr>
            <w:tcW w:w="1890" w:type="dxa"/>
          </w:tcPr>
          <w:p w14:paraId="5FEC2A6A" w14:textId="77777777" w:rsidR="00FB34E0" w:rsidRPr="00D5163E" w:rsidRDefault="00FB34E0" w:rsidP="007E081C">
            <w:pPr>
              <w:rPr>
                <w:rFonts w:cs="Calibri"/>
                <w:sz w:val="18"/>
                <w:szCs w:val="18"/>
              </w:rPr>
            </w:pPr>
            <w:r w:rsidRPr="00D5163E">
              <w:rPr>
                <w:rFonts w:cs="Calibri"/>
                <w:sz w:val="18"/>
                <w:szCs w:val="18"/>
              </w:rPr>
              <w:t>Coordinate closely with manufacturers associations and local banks to facilitate investments; facilitate through ESCOs and TWG</w:t>
            </w:r>
          </w:p>
        </w:tc>
        <w:tc>
          <w:tcPr>
            <w:tcW w:w="1800" w:type="dxa"/>
          </w:tcPr>
          <w:p w14:paraId="02241C79" w14:textId="77777777" w:rsidR="00FB34E0" w:rsidRPr="00D5163E" w:rsidRDefault="00FB34E0" w:rsidP="007E081C">
            <w:pPr>
              <w:rPr>
                <w:rFonts w:cs="Calibri"/>
                <w:sz w:val="18"/>
                <w:szCs w:val="18"/>
              </w:rPr>
            </w:pPr>
            <w:r w:rsidRPr="00D5163E">
              <w:rPr>
                <w:rFonts w:cs="Calibri"/>
                <w:sz w:val="18"/>
                <w:szCs w:val="18"/>
              </w:rPr>
              <w:t>MEMR/DGNREEC</w:t>
            </w:r>
          </w:p>
          <w:p w14:paraId="3E64FA04" w14:textId="77777777" w:rsidR="00FB34E0" w:rsidRPr="00D5163E" w:rsidRDefault="00FB34E0" w:rsidP="007E081C">
            <w:pPr>
              <w:rPr>
                <w:rFonts w:cs="Calibri"/>
                <w:sz w:val="18"/>
                <w:szCs w:val="18"/>
              </w:rPr>
            </w:pPr>
            <w:r w:rsidRPr="00D5163E">
              <w:rPr>
                <w:rFonts w:cs="Calibri"/>
                <w:sz w:val="18"/>
                <w:szCs w:val="18"/>
              </w:rPr>
              <w:t>Industry associations</w:t>
            </w:r>
          </w:p>
          <w:p w14:paraId="42D83DCD" w14:textId="77777777" w:rsidR="00FB34E0" w:rsidRPr="00D5163E" w:rsidRDefault="00FB34E0" w:rsidP="007E081C">
            <w:pPr>
              <w:rPr>
                <w:rFonts w:cs="Calibri"/>
                <w:sz w:val="18"/>
                <w:szCs w:val="18"/>
              </w:rPr>
            </w:pPr>
            <w:r w:rsidRPr="00D5163E">
              <w:rPr>
                <w:rFonts w:cs="Calibri"/>
                <w:sz w:val="18"/>
                <w:szCs w:val="18"/>
              </w:rPr>
              <w:t>Min of Trade and Industry</w:t>
            </w:r>
          </w:p>
        </w:tc>
        <w:tc>
          <w:tcPr>
            <w:tcW w:w="1013" w:type="dxa"/>
          </w:tcPr>
          <w:p w14:paraId="7CC7C3DA" w14:textId="77777777" w:rsidR="00FB34E0" w:rsidRPr="00D5163E" w:rsidRDefault="00FB34E0" w:rsidP="007E081C">
            <w:pPr>
              <w:rPr>
                <w:rFonts w:cs="Calibri"/>
                <w:sz w:val="18"/>
                <w:szCs w:val="18"/>
              </w:rPr>
            </w:pPr>
            <w:r w:rsidRPr="00D5163E">
              <w:rPr>
                <w:rFonts w:cs="Calibri"/>
                <w:sz w:val="18"/>
                <w:szCs w:val="18"/>
              </w:rPr>
              <w:t>Reducing</w:t>
            </w:r>
          </w:p>
        </w:tc>
      </w:tr>
      <w:tr w:rsidR="00FB34E0" w:rsidRPr="00D5163E" w14:paraId="64B70298" w14:textId="77777777" w:rsidTr="00696431">
        <w:trPr>
          <w:jc w:val="center"/>
        </w:trPr>
        <w:tc>
          <w:tcPr>
            <w:tcW w:w="1890" w:type="dxa"/>
          </w:tcPr>
          <w:p w14:paraId="2FFBD639" w14:textId="77777777" w:rsidR="00FB34E0" w:rsidRPr="00D5163E" w:rsidRDefault="00FB34E0" w:rsidP="00DD7CE7">
            <w:pPr>
              <w:pStyle w:val="ListParagraph"/>
              <w:numPr>
                <w:ilvl w:val="0"/>
                <w:numId w:val="35"/>
              </w:numPr>
              <w:spacing w:after="60"/>
              <w:ind w:left="185" w:hanging="175"/>
              <w:contextualSpacing/>
              <w:jc w:val="both"/>
              <w:rPr>
                <w:rFonts w:ascii="Calibri" w:hAnsi="Calibri" w:cs="Calibri"/>
                <w:noProof/>
                <w:sz w:val="18"/>
                <w:szCs w:val="18"/>
              </w:rPr>
            </w:pPr>
            <w:r w:rsidRPr="00D5163E">
              <w:rPr>
                <w:rFonts w:ascii="Calibri" w:hAnsi="Calibri" w:cs="Calibri"/>
                <w:sz w:val="18"/>
                <w:szCs w:val="18"/>
              </w:rPr>
              <w:t>Petroleum products and electricity prices will be at levels that make energy efficiency projects, particularly in EEL, uncompetitive and not cost effective</w:t>
            </w:r>
          </w:p>
        </w:tc>
        <w:tc>
          <w:tcPr>
            <w:tcW w:w="1170" w:type="dxa"/>
          </w:tcPr>
          <w:p w14:paraId="6B561B47" w14:textId="77777777" w:rsidR="00FB34E0" w:rsidRPr="00D5163E" w:rsidRDefault="00FB34E0" w:rsidP="007E081C">
            <w:pPr>
              <w:rPr>
                <w:rFonts w:cs="Calibri"/>
                <w:sz w:val="18"/>
                <w:szCs w:val="18"/>
              </w:rPr>
            </w:pPr>
            <w:r w:rsidRPr="00D5163E">
              <w:rPr>
                <w:rFonts w:cs="Calibri"/>
                <w:sz w:val="18"/>
                <w:szCs w:val="18"/>
              </w:rPr>
              <w:t>Strategic</w:t>
            </w:r>
          </w:p>
          <w:p w14:paraId="61615313" w14:textId="77777777" w:rsidR="00FB34E0" w:rsidRPr="00D5163E" w:rsidRDefault="00FB34E0" w:rsidP="007E081C">
            <w:pPr>
              <w:rPr>
                <w:rFonts w:cs="Calibri"/>
                <w:sz w:val="18"/>
                <w:szCs w:val="18"/>
              </w:rPr>
            </w:pPr>
            <w:r w:rsidRPr="00D5163E">
              <w:rPr>
                <w:rFonts w:cs="Calibri"/>
                <w:sz w:val="18"/>
                <w:szCs w:val="18"/>
              </w:rPr>
              <w:t>Environmental</w:t>
            </w:r>
          </w:p>
          <w:p w14:paraId="6DBCE979" w14:textId="77777777" w:rsidR="00FB34E0" w:rsidRPr="00D5163E" w:rsidRDefault="00FB34E0" w:rsidP="007E081C">
            <w:pPr>
              <w:rPr>
                <w:rFonts w:cs="Calibri"/>
                <w:sz w:val="18"/>
                <w:szCs w:val="18"/>
              </w:rPr>
            </w:pPr>
            <w:r w:rsidRPr="00D5163E">
              <w:rPr>
                <w:rFonts w:cs="Calibri"/>
                <w:sz w:val="18"/>
                <w:szCs w:val="18"/>
              </w:rPr>
              <w:t>Political</w:t>
            </w:r>
          </w:p>
        </w:tc>
        <w:tc>
          <w:tcPr>
            <w:tcW w:w="1137" w:type="dxa"/>
          </w:tcPr>
          <w:p w14:paraId="0355C48A" w14:textId="77777777"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P = 3</w:t>
            </w:r>
          </w:p>
          <w:p w14:paraId="0C61A619" w14:textId="1F125551"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 xml:space="preserve">I = </w:t>
            </w:r>
            <w:r w:rsidR="00B87618" w:rsidRPr="00D5163E">
              <w:rPr>
                <w:rFonts w:asciiTheme="majorHAnsi" w:hAnsiTheme="majorHAnsi"/>
                <w:sz w:val="18"/>
                <w:szCs w:val="18"/>
              </w:rPr>
              <w:t>3</w:t>
            </w:r>
          </w:p>
        </w:tc>
        <w:tc>
          <w:tcPr>
            <w:tcW w:w="1890" w:type="dxa"/>
          </w:tcPr>
          <w:p w14:paraId="192DB6E5" w14:textId="77777777" w:rsidR="00FB34E0" w:rsidRPr="00D5163E" w:rsidRDefault="00FB34E0" w:rsidP="007E081C">
            <w:pPr>
              <w:rPr>
                <w:rFonts w:cs="Calibri"/>
                <w:sz w:val="18"/>
                <w:szCs w:val="18"/>
              </w:rPr>
            </w:pPr>
            <w:r w:rsidRPr="00D5163E">
              <w:rPr>
                <w:rFonts w:cs="Calibri"/>
                <w:sz w:val="18"/>
                <w:szCs w:val="18"/>
              </w:rPr>
              <w:t>Government to be encouraged to adopt appropriate energy pricing policies and incentives to encourage EE project investments</w:t>
            </w:r>
          </w:p>
        </w:tc>
        <w:tc>
          <w:tcPr>
            <w:tcW w:w="1800" w:type="dxa"/>
          </w:tcPr>
          <w:p w14:paraId="09CE304F" w14:textId="77777777" w:rsidR="00FB34E0" w:rsidRPr="00D5163E" w:rsidRDefault="00FB34E0" w:rsidP="007E081C">
            <w:pPr>
              <w:rPr>
                <w:rFonts w:cs="Calibri"/>
                <w:sz w:val="18"/>
                <w:szCs w:val="18"/>
              </w:rPr>
            </w:pPr>
            <w:r w:rsidRPr="00D5163E">
              <w:rPr>
                <w:rFonts w:cs="Calibri"/>
                <w:sz w:val="18"/>
                <w:szCs w:val="18"/>
              </w:rPr>
              <w:t>MEMR/DGNREEC</w:t>
            </w:r>
          </w:p>
          <w:p w14:paraId="461FF441" w14:textId="77777777" w:rsidR="00FB34E0" w:rsidRPr="00D5163E" w:rsidRDefault="00FB34E0" w:rsidP="007E081C">
            <w:pPr>
              <w:rPr>
                <w:rFonts w:cs="Calibri"/>
                <w:sz w:val="18"/>
                <w:szCs w:val="18"/>
              </w:rPr>
            </w:pPr>
            <w:r w:rsidRPr="00D5163E">
              <w:rPr>
                <w:rFonts w:cs="Calibri"/>
                <w:sz w:val="18"/>
                <w:szCs w:val="18"/>
              </w:rPr>
              <w:t>Min of finance</w:t>
            </w:r>
          </w:p>
          <w:p w14:paraId="52EA4C3C" w14:textId="77777777" w:rsidR="00FB34E0" w:rsidRPr="00D5163E" w:rsidRDefault="00FB34E0" w:rsidP="007E081C">
            <w:pPr>
              <w:rPr>
                <w:rFonts w:cs="Calibri"/>
                <w:sz w:val="18"/>
                <w:szCs w:val="18"/>
              </w:rPr>
            </w:pPr>
            <w:r w:rsidRPr="00D5163E">
              <w:rPr>
                <w:rFonts w:cs="Calibri"/>
                <w:sz w:val="18"/>
                <w:szCs w:val="18"/>
              </w:rPr>
              <w:t>Min of Planning</w:t>
            </w:r>
          </w:p>
          <w:p w14:paraId="017B85D9" w14:textId="77777777" w:rsidR="00FB34E0" w:rsidRPr="00D5163E" w:rsidRDefault="00FB34E0" w:rsidP="007E081C">
            <w:pPr>
              <w:rPr>
                <w:rFonts w:cs="Calibri"/>
                <w:sz w:val="18"/>
                <w:szCs w:val="18"/>
              </w:rPr>
            </w:pPr>
            <w:r w:rsidRPr="00D5163E">
              <w:rPr>
                <w:rFonts w:cs="Calibri"/>
                <w:sz w:val="18"/>
                <w:szCs w:val="18"/>
              </w:rPr>
              <w:t>Industry associations</w:t>
            </w:r>
          </w:p>
          <w:p w14:paraId="7ACA8675" w14:textId="77777777" w:rsidR="00FB34E0" w:rsidRPr="00D5163E" w:rsidRDefault="00FB34E0" w:rsidP="007E081C">
            <w:pPr>
              <w:rPr>
                <w:rFonts w:cs="Calibri"/>
                <w:sz w:val="18"/>
                <w:szCs w:val="18"/>
              </w:rPr>
            </w:pPr>
            <w:r w:rsidRPr="00D5163E">
              <w:rPr>
                <w:rFonts w:cs="Calibri"/>
                <w:sz w:val="18"/>
                <w:szCs w:val="18"/>
              </w:rPr>
              <w:t>Min of Trade and Industry</w:t>
            </w:r>
          </w:p>
        </w:tc>
        <w:tc>
          <w:tcPr>
            <w:tcW w:w="1013" w:type="dxa"/>
          </w:tcPr>
          <w:p w14:paraId="46953249" w14:textId="77777777" w:rsidR="00FB34E0" w:rsidRPr="00D5163E" w:rsidRDefault="00FB34E0" w:rsidP="007E081C">
            <w:pPr>
              <w:rPr>
                <w:rFonts w:cs="Calibri"/>
                <w:sz w:val="18"/>
                <w:szCs w:val="18"/>
              </w:rPr>
            </w:pPr>
            <w:r w:rsidRPr="00D5163E">
              <w:rPr>
                <w:rFonts w:cs="Calibri"/>
                <w:sz w:val="18"/>
                <w:szCs w:val="18"/>
              </w:rPr>
              <w:t>Increasing</w:t>
            </w:r>
          </w:p>
        </w:tc>
      </w:tr>
      <w:tr w:rsidR="00FB34E0" w:rsidRPr="00D5163E" w14:paraId="556A030F" w14:textId="77777777" w:rsidTr="00696431">
        <w:trPr>
          <w:jc w:val="center"/>
        </w:trPr>
        <w:tc>
          <w:tcPr>
            <w:tcW w:w="1890" w:type="dxa"/>
          </w:tcPr>
          <w:p w14:paraId="5BEB6685" w14:textId="77777777" w:rsidR="00FB34E0" w:rsidRPr="00D5163E" w:rsidRDefault="00FB34E0" w:rsidP="00DD7CE7">
            <w:pPr>
              <w:pStyle w:val="ListParagraph"/>
              <w:numPr>
                <w:ilvl w:val="0"/>
                <w:numId w:val="35"/>
              </w:numPr>
              <w:tabs>
                <w:tab w:val="num" w:pos="450"/>
              </w:tabs>
              <w:ind w:left="185" w:hanging="175"/>
              <w:contextualSpacing/>
              <w:jc w:val="both"/>
              <w:rPr>
                <w:rFonts w:ascii="Calibri" w:hAnsi="Calibri" w:cs="Calibri"/>
                <w:noProof/>
                <w:sz w:val="18"/>
                <w:szCs w:val="18"/>
              </w:rPr>
            </w:pPr>
            <w:r w:rsidRPr="00D5163E">
              <w:rPr>
                <w:rFonts w:ascii="Calibri" w:hAnsi="Calibri" w:cs="Calibri"/>
                <w:sz w:val="18"/>
                <w:szCs w:val="18"/>
              </w:rPr>
              <w:t>Manufacturers are not committed to improving the energy-efficiency and quality of products.</w:t>
            </w:r>
          </w:p>
        </w:tc>
        <w:tc>
          <w:tcPr>
            <w:tcW w:w="1170" w:type="dxa"/>
          </w:tcPr>
          <w:p w14:paraId="70C8EC55" w14:textId="77777777" w:rsidR="00FB34E0" w:rsidRPr="00D5163E" w:rsidRDefault="00FB34E0" w:rsidP="007E081C">
            <w:pPr>
              <w:rPr>
                <w:rFonts w:cs="Calibri"/>
                <w:sz w:val="18"/>
                <w:szCs w:val="18"/>
              </w:rPr>
            </w:pPr>
            <w:r w:rsidRPr="00D5163E">
              <w:rPr>
                <w:rFonts w:cs="Calibri"/>
                <w:sz w:val="18"/>
                <w:szCs w:val="18"/>
              </w:rPr>
              <w:t>Organizational</w:t>
            </w:r>
          </w:p>
          <w:p w14:paraId="671F67EC" w14:textId="77777777" w:rsidR="00FB34E0" w:rsidRPr="00D5163E" w:rsidRDefault="00FB34E0" w:rsidP="007E081C">
            <w:pPr>
              <w:rPr>
                <w:rFonts w:cs="Calibri"/>
                <w:sz w:val="18"/>
                <w:szCs w:val="18"/>
              </w:rPr>
            </w:pPr>
            <w:r w:rsidRPr="00D5163E">
              <w:rPr>
                <w:rFonts w:cs="Calibri"/>
                <w:sz w:val="18"/>
                <w:szCs w:val="18"/>
              </w:rPr>
              <w:t>Operational</w:t>
            </w:r>
          </w:p>
          <w:p w14:paraId="3AE2A9EB" w14:textId="77777777" w:rsidR="00FB34E0" w:rsidRPr="00D5163E" w:rsidRDefault="00FB34E0" w:rsidP="007E081C">
            <w:pPr>
              <w:rPr>
                <w:rFonts w:cs="Calibri"/>
                <w:sz w:val="18"/>
                <w:szCs w:val="18"/>
              </w:rPr>
            </w:pPr>
          </w:p>
        </w:tc>
        <w:tc>
          <w:tcPr>
            <w:tcW w:w="1137" w:type="dxa"/>
          </w:tcPr>
          <w:p w14:paraId="249D6667" w14:textId="1D5FD4AD"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 xml:space="preserve">P = </w:t>
            </w:r>
            <w:r w:rsidR="00B87618" w:rsidRPr="00D5163E">
              <w:rPr>
                <w:rFonts w:asciiTheme="majorHAnsi" w:hAnsiTheme="majorHAnsi"/>
                <w:sz w:val="18"/>
                <w:szCs w:val="18"/>
              </w:rPr>
              <w:t>2</w:t>
            </w:r>
          </w:p>
          <w:p w14:paraId="456E4294" w14:textId="006EB8EF"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 xml:space="preserve">I = </w:t>
            </w:r>
            <w:r w:rsidR="00B87618" w:rsidRPr="00D5163E">
              <w:rPr>
                <w:rFonts w:asciiTheme="majorHAnsi" w:hAnsiTheme="majorHAnsi"/>
                <w:sz w:val="18"/>
                <w:szCs w:val="18"/>
              </w:rPr>
              <w:t>3</w:t>
            </w:r>
          </w:p>
        </w:tc>
        <w:tc>
          <w:tcPr>
            <w:tcW w:w="1890" w:type="dxa"/>
          </w:tcPr>
          <w:p w14:paraId="31FCF458" w14:textId="77777777" w:rsidR="00FB34E0" w:rsidRPr="00D5163E" w:rsidRDefault="00FB34E0" w:rsidP="007E081C">
            <w:pPr>
              <w:rPr>
                <w:rFonts w:cs="Calibri"/>
                <w:sz w:val="18"/>
                <w:szCs w:val="18"/>
              </w:rPr>
            </w:pPr>
            <w:r w:rsidRPr="00D5163E">
              <w:rPr>
                <w:rFonts w:cs="Calibri"/>
                <w:sz w:val="18"/>
                <w:szCs w:val="18"/>
              </w:rPr>
              <w:t>Coordinate closely with manufacturers associations; facilitate through ESCOs and TWG</w:t>
            </w:r>
          </w:p>
        </w:tc>
        <w:tc>
          <w:tcPr>
            <w:tcW w:w="1800" w:type="dxa"/>
          </w:tcPr>
          <w:p w14:paraId="50369FDF" w14:textId="77777777" w:rsidR="00FB34E0" w:rsidRPr="00D5163E" w:rsidRDefault="00FB34E0" w:rsidP="007E081C">
            <w:pPr>
              <w:rPr>
                <w:rFonts w:cs="Calibri"/>
                <w:sz w:val="18"/>
                <w:szCs w:val="18"/>
              </w:rPr>
            </w:pPr>
            <w:r w:rsidRPr="00D5163E">
              <w:rPr>
                <w:rFonts w:cs="Calibri"/>
                <w:sz w:val="18"/>
                <w:szCs w:val="18"/>
              </w:rPr>
              <w:t>MEMR/DGNREEC</w:t>
            </w:r>
          </w:p>
          <w:p w14:paraId="5AA007ED" w14:textId="77777777" w:rsidR="00FB34E0" w:rsidRPr="00D5163E" w:rsidRDefault="00FB34E0" w:rsidP="007E081C">
            <w:pPr>
              <w:rPr>
                <w:rFonts w:cs="Calibri"/>
                <w:sz w:val="18"/>
                <w:szCs w:val="18"/>
              </w:rPr>
            </w:pPr>
            <w:r w:rsidRPr="00D5163E">
              <w:rPr>
                <w:rFonts w:cs="Calibri"/>
                <w:sz w:val="18"/>
                <w:szCs w:val="18"/>
              </w:rPr>
              <w:t>Industry associations</w:t>
            </w:r>
          </w:p>
          <w:p w14:paraId="485CE7BD" w14:textId="77777777" w:rsidR="00FB34E0" w:rsidRPr="00D5163E" w:rsidRDefault="00FB34E0" w:rsidP="007E081C">
            <w:pPr>
              <w:rPr>
                <w:rFonts w:cs="Calibri"/>
                <w:sz w:val="18"/>
                <w:szCs w:val="18"/>
              </w:rPr>
            </w:pPr>
            <w:r w:rsidRPr="00D5163E">
              <w:rPr>
                <w:rFonts w:cs="Calibri"/>
                <w:sz w:val="18"/>
                <w:szCs w:val="18"/>
              </w:rPr>
              <w:t>Min of Trade and Industry</w:t>
            </w:r>
          </w:p>
        </w:tc>
        <w:tc>
          <w:tcPr>
            <w:tcW w:w="1013" w:type="dxa"/>
          </w:tcPr>
          <w:p w14:paraId="2F3312EE" w14:textId="77777777" w:rsidR="00FB34E0" w:rsidRPr="00D5163E" w:rsidRDefault="00FB34E0" w:rsidP="007E081C">
            <w:pPr>
              <w:rPr>
                <w:rFonts w:cs="Calibri"/>
                <w:sz w:val="18"/>
                <w:szCs w:val="18"/>
              </w:rPr>
            </w:pPr>
            <w:r w:rsidRPr="00D5163E">
              <w:rPr>
                <w:rFonts w:cs="Calibri"/>
                <w:sz w:val="18"/>
                <w:szCs w:val="18"/>
              </w:rPr>
              <w:t>Reducing</w:t>
            </w:r>
          </w:p>
        </w:tc>
      </w:tr>
      <w:tr w:rsidR="00FB34E0" w:rsidRPr="00D5163E" w14:paraId="4BB0A5E4" w14:textId="77777777" w:rsidTr="00696431">
        <w:trPr>
          <w:jc w:val="center"/>
        </w:trPr>
        <w:tc>
          <w:tcPr>
            <w:tcW w:w="1890" w:type="dxa"/>
          </w:tcPr>
          <w:p w14:paraId="5F04450B" w14:textId="77777777" w:rsidR="00FB34E0" w:rsidRPr="00D5163E" w:rsidRDefault="00FB34E0" w:rsidP="00DD7CE7">
            <w:pPr>
              <w:pStyle w:val="ListParagraph"/>
              <w:numPr>
                <w:ilvl w:val="0"/>
                <w:numId w:val="35"/>
              </w:numPr>
              <w:spacing w:after="60"/>
              <w:ind w:left="185" w:hanging="175"/>
              <w:contextualSpacing/>
              <w:jc w:val="both"/>
              <w:rPr>
                <w:rFonts w:ascii="Calibri" w:hAnsi="Calibri" w:cs="Calibri"/>
                <w:noProof/>
                <w:sz w:val="18"/>
                <w:szCs w:val="18"/>
              </w:rPr>
            </w:pPr>
            <w:r w:rsidRPr="00D5163E">
              <w:rPr>
                <w:rFonts w:ascii="Calibri" w:hAnsi="Calibri" w:cs="Calibri"/>
                <w:sz w:val="18"/>
                <w:szCs w:val="18"/>
              </w:rPr>
              <w:t>Manufacturers are not willing to share data on their operations and marketing for MVE</w:t>
            </w:r>
          </w:p>
        </w:tc>
        <w:tc>
          <w:tcPr>
            <w:tcW w:w="1170" w:type="dxa"/>
          </w:tcPr>
          <w:p w14:paraId="41D994BB" w14:textId="77777777" w:rsidR="00FB34E0" w:rsidRPr="00D5163E" w:rsidRDefault="00FB34E0" w:rsidP="007E081C">
            <w:pPr>
              <w:rPr>
                <w:rFonts w:cs="Calibri"/>
                <w:sz w:val="18"/>
                <w:szCs w:val="18"/>
              </w:rPr>
            </w:pPr>
            <w:r w:rsidRPr="00D5163E">
              <w:rPr>
                <w:rFonts w:cs="Calibri"/>
                <w:sz w:val="18"/>
                <w:szCs w:val="18"/>
              </w:rPr>
              <w:t>Financial</w:t>
            </w:r>
          </w:p>
          <w:p w14:paraId="532BACB0" w14:textId="77777777" w:rsidR="00FB34E0" w:rsidRPr="00D5163E" w:rsidRDefault="00FB34E0" w:rsidP="007E081C">
            <w:pPr>
              <w:rPr>
                <w:rFonts w:cs="Calibri"/>
                <w:sz w:val="18"/>
                <w:szCs w:val="18"/>
              </w:rPr>
            </w:pPr>
            <w:r w:rsidRPr="00D5163E">
              <w:rPr>
                <w:rFonts w:cs="Calibri"/>
                <w:sz w:val="18"/>
                <w:szCs w:val="18"/>
              </w:rPr>
              <w:t>Operational</w:t>
            </w:r>
          </w:p>
        </w:tc>
        <w:tc>
          <w:tcPr>
            <w:tcW w:w="1137" w:type="dxa"/>
          </w:tcPr>
          <w:p w14:paraId="4D8CC536" w14:textId="32B95243"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 xml:space="preserve">P = </w:t>
            </w:r>
            <w:r w:rsidR="00B87618" w:rsidRPr="00D5163E">
              <w:rPr>
                <w:rFonts w:asciiTheme="majorHAnsi" w:hAnsiTheme="majorHAnsi"/>
                <w:sz w:val="18"/>
                <w:szCs w:val="18"/>
              </w:rPr>
              <w:t>3</w:t>
            </w:r>
          </w:p>
          <w:p w14:paraId="2C768A53" w14:textId="77777777"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I = 3</w:t>
            </w:r>
          </w:p>
        </w:tc>
        <w:tc>
          <w:tcPr>
            <w:tcW w:w="1890" w:type="dxa"/>
          </w:tcPr>
          <w:p w14:paraId="5AA56698" w14:textId="77777777" w:rsidR="00FB34E0" w:rsidRPr="00D5163E" w:rsidRDefault="00FB34E0" w:rsidP="007E081C">
            <w:pPr>
              <w:rPr>
                <w:rFonts w:cs="Calibri"/>
                <w:sz w:val="18"/>
                <w:szCs w:val="18"/>
              </w:rPr>
            </w:pPr>
            <w:r w:rsidRPr="00D5163E">
              <w:rPr>
                <w:rFonts w:cs="Calibri"/>
                <w:sz w:val="18"/>
                <w:szCs w:val="18"/>
              </w:rPr>
              <w:t>Coordinate closely with manufacturers associations; facilitate through ESCOs and TWG</w:t>
            </w:r>
          </w:p>
        </w:tc>
        <w:tc>
          <w:tcPr>
            <w:tcW w:w="1800" w:type="dxa"/>
          </w:tcPr>
          <w:p w14:paraId="165DCA42" w14:textId="77777777" w:rsidR="00FB34E0" w:rsidRPr="00D5163E" w:rsidRDefault="00FB34E0" w:rsidP="007E081C">
            <w:pPr>
              <w:rPr>
                <w:rFonts w:cs="Calibri"/>
                <w:sz w:val="18"/>
                <w:szCs w:val="18"/>
              </w:rPr>
            </w:pPr>
            <w:r w:rsidRPr="00D5163E">
              <w:rPr>
                <w:rFonts w:cs="Calibri"/>
                <w:sz w:val="18"/>
                <w:szCs w:val="18"/>
              </w:rPr>
              <w:t>MEMR/DGNREEC</w:t>
            </w:r>
          </w:p>
          <w:p w14:paraId="2725152D" w14:textId="77777777" w:rsidR="00FB34E0" w:rsidRPr="00D5163E" w:rsidRDefault="00FB34E0" w:rsidP="007E081C">
            <w:pPr>
              <w:rPr>
                <w:rFonts w:cs="Calibri"/>
                <w:sz w:val="18"/>
                <w:szCs w:val="18"/>
              </w:rPr>
            </w:pPr>
            <w:r w:rsidRPr="00D5163E">
              <w:rPr>
                <w:rFonts w:cs="Calibri"/>
                <w:sz w:val="18"/>
                <w:szCs w:val="18"/>
              </w:rPr>
              <w:t>Industry associations</w:t>
            </w:r>
          </w:p>
          <w:p w14:paraId="54AA38F6" w14:textId="77777777" w:rsidR="00FB34E0" w:rsidRPr="00D5163E" w:rsidRDefault="00FB34E0" w:rsidP="007E081C">
            <w:pPr>
              <w:rPr>
                <w:rFonts w:cs="Calibri"/>
                <w:sz w:val="18"/>
                <w:szCs w:val="18"/>
              </w:rPr>
            </w:pPr>
            <w:r w:rsidRPr="00D5163E">
              <w:rPr>
                <w:rFonts w:cs="Calibri"/>
                <w:sz w:val="18"/>
                <w:szCs w:val="18"/>
              </w:rPr>
              <w:t>Min of Trade and Industry</w:t>
            </w:r>
          </w:p>
        </w:tc>
        <w:tc>
          <w:tcPr>
            <w:tcW w:w="1013" w:type="dxa"/>
          </w:tcPr>
          <w:p w14:paraId="21581880" w14:textId="77777777" w:rsidR="00FB34E0" w:rsidRPr="00D5163E" w:rsidRDefault="00FB34E0" w:rsidP="007E081C">
            <w:pPr>
              <w:rPr>
                <w:rFonts w:cs="Calibri"/>
                <w:sz w:val="18"/>
                <w:szCs w:val="18"/>
              </w:rPr>
            </w:pPr>
            <w:r w:rsidRPr="00D5163E">
              <w:rPr>
                <w:rFonts w:cs="Calibri"/>
                <w:sz w:val="18"/>
                <w:szCs w:val="18"/>
              </w:rPr>
              <w:t>Reducing</w:t>
            </w:r>
          </w:p>
        </w:tc>
      </w:tr>
      <w:tr w:rsidR="00FB34E0" w:rsidRPr="00D5163E" w14:paraId="3A4BE23F" w14:textId="77777777" w:rsidTr="00696431">
        <w:trPr>
          <w:jc w:val="center"/>
        </w:trPr>
        <w:tc>
          <w:tcPr>
            <w:tcW w:w="1890" w:type="dxa"/>
          </w:tcPr>
          <w:p w14:paraId="52D8E8EE" w14:textId="77777777" w:rsidR="00FB34E0" w:rsidRPr="00D5163E" w:rsidRDefault="00FB34E0" w:rsidP="00DD7CE7">
            <w:pPr>
              <w:pStyle w:val="ListParagraph"/>
              <w:numPr>
                <w:ilvl w:val="0"/>
                <w:numId w:val="35"/>
              </w:numPr>
              <w:spacing w:after="60"/>
              <w:ind w:left="185" w:hanging="175"/>
              <w:contextualSpacing/>
              <w:jc w:val="both"/>
              <w:rPr>
                <w:rFonts w:ascii="Calibri" w:hAnsi="Calibri" w:cs="Calibri"/>
                <w:noProof/>
                <w:sz w:val="18"/>
                <w:szCs w:val="18"/>
              </w:rPr>
            </w:pPr>
            <w:r w:rsidRPr="00D5163E">
              <w:rPr>
                <w:rFonts w:ascii="Calibri" w:hAnsi="Calibri" w:cs="Calibri"/>
                <w:sz w:val="18"/>
                <w:szCs w:val="18"/>
              </w:rPr>
              <w:lastRenderedPageBreak/>
              <w:t>Banks and financial institutions are not convinced about the business potential of manufacturing and market for LED systems</w:t>
            </w:r>
          </w:p>
        </w:tc>
        <w:tc>
          <w:tcPr>
            <w:tcW w:w="1170" w:type="dxa"/>
          </w:tcPr>
          <w:p w14:paraId="666CC8C7" w14:textId="77777777" w:rsidR="00FB34E0" w:rsidRPr="00D5163E" w:rsidRDefault="00FB34E0" w:rsidP="007E081C">
            <w:pPr>
              <w:rPr>
                <w:rFonts w:cs="Calibri"/>
                <w:sz w:val="18"/>
                <w:szCs w:val="18"/>
              </w:rPr>
            </w:pPr>
            <w:r w:rsidRPr="00D5163E">
              <w:rPr>
                <w:rFonts w:cs="Calibri"/>
                <w:sz w:val="18"/>
                <w:szCs w:val="18"/>
              </w:rPr>
              <w:t>Financial</w:t>
            </w:r>
          </w:p>
          <w:p w14:paraId="765F5DB8" w14:textId="77777777" w:rsidR="00FB34E0" w:rsidRPr="00D5163E" w:rsidRDefault="00FB34E0" w:rsidP="007E081C">
            <w:pPr>
              <w:rPr>
                <w:rFonts w:cs="Calibri"/>
                <w:sz w:val="18"/>
                <w:szCs w:val="18"/>
              </w:rPr>
            </w:pPr>
            <w:r w:rsidRPr="00D5163E">
              <w:rPr>
                <w:rFonts w:cs="Calibri"/>
                <w:sz w:val="18"/>
                <w:szCs w:val="18"/>
              </w:rPr>
              <w:t>Operational</w:t>
            </w:r>
          </w:p>
          <w:p w14:paraId="439B5D78" w14:textId="77777777" w:rsidR="00FB34E0" w:rsidRPr="00D5163E" w:rsidRDefault="00FB34E0" w:rsidP="007E081C">
            <w:pPr>
              <w:rPr>
                <w:rFonts w:cs="Calibri"/>
                <w:sz w:val="18"/>
                <w:szCs w:val="18"/>
              </w:rPr>
            </w:pPr>
            <w:r w:rsidRPr="00D5163E">
              <w:rPr>
                <w:rFonts w:cs="Calibri"/>
                <w:sz w:val="18"/>
                <w:szCs w:val="18"/>
              </w:rPr>
              <w:t>Organizational</w:t>
            </w:r>
          </w:p>
        </w:tc>
        <w:tc>
          <w:tcPr>
            <w:tcW w:w="1137" w:type="dxa"/>
          </w:tcPr>
          <w:p w14:paraId="3A5DA793" w14:textId="77777777"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P = 3</w:t>
            </w:r>
          </w:p>
          <w:p w14:paraId="35F28A38" w14:textId="0A9598FB"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 xml:space="preserve">I = </w:t>
            </w:r>
            <w:r w:rsidR="00B87618" w:rsidRPr="00D5163E">
              <w:rPr>
                <w:rFonts w:asciiTheme="majorHAnsi" w:hAnsiTheme="majorHAnsi"/>
                <w:sz w:val="18"/>
                <w:szCs w:val="18"/>
              </w:rPr>
              <w:t>3</w:t>
            </w:r>
          </w:p>
        </w:tc>
        <w:tc>
          <w:tcPr>
            <w:tcW w:w="1890" w:type="dxa"/>
          </w:tcPr>
          <w:p w14:paraId="34AD5BB0" w14:textId="77777777" w:rsidR="00FB34E0" w:rsidRPr="00D5163E" w:rsidRDefault="00FB34E0" w:rsidP="007E081C">
            <w:pPr>
              <w:rPr>
                <w:rFonts w:cs="Calibri"/>
                <w:sz w:val="18"/>
                <w:szCs w:val="18"/>
              </w:rPr>
            </w:pPr>
            <w:r w:rsidRPr="00D5163E">
              <w:rPr>
                <w:rFonts w:cs="Calibri"/>
                <w:sz w:val="18"/>
                <w:szCs w:val="18"/>
              </w:rPr>
              <w:t>Coordinate closely with manufacturers associations and local banks to facilitate investments; facilitate through ESCOs and TWG</w:t>
            </w:r>
          </w:p>
        </w:tc>
        <w:tc>
          <w:tcPr>
            <w:tcW w:w="1800" w:type="dxa"/>
          </w:tcPr>
          <w:p w14:paraId="79A34481" w14:textId="77777777" w:rsidR="00FB34E0" w:rsidRPr="00D5163E" w:rsidRDefault="00FB34E0" w:rsidP="007E081C">
            <w:pPr>
              <w:rPr>
                <w:rFonts w:cs="Calibri"/>
                <w:sz w:val="18"/>
                <w:szCs w:val="18"/>
              </w:rPr>
            </w:pPr>
            <w:r w:rsidRPr="00D5163E">
              <w:rPr>
                <w:rFonts w:cs="Calibri"/>
                <w:sz w:val="18"/>
                <w:szCs w:val="18"/>
              </w:rPr>
              <w:t>MEMR/DGNREEC</w:t>
            </w:r>
          </w:p>
          <w:p w14:paraId="0787F357" w14:textId="77777777" w:rsidR="00FB34E0" w:rsidRPr="00D5163E" w:rsidRDefault="00FB34E0" w:rsidP="007E081C">
            <w:pPr>
              <w:rPr>
                <w:rFonts w:cs="Calibri"/>
                <w:sz w:val="18"/>
                <w:szCs w:val="18"/>
              </w:rPr>
            </w:pPr>
            <w:r w:rsidRPr="00D5163E">
              <w:rPr>
                <w:rFonts w:cs="Calibri"/>
                <w:sz w:val="18"/>
                <w:szCs w:val="18"/>
              </w:rPr>
              <w:t>Industry associations</w:t>
            </w:r>
          </w:p>
          <w:p w14:paraId="058F086E" w14:textId="77777777" w:rsidR="00FB34E0" w:rsidRPr="00D5163E" w:rsidRDefault="00FB34E0" w:rsidP="007E081C">
            <w:pPr>
              <w:rPr>
                <w:rFonts w:cs="Calibri"/>
                <w:sz w:val="18"/>
                <w:szCs w:val="18"/>
              </w:rPr>
            </w:pPr>
            <w:r w:rsidRPr="00D5163E">
              <w:rPr>
                <w:rFonts w:cs="Calibri"/>
                <w:sz w:val="18"/>
                <w:szCs w:val="18"/>
              </w:rPr>
              <w:t>Min of Trade and Industry</w:t>
            </w:r>
          </w:p>
          <w:p w14:paraId="5B4323CC" w14:textId="77777777" w:rsidR="00FB34E0" w:rsidRPr="00D5163E" w:rsidRDefault="00FB34E0" w:rsidP="007E081C">
            <w:pPr>
              <w:rPr>
                <w:rFonts w:cs="Calibri"/>
                <w:i/>
                <w:sz w:val="18"/>
                <w:szCs w:val="18"/>
              </w:rPr>
            </w:pPr>
            <w:r w:rsidRPr="00D5163E">
              <w:rPr>
                <w:rFonts w:cs="Calibri"/>
                <w:i/>
                <w:sz w:val="18"/>
                <w:szCs w:val="18"/>
              </w:rPr>
              <w:t>OJK</w:t>
            </w:r>
          </w:p>
          <w:p w14:paraId="39C14005" w14:textId="77777777" w:rsidR="00FB34E0" w:rsidRPr="00D5163E" w:rsidRDefault="00FB34E0" w:rsidP="007E081C">
            <w:pPr>
              <w:rPr>
                <w:rFonts w:cs="Calibri"/>
                <w:sz w:val="18"/>
                <w:szCs w:val="18"/>
              </w:rPr>
            </w:pPr>
            <w:r w:rsidRPr="00D5163E">
              <w:rPr>
                <w:rFonts w:cs="Calibri"/>
                <w:sz w:val="18"/>
                <w:szCs w:val="18"/>
              </w:rPr>
              <w:t>Financial institutions/Banks</w:t>
            </w:r>
          </w:p>
        </w:tc>
        <w:tc>
          <w:tcPr>
            <w:tcW w:w="1013" w:type="dxa"/>
          </w:tcPr>
          <w:p w14:paraId="45C1E3C5" w14:textId="77777777" w:rsidR="00FB34E0" w:rsidRPr="00D5163E" w:rsidRDefault="00FB34E0" w:rsidP="007E081C">
            <w:pPr>
              <w:rPr>
                <w:rFonts w:cs="Calibri"/>
                <w:sz w:val="18"/>
                <w:szCs w:val="18"/>
              </w:rPr>
            </w:pPr>
            <w:r w:rsidRPr="00D5163E">
              <w:rPr>
                <w:rFonts w:cs="Calibri"/>
                <w:sz w:val="18"/>
                <w:szCs w:val="18"/>
              </w:rPr>
              <w:t>Reducing</w:t>
            </w:r>
          </w:p>
        </w:tc>
      </w:tr>
      <w:tr w:rsidR="00FB34E0" w:rsidRPr="00D5163E" w14:paraId="2503B896" w14:textId="77777777" w:rsidTr="00696431">
        <w:trPr>
          <w:jc w:val="center"/>
        </w:trPr>
        <w:tc>
          <w:tcPr>
            <w:tcW w:w="1890" w:type="dxa"/>
          </w:tcPr>
          <w:p w14:paraId="0C335106" w14:textId="77777777" w:rsidR="00FB34E0" w:rsidRPr="00D5163E" w:rsidRDefault="00FB34E0" w:rsidP="00DD7CE7">
            <w:pPr>
              <w:pStyle w:val="ListParagraph"/>
              <w:numPr>
                <w:ilvl w:val="0"/>
                <w:numId w:val="35"/>
              </w:numPr>
              <w:spacing w:after="60"/>
              <w:ind w:left="185" w:hanging="175"/>
              <w:contextualSpacing/>
              <w:jc w:val="both"/>
              <w:rPr>
                <w:rFonts w:ascii="Calibri" w:hAnsi="Calibri" w:cs="Calibri"/>
                <w:noProof/>
                <w:sz w:val="18"/>
                <w:szCs w:val="18"/>
              </w:rPr>
            </w:pPr>
            <w:r w:rsidRPr="00D5163E">
              <w:rPr>
                <w:rFonts w:ascii="Calibri" w:hAnsi="Calibri" w:cs="Calibri"/>
                <w:sz w:val="18"/>
                <w:szCs w:val="18"/>
              </w:rPr>
              <w:t>Commitment to abide with regional and international EEL standards and harmonization is lacking</w:t>
            </w:r>
          </w:p>
        </w:tc>
        <w:tc>
          <w:tcPr>
            <w:tcW w:w="1170" w:type="dxa"/>
          </w:tcPr>
          <w:p w14:paraId="27B80742" w14:textId="77777777" w:rsidR="00FB34E0" w:rsidRPr="00D5163E" w:rsidRDefault="00FB34E0" w:rsidP="007E081C">
            <w:pPr>
              <w:rPr>
                <w:rFonts w:cs="Calibri"/>
                <w:sz w:val="18"/>
                <w:szCs w:val="18"/>
              </w:rPr>
            </w:pPr>
            <w:r w:rsidRPr="00D5163E">
              <w:rPr>
                <w:rFonts w:cs="Calibri"/>
                <w:sz w:val="18"/>
                <w:szCs w:val="18"/>
              </w:rPr>
              <w:t>Political</w:t>
            </w:r>
          </w:p>
          <w:p w14:paraId="59FB2BAB" w14:textId="77777777" w:rsidR="00FB34E0" w:rsidRPr="00D5163E" w:rsidRDefault="00FB34E0" w:rsidP="007E081C">
            <w:pPr>
              <w:rPr>
                <w:rFonts w:cs="Calibri"/>
                <w:sz w:val="18"/>
                <w:szCs w:val="18"/>
              </w:rPr>
            </w:pPr>
            <w:r w:rsidRPr="00D5163E">
              <w:rPr>
                <w:rFonts w:cs="Calibri"/>
                <w:sz w:val="18"/>
                <w:szCs w:val="18"/>
              </w:rPr>
              <w:t>Regulatory</w:t>
            </w:r>
          </w:p>
        </w:tc>
        <w:tc>
          <w:tcPr>
            <w:tcW w:w="1137" w:type="dxa"/>
          </w:tcPr>
          <w:p w14:paraId="13C71DE9" w14:textId="37A0F07B"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 xml:space="preserve">P = </w:t>
            </w:r>
            <w:r w:rsidR="0060135F" w:rsidRPr="00D5163E">
              <w:rPr>
                <w:rFonts w:asciiTheme="majorHAnsi" w:hAnsiTheme="majorHAnsi"/>
                <w:sz w:val="18"/>
                <w:szCs w:val="18"/>
              </w:rPr>
              <w:t>2</w:t>
            </w:r>
          </w:p>
          <w:p w14:paraId="58D31E81" w14:textId="77777777"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I = 3</w:t>
            </w:r>
          </w:p>
        </w:tc>
        <w:tc>
          <w:tcPr>
            <w:tcW w:w="1890" w:type="dxa"/>
          </w:tcPr>
          <w:p w14:paraId="364610CF" w14:textId="77777777" w:rsidR="00FB34E0" w:rsidRPr="00D5163E" w:rsidRDefault="00FB34E0" w:rsidP="007E081C">
            <w:pPr>
              <w:rPr>
                <w:rFonts w:cs="Calibri"/>
                <w:sz w:val="18"/>
                <w:szCs w:val="18"/>
              </w:rPr>
            </w:pPr>
            <w:r w:rsidRPr="00D5163E">
              <w:rPr>
                <w:rFonts w:cs="Calibri"/>
                <w:sz w:val="18"/>
                <w:szCs w:val="18"/>
              </w:rPr>
              <w:t>Implement Component 2 on policy and institutional support effectively</w:t>
            </w:r>
          </w:p>
        </w:tc>
        <w:tc>
          <w:tcPr>
            <w:tcW w:w="1800" w:type="dxa"/>
          </w:tcPr>
          <w:p w14:paraId="38FF95CA" w14:textId="77777777" w:rsidR="00FB34E0" w:rsidRPr="00D5163E" w:rsidRDefault="00FB34E0" w:rsidP="007E081C">
            <w:pPr>
              <w:rPr>
                <w:rFonts w:cs="Calibri"/>
                <w:sz w:val="18"/>
                <w:szCs w:val="18"/>
              </w:rPr>
            </w:pPr>
            <w:r w:rsidRPr="00D5163E">
              <w:rPr>
                <w:rFonts w:cs="Calibri"/>
                <w:sz w:val="18"/>
                <w:szCs w:val="18"/>
              </w:rPr>
              <w:t>MEMR/DGNREEC</w:t>
            </w:r>
          </w:p>
          <w:p w14:paraId="40222FE3" w14:textId="77777777" w:rsidR="00FB34E0" w:rsidRPr="00D5163E" w:rsidRDefault="00FB34E0" w:rsidP="007E081C">
            <w:pPr>
              <w:rPr>
                <w:rFonts w:cs="Calibri"/>
                <w:sz w:val="18"/>
                <w:szCs w:val="18"/>
              </w:rPr>
            </w:pPr>
            <w:r w:rsidRPr="00D5163E">
              <w:rPr>
                <w:rFonts w:cs="Calibri"/>
                <w:sz w:val="18"/>
                <w:szCs w:val="18"/>
              </w:rPr>
              <w:t>Industry associations</w:t>
            </w:r>
          </w:p>
          <w:p w14:paraId="7A93F892" w14:textId="77777777" w:rsidR="00FB34E0" w:rsidRPr="00D5163E" w:rsidRDefault="00FB34E0" w:rsidP="007E081C">
            <w:pPr>
              <w:rPr>
                <w:rFonts w:cs="Calibri"/>
                <w:sz w:val="18"/>
                <w:szCs w:val="18"/>
              </w:rPr>
            </w:pPr>
            <w:r w:rsidRPr="00D5163E">
              <w:rPr>
                <w:rFonts w:cs="Calibri"/>
                <w:sz w:val="18"/>
                <w:szCs w:val="18"/>
              </w:rPr>
              <w:t>Min of Trade and Industry</w:t>
            </w:r>
          </w:p>
        </w:tc>
        <w:tc>
          <w:tcPr>
            <w:tcW w:w="1013" w:type="dxa"/>
          </w:tcPr>
          <w:p w14:paraId="19B3E277" w14:textId="77777777" w:rsidR="00FB34E0" w:rsidRPr="00D5163E" w:rsidRDefault="00FB34E0" w:rsidP="007E081C">
            <w:pPr>
              <w:rPr>
                <w:rFonts w:cs="Calibri"/>
                <w:sz w:val="18"/>
                <w:szCs w:val="18"/>
              </w:rPr>
            </w:pPr>
            <w:r w:rsidRPr="00D5163E">
              <w:rPr>
                <w:rFonts w:cs="Calibri"/>
                <w:sz w:val="18"/>
                <w:szCs w:val="18"/>
              </w:rPr>
              <w:t>Reducing</w:t>
            </w:r>
          </w:p>
        </w:tc>
      </w:tr>
      <w:tr w:rsidR="00FB34E0" w:rsidRPr="00D5163E" w14:paraId="171E0E86" w14:textId="77777777" w:rsidTr="00696431">
        <w:trPr>
          <w:jc w:val="center"/>
        </w:trPr>
        <w:tc>
          <w:tcPr>
            <w:tcW w:w="1890" w:type="dxa"/>
          </w:tcPr>
          <w:p w14:paraId="1ACD25AA" w14:textId="77777777" w:rsidR="00FB34E0" w:rsidRPr="00D5163E" w:rsidRDefault="00FB34E0" w:rsidP="00DD7CE7">
            <w:pPr>
              <w:pStyle w:val="ListParagraph"/>
              <w:numPr>
                <w:ilvl w:val="0"/>
                <w:numId w:val="35"/>
              </w:numPr>
              <w:spacing w:after="60"/>
              <w:ind w:left="185" w:hanging="175"/>
              <w:contextualSpacing/>
              <w:jc w:val="both"/>
              <w:rPr>
                <w:rFonts w:ascii="Calibri" w:hAnsi="Calibri" w:cs="Calibri"/>
                <w:noProof/>
                <w:sz w:val="18"/>
                <w:szCs w:val="18"/>
              </w:rPr>
            </w:pPr>
            <w:r w:rsidRPr="00D5163E">
              <w:rPr>
                <w:rFonts w:ascii="Calibri" w:hAnsi="Calibri" w:cs="Calibri"/>
                <w:sz w:val="18"/>
                <w:szCs w:val="18"/>
              </w:rPr>
              <w:t>Policy framework may not attractive for manufacturers and users to invest in EEL projects.</w:t>
            </w:r>
          </w:p>
        </w:tc>
        <w:tc>
          <w:tcPr>
            <w:tcW w:w="1170" w:type="dxa"/>
          </w:tcPr>
          <w:p w14:paraId="4B2AB60F" w14:textId="77777777" w:rsidR="00FB34E0" w:rsidRPr="00D5163E" w:rsidRDefault="00FB34E0" w:rsidP="007E081C">
            <w:pPr>
              <w:rPr>
                <w:rFonts w:cs="Calibri"/>
                <w:sz w:val="18"/>
                <w:szCs w:val="18"/>
              </w:rPr>
            </w:pPr>
            <w:r w:rsidRPr="00D5163E">
              <w:rPr>
                <w:rFonts w:cs="Calibri"/>
                <w:sz w:val="18"/>
                <w:szCs w:val="18"/>
              </w:rPr>
              <w:t>Political</w:t>
            </w:r>
          </w:p>
          <w:p w14:paraId="40974C58" w14:textId="77777777" w:rsidR="00FB34E0" w:rsidRPr="00D5163E" w:rsidRDefault="00FB34E0" w:rsidP="007E081C">
            <w:pPr>
              <w:rPr>
                <w:rFonts w:cs="Calibri"/>
                <w:sz w:val="18"/>
                <w:szCs w:val="18"/>
              </w:rPr>
            </w:pPr>
            <w:r w:rsidRPr="00D5163E">
              <w:rPr>
                <w:rFonts w:cs="Calibri"/>
                <w:sz w:val="18"/>
                <w:szCs w:val="18"/>
              </w:rPr>
              <w:t>Regulatory</w:t>
            </w:r>
          </w:p>
        </w:tc>
        <w:tc>
          <w:tcPr>
            <w:tcW w:w="1137" w:type="dxa"/>
          </w:tcPr>
          <w:p w14:paraId="07589F38" w14:textId="77777777"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P = 3</w:t>
            </w:r>
          </w:p>
          <w:p w14:paraId="6DE0D340" w14:textId="281A7C7C"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 xml:space="preserve">I = </w:t>
            </w:r>
            <w:r w:rsidR="00B87618" w:rsidRPr="00D5163E">
              <w:rPr>
                <w:rFonts w:asciiTheme="majorHAnsi" w:hAnsiTheme="majorHAnsi"/>
                <w:sz w:val="18"/>
                <w:szCs w:val="18"/>
              </w:rPr>
              <w:t>3</w:t>
            </w:r>
          </w:p>
        </w:tc>
        <w:tc>
          <w:tcPr>
            <w:tcW w:w="1890" w:type="dxa"/>
          </w:tcPr>
          <w:p w14:paraId="65152905" w14:textId="77777777" w:rsidR="00FB34E0" w:rsidRPr="00D5163E" w:rsidRDefault="00FB34E0" w:rsidP="007E081C">
            <w:pPr>
              <w:rPr>
                <w:rFonts w:cs="Calibri"/>
                <w:sz w:val="18"/>
                <w:szCs w:val="18"/>
              </w:rPr>
            </w:pPr>
            <w:r w:rsidRPr="00D5163E">
              <w:rPr>
                <w:rFonts w:cs="Calibri"/>
                <w:sz w:val="18"/>
                <w:szCs w:val="18"/>
              </w:rPr>
              <w:t>Implement Component 2 on policy and institutional support effectively</w:t>
            </w:r>
          </w:p>
        </w:tc>
        <w:tc>
          <w:tcPr>
            <w:tcW w:w="1800" w:type="dxa"/>
          </w:tcPr>
          <w:p w14:paraId="77D39EDF" w14:textId="77777777" w:rsidR="00FB34E0" w:rsidRPr="00D5163E" w:rsidRDefault="00FB34E0" w:rsidP="007E081C">
            <w:pPr>
              <w:rPr>
                <w:rFonts w:cs="Calibri"/>
                <w:sz w:val="18"/>
                <w:szCs w:val="18"/>
              </w:rPr>
            </w:pPr>
            <w:r w:rsidRPr="00D5163E">
              <w:rPr>
                <w:rFonts w:cs="Calibri"/>
                <w:sz w:val="18"/>
                <w:szCs w:val="18"/>
              </w:rPr>
              <w:t>MEMR/DGNREEC</w:t>
            </w:r>
          </w:p>
          <w:p w14:paraId="0C82CD19" w14:textId="77777777" w:rsidR="00FB34E0" w:rsidRPr="00D5163E" w:rsidRDefault="00FB34E0" w:rsidP="007E081C">
            <w:pPr>
              <w:rPr>
                <w:rFonts w:cs="Calibri"/>
                <w:sz w:val="18"/>
                <w:szCs w:val="18"/>
              </w:rPr>
            </w:pPr>
            <w:r w:rsidRPr="00D5163E">
              <w:rPr>
                <w:rFonts w:cs="Calibri"/>
                <w:sz w:val="18"/>
                <w:szCs w:val="18"/>
              </w:rPr>
              <w:t>Industry associations</w:t>
            </w:r>
          </w:p>
          <w:p w14:paraId="1102E3C5" w14:textId="77777777" w:rsidR="00FB34E0" w:rsidRPr="00D5163E" w:rsidRDefault="00FB34E0" w:rsidP="007E081C">
            <w:pPr>
              <w:rPr>
                <w:rFonts w:cs="Calibri"/>
                <w:sz w:val="18"/>
                <w:szCs w:val="18"/>
              </w:rPr>
            </w:pPr>
            <w:r w:rsidRPr="00D5163E">
              <w:rPr>
                <w:rFonts w:cs="Calibri"/>
                <w:sz w:val="18"/>
                <w:szCs w:val="18"/>
              </w:rPr>
              <w:t>Min of Trade and Industry</w:t>
            </w:r>
          </w:p>
        </w:tc>
        <w:tc>
          <w:tcPr>
            <w:tcW w:w="1013" w:type="dxa"/>
          </w:tcPr>
          <w:p w14:paraId="36E8AC12" w14:textId="77777777" w:rsidR="00FB34E0" w:rsidRPr="00D5163E" w:rsidRDefault="00FB34E0" w:rsidP="007E081C">
            <w:pPr>
              <w:rPr>
                <w:rFonts w:cs="Calibri"/>
                <w:sz w:val="18"/>
                <w:szCs w:val="18"/>
              </w:rPr>
            </w:pPr>
            <w:r w:rsidRPr="00D5163E">
              <w:rPr>
                <w:rFonts w:cs="Calibri"/>
                <w:sz w:val="18"/>
                <w:szCs w:val="18"/>
              </w:rPr>
              <w:t>Reducing</w:t>
            </w:r>
          </w:p>
        </w:tc>
      </w:tr>
      <w:tr w:rsidR="00FB34E0" w:rsidRPr="00D5163E" w14:paraId="430C3DA2" w14:textId="77777777" w:rsidTr="00696431">
        <w:trPr>
          <w:jc w:val="center"/>
        </w:trPr>
        <w:tc>
          <w:tcPr>
            <w:tcW w:w="1890" w:type="dxa"/>
          </w:tcPr>
          <w:p w14:paraId="771FF84D" w14:textId="77777777" w:rsidR="00FB34E0" w:rsidRPr="00D5163E" w:rsidRDefault="00FB34E0" w:rsidP="00DD7CE7">
            <w:pPr>
              <w:pStyle w:val="ListParagraph"/>
              <w:numPr>
                <w:ilvl w:val="0"/>
                <w:numId w:val="35"/>
              </w:numPr>
              <w:spacing w:after="60"/>
              <w:ind w:left="185" w:hanging="175"/>
              <w:contextualSpacing/>
              <w:jc w:val="both"/>
              <w:rPr>
                <w:rFonts w:ascii="Calibri" w:hAnsi="Calibri" w:cs="Calibri"/>
                <w:noProof/>
                <w:sz w:val="18"/>
                <w:szCs w:val="18"/>
              </w:rPr>
            </w:pPr>
            <w:r w:rsidRPr="00D5163E">
              <w:rPr>
                <w:rFonts w:ascii="Calibri" w:hAnsi="Calibri" w:cs="Calibri"/>
                <w:sz w:val="18"/>
                <w:szCs w:val="18"/>
              </w:rPr>
              <w:t xml:space="preserve">Local EEL producers could not meet all technical standard specifications </w:t>
            </w:r>
          </w:p>
        </w:tc>
        <w:tc>
          <w:tcPr>
            <w:tcW w:w="1170" w:type="dxa"/>
          </w:tcPr>
          <w:p w14:paraId="2085A912" w14:textId="77777777" w:rsidR="00FB34E0" w:rsidRPr="00D5163E" w:rsidRDefault="00FB34E0" w:rsidP="007E081C">
            <w:pPr>
              <w:rPr>
                <w:rFonts w:cs="Calibri"/>
                <w:sz w:val="18"/>
                <w:szCs w:val="18"/>
              </w:rPr>
            </w:pPr>
            <w:r w:rsidRPr="00D5163E">
              <w:rPr>
                <w:rFonts w:cs="Calibri"/>
                <w:sz w:val="18"/>
                <w:szCs w:val="18"/>
              </w:rPr>
              <w:t>Financial</w:t>
            </w:r>
          </w:p>
          <w:p w14:paraId="42B3DE32" w14:textId="77777777" w:rsidR="00FB34E0" w:rsidRPr="00D5163E" w:rsidRDefault="00FB34E0" w:rsidP="007E081C">
            <w:pPr>
              <w:rPr>
                <w:rFonts w:cs="Calibri"/>
                <w:sz w:val="18"/>
                <w:szCs w:val="18"/>
              </w:rPr>
            </w:pPr>
            <w:r w:rsidRPr="00D5163E">
              <w:rPr>
                <w:rFonts w:cs="Calibri"/>
                <w:sz w:val="18"/>
                <w:szCs w:val="18"/>
              </w:rPr>
              <w:t>Operational</w:t>
            </w:r>
          </w:p>
          <w:p w14:paraId="09600905" w14:textId="77777777" w:rsidR="00FB34E0" w:rsidRPr="00D5163E" w:rsidRDefault="00FB34E0" w:rsidP="007E081C">
            <w:pPr>
              <w:rPr>
                <w:rFonts w:cs="Calibri"/>
                <w:sz w:val="18"/>
                <w:szCs w:val="18"/>
              </w:rPr>
            </w:pPr>
            <w:r w:rsidRPr="00D5163E">
              <w:rPr>
                <w:rFonts w:cs="Calibri"/>
                <w:sz w:val="18"/>
                <w:szCs w:val="18"/>
              </w:rPr>
              <w:t>Organizational</w:t>
            </w:r>
          </w:p>
        </w:tc>
        <w:tc>
          <w:tcPr>
            <w:tcW w:w="1137" w:type="dxa"/>
          </w:tcPr>
          <w:p w14:paraId="4446CB06" w14:textId="1B267216"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 xml:space="preserve">P = </w:t>
            </w:r>
            <w:r w:rsidR="00C35E7A" w:rsidRPr="00D5163E">
              <w:rPr>
                <w:rFonts w:asciiTheme="majorHAnsi" w:hAnsiTheme="majorHAnsi"/>
                <w:sz w:val="18"/>
                <w:szCs w:val="18"/>
              </w:rPr>
              <w:t>3</w:t>
            </w:r>
          </w:p>
          <w:p w14:paraId="6AE78696" w14:textId="2CF36755"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 xml:space="preserve">I = </w:t>
            </w:r>
            <w:r w:rsidR="00C35E7A" w:rsidRPr="00D5163E">
              <w:rPr>
                <w:rFonts w:asciiTheme="majorHAnsi" w:hAnsiTheme="majorHAnsi"/>
                <w:sz w:val="18"/>
                <w:szCs w:val="18"/>
              </w:rPr>
              <w:t>3</w:t>
            </w:r>
          </w:p>
        </w:tc>
        <w:tc>
          <w:tcPr>
            <w:tcW w:w="1890" w:type="dxa"/>
          </w:tcPr>
          <w:p w14:paraId="4F23076D" w14:textId="77777777" w:rsidR="00FB34E0" w:rsidRPr="00D5163E" w:rsidRDefault="00FB34E0" w:rsidP="007E081C">
            <w:pPr>
              <w:rPr>
                <w:rFonts w:cs="Calibri"/>
                <w:sz w:val="18"/>
                <w:szCs w:val="18"/>
              </w:rPr>
            </w:pPr>
            <w:r w:rsidRPr="00D5163E">
              <w:rPr>
                <w:rFonts w:cs="Calibri"/>
                <w:sz w:val="18"/>
                <w:szCs w:val="18"/>
              </w:rPr>
              <w:t>Coordinate closely with manufacturers associations; facilitate through ESCOs and TWG</w:t>
            </w:r>
          </w:p>
        </w:tc>
        <w:tc>
          <w:tcPr>
            <w:tcW w:w="1800" w:type="dxa"/>
          </w:tcPr>
          <w:p w14:paraId="0DE0BFD6" w14:textId="77777777" w:rsidR="00FB34E0" w:rsidRPr="00D5163E" w:rsidRDefault="00FB34E0" w:rsidP="007E081C">
            <w:pPr>
              <w:rPr>
                <w:rFonts w:cs="Calibri"/>
                <w:sz w:val="18"/>
                <w:szCs w:val="18"/>
              </w:rPr>
            </w:pPr>
            <w:r w:rsidRPr="00D5163E">
              <w:rPr>
                <w:rFonts w:cs="Calibri"/>
                <w:sz w:val="18"/>
                <w:szCs w:val="18"/>
              </w:rPr>
              <w:t>MEMR/DGNREEC</w:t>
            </w:r>
          </w:p>
          <w:p w14:paraId="022C230D" w14:textId="77777777" w:rsidR="00FB34E0" w:rsidRPr="00D5163E" w:rsidRDefault="00FB34E0" w:rsidP="007E081C">
            <w:pPr>
              <w:rPr>
                <w:rFonts w:cs="Calibri"/>
                <w:sz w:val="18"/>
                <w:szCs w:val="18"/>
              </w:rPr>
            </w:pPr>
            <w:r w:rsidRPr="00D5163E">
              <w:rPr>
                <w:rFonts w:cs="Calibri"/>
                <w:sz w:val="18"/>
                <w:szCs w:val="18"/>
              </w:rPr>
              <w:t>Industry associations</w:t>
            </w:r>
          </w:p>
          <w:p w14:paraId="724966F0" w14:textId="77777777" w:rsidR="00FB34E0" w:rsidRPr="00D5163E" w:rsidRDefault="00FB34E0" w:rsidP="007E081C">
            <w:pPr>
              <w:rPr>
                <w:rFonts w:cs="Calibri"/>
                <w:sz w:val="18"/>
                <w:szCs w:val="18"/>
              </w:rPr>
            </w:pPr>
            <w:r w:rsidRPr="00D5163E">
              <w:rPr>
                <w:rFonts w:cs="Calibri"/>
                <w:sz w:val="18"/>
                <w:szCs w:val="18"/>
              </w:rPr>
              <w:t>Min of Trade and Industry</w:t>
            </w:r>
          </w:p>
        </w:tc>
        <w:tc>
          <w:tcPr>
            <w:tcW w:w="1013" w:type="dxa"/>
          </w:tcPr>
          <w:p w14:paraId="04FEEE65" w14:textId="77777777" w:rsidR="00FB34E0" w:rsidRPr="00D5163E" w:rsidRDefault="00FB34E0" w:rsidP="007E081C">
            <w:pPr>
              <w:rPr>
                <w:rFonts w:cs="Calibri"/>
                <w:sz w:val="18"/>
                <w:szCs w:val="18"/>
              </w:rPr>
            </w:pPr>
            <w:r w:rsidRPr="00D5163E">
              <w:rPr>
                <w:rFonts w:cs="Calibri"/>
                <w:sz w:val="18"/>
                <w:szCs w:val="18"/>
              </w:rPr>
              <w:t>Reducing</w:t>
            </w:r>
          </w:p>
        </w:tc>
      </w:tr>
      <w:tr w:rsidR="00FB34E0" w:rsidRPr="00D5163E" w14:paraId="3297CEB1" w14:textId="77777777" w:rsidTr="00696431">
        <w:trPr>
          <w:jc w:val="center"/>
        </w:trPr>
        <w:tc>
          <w:tcPr>
            <w:tcW w:w="1890" w:type="dxa"/>
          </w:tcPr>
          <w:p w14:paraId="47A53862" w14:textId="77777777" w:rsidR="00FB34E0" w:rsidRPr="00D5163E" w:rsidRDefault="00FB34E0" w:rsidP="002C2489">
            <w:pPr>
              <w:pStyle w:val="ListParagraph"/>
              <w:spacing w:after="60"/>
              <w:ind w:left="185"/>
              <w:contextualSpacing/>
              <w:jc w:val="both"/>
              <w:rPr>
                <w:rFonts w:ascii="Calibri" w:hAnsi="Calibri" w:cs="Calibri"/>
                <w:sz w:val="18"/>
                <w:szCs w:val="18"/>
              </w:rPr>
            </w:pPr>
            <w:r w:rsidRPr="00D5163E">
              <w:rPr>
                <w:rFonts w:ascii="Calibri" w:hAnsi="Calibri" w:cs="Calibri"/>
                <w:sz w:val="18"/>
                <w:szCs w:val="18"/>
              </w:rPr>
              <w:t>Overall</w:t>
            </w:r>
          </w:p>
        </w:tc>
        <w:tc>
          <w:tcPr>
            <w:tcW w:w="1170" w:type="dxa"/>
          </w:tcPr>
          <w:p w14:paraId="2870DAD9" w14:textId="77777777" w:rsidR="00FB34E0" w:rsidRPr="00D5163E" w:rsidRDefault="00FB34E0" w:rsidP="007E081C">
            <w:pPr>
              <w:rPr>
                <w:rFonts w:cs="Calibri"/>
                <w:sz w:val="18"/>
                <w:szCs w:val="18"/>
              </w:rPr>
            </w:pPr>
          </w:p>
        </w:tc>
        <w:tc>
          <w:tcPr>
            <w:tcW w:w="1137" w:type="dxa"/>
          </w:tcPr>
          <w:p w14:paraId="0C88891B" w14:textId="77777777"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P = 3</w:t>
            </w:r>
          </w:p>
          <w:p w14:paraId="6D009537" w14:textId="77777777" w:rsidR="00FB34E0" w:rsidRPr="00D5163E" w:rsidRDefault="00FB34E0" w:rsidP="0077440A">
            <w:pPr>
              <w:pStyle w:val="BodyText1"/>
              <w:rPr>
                <w:rFonts w:asciiTheme="majorHAnsi" w:hAnsiTheme="majorHAnsi"/>
                <w:sz w:val="18"/>
                <w:szCs w:val="18"/>
              </w:rPr>
            </w:pPr>
            <w:r w:rsidRPr="00D5163E">
              <w:rPr>
                <w:rFonts w:asciiTheme="majorHAnsi" w:hAnsiTheme="majorHAnsi"/>
                <w:sz w:val="18"/>
                <w:szCs w:val="18"/>
              </w:rPr>
              <w:t>I = 3</w:t>
            </w:r>
          </w:p>
        </w:tc>
        <w:tc>
          <w:tcPr>
            <w:tcW w:w="1890" w:type="dxa"/>
          </w:tcPr>
          <w:p w14:paraId="4A6958F7" w14:textId="77777777" w:rsidR="00FB34E0" w:rsidRPr="00D5163E" w:rsidRDefault="00FB34E0" w:rsidP="007E081C">
            <w:pPr>
              <w:rPr>
                <w:rFonts w:cs="Calibri"/>
                <w:sz w:val="18"/>
                <w:szCs w:val="18"/>
              </w:rPr>
            </w:pPr>
          </w:p>
        </w:tc>
        <w:tc>
          <w:tcPr>
            <w:tcW w:w="1800" w:type="dxa"/>
          </w:tcPr>
          <w:p w14:paraId="4686CA7B" w14:textId="77777777" w:rsidR="00FB34E0" w:rsidRPr="00D5163E" w:rsidRDefault="00FB34E0" w:rsidP="007E081C">
            <w:pPr>
              <w:rPr>
                <w:rFonts w:cs="Calibri"/>
                <w:sz w:val="18"/>
                <w:szCs w:val="18"/>
              </w:rPr>
            </w:pPr>
          </w:p>
        </w:tc>
        <w:tc>
          <w:tcPr>
            <w:tcW w:w="1013" w:type="dxa"/>
          </w:tcPr>
          <w:p w14:paraId="3C12A6DA" w14:textId="77777777" w:rsidR="00FB34E0" w:rsidRPr="00D5163E" w:rsidRDefault="00FB34E0" w:rsidP="007E081C">
            <w:pPr>
              <w:rPr>
                <w:rFonts w:cs="Calibri"/>
                <w:sz w:val="18"/>
                <w:szCs w:val="18"/>
              </w:rPr>
            </w:pPr>
          </w:p>
        </w:tc>
      </w:tr>
    </w:tbl>
    <w:p w14:paraId="6A024A47" w14:textId="0ADEA199" w:rsidR="00FB34E0" w:rsidRPr="00D5163E" w:rsidRDefault="00FB34E0" w:rsidP="002C2489">
      <w:pPr>
        <w:spacing w:after="0"/>
        <w:rPr>
          <w:rFonts w:cs="Arial"/>
          <w:sz w:val="18"/>
          <w:szCs w:val="18"/>
        </w:rPr>
      </w:pPr>
      <w:r w:rsidRPr="00D5163E">
        <w:rPr>
          <w:rFonts w:cs="Arial"/>
          <w:sz w:val="18"/>
          <w:szCs w:val="18"/>
        </w:rPr>
        <w:t>*Probability on a scale from 1 (low) to 5 (high) and Impact on a scale from 1 (low) to 5 (high).</w:t>
      </w:r>
    </w:p>
    <w:p w14:paraId="4A99E648" w14:textId="77777777" w:rsidR="00FB34E0" w:rsidRPr="00D5163E" w:rsidRDefault="00FB34E0" w:rsidP="007E081C">
      <w:pPr>
        <w:spacing w:after="0"/>
        <w:rPr>
          <w:rFonts w:cs="Segoe UI"/>
          <w:color w:val="000000"/>
          <w:sz w:val="22"/>
          <w:szCs w:val="22"/>
        </w:rPr>
      </w:pPr>
    </w:p>
    <w:p w14:paraId="3EFD8B3A" w14:textId="291762C4" w:rsidR="00393350" w:rsidRPr="00D5163E" w:rsidRDefault="00A572FB" w:rsidP="007E081C">
      <w:pPr>
        <w:numPr>
          <w:ilvl w:val="0"/>
          <w:numId w:val="8"/>
        </w:numPr>
        <w:spacing w:after="0"/>
        <w:rPr>
          <w:rFonts w:cs="Segoe UI"/>
          <w:color w:val="000000"/>
          <w:sz w:val="22"/>
          <w:szCs w:val="22"/>
        </w:rPr>
      </w:pPr>
      <w:r w:rsidRPr="00D5163E">
        <w:rPr>
          <w:b/>
          <w:sz w:val="22"/>
          <w:szCs w:val="22"/>
          <w:u w:val="single"/>
        </w:rPr>
        <w:t>Stakeholder engagement</w:t>
      </w:r>
      <w:r w:rsidR="00707A93" w:rsidRPr="00D5163E">
        <w:rPr>
          <w:b/>
          <w:sz w:val="22"/>
          <w:szCs w:val="22"/>
          <w:u w:val="single"/>
        </w:rPr>
        <w:t xml:space="preserve"> </w:t>
      </w:r>
      <w:r w:rsidR="00FB34E0" w:rsidRPr="00D5163E">
        <w:rPr>
          <w:b/>
          <w:sz w:val="22"/>
          <w:szCs w:val="22"/>
          <w:u w:val="single"/>
        </w:rPr>
        <w:t>plan</w:t>
      </w:r>
    </w:p>
    <w:p w14:paraId="1FD2FC93" w14:textId="77777777" w:rsidR="00AC5DAD" w:rsidRPr="00D5163E" w:rsidRDefault="00AC5DAD" w:rsidP="007E081C">
      <w:pPr>
        <w:spacing w:after="0"/>
        <w:ind w:left="720"/>
        <w:rPr>
          <w:i/>
          <w:szCs w:val="20"/>
        </w:rPr>
      </w:pPr>
    </w:p>
    <w:p w14:paraId="2105B123" w14:textId="5669953A" w:rsidR="002C1E79" w:rsidRPr="00D5163E" w:rsidRDefault="008D1B55" w:rsidP="007E081C">
      <w:pPr>
        <w:spacing w:after="0"/>
        <w:ind w:left="720"/>
        <w:rPr>
          <w:sz w:val="22"/>
          <w:szCs w:val="22"/>
        </w:rPr>
      </w:pPr>
      <w:r w:rsidRPr="00D5163E">
        <w:rPr>
          <w:sz w:val="22"/>
          <w:szCs w:val="22"/>
        </w:rPr>
        <w:t xml:space="preserve">The stakeholder process for the ADLIGHT project started during the stakeholder consultative meeting </w:t>
      </w:r>
      <w:r w:rsidR="00265EA7" w:rsidRPr="00D5163E">
        <w:rPr>
          <w:sz w:val="22"/>
          <w:szCs w:val="22"/>
        </w:rPr>
        <w:t xml:space="preserve">and logical framework analysis </w:t>
      </w:r>
      <w:r w:rsidRPr="00D5163E">
        <w:rPr>
          <w:sz w:val="22"/>
          <w:szCs w:val="22"/>
        </w:rPr>
        <w:t xml:space="preserve">held in May 2017 where representatives from various sectors relevant to lighting products manufacturing and application were gathered for determining the barriers to transforming the market for efficient lighting devices.  The manufacture and use </w:t>
      </w:r>
      <w:r w:rsidR="00AB5D44" w:rsidRPr="00D5163E">
        <w:rPr>
          <w:sz w:val="22"/>
          <w:szCs w:val="22"/>
        </w:rPr>
        <w:t>of lighting</w:t>
      </w:r>
      <w:r w:rsidRPr="00D5163E">
        <w:rPr>
          <w:sz w:val="22"/>
          <w:szCs w:val="22"/>
        </w:rPr>
        <w:t xml:space="preserve"> product and systems cuts across many sectors: energy, transportation, industry, trade, </w:t>
      </w:r>
      <w:r w:rsidR="00265EA7" w:rsidRPr="00D5163E">
        <w:rPr>
          <w:sz w:val="22"/>
          <w:szCs w:val="22"/>
        </w:rPr>
        <w:t xml:space="preserve">financial, public works and housing, research and technology development, policy and regulation.  The Project will be organized through a coordination mechanism that will involve representatives from the above-mentioned sectors. </w:t>
      </w:r>
    </w:p>
    <w:p w14:paraId="7269451B" w14:textId="77777777" w:rsidR="002C1E79" w:rsidRPr="00D5163E" w:rsidRDefault="002C1E79" w:rsidP="007E081C">
      <w:pPr>
        <w:spacing w:after="0"/>
        <w:ind w:left="720"/>
        <w:rPr>
          <w:rFonts w:cs="Arial"/>
          <w:sz w:val="22"/>
          <w:szCs w:val="22"/>
        </w:rPr>
      </w:pPr>
    </w:p>
    <w:p w14:paraId="4B8D2241" w14:textId="39ECBB88" w:rsidR="002C1E79" w:rsidRPr="00D5163E" w:rsidRDefault="002C1E79" w:rsidP="007E081C">
      <w:pPr>
        <w:spacing w:after="0"/>
        <w:ind w:left="720"/>
        <w:rPr>
          <w:sz w:val="22"/>
          <w:szCs w:val="22"/>
        </w:rPr>
      </w:pPr>
      <w:r w:rsidRPr="00D5163E">
        <w:rPr>
          <w:rFonts w:cs="Arial"/>
          <w:sz w:val="22"/>
          <w:szCs w:val="22"/>
        </w:rPr>
        <w:t xml:space="preserve">At the national level, the project management team will build on the stakeholder consultation process that includes the inception workshop and other bi-lateral meetings. A broader consultation with a range of stakeholders will be held under the leadership of the Ministry of </w:t>
      </w:r>
      <w:r w:rsidR="000153B6" w:rsidRPr="00D5163E">
        <w:rPr>
          <w:rFonts w:cs="Arial"/>
          <w:sz w:val="22"/>
          <w:szCs w:val="22"/>
        </w:rPr>
        <w:t>Energy and Mineral Resources</w:t>
      </w:r>
      <w:r w:rsidRPr="00D5163E">
        <w:rPr>
          <w:rFonts w:cs="Arial"/>
          <w:sz w:val="22"/>
          <w:szCs w:val="22"/>
        </w:rPr>
        <w:t>. The consultation will be arranged via the Working groups set up under the Project Management Unit (</w:t>
      </w:r>
      <w:r w:rsidRPr="00D5163E">
        <w:rPr>
          <w:rFonts w:cs="Arial"/>
          <w:b/>
          <w:sz w:val="22"/>
          <w:szCs w:val="22"/>
        </w:rPr>
        <w:t xml:space="preserve">Figure </w:t>
      </w:r>
      <w:r w:rsidR="00A5764F" w:rsidRPr="00D5163E">
        <w:rPr>
          <w:rFonts w:cs="Arial"/>
          <w:b/>
          <w:sz w:val="22"/>
          <w:szCs w:val="22"/>
        </w:rPr>
        <w:t>6</w:t>
      </w:r>
      <w:r w:rsidRPr="00D5163E">
        <w:rPr>
          <w:rFonts w:cs="Arial"/>
          <w:sz w:val="22"/>
          <w:szCs w:val="22"/>
        </w:rPr>
        <w:t>).</w:t>
      </w:r>
    </w:p>
    <w:p w14:paraId="006804CA" w14:textId="77777777" w:rsidR="002C1E79" w:rsidRPr="00D5163E" w:rsidRDefault="002C1E79" w:rsidP="007E081C">
      <w:pPr>
        <w:spacing w:after="0"/>
        <w:ind w:left="720"/>
        <w:rPr>
          <w:sz w:val="22"/>
          <w:szCs w:val="22"/>
        </w:rPr>
      </w:pPr>
    </w:p>
    <w:p w14:paraId="318C5F73" w14:textId="775DDE53" w:rsidR="002C1E79" w:rsidRPr="00D5163E" w:rsidRDefault="002C1E79" w:rsidP="007E081C">
      <w:pPr>
        <w:spacing w:after="0"/>
        <w:ind w:left="720"/>
        <w:rPr>
          <w:sz w:val="22"/>
          <w:szCs w:val="22"/>
        </w:rPr>
      </w:pPr>
      <w:r w:rsidRPr="00D5163E">
        <w:rPr>
          <w:rFonts w:cs="Arial"/>
          <w:sz w:val="22"/>
          <w:szCs w:val="22"/>
        </w:rPr>
        <w:t xml:space="preserve">At the local level, stakeholders will be engaged through the UNDP’s standard stakeholder engagement processes. The project management team and </w:t>
      </w:r>
      <w:r w:rsidR="00A5764F" w:rsidRPr="00D5163E">
        <w:rPr>
          <w:rFonts w:cs="Arial"/>
          <w:sz w:val="22"/>
          <w:szCs w:val="22"/>
        </w:rPr>
        <w:t>MEMR/DGNREEC</w:t>
      </w:r>
      <w:r w:rsidRPr="00D5163E">
        <w:rPr>
          <w:rFonts w:cs="Arial"/>
          <w:sz w:val="22"/>
          <w:szCs w:val="22"/>
        </w:rPr>
        <w:t xml:space="preserve"> will continue to </w:t>
      </w:r>
      <w:r w:rsidRPr="00D5163E">
        <w:rPr>
          <w:rFonts w:cs="Arial"/>
          <w:sz w:val="22"/>
          <w:szCs w:val="22"/>
        </w:rPr>
        <w:lastRenderedPageBreak/>
        <w:t>work closely with key project stakeholders such as project sponsors, co-financing institutions, community-based organizations and relevant NGOs.</w:t>
      </w:r>
    </w:p>
    <w:p w14:paraId="71367CBE" w14:textId="77777777" w:rsidR="002C1E79" w:rsidRPr="00D5163E" w:rsidRDefault="002C1E79" w:rsidP="007E081C">
      <w:pPr>
        <w:spacing w:after="0"/>
        <w:ind w:left="720"/>
        <w:rPr>
          <w:sz w:val="22"/>
          <w:szCs w:val="22"/>
        </w:rPr>
      </w:pPr>
    </w:p>
    <w:p w14:paraId="525C7591" w14:textId="6E553EBD" w:rsidR="002C1E79" w:rsidRPr="00D5163E" w:rsidRDefault="002C1E79" w:rsidP="007E081C">
      <w:pPr>
        <w:spacing w:after="0"/>
        <w:ind w:left="720"/>
        <w:rPr>
          <w:rFonts w:cs="Arial"/>
          <w:sz w:val="22"/>
          <w:szCs w:val="22"/>
        </w:rPr>
      </w:pPr>
      <w:r w:rsidRPr="00D5163E">
        <w:rPr>
          <w:rFonts w:cs="Arial"/>
          <w:sz w:val="22"/>
          <w:szCs w:val="22"/>
        </w:rPr>
        <w:t xml:space="preserve">The following civil society </w:t>
      </w:r>
      <w:r w:rsidR="00A5764F" w:rsidRPr="00D5163E">
        <w:rPr>
          <w:rFonts w:cs="Arial"/>
          <w:sz w:val="22"/>
          <w:szCs w:val="22"/>
        </w:rPr>
        <w:t>organizations</w:t>
      </w:r>
      <w:r w:rsidRPr="00D5163E">
        <w:rPr>
          <w:rFonts w:cs="Arial"/>
          <w:sz w:val="22"/>
          <w:szCs w:val="22"/>
        </w:rPr>
        <w:t xml:space="preserve"> will be closely involved in project implementation:</w:t>
      </w:r>
    </w:p>
    <w:p w14:paraId="5754C54E" w14:textId="77777777" w:rsidR="00A5764F" w:rsidRPr="00D5163E" w:rsidRDefault="00A5764F" w:rsidP="007E081C">
      <w:pPr>
        <w:spacing w:after="0"/>
        <w:ind w:left="720"/>
        <w:rPr>
          <w:rFonts w:cs="Arial"/>
          <w:sz w:val="22"/>
          <w:szCs w:val="22"/>
        </w:rPr>
      </w:pPr>
    </w:p>
    <w:p w14:paraId="4F095693" w14:textId="77777777" w:rsidR="000E627C" w:rsidRPr="00D5163E" w:rsidRDefault="000153B6" w:rsidP="00DD7CE7">
      <w:pPr>
        <w:pStyle w:val="ListParagraph"/>
        <w:numPr>
          <w:ilvl w:val="0"/>
          <w:numId w:val="52"/>
        </w:numPr>
        <w:tabs>
          <w:tab w:val="left" w:pos="1800"/>
        </w:tabs>
        <w:ind w:left="1620" w:hanging="180"/>
        <w:jc w:val="both"/>
        <w:rPr>
          <w:rFonts w:ascii="Calibri" w:hAnsi="Calibri" w:cs="Calibri"/>
          <w:sz w:val="22"/>
          <w:szCs w:val="22"/>
        </w:rPr>
      </w:pPr>
      <w:r w:rsidRPr="00D5163E">
        <w:rPr>
          <w:rFonts w:ascii="Calibri" w:hAnsi="Calibri" w:cs="Calibri"/>
          <w:sz w:val="22"/>
          <w:szCs w:val="22"/>
        </w:rPr>
        <w:t>Lighting Industry Associations (</w:t>
      </w:r>
      <w:r w:rsidRPr="00D5163E">
        <w:rPr>
          <w:rFonts w:ascii="Calibri" w:hAnsi="Calibri" w:cs="Calibri"/>
          <w:i/>
          <w:sz w:val="22"/>
          <w:szCs w:val="22"/>
        </w:rPr>
        <w:t xml:space="preserve">GAMATRINDO, ALINDO </w:t>
      </w:r>
      <w:r w:rsidRPr="00D5163E">
        <w:rPr>
          <w:rFonts w:ascii="Calibri" w:hAnsi="Calibri" w:cs="Calibri"/>
          <w:sz w:val="22"/>
          <w:szCs w:val="22"/>
        </w:rPr>
        <w:t xml:space="preserve">and </w:t>
      </w:r>
      <w:r w:rsidRPr="00D5163E">
        <w:rPr>
          <w:rFonts w:ascii="Calibri" w:hAnsi="Calibri" w:cs="Calibri"/>
          <w:i/>
          <w:sz w:val="22"/>
          <w:szCs w:val="22"/>
        </w:rPr>
        <w:t>APERLINDO</w:t>
      </w:r>
      <w:r w:rsidRPr="00D5163E">
        <w:rPr>
          <w:rFonts w:ascii="Calibri" w:hAnsi="Calibri" w:cs="Calibri"/>
          <w:sz w:val="22"/>
          <w:szCs w:val="22"/>
        </w:rPr>
        <w:t>)</w:t>
      </w:r>
    </w:p>
    <w:p w14:paraId="69003555" w14:textId="63976C23" w:rsidR="002C1E79" w:rsidRPr="00D5163E" w:rsidRDefault="000153B6" w:rsidP="00DD7CE7">
      <w:pPr>
        <w:pStyle w:val="ListParagraph"/>
        <w:numPr>
          <w:ilvl w:val="0"/>
          <w:numId w:val="52"/>
        </w:numPr>
        <w:tabs>
          <w:tab w:val="left" w:pos="1800"/>
        </w:tabs>
        <w:ind w:left="1620" w:hanging="180"/>
        <w:jc w:val="both"/>
        <w:rPr>
          <w:rFonts w:ascii="Calibri" w:hAnsi="Calibri" w:cs="Calibri"/>
          <w:sz w:val="22"/>
          <w:szCs w:val="22"/>
        </w:rPr>
      </w:pPr>
      <w:r w:rsidRPr="00D5163E">
        <w:rPr>
          <w:rFonts w:ascii="Calibri" w:hAnsi="Calibri" w:cs="Calibri"/>
          <w:sz w:val="22"/>
          <w:szCs w:val="22"/>
        </w:rPr>
        <w:t>Tingkat</w:t>
      </w:r>
      <w:r w:rsidRPr="00D5163E">
        <w:rPr>
          <w:rFonts w:ascii="Calibri" w:hAnsi="Calibri" w:cs="Calibri"/>
          <w:i/>
          <w:sz w:val="22"/>
          <w:szCs w:val="22"/>
        </w:rPr>
        <w:t xml:space="preserve"> Kandungan Dalam Negeri</w:t>
      </w:r>
      <w:r w:rsidRPr="00D5163E">
        <w:rPr>
          <w:rFonts w:ascii="Calibri" w:hAnsi="Calibri" w:cs="Calibri"/>
          <w:sz w:val="22"/>
          <w:szCs w:val="22"/>
        </w:rPr>
        <w:t xml:space="preserve"> (</w:t>
      </w:r>
      <w:r w:rsidRPr="00D5163E">
        <w:rPr>
          <w:rFonts w:ascii="Calibri" w:hAnsi="Calibri" w:cs="Calibri"/>
          <w:i/>
          <w:sz w:val="22"/>
          <w:szCs w:val="22"/>
        </w:rPr>
        <w:t>TKDN</w:t>
      </w:r>
      <w:r w:rsidRPr="00D5163E">
        <w:rPr>
          <w:rFonts w:ascii="Calibri" w:hAnsi="Calibri" w:cs="Calibri"/>
          <w:sz w:val="22"/>
          <w:szCs w:val="22"/>
        </w:rPr>
        <w:t>) or Local Content certifiers</w:t>
      </w:r>
      <w:r w:rsidRPr="00D5163E" w:rsidDel="000153B6">
        <w:rPr>
          <w:rFonts w:ascii="Calibri" w:hAnsi="Calibri" w:cs="Calibri"/>
          <w:sz w:val="22"/>
          <w:szCs w:val="22"/>
        </w:rPr>
        <w:t xml:space="preserve"> </w:t>
      </w:r>
    </w:p>
    <w:p w14:paraId="6A2229B5" w14:textId="613647CA" w:rsidR="00A5764F" w:rsidRPr="00D5163E" w:rsidRDefault="00A5764F" w:rsidP="00DD7CE7">
      <w:pPr>
        <w:pStyle w:val="ListParagraph"/>
        <w:numPr>
          <w:ilvl w:val="0"/>
          <w:numId w:val="52"/>
        </w:numPr>
        <w:tabs>
          <w:tab w:val="left" w:pos="1800"/>
        </w:tabs>
        <w:ind w:left="1620" w:hanging="180"/>
        <w:jc w:val="both"/>
        <w:rPr>
          <w:rFonts w:ascii="Calibri" w:hAnsi="Calibri" w:cs="Calibri"/>
          <w:sz w:val="22"/>
          <w:szCs w:val="22"/>
        </w:rPr>
      </w:pPr>
      <w:r w:rsidRPr="00D5163E">
        <w:rPr>
          <w:rFonts w:ascii="Calibri" w:hAnsi="Calibri" w:cs="Calibri"/>
          <w:i/>
          <w:sz w:val="22"/>
          <w:szCs w:val="22"/>
        </w:rPr>
        <w:t xml:space="preserve">Masyarakat Konservasi dan Efisiensi Energi </w:t>
      </w:r>
      <w:r w:rsidRPr="00D5163E">
        <w:rPr>
          <w:rFonts w:ascii="Calibri" w:hAnsi="Calibri" w:cs="Calibri"/>
          <w:i/>
          <w:iCs/>
          <w:sz w:val="22"/>
          <w:szCs w:val="22"/>
        </w:rPr>
        <w:t>Indonesia</w:t>
      </w:r>
      <w:r w:rsidRPr="00D5163E">
        <w:rPr>
          <w:rFonts w:ascii="Calibri" w:hAnsi="Calibri" w:cs="Calibri"/>
          <w:sz w:val="22"/>
          <w:szCs w:val="22"/>
        </w:rPr>
        <w:t xml:space="preserve"> </w:t>
      </w:r>
      <w:r w:rsidRPr="00D5163E">
        <w:rPr>
          <w:rFonts w:ascii="Calibri" w:hAnsi="Calibri" w:cs="Calibri"/>
          <w:i/>
          <w:iCs/>
          <w:sz w:val="22"/>
          <w:szCs w:val="22"/>
        </w:rPr>
        <w:t>MASKEEI</w:t>
      </w:r>
      <w:r w:rsidRPr="00D5163E">
        <w:rPr>
          <w:rFonts w:ascii="Calibri" w:hAnsi="Calibri" w:cs="Calibri"/>
          <w:sz w:val="22"/>
          <w:szCs w:val="22"/>
        </w:rPr>
        <w:t xml:space="preserve"> or IECES (</w:t>
      </w:r>
      <w:r w:rsidRPr="00D5163E">
        <w:rPr>
          <w:rFonts w:ascii="Calibri" w:hAnsi="Calibri" w:cs="Calibri"/>
          <w:iCs/>
          <w:sz w:val="22"/>
          <w:szCs w:val="22"/>
        </w:rPr>
        <w:t>Indonesia Energy Conservation</w:t>
      </w:r>
      <w:r w:rsidRPr="00D5163E">
        <w:rPr>
          <w:rFonts w:ascii="Calibri" w:hAnsi="Calibri" w:cs="Calibri"/>
          <w:sz w:val="22"/>
          <w:szCs w:val="22"/>
        </w:rPr>
        <w:t xml:space="preserve"> and Efficiency </w:t>
      </w:r>
      <w:r w:rsidRPr="00D5163E">
        <w:rPr>
          <w:rFonts w:ascii="Calibri" w:hAnsi="Calibri" w:cs="Calibri"/>
          <w:i/>
          <w:iCs/>
          <w:sz w:val="22"/>
          <w:szCs w:val="22"/>
        </w:rPr>
        <w:t>Society</w:t>
      </w:r>
      <w:r w:rsidRPr="00D5163E">
        <w:rPr>
          <w:rFonts w:ascii="Calibri" w:hAnsi="Calibri" w:cs="Calibri"/>
          <w:sz w:val="22"/>
          <w:szCs w:val="22"/>
        </w:rPr>
        <w:t>)</w:t>
      </w:r>
    </w:p>
    <w:p w14:paraId="384D04C9" w14:textId="77777777" w:rsidR="000E627C" w:rsidRPr="00D5163E" w:rsidRDefault="000E627C" w:rsidP="007E081C">
      <w:pPr>
        <w:spacing w:after="0"/>
        <w:ind w:left="1440"/>
        <w:rPr>
          <w:sz w:val="22"/>
          <w:szCs w:val="22"/>
        </w:rPr>
      </w:pPr>
    </w:p>
    <w:p w14:paraId="480AF2FE" w14:textId="5B6D107E" w:rsidR="00265EA7" w:rsidRPr="00D5163E" w:rsidRDefault="00126561" w:rsidP="007E081C">
      <w:pPr>
        <w:spacing w:after="0"/>
        <w:ind w:left="720"/>
        <w:rPr>
          <w:sz w:val="22"/>
          <w:szCs w:val="22"/>
        </w:rPr>
      </w:pPr>
      <w:r w:rsidRPr="00D5163E">
        <w:rPr>
          <w:sz w:val="22"/>
          <w:szCs w:val="22"/>
        </w:rPr>
        <w:t>S</w:t>
      </w:r>
      <w:r w:rsidR="00265EA7" w:rsidRPr="00D5163E">
        <w:rPr>
          <w:sz w:val="22"/>
          <w:szCs w:val="22"/>
        </w:rPr>
        <w:t xml:space="preserve">pecial consideration for the disenfranchised groups from the local communities, women, children, elderly, the poor, vulnerable and minorities </w:t>
      </w:r>
      <w:r w:rsidR="002A302C" w:rsidRPr="00D5163E">
        <w:rPr>
          <w:sz w:val="22"/>
          <w:szCs w:val="22"/>
        </w:rPr>
        <w:t xml:space="preserve">are also being </w:t>
      </w:r>
      <w:r w:rsidR="000E627C" w:rsidRPr="00D5163E">
        <w:rPr>
          <w:sz w:val="22"/>
          <w:szCs w:val="22"/>
        </w:rPr>
        <w:t xml:space="preserve">included </w:t>
      </w:r>
      <w:r w:rsidR="00265EA7" w:rsidRPr="00D5163E">
        <w:rPr>
          <w:sz w:val="22"/>
          <w:szCs w:val="22"/>
        </w:rPr>
        <w:t xml:space="preserve">because they will benefit greatly from greater access to </w:t>
      </w:r>
      <w:r w:rsidR="00D97E50" w:rsidRPr="00D5163E">
        <w:rPr>
          <w:sz w:val="22"/>
          <w:szCs w:val="22"/>
        </w:rPr>
        <w:t xml:space="preserve">and use of </w:t>
      </w:r>
      <w:r w:rsidR="00265EA7" w:rsidRPr="00D5163E">
        <w:rPr>
          <w:sz w:val="22"/>
          <w:szCs w:val="22"/>
        </w:rPr>
        <w:t xml:space="preserve">efficient and cost-effective energy efficient lighting products </w:t>
      </w:r>
      <w:r w:rsidR="00D97E50" w:rsidRPr="00D5163E">
        <w:rPr>
          <w:sz w:val="22"/>
          <w:szCs w:val="22"/>
        </w:rPr>
        <w:t xml:space="preserve">in terms of day-to-day need, safety and security. To coordinate various interests and needs, the project will have a National Steering Committee whose membership will come from major stakeholders to ensure that their needs are addressed through a broader range of national actors so that stakeholder involvement will widely be an inclusive and participative process. </w:t>
      </w:r>
    </w:p>
    <w:p w14:paraId="54153C00" w14:textId="3B02986E" w:rsidR="008D1B55" w:rsidRPr="00D5163E" w:rsidRDefault="008D1B55" w:rsidP="007E081C">
      <w:pPr>
        <w:spacing w:after="0"/>
        <w:ind w:left="720"/>
        <w:rPr>
          <w:sz w:val="22"/>
          <w:szCs w:val="22"/>
        </w:rPr>
      </w:pPr>
    </w:p>
    <w:p w14:paraId="4DABAE3B" w14:textId="0320B238" w:rsidR="00A7241D" w:rsidRPr="00D5163E" w:rsidRDefault="00FB34E0" w:rsidP="007E081C">
      <w:pPr>
        <w:numPr>
          <w:ilvl w:val="0"/>
          <w:numId w:val="8"/>
        </w:numPr>
        <w:spacing w:after="0"/>
        <w:rPr>
          <w:b/>
          <w:sz w:val="22"/>
          <w:szCs w:val="22"/>
        </w:rPr>
      </w:pPr>
      <w:bookmarkStart w:id="20" w:name="_Hlk511969940"/>
      <w:r w:rsidRPr="00D5163E">
        <w:rPr>
          <w:b/>
          <w:sz w:val="22"/>
          <w:szCs w:val="22"/>
          <w:u w:val="single"/>
        </w:rPr>
        <w:t>G</w:t>
      </w:r>
      <w:r w:rsidR="001A30B3" w:rsidRPr="00D5163E">
        <w:rPr>
          <w:b/>
          <w:sz w:val="22"/>
          <w:szCs w:val="22"/>
          <w:u w:val="single"/>
        </w:rPr>
        <w:t>ender</w:t>
      </w:r>
      <w:r w:rsidRPr="00D5163E">
        <w:rPr>
          <w:b/>
          <w:sz w:val="22"/>
          <w:szCs w:val="22"/>
          <w:u w:val="single"/>
        </w:rPr>
        <w:t xml:space="preserve"> equality and empowering women</w:t>
      </w:r>
      <w:r w:rsidR="00F21008" w:rsidRPr="00D5163E">
        <w:rPr>
          <w:b/>
          <w:sz w:val="22"/>
          <w:szCs w:val="22"/>
        </w:rPr>
        <w:t xml:space="preserve">  </w:t>
      </w:r>
    </w:p>
    <w:p w14:paraId="5C73A295" w14:textId="77777777" w:rsidR="004B1D98" w:rsidRPr="00D5163E" w:rsidRDefault="004B1D98" w:rsidP="007E081C">
      <w:pPr>
        <w:spacing w:after="0"/>
        <w:ind w:left="720"/>
        <w:rPr>
          <w:rFonts w:asciiTheme="minorHAnsi" w:hAnsiTheme="minorHAnsi" w:cstheme="minorHAnsi"/>
          <w:sz w:val="22"/>
          <w:szCs w:val="22"/>
        </w:rPr>
      </w:pPr>
      <w:bookmarkStart w:id="21" w:name="_Hlk512876713"/>
      <w:bookmarkEnd w:id="20"/>
    </w:p>
    <w:p w14:paraId="5B31074B" w14:textId="77777777" w:rsidR="004B1D98" w:rsidRPr="00D5163E" w:rsidDel="00AF5CB6" w:rsidRDefault="004B1D98" w:rsidP="007E081C">
      <w:pPr>
        <w:spacing w:after="0"/>
        <w:ind w:left="720"/>
        <w:rPr>
          <w:rFonts w:cs="Calibri"/>
          <w:sz w:val="22"/>
          <w:szCs w:val="22"/>
        </w:rPr>
      </w:pPr>
      <w:r w:rsidRPr="00D5163E">
        <w:rPr>
          <w:rFonts w:cs="Calibri"/>
          <w:sz w:val="22"/>
          <w:szCs w:val="22"/>
        </w:rPr>
        <w:t xml:space="preserve">The ADLIGHT project provides unique opportunities to advance gender equality in interventions for advancing the manufacture and application of EELs systems in Indonesia. The ADLIGHT project has included specific activities and targets that advance and report on gender equality results, including more balanced participation between men and women in workshops and consultations, with particular focus on advancing gender equality through stimulating the LED market. Another particular focus is on the need for women’s consultation through interventions related to sustainable street lighting solutions where EEL, particularly LEDs, have very important contributions. </w:t>
      </w:r>
    </w:p>
    <w:p w14:paraId="02F1A7EF" w14:textId="77777777" w:rsidR="004B1D98" w:rsidRPr="00D5163E" w:rsidRDefault="004B1D98" w:rsidP="007E081C">
      <w:pPr>
        <w:spacing w:after="0"/>
        <w:ind w:left="720"/>
        <w:rPr>
          <w:rFonts w:cs="Calibri"/>
          <w:sz w:val="22"/>
          <w:szCs w:val="22"/>
        </w:rPr>
      </w:pPr>
    </w:p>
    <w:p w14:paraId="0BC42D95" w14:textId="458D96BE" w:rsidR="004B1D98" w:rsidRPr="00D5163E" w:rsidRDefault="004B1D98" w:rsidP="007E081C">
      <w:pPr>
        <w:spacing w:after="0"/>
        <w:ind w:left="720"/>
        <w:rPr>
          <w:rFonts w:cs="Calibri"/>
          <w:sz w:val="22"/>
          <w:szCs w:val="22"/>
        </w:rPr>
      </w:pPr>
      <w:r w:rsidRPr="00D5163E">
        <w:rPr>
          <w:rFonts w:cs="Calibri"/>
          <w:sz w:val="22"/>
          <w:szCs w:val="22"/>
        </w:rPr>
        <w:t>During the project design, a Gender Analysis and Action Plan</w:t>
      </w:r>
      <w:r w:rsidR="00F62B5F" w:rsidRPr="00D5163E">
        <w:rPr>
          <w:rFonts w:cs="Calibri"/>
          <w:sz w:val="22"/>
          <w:szCs w:val="22"/>
        </w:rPr>
        <w:t>ning</w:t>
      </w:r>
      <w:r w:rsidRPr="00D5163E">
        <w:rPr>
          <w:rFonts w:cs="Calibri"/>
          <w:sz w:val="22"/>
          <w:szCs w:val="22"/>
        </w:rPr>
        <w:t xml:space="preserve"> w</w:t>
      </w:r>
      <w:r w:rsidR="00F62B5F" w:rsidRPr="00D5163E">
        <w:rPr>
          <w:rFonts w:cs="Calibri"/>
          <w:sz w:val="22"/>
          <w:szCs w:val="22"/>
        </w:rPr>
        <w:t>ere</w:t>
      </w:r>
      <w:r w:rsidRPr="00D5163E">
        <w:rPr>
          <w:rFonts w:cs="Calibri"/>
          <w:sz w:val="22"/>
          <w:szCs w:val="22"/>
        </w:rPr>
        <w:t xml:space="preserve"> conducted focusing on several areas for consideration in the ADLIGHT project (</w:t>
      </w:r>
      <w:r w:rsidRPr="00D5163E">
        <w:rPr>
          <w:rFonts w:cs="Calibri"/>
          <w:color w:val="000000" w:themeColor="text1"/>
          <w:sz w:val="22"/>
          <w:szCs w:val="22"/>
        </w:rPr>
        <w:t xml:space="preserve">see </w:t>
      </w:r>
      <w:r w:rsidRPr="00D5163E">
        <w:rPr>
          <w:rFonts w:cs="Calibri"/>
          <w:b/>
          <w:color w:val="000000" w:themeColor="text1"/>
          <w:sz w:val="22"/>
          <w:szCs w:val="22"/>
        </w:rPr>
        <w:t xml:space="preserve">Annex </w:t>
      </w:r>
      <w:r w:rsidR="00D15356" w:rsidRPr="00D5163E">
        <w:rPr>
          <w:rFonts w:cs="Calibri"/>
          <w:b/>
          <w:color w:val="000000" w:themeColor="text1"/>
          <w:sz w:val="22"/>
          <w:szCs w:val="22"/>
        </w:rPr>
        <w:t>N</w:t>
      </w:r>
      <w:r w:rsidRPr="00D5163E">
        <w:rPr>
          <w:rFonts w:cs="Calibri"/>
          <w:sz w:val="22"/>
          <w:szCs w:val="22"/>
        </w:rPr>
        <w:t>). The main outcomes of the gender analysis are summarized below:</w:t>
      </w:r>
    </w:p>
    <w:p w14:paraId="001551A0" w14:textId="77777777" w:rsidR="004B1D98" w:rsidRPr="00D5163E" w:rsidRDefault="004B1D98" w:rsidP="007E081C">
      <w:pPr>
        <w:spacing w:after="0"/>
        <w:rPr>
          <w:rFonts w:cs="Calibri"/>
          <w:sz w:val="22"/>
          <w:szCs w:val="22"/>
        </w:rPr>
      </w:pPr>
    </w:p>
    <w:p w14:paraId="4CE91CD7" w14:textId="77777777" w:rsidR="004B1D98" w:rsidRPr="00D5163E" w:rsidRDefault="004B1D98" w:rsidP="00DD7CE7">
      <w:pPr>
        <w:pStyle w:val="ListParagraph"/>
        <w:numPr>
          <w:ilvl w:val="0"/>
          <w:numId w:val="60"/>
        </w:numPr>
        <w:rPr>
          <w:rFonts w:ascii="Calibri" w:hAnsi="Calibri" w:cs="Calibri"/>
          <w:sz w:val="22"/>
          <w:szCs w:val="22"/>
        </w:rPr>
      </w:pPr>
      <w:r w:rsidRPr="00D5163E">
        <w:rPr>
          <w:rFonts w:ascii="Calibri" w:hAnsi="Calibri" w:cs="Calibri"/>
          <w:sz w:val="22"/>
          <w:szCs w:val="22"/>
        </w:rPr>
        <w:t>The traditional energy sector is still one of the least gender-inclusive sectors to date globally. According to one estimate, women represent only 6 percent, 4 percent and less than 1 percent of the technical, decision-making and top management positions, respectively, in the energy sector.</w:t>
      </w:r>
    </w:p>
    <w:p w14:paraId="260437C2" w14:textId="77777777" w:rsidR="004B1D98" w:rsidRPr="00D5163E" w:rsidRDefault="004B1D98" w:rsidP="00DD7CE7">
      <w:pPr>
        <w:pStyle w:val="ListParagraph"/>
        <w:numPr>
          <w:ilvl w:val="0"/>
          <w:numId w:val="60"/>
        </w:numPr>
        <w:rPr>
          <w:rFonts w:ascii="Calibri" w:hAnsi="Calibri" w:cs="Calibri"/>
          <w:sz w:val="22"/>
          <w:szCs w:val="22"/>
        </w:rPr>
      </w:pPr>
      <w:r w:rsidRPr="00D5163E">
        <w:rPr>
          <w:rFonts w:ascii="Calibri" w:hAnsi="Calibri" w:cs="Calibri"/>
          <w:sz w:val="22"/>
          <w:szCs w:val="22"/>
        </w:rPr>
        <w:t>In Indonesia, women have a limited access to information related to energy, given the male-dominated industry, which in turn limits women’s participation and contribution to shaping policy</w:t>
      </w:r>
    </w:p>
    <w:p w14:paraId="0ADBCAEC" w14:textId="77777777" w:rsidR="004B1D98" w:rsidRPr="00D5163E" w:rsidRDefault="004B1D98" w:rsidP="00DD7CE7">
      <w:pPr>
        <w:pStyle w:val="ListParagraph"/>
        <w:numPr>
          <w:ilvl w:val="0"/>
          <w:numId w:val="60"/>
        </w:numPr>
        <w:rPr>
          <w:rFonts w:ascii="Calibri" w:hAnsi="Calibri" w:cs="Calibri"/>
          <w:sz w:val="22"/>
          <w:szCs w:val="22"/>
        </w:rPr>
      </w:pPr>
      <w:r w:rsidRPr="00D5163E">
        <w:rPr>
          <w:rFonts w:ascii="Calibri" w:eastAsia="Times New Roman" w:hAnsi="Calibri" w:cs="Calibri"/>
          <w:sz w:val="22"/>
          <w:szCs w:val="22"/>
          <w:lang w:val="en-AU"/>
        </w:rPr>
        <w:t>Gender gaps related to access to energy, finances, training, employment and entrepreneurship need to be addressed in Indonesia</w:t>
      </w:r>
    </w:p>
    <w:p w14:paraId="2D04711D" w14:textId="77777777" w:rsidR="004B1D98" w:rsidRPr="00D5163E" w:rsidRDefault="004B1D98" w:rsidP="00DD7CE7">
      <w:pPr>
        <w:pStyle w:val="ListParagraph"/>
        <w:numPr>
          <w:ilvl w:val="0"/>
          <w:numId w:val="60"/>
        </w:numPr>
        <w:rPr>
          <w:rFonts w:ascii="Calibri" w:hAnsi="Calibri" w:cs="Calibri"/>
          <w:sz w:val="22"/>
          <w:szCs w:val="22"/>
        </w:rPr>
      </w:pPr>
      <w:r w:rsidRPr="00D5163E">
        <w:rPr>
          <w:rFonts w:ascii="Calibri" w:hAnsi="Calibri" w:cs="Calibri"/>
          <w:sz w:val="22"/>
          <w:szCs w:val="22"/>
        </w:rPr>
        <w:t xml:space="preserve">Women and men have different perceptions on what constitutes adequate illumination, as well as the sense of safety it provides on a particular street, with men having the tendency to perceive that the illumination had been adequate while the women tended to claim that it was not bright enough. </w:t>
      </w:r>
    </w:p>
    <w:p w14:paraId="1E7433EA" w14:textId="77777777" w:rsidR="004B1D98" w:rsidRPr="00D5163E" w:rsidRDefault="004B1D98" w:rsidP="00DD7CE7">
      <w:pPr>
        <w:pStyle w:val="ListParagraph"/>
        <w:numPr>
          <w:ilvl w:val="0"/>
          <w:numId w:val="60"/>
        </w:numPr>
        <w:rPr>
          <w:rFonts w:ascii="Calibri" w:hAnsi="Calibri" w:cs="Calibri"/>
          <w:sz w:val="22"/>
          <w:szCs w:val="22"/>
        </w:rPr>
      </w:pPr>
      <w:r w:rsidRPr="00D5163E">
        <w:rPr>
          <w:rFonts w:ascii="Calibri" w:hAnsi="Calibri" w:cs="Calibri"/>
          <w:sz w:val="22"/>
          <w:szCs w:val="22"/>
        </w:rPr>
        <w:lastRenderedPageBreak/>
        <w:t>Increasing the energy efficiency of street lighting is not only cost effective, it provides gender-sensitive results by improving nigh-time safety in cities</w:t>
      </w:r>
    </w:p>
    <w:p w14:paraId="6AF84B55" w14:textId="77777777" w:rsidR="004B1D98" w:rsidRPr="00D5163E" w:rsidRDefault="004B1D98" w:rsidP="00DD7CE7">
      <w:pPr>
        <w:pStyle w:val="ListParagraph"/>
        <w:numPr>
          <w:ilvl w:val="0"/>
          <w:numId w:val="60"/>
        </w:numPr>
        <w:rPr>
          <w:rFonts w:ascii="Calibri" w:hAnsi="Calibri" w:cs="Calibri"/>
          <w:sz w:val="22"/>
          <w:szCs w:val="22"/>
        </w:rPr>
      </w:pPr>
      <w:r w:rsidRPr="00D5163E">
        <w:rPr>
          <w:rFonts w:ascii="Calibri" w:hAnsi="Calibri" w:cs="Calibri"/>
          <w:sz w:val="22"/>
          <w:szCs w:val="22"/>
        </w:rPr>
        <w:t xml:space="preserve">Households where women are the predominant decision maker tend to have lower energy consumption  </w:t>
      </w:r>
    </w:p>
    <w:p w14:paraId="526EE5FA" w14:textId="77777777" w:rsidR="004B1D98" w:rsidRPr="00D5163E" w:rsidRDefault="004B1D98" w:rsidP="007E081C">
      <w:pPr>
        <w:ind w:left="720"/>
        <w:rPr>
          <w:rFonts w:eastAsia="Times New Roman" w:cs="Calibri"/>
          <w:sz w:val="22"/>
          <w:szCs w:val="22"/>
          <w:lang w:val="en-AU"/>
        </w:rPr>
      </w:pPr>
    </w:p>
    <w:p w14:paraId="03798975" w14:textId="77777777" w:rsidR="004B1D98" w:rsidRPr="00D5163E" w:rsidRDefault="004B1D98" w:rsidP="00A04BB3">
      <w:pPr>
        <w:ind w:left="720"/>
        <w:jc w:val="left"/>
        <w:rPr>
          <w:rFonts w:cs="Calibri"/>
          <w:sz w:val="22"/>
          <w:szCs w:val="22"/>
        </w:rPr>
      </w:pPr>
      <w:r w:rsidRPr="00D5163E">
        <w:rPr>
          <w:rFonts w:eastAsia="Times New Roman" w:cs="Calibri"/>
          <w:sz w:val="22"/>
          <w:szCs w:val="22"/>
          <w:lang w:val="en-AU"/>
        </w:rPr>
        <w:t>Deeper gendered assessments need to be conducted in order to better illustrate how women and men interact with the local economy differently with regard to LED lighting. Energy sectors are primarily male-dominated in Indonesia and globally, however women are an untapped resource, as key beneficiaries of lighting technologies, and consultants on how to most effectively raise awareness about new lighting technologies. Finally, addressing gender gaps at leadership, policy and industrial levels in the electricity sector is an opportunity to advance gender equality, and the economy of Indonesia at large.</w:t>
      </w:r>
      <w:r w:rsidRPr="00D5163E">
        <w:rPr>
          <w:rFonts w:eastAsia="Times New Roman" w:cs="Calibri"/>
          <w:sz w:val="22"/>
          <w:szCs w:val="22"/>
          <w:lang w:val="en-AU"/>
        </w:rPr>
        <w:br/>
      </w:r>
    </w:p>
    <w:p w14:paraId="689AF49D" w14:textId="77777777" w:rsidR="004B1D98" w:rsidRPr="00D5163E" w:rsidRDefault="004B1D98" w:rsidP="007E081C">
      <w:pPr>
        <w:ind w:left="720"/>
        <w:rPr>
          <w:rFonts w:cs="Calibri"/>
          <w:sz w:val="22"/>
          <w:szCs w:val="22"/>
        </w:rPr>
      </w:pPr>
      <w:r w:rsidRPr="00D5163E">
        <w:rPr>
          <w:rFonts w:cs="Calibri"/>
          <w:sz w:val="22"/>
          <w:szCs w:val="22"/>
        </w:rPr>
        <w:t xml:space="preserve">The ADLIGHT project is committed to ensure that women’s and men’s different roles, perceptions, and opportunities in contributing to and benefiting from application of energy efficient LED lighting technologies in Indonesia will be considered. Gender mainstreaming will be included, as appropriate, to be gender transformative in project’s implementation strategies and activities in advancing the application of EELs in the country. </w:t>
      </w:r>
    </w:p>
    <w:p w14:paraId="2E348DAF" w14:textId="77777777" w:rsidR="004B1D98" w:rsidRPr="0097400E" w:rsidRDefault="004B1D98" w:rsidP="007E081C">
      <w:pPr>
        <w:ind w:left="720"/>
        <w:rPr>
          <w:rFonts w:asciiTheme="majorHAnsi" w:hAnsiTheme="majorHAnsi" w:cstheme="minorBidi"/>
          <w:sz w:val="22"/>
          <w:szCs w:val="28"/>
          <w:cs/>
          <w:lang w:val="en-GB" w:bidi="th-TH"/>
        </w:rPr>
      </w:pPr>
    </w:p>
    <w:bookmarkEnd w:id="21"/>
    <w:p w14:paraId="1ACAF536" w14:textId="77777777" w:rsidR="00A67522" w:rsidRPr="00D5163E" w:rsidRDefault="00C77E42" w:rsidP="007E081C">
      <w:pPr>
        <w:numPr>
          <w:ilvl w:val="0"/>
          <w:numId w:val="9"/>
        </w:numPr>
        <w:spacing w:after="0"/>
        <w:ind w:left="720"/>
        <w:rPr>
          <w:sz w:val="22"/>
          <w:szCs w:val="22"/>
        </w:rPr>
      </w:pPr>
      <w:r w:rsidRPr="00D5163E">
        <w:rPr>
          <w:b/>
          <w:bCs/>
          <w:sz w:val="22"/>
          <w:szCs w:val="22"/>
          <w:u w:val="single"/>
        </w:rPr>
        <w:t>South-South and Triangular Cooperation</w:t>
      </w:r>
      <w:r w:rsidRPr="00D5163E">
        <w:rPr>
          <w:b/>
          <w:bCs/>
          <w:sz w:val="22"/>
          <w:szCs w:val="22"/>
        </w:rPr>
        <w:t xml:space="preserve"> (SSTrC</w:t>
      </w:r>
      <w:r w:rsidRPr="00D5163E">
        <w:rPr>
          <w:bCs/>
          <w:sz w:val="22"/>
          <w:szCs w:val="22"/>
        </w:rPr>
        <w:t xml:space="preserve">)  </w:t>
      </w:r>
    </w:p>
    <w:p w14:paraId="772DE544" w14:textId="77777777" w:rsidR="00DC51EB" w:rsidRPr="00D5163E" w:rsidRDefault="00DC51EB" w:rsidP="007E081C">
      <w:pPr>
        <w:spacing w:after="0"/>
        <w:ind w:left="810"/>
        <w:rPr>
          <w:bCs/>
          <w:i/>
          <w:szCs w:val="20"/>
        </w:rPr>
      </w:pPr>
    </w:p>
    <w:p w14:paraId="36C15AF0" w14:textId="0F23D535" w:rsidR="00DC51EB" w:rsidRPr="00D5163E" w:rsidRDefault="00DC51EB" w:rsidP="007E081C">
      <w:pPr>
        <w:spacing w:after="0"/>
        <w:ind w:left="720"/>
      </w:pPr>
      <w:r w:rsidRPr="00D5163E">
        <w:rPr>
          <w:sz w:val="22"/>
          <w:szCs w:val="22"/>
        </w:rPr>
        <w:t xml:space="preserve">The ADLIGHT Project </w:t>
      </w:r>
      <w:r w:rsidR="000A2C97" w:rsidRPr="00D5163E">
        <w:rPr>
          <w:sz w:val="22"/>
          <w:szCs w:val="22"/>
        </w:rPr>
        <w:t xml:space="preserve">will pursue and promote </w:t>
      </w:r>
      <w:r w:rsidRPr="00D5163E">
        <w:rPr>
          <w:sz w:val="22"/>
          <w:szCs w:val="22"/>
        </w:rPr>
        <w:t xml:space="preserve">South-South and triangular cooperation forms an integral part. Indonesia is very actively supporting this approach in its participation in many projects of the ASEAN on energy efficiency. The </w:t>
      </w:r>
      <w:r w:rsidR="002C5619">
        <w:rPr>
          <w:sz w:val="22"/>
          <w:szCs w:val="22"/>
        </w:rPr>
        <w:t>UNEP</w:t>
      </w:r>
      <w:r w:rsidRPr="00D5163E">
        <w:rPr>
          <w:sz w:val="22"/>
          <w:szCs w:val="22"/>
        </w:rPr>
        <w:t xml:space="preserve">’s Global </w:t>
      </w:r>
      <w:r w:rsidR="004450D4" w:rsidRPr="00D5163E">
        <w:rPr>
          <w:sz w:val="22"/>
          <w:szCs w:val="22"/>
        </w:rPr>
        <w:t xml:space="preserve">Leapfrogging Program is also </w:t>
      </w:r>
      <w:r w:rsidR="000A2C97" w:rsidRPr="00D5163E">
        <w:rPr>
          <w:sz w:val="22"/>
          <w:szCs w:val="22"/>
        </w:rPr>
        <w:t xml:space="preserve">advocating </w:t>
      </w:r>
      <w:r w:rsidR="004450D4" w:rsidRPr="00D5163E">
        <w:rPr>
          <w:sz w:val="22"/>
          <w:szCs w:val="22"/>
        </w:rPr>
        <w:t xml:space="preserve">this approach </w:t>
      </w:r>
      <w:r w:rsidR="00D51681">
        <w:rPr>
          <w:sz w:val="22"/>
          <w:szCs w:val="22"/>
        </w:rPr>
        <w:t xml:space="preserve">through </w:t>
      </w:r>
      <w:r w:rsidR="00D51681" w:rsidRPr="006F6FC4">
        <w:rPr>
          <w:sz w:val="22"/>
          <w:szCs w:val="22"/>
          <w:highlight w:val="cyan"/>
        </w:rPr>
        <w:t xml:space="preserve">global platform </w:t>
      </w:r>
      <w:r w:rsidR="00D51681" w:rsidRPr="00F4657B">
        <w:rPr>
          <w:sz w:val="22"/>
          <w:szCs w:val="22"/>
          <w:highlight w:val="cyan"/>
        </w:rPr>
        <w:t xml:space="preserve">for </w:t>
      </w:r>
      <w:r w:rsidR="00D51681" w:rsidRPr="006F6FC4">
        <w:rPr>
          <w:sz w:val="22"/>
          <w:szCs w:val="22"/>
          <w:highlight w:val="cyan"/>
        </w:rPr>
        <w:t>knowledge sharing</w:t>
      </w:r>
      <w:r w:rsidR="00F4657B" w:rsidRPr="006F6FC4">
        <w:rPr>
          <w:sz w:val="22"/>
          <w:szCs w:val="22"/>
          <w:highlight w:val="cyan"/>
        </w:rPr>
        <w:t xml:space="preserve"> between participating countries</w:t>
      </w:r>
      <w:r w:rsidR="00D51681" w:rsidRPr="006F6FC4">
        <w:rPr>
          <w:sz w:val="22"/>
          <w:szCs w:val="22"/>
          <w:highlight w:val="cyan"/>
        </w:rPr>
        <w:t>,</w:t>
      </w:r>
      <w:r w:rsidR="00D51681">
        <w:rPr>
          <w:sz w:val="22"/>
          <w:szCs w:val="22"/>
        </w:rPr>
        <w:t xml:space="preserve"> </w:t>
      </w:r>
      <w:r w:rsidR="000A2C97" w:rsidRPr="00D5163E">
        <w:rPr>
          <w:sz w:val="22"/>
          <w:szCs w:val="22"/>
        </w:rPr>
        <w:t xml:space="preserve">where </w:t>
      </w:r>
      <w:r w:rsidR="004450D4" w:rsidRPr="00D5163E">
        <w:rPr>
          <w:sz w:val="22"/>
          <w:szCs w:val="22"/>
        </w:rPr>
        <w:t xml:space="preserve">ADLIGHT is part of this </w:t>
      </w:r>
      <w:r w:rsidR="000A2C97" w:rsidRPr="00D5163E">
        <w:rPr>
          <w:sz w:val="22"/>
          <w:szCs w:val="22"/>
        </w:rPr>
        <w:t>leveraging the experience of other countries on advancing high efficient lighting</w:t>
      </w:r>
      <w:r w:rsidR="004450D4" w:rsidRPr="00D5163E">
        <w:rPr>
          <w:sz w:val="22"/>
          <w:szCs w:val="22"/>
        </w:rPr>
        <w:t xml:space="preserve">. </w:t>
      </w:r>
      <w:r w:rsidR="00E300D4" w:rsidRPr="00D5163E">
        <w:rPr>
          <w:sz w:val="22"/>
          <w:szCs w:val="22"/>
        </w:rPr>
        <w:t>Wi</w:t>
      </w:r>
      <w:r w:rsidR="000A2C97" w:rsidRPr="00D5163E">
        <w:rPr>
          <w:sz w:val="22"/>
          <w:szCs w:val="22"/>
        </w:rPr>
        <w:t>t</w:t>
      </w:r>
      <w:r w:rsidR="00E300D4" w:rsidRPr="00D5163E">
        <w:rPr>
          <w:sz w:val="22"/>
          <w:szCs w:val="22"/>
        </w:rPr>
        <w:t>h</w:t>
      </w:r>
      <w:r w:rsidR="000A2C97" w:rsidRPr="00D5163E">
        <w:rPr>
          <w:sz w:val="22"/>
          <w:szCs w:val="22"/>
        </w:rPr>
        <w:t>in the Global Leapfrogging Program, c</w:t>
      </w:r>
      <w:r w:rsidR="004450D4" w:rsidRPr="00D5163E">
        <w:rPr>
          <w:sz w:val="22"/>
          <w:szCs w:val="22"/>
        </w:rPr>
        <w:t>ount</w:t>
      </w:r>
      <w:r w:rsidR="000A2C97" w:rsidRPr="00D5163E">
        <w:rPr>
          <w:sz w:val="22"/>
          <w:szCs w:val="22"/>
        </w:rPr>
        <w:t>r</w:t>
      </w:r>
      <w:r w:rsidR="004450D4" w:rsidRPr="00D5163E">
        <w:rPr>
          <w:sz w:val="22"/>
          <w:szCs w:val="22"/>
        </w:rPr>
        <w:t xml:space="preserve">ies </w:t>
      </w:r>
      <w:r w:rsidR="000A2C97" w:rsidRPr="00D5163E">
        <w:rPr>
          <w:sz w:val="22"/>
          <w:szCs w:val="22"/>
        </w:rPr>
        <w:t xml:space="preserve">will </w:t>
      </w:r>
      <w:r w:rsidR="004450D4" w:rsidRPr="00D5163E">
        <w:rPr>
          <w:sz w:val="22"/>
          <w:szCs w:val="22"/>
        </w:rPr>
        <w:t>cooperate in such activities as:</w:t>
      </w:r>
      <w:r w:rsidRPr="00D5163E">
        <w:rPr>
          <w:sz w:val="22"/>
          <w:szCs w:val="22"/>
        </w:rPr>
        <w:t xml:space="preserve"> knowledge exchange, technology transfer, financing, peer support, and </w:t>
      </w:r>
      <w:r w:rsidR="004149C2" w:rsidRPr="00D5163E">
        <w:rPr>
          <w:sz w:val="22"/>
          <w:szCs w:val="22"/>
        </w:rPr>
        <w:t xml:space="preserve">country-to country or multi country </w:t>
      </w:r>
      <w:r w:rsidRPr="00D5163E">
        <w:rPr>
          <w:sz w:val="22"/>
          <w:szCs w:val="22"/>
        </w:rPr>
        <w:t>initiatives,</w:t>
      </w:r>
      <w:r w:rsidR="00ED6FB4" w:rsidRPr="00D5163E">
        <w:rPr>
          <w:sz w:val="22"/>
          <w:szCs w:val="22"/>
        </w:rPr>
        <w:t xml:space="preserve"> on high efficient lighting technology</w:t>
      </w:r>
      <w:r w:rsidRPr="00D5163E">
        <w:t>.</w:t>
      </w:r>
    </w:p>
    <w:p w14:paraId="3AA78765" w14:textId="77777777" w:rsidR="00FB34E0" w:rsidRPr="00D5163E" w:rsidRDefault="00FB34E0" w:rsidP="007E081C">
      <w:pPr>
        <w:spacing w:after="0"/>
        <w:ind w:left="810"/>
      </w:pPr>
    </w:p>
    <w:p w14:paraId="112CBAFA" w14:textId="77777777" w:rsidR="00FB34E0" w:rsidRPr="00D5163E" w:rsidRDefault="00FB34E0" w:rsidP="007E081C">
      <w:pPr>
        <w:numPr>
          <w:ilvl w:val="0"/>
          <w:numId w:val="9"/>
        </w:numPr>
        <w:spacing w:after="0"/>
        <w:ind w:left="720"/>
        <w:rPr>
          <w:rFonts w:cs="Calibri"/>
          <w:b/>
          <w:sz w:val="22"/>
          <w:szCs w:val="22"/>
        </w:rPr>
      </w:pPr>
      <w:r w:rsidRPr="00D5163E">
        <w:rPr>
          <w:rFonts w:cs="Calibri"/>
          <w:b/>
          <w:sz w:val="22"/>
          <w:szCs w:val="22"/>
          <w:u w:val="single"/>
        </w:rPr>
        <w:t>Sustainability and Scaling Up</w:t>
      </w:r>
      <w:r w:rsidRPr="00D5163E">
        <w:rPr>
          <w:rFonts w:cs="Calibri"/>
          <w:b/>
          <w:sz w:val="22"/>
          <w:szCs w:val="22"/>
        </w:rPr>
        <w:t xml:space="preserve">  </w:t>
      </w:r>
    </w:p>
    <w:p w14:paraId="7C0DCC07" w14:textId="77777777" w:rsidR="00FB34E0" w:rsidRPr="00D5163E" w:rsidRDefault="00FB34E0" w:rsidP="007E081C">
      <w:pPr>
        <w:pStyle w:val="ListParagraph"/>
        <w:jc w:val="both"/>
        <w:rPr>
          <w:rFonts w:ascii="Calibri" w:hAnsi="Calibri" w:cs="Calibri"/>
          <w:b/>
          <w:i/>
          <w:sz w:val="20"/>
          <w:szCs w:val="20"/>
        </w:rPr>
      </w:pPr>
    </w:p>
    <w:p w14:paraId="38592620" w14:textId="77777777" w:rsidR="00FB34E0" w:rsidRPr="00D5163E" w:rsidRDefault="00FB34E0" w:rsidP="007E081C">
      <w:pPr>
        <w:pStyle w:val="ListParagraph"/>
        <w:jc w:val="both"/>
        <w:rPr>
          <w:rFonts w:ascii="Calibri" w:hAnsi="Calibri" w:cs="Calibri"/>
          <w:sz w:val="22"/>
          <w:szCs w:val="22"/>
        </w:rPr>
      </w:pPr>
      <w:r w:rsidRPr="00D5163E">
        <w:rPr>
          <w:rFonts w:ascii="Calibri" w:hAnsi="Calibri" w:cs="Arial"/>
          <w:sz w:val="22"/>
          <w:szCs w:val="22"/>
          <w:lang w:eastAsia="zh-CN"/>
        </w:rPr>
        <w:t>The project’s multi-pronged barrier removal approach, covering policy and planning, commercial and technical viability, financing, and information and awareness, is designed to stimulate ongoing replication of the project demos and, thus, scale-up of project results.</w:t>
      </w:r>
      <w:r w:rsidRPr="00D5163E">
        <w:rPr>
          <w:rFonts w:cs="Arial"/>
          <w:szCs w:val="20"/>
          <w:lang w:eastAsia="zh-CN"/>
        </w:rPr>
        <w:t xml:space="preserve"> </w:t>
      </w:r>
    </w:p>
    <w:p w14:paraId="4F185D96" w14:textId="77777777" w:rsidR="00FB34E0" w:rsidRPr="00D5163E" w:rsidRDefault="00FB34E0" w:rsidP="007E081C">
      <w:pPr>
        <w:pStyle w:val="ListParagraph"/>
        <w:jc w:val="both"/>
        <w:rPr>
          <w:rFonts w:ascii="Calibri" w:hAnsi="Calibri" w:cs="Calibri"/>
          <w:i/>
          <w:sz w:val="22"/>
          <w:szCs w:val="22"/>
        </w:rPr>
      </w:pPr>
    </w:p>
    <w:p w14:paraId="74CB13AA" w14:textId="16EF3F77" w:rsidR="00FB34E0" w:rsidRPr="00D5163E" w:rsidRDefault="00FB34E0" w:rsidP="007E081C">
      <w:pPr>
        <w:pStyle w:val="Footer"/>
        <w:tabs>
          <w:tab w:val="clear" w:pos="4153"/>
          <w:tab w:val="clear" w:pos="8306"/>
          <w:tab w:val="left" w:pos="720"/>
        </w:tabs>
        <w:spacing w:after="120"/>
        <w:ind w:left="720" w:right="20"/>
        <w:rPr>
          <w:rFonts w:cs="Calibri"/>
          <w:sz w:val="22"/>
          <w:szCs w:val="22"/>
        </w:rPr>
      </w:pPr>
      <w:r w:rsidRPr="00D5163E">
        <w:rPr>
          <w:rFonts w:cs="Calibri"/>
          <w:sz w:val="22"/>
          <w:szCs w:val="22"/>
        </w:rPr>
        <w:t xml:space="preserve">The ADLIGHT project sustainability is well-founded within Indonesia’s long drawn policies and program on energy efficiency and conservation (EE&amp;C) as mandated in the country’s </w:t>
      </w:r>
      <w:r w:rsidRPr="00D5163E">
        <w:rPr>
          <w:rFonts w:cs="Calibri"/>
          <w:i/>
          <w:iCs/>
          <w:sz w:val="22"/>
          <w:szCs w:val="22"/>
        </w:rPr>
        <w:t xml:space="preserve">Government Regulation of the Republic of Indonesia No. 70/2009 on Energy Conservation. </w:t>
      </w:r>
      <w:r w:rsidRPr="00D5163E">
        <w:rPr>
          <w:rFonts w:cs="Calibri"/>
          <w:iCs/>
          <w:sz w:val="22"/>
          <w:szCs w:val="22"/>
        </w:rPr>
        <w:t xml:space="preserve">To strengthen institutional support, the </w:t>
      </w:r>
      <w:r w:rsidRPr="00D5163E">
        <w:rPr>
          <w:rFonts w:eastAsia="Calibri" w:cs="Calibri"/>
          <w:sz w:val="22"/>
          <w:szCs w:val="22"/>
        </w:rPr>
        <w:t>Directorate General of New-Renewable Energy and Energy Conservation (DGNREEC) was established in August 2010 to implement the EE&amp;C program and continued to be reinforced by succeeding regulations and pronouncements placing EE&amp;C an important component in the Presidential Regulation No. 61/2011 on National Action Plan to Reduce Green House Gases (</w:t>
      </w:r>
      <w:r w:rsidRPr="00D5163E">
        <w:rPr>
          <w:rFonts w:eastAsia="Calibri" w:cs="Calibri"/>
          <w:i/>
          <w:sz w:val="22"/>
          <w:szCs w:val="22"/>
        </w:rPr>
        <w:t>RAN-GRK</w:t>
      </w:r>
      <w:r w:rsidRPr="00D5163E">
        <w:rPr>
          <w:rFonts w:eastAsia="Calibri" w:cs="Calibri"/>
          <w:sz w:val="22"/>
          <w:szCs w:val="22"/>
        </w:rPr>
        <w:t>) as well as in the international commitment in the Nationally Determined Contribution (</w:t>
      </w:r>
      <w:r w:rsidR="003A0383" w:rsidRPr="00D5163E">
        <w:rPr>
          <w:rFonts w:eastAsia="Calibri" w:cs="Calibri"/>
          <w:sz w:val="22"/>
          <w:szCs w:val="22"/>
        </w:rPr>
        <w:t>NDC</w:t>
      </w:r>
      <w:r w:rsidRPr="00D5163E">
        <w:rPr>
          <w:rFonts w:eastAsia="Calibri" w:cs="Calibri"/>
          <w:sz w:val="22"/>
          <w:szCs w:val="22"/>
        </w:rPr>
        <w:t xml:space="preserve">) and regional agreements such as in the ASEAN. These are among the major policies that are supportive to energy efficient lighting program agenda. Lighting is a major energy end-use that accounts for 18.8% of the total electricity used for all </w:t>
      </w:r>
      <w:r w:rsidRPr="00D5163E">
        <w:rPr>
          <w:rFonts w:eastAsia="Calibri" w:cs="Calibri"/>
          <w:sz w:val="22"/>
          <w:szCs w:val="22"/>
        </w:rPr>
        <w:lastRenderedPageBreak/>
        <w:t xml:space="preserve">sectors which gives a big reason to pursue sustainable development in this area. The response of the private sector has been very encouraging and constitutes a major driver in achieving the ADLIGHT goal </w:t>
      </w:r>
      <w:r w:rsidRPr="00D5163E">
        <w:rPr>
          <w:rFonts w:cs="Calibri"/>
          <w:sz w:val="22"/>
          <w:szCs w:val="22"/>
        </w:rPr>
        <w:t>of transforming the market for efficient energy lighting towards its high potential and long lasting impact on energy saving and GHG reduction. The pilot EEL demonstrations in buildings and street lighting will lead to sustained growth and impact.</w:t>
      </w:r>
      <w:r w:rsidR="00BC1B2C" w:rsidRPr="00D5163E">
        <w:rPr>
          <w:rFonts w:cs="Calibri"/>
          <w:sz w:val="22"/>
          <w:szCs w:val="22"/>
        </w:rPr>
        <w:t xml:space="preserve"> </w:t>
      </w:r>
    </w:p>
    <w:p w14:paraId="2DBE483C" w14:textId="1ECFFFD9" w:rsidR="00FB34E0" w:rsidRPr="00D5163E" w:rsidRDefault="00FB34E0" w:rsidP="007E081C">
      <w:pPr>
        <w:pStyle w:val="ListParagraph"/>
        <w:jc w:val="both"/>
        <w:rPr>
          <w:rFonts w:ascii="Calibri" w:hAnsi="Calibri" w:cs="Calibri"/>
          <w:i/>
          <w:sz w:val="22"/>
          <w:szCs w:val="22"/>
        </w:rPr>
      </w:pPr>
      <w:r w:rsidRPr="00D5163E">
        <w:rPr>
          <w:rFonts w:ascii="Calibri" w:hAnsi="Calibri" w:cs="Calibri"/>
          <w:sz w:val="22"/>
          <w:szCs w:val="22"/>
        </w:rPr>
        <w:t xml:space="preserve">The strategy focuses on mitigating investment risks on production and increasing market penetration of </w:t>
      </w:r>
      <w:r w:rsidR="0057593B" w:rsidRPr="00D5163E">
        <w:rPr>
          <w:rFonts w:ascii="Calibri" w:hAnsi="Calibri" w:cs="Calibri"/>
          <w:sz w:val="22"/>
          <w:szCs w:val="22"/>
        </w:rPr>
        <w:t xml:space="preserve">high quality </w:t>
      </w:r>
      <w:r w:rsidRPr="00D5163E">
        <w:rPr>
          <w:rFonts w:ascii="Calibri" w:hAnsi="Calibri" w:cs="Calibri"/>
          <w:sz w:val="22"/>
          <w:szCs w:val="22"/>
        </w:rPr>
        <w:t xml:space="preserve">EELs not only in Indonesia but also in the region. </w:t>
      </w:r>
      <w:r w:rsidR="001F2F91" w:rsidRPr="00D5163E">
        <w:rPr>
          <w:rFonts w:ascii="Calibri" w:hAnsi="Calibri" w:cs="Calibri"/>
          <w:sz w:val="22"/>
          <w:szCs w:val="22"/>
          <w:lang w:eastAsia="ko-KR"/>
        </w:rPr>
        <w:t xml:space="preserve">The project will ensure that policy risks are addressed by working closely with the government and establishing the quality and performance standards for investors to invest in quality EEL products without fear of competition from low quality products. </w:t>
      </w:r>
      <w:r w:rsidRPr="00D5163E">
        <w:rPr>
          <w:rFonts w:ascii="Calibri" w:hAnsi="Calibri" w:cs="Calibri"/>
          <w:sz w:val="22"/>
          <w:szCs w:val="22"/>
          <w:lang w:eastAsia="ko-KR"/>
        </w:rPr>
        <w:t>The project will support the relevant agencies and stakeholders to ensure technology, policy, institutional and human capacities are established for the realization of ADLIGHT-supported development pathway. With an increasing market and improved standards of EELs, the financial risk will be addressed in a sustainable manner.</w:t>
      </w:r>
      <w:r w:rsidR="00BC1B2C" w:rsidRPr="00D5163E">
        <w:rPr>
          <w:rFonts w:ascii="Calibri" w:hAnsi="Calibri" w:cs="Calibri"/>
          <w:sz w:val="22"/>
          <w:szCs w:val="22"/>
          <w:lang w:eastAsia="ko-KR"/>
        </w:rPr>
        <w:t xml:space="preserve"> </w:t>
      </w:r>
      <w:r w:rsidR="00E146B2" w:rsidRPr="00D5163E">
        <w:rPr>
          <w:rFonts w:asciiTheme="majorHAnsi" w:hAnsiTheme="majorHAnsi" w:cs="Calibri"/>
          <w:noProof/>
          <w:sz w:val="22"/>
          <w:szCs w:val="22"/>
          <w:lang w:eastAsia="zh-CN"/>
        </w:rPr>
        <w:t>The ADLIGHT project activities are designed in a way that encourages replication. The project will support the Government of Indonesia in harmonization of its policies and legislative framework, particularly Minimum Energy Performance Standards (MEPS) for LED lighting products with international conventions and ASEAN standards. These activities will require updates and applications in similar related fields. This will increase the sustainability of the regulatory system.</w:t>
      </w:r>
      <w:r w:rsidR="00E146B2" w:rsidRPr="00D5163E">
        <w:rPr>
          <w:rFonts w:cs="Calibri"/>
          <w:noProof/>
          <w:sz w:val="22"/>
          <w:szCs w:val="22"/>
          <w:lang w:eastAsia="zh-CN"/>
        </w:rPr>
        <w:t xml:space="preserve"> </w:t>
      </w:r>
    </w:p>
    <w:p w14:paraId="77E5F9CA" w14:textId="77777777" w:rsidR="00FB34E0" w:rsidRPr="00D5163E" w:rsidRDefault="00FB34E0" w:rsidP="007E081C">
      <w:pPr>
        <w:pStyle w:val="ListParagraph"/>
        <w:jc w:val="both"/>
        <w:rPr>
          <w:rFonts w:ascii="Calibri" w:hAnsi="Calibri" w:cs="Calibri"/>
          <w:i/>
          <w:sz w:val="22"/>
          <w:szCs w:val="22"/>
        </w:rPr>
      </w:pPr>
    </w:p>
    <w:p w14:paraId="6E5F9D00" w14:textId="32C7131B" w:rsidR="00264A38" w:rsidRPr="00D5163E" w:rsidRDefault="00264A38" w:rsidP="007E081C">
      <w:pPr>
        <w:pStyle w:val="ListParagraph"/>
        <w:jc w:val="both"/>
        <w:rPr>
          <w:rFonts w:ascii="Calibri" w:hAnsi="Calibri" w:cs="Calibri"/>
          <w:sz w:val="22"/>
          <w:szCs w:val="22"/>
        </w:rPr>
      </w:pPr>
      <w:r w:rsidRPr="00D5163E">
        <w:rPr>
          <w:rFonts w:ascii="Calibri" w:hAnsi="Calibri" w:cs="Calibri"/>
          <w:sz w:val="22"/>
          <w:szCs w:val="22"/>
        </w:rPr>
        <w:t xml:space="preserve">The engagement of the local EEL manufacturing industry as the key stakeholder in this market transformation strategy </w:t>
      </w:r>
      <w:r w:rsidR="001F2F91" w:rsidRPr="00D5163E">
        <w:rPr>
          <w:rFonts w:ascii="Calibri" w:hAnsi="Calibri" w:cs="Calibri"/>
          <w:sz w:val="22"/>
          <w:szCs w:val="22"/>
        </w:rPr>
        <w:t>will ensure</w:t>
      </w:r>
      <w:r w:rsidRPr="00D5163E">
        <w:rPr>
          <w:rFonts w:ascii="Calibri" w:hAnsi="Calibri" w:cs="Calibri"/>
          <w:sz w:val="22"/>
          <w:szCs w:val="22"/>
        </w:rPr>
        <w:t xml:space="preserve"> its buy-in </w:t>
      </w:r>
      <w:r w:rsidR="00E146B2" w:rsidRPr="00D5163E">
        <w:rPr>
          <w:rFonts w:ascii="Calibri" w:hAnsi="Calibri" w:cs="Calibri"/>
          <w:sz w:val="22"/>
          <w:szCs w:val="22"/>
        </w:rPr>
        <w:t>in</w:t>
      </w:r>
      <w:r w:rsidRPr="00D5163E">
        <w:rPr>
          <w:rFonts w:ascii="Calibri" w:hAnsi="Calibri" w:cs="Calibri"/>
          <w:sz w:val="22"/>
          <w:szCs w:val="22"/>
        </w:rPr>
        <w:t xml:space="preserve"> demonstrating the benefits of quality production and creating conditions for them to benefit from sustainable application of EELs</w:t>
      </w:r>
      <w:r w:rsidRPr="00D5163E">
        <w:t>.</w:t>
      </w:r>
    </w:p>
    <w:p w14:paraId="174E5763" w14:textId="77777777" w:rsidR="00FB34E0" w:rsidRPr="00D5163E" w:rsidRDefault="00FB34E0" w:rsidP="007E081C">
      <w:pPr>
        <w:spacing w:after="0"/>
        <w:ind w:left="720"/>
        <w:rPr>
          <w:rFonts w:cs="Calibri"/>
          <w:noProof/>
          <w:sz w:val="22"/>
          <w:szCs w:val="22"/>
          <w:lang w:eastAsia="zh-CN"/>
        </w:rPr>
      </w:pPr>
    </w:p>
    <w:p w14:paraId="40E61BD3" w14:textId="3DA20928" w:rsidR="00BC1B2C" w:rsidRPr="00D5163E" w:rsidRDefault="00264A38" w:rsidP="007E081C">
      <w:pPr>
        <w:spacing w:after="0"/>
        <w:ind w:left="720"/>
        <w:rPr>
          <w:rFonts w:cs="Calibri"/>
          <w:noProof/>
          <w:sz w:val="22"/>
          <w:szCs w:val="22"/>
          <w:lang w:eastAsia="zh-CN"/>
        </w:rPr>
      </w:pPr>
      <w:r w:rsidRPr="00D5163E">
        <w:rPr>
          <w:rFonts w:cs="Calibri"/>
          <w:noProof/>
          <w:sz w:val="22"/>
          <w:szCs w:val="22"/>
          <w:lang w:eastAsia="zh-CN"/>
        </w:rPr>
        <w:t xml:space="preserve">The project will develop </w:t>
      </w:r>
      <w:r w:rsidR="0061786E" w:rsidRPr="00D5163E">
        <w:rPr>
          <w:sz w:val="22"/>
          <w:szCs w:val="22"/>
        </w:rPr>
        <w:t>business and financing models to implement large scale EEL production upgrade projects.</w:t>
      </w:r>
      <w:r w:rsidR="0061786E" w:rsidRPr="00D5163E">
        <w:t xml:space="preserve"> </w:t>
      </w:r>
      <w:r w:rsidR="00FB34E0" w:rsidRPr="00D5163E">
        <w:rPr>
          <w:rFonts w:cs="Calibri"/>
          <w:noProof/>
          <w:sz w:val="22"/>
          <w:szCs w:val="22"/>
          <w:lang w:eastAsia="zh-CN"/>
        </w:rPr>
        <w:t xml:space="preserve">Once financial institutions can see EE lighting investment as a bankable investment, replication will be easier to conduct. The state-owned bank building as one of main targets of pilot demonstration in the ADLIGHT project was selected to encourage banks to have first-hand experience and benefit (energy and cost saving per year) from EE lighting investment and projects. By including banks as project stakeholders and target recipient of pilot demos, the project will work towards improving the bankability perception of EE lighting investment in Indonesia and developing viable ESCO business models for </w:t>
      </w:r>
      <w:r w:rsidR="00E146B2" w:rsidRPr="00D5163E">
        <w:rPr>
          <w:rFonts w:cs="Calibri"/>
          <w:noProof/>
          <w:sz w:val="22"/>
          <w:szCs w:val="22"/>
          <w:lang w:eastAsia="zh-CN"/>
        </w:rPr>
        <w:t xml:space="preserve">a </w:t>
      </w:r>
      <w:r w:rsidR="00FB34E0" w:rsidRPr="00D5163E">
        <w:rPr>
          <w:rFonts w:cs="Calibri"/>
          <w:noProof/>
          <w:sz w:val="22"/>
          <w:szCs w:val="22"/>
          <w:lang w:eastAsia="zh-CN"/>
        </w:rPr>
        <w:t>sustainable approach in future.</w:t>
      </w:r>
    </w:p>
    <w:p w14:paraId="0E868BE6" w14:textId="77777777" w:rsidR="00BC1B2C" w:rsidRPr="00D5163E" w:rsidRDefault="00BC1B2C" w:rsidP="007E081C">
      <w:pPr>
        <w:spacing w:after="0"/>
        <w:ind w:left="720"/>
        <w:rPr>
          <w:rFonts w:cs="Calibri"/>
          <w:noProof/>
          <w:sz w:val="22"/>
          <w:szCs w:val="22"/>
          <w:lang w:eastAsia="zh-CN"/>
        </w:rPr>
      </w:pPr>
    </w:p>
    <w:p w14:paraId="337B21F8" w14:textId="3FBC18BA" w:rsidR="00FB34E0" w:rsidRPr="00D5163E" w:rsidRDefault="0061786E" w:rsidP="007E081C">
      <w:pPr>
        <w:spacing w:after="0"/>
        <w:ind w:left="720"/>
        <w:rPr>
          <w:rFonts w:cs="Calibri"/>
          <w:noProof/>
          <w:sz w:val="22"/>
          <w:szCs w:val="22"/>
          <w:lang w:eastAsia="zh-CN"/>
        </w:rPr>
      </w:pPr>
      <w:r w:rsidRPr="00D5163E">
        <w:rPr>
          <w:rFonts w:cs="Calibri"/>
          <w:sz w:val="22"/>
          <w:szCs w:val="22"/>
        </w:rPr>
        <w:t xml:space="preserve">The project has included the establishment of an Efficient Lighting Knowledge Center for collecting market information on lighting products, quality </w:t>
      </w:r>
      <w:r w:rsidR="00843854" w:rsidRPr="00D5163E">
        <w:rPr>
          <w:rFonts w:cs="Calibri"/>
          <w:sz w:val="22"/>
          <w:szCs w:val="22"/>
        </w:rPr>
        <w:t xml:space="preserve">standards </w:t>
      </w:r>
      <w:r w:rsidRPr="00D5163E">
        <w:rPr>
          <w:rFonts w:cs="Calibri"/>
          <w:sz w:val="22"/>
          <w:szCs w:val="22"/>
        </w:rPr>
        <w:t xml:space="preserve">of products, </w:t>
      </w:r>
      <w:r w:rsidR="00843854" w:rsidRPr="00D5163E">
        <w:rPr>
          <w:rFonts w:cs="Calibri"/>
          <w:sz w:val="22"/>
          <w:szCs w:val="22"/>
        </w:rPr>
        <w:t xml:space="preserve">quality product listing (QPL) and database in cooperation with a network of qualified laboratories, </w:t>
      </w:r>
      <w:r w:rsidRPr="00D5163E">
        <w:rPr>
          <w:rFonts w:cs="Calibri"/>
          <w:sz w:val="22"/>
          <w:szCs w:val="22"/>
        </w:rPr>
        <w:t xml:space="preserve">consumer perception, including gender-disaggregated consumer data </w:t>
      </w:r>
      <w:r w:rsidR="00843854" w:rsidRPr="00D5163E">
        <w:rPr>
          <w:rFonts w:cs="Calibri"/>
          <w:sz w:val="22"/>
          <w:szCs w:val="22"/>
        </w:rPr>
        <w:t>to be made</w:t>
      </w:r>
      <w:r w:rsidRPr="00D5163E">
        <w:rPr>
          <w:rFonts w:cs="Calibri"/>
          <w:sz w:val="22"/>
          <w:szCs w:val="22"/>
        </w:rPr>
        <w:t xml:space="preserve"> available</w:t>
      </w:r>
      <w:r w:rsidR="00843854" w:rsidRPr="00D5163E">
        <w:rPr>
          <w:rFonts w:cs="Calibri"/>
          <w:sz w:val="22"/>
          <w:szCs w:val="22"/>
        </w:rPr>
        <w:t>,</w:t>
      </w:r>
      <w:r w:rsidRPr="00D5163E">
        <w:rPr>
          <w:rFonts w:cs="Calibri"/>
          <w:sz w:val="22"/>
          <w:szCs w:val="22"/>
        </w:rPr>
        <w:t xml:space="preserve"> and other related information regarding efficient lighting technology and technology providers. It will ensure that the knowledge management support is fully developed </w:t>
      </w:r>
      <w:r w:rsidR="00843854" w:rsidRPr="00D5163E">
        <w:rPr>
          <w:rFonts w:cs="Calibri"/>
          <w:sz w:val="22"/>
          <w:szCs w:val="22"/>
        </w:rPr>
        <w:t xml:space="preserve">in line </w:t>
      </w:r>
      <w:r w:rsidRPr="00D5163E">
        <w:rPr>
          <w:rFonts w:cs="Calibri"/>
          <w:sz w:val="22"/>
          <w:szCs w:val="22"/>
        </w:rPr>
        <w:t>the active transition to EELs as a sustainable program</w:t>
      </w:r>
      <w:r w:rsidR="00843854" w:rsidRPr="00D5163E">
        <w:rPr>
          <w:rFonts w:cs="Calibri"/>
          <w:sz w:val="22"/>
          <w:szCs w:val="22"/>
        </w:rPr>
        <w:t>.</w:t>
      </w:r>
      <w:r w:rsidRPr="00D5163E">
        <w:rPr>
          <w:rFonts w:cs="Calibri"/>
          <w:sz w:val="22"/>
          <w:szCs w:val="22"/>
        </w:rPr>
        <w:t xml:space="preserve"> </w:t>
      </w:r>
    </w:p>
    <w:p w14:paraId="3BCBDBC9" w14:textId="77777777" w:rsidR="00F62B5F" w:rsidRPr="00D5163E" w:rsidRDefault="00F62B5F" w:rsidP="007E081C">
      <w:pPr>
        <w:spacing w:after="0"/>
        <w:ind w:left="810"/>
        <w:rPr>
          <w:rFonts w:cs="Calibri"/>
          <w:noProof/>
          <w:sz w:val="22"/>
          <w:szCs w:val="22"/>
          <w:lang w:eastAsia="zh-CN"/>
        </w:rPr>
      </w:pPr>
    </w:p>
    <w:p w14:paraId="32CA7F22" w14:textId="77777777" w:rsidR="00DE3376" w:rsidRPr="00D5163E" w:rsidRDefault="00DE3376" w:rsidP="007E081C">
      <w:pPr>
        <w:spacing w:after="0"/>
        <w:ind w:left="810"/>
      </w:pPr>
    </w:p>
    <w:p w14:paraId="1D7BFBF1" w14:textId="77777777" w:rsidR="003D630D" w:rsidRPr="00D5163E" w:rsidRDefault="003D630D" w:rsidP="007E081C">
      <w:pPr>
        <w:spacing w:after="0"/>
        <w:ind w:left="810"/>
        <w:rPr>
          <w:rStyle w:val="Hyperlink"/>
          <w:color w:val="auto"/>
          <w:szCs w:val="20"/>
          <w:u w:val="none"/>
        </w:rPr>
      </w:pPr>
    </w:p>
    <w:p w14:paraId="387D160E" w14:textId="77777777" w:rsidR="00DE3376" w:rsidRPr="00D5163E" w:rsidRDefault="00DE3376" w:rsidP="007E081C">
      <w:pPr>
        <w:pStyle w:val="Heading1"/>
        <w:spacing w:before="0" w:after="0"/>
        <w:rPr>
          <w:rFonts w:ascii="Calibri" w:hAnsi="Calibri"/>
          <w:szCs w:val="28"/>
        </w:rPr>
        <w:sectPr w:rsidR="00DE3376" w:rsidRPr="00D5163E" w:rsidSect="000B3D4F">
          <w:pgSz w:w="12240" w:h="15840" w:code="1"/>
          <w:pgMar w:top="1440" w:right="1440" w:bottom="1440" w:left="1440" w:header="720" w:footer="432" w:gutter="0"/>
          <w:cols w:space="708"/>
          <w:titlePg/>
          <w:docGrid w:linePitch="360"/>
        </w:sectPr>
      </w:pPr>
      <w:bookmarkStart w:id="22" w:name="_Toc207800912"/>
    </w:p>
    <w:p w14:paraId="31C3F832" w14:textId="6F258E5D" w:rsidR="00F75A9F" w:rsidRPr="00D5163E" w:rsidRDefault="00FB34E0" w:rsidP="000B5088">
      <w:pPr>
        <w:pStyle w:val="Heading1"/>
        <w:tabs>
          <w:tab w:val="clear" w:pos="720"/>
          <w:tab w:val="num" w:pos="900"/>
        </w:tabs>
        <w:spacing w:before="0" w:after="0"/>
        <w:ind w:right="720" w:firstLine="0"/>
        <w:rPr>
          <w:rFonts w:ascii="Calibri" w:hAnsi="Calibri"/>
          <w:szCs w:val="28"/>
        </w:rPr>
      </w:pPr>
      <w:bookmarkStart w:id="23" w:name="_Toc526869206"/>
      <w:r w:rsidRPr="00D5163E">
        <w:rPr>
          <w:rFonts w:ascii="Calibri" w:hAnsi="Calibri"/>
          <w:szCs w:val="28"/>
        </w:rPr>
        <w:lastRenderedPageBreak/>
        <w:t>Project Management</w:t>
      </w:r>
      <w:bookmarkEnd w:id="23"/>
    </w:p>
    <w:p w14:paraId="4615593A" w14:textId="77777777" w:rsidR="00A7241D" w:rsidRPr="00D5163E" w:rsidRDefault="00A7241D" w:rsidP="000B5088">
      <w:pPr>
        <w:pStyle w:val="ListParagraph"/>
        <w:tabs>
          <w:tab w:val="num" w:pos="900"/>
        </w:tabs>
        <w:ind w:right="720"/>
        <w:jc w:val="both"/>
        <w:rPr>
          <w:rFonts w:ascii="Calibri" w:hAnsi="Calibri" w:cs="Arial"/>
          <w:i/>
          <w:noProof/>
          <w:sz w:val="20"/>
          <w:szCs w:val="20"/>
          <w:lang w:eastAsia="zh-CN"/>
        </w:rPr>
      </w:pPr>
    </w:p>
    <w:p w14:paraId="3C0CCF5A" w14:textId="77777777" w:rsidR="0074731A" w:rsidRPr="00D5163E" w:rsidRDefault="00774618" w:rsidP="00DD7CE7">
      <w:pPr>
        <w:pStyle w:val="ListParagraph"/>
        <w:numPr>
          <w:ilvl w:val="0"/>
          <w:numId w:val="62"/>
        </w:numPr>
        <w:tabs>
          <w:tab w:val="left" w:pos="1080"/>
        </w:tabs>
        <w:ind w:left="810" w:right="720" w:firstLine="0"/>
        <w:jc w:val="both"/>
        <w:rPr>
          <w:rFonts w:ascii="Calibri" w:hAnsi="Calibri" w:cs="Arial"/>
          <w:b/>
          <w:noProof/>
          <w:sz w:val="22"/>
          <w:szCs w:val="22"/>
          <w:lang w:eastAsia="zh-CN"/>
        </w:rPr>
      </w:pPr>
      <w:r w:rsidRPr="00D5163E">
        <w:rPr>
          <w:rFonts w:ascii="Calibri" w:hAnsi="Calibri" w:cs="Arial"/>
          <w:b/>
          <w:noProof/>
          <w:sz w:val="22"/>
          <w:szCs w:val="22"/>
          <w:u w:val="single"/>
          <w:lang w:eastAsia="zh-CN"/>
        </w:rPr>
        <w:t>Cost efficiency and effectiveness</w:t>
      </w:r>
      <w:r w:rsidRPr="00D5163E">
        <w:rPr>
          <w:rFonts w:ascii="Calibri" w:hAnsi="Calibri" w:cs="Arial"/>
          <w:b/>
          <w:noProof/>
          <w:sz w:val="22"/>
          <w:szCs w:val="22"/>
          <w:lang w:eastAsia="zh-CN"/>
        </w:rPr>
        <w:t xml:space="preserve"> </w:t>
      </w:r>
    </w:p>
    <w:p w14:paraId="527B7BE6" w14:textId="77777777" w:rsidR="00CC17BE" w:rsidRPr="00D5163E" w:rsidRDefault="00CC17BE" w:rsidP="000B5088">
      <w:pPr>
        <w:pStyle w:val="ListParagraph"/>
        <w:tabs>
          <w:tab w:val="num" w:pos="900"/>
        </w:tabs>
        <w:ind w:right="720"/>
        <w:jc w:val="both"/>
        <w:rPr>
          <w:rFonts w:ascii="Calibri" w:hAnsi="Calibri" w:cs="Arial"/>
          <w:i/>
          <w:noProof/>
          <w:sz w:val="22"/>
          <w:szCs w:val="22"/>
          <w:lang w:eastAsia="zh-CN"/>
        </w:rPr>
      </w:pPr>
    </w:p>
    <w:p w14:paraId="664CF5FA" w14:textId="327CF84F" w:rsidR="003D630D" w:rsidRPr="00D5163E" w:rsidRDefault="00BF7843" w:rsidP="000B5088">
      <w:pPr>
        <w:pStyle w:val="ListParagraph"/>
        <w:tabs>
          <w:tab w:val="num" w:pos="900"/>
        </w:tabs>
        <w:ind w:right="720"/>
        <w:jc w:val="both"/>
        <w:rPr>
          <w:rFonts w:ascii="Calibri" w:hAnsi="Calibri" w:cs="Arial"/>
          <w:noProof/>
          <w:sz w:val="22"/>
          <w:szCs w:val="22"/>
          <w:lang w:eastAsia="zh-CN"/>
        </w:rPr>
      </w:pPr>
      <w:r w:rsidRPr="00D5163E">
        <w:rPr>
          <w:rFonts w:ascii="Calibri" w:hAnsi="Calibri" w:cs="Arial"/>
          <w:noProof/>
          <w:sz w:val="22"/>
          <w:szCs w:val="22"/>
          <w:lang w:eastAsia="zh-CN"/>
        </w:rPr>
        <w:t>T</w:t>
      </w:r>
      <w:r w:rsidR="003D630D" w:rsidRPr="00D5163E">
        <w:rPr>
          <w:rFonts w:ascii="Calibri" w:hAnsi="Calibri" w:cs="Arial"/>
          <w:noProof/>
          <w:sz w:val="22"/>
          <w:szCs w:val="22"/>
          <w:lang w:eastAsia="zh-CN"/>
        </w:rPr>
        <w:t xml:space="preserve">he </w:t>
      </w:r>
      <w:r w:rsidRPr="00D5163E">
        <w:rPr>
          <w:rFonts w:ascii="Calibri" w:hAnsi="Calibri" w:cs="Arial"/>
          <w:noProof/>
          <w:sz w:val="22"/>
          <w:szCs w:val="22"/>
          <w:lang w:eastAsia="zh-CN"/>
        </w:rPr>
        <w:t xml:space="preserve">ADLIGHT </w:t>
      </w:r>
      <w:r w:rsidR="003D630D" w:rsidRPr="00D5163E">
        <w:rPr>
          <w:rFonts w:ascii="Calibri" w:hAnsi="Calibri" w:cs="Arial"/>
          <w:noProof/>
          <w:sz w:val="22"/>
          <w:szCs w:val="22"/>
          <w:lang w:eastAsia="zh-CN"/>
        </w:rPr>
        <w:t xml:space="preserve">project strategy </w:t>
      </w:r>
      <w:r w:rsidRPr="00D5163E">
        <w:rPr>
          <w:rFonts w:ascii="Calibri" w:hAnsi="Calibri" w:cs="Arial"/>
          <w:noProof/>
          <w:sz w:val="22"/>
          <w:szCs w:val="22"/>
          <w:lang w:eastAsia="zh-CN"/>
        </w:rPr>
        <w:t xml:space="preserve">of </w:t>
      </w:r>
      <w:r w:rsidR="0039692A" w:rsidRPr="00D5163E">
        <w:rPr>
          <w:rFonts w:ascii="Calibri" w:hAnsi="Calibri" w:cs="Arial"/>
          <w:noProof/>
          <w:sz w:val="22"/>
          <w:szCs w:val="22"/>
          <w:lang w:eastAsia="zh-CN"/>
        </w:rPr>
        <w:t>focusing on bui</w:t>
      </w:r>
      <w:r w:rsidR="007832E5" w:rsidRPr="00D5163E">
        <w:rPr>
          <w:rFonts w:ascii="Calibri" w:hAnsi="Calibri" w:cs="Arial"/>
          <w:noProof/>
          <w:sz w:val="22"/>
          <w:szCs w:val="22"/>
          <w:lang w:eastAsia="zh-CN"/>
        </w:rPr>
        <w:t>d</w:t>
      </w:r>
      <w:r w:rsidR="0039692A" w:rsidRPr="00D5163E">
        <w:rPr>
          <w:rFonts w:ascii="Calibri" w:hAnsi="Calibri" w:cs="Arial"/>
          <w:noProof/>
          <w:sz w:val="22"/>
          <w:szCs w:val="22"/>
          <w:lang w:eastAsia="zh-CN"/>
        </w:rPr>
        <w:t xml:space="preserve">lings and street lighting </w:t>
      </w:r>
      <w:r w:rsidR="003D630D" w:rsidRPr="00D5163E">
        <w:rPr>
          <w:rFonts w:ascii="Calibri" w:hAnsi="Calibri" w:cs="Arial"/>
          <w:noProof/>
          <w:sz w:val="22"/>
          <w:szCs w:val="22"/>
          <w:lang w:eastAsia="zh-CN"/>
        </w:rPr>
        <w:t>is expected to maxim</w:t>
      </w:r>
      <w:r w:rsidR="0039692A" w:rsidRPr="00D5163E">
        <w:rPr>
          <w:rFonts w:ascii="Calibri" w:hAnsi="Calibri" w:cs="Arial"/>
          <w:noProof/>
          <w:sz w:val="22"/>
          <w:szCs w:val="22"/>
          <w:lang w:eastAsia="zh-CN"/>
        </w:rPr>
        <w:t>ize the ener</w:t>
      </w:r>
      <w:r w:rsidR="007832E5" w:rsidRPr="00D5163E">
        <w:rPr>
          <w:rFonts w:ascii="Calibri" w:hAnsi="Calibri" w:cs="Arial"/>
          <w:noProof/>
          <w:sz w:val="22"/>
          <w:szCs w:val="22"/>
          <w:lang w:eastAsia="zh-CN"/>
        </w:rPr>
        <w:t>g</w:t>
      </w:r>
      <w:r w:rsidR="0039692A" w:rsidRPr="00D5163E">
        <w:rPr>
          <w:rFonts w:ascii="Calibri" w:hAnsi="Calibri" w:cs="Arial"/>
          <w:noProof/>
          <w:sz w:val="22"/>
          <w:szCs w:val="22"/>
          <w:lang w:eastAsia="zh-CN"/>
        </w:rPr>
        <w:t>y savings possible within a three-year period th</w:t>
      </w:r>
      <w:r w:rsidR="007832E5" w:rsidRPr="00D5163E">
        <w:rPr>
          <w:rFonts w:ascii="Calibri" w:hAnsi="Calibri" w:cs="Arial"/>
          <w:noProof/>
          <w:sz w:val="22"/>
          <w:szCs w:val="22"/>
          <w:lang w:eastAsia="zh-CN"/>
        </w:rPr>
        <w:t>r</w:t>
      </w:r>
      <w:r w:rsidR="0039692A" w:rsidRPr="00D5163E">
        <w:rPr>
          <w:rFonts w:ascii="Calibri" w:hAnsi="Calibri" w:cs="Arial"/>
          <w:noProof/>
          <w:sz w:val="22"/>
          <w:szCs w:val="22"/>
          <w:lang w:eastAsia="zh-CN"/>
        </w:rPr>
        <w:t xml:space="preserve">ough providing assistance to the lighting industry </w:t>
      </w:r>
      <w:r w:rsidR="007832E5" w:rsidRPr="00D5163E">
        <w:rPr>
          <w:rFonts w:ascii="Calibri" w:hAnsi="Calibri" w:cs="Arial"/>
          <w:noProof/>
          <w:sz w:val="22"/>
          <w:szCs w:val="22"/>
          <w:lang w:eastAsia="zh-CN"/>
        </w:rPr>
        <w:t xml:space="preserve">in order to </w:t>
      </w:r>
      <w:r w:rsidR="0039692A" w:rsidRPr="00D5163E">
        <w:rPr>
          <w:rFonts w:ascii="Calibri" w:hAnsi="Calibri" w:cs="Arial"/>
          <w:noProof/>
          <w:sz w:val="22"/>
          <w:szCs w:val="22"/>
          <w:lang w:eastAsia="zh-CN"/>
        </w:rPr>
        <w:t>modernize their facilities to produce highly efficient and cost-effective lighting products.</w:t>
      </w:r>
      <w:r w:rsidR="004149C2" w:rsidRPr="00D5163E">
        <w:rPr>
          <w:rFonts w:ascii="Calibri" w:hAnsi="Calibri" w:cs="Arial"/>
          <w:noProof/>
          <w:sz w:val="22"/>
          <w:szCs w:val="22"/>
          <w:lang w:eastAsia="zh-CN"/>
        </w:rPr>
        <w:t xml:space="preserve"> </w:t>
      </w:r>
      <w:r w:rsidR="0039692A" w:rsidRPr="00D5163E">
        <w:rPr>
          <w:rFonts w:ascii="Calibri" w:hAnsi="Calibri" w:cs="Arial"/>
          <w:noProof/>
          <w:sz w:val="22"/>
          <w:szCs w:val="22"/>
          <w:lang w:eastAsia="zh-CN"/>
        </w:rPr>
        <w:t xml:space="preserve"> With the estimated </w:t>
      </w:r>
      <w:r w:rsidR="001E740C" w:rsidRPr="00D5163E">
        <w:rPr>
          <w:rFonts w:ascii="Calibri" w:hAnsi="Calibri" w:cs="Arial"/>
          <w:noProof/>
          <w:sz w:val="22"/>
          <w:szCs w:val="22"/>
          <w:lang w:eastAsia="zh-CN"/>
        </w:rPr>
        <w:t>CO</w:t>
      </w:r>
      <w:r w:rsidR="001E740C" w:rsidRPr="00D5163E">
        <w:rPr>
          <w:rFonts w:ascii="Calibri" w:hAnsi="Calibri" w:cs="Arial"/>
          <w:noProof/>
          <w:sz w:val="22"/>
          <w:szCs w:val="22"/>
          <w:vertAlign w:val="subscript"/>
          <w:lang w:eastAsia="zh-CN"/>
        </w:rPr>
        <w:t xml:space="preserve">2 </w:t>
      </w:r>
      <w:r w:rsidR="001E740C" w:rsidRPr="00D5163E">
        <w:rPr>
          <w:rFonts w:ascii="Calibri" w:hAnsi="Calibri" w:cs="Arial"/>
          <w:noProof/>
          <w:sz w:val="22"/>
          <w:szCs w:val="22"/>
          <w:lang w:eastAsia="zh-CN"/>
        </w:rPr>
        <w:t xml:space="preserve">emission reduction of around 1.65 million tons equivalent of the </w:t>
      </w:r>
      <w:r w:rsidR="0039692A" w:rsidRPr="00D5163E">
        <w:rPr>
          <w:rFonts w:ascii="Calibri" w:hAnsi="Calibri" w:cs="Arial"/>
          <w:noProof/>
          <w:sz w:val="22"/>
          <w:szCs w:val="22"/>
          <w:lang w:eastAsia="zh-CN"/>
        </w:rPr>
        <w:t xml:space="preserve">energy saving </w:t>
      </w:r>
      <w:r w:rsidR="001E740C" w:rsidRPr="00D5163E">
        <w:rPr>
          <w:rFonts w:ascii="Calibri" w:hAnsi="Calibri" w:cs="Arial"/>
          <w:noProof/>
          <w:sz w:val="22"/>
          <w:szCs w:val="22"/>
          <w:lang w:eastAsia="zh-CN"/>
        </w:rPr>
        <w:t>potential and project cost of US$ 3.89 million, the unit abatement cost is US$ 2.36 per ton CO</w:t>
      </w:r>
      <w:r w:rsidR="001E740C" w:rsidRPr="00D5163E">
        <w:rPr>
          <w:rFonts w:ascii="Calibri" w:hAnsi="Calibri" w:cs="Arial"/>
          <w:noProof/>
          <w:sz w:val="22"/>
          <w:szCs w:val="22"/>
          <w:vertAlign w:val="subscript"/>
          <w:lang w:eastAsia="zh-CN"/>
        </w:rPr>
        <w:t>2</w:t>
      </w:r>
      <w:r w:rsidR="001E740C" w:rsidRPr="00D5163E">
        <w:rPr>
          <w:rFonts w:ascii="Calibri" w:hAnsi="Calibri" w:cs="Arial"/>
          <w:noProof/>
          <w:sz w:val="22"/>
          <w:szCs w:val="22"/>
          <w:lang w:eastAsia="zh-CN"/>
        </w:rPr>
        <w:t>.</w:t>
      </w:r>
    </w:p>
    <w:p w14:paraId="31856657" w14:textId="77777777" w:rsidR="003D630D" w:rsidRPr="00D5163E" w:rsidRDefault="003D630D" w:rsidP="000B5088">
      <w:pPr>
        <w:pStyle w:val="ListParagraph"/>
        <w:tabs>
          <w:tab w:val="num" w:pos="900"/>
        </w:tabs>
        <w:ind w:right="720"/>
        <w:jc w:val="both"/>
        <w:rPr>
          <w:rFonts w:ascii="Calibri" w:hAnsi="Calibri" w:cs="Arial"/>
          <w:i/>
          <w:noProof/>
          <w:sz w:val="20"/>
          <w:szCs w:val="20"/>
          <w:lang w:eastAsia="zh-CN"/>
        </w:rPr>
      </w:pPr>
    </w:p>
    <w:tbl>
      <w:tblPr>
        <w:tblW w:w="8179" w:type="dxa"/>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0"/>
        <w:gridCol w:w="1879"/>
      </w:tblGrid>
      <w:tr w:rsidR="0039692A" w:rsidRPr="00D5163E" w14:paraId="3E2553DD" w14:textId="77777777" w:rsidTr="0097400E">
        <w:trPr>
          <w:trHeight w:val="255"/>
        </w:trPr>
        <w:tc>
          <w:tcPr>
            <w:tcW w:w="6300" w:type="dxa"/>
            <w:shd w:val="clear" w:color="auto" w:fill="auto"/>
            <w:vAlign w:val="center"/>
            <w:hideMark/>
          </w:tcPr>
          <w:p w14:paraId="65B3EE5F" w14:textId="77777777" w:rsidR="0039692A" w:rsidRPr="00D5163E" w:rsidRDefault="0039692A" w:rsidP="000B5088">
            <w:pPr>
              <w:tabs>
                <w:tab w:val="num" w:pos="900"/>
              </w:tabs>
              <w:ind w:right="720"/>
              <w:rPr>
                <w:rFonts w:cs="Calibri"/>
                <w:b/>
                <w:bCs/>
                <w:u w:val="single"/>
              </w:rPr>
            </w:pPr>
            <w:r w:rsidRPr="00D5163E">
              <w:rPr>
                <w:rFonts w:cs="Calibri"/>
                <w:b/>
                <w:bCs/>
                <w:u w:val="single"/>
              </w:rPr>
              <w:t>ADLIGHT Project</w:t>
            </w:r>
          </w:p>
        </w:tc>
        <w:tc>
          <w:tcPr>
            <w:tcW w:w="1879" w:type="dxa"/>
            <w:shd w:val="clear" w:color="auto" w:fill="auto"/>
            <w:vAlign w:val="center"/>
            <w:hideMark/>
          </w:tcPr>
          <w:p w14:paraId="42CC9963" w14:textId="77777777" w:rsidR="0039692A" w:rsidRPr="00D5163E" w:rsidRDefault="0039692A" w:rsidP="000B5088">
            <w:pPr>
              <w:tabs>
                <w:tab w:val="num" w:pos="900"/>
              </w:tabs>
              <w:ind w:right="720"/>
              <w:jc w:val="center"/>
              <w:rPr>
                <w:rFonts w:cs="Calibri"/>
                <w:b/>
              </w:rPr>
            </w:pPr>
            <w:r w:rsidRPr="00D5163E">
              <w:rPr>
                <w:rFonts w:cs="Calibri"/>
                <w:b/>
              </w:rPr>
              <w:t>Value</w:t>
            </w:r>
          </w:p>
        </w:tc>
      </w:tr>
      <w:tr w:rsidR="0039692A" w:rsidRPr="00D5163E" w14:paraId="3C18C8D2" w14:textId="77777777" w:rsidTr="0097400E">
        <w:trPr>
          <w:trHeight w:val="255"/>
        </w:trPr>
        <w:tc>
          <w:tcPr>
            <w:tcW w:w="6300" w:type="dxa"/>
            <w:shd w:val="clear" w:color="auto" w:fill="auto"/>
            <w:vAlign w:val="center"/>
            <w:hideMark/>
          </w:tcPr>
          <w:p w14:paraId="478929D9" w14:textId="21E194A7" w:rsidR="0039692A" w:rsidRPr="00D5163E" w:rsidRDefault="0039692A" w:rsidP="000B5088">
            <w:pPr>
              <w:tabs>
                <w:tab w:val="num" w:pos="900"/>
              </w:tabs>
              <w:ind w:right="720"/>
              <w:rPr>
                <w:rFonts w:cs="Calibri"/>
                <w:b/>
                <w:bCs/>
                <w:color w:val="000000"/>
                <w:u w:val="single"/>
              </w:rPr>
            </w:pPr>
            <w:r w:rsidRPr="00D5163E">
              <w:rPr>
                <w:rFonts w:cs="Calibri"/>
                <w:b/>
                <w:bCs/>
                <w:color w:val="000000"/>
                <w:u w:val="single"/>
              </w:rPr>
              <w:t>I - Direct project</w:t>
            </w:r>
          </w:p>
        </w:tc>
        <w:tc>
          <w:tcPr>
            <w:tcW w:w="1879" w:type="dxa"/>
            <w:shd w:val="clear" w:color="auto" w:fill="auto"/>
            <w:vAlign w:val="center"/>
            <w:hideMark/>
          </w:tcPr>
          <w:p w14:paraId="74174757" w14:textId="77777777" w:rsidR="0039692A" w:rsidRPr="00D5163E" w:rsidRDefault="0039692A" w:rsidP="000B5088">
            <w:pPr>
              <w:tabs>
                <w:tab w:val="num" w:pos="900"/>
              </w:tabs>
              <w:ind w:right="720"/>
              <w:jc w:val="right"/>
              <w:rPr>
                <w:rFonts w:cs="Calibri"/>
                <w:color w:val="000000"/>
              </w:rPr>
            </w:pPr>
            <w:r w:rsidRPr="00D5163E">
              <w:rPr>
                <w:rFonts w:cs="Calibri"/>
                <w:color w:val="000000"/>
              </w:rPr>
              <w:t> </w:t>
            </w:r>
          </w:p>
        </w:tc>
      </w:tr>
      <w:tr w:rsidR="0039692A" w:rsidRPr="00D5163E" w14:paraId="621C6517" w14:textId="77777777" w:rsidTr="0097400E">
        <w:trPr>
          <w:trHeight w:val="70"/>
        </w:trPr>
        <w:tc>
          <w:tcPr>
            <w:tcW w:w="6300" w:type="dxa"/>
            <w:shd w:val="clear" w:color="auto" w:fill="auto"/>
            <w:vAlign w:val="center"/>
            <w:hideMark/>
          </w:tcPr>
          <w:p w14:paraId="1DDCEFA4" w14:textId="77777777" w:rsidR="0039692A" w:rsidRPr="00D5163E" w:rsidRDefault="0039692A" w:rsidP="000B5088">
            <w:pPr>
              <w:tabs>
                <w:tab w:val="num" w:pos="900"/>
              </w:tabs>
              <w:ind w:right="720"/>
              <w:rPr>
                <w:rFonts w:cs="Calibri"/>
                <w:color w:val="000000"/>
              </w:rPr>
            </w:pPr>
            <w:r w:rsidRPr="00D5163E">
              <w:rPr>
                <w:rFonts w:cs="Calibri"/>
                <w:color w:val="000000"/>
              </w:rPr>
              <w:t>Direct post project CO</w:t>
            </w:r>
            <w:r w:rsidRPr="00D5163E">
              <w:rPr>
                <w:rFonts w:cs="Calibri"/>
                <w:color w:val="000000"/>
                <w:vertAlign w:val="subscript"/>
              </w:rPr>
              <w:t>2</w:t>
            </w:r>
            <w:r w:rsidRPr="00D5163E">
              <w:rPr>
                <w:rFonts w:cs="Calibri"/>
                <w:color w:val="000000"/>
              </w:rPr>
              <w:t xml:space="preserve"> emission reductions (t CO</w:t>
            </w:r>
            <w:r w:rsidRPr="00D5163E">
              <w:rPr>
                <w:rFonts w:cs="Calibri"/>
                <w:color w:val="000000"/>
                <w:vertAlign w:val="subscript"/>
              </w:rPr>
              <w:t>2</w:t>
            </w:r>
            <w:r w:rsidRPr="00D5163E">
              <w:rPr>
                <w:rFonts w:cs="Calibri"/>
                <w:color w:val="000000"/>
              </w:rPr>
              <w:t>)</w:t>
            </w:r>
          </w:p>
        </w:tc>
        <w:tc>
          <w:tcPr>
            <w:tcW w:w="1879" w:type="dxa"/>
            <w:shd w:val="clear" w:color="auto" w:fill="auto"/>
            <w:vAlign w:val="center"/>
            <w:hideMark/>
          </w:tcPr>
          <w:p w14:paraId="3FE227C4" w14:textId="697BD7AE" w:rsidR="0039692A" w:rsidRPr="00D5163E" w:rsidRDefault="0039692A" w:rsidP="000B5088">
            <w:pPr>
              <w:tabs>
                <w:tab w:val="num" w:pos="900"/>
              </w:tabs>
              <w:ind w:right="720"/>
              <w:jc w:val="right"/>
              <w:rPr>
                <w:rFonts w:cs="Calibri"/>
                <w:color w:val="000000"/>
              </w:rPr>
            </w:pPr>
            <w:r w:rsidRPr="00D5163E">
              <w:rPr>
                <w:rFonts w:cs="Calibri"/>
                <w:color w:val="000000"/>
              </w:rPr>
              <w:t>548,766</w:t>
            </w:r>
            <w:r w:rsidR="000B037F" w:rsidRPr="00D5163E">
              <w:rPr>
                <w:rStyle w:val="FootnoteReference"/>
                <w:color w:val="000000"/>
              </w:rPr>
              <w:footnoteReference w:id="6"/>
            </w:r>
          </w:p>
        </w:tc>
      </w:tr>
      <w:tr w:rsidR="0039692A" w:rsidRPr="00D5163E" w14:paraId="16212ABB" w14:textId="77777777" w:rsidTr="0097400E">
        <w:trPr>
          <w:trHeight w:val="255"/>
        </w:trPr>
        <w:tc>
          <w:tcPr>
            <w:tcW w:w="6300" w:type="dxa"/>
            <w:shd w:val="clear" w:color="auto" w:fill="auto"/>
            <w:vAlign w:val="center"/>
            <w:hideMark/>
          </w:tcPr>
          <w:p w14:paraId="765F09DB" w14:textId="66108EED" w:rsidR="0039692A" w:rsidRPr="00D5163E" w:rsidRDefault="0039692A" w:rsidP="000B5088">
            <w:pPr>
              <w:tabs>
                <w:tab w:val="num" w:pos="900"/>
              </w:tabs>
              <w:ind w:right="720"/>
              <w:rPr>
                <w:rFonts w:cs="Calibri"/>
                <w:b/>
                <w:bCs/>
                <w:color w:val="000000"/>
                <w:u w:val="single"/>
              </w:rPr>
            </w:pPr>
            <w:r w:rsidRPr="00D5163E">
              <w:rPr>
                <w:rFonts w:cs="Calibri"/>
                <w:b/>
                <w:bCs/>
                <w:color w:val="000000"/>
                <w:u w:val="single"/>
              </w:rPr>
              <w:t>II – Indirect</w:t>
            </w:r>
          </w:p>
        </w:tc>
        <w:tc>
          <w:tcPr>
            <w:tcW w:w="1879" w:type="dxa"/>
            <w:shd w:val="clear" w:color="auto" w:fill="auto"/>
            <w:vAlign w:val="center"/>
            <w:hideMark/>
          </w:tcPr>
          <w:p w14:paraId="370A02FB" w14:textId="77777777" w:rsidR="0039692A" w:rsidRPr="00D5163E" w:rsidRDefault="0039692A" w:rsidP="000B5088">
            <w:pPr>
              <w:tabs>
                <w:tab w:val="num" w:pos="900"/>
              </w:tabs>
              <w:ind w:right="720"/>
              <w:jc w:val="right"/>
              <w:rPr>
                <w:rFonts w:cs="Calibri"/>
                <w:color w:val="000000"/>
              </w:rPr>
            </w:pPr>
            <w:r w:rsidRPr="00D5163E">
              <w:rPr>
                <w:rFonts w:cs="Calibri"/>
                <w:color w:val="000000"/>
              </w:rPr>
              <w:t> </w:t>
            </w:r>
          </w:p>
        </w:tc>
      </w:tr>
      <w:tr w:rsidR="0039692A" w:rsidRPr="00D5163E" w14:paraId="2A34A4DC" w14:textId="77777777" w:rsidTr="0097400E">
        <w:trPr>
          <w:trHeight w:val="70"/>
        </w:trPr>
        <w:tc>
          <w:tcPr>
            <w:tcW w:w="6300" w:type="dxa"/>
            <w:shd w:val="clear" w:color="auto" w:fill="auto"/>
            <w:vAlign w:val="center"/>
            <w:hideMark/>
          </w:tcPr>
          <w:p w14:paraId="1320139B" w14:textId="77777777" w:rsidR="0039692A" w:rsidRPr="00D5163E" w:rsidRDefault="0039692A" w:rsidP="000B5088">
            <w:pPr>
              <w:tabs>
                <w:tab w:val="num" w:pos="900"/>
              </w:tabs>
              <w:ind w:right="720"/>
              <w:rPr>
                <w:rFonts w:cs="Calibri"/>
                <w:color w:val="000000"/>
              </w:rPr>
            </w:pPr>
            <w:r w:rsidRPr="00D5163E">
              <w:rPr>
                <w:rFonts w:cs="Calibri"/>
                <w:color w:val="000000"/>
              </w:rPr>
              <w:t>Indirect CO</w:t>
            </w:r>
            <w:r w:rsidRPr="00D5163E">
              <w:rPr>
                <w:rFonts w:cs="Calibri"/>
                <w:color w:val="000000"/>
                <w:vertAlign w:val="subscript"/>
              </w:rPr>
              <w:t>2</w:t>
            </w:r>
            <w:r w:rsidRPr="00D5163E">
              <w:rPr>
                <w:rFonts w:cs="Calibri"/>
                <w:color w:val="000000"/>
              </w:rPr>
              <w:t xml:space="preserve"> emissions - top-down (tCO</w:t>
            </w:r>
            <w:r w:rsidRPr="00D5163E">
              <w:rPr>
                <w:rFonts w:cs="Calibri"/>
                <w:color w:val="000000"/>
                <w:vertAlign w:val="subscript"/>
              </w:rPr>
              <w:t>2</w:t>
            </w:r>
            <w:r w:rsidRPr="00D5163E">
              <w:rPr>
                <w:rFonts w:cs="Calibri"/>
                <w:color w:val="000000"/>
              </w:rPr>
              <w:t>)</w:t>
            </w:r>
          </w:p>
        </w:tc>
        <w:tc>
          <w:tcPr>
            <w:tcW w:w="1879" w:type="dxa"/>
            <w:shd w:val="clear" w:color="auto" w:fill="auto"/>
            <w:noWrap/>
            <w:vAlign w:val="center"/>
            <w:hideMark/>
          </w:tcPr>
          <w:p w14:paraId="509CCB6B" w14:textId="758EF6E2" w:rsidR="0039692A" w:rsidRPr="00D5163E" w:rsidRDefault="0039692A" w:rsidP="000B5088">
            <w:pPr>
              <w:tabs>
                <w:tab w:val="num" w:pos="900"/>
              </w:tabs>
              <w:ind w:right="720"/>
              <w:jc w:val="right"/>
              <w:rPr>
                <w:rFonts w:cs="Calibri"/>
                <w:color w:val="000000"/>
              </w:rPr>
            </w:pPr>
            <w:r w:rsidRPr="00D5163E">
              <w:rPr>
                <w:rFonts w:cs="Calibri"/>
              </w:rPr>
              <w:t>1,097,533</w:t>
            </w:r>
            <w:r w:rsidR="000B037F" w:rsidRPr="00D5163E">
              <w:rPr>
                <w:rStyle w:val="FootnoteReference"/>
              </w:rPr>
              <w:footnoteReference w:id="7"/>
            </w:r>
          </w:p>
        </w:tc>
      </w:tr>
      <w:tr w:rsidR="0039692A" w:rsidRPr="00D5163E" w14:paraId="2311BCAC" w14:textId="77777777" w:rsidTr="0097400E">
        <w:trPr>
          <w:trHeight w:val="255"/>
        </w:trPr>
        <w:tc>
          <w:tcPr>
            <w:tcW w:w="6300" w:type="dxa"/>
            <w:shd w:val="clear" w:color="auto" w:fill="auto"/>
            <w:noWrap/>
            <w:vAlign w:val="center"/>
            <w:hideMark/>
          </w:tcPr>
          <w:p w14:paraId="40A54F5C" w14:textId="77777777" w:rsidR="0039692A" w:rsidRPr="00D5163E" w:rsidRDefault="0039692A" w:rsidP="000B5088">
            <w:pPr>
              <w:tabs>
                <w:tab w:val="num" w:pos="900"/>
              </w:tabs>
              <w:ind w:right="720"/>
              <w:rPr>
                <w:rFonts w:cs="Calibri"/>
                <w:color w:val="000000"/>
              </w:rPr>
            </w:pPr>
            <w:r w:rsidRPr="00D5163E">
              <w:rPr>
                <w:rFonts w:cs="Calibri"/>
                <w:color w:val="000000"/>
              </w:rPr>
              <w:t> </w:t>
            </w:r>
          </w:p>
        </w:tc>
        <w:tc>
          <w:tcPr>
            <w:tcW w:w="1879" w:type="dxa"/>
            <w:shd w:val="clear" w:color="auto" w:fill="auto"/>
            <w:noWrap/>
            <w:vAlign w:val="center"/>
            <w:hideMark/>
          </w:tcPr>
          <w:p w14:paraId="20E2422F" w14:textId="77777777" w:rsidR="0039692A" w:rsidRPr="00D5163E" w:rsidRDefault="0039692A" w:rsidP="000B5088">
            <w:pPr>
              <w:tabs>
                <w:tab w:val="num" w:pos="900"/>
              </w:tabs>
              <w:ind w:right="720"/>
              <w:jc w:val="right"/>
              <w:rPr>
                <w:rFonts w:cs="Calibri"/>
                <w:color w:val="000000"/>
              </w:rPr>
            </w:pPr>
            <w:r w:rsidRPr="00D5163E">
              <w:rPr>
                <w:rFonts w:cs="Calibri"/>
                <w:color w:val="000000"/>
              </w:rPr>
              <w:t> </w:t>
            </w:r>
          </w:p>
        </w:tc>
      </w:tr>
      <w:tr w:rsidR="0039692A" w:rsidRPr="00D5163E" w14:paraId="4B503981" w14:textId="77777777" w:rsidTr="0097400E">
        <w:trPr>
          <w:trHeight w:val="70"/>
        </w:trPr>
        <w:tc>
          <w:tcPr>
            <w:tcW w:w="6300" w:type="dxa"/>
            <w:shd w:val="clear" w:color="auto" w:fill="auto"/>
            <w:noWrap/>
            <w:vAlign w:val="center"/>
            <w:hideMark/>
          </w:tcPr>
          <w:p w14:paraId="7A7FE3C7" w14:textId="77777777" w:rsidR="0039692A" w:rsidRPr="00D5163E" w:rsidRDefault="0039692A" w:rsidP="000B5088">
            <w:pPr>
              <w:tabs>
                <w:tab w:val="num" w:pos="900"/>
              </w:tabs>
              <w:ind w:right="720"/>
              <w:rPr>
                <w:rFonts w:cs="Calibri"/>
                <w:color w:val="000000"/>
              </w:rPr>
            </w:pPr>
            <w:r w:rsidRPr="00D5163E">
              <w:rPr>
                <w:rFonts w:cs="Calibri"/>
                <w:color w:val="000000"/>
              </w:rPr>
              <w:t>GEF finance (US $)</w:t>
            </w:r>
          </w:p>
        </w:tc>
        <w:tc>
          <w:tcPr>
            <w:tcW w:w="1879" w:type="dxa"/>
            <w:shd w:val="clear" w:color="auto" w:fill="auto"/>
            <w:noWrap/>
            <w:vAlign w:val="center"/>
            <w:hideMark/>
          </w:tcPr>
          <w:p w14:paraId="17524C92" w14:textId="77777777" w:rsidR="0039692A" w:rsidRPr="00D5163E" w:rsidRDefault="0039692A" w:rsidP="000B5088">
            <w:pPr>
              <w:tabs>
                <w:tab w:val="num" w:pos="900"/>
              </w:tabs>
              <w:ind w:right="720"/>
              <w:jc w:val="right"/>
              <w:rPr>
                <w:rFonts w:cs="Calibri"/>
                <w:color w:val="000000"/>
              </w:rPr>
            </w:pPr>
            <w:r w:rsidRPr="00D5163E">
              <w:rPr>
                <w:rFonts w:cs="Calibri"/>
                <w:color w:val="000000"/>
              </w:rPr>
              <w:t>3,895,872</w:t>
            </w:r>
          </w:p>
        </w:tc>
      </w:tr>
      <w:tr w:rsidR="0039692A" w:rsidRPr="00D5163E" w14:paraId="2D36E683" w14:textId="77777777" w:rsidTr="0097400E">
        <w:trPr>
          <w:trHeight w:val="70"/>
        </w:trPr>
        <w:tc>
          <w:tcPr>
            <w:tcW w:w="6300" w:type="dxa"/>
            <w:shd w:val="clear" w:color="auto" w:fill="auto"/>
            <w:noWrap/>
            <w:vAlign w:val="center"/>
            <w:hideMark/>
          </w:tcPr>
          <w:p w14:paraId="5FBAFA1B" w14:textId="30024448" w:rsidR="0039692A" w:rsidRPr="00D5163E" w:rsidRDefault="0013268C" w:rsidP="000B5088">
            <w:pPr>
              <w:tabs>
                <w:tab w:val="num" w:pos="900"/>
              </w:tabs>
              <w:ind w:right="720"/>
              <w:rPr>
                <w:rFonts w:cs="Calibri"/>
                <w:color w:val="000000"/>
              </w:rPr>
            </w:pPr>
            <w:r w:rsidRPr="00D5163E">
              <w:rPr>
                <w:rFonts w:cs="Calibri"/>
                <w:color w:val="000000"/>
              </w:rPr>
              <w:t>Total e</w:t>
            </w:r>
            <w:r w:rsidR="0039692A" w:rsidRPr="00D5163E">
              <w:rPr>
                <w:rFonts w:cs="Calibri"/>
                <w:color w:val="000000"/>
              </w:rPr>
              <w:t>mission reductions (t CO</w:t>
            </w:r>
            <w:r w:rsidR="0039692A" w:rsidRPr="00D5163E">
              <w:rPr>
                <w:rFonts w:cs="Calibri"/>
                <w:color w:val="000000"/>
                <w:vertAlign w:val="subscript"/>
              </w:rPr>
              <w:t>2</w:t>
            </w:r>
            <w:r w:rsidR="0039692A" w:rsidRPr="00D5163E">
              <w:rPr>
                <w:rFonts w:cs="Calibri"/>
                <w:color w:val="000000"/>
              </w:rPr>
              <w:t>)</w:t>
            </w:r>
          </w:p>
        </w:tc>
        <w:tc>
          <w:tcPr>
            <w:tcW w:w="1879" w:type="dxa"/>
            <w:shd w:val="clear" w:color="auto" w:fill="auto"/>
            <w:noWrap/>
            <w:vAlign w:val="center"/>
            <w:hideMark/>
          </w:tcPr>
          <w:p w14:paraId="2319BB65" w14:textId="25B5E3A7" w:rsidR="0039692A" w:rsidRPr="00D5163E" w:rsidRDefault="0039692A" w:rsidP="000B5088">
            <w:pPr>
              <w:tabs>
                <w:tab w:val="num" w:pos="900"/>
              </w:tabs>
              <w:ind w:right="720"/>
              <w:jc w:val="right"/>
              <w:rPr>
                <w:rFonts w:cs="Calibri"/>
                <w:color w:val="000000"/>
              </w:rPr>
            </w:pPr>
            <w:r w:rsidRPr="00D5163E">
              <w:rPr>
                <w:rFonts w:cs="Calibri"/>
                <w:color w:val="000000"/>
              </w:rPr>
              <w:t>1,646,299</w:t>
            </w:r>
            <w:r w:rsidR="000B037F" w:rsidRPr="00D5163E">
              <w:rPr>
                <w:rStyle w:val="FootnoteReference"/>
                <w:color w:val="000000"/>
              </w:rPr>
              <w:footnoteReference w:id="8"/>
            </w:r>
          </w:p>
        </w:tc>
      </w:tr>
      <w:tr w:rsidR="000A17A1" w:rsidRPr="00D5163E" w14:paraId="32DE4D76" w14:textId="77777777" w:rsidTr="0097400E">
        <w:trPr>
          <w:trHeight w:val="70"/>
        </w:trPr>
        <w:tc>
          <w:tcPr>
            <w:tcW w:w="6300" w:type="dxa"/>
            <w:shd w:val="clear" w:color="auto" w:fill="auto"/>
            <w:vAlign w:val="center"/>
          </w:tcPr>
          <w:p w14:paraId="62FEEA7E" w14:textId="3C884B92" w:rsidR="000A17A1" w:rsidRPr="0097400E" w:rsidRDefault="00040C25" w:rsidP="000B5088">
            <w:pPr>
              <w:tabs>
                <w:tab w:val="num" w:pos="900"/>
              </w:tabs>
              <w:ind w:right="720"/>
              <w:rPr>
                <w:color w:val="000000"/>
              </w:rPr>
            </w:pPr>
            <w:r w:rsidRPr="0097400E">
              <w:rPr>
                <w:color w:val="000000"/>
              </w:rPr>
              <w:t>Unit Abatement Cost (UAC) ($/tCO</w:t>
            </w:r>
            <w:r w:rsidRPr="0097400E">
              <w:rPr>
                <w:color w:val="000000"/>
                <w:vertAlign w:val="subscript"/>
              </w:rPr>
              <w:t>2</w:t>
            </w:r>
            <w:r w:rsidRPr="0097400E">
              <w:rPr>
                <w:color w:val="000000"/>
              </w:rPr>
              <w:t>) - (Direct savings) as per GEF CO</w:t>
            </w:r>
            <w:r w:rsidRPr="0097400E">
              <w:rPr>
                <w:color w:val="000000"/>
                <w:vertAlign w:val="subscript"/>
              </w:rPr>
              <w:t xml:space="preserve">2 </w:t>
            </w:r>
            <w:r w:rsidRPr="0097400E">
              <w:rPr>
                <w:color w:val="000000"/>
              </w:rPr>
              <w:t>emission reduction calculation methodology ($/tCO</w:t>
            </w:r>
            <w:r w:rsidRPr="0097400E">
              <w:rPr>
                <w:color w:val="000000"/>
                <w:vertAlign w:val="subscript"/>
              </w:rPr>
              <w:t>2</w:t>
            </w:r>
            <w:r w:rsidRPr="0097400E">
              <w:rPr>
                <w:color w:val="000000"/>
              </w:rPr>
              <w:t>)</w:t>
            </w:r>
          </w:p>
        </w:tc>
        <w:tc>
          <w:tcPr>
            <w:tcW w:w="1879" w:type="dxa"/>
            <w:shd w:val="clear" w:color="auto" w:fill="auto"/>
            <w:vAlign w:val="center"/>
          </w:tcPr>
          <w:p w14:paraId="6876DBE2" w14:textId="6D16B5FB" w:rsidR="000A17A1" w:rsidRPr="0097400E" w:rsidRDefault="00040C25" w:rsidP="000B5088">
            <w:pPr>
              <w:tabs>
                <w:tab w:val="num" w:pos="900"/>
              </w:tabs>
              <w:ind w:right="720"/>
              <w:jc w:val="center"/>
              <w:rPr>
                <w:color w:val="000000"/>
              </w:rPr>
            </w:pPr>
            <w:r w:rsidRPr="0097400E">
              <w:rPr>
                <w:color w:val="000000"/>
              </w:rPr>
              <w:t>7.0</w:t>
            </w:r>
          </w:p>
        </w:tc>
      </w:tr>
      <w:tr w:rsidR="0039692A" w:rsidRPr="00D5163E" w14:paraId="446117AC" w14:textId="77777777" w:rsidTr="0097400E">
        <w:trPr>
          <w:trHeight w:val="70"/>
        </w:trPr>
        <w:tc>
          <w:tcPr>
            <w:tcW w:w="6300" w:type="dxa"/>
            <w:shd w:val="clear" w:color="auto" w:fill="auto"/>
            <w:vAlign w:val="center"/>
            <w:hideMark/>
          </w:tcPr>
          <w:p w14:paraId="2E35FABF" w14:textId="4FBC4098" w:rsidR="0039692A" w:rsidRPr="00D5163E" w:rsidRDefault="0039692A" w:rsidP="000B5088">
            <w:pPr>
              <w:tabs>
                <w:tab w:val="num" w:pos="900"/>
              </w:tabs>
              <w:ind w:right="720"/>
              <w:rPr>
                <w:rFonts w:cs="Calibri"/>
                <w:color w:val="000000"/>
              </w:rPr>
            </w:pPr>
            <w:r w:rsidRPr="00D5163E">
              <w:rPr>
                <w:rFonts w:cs="Calibri"/>
                <w:color w:val="000000"/>
              </w:rPr>
              <w:t>Unit Abatement Cost (UAC) ($/tCO</w:t>
            </w:r>
            <w:r w:rsidRPr="00D5163E">
              <w:rPr>
                <w:rFonts w:cs="Calibri"/>
                <w:color w:val="000000"/>
                <w:vertAlign w:val="subscript"/>
              </w:rPr>
              <w:t>2</w:t>
            </w:r>
            <w:r w:rsidRPr="00D5163E">
              <w:rPr>
                <w:rFonts w:cs="Calibri"/>
                <w:color w:val="000000"/>
              </w:rPr>
              <w:t xml:space="preserve">) </w:t>
            </w:r>
            <w:r w:rsidR="00FA65A6" w:rsidRPr="0097400E">
              <w:rPr>
                <w:color w:val="000000"/>
              </w:rPr>
              <w:t>(Direct + Indirect)</w:t>
            </w:r>
          </w:p>
        </w:tc>
        <w:tc>
          <w:tcPr>
            <w:tcW w:w="1879" w:type="dxa"/>
            <w:shd w:val="clear" w:color="auto" w:fill="auto"/>
            <w:vAlign w:val="center"/>
            <w:hideMark/>
          </w:tcPr>
          <w:p w14:paraId="67E12BFB" w14:textId="77777777" w:rsidR="0039692A" w:rsidRPr="00D5163E" w:rsidRDefault="0039692A" w:rsidP="000B5088">
            <w:pPr>
              <w:tabs>
                <w:tab w:val="num" w:pos="900"/>
              </w:tabs>
              <w:ind w:right="720"/>
              <w:jc w:val="center"/>
              <w:rPr>
                <w:rFonts w:cs="Calibri"/>
                <w:color w:val="000000"/>
              </w:rPr>
            </w:pPr>
            <w:r w:rsidRPr="00D5163E">
              <w:rPr>
                <w:rFonts w:cs="Calibri"/>
                <w:color w:val="000000"/>
              </w:rPr>
              <w:t>2.36</w:t>
            </w:r>
          </w:p>
        </w:tc>
      </w:tr>
    </w:tbl>
    <w:p w14:paraId="5BD5F301" w14:textId="77777777" w:rsidR="0039692A" w:rsidRPr="00D5163E" w:rsidRDefault="0039692A" w:rsidP="000B5088">
      <w:pPr>
        <w:pStyle w:val="ListParagraph"/>
        <w:tabs>
          <w:tab w:val="num" w:pos="900"/>
        </w:tabs>
        <w:ind w:right="720"/>
        <w:jc w:val="both"/>
        <w:rPr>
          <w:rFonts w:ascii="Calibri" w:hAnsi="Calibri" w:cs="Arial"/>
          <w:i/>
          <w:noProof/>
          <w:sz w:val="20"/>
          <w:szCs w:val="20"/>
          <w:lang w:eastAsia="zh-CN"/>
        </w:rPr>
      </w:pPr>
    </w:p>
    <w:p w14:paraId="64C21CA8" w14:textId="34367946" w:rsidR="007B4787" w:rsidRPr="00D5163E" w:rsidRDefault="00D90D79" w:rsidP="000B5088">
      <w:pPr>
        <w:pStyle w:val="ListParagraph"/>
        <w:tabs>
          <w:tab w:val="num" w:pos="900"/>
        </w:tabs>
        <w:ind w:right="720"/>
        <w:contextualSpacing/>
        <w:jc w:val="both"/>
      </w:pPr>
      <w:r w:rsidRPr="00D5163E">
        <w:rPr>
          <w:rFonts w:ascii="Calibri" w:hAnsi="Calibri" w:cs="Calibri"/>
          <w:sz w:val="22"/>
          <w:szCs w:val="22"/>
        </w:rPr>
        <w:t xml:space="preserve">Based on 2016 estimates, </w:t>
      </w:r>
      <w:r w:rsidR="00DE109A" w:rsidRPr="00D5163E">
        <w:rPr>
          <w:rFonts w:ascii="Calibri" w:hAnsi="Calibri" w:cs="Calibri"/>
          <w:sz w:val="22"/>
          <w:szCs w:val="22"/>
        </w:rPr>
        <w:t>the</w:t>
      </w:r>
      <w:r w:rsidR="000E627C" w:rsidRPr="00D5163E">
        <w:rPr>
          <w:rFonts w:ascii="Calibri" w:hAnsi="Calibri" w:cs="Calibri"/>
          <w:sz w:val="22"/>
          <w:szCs w:val="22"/>
        </w:rPr>
        <w:t xml:space="preserve"> </w:t>
      </w:r>
      <w:r w:rsidR="00DE109A" w:rsidRPr="00D5163E">
        <w:rPr>
          <w:rFonts w:ascii="Calibri" w:hAnsi="Calibri" w:cs="Calibri"/>
          <w:sz w:val="22"/>
          <w:szCs w:val="22"/>
        </w:rPr>
        <w:t xml:space="preserve">projected </w:t>
      </w:r>
      <w:r w:rsidR="0071552D" w:rsidRPr="00D5163E">
        <w:rPr>
          <w:rFonts w:ascii="Calibri" w:hAnsi="Calibri" w:cs="Calibri"/>
          <w:sz w:val="22"/>
          <w:szCs w:val="22"/>
        </w:rPr>
        <w:t xml:space="preserve">2032 </w:t>
      </w:r>
      <w:r w:rsidR="00DE109A" w:rsidRPr="00D5163E">
        <w:rPr>
          <w:rFonts w:ascii="Calibri" w:hAnsi="Calibri" w:cs="Calibri"/>
          <w:sz w:val="22"/>
          <w:szCs w:val="22"/>
        </w:rPr>
        <w:t xml:space="preserve">(after 10 years from EOP) cumulative energy </w:t>
      </w:r>
      <w:r w:rsidR="00881329" w:rsidRPr="00D5163E">
        <w:rPr>
          <w:rFonts w:ascii="Calibri" w:hAnsi="Calibri" w:cs="Calibri"/>
          <w:sz w:val="22"/>
          <w:szCs w:val="22"/>
        </w:rPr>
        <w:t>savings range</w:t>
      </w:r>
      <w:r w:rsidR="00DE109A" w:rsidRPr="00D5163E">
        <w:rPr>
          <w:rFonts w:ascii="Calibri" w:hAnsi="Calibri" w:cs="Calibri"/>
          <w:sz w:val="22"/>
          <w:szCs w:val="22"/>
        </w:rPr>
        <w:t xml:space="preserve"> from 48.7 </w:t>
      </w:r>
      <w:r w:rsidR="000E627C" w:rsidRPr="00D5163E">
        <w:rPr>
          <w:rFonts w:ascii="Calibri" w:hAnsi="Calibri" w:cs="Calibri"/>
          <w:sz w:val="22"/>
          <w:szCs w:val="22"/>
        </w:rPr>
        <w:t xml:space="preserve">GWh </w:t>
      </w:r>
      <w:r w:rsidR="00DE109A" w:rsidRPr="00D5163E">
        <w:rPr>
          <w:rFonts w:ascii="Calibri" w:hAnsi="Calibri" w:cs="Calibri"/>
          <w:sz w:val="22"/>
          <w:szCs w:val="22"/>
        </w:rPr>
        <w:t xml:space="preserve">to 60.8 GWh in the conservative and optimistic EEL market penetration scenarios. This translates to </w:t>
      </w:r>
      <w:r w:rsidR="00881329" w:rsidRPr="00D5163E">
        <w:rPr>
          <w:rFonts w:ascii="Calibri" w:hAnsi="Calibri" w:cs="Calibri"/>
          <w:sz w:val="22"/>
          <w:szCs w:val="22"/>
        </w:rPr>
        <w:t xml:space="preserve">estimated </w:t>
      </w:r>
      <w:r w:rsidR="007B4787" w:rsidRPr="00D5163E">
        <w:rPr>
          <w:rFonts w:ascii="Calibri" w:hAnsi="Calibri" w:cs="Calibri"/>
          <w:sz w:val="22"/>
          <w:szCs w:val="22"/>
        </w:rPr>
        <w:t xml:space="preserve">4,187 to 5,227 </w:t>
      </w:r>
      <w:r w:rsidR="00CB275F" w:rsidRPr="00D5163E">
        <w:rPr>
          <w:rFonts w:ascii="Calibri" w:hAnsi="Calibri" w:cs="Calibri"/>
          <w:sz w:val="22"/>
          <w:szCs w:val="22"/>
        </w:rPr>
        <w:t xml:space="preserve">tons of oil equivalent or </w:t>
      </w:r>
      <w:r w:rsidR="007B4787" w:rsidRPr="00D5163E">
        <w:rPr>
          <w:rFonts w:ascii="Calibri" w:hAnsi="Calibri" w:cs="Calibri"/>
          <w:sz w:val="22"/>
          <w:szCs w:val="22"/>
        </w:rPr>
        <w:t>in terms of foreign exchange equivalent of USD 1.79 million to 2.23 million.</w:t>
      </w:r>
    </w:p>
    <w:p w14:paraId="0059F7A5" w14:textId="77777777" w:rsidR="000E627C" w:rsidRPr="00D5163E" w:rsidRDefault="000E627C" w:rsidP="000B5088">
      <w:pPr>
        <w:pStyle w:val="ListParagraph"/>
        <w:tabs>
          <w:tab w:val="num" w:pos="900"/>
        </w:tabs>
        <w:ind w:right="720"/>
        <w:jc w:val="both"/>
        <w:rPr>
          <w:rFonts w:ascii="Calibri" w:hAnsi="Calibri" w:cs="Arial"/>
          <w:noProof/>
          <w:sz w:val="22"/>
          <w:szCs w:val="22"/>
          <w:lang w:eastAsia="zh-CN"/>
        </w:rPr>
      </w:pPr>
    </w:p>
    <w:p w14:paraId="05D240E3" w14:textId="635653BE" w:rsidR="007B4787" w:rsidRPr="00D5163E" w:rsidRDefault="007B4787" w:rsidP="000B5088">
      <w:pPr>
        <w:pStyle w:val="ListParagraph"/>
        <w:tabs>
          <w:tab w:val="num" w:pos="900"/>
        </w:tabs>
        <w:ind w:right="720"/>
        <w:jc w:val="both"/>
        <w:rPr>
          <w:rFonts w:ascii="Calibri" w:hAnsi="Calibri" w:cs="Arial"/>
          <w:noProof/>
          <w:sz w:val="22"/>
          <w:szCs w:val="22"/>
          <w:lang w:eastAsia="zh-CN"/>
        </w:rPr>
      </w:pPr>
      <w:r w:rsidRPr="00D5163E">
        <w:rPr>
          <w:rFonts w:ascii="Calibri" w:hAnsi="Calibri" w:cs="Arial"/>
          <w:noProof/>
          <w:sz w:val="22"/>
          <w:szCs w:val="22"/>
          <w:lang w:eastAsia="zh-CN"/>
        </w:rPr>
        <w:t xml:space="preserve">The proposed project’s design aims to deliver a high level of cost efficiency and effectiveness in use of GEF funds. Cost efficiency and effectiveness will be achieved by strategies that leverage limited inputs of GEF funding to stimulate much greater investments by other parties, namely the government and the private sector. The project is expecting to generate </w:t>
      </w:r>
      <w:r w:rsidR="006E61FD" w:rsidRPr="00D5163E">
        <w:rPr>
          <w:rFonts w:ascii="Calibri" w:hAnsi="Calibri" w:cs="Arial"/>
          <w:noProof/>
          <w:sz w:val="22"/>
          <w:szCs w:val="22"/>
          <w:lang w:eastAsia="zh-CN"/>
        </w:rPr>
        <w:t xml:space="preserve">USD </w:t>
      </w:r>
      <w:r w:rsidR="002A49CF" w:rsidRPr="00D5163E">
        <w:rPr>
          <w:rFonts w:ascii="Calibri" w:hAnsi="Calibri" w:cs="Calibri"/>
          <w:color w:val="000000"/>
          <w:sz w:val="22"/>
          <w:szCs w:val="22"/>
        </w:rPr>
        <w:t>18,115,000</w:t>
      </w:r>
      <w:r w:rsidR="006E61FD" w:rsidRPr="00D5163E">
        <w:rPr>
          <w:rFonts w:ascii="Calibri" w:hAnsi="Calibri" w:cs="Arial"/>
          <w:noProof/>
          <w:sz w:val="22"/>
          <w:szCs w:val="22"/>
          <w:lang w:eastAsia="zh-CN"/>
        </w:rPr>
        <w:t xml:space="preserve"> in private sector investments wit</w:t>
      </w:r>
      <w:r w:rsidR="000E627C" w:rsidRPr="00D5163E">
        <w:rPr>
          <w:rFonts w:ascii="Calibri" w:hAnsi="Calibri" w:cs="Arial"/>
          <w:noProof/>
          <w:sz w:val="22"/>
          <w:szCs w:val="22"/>
          <w:lang w:eastAsia="zh-CN"/>
        </w:rPr>
        <w:t>h</w:t>
      </w:r>
      <w:r w:rsidR="006E61FD" w:rsidRPr="00D5163E">
        <w:rPr>
          <w:rFonts w:ascii="Calibri" w:hAnsi="Calibri" w:cs="Arial"/>
          <w:noProof/>
          <w:sz w:val="22"/>
          <w:szCs w:val="22"/>
          <w:lang w:eastAsia="zh-CN"/>
        </w:rPr>
        <w:t>in the project timeline and additional re</w:t>
      </w:r>
      <w:r w:rsidR="00273F0F" w:rsidRPr="00D5163E">
        <w:rPr>
          <w:rFonts w:ascii="Calibri" w:hAnsi="Calibri" w:cs="Arial"/>
          <w:noProof/>
          <w:sz w:val="22"/>
          <w:szCs w:val="22"/>
          <w:lang w:eastAsia="zh-CN"/>
        </w:rPr>
        <w:t>s</w:t>
      </w:r>
      <w:r w:rsidR="006E61FD" w:rsidRPr="00D5163E">
        <w:rPr>
          <w:rFonts w:ascii="Calibri" w:hAnsi="Calibri" w:cs="Arial"/>
          <w:noProof/>
          <w:sz w:val="22"/>
          <w:szCs w:val="22"/>
          <w:lang w:eastAsia="zh-CN"/>
        </w:rPr>
        <w:t>ources as the pilot demonstrations are replicated in the</w:t>
      </w:r>
      <w:r w:rsidR="00273F0F" w:rsidRPr="00D5163E">
        <w:rPr>
          <w:rFonts w:ascii="Calibri" w:hAnsi="Calibri" w:cs="Arial"/>
          <w:noProof/>
          <w:sz w:val="22"/>
          <w:szCs w:val="22"/>
          <w:lang w:eastAsia="zh-CN"/>
        </w:rPr>
        <w:t xml:space="preserve"> </w:t>
      </w:r>
      <w:r w:rsidR="006E61FD" w:rsidRPr="00D5163E">
        <w:rPr>
          <w:rFonts w:ascii="Calibri" w:hAnsi="Calibri" w:cs="Arial"/>
          <w:noProof/>
          <w:sz w:val="22"/>
          <w:szCs w:val="22"/>
          <w:lang w:eastAsia="zh-CN"/>
        </w:rPr>
        <w:t xml:space="preserve">country. </w:t>
      </w:r>
    </w:p>
    <w:p w14:paraId="0819923C" w14:textId="69CFA4A1" w:rsidR="003D630D" w:rsidRPr="00D5163E" w:rsidRDefault="003D630D" w:rsidP="000B5088">
      <w:pPr>
        <w:pStyle w:val="ListParagraph"/>
        <w:tabs>
          <w:tab w:val="num" w:pos="900"/>
        </w:tabs>
        <w:ind w:right="720"/>
        <w:jc w:val="both"/>
        <w:rPr>
          <w:rFonts w:ascii="Calibri" w:hAnsi="Calibri" w:cs="Segoe UI"/>
          <w:color w:val="000000"/>
          <w:sz w:val="20"/>
          <w:szCs w:val="20"/>
        </w:rPr>
      </w:pPr>
    </w:p>
    <w:p w14:paraId="721B77AE" w14:textId="77777777" w:rsidR="002B2D88" w:rsidRPr="00D5163E" w:rsidRDefault="002B2D88" w:rsidP="00DD7CE7">
      <w:pPr>
        <w:pStyle w:val="ListParagraph"/>
        <w:numPr>
          <w:ilvl w:val="0"/>
          <w:numId w:val="62"/>
        </w:numPr>
        <w:tabs>
          <w:tab w:val="num" w:pos="900"/>
        </w:tabs>
        <w:ind w:left="900" w:right="720" w:firstLine="0"/>
        <w:jc w:val="both"/>
        <w:rPr>
          <w:rFonts w:ascii="Calibri" w:hAnsi="Calibri" w:cs="Arial"/>
          <w:b/>
          <w:noProof/>
          <w:sz w:val="22"/>
          <w:szCs w:val="22"/>
          <w:u w:val="single"/>
          <w:lang w:eastAsia="zh-CN"/>
        </w:rPr>
      </w:pPr>
      <w:r w:rsidRPr="00D5163E">
        <w:rPr>
          <w:rFonts w:ascii="Calibri" w:hAnsi="Calibri" w:cs="Arial"/>
          <w:b/>
          <w:noProof/>
          <w:sz w:val="22"/>
          <w:szCs w:val="22"/>
          <w:u w:val="single"/>
          <w:lang w:eastAsia="zh-CN"/>
        </w:rPr>
        <w:t>Project management</w:t>
      </w:r>
    </w:p>
    <w:p w14:paraId="6C864A83" w14:textId="77777777" w:rsidR="002B2D88" w:rsidRPr="00D5163E" w:rsidRDefault="002B2D88" w:rsidP="000B5088">
      <w:pPr>
        <w:tabs>
          <w:tab w:val="num" w:pos="900"/>
        </w:tabs>
        <w:spacing w:after="0"/>
        <w:ind w:left="720" w:right="720"/>
        <w:jc w:val="left"/>
        <w:rPr>
          <w:rFonts w:cs="Arial"/>
          <w:b/>
          <w:noProof/>
          <w:sz w:val="22"/>
          <w:szCs w:val="22"/>
          <w:u w:val="single"/>
          <w:lang w:eastAsia="zh-CN"/>
        </w:rPr>
      </w:pPr>
    </w:p>
    <w:p w14:paraId="1EFA95E5" w14:textId="3B31DF83" w:rsidR="002B2D88" w:rsidRPr="00D5163E" w:rsidRDefault="00A37117" w:rsidP="000B5088">
      <w:pPr>
        <w:tabs>
          <w:tab w:val="num" w:pos="900"/>
        </w:tabs>
        <w:spacing w:after="0"/>
        <w:ind w:left="720" w:right="720"/>
        <w:rPr>
          <w:rFonts w:cs="Calibri"/>
          <w:sz w:val="22"/>
          <w:szCs w:val="22"/>
        </w:rPr>
      </w:pPr>
      <w:r w:rsidRPr="00D5163E">
        <w:rPr>
          <w:rFonts w:cs="Arial"/>
          <w:noProof/>
          <w:sz w:val="22"/>
          <w:szCs w:val="22"/>
          <w:lang w:eastAsia="zh-CN"/>
        </w:rPr>
        <w:t>The Project will be implemented</w:t>
      </w:r>
      <w:r w:rsidR="005E2FC3" w:rsidRPr="00D5163E">
        <w:rPr>
          <w:rFonts w:cs="Arial"/>
          <w:noProof/>
          <w:sz w:val="22"/>
          <w:szCs w:val="22"/>
          <w:lang w:eastAsia="zh-CN"/>
        </w:rPr>
        <w:t xml:space="preserve">, </w:t>
      </w:r>
      <w:r w:rsidR="005E2FC3" w:rsidRPr="0097400E">
        <w:rPr>
          <w:sz w:val="22"/>
        </w:rPr>
        <w:t>subject to space availability</w:t>
      </w:r>
      <w:r w:rsidR="005E2FC3" w:rsidRPr="00D5163E">
        <w:rPr>
          <w:rFonts w:cs="Arial"/>
          <w:noProof/>
          <w:sz w:val="22"/>
          <w:szCs w:val="22"/>
          <w:lang w:eastAsia="zh-CN"/>
        </w:rPr>
        <w:t>,</w:t>
      </w:r>
      <w:r w:rsidRPr="00D5163E">
        <w:rPr>
          <w:rFonts w:cs="Arial"/>
          <w:noProof/>
          <w:sz w:val="22"/>
          <w:szCs w:val="22"/>
          <w:lang w:eastAsia="zh-CN"/>
        </w:rPr>
        <w:t xml:space="preserve"> at the designated space for the Project Management Unit</w:t>
      </w:r>
      <w:r w:rsidR="00876191" w:rsidRPr="00D5163E">
        <w:rPr>
          <w:rFonts w:cs="Arial"/>
          <w:noProof/>
          <w:sz w:val="22"/>
          <w:szCs w:val="22"/>
          <w:lang w:eastAsia="zh-CN"/>
        </w:rPr>
        <w:t xml:space="preserve"> located at </w:t>
      </w:r>
      <w:r w:rsidRPr="00D5163E">
        <w:rPr>
          <w:rFonts w:cs="Arial"/>
          <w:noProof/>
          <w:sz w:val="22"/>
          <w:szCs w:val="22"/>
          <w:lang w:eastAsia="zh-CN"/>
        </w:rPr>
        <w:t xml:space="preserve">the MEMR. </w:t>
      </w:r>
      <w:r w:rsidR="002B2D88" w:rsidRPr="00D5163E">
        <w:rPr>
          <w:rFonts w:cs="Arial"/>
          <w:i/>
          <w:noProof/>
          <w:sz w:val="22"/>
          <w:szCs w:val="22"/>
          <w:lang w:eastAsia="zh-CN"/>
        </w:rPr>
        <w:t xml:space="preserve"> </w:t>
      </w:r>
      <w:r w:rsidRPr="00D5163E">
        <w:rPr>
          <w:rFonts w:cs="Calibri"/>
          <w:sz w:val="22"/>
          <w:szCs w:val="22"/>
        </w:rPr>
        <w:t>The project</w:t>
      </w:r>
      <w:r w:rsidR="002B2D88" w:rsidRPr="00D5163E">
        <w:rPr>
          <w:rFonts w:cs="Calibri"/>
          <w:sz w:val="22"/>
          <w:szCs w:val="22"/>
        </w:rPr>
        <w:t xml:space="preserve"> will be attended by </w:t>
      </w:r>
      <w:r w:rsidR="00876191" w:rsidRPr="00D5163E">
        <w:rPr>
          <w:rFonts w:cs="Calibri"/>
          <w:sz w:val="22"/>
          <w:szCs w:val="22"/>
        </w:rPr>
        <w:t>Project Manager, Finance and Administrative Assi</w:t>
      </w:r>
      <w:r w:rsidR="006E3B4C" w:rsidRPr="00D5163E">
        <w:rPr>
          <w:rFonts w:cs="Calibri"/>
          <w:sz w:val="22"/>
          <w:szCs w:val="22"/>
        </w:rPr>
        <w:t>s</w:t>
      </w:r>
      <w:r w:rsidR="00876191" w:rsidRPr="00D5163E">
        <w:rPr>
          <w:rFonts w:cs="Calibri"/>
          <w:sz w:val="22"/>
          <w:szCs w:val="22"/>
        </w:rPr>
        <w:t>tant and any other national expert hired for the execution of the project.</w:t>
      </w:r>
      <w:r w:rsidR="002B2D88" w:rsidRPr="00D5163E">
        <w:rPr>
          <w:rFonts w:cs="Calibri"/>
          <w:sz w:val="22"/>
          <w:szCs w:val="22"/>
        </w:rPr>
        <w:t xml:space="preserve"> The</w:t>
      </w:r>
      <w:r w:rsidRPr="00D5163E">
        <w:rPr>
          <w:rFonts w:cs="Calibri"/>
          <w:sz w:val="22"/>
          <w:szCs w:val="22"/>
        </w:rPr>
        <w:t xml:space="preserve"> PMU will take care of day-to-day management and implementation of project activities leading to the Project Outputs and Outcomes, </w:t>
      </w:r>
      <w:r w:rsidR="00286DAF" w:rsidRPr="00D5163E">
        <w:rPr>
          <w:rFonts w:cs="Calibri"/>
          <w:sz w:val="22"/>
          <w:szCs w:val="22"/>
        </w:rPr>
        <w:t>prepare annual</w:t>
      </w:r>
      <w:r w:rsidRPr="00D5163E">
        <w:rPr>
          <w:rFonts w:cs="Calibri"/>
          <w:sz w:val="22"/>
          <w:szCs w:val="22"/>
        </w:rPr>
        <w:t xml:space="preserve"> work plans and</w:t>
      </w:r>
      <w:r w:rsidR="002B2D88" w:rsidRPr="00D5163E">
        <w:rPr>
          <w:rFonts w:cs="Calibri"/>
          <w:sz w:val="22"/>
          <w:szCs w:val="22"/>
        </w:rPr>
        <w:t xml:space="preserve"> build ownership for the project results</w:t>
      </w:r>
      <w:r w:rsidRPr="00D5163E">
        <w:rPr>
          <w:rFonts w:cs="Calibri"/>
          <w:sz w:val="22"/>
          <w:szCs w:val="22"/>
        </w:rPr>
        <w:t>.</w:t>
      </w:r>
      <w:r w:rsidR="002B2D88" w:rsidRPr="00D5163E">
        <w:rPr>
          <w:rFonts w:cs="Calibri"/>
          <w:sz w:val="22"/>
          <w:szCs w:val="22"/>
        </w:rPr>
        <w:t xml:space="preserve"> </w:t>
      </w:r>
    </w:p>
    <w:p w14:paraId="40924F33" w14:textId="2C10063B" w:rsidR="00FB2562" w:rsidRDefault="00FB2562" w:rsidP="000B5088">
      <w:pPr>
        <w:tabs>
          <w:tab w:val="num" w:pos="900"/>
        </w:tabs>
        <w:spacing w:after="0"/>
        <w:ind w:left="720" w:right="720"/>
        <w:rPr>
          <w:rFonts w:cs="Calibri"/>
          <w:sz w:val="22"/>
          <w:szCs w:val="22"/>
        </w:rPr>
      </w:pPr>
    </w:p>
    <w:p w14:paraId="7DCBD022" w14:textId="0EFCAC3B" w:rsidR="00F4657B" w:rsidRDefault="00F4657B" w:rsidP="000B5088">
      <w:pPr>
        <w:tabs>
          <w:tab w:val="num" w:pos="900"/>
        </w:tabs>
        <w:spacing w:after="0"/>
        <w:ind w:left="720" w:right="720"/>
        <w:rPr>
          <w:rFonts w:cs="Calibri"/>
          <w:sz w:val="22"/>
          <w:szCs w:val="22"/>
        </w:rPr>
      </w:pPr>
    </w:p>
    <w:p w14:paraId="0E67FAED" w14:textId="4611FF02" w:rsidR="00F4657B" w:rsidRDefault="00F4657B" w:rsidP="000B5088">
      <w:pPr>
        <w:tabs>
          <w:tab w:val="num" w:pos="900"/>
        </w:tabs>
        <w:spacing w:after="0"/>
        <w:ind w:left="720" w:right="720"/>
        <w:rPr>
          <w:rFonts w:cs="Calibri"/>
          <w:sz w:val="22"/>
          <w:szCs w:val="22"/>
        </w:rPr>
      </w:pPr>
    </w:p>
    <w:p w14:paraId="3B70D04F" w14:textId="77777777" w:rsidR="00F4657B" w:rsidRPr="00D5163E" w:rsidRDefault="00F4657B" w:rsidP="000B5088">
      <w:pPr>
        <w:tabs>
          <w:tab w:val="num" w:pos="900"/>
        </w:tabs>
        <w:spacing w:after="0"/>
        <w:ind w:left="720" w:right="720"/>
        <w:rPr>
          <w:rFonts w:cs="Calibri"/>
          <w:sz w:val="22"/>
          <w:szCs w:val="22"/>
        </w:rPr>
      </w:pPr>
    </w:p>
    <w:p w14:paraId="0AF3397C" w14:textId="5B4C1336" w:rsidR="002B2D88" w:rsidRPr="00D5163E" w:rsidRDefault="002B2D88" w:rsidP="00DD7CE7">
      <w:pPr>
        <w:pStyle w:val="ListParagraph"/>
        <w:numPr>
          <w:ilvl w:val="0"/>
          <w:numId w:val="62"/>
        </w:numPr>
        <w:tabs>
          <w:tab w:val="num" w:pos="900"/>
        </w:tabs>
        <w:ind w:left="900" w:right="720" w:firstLine="0"/>
        <w:jc w:val="both"/>
        <w:rPr>
          <w:rFonts w:ascii="Calibri" w:hAnsi="Calibri" w:cs="Calibri"/>
          <w:b/>
          <w:szCs w:val="20"/>
        </w:rPr>
      </w:pPr>
      <w:r w:rsidRPr="00D5163E">
        <w:rPr>
          <w:rFonts w:ascii="Calibri" w:hAnsi="Calibri" w:cs="Calibri"/>
          <w:b/>
          <w:noProof/>
          <w:sz w:val="22"/>
          <w:szCs w:val="22"/>
          <w:u w:val="single"/>
          <w:lang w:eastAsia="zh-CN"/>
        </w:rPr>
        <w:lastRenderedPageBreak/>
        <w:t>Agreement on intellectual property rights and use of logo on the project’s deliverables and disclosure of information</w:t>
      </w:r>
      <w:r w:rsidRPr="00D5163E">
        <w:rPr>
          <w:rFonts w:ascii="Calibri" w:hAnsi="Calibri" w:cs="Calibri"/>
          <w:b/>
          <w:szCs w:val="20"/>
        </w:rPr>
        <w:t xml:space="preserve">  </w:t>
      </w:r>
    </w:p>
    <w:p w14:paraId="4CB63E48" w14:textId="77777777" w:rsidR="002B2D88" w:rsidRPr="00D5163E" w:rsidRDefault="002B2D88" w:rsidP="000B5088">
      <w:pPr>
        <w:tabs>
          <w:tab w:val="num" w:pos="900"/>
        </w:tabs>
        <w:ind w:left="720" w:right="720"/>
        <w:rPr>
          <w:b/>
          <w:szCs w:val="20"/>
        </w:rPr>
      </w:pPr>
    </w:p>
    <w:p w14:paraId="014DB896" w14:textId="6CB70F51" w:rsidR="00826F92" w:rsidRPr="00D5163E" w:rsidRDefault="002B2D88" w:rsidP="000B5088">
      <w:pPr>
        <w:tabs>
          <w:tab w:val="num" w:pos="900"/>
        </w:tabs>
        <w:ind w:left="720" w:right="720"/>
        <w:rPr>
          <w:rFonts w:asciiTheme="majorHAnsi" w:hAnsiTheme="majorHAnsi" w:cs="Segoe UI"/>
          <w:color w:val="000000"/>
          <w:sz w:val="22"/>
          <w:szCs w:val="22"/>
        </w:rPr>
      </w:pPr>
      <w:r w:rsidRPr="00D5163E">
        <w:rPr>
          <w:rFonts w:asciiTheme="majorHAnsi" w:hAnsiTheme="majorHAnsi"/>
          <w:sz w:val="22"/>
          <w:szCs w:val="22"/>
        </w:rPr>
        <w:t>T</w:t>
      </w:r>
      <w:r w:rsidRPr="00D5163E">
        <w:rPr>
          <w:rFonts w:asciiTheme="majorHAnsi" w:hAnsiTheme="majorHAnsi" w:cs="Calibri"/>
          <w:sz w:val="22"/>
          <w:szCs w:val="22"/>
        </w:rPr>
        <w:t xml:space="preserve">o accord proper acknowledgement to the GEF for providing grant funding, the GEF logo will appear together with the UNDP </w:t>
      </w:r>
      <w:r w:rsidR="0071552D" w:rsidRPr="00D5163E">
        <w:rPr>
          <w:rFonts w:asciiTheme="majorHAnsi" w:hAnsiTheme="majorHAnsi" w:cs="Calibri"/>
          <w:sz w:val="22"/>
          <w:szCs w:val="22"/>
        </w:rPr>
        <w:t xml:space="preserve">and </w:t>
      </w:r>
      <w:r w:rsidR="002C5619">
        <w:rPr>
          <w:rFonts w:asciiTheme="majorHAnsi" w:hAnsiTheme="majorHAnsi" w:cs="Calibri"/>
          <w:sz w:val="22"/>
          <w:szCs w:val="22"/>
        </w:rPr>
        <w:t>UNEP</w:t>
      </w:r>
      <w:r w:rsidR="0071552D" w:rsidRPr="00D5163E">
        <w:rPr>
          <w:rFonts w:asciiTheme="majorHAnsi" w:hAnsiTheme="majorHAnsi" w:cs="Calibri"/>
          <w:sz w:val="22"/>
          <w:szCs w:val="22"/>
        </w:rPr>
        <w:t xml:space="preserve"> </w:t>
      </w:r>
      <w:r w:rsidRPr="00D5163E">
        <w:rPr>
          <w:rFonts w:asciiTheme="majorHAnsi" w:hAnsiTheme="majorHAnsi" w:cs="Calibri"/>
          <w:sz w:val="22"/>
          <w:szCs w:val="22"/>
        </w:rPr>
        <w:t>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D5163E">
        <w:rPr>
          <w:rStyle w:val="FootnoteReference"/>
          <w:rFonts w:asciiTheme="majorHAnsi" w:hAnsiTheme="majorHAnsi"/>
          <w:sz w:val="22"/>
          <w:szCs w:val="22"/>
        </w:rPr>
        <w:footnoteReference w:id="9"/>
      </w:r>
      <w:r w:rsidRPr="00D5163E">
        <w:rPr>
          <w:rFonts w:asciiTheme="majorHAnsi" w:hAnsiTheme="majorHAnsi" w:cs="Calibri"/>
          <w:sz w:val="22"/>
          <w:szCs w:val="22"/>
        </w:rPr>
        <w:t xml:space="preserve"> and</w:t>
      </w:r>
      <w:r w:rsidRPr="00D5163E">
        <w:rPr>
          <w:rFonts w:asciiTheme="majorHAnsi" w:hAnsiTheme="majorHAnsi" w:cs="Segoe UI"/>
          <w:color w:val="000000"/>
          <w:sz w:val="22"/>
          <w:szCs w:val="22"/>
        </w:rPr>
        <w:t xml:space="preserve"> the GEF policy on public involvement</w:t>
      </w:r>
      <w:r w:rsidRPr="00D5163E">
        <w:rPr>
          <w:rStyle w:val="FootnoteReference"/>
          <w:rFonts w:asciiTheme="majorHAnsi" w:hAnsiTheme="majorHAnsi"/>
          <w:color w:val="000000"/>
          <w:sz w:val="22"/>
          <w:szCs w:val="22"/>
        </w:rPr>
        <w:footnoteReference w:id="10"/>
      </w:r>
      <w:r w:rsidRPr="00D5163E">
        <w:rPr>
          <w:rFonts w:asciiTheme="majorHAnsi" w:hAnsiTheme="majorHAnsi" w:cs="Segoe UI"/>
          <w:color w:val="000000"/>
          <w:sz w:val="22"/>
          <w:szCs w:val="22"/>
        </w:rPr>
        <w:t>.</w:t>
      </w:r>
    </w:p>
    <w:p w14:paraId="4C3A300C" w14:textId="77777777" w:rsidR="002B2D88" w:rsidRPr="00D5163E" w:rsidRDefault="002B2D88" w:rsidP="000B5088">
      <w:pPr>
        <w:tabs>
          <w:tab w:val="num" w:pos="900"/>
        </w:tabs>
        <w:ind w:left="720" w:right="720"/>
        <w:rPr>
          <w:rFonts w:cs="Arial"/>
          <w:sz w:val="18"/>
          <w:szCs w:val="18"/>
        </w:rPr>
      </w:pPr>
    </w:p>
    <w:p w14:paraId="2B1E9CEE" w14:textId="7B7C8BBD" w:rsidR="00DC67FB" w:rsidRPr="00D5163E" w:rsidRDefault="00C77E42" w:rsidP="00DD7CE7">
      <w:pPr>
        <w:pStyle w:val="ListParagraph"/>
        <w:numPr>
          <w:ilvl w:val="0"/>
          <w:numId w:val="62"/>
        </w:numPr>
        <w:tabs>
          <w:tab w:val="num" w:pos="900"/>
        </w:tabs>
        <w:spacing w:after="60"/>
        <w:ind w:left="900" w:right="720" w:firstLine="0"/>
        <w:jc w:val="both"/>
        <w:rPr>
          <w:rFonts w:ascii="Calibri" w:hAnsi="Calibri" w:cs="Calibri"/>
          <w:b/>
          <w:sz w:val="22"/>
          <w:szCs w:val="22"/>
        </w:rPr>
      </w:pPr>
      <w:r w:rsidRPr="00D5163E">
        <w:rPr>
          <w:rFonts w:ascii="Calibri" w:hAnsi="Calibri" w:cs="Calibri"/>
          <w:b/>
          <w:sz w:val="22"/>
          <w:szCs w:val="22"/>
          <w:u w:val="single"/>
        </w:rPr>
        <w:t>Social and environmental safeguards</w:t>
      </w:r>
    </w:p>
    <w:p w14:paraId="50772D9A" w14:textId="605C5F5A" w:rsidR="00E45FB8" w:rsidRPr="00D5163E" w:rsidRDefault="00C77E42" w:rsidP="000B5088">
      <w:pPr>
        <w:tabs>
          <w:tab w:val="num" w:pos="900"/>
        </w:tabs>
        <w:spacing w:after="0"/>
        <w:ind w:left="720" w:right="720"/>
        <w:rPr>
          <w:rFonts w:cs="Calibri"/>
          <w:sz w:val="22"/>
          <w:szCs w:val="22"/>
        </w:rPr>
      </w:pPr>
      <w:r w:rsidRPr="00D5163E">
        <w:rPr>
          <w:rFonts w:cs="Calibri"/>
          <w:noProof/>
          <w:sz w:val="22"/>
          <w:szCs w:val="22"/>
          <w:lang w:eastAsia="zh-CN"/>
        </w:rPr>
        <w:t>Environmental and social grievances will be reporte</w:t>
      </w:r>
      <w:r w:rsidR="00C47F74" w:rsidRPr="00D5163E">
        <w:rPr>
          <w:rFonts w:cs="Calibri"/>
          <w:noProof/>
          <w:sz w:val="22"/>
          <w:szCs w:val="22"/>
          <w:lang w:eastAsia="zh-CN"/>
        </w:rPr>
        <w:t>d to the GEF in the annual PIR.</w:t>
      </w:r>
      <w:r w:rsidR="00627F18" w:rsidRPr="00D5163E">
        <w:rPr>
          <w:rFonts w:cs="Calibri"/>
          <w:noProof/>
          <w:sz w:val="22"/>
          <w:szCs w:val="22"/>
          <w:lang w:eastAsia="zh-CN"/>
        </w:rPr>
        <w:t xml:space="preserve"> The Social </w:t>
      </w:r>
      <w:r w:rsidR="00A71895" w:rsidRPr="00D5163E">
        <w:rPr>
          <w:rFonts w:cs="Calibri"/>
          <w:noProof/>
          <w:sz w:val="22"/>
          <w:szCs w:val="22"/>
          <w:lang w:eastAsia="zh-CN"/>
        </w:rPr>
        <w:t xml:space="preserve">and </w:t>
      </w:r>
      <w:r w:rsidR="005568D5" w:rsidRPr="00D5163E">
        <w:rPr>
          <w:rFonts w:cs="Calibri"/>
          <w:noProof/>
          <w:sz w:val="22"/>
          <w:szCs w:val="22"/>
          <w:lang w:eastAsia="zh-CN"/>
        </w:rPr>
        <w:t>E</w:t>
      </w:r>
      <w:r w:rsidR="00A71895" w:rsidRPr="00D5163E">
        <w:rPr>
          <w:rFonts w:cs="Calibri"/>
          <w:noProof/>
          <w:sz w:val="22"/>
          <w:szCs w:val="22"/>
          <w:lang w:eastAsia="zh-CN"/>
        </w:rPr>
        <w:t xml:space="preserve">nvironmental Screening Report is attached in </w:t>
      </w:r>
      <w:r w:rsidR="00A71895" w:rsidRPr="00D5163E">
        <w:rPr>
          <w:rFonts w:cs="Calibri"/>
          <w:b/>
          <w:noProof/>
          <w:sz w:val="22"/>
          <w:szCs w:val="22"/>
          <w:lang w:eastAsia="zh-CN"/>
        </w:rPr>
        <w:t xml:space="preserve">Annex </w:t>
      </w:r>
      <w:r w:rsidR="005B038B" w:rsidRPr="00D5163E">
        <w:rPr>
          <w:rFonts w:cs="Calibri"/>
          <w:b/>
          <w:noProof/>
          <w:sz w:val="22"/>
          <w:szCs w:val="22"/>
          <w:lang w:eastAsia="zh-CN"/>
        </w:rPr>
        <w:t>F</w:t>
      </w:r>
      <w:r w:rsidR="005568D5" w:rsidRPr="00D5163E">
        <w:rPr>
          <w:rFonts w:cs="Calibri"/>
          <w:noProof/>
          <w:sz w:val="22"/>
          <w:szCs w:val="22"/>
          <w:lang w:eastAsia="zh-CN"/>
        </w:rPr>
        <w:t>.</w:t>
      </w:r>
    </w:p>
    <w:p w14:paraId="67AFB57D" w14:textId="77777777" w:rsidR="005C6C29" w:rsidRPr="00D5163E" w:rsidRDefault="005C6C29" w:rsidP="000B5088">
      <w:pPr>
        <w:tabs>
          <w:tab w:val="num" w:pos="900"/>
        </w:tabs>
        <w:spacing w:after="0"/>
        <w:ind w:left="720" w:right="720"/>
        <w:rPr>
          <w:rFonts w:cs="Calibri"/>
          <w:i/>
          <w:sz w:val="22"/>
          <w:szCs w:val="22"/>
        </w:rPr>
      </w:pPr>
    </w:p>
    <w:p w14:paraId="43378E58" w14:textId="77777777" w:rsidR="00CB53A8" w:rsidRPr="00D5163E" w:rsidRDefault="005568D5" w:rsidP="000B5088">
      <w:pPr>
        <w:tabs>
          <w:tab w:val="num" w:pos="900"/>
        </w:tabs>
        <w:spacing w:after="0"/>
        <w:ind w:left="720" w:right="720"/>
        <w:rPr>
          <w:rFonts w:cs="Calibri"/>
          <w:sz w:val="22"/>
          <w:szCs w:val="22"/>
          <w:lang w:eastAsia="ja-JP"/>
        </w:rPr>
      </w:pPr>
      <w:r w:rsidRPr="00D5163E">
        <w:rPr>
          <w:rFonts w:cs="Calibri"/>
          <w:sz w:val="22"/>
          <w:szCs w:val="22"/>
        </w:rPr>
        <w:t xml:space="preserve">As can be seen in the Social and Environmental Risk Screening Checklist, there </w:t>
      </w:r>
      <w:r w:rsidR="00273F0F" w:rsidRPr="00D5163E">
        <w:rPr>
          <w:rFonts w:cs="Calibri"/>
          <w:sz w:val="22"/>
          <w:szCs w:val="22"/>
        </w:rPr>
        <w:t xml:space="preserve">are two </w:t>
      </w:r>
      <w:r w:rsidR="005A2D68" w:rsidRPr="00D5163E">
        <w:rPr>
          <w:rFonts w:cs="Calibri"/>
          <w:sz w:val="22"/>
          <w:szCs w:val="22"/>
        </w:rPr>
        <w:t xml:space="preserve">risks identified under </w:t>
      </w:r>
      <w:r w:rsidR="005A2D68" w:rsidRPr="00D5163E">
        <w:rPr>
          <w:rFonts w:asciiTheme="majorHAnsi" w:hAnsiTheme="majorHAnsi" w:cs="Calibri"/>
          <w:sz w:val="22"/>
          <w:szCs w:val="22"/>
        </w:rPr>
        <w:t xml:space="preserve">Principle 2, </w:t>
      </w:r>
      <w:r w:rsidR="005A2D68" w:rsidRPr="00D5163E">
        <w:rPr>
          <w:rFonts w:asciiTheme="majorHAnsi" w:hAnsiTheme="majorHAnsi"/>
          <w:sz w:val="22"/>
          <w:szCs w:val="22"/>
          <w:lang w:eastAsia="ja-JP"/>
        </w:rPr>
        <w:t xml:space="preserve">Gender Equality and Women’s Empowerment </w:t>
      </w:r>
      <w:r w:rsidR="00223B89" w:rsidRPr="00D5163E">
        <w:rPr>
          <w:rFonts w:asciiTheme="majorHAnsi" w:hAnsiTheme="majorHAnsi"/>
          <w:sz w:val="22"/>
          <w:szCs w:val="22"/>
          <w:lang w:eastAsia="ja-JP"/>
        </w:rPr>
        <w:t xml:space="preserve">and three </w:t>
      </w:r>
      <w:r w:rsidRPr="00D5163E">
        <w:rPr>
          <w:rFonts w:cs="Calibri"/>
          <w:sz w:val="22"/>
          <w:szCs w:val="22"/>
        </w:rPr>
        <w:t>risk</w:t>
      </w:r>
      <w:r w:rsidR="00273F0F" w:rsidRPr="00D5163E">
        <w:rPr>
          <w:rFonts w:cs="Calibri"/>
          <w:sz w:val="22"/>
          <w:szCs w:val="22"/>
        </w:rPr>
        <w:t>s</w:t>
      </w:r>
      <w:r w:rsidRPr="00D5163E">
        <w:rPr>
          <w:rFonts w:cs="Calibri"/>
          <w:sz w:val="22"/>
          <w:szCs w:val="22"/>
        </w:rPr>
        <w:t xml:space="preserve"> </w:t>
      </w:r>
      <w:r w:rsidR="005C6C29" w:rsidRPr="00D5163E">
        <w:rPr>
          <w:rFonts w:cs="Calibri"/>
          <w:sz w:val="22"/>
          <w:szCs w:val="22"/>
        </w:rPr>
        <w:t>under Standard 7</w:t>
      </w:r>
      <w:r w:rsidR="00223B89" w:rsidRPr="00D5163E">
        <w:rPr>
          <w:rFonts w:cs="Calibri"/>
          <w:sz w:val="22"/>
          <w:szCs w:val="22"/>
        </w:rPr>
        <w:t>, among which are</w:t>
      </w:r>
      <w:r w:rsidR="005C6C29" w:rsidRPr="00D5163E">
        <w:rPr>
          <w:rFonts w:cs="Calibri"/>
          <w:sz w:val="22"/>
          <w:szCs w:val="22"/>
        </w:rPr>
        <w:t xml:space="preserve"> Pollution Prevention and Resource Efficiency. </w:t>
      </w:r>
      <w:r w:rsidR="00223B89" w:rsidRPr="00D5163E">
        <w:rPr>
          <w:rFonts w:cs="Calibri"/>
          <w:sz w:val="22"/>
          <w:szCs w:val="22"/>
        </w:rPr>
        <w:t>T</w:t>
      </w:r>
      <w:r w:rsidR="00273F0F" w:rsidRPr="00D5163E">
        <w:rPr>
          <w:rFonts w:cs="Calibri"/>
          <w:sz w:val="22"/>
          <w:szCs w:val="22"/>
        </w:rPr>
        <w:t>he</w:t>
      </w:r>
      <w:r w:rsidR="00223B89" w:rsidRPr="00D5163E">
        <w:rPr>
          <w:rFonts w:cs="Calibri"/>
          <w:sz w:val="22"/>
          <w:szCs w:val="22"/>
        </w:rPr>
        <w:t xml:space="preserve"> latter</w:t>
      </w:r>
      <w:r w:rsidR="00273F0F" w:rsidRPr="00D5163E">
        <w:rPr>
          <w:rFonts w:cs="Calibri"/>
          <w:sz w:val="22"/>
          <w:szCs w:val="22"/>
        </w:rPr>
        <w:t xml:space="preserve"> are</w:t>
      </w:r>
      <w:r w:rsidR="005C6C29" w:rsidRPr="00D5163E">
        <w:rPr>
          <w:rFonts w:cs="Calibri"/>
          <w:sz w:val="22"/>
          <w:szCs w:val="22"/>
        </w:rPr>
        <w:t xml:space="preserve"> regarding </w:t>
      </w:r>
      <w:r w:rsidR="00273F0F" w:rsidRPr="00D5163E">
        <w:rPr>
          <w:rFonts w:cs="Calibri"/>
          <w:sz w:val="22"/>
          <w:szCs w:val="22"/>
        </w:rPr>
        <w:t xml:space="preserve">risks on </w:t>
      </w:r>
      <w:r w:rsidR="005C6C29" w:rsidRPr="00D5163E">
        <w:rPr>
          <w:rFonts w:cs="Calibri"/>
          <w:sz w:val="22"/>
          <w:szCs w:val="22"/>
        </w:rPr>
        <w:t>p</w:t>
      </w:r>
      <w:r w:rsidR="005C6C29" w:rsidRPr="00D5163E">
        <w:rPr>
          <w:rFonts w:cs="Calibri"/>
          <w:sz w:val="22"/>
          <w:szCs w:val="22"/>
          <w:lang w:eastAsia="zh-CN"/>
        </w:rPr>
        <w:t>otential pollution and risks from hazardous and non-hazardous waste materials from replaced fluorescent lamps/CFL and other conventional lighting systems and accessories, particularly mercury content and sharp glass bulb parts need to be manage</w:t>
      </w:r>
      <w:r w:rsidR="00E300D4" w:rsidRPr="00D5163E">
        <w:rPr>
          <w:rFonts w:cs="Calibri"/>
          <w:sz w:val="22"/>
          <w:szCs w:val="22"/>
          <w:lang w:eastAsia="zh-CN"/>
        </w:rPr>
        <w:t xml:space="preserve">d and proper disposal system be implemented and monitored. </w:t>
      </w:r>
      <w:r w:rsidR="005C6C29" w:rsidRPr="00D5163E">
        <w:rPr>
          <w:rFonts w:cs="Calibri"/>
          <w:sz w:val="22"/>
          <w:szCs w:val="22"/>
          <w:lang w:eastAsia="ja-JP"/>
        </w:rPr>
        <w:t xml:space="preserve">The project’s Activity 2.4.5: Design, planning and conduct of training on waste management and recycling of components and materials of conventional lighting replaced by LED has been included to address this issue and ensure effective waste management and disposal. </w:t>
      </w:r>
    </w:p>
    <w:p w14:paraId="0B12D4E7" w14:textId="6C7E6640" w:rsidR="00CB53A8" w:rsidRPr="00D5163E" w:rsidRDefault="00CB53A8" w:rsidP="000B5088">
      <w:pPr>
        <w:tabs>
          <w:tab w:val="num" w:pos="900"/>
        </w:tabs>
        <w:spacing w:after="0"/>
        <w:ind w:left="720" w:right="720"/>
        <w:rPr>
          <w:rFonts w:cs="Calibri"/>
          <w:sz w:val="22"/>
          <w:szCs w:val="22"/>
          <w:lang w:eastAsia="ja-JP"/>
        </w:rPr>
      </w:pPr>
    </w:p>
    <w:p w14:paraId="48259844" w14:textId="4E0AD45B" w:rsidR="00CB53A8" w:rsidRPr="00D5163E" w:rsidRDefault="00CB53A8" w:rsidP="000B5088">
      <w:pPr>
        <w:tabs>
          <w:tab w:val="num" w:pos="900"/>
        </w:tabs>
        <w:spacing w:after="0"/>
        <w:ind w:left="720" w:right="720"/>
        <w:rPr>
          <w:rFonts w:cs="Calibri"/>
          <w:sz w:val="22"/>
          <w:szCs w:val="22"/>
          <w:lang w:eastAsia="ja-JP"/>
        </w:rPr>
      </w:pPr>
      <w:r w:rsidRPr="00D5163E">
        <w:rPr>
          <w:rFonts w:cs="Calibri"/>
          <w:sz w:val="22"/>
          <w:szCs w:val="22"/>
          <w:lang w:eastAsia="ja-JP"/>
        </w:rPr>
        <w:t xml:space="preserve">The Gender Analysis as described in </w:t>
      </w:r>
      <w:r w:rsidRPr="00D5163E">
        <w:rPr>
          <w:rFonts w:cs="Calibri"/>
          <w:b/>
          <w:sz w:val="22"/>
          <w:szCs w:val="22"/>
          <w:lang w:eastAsia="ja-JP"/>
        </w:rPr>
        <w:t xml:space="preserve">Annex </w:t>
      </w:r>
      <w:r w:rsidR="00DA603A" w:rsidRPr="00D5163E">
        <w:rPr>
          <w:rFonts w:cs="Calibri"/>
          <w:b/>
          <w:sz w:val="22"/>
          <w:szCs w:val="22"/>
          <w:lang w:eastAsia="ja-JP"/>
        </w:rPr>
        <w:t>N</w:t>
      </w:r>
      <w:r w:rsidR="00DA603A" w:rsidRPr="00D5163E">
        <w:rPr>
          <w:rFonts w:cs="Calibri"/>
          <w:sz w:val="22"/>
          <w:szCs w:val="22"/>
          <w:lang w:eastAsia="ja-JP"/>
        </w:rPr>
        <w:t xml:space="preserve"> includes a Gender Action Plan which was used </w:t>
      </w:r>
      <w:r w:rsidR="00EC2B56" w:rsidRPr="00D5163E">
        <w:rPr>
          <w:rFonts w:cs="Calibri"/>
          <w:sz w:val="22"/>
          <w:szCs w:val="22"/>
          <w:lang w:eastAsia="ja-JP"/>
        </w:rPr>
        <w:t xml:space="preserve">in elaborating </w:t>
      </w:r>
      <w:r w:rsidR="005F3D0D" w:rsidRPr="00D5163E">
        <w:rPr>
          <w:rFonts w:cs="Calibri"/>
          <w:sz w:val="22"/>
          <w:szCs w:val="22"/>
          <w:lang w:eastAsia="ja-JP"/>
        </w:rPr>
        <w:t xml:space="preserve">gender sensitive </w:t>
      </w:r>
      <w:r w:rsidR="00EC2B56" w:rsidRPr="00D5163E">
        <w:rPr>
          <w:rFonts w:cs="Calibri"/>
          <w:sz w:val="22"/>
          <w:szCs w:val="22"/>
          <w:lang w:eastAsia="ja-JP"/>
        </w:rPr>
        <w:t xml:space="preserve">project activities throughout all Project Components. </w:t>
      </w:r>
    </w:p>
    <w:p w14:paraId="2BB02C11" w14:textId="77777777" w:rsidR="00CB53A8" w:rsidRPr="00D5163E" w:rsidRDefault="00CB53A8" w:rsidP="000B5088">
      <w:pPr>
        <w:tabs>
          <w:tab w:val="num" w:pos="900"/>
        </w:tabs>
        <w:spacing w:after="0"/>
        <w:ind w:left="720" w:right="720"/>
        <w:rPr>
          <w:rFonts w:cs="Calibri"/>
          <w:sz w:val="22"/>
          <w:szCs w:val="22"/>
          <w:lang w:eastAsia="ja-JP"/>
        </w:rPr>
      </w:pPr>
    </w:p>
    <w:p w14:paraId="7EC2C64A" w14:textId="5F5D4D3C" w:rsidR="005568D5" w:rsidRPr="00D5163E" w:rsidRDefault="00F83FD9" w:rsidP="000B5088">
      <w:pPr>
        <w:tabs>
          <w:tab w:val="num" w:pos="900"/>
        </w:tabs>
        <w:spacing w:after="0"/>
        <w:ind w:left="720" w:right="720"/>
        <w:rPr>
          <w:rFonts w:cs="Calibri"/>
          <w:sz w:val="22"/>
          <w:szCs w:val="22"/>
        </w:rPr>
      </w:pPr>
      <w:r w:rsidRPr="00D5163E">
        <w:rPr>
          <w:rFonts w:cs="Calibri"/>
          <w:sz w:val="22"/>
          <w:szCs w:val="22"/>
          <w:lang w:eastAsia="ja-JP"/>
        </w:rPr>
        <w:t>T</w:t>
      </w:r>
      <w:r w:rsidR="005C6C29" w:rsidRPr="00D5163E">
        <w:rPr>
          <w:rFonts w:cs="Calibri"/>
          <w:sz w:val="22"/>
          <w:szCs w:val="22"/>
          <w:lang w:eastAsia="ja-JP"/>
        </w:rPr>
        <w:t>he project risk categorization</w:t>
      </w:r>
      <w:r w:rsidRPr="00D5163E">
        <w:rPr>
          <w:rFonts w:cs="Calibri"/>
          <w:sz w:val="22"/>
          <w:szCs w:val="22"/>
          <w:lang w:eastAsia="ja-JP"/>
        </w:rPr>
        <w:t xml:space="preserve"> following from the </w:t>
      </w:r>
      <w:r w:rsidRPr="00D5163E">
        <w:rPr>
          <w:rFonts w:cs="Calibri"/>
          <w:noProof/>
          <w:sz w:val="22"/>
          <w:szCs w:val="22"/>
          <w:lang w:eastAsia="zh-CN"/>
        </w:rPr>
        <w:t xml:space="preserve">Social and Environmental Screening Report as described in </w:t>
      </w:r>
      <w:r w:rsidRPr="00D5163E">
        <w:rPr>
          <w:rFonts w:cs="Calibri"/>
          <w:b/>
          <w:noProof/>
          <w:sz w:val="22"/>
          <w:szCs w:val="22"/>
          <w:lang w:eastAsia="zh-CN"/>
        </w:rPr>
        <w:t>Annex F</w:t>
      </w:r>
      <w:r w:rsidR="005C6C29" w:rsidRPr="00D5163E">
        <w:rPr>
          <w:rFonts w:cs="Calibri"/>
          <w:sz w:val="22"/>
          <w:szCs w:val="22"/>
          <w:lang w:eastAsia="ja-JP"/>
        </w:rPr>
        <w:t xml:space="preserve"> is </w:t>
      </w:r>
      <w:r w:rsidRPr="00D5163E">
        <w:rPr>
          <w:rFonts w:cs="Calibri"/>
          <w:b/>
          <w:i/>
          <w:sz w:val="22"/>
          <w:szCs w:val="22"/>
          <w:lang w:eastAsia="ja-JP"/>
        </w:rPr>
        <w:t>Moderate</w:t>
      </w:r>
      <w:r w:rsidR="005C6C29" w:rsidRPr="00D5163E">
        <w:rPr>
          <w:rFonts w:cs="Calibri"/>
          <w:sz w:val="22"/>
          <w:szCs w:val="22"/>
          <w:lang w:eastAsia="ja-JP"/>
        </w:rPr>
        <w:t>.</w:t>
      </w:r>
    </w:p>
    <w:p w14:paraId="036C5494" w14:textId="7C49EA1E" w:rsidR="00273F0F" w:rsidRPr="00D5163E" w:rsidRDefault="00273F0F" w:rsidP="007E081C">
      <w:pPr>
        <w:spacing w:after="0"/>
        <w:ind w:left="720"/>
        <w:rPr>
          <w:rFonts w:cs="Calibri"/>
          <w:noProof/>
          <w:sz w:val="22"/>
          <w:szCs w:val="22"/>
          <w:lang w:eastAsia="zh-CN"/>
        </w:rPr>
      </w:pPr>
    </w:p>
    <w:p w14:paraId="01B9A8A0" w14:textId="77777777" w:rsidR="00B7683E" w:rsidRPr="00D5163E" w:rsidRDefault="00B7683E" w:rsidP="007E081C">
      <w:pPr>
        <w:spacing w:after="0"/>
        <w:ind w:left="720"/>
        <w:rPr>
          <w:rFonts w:cs="Calibri"/>
          <w:i/>
          <w:sz w:val="22"/>
          <w:szCs w:val="22"/>
        </w:rPr>
      </w:pPr>
    </w:p>
    <w:p w14:paraId="4A86A7E3" w14:textId="77777777" w:rsidR="00E1380F" w:rsidRPr="00D5163E" w:rsidRDefault="001377A7" w:rsidP="007E081C">
      <w:pPr>
        <w:spacing w:after="0"/>
        <w:ind w:left="720"/>
        <w:rPr>
          <w:rFonts w:cs="Arial"/>
          <w:noProof/>
          <w:szCs w:val="20"/>
          <w:lang w:eastAsia="zh-CN"/>
        </w:rPr>
      </w:pPr>
      <w:r w:rsidRPr="00D5163E">
        <w:rPr>
          <w:rFonts w:cs="Arial"/>
          <w:noProof/>
          <w:szCs w:val="20"/>
          <w:lang w:eastAsia="zh-CN"/>
        </w:rPr>
        <w:t>.</w:t>
      </w:r>
    </w:p>
    <w:p w14:paraId="16823ACD" w14:textId="0F2539A7" w:rsidR="00E1380F" w:rsidRPr="00D5163E" w:rsidRDefault="00E1380F" w:rsidP="007E081C">
      <w:pPr>
        <w:tabs>
          <w:tab w:val="left" w:pos="7400"/>
        </w:tabs>
        <w:rPr>
          <w:rFonts w:cs="Arial"/>
          <w:szCs w:val="20"/>
          <w:lang w:eastAsia="zh-CN"/>
        </w:rPr>
      </w:pPr>
    </w:p>
    <w:p w14:paraId="6BAC697E" w14:textId="77777777" w:rsidR="005E0744" w:rsidRPr="00D5163E" w:rsidRDefault="005E0744" w:rsidP="007E081C">
      <w:pPr>
        <w:pStyle w:val="Heading1"/>
        <w:spacing w:before="0" w:after="60"/>
        <w:rPr>
          <w:rFonts w:ascii="Calibri" w:hAnsi="Calibri"/>
          <w:szCs w:val="28"/>
        </w:rPr>
        <w:sectPr w:rsidR="005E0744" w:rsidRPr="00D5163E" w:rsidSect="00E16A63">
          <w:pgSz w:w="12240" w:h="15840" w:code="1"/>
          <w:pgMar w:top="720" w:right="720" w:bottom="720" w:left="720" w:header="720" w:footer="432" w:gutter="0"/>
          <w:cols w:space="708"/>
          <w:titlePg/>
          <w:docGrid w:linePitch="360"/>
        </w:sectPr>
      </w:pPr>
    </w:p>
    <w:p w14:paraId="6E96CE4C" w14:textId="3EAC1B9F" w:rsidR="0053408E" w:rsidRPr="00D5163E" w:rsidRDefault="0053408E" w:rsidP="007E081C">
      <w:pPr>
        <w:pStyle w:val="Heading1"/>
        <w:spacing w:before="0" w:after="60"/>
        <w:rPr>
          <w:rFonts w:ascii="Calibri" w:hAnsi="Calibri"/>
          <w:szCs w:val="28"/>
        </w:rPr>
      </w:pPr>
      <w:bookmarkStart w:id="24" w:name="_Toc526869207"/>
      <w:r w:rsidRPr="00D5163E">
        <w:rPr>
          <w:rFonts w:ascii="Calibri" w:hAnsi="Calibri"/>
          <w:szCs w:val="28"/>
        </w:rPr>
        <w:lastRenderedPageBreak/>
        <w:t>Project Results Framework</w:t>
      </w:r>
      <w:bookmarkEnd w:id="24"/>
    </w:p>
    <w:tbl>
      <w:tblPr>
        <w:tblW w:w="1368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0"/>
      </w:tblGrid>
      <w:tr w:rsidR="00692386" w:rsidRPr="00D5163E" w14:paraId="6E0114B0" w14:textId="77777777" w:rsidTr="004A66A3">
        <w:trPr>
          <w:trHeight w:val="305"/>
        </w:trPr>
        <w:tc>
          <w:tcPr>
            <w:tcW w:w="13680" w:type="dxa"/>
            <w:shd w:val="pct12" w:color="auto" w:fill="auto"/>
          </w:tcPr>
          <w:p w14:paraId="2A753864" w14:textId="77777777" w:rsidR="00692386" w:rsidRPr="00D5163E" w:rsidRDefault="00692386" w:rsidP="007E081C">
            <w:pPr>
              <w:spacing w:after="0"/>
              <w:rPr>
                <w:rFonts w:cs="Calibri"/>
                <w:sz w:val="18"/>
                <w:szCs w:val="18"/>
              </w:rPr>
            </w:pPr>
            <w:r w:rsidRPr="00D5163E">
              <w:rPr>
                <w:rFonts w:cs="Calibri"/>
                <w:b/>
                <w:sz w:val="18"/>
                <w:szCs w:val="18"/>
              </w:rPr>
              <w:t xml:space="preserve">This project will contribute to the following Sustainable Development Goal (s):  </w:t>
            </w:r>
            <w:r w:rsidR="004A66A3" w:rsidRPr="00D5163E">
              <w:rPr>
                <w:rFonts w:cs="Arial"/>
                <w:szCs w:val="20"/>
              </w:rPr>
              <w:t>UNPDF/CPD Outcome 3 --</w:t>
            </w:r>
            <w:r w:rsidR="004A66A3" w:rsidRPr="00D5163E">
              <w:rPr>
                <w:rFonts w:ascii="Myriad Pro" w:hAnsi="Myriad Pro"/>
                <w:color w:val="000000"/>
                <w:sz w:val="16"/>
                <w:szCs w:val="16"/>
              </w:rPr>
              <w:t xml:space="preserve"> By 2020, Indonesia is sustainably managing its natural resources, on land and at sea, with an increased resilience to the effects of climate change, disaster and other shocks</w:t>
            </w:r>
          </w:p>
        </w:tc>
      </w:tr>
      <w:tr w:rsidR="00692386" w:rsidRPr="00D5163E" w14:paraId="6767E8F5" w14:textId="77777777" w:rsidTr="004A66A3">
        <w:trPr>
          <w:trHeight w:val="287"/>
        </w:trPr>
        <w:tc>
          <w:tcPr>
            <w:tcW w:w="13680" w:type="dxa"/>
            <w:shd w:val="pct12" w:color="auto" w:fill="auto"/>
          </w:tcPr>
          <w:p w14:paraId="3A83A544" w14:textId="77777777" w:rsidR="00692386" w:rsidRPr="00D5163E" w:rsidRDefault="00692386" w:rsidP="002C2489">
            <w:pPr>
              <w:spacing w:after="0"/>
              <w:rPr>
                <w:rFonts w:cs="Calibri"/>
                <w:b/>
                <w:sz w:val="18"/>
                <w:szCs w:val="18"/>
              </w:rPr>
            </w:pPr>
            <w:r w:rsidRPr="00D5163E">
              <w:rPr>
                <w:rFonts w:cs="Calibri"/>
                <w:b/>
                <w:bCs/>
                <w:sz w:val="18"/>
                <w:szCs w:val="18"/>
              </w:rPr>
              <w:t xml:space="preserve">This project will contribute to the following country outcome included in the UNDAF/Country Program Document:  </w:t>
            </w:r>
            <w:r w:rsidR="004A66A3" w:rsidRPr="00D5163E">
              <w:rPr>
                <w:rFonts w:cs="Arial"/>
                <w:b/>
                <w:szCs w:val="20"/>
              </w:rPr>
              <w:t xml:space="preserve">CPD Indicative Outputs -- </w:t>
            </w:r>
            <w:r w:rsidR="004A66A3" w:rsidRPr="00D5163E">
              <w:rPr>
                <w:rFonts w:ascii="Myriad Pro" w:hAnsi="Myriad Pro"/>
                <w:color w:val="000000"/>
                <w:sz w:val="16"/>
                <w:szCs w:val="16"/>
              </w:rPr>
              <w:t>2.2.1. National energy policies and guideline developed and integrated into sub- national development plan.</w:t>
            </w:r>
            <w:r w:rsidR="004A66A3" w:rsidRPr="00D5163E">
              <w:rPr>
                <w:rFonts w:ascii="MS Mincho" w:eastAsia="MS Mincho" w:hAnsi="MS Mincho"/>
                <w:color w:val="000000"/>
                <w:sz w:val="16"/>
                <w:szCs w:val="16"/>
              </w:rPr>
              <w:t> </w:t>
            </w:r>
            <w:r w:rsidR="004A66A3" w:rsidRPr="00D5163E">
              <w:rPr>
                <w:rFonts w:ascii="Myriad Pro" w:hAnsi="Myriad Pro"/>
                <w:color w:val="000000"/>
                <w:sz w:val="16"/>
                <w:szCs w:val="16"/>
              </w:rPr>
              <w:t>2.2.2. Sub-national authorities and key partners are able to implement programmes, mobilize resources and develop public-private partnership for RE/EE, which will contribute to the reduction of national greenhouse gases emission.</w:t>
            </w:r>
          </w:p>
        </w:tc>
      </w:tr>
      <w:tr w:rsidR="00692386" w:rsidRPr="00D5163E" w14:paraId="357CF4AB" w14:textId="77777777" w:rsidTr="004A66A3">
        <w:trPr>
          <w:trHeight w:val="544"/>
        </w:trPr>
        <w:tc>
          <w:tcPr>
            <w:tcW w:w="13680" w:type="dxa"/>
            <w:shd w:val="pct12" w:color="auto" w:fill="auto"/>
          </w:tcPr>
          <w:p w14:paraId="1860F53E" w14:textId="77777777" w:rsidR="00692386" w:rsidRPr="00D5163E" w:rsidRDefault="00692386" w:rsidP="002C2489">
            <w:pPr>
              <w:spacing w:after="0"/>
              <w:rPr>
                <w:rFonts w:cs="Calibri"/>
                <w:i/>
                <w:sz w:val="18"/>
                <w:szCs w:val="18"/>
              </w:rPr>
            </w:pPr>
            <w:r w:rsidRPr="00D5163E">
              <w:rPr>
                <w:rFonts w:cs="Calibri"/>
                <w:b/>
                <w:bCs/>
                <w:sz w:val="18"/>
                <w:szCs w:val="18"/>
              </w:rPr>
              <w:t>This project will be linked to the following output of the UNDP Strategic Plan:</w:t>
            </w:r>
          </w:p>
          <w:p w14:paraId="5AAD1720" w14:textId="77777777" w:rsidR="00692386" w:rsidRPr="00D5163E" w:rsidRDefault="00692386" w:rsidP="007E081C">
            <w:pPr>
              <w:spacing w:after="0"/>
              <w:rPr>
                <w:rFonts w:cs="Calibri"/>
                <w:sz w:val="18"/>
                <w:szCs w:val="18"/>
              </w:rPr>
            </w:pPr>
            <w:r w:rsidRPr="00D5163E">
              <w:rPr>
                <w:rFonts w:cs="Calibri"/>
                <w:sz w:val="18"/>
                <w:szCs w:val="18"/>
              </w:rPr>
              <w:t>Output 1.4:  Scaled up action on climate change adaptation and mitigation cross sectors which is funded and implemented.</w:t>
            </w:r>
          </w:p>
          <w:p w14:paraId="3D5D0B08" w14:textId="77777777" w:rsidR="00692386" w:rsidRPr="00D5163E" w:rsidRDefault="00692386" w:rsidP="007E081C">
            <w:pPr>
              <w:spacing w:after="0"/>
              <w:rPr>
                <w:rFonts w:cs="Calibri"/>
                <w:i/>
                <w:sz w:val="18"/>
                <w:szCs w:val="18"/>
              </w:rPr>
            </w:pPr>
            <w:r w:rsidRPr="00D5163E">
              <w:rPr>
                <w:rFonts w:cs="Calibri"/>
                <w:sz w:val="18"/>
                <w:szCs w:val="18"/>
              </w:rPr>
              <w:t>Output 1.5:  Inclusive and sustainable solutions adopted to achieve increased energy efficiency and universal modern energy access (especially off-grid sources of renewable energy)</w:t>
            </w:r>
          </w:p>
        </w:tc>
      </w:tr>
    </w:tbl>
    <w:p w14:paraId="15C317E5" w14:textId="77777777" w:rsidR="003C0446" w:rsidRPr="00D5163E" w:rsidRDefault="008B7F96" w:rsidP="002C2489">
      <w:pPr>
        <w:rPr>
          <w:i/>
          <w:szCs w:val="20"/>
        </w:rPr>
      </w:pPr>
      <w:r w:rsidRPr="00D5163E">
        <w:rPr>
          <w:i/>
          <w:szCs w:val="20"/>
        </w:rPr>
        <w:t xml:space="preserve"> </w:t>
      </w:r>
    </w:p>
    <w:tbl>
      <w:tblPr>
        <w:tblW w:w="1368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2070"/>
        <w:gridCol w:w="1800"/>
        <w:gridCol w:w="2070"/>
        <w:gridCol w:w="2250"/>
        <w:gridCol w:w="2970"/>
      </w:tblGrid>
      <w:tr w:rsidR="00692386" w:rsidRPr="00D5163E" w14:paraId="7A3AD5D0" w14:textId="77777777" w:rsidTr="00C368C2">
        <w:trPr>
          <w:trHeight w:val="913"/>
          <w:tblHeader/>
        </w:trPr>
        <w:tc>
          <w:tcPr>
            <w:tcW w:w="2520" w:type="dxa"/>
            <w:shd w:val="pct12" w:color="auto" w:fill="auto"/>
            <w:vAlign w:val="center"/>
          </w:tcPr>
          <w:p w14:paraId="78786283" w14:textId="77777777" w:rsidR="00692386" w:rsidRPr="00D5163E" w:rsidRDefault="00692386" w:rsidP="007E081C">
            <w:pPr>
              <w:spacing w:after="0"/>
              <w:rPr>
                <w:rFonts w:cs="Calibri"/>
                <w:b/>
                <w:bCs/>
                <w:sz w:val="18"/>
                <w:szCs w:val="18"/>
              </w:rPr>
            </w:pPr>
          </w:p>
        </w:tc>
        <w:tc>
          <w:tcPr>
            <w:tcW w:w="2070" w:type="dxa"/>
            <w:shd w:val="pct12" w:color="auto" w:fill="auto"/>
            <w:vAlign w:val="center"/>
          </w:tcPr>
          <w:p w14:paraId="3D682FE1" w14:textId="77777777" w:rsidR="00692386" w:rsidRPr="00D5163E" w:rsidRDefault="00692386" w:rsidP="007E081C">
            <w:pPr>
              <w:spacing w:after="0"/>
              <w:jc w:val="center"/>
              <w:rPr>
                <w:rFonts w:cs="Calibri"/>
                <w:b/>
                <w:bCs/>
                <w:sz w:val="18"/>
                <w:szCs w:val="18"/>
              </w:rPr>
            </w:pPr>
            <w:r w:rsidRPr="00D5163E">
              <w:rPr>
                <w:rFonts w:cs="Calibri"/>
                <w:b/>
                <w:bCs/>
                <w:sz w:val="18"/>
                <w:szCs w:val="18"/>
              </w:rPr>
              <w:t>Objective and Outcome Indicators</w:t>
            </w:r>
          </w:p>
        </w:tc>
        <w:tc>
          <w:tcPr>
            <w:tcW w:w="1800" w:type="dxa"/>
            <w:shd w:val="pct12" w:color="auto" w:fill="auto"/>
            <w:vAlign w:val="center"/>
          </w:tcPr>
          <w:p w14:paraId="6101A0FB" w14:textId="77777777" w:rsidR="00692386" w:rsidRPr="00D5163E" w:rsidRDefault="00692386" w:rsidP="007E081C">
            <w:pPr>
              <w:spacing w:after="0"/>
              <w:jc w:val="center"/>
              <w:rPr>
                <w:rFonts w:cs="Calibri"/>
                <w:b/>
                <w:bCs/>
                <w:sz w:val="18"/>
                <w:szCs w:val="18"/>
              </w:rPr>
            </w:pPr>
            <w:r w:rsidRPr="00D5163E">
              <w:rPr>
                <w:rFonts w:cs="Calibri"/>
                <w:b/>
                <w:bCs/>
                <w:sz w:val="18"/>
                <w:szCs w:val="18"/>
              </w:rPr>
              <w:t>Baseline</w:t>
            </w:r>
          </w:p>
        </w:tc>
        <w:tc>
          <w:tcPr>
            <w:tcW w:w="2070" w:type="dxa"/>
            <w:shd w:val="pct12" w:color="auto" w:fill="auto"/>
            <w:vAlign w:val="center"/>
          </w:tcPr>
          <w:p w14:paraId="168999A6" w14:textId="3F7938EB" w:rsidR="00692386" w:rsidRPr="00D5163E" w:rsidRDefault="00692386" w:rsidP="007E081C">
            <w:pPr>
              <w:spacing w:after="0"/>
              <w:jc w:val="center"/>
              <w:rPr>
                <w:rFonts w:cs="Calibri"/>
                <w:b/>
                <w:bCs/>
                <w:sz w:val="18"/>
                <w:szCs w:val="18"/>
              </w:rPr>
            </w:pPr>
            <w:r w:rsidRPr="00D5163E">
              <w:rPr>
                <w:rFonts w:cs="Calibri"/>
                <w:b/>
                <w:bCs/>
                <w:sz w:val="18"/>
                <w:szCs w:val="18"/>
              </w:rPr>
              <w:t>Mid-term Target (</w:t>
            </w:r>
            <w:r w:rsidR="00273F0F" w:rsidRPr="00D5163E">
              <w:rPr>
                <w:rFonts w:cs="Calibri"/>
                <w:b/>
                <w:bCs/>
                <w:sz w:val="18"/>
                <w:szCs w:val="18"/>
              </w:rPr>
              <w:t>2020</w:t>
            </w:r>
            <w:r w:rsidRPr="00D5163E">
              <w:rPr>
                <w:rFonts w:cs="Calibri"/>
                <w:b/>
                <w:bCs/>
                <w:sz w:val="18"/>
                <w:szCs w:val="18"/>
              </w:rPr>
              <w:t>)</w:t>
            </w:r>
          </w:p>
        </w:tc>
        <w:tc>
          <w:tcPr>
            <w:tcW w:w="2250" w:type="dxa"/>
            <w:shd w:val="pct12" w:color="auto" w:fill="auto"/>
            <w:vAlign w:val="center"/>
          </w:tcPr>
          <w:p w14:paraId="37D82E53" w14:textId="029B5C4C" w:rsidR="00692386" w:rsidRPr="00D5163E" w:rsidRDefault="00692386" w:rsidP="0071552D">
            <w:pPr>
              <w:spacing w:after="0"/>
              <w:jc w:val="center"/>
              <w:rPr>
                <w:rFonts w:cs="Calibri"/>
                <w:b/>
                <w:bCs/>
                <w:sz w:val="18"/>
                <w:szCs w:val="18"/>
              </w:rPr>
            </w:pPr>
            <w:r w:rsidRPr="00D5163E">
              <w:rPr>
                <w:rFonts w:cs="Calibri"/>
                <w:b/>
                <w:bCs/>
                <w:sz w:val="18"/>
                <w:szCs w:val="18"/>
              </w:rPr>
              <w:t>End of Project (EOP) Target (</w:t>
            </w:r>
            <w:r w:rsidR="0071552D" w:rsidRPr="00D5163E">
              <w:rPr>
                <w:rFonts w:cs="Calibri"/>
                <w:b/>
                <w:bCs/>
                <w:sz w:val="18"/>
                <w:szCs w:val="18"/>
              </w:rPr>
              <w:t>2022</w:t>
            </w:r>
            <w:r w:rsidRPr="00D5163E">
              <w:rPr>
                <w:rFonts w:cs="Calibri"/>
                <w:b/>
                <w:bCs/>
                <w:sz w:val="18"/>
                <w:szCs w:val="18"/>
              </w:rPr>
              <w:t>)</w:t>
            </w:r>
          </w:p>
        </w:tc>
        <w:tc>
          <w:tcPr>
            <w:tcW w:w="2970" w:type="dxa"/>
            <w:shd w:val="pct12" w:color="auto" w:fill="auto"/>
            <w:vAlign w:val="center"/>
          </w:tcPr>
          <w:p w14:paraId="7B7608C1" w14:textId="77777777" w:rsidR="00692386" w:rsidRPr="00D5163E" w:rsidRDefault="00692386" w:rsidP="007E081C">
            <w:pPr>
              <w:spacing w:after="0"/>
              <w:jc w:val="center"/>
              <w:rPr>
                <w:rFonts w:cs="Calibri"/>
                <w:b/>
                <w:bCs/>
                <w:sz w:val="18"/>
                <w:szCs w:val="18"/>
              </w:rPr>
            </w:pPr>
            <w:r w:rsidRPr="00D5163E">
              <w:rPr>
                <w:rFonts w:cs="Calibri"/>
                <w:b/>
                <w:bCs/>
                <w:sz w:val="18"/>
                <w:szCs w:val="18"/>
              </w:rPr>
              <w:t>Assumptions</w:t>
            </w:r>
          </w:p>
        </w:tc>
      </w:tr>
      <w:tr w:rsidR="00692386" w:rsidRPr="00D5163E" w14:paraId="376DCAC6" w14:textId="77777777" w:rsidTr="00692386">
        <w:trPr>
          <w:trHeight w:val="737"/>
        </w:trPr>
        <w:tc>
          <w:tcPr>
            <w:tcW w:w="2520" w:type="dxa"/>
            <w:vMerge w:val="restart"/>
            <w:shd w:val="pct12" w:color="auto" w:fill="auto"/>
          </w:tcPr>
          <w:p w14:paraId="3E297696" w14:textId="77777777" w:rsidR="00692386" w:rsidRPr="00D5163E" w:rsidRDefault="00692386" w:rsidP="002C2489">
            <w:pPr>
              <w:spacing w:after="0"/>
              <w:rPr>
                <w:rFonts w:cs="Calibri"/>
                <w:b/>
                <w:bCs/>
                <w:sz w:val="18"/>
                <w:szCs w:val="18"/>
              </w:rPr>
            </w:pPr>
            <w:r w:rsidRPr="00D5163E">
              <w:rPr>
                <w:rFonts w:cs="Calibri"/>
                <w:b/>
                <w:bCs/>
                <w:sz w:val="18"/>
                <w:szCs w:val="18"/>
              </w:rPr>
              <w:t>Project Objective</w:t>
            </w:r>
          </w:p>
          <w:p w14:paraId="57B7333B" w14:textId="40E19168" w:rsidR="00692386" w:rsidRPr="00D5163E" w:rsidRDefault="00692386" w:rsidP="007E081C">
            <w:pPr>
              <w:spacing w:after="0"/>
              <w:rPr>
                <w:rFonts w:cs="Calibri"/>
                <w:b/>
                <w:bCs/>
                <w:sz w:val="18"/>
                <w:szCs w:val="18"/>
              </w:rPr>
            </w:pPr>
            <w:r w:rsidRPr="00D5163E">
              <w:rPr>
                <w:rFonts w:cs="Calibri"/>
                <w:sz w:val="18"/>
                <w:szCs w:val="18"/>
              </w:rPr>
              <w:t xml:space="preserve">To </w:t>
            </w:r>
            <w:r w:rsidR="00C749D2" w:rsidRPr="00D5163E">
              <w:rPr>
                <w:rFonts w:cs="Calibri"/>
                <w:sz w:val="18"/>
                <w:szCs w:val="18"/>
              </w:rPr>
              <w:t xml:space="preserve">increase the penetration of high quality energy efficient lighting technologies in Indonesia through the </w:t>
            </w:r>
            <w:r w:rsidRPr="00D5163E">
              <w:rPr>
                <w:rFonts w:cs="Calibri"/>
                <w:sz w:val="18"/>
                <w:szCs w:val="18"/>
              </w:rPr>
              <w:t>transformation of the national market, thereby reducing electricity demand and the related greenhouse gas (GHG) emissions.</w:t>
            </w:r>
          </w:p>
        </w:tc>
        <w:tc>
          <w:tcPr>
            <w:tcW w:w="2070" w:type="dxa"/>
          </w:tcPr>
          <w:p w14:paraId="2A353700" w14:textId="77777777" w:rsidR="00692386" w:rsidRPr="00D5163E" w:rsidRDefault="00692386" w:rsidP="00DD7CE7">
            <w:pPr>
              <w:numPr>
                <w:ilvl w:val="0"/>
                <w:numId w:val="18"/>
              </w:numPr>
              <w:tabs>
                <w:tab w:val="num" w:pos="126"/>
                <w:tab w:val="num" w:pos="450"/>
              </w:tabs>
              <w:spacing w:after="0"/>
              <w:ind w:left="126" w:hanging="126"/>
              <w:rPr>
                <w:rFonts w:ascii="Times New Roman" w:hAnsi="Times New Roman" w:cs="Calibri"/>
                <w:noProof/>
                <w:sz w:val="18"/>
                <w:szCs w:val="18"/>
              </w:rPr>
            </w:pPr>
            <w:r w:rsidRPr="00D5163E">
              <w:rPr>
                <w:rFonts w:cs="Calibri"/>
                <w:sz w:val="18"/>
                <w:szCs w:val="18"/>
              </w:rPr>
              <w:t>Cumulative electricity savings by EOP, GWh</w:t>
            </w:r>
          </w:p>
        </w:tc>
        <w:tc>
          <w:tcPr>
            <w:tcW w:w="1800" w:type="dxa"/>
          </w:tcPr>
          <w:p w14:paraId="568BC94D" w14:textId="77777777" w:rsidR="00692386" w:rsidRPr="00D5163E" w:rsidRDefault="00692386" w:rsidP="00DD7CE7">
            <w:pPr>
              <w:numPr>
                <w:ilvl w:val="0"/>
                <w:numId w:val="18"/>
              </w:numPr>
              <w:tabs>
                <w:tab w:val="num" w:pos="126"/>
                <w:tab w:val="num" w:pos="450"/>
              </w:tabs>
              <w:spacing w:after="0"/>
              <w:ind w:left="126" w:hanging="126"/>
              <w:rPr>
                <w:rFonts w:ascii="Times New Roman" w:hAnsi="Times New Roman" w:cs="Calibri"/>
                <w:noProof/>
                <w:sz w:val="18"/>
                <w:szCs w:val="18"/>
              </w:rPr>
            </w:pPr>
            <w:r w:rsidRPr="00D5163E">
              <w:rPr>
                <w:rFonts w:cs="Calibri"/>
                <w:sz w:val="18"/>
                <w:szCs w:val="18"/>
              </w:rPr>
              <w:t>0</w:t>
            </w:r>
          </w:p>
          <w:p w14:paraId="4BB661B1" w14:textId="77777777" w:rsidR="00692386" w:rsidRPr="00D5163E" w:rsidRDefault="00692386" w:rsidP="007E081C">
            <w:pPr>
              <w:tabs>
                <w:tab w:val="num" w:pos="450"/>
              </w:tabs>
              <w:spacing w:after="0"/>
              <w:ind w:left="126"/>
              <w:rPr>
                <w:rFonts w:cs="Calibri"/>
                <w:sz w:val="18"/>
                <w:szCs w:val="18"/>
              </w:rPr>
            </w:pPr>
          </w:p>
        </w:tc>
        <w:tc>
          <w:tcPr>
            <w:tcW w:w="2070" w:type="dxa"/>
          </w:tcPr>
          <w:p w14:paraId="2ECEB186" w14:textId="07D28E0D" w:rsidR="00692386" w:rsidRPr="00D5163E" w:rsidRDefault="00692386" w:rsidP="0097400E">
            <w:pPr>
              <w:numPr>
                <w:ilvl w:val="0"/>
                <w:numId w:val="18"/>
              </w:numPr>
              <w:tabs>
                <w:tab w:val="num" w:pos="450"/>
              </w:tabs>
              <w:spacing w:after="0"/>
              <w:jc w:val="left"/>
              <w:rPr>
                <w:rFonts w:ascii="Times New Roman" w:hAnsi="Times New Roman" w:cs="Calibri"/>
                <w:noProof/>
                <w:sz w:val="18"/>
                <w:szCs w:val="18"/>
              </w:rPr>
            </w:pPr>
            <w:r w:rsidRPr="00D5163E">
              <w:rPr>
                <w:rFonts w:cs="Calibri"/>
                <w:sz w:val="18"/>
                <w:szCs w:val="18"/>
              </w:rPr>
              <w:t>17.27 GWh</w:t>
            </w:r>
            <w:r w:rsidR="00A14C95" w:rsidRPr="00D5163E">
              <w:rPr>
                <w:rFonts w:cs="Calibri"/>
                <w:sz w:val="18"/>
                <w:szCs w:val="18"/>
              </w:rPr>
              <w:br/>
              <w:t>(62,172,000 MJ)</w:t>
            </w:r>
          </w:p>
          <w:p w14:paraId="4A7D1C93" w14:textId="77777777" w:rsidR="00692386" w:rsidRPr="00D5163E" w:rsidRDefault="00692386" w:rsidP="007E081C">
            <w:pPr>
              <w:tabs>
                <w:tab w:val="num" w:pos="450"/>
              </w:tabs>
              <w:spacing w:after="0"/>
              <w:rPr>
                <w:rFonts w:cs="Calibri"/>
                <w:i/>
                <w:sz w:val="18"/>
                <w:szCs w:val="18"/>
              </w:rPr>
            </w:pPr>
          </w:p>
        </w:tc>
        <w:tc>
          <w:tcPr>
            <w:tcW w:w="2250" w:type="dxa"/>
          </w:tcPr>
          <w:p w14:paraId="3CBE0466" w14:textId="6116245C" w:rsidR="00692386" w:rsidRPr="00D5163E" w:rsidRDefault="00692386" w:rsidP="00DD7CE7">
            <w:pPr>
              <w:numPr>
                <w:ilvl w:val="0"/>
                <w:numId w:val="18"/>
              </w:numPr>
              <w:tabs>
                <w:tab w:val="num" w:pos="126"/>
                <w:tab w:val="num" w:pos="450"/>
              </w:tabs>
              <w:spacing w:after="0"/>
              <w:ind w:left="126" w:hanging="126"/>
              <w:jc w:val="left"/>
              <w:rPr>
                <w:rFonts w:ascii="Times New Roman" w:hAnsi="Times New Roman" w:cs="Calibri"/>
                <w:noProof/>
                <w:sz w:val="18"/>
                <w:szCs w:val="18"/>
              </w:rPr>
            </w:pPr>
            <w:r w:rsidRPr="00D5163E">
              <w:rPr>
                <w:rFonts w:cs="Calibri"/>
                <w:sz w:val="18"/>
                <w:szCs w:val="18"/>
              </w:rPr>
              <w:t>77.45 GWh</w:t>
            </w:r>
            <w:r w:rsidR="00AC2846" w:rsidRPr="00D5163E">
              <w:rPr>
                <w:rFonts w:cs="Calibri"/>
                <w:sz w:val="18"/>
                <w:szCs w:val="18"/>
              </w:rPr>
              <w:t xml:space="preserve"> </w:t>
            </w:r>
            <w:r w:rsidR="00AC2846" w:rsidRPr="00D5163E">
              <w:rPr>
                <w:rFonts w:cs="Calibri"/>
                <w:sz w:val="18"/>
                <w:szCs w:val="18"/>
              </w:rPr>
              <w:br/>
              <w:t>(278,820,000 MJ)</w:t>
            </w:r>
          </w:p>
          <w:p w14:paraId="60BBA474" w14:textId="77777777" w:rsidR="00692386" w:rsidRPr="00D5163E" w:rsidRDefault="00692386" w:rsidP="007E081C">
            <w:pPr>
              <w:tabs>
                <w:tab w:val="num" w:pos="450"/>
              </w:tabs>
              <w:spacing w:after="0"/>
              <w:ind w:left="126"/>
              <w:rPr>
                <w:rFonts w:cs="Calibri"/>
                <w:sz w:val="18"/>
                <w:szCs w:val="18"/>
              </w:rPr>
            </w:pPr>
          </w:p>
        </w:tc>
        <w:tc>
          <w:tcPr>
            <w:tcW w:w="2970" w:type="dxa"/>
            <w:vMerge w:val="restart"/>
          </w:tcPr>
          <w:p w14:paraId="19A0E975" w14:textId="77777777" w:rsidR="00692386" w:rsidRPr="00D5163E" w:rsidRDefault="00692386" w:rsidP="00DD7CE7">
            <w:pPr>
              <w:numPr>
                <w:ilvl w:val="0"/>
                <w:numId w:val="18"/>
              </w:numPr>
              <w:tabs>
                <w:tab w:val="num" w:pos="126"/>
                <w:tab w:val="num" w:pos="450"/>
              </w:tabs>
              <w:spacing w:after="0"/>
              <w:ind w:left="126" w:hanging="126"/>
              <w:rPr>
                <w:rFonts w:ascii="Times New Roman" w:hAnsi="Times New Roman"/>
                <w:noProof/>
                <w:sz w:val="18"/>
                <w:szCs w:val="18"/>
              </w:rPr>
            </w:pPr>
            <w:r w:rsidRPr="00D5163E">
              <w:rPr>
                <w:sz w:val="18"/>
                <w:szCs w:val="18"/>
              </w:rPr>
              <w:t xml:space="preserve">Petroleum products and electricity prices will be at levels that make energy efficiency projects, particularly energy efficient lighting (EEL), basically LED manufacturing and application, competitive and cost effective  </w:t>
            </w:r>
          </w:p>
          <w:p w14:paraId="1E2117AA" w14:textId="77777777" w:rsidR="00692386" w:rsidRPr="00D5163E" w:rsidRDefault="00692386" w:rsidP="00DD7CE7">
            <w:pPr>
              <w:numPr>
                <w:ilvl w:val="0"/>
                <w:numId w:val="18"/>
              </w:numPr>
              <w:tabs>
                <w:tab w:val="num" w:pos="126"/>
                <w:tab w:val="num" w:pos="450"/>
              </w:tabs>
              <w:spacing w:after="0"/>
              <w:ind w:left="126" w:hanging="126"/>
              <w:rPr>
                <w:rFonts w:ascii="Times New Roman" w:hAnsi="Times New Roman"/>
                <w:noProof/>
                <w:sz w:val="18"/>
                <w:szCs w:val="18"/>
              </w:rPr>
            </w:pPr>
            <w:r w:rsidRPr="00D5163E">
              <w:rPr>
                <w:sz w:val="18"/>
                <w:szCs w:val="18"/>
              </w:rPr>
              <w:t>Acceptance of the benefits and business opportunities resulting from the local manufacture and application of LED</w:t>
            </w:r>
          </w:p>
          <w:p w14:paraId="4D28F5E2" w14:textId="1B328EBF" w:rsidR="00D15356" w:rsidRPr="00D5163E" w:rsidRDefault="00D15356" w:rsidP="00DD7CE7">
            <w:pPr>
              <w:numPr>
                <w:ilvl w:val="0"/>
                <w:numId w:val="18"/>
              </w:numPr>
              <w:tabs>
                <w:tab w:val="num" w:pos="126"/>
                <w:tab w:val="num" w:pos="450"/>
              </w:tabs>
              <w:spacing w:after="0"/>
              <w:ind w:left="126" w:hanging="126"/>
              <w:rPr>
                <w:rFonts w:ascii="Times New Roman" w:hAnsi="Times New Roman"/>
                <w:noProof/>
                <w:sz w:val="18"/>
                <w:szCs w:val="18"/>
              </w:rPr>
            </w:pPr>
            <w:r w:rsidRPr="00D5163E">
              <w:rPr>
                <w:rFonts w:cs="Calibri"/>
                <w:sz w:val="18"/>
                <w:szCs w:val="18"/>
              </w:rPr>
              <w:t>Women’s active participation in trainings is requested and encouraged</w:t>
            </w:r>
          </w:p>
        </w:tc>
      </w:tr>
      <w:tr w:rsidR="00692386" w:rsidRPr="00D5163E" w14:paraId="0F6BEB0F" w14:textId="77777777" w:rsidTr="00692386">
        <w:trPr>
          <w:trHeight w:val="509"/>
        </w:trPr>
        <w:tc>
          <w:tcPr>
            <w:tcW w:w="2520" w:type="dxa"/>
            <w:vMerge/>
            <w:shd w:val="pct12" w:color="auto" w:fill="auto"/>
          </w:tcPr>
          <w:p w14:paraId="0A08E872" w14:textId="77777777" w:rsidR="00692386" w:rsidRPr="00D5163E" w:rsidRDefault="00692386" w:rsidP="007E081C">
            <w:pPr>
              <w:spacing w:after="0"/>
              <w:rPr>
                <w:rFonts w:cs="Calibri"/>
                <w:b/>
                <w:bCs/>
                <w:sz w:val="18"/>
                <w:szCs w:val="18"/>
              </w:rPr>
            </w:pPr>
          </w:p>
        </w:tc>
        <w:tc>
          <w:tcPr>
            <w:tcW w:w="2070" w:type="dxa"/>
          </w:tcPr>
          <w:p w14:paraId="12CA2114" w14:textId="162AA585" w:rsidR="00692386" w:rsidRPr="00D5163E" w:rsidRDefault="00BC0193" w:rsidP="00DD7CE7">
            <w:pPr>
              <w:numPr>
                <w:ilvl w:val="0"/>
                <w:numId w:val="18"/>
              </w:numPr>
              <w:tabs>
                <w:tab w:val="num" w:pos="126"/>
                <w:tab w:val="num" w:pos="450"/>
              </w:tabs>
              <w:spacing w:after="0"/>
              <w:ind w:left="126" w:hanging="126"/>
              <w:rPr>
                <w:rFonts w:ascii="Times New Roman" w:hAnsi="Times New Roman" w:cs="Calibri"/>
                <w:noProof/>
                <w:sz w:val="18"/>
                <w:szCs w:val="18"/>
              </w:rPr>
            </w:pPr>
            <w:r w:rsidRPr="00D5163E">
              <w:rPr>
                <w:rFonts w:asciiTheme="majorHAnsi" w:eastAsia="Times New Roman" w:hAnsiTheme="majorHAnsi"/>
                <w:color w:val="000000"/>
                <w:sz w:val="18"/>
                <w:szCs w:val="18"/>
              </w:rPr>
              <w:t>D</w:t>
            </w:r>
            <w:r w:rsidR="00F96942" w:rsidRPr="00D5163E">
              <w:rPr>
                <w:rFonts w:asciiTheme="majorHAnsi" w:eastAsia="Times New Roman" w:hAnsiTheme="majorHAnsi"/>
                <w:color w:val="000000"/>
                <w:sz w:val="18"/>
                <w:szCs w:val="18"/>
              </w:rPr>
              <w:t>irect project GHG emissions mitigated</w:t>
            </w:r>
            <w:r w:rsidRPr="00D5163E">
              <w:rPr>
                <w:rFonts w:asciiTheme="majorHAnsi" w:eastAsia="Times New Roman" w:hAnsiTheme="majorHAnsi"/>
                <w:color w:val="000000"/>
                <w:sz w:val="18"/>
                <w:szCs w:val="18"/>
              </w:rPr>
              <w:t xml:space="preserve"> by EOP</w:t>
            </w:r>
            <w:r w:rsidR="00692386" w:rsidRPr="00D5163E">
              <w:rPr>
                <w:rFonts w:cs="Calibri"/>
                <w:sz w:val="18"/>
                <w:szCs w:val="18"/>
              </w:rPr>
              <w:t>, kt</w:t>
            </w:r>
            <w:r w:rsidR="00E1727E" w:rsidRPr="00D5163E">
              <w:rPr>
                <w:rFonts w:cs="Calibri"/>
                <w:sz w:val="18"/>
                <w:szCs w:val="18"/>
              </w:rPr>
              <w:t xml:space="preserve"> CO2 (GEF Core Indicator</w:t>
            </w:r>
            <w:r w:rsidR="002849D2" w:rsidRPr="00D5163E">
              <w:rPr>
                <w:rFonts w:cs="Calibri"/>
                <w:sz w:val="18"/>
                <w:szCs w:val="18"/>
              </w:rPr>
              <w:t xml:space="preserve"> 6.2)</w:t>
            </w:r>
          </w:p>
        </w:tc>
        <w:tc>
          <w:tcPr>
            <w:tcW w:w="1800" w:type="dxa"/>
          </w:tcPr>
          <w:p w14:paraId="6F63B090" w14:textId="77777777" w:rsidR="00692386" w:rsidRPr="00D5163E" w:rsidRDefault="00692386" w:rsidP="00DD7CE7">
            <w:pPr>
              <w:numPr>
                <w:ilvl w:val="0"/>
                <w:numId w:val="18"/>
              </w:numPr>
              <w:tabs>
                <w:tab w:val="num" w:pos="126"/>
                <w:tab w:val="num" w:pos="450"/>
              </w:tabs>
              <w:spacing w:after="0"/>
              <w:ind w:left="126" w:hanging="126"/>
              <w:rPr>
                <w:rFonts w:ascii="Times New Roman" w:hAnsi="Times New Roman" w:cs="Calibri"/>
                <w:b/>
                <w:noProof/>
                <w:sz w:val="18"/>
                <w:szCs w:val="18"/>
              </w:rPr>
            </w:pPr>
            <w:r w:rsidRPr="00D5163E">
              <w:rPr>
                <w:rFonts w:cs="Calibri"/>
                <w:sz w:val="18"/>
                <w:szCs w:val="18"/>
              </w:rPr>
              <w:t>0</w:t>
            </w:r>
          </w:p>
        </w:tc>
        <w:tc>
          <w:tcPr>
            <w:tcW w:w="2070" w:type="dxa"/>
          </w:tcPr>
          <w:p w14:paraId="5E797C45" w14:textId="2D182794" w:rsidR="00692386" w:rsidRPr="00D5163E" w:rsidRDefault="00692386" w:rsidP="00DD7CE7">
            <w:pPr>
              <w:numPr>
                <w:ilvl w:val="0"/>
                <w:numId w:val="18"/>
              </w:numPr>
              <w:tabs>
                <w:tab w:val="num" w:pos="126"/>
                <w:tab w:val="num" w:pos="450"/>
              </w:tabs>
              <w:spacing w:after="0"/>
              <w:ind w:left="126" w:hanging="126"/>
              <w:rPr>
                <w:rFonts w:ascii="Times New Roman" w:hAnsi="Times New Roman" w:cs="Calibri"/>
                <w:noProof/>
                <w:sz w:val="18"/>
                <w:szCs w:val="18"/>
              </w:rPr>
            </w:pPr>
            <w:r w:rsidRPr="00D5163E">
              <w:rPr>
                <w:rFonts w:cs="Calibri"/>
                <w:sz w:val="18"/>
                <w:szCs w:val="18"/>
              </w:rPr>
              <w:t>13.96 kt CO</w:t>
            </w:r>
            <w:r w:rsidRPr="00D5163E">
              <w:rPr>
                <w:rFonts w:cs="Calibri"/>
                <w:sz w:val="18"/>
                <w:szCs w:val="18"/>
                <w:vertAlign w:val="subscript"/>
              </w:rPr>
              <w:t>2</w:t>
            </w:r>
            <w:r w:rsidR="00B23D5B" w:rsidRPr="00D5163E">
              <w:rPr>
                <w:rFonts w:cs="Calibri"/>
                <w:sz w:val="18"/>
                <w:szCs w:val="18"/>
                <w:vertAlign w:val="subscript"/>
              </w:rPr>
              <w:t xml:space="preserve"> (direct by EOP)</w:t>
            </w:r>
          </w:p>
          <w:p w14:paraId="49DAA2EB" w14:textId="77777777" w:rsidR="00692386" w:rsidRPr="00D5163E" w:rsidRDefault="00692386" w:rsidP="007E081C">
            <w:pPr>
              <w:tabs>
                <w:tab w:val="num" w:pos="450"/>
              </w:tabs>
              <w:spacing w:after="0"/>
              <w:rPr>
                <w:rFonts w:cs="Calibri"/>
                <w:sz w:val="18"/>
                <w:szCs w:val="18"/>
              </w:rPr>
            </w:pPr>
          </w:p>
          <w:p w14:paraId="75A15BEC" w14:textId="62ED136F" w:rsidR="008B4705" w:rsidRPr="00D5163E" w:rsidRDefault="00B23D5B" w:rsidP="00DD7CE7">
            <w:pPr>
              <w:pStyle w:val="ListParagraph"/>
              <w:numPr>
                <w:ilvl w:val="0"/>
                <w:numId w:val="96"/>
              </w:numPr>
              <w:ind w:left="136" w:hanging="136"/>
              <w:rPr>
                <w:rFonts w:asciiTheme="majorHAnsi" w:hAnsiTheme="majorHAnsi" w:cs="Calibri"/>
                <w:sz w:val="18"/>
                <w:szCs w:val="18"/>
              </w:rPr>
            </w:pPr>
            <w:r w:rsidRPr="00D5163E">
              <w:rPr>
                <w:rFonts w:asciiTheme="majorHAnsi" w:hAnsiTheme="majorHAnsi" w:cs="Calibri"/>
                <w:sz w:val="18"/>
                <w:szCs w:val="18"/>
              </w:rPr>
              <w:t>121.76 kt CO</w:t>
            </w:r>
            <w:r w:rsidRPr="00D5163E">
              <w:rPr>
                <w:rFonts w:asciiTheme="majorHAnsi" w:hAnsiTheme="majorHAnsi" w:cs="Calibri"/>
                <w:sz w:val="18"/>
                <w:szCs w:val="18"/>
                <w:vertAlign w:val="subscript"/>
              </w:rPr>
              <w:t>2 (Lifetime direct by EOP)</w:t>
            </w:r>
          </w:p>
        </w:tc>
        <w:tc>
          <w:tcPr>
            <w:tcW w:w="2250" w:type="dxa"/>
          </w:tcPr>
          <w:p w14:paraId="4A506C69" w14:textId="312990B0" w:rsidR="00692386" w:rsidRPr="00D5163E" w:rsidRDefault="00692386" w:rsidP="00DD7CE7">
            <w:pPr>
              <w:numPr>
                <w:ilvl w:val="0"/>
                <w:numId w:val="18"/>
              </w:numPr>
              <w:tabs>
                <w:tab w:val="num" w:pos="126"/>
                <w:tab w:val="num" w:pos="450"/>
              </w:tabs>
              <w:spacing w:after="0"/>
              <w:ind w:left="126" w:hanging="126"/>
              <w:rPr>
                <w:rFonts w:ascii="Times New Roman" w:hAnsi="Times New Roman" w:cs="Calibri"/>
                <w:noProof/>
                <w:sz w:val="18"/>
                <w:szCs w:val="18"/>
              </w:rPr>
            </w:pPr>
            <w:r w:rsidRPr="00D5163E">
              <w:rPr>
                <w:rFonts w:cs="Calibri"/>
                <w:sz w:val="18"/>
                <w:szCs w:val="18"/>
              </w:rPr>
              <w:t>62.58 kt CO</w:t>
            </w:r>
            <w:r w:rsidRPr="00D5163E">
              <w:rPr>
                <w:rFonts w:cs="Calibri"/>
                <w:sz w:val="18"/>
                <w:szCs w:val="18"/>
                <w:vertAlign w:val="subscript"/>
              </w:rPr>
              <w:t>2</w:t>
            </w:r>
            <w:r w:rsidR="008B4705" w:rsidRPr="00D5163E">
              <w:rPr>
                <w:rFonts w:cs="Calibri"/>
                <w:sz w:val="18"/>
                <w:szCs w:val="18"/>
                <w:vertAlign w:val="subscript"/>
              </w:rPr>
              <w:t xml:space="preserve"> (direct by EOP)</w:t>
            </w:r>
          </w:p>
          <w:p w14:paraId="0A5BE5C5" w14:textId="77777777" w:rsidR="00692386" w:rsidRPr="00D5163E" w:rsidRDefault="00692386" w:rsidP="007E081C">
            <w:pPr>
              <w:tabs>
                <w:tab w:val="num" w:pos="450"/>
              </w:tabs>
              <w:spacing w:after="0"/>
              <w:ind w:left="126"/>
              <w:rPr>
                <w:rFonts w:cs="Calibri"/>
                <w:sz w:val="18"/>
                <w:szCs w:val="18"/>
              </w:rPr>
            </w:pPr>
          </w:p>
          <w:p w14:paraId="028A6015" w14:textId="76FA2CB2" w:rsidR="00692386" w:rsidRPr="00D5163E" w:rsidRDefault="008B4705" w:rsidP="00DD7CE7">
            <w:pPr>
              <w:pStyle w:val="ListParagraph"/>
              <w:numPr>
                <w:ilvl w:val="0"/>
                <w:numId w:val="95"/>
              </w:numPr>
              <w:ind w:left="136" w:hanging="136"/>
              <w:rPr>
                <w:rFonts w:asciiTheme="majorHAnsi" w:hAnsiTheme="majorHAnsi" w:cs="Calibri"/>
                <w:sz w:val="18"/>
                <w:szCs w:val="18"/>
              </w:rPr>
            </w:pPr>
            <w:r w:rsidRPr="00D5163E">
              <w:rPr>
                <w:rFonts w:asciiTheme="majorHAnsi" w:hAnsiTheme="majorHAnsi" w:cs="Calibri"/>
                <w:sz w:val="18"/>
                <w:szCs w:val="18"/>
              </w:rPr>
              <w:t>548.77 kt CO</w:t>
            </w:r>
            <w:r w:rsidRPr="00D5163E">
              <w:rPr>
                <w:rFonts w:asciiTheme="majorHAnsi" w:hAnsiTheme="majorHAnsi" w:cs="Calibri"/>
                <w:sz w:val="18"/>
                <w:szCs w:val="18"/>
                <w:vertAlign w:val="subscript"/>
              </w:rPr>
              <w:t>2 (Lifetime direct by EOP)</w:t>
            </w:r>
          </w:p>
        </w:tc>
        <w:tc>
          <w:tcPr>
            <w:tcW w:w="2970" w:type="dxa"/>
            <w:vMerge/>
          </w:tcPr>
          <w:p w14:paraId="1194AADF" w14:textId="77777777" w:rsidR="00692386" w:rsidRPr="00D5163E" w:rsidRDefault="00692386" w:rsidP="00DD7CE7">
            <w:pPr>
              <w:numPr>
                <w:ilvl w:val="0"/>
                <w:numId w:val="18"/>
              </w:numPr>
              <w:tabs>
                <w:tab w:val="num" w:pos="126"/>
                <w:tab w:val="num" w:pos="450"/>
              </w:tabs>
              <w:spacing w:after="0"/>
              <w:ind w:left="126" w:hanging="126"/>
              <w:rPr>
                <w:sz w:val="18"/>
                <w:szCs w:val="18"/>
              </w:rPr>
            </w:pPr>
          </w:p>
        </w:tc>
      </w:tr>
      <w:tr w:rsidR="00692386" w:rsidRPr="00D5163E" w14:paraId="1D14D83E" w14:textId="77777777" w:rsidTr="00692386">
        <w:trPr>
          <w:trHeight w:val="703"/>
        </w:trPr>
        <w:tc>
          <w:tcPr>
            <w:tcW w:w="2520" w:type="dxa"/>
            <w:vMerge/>
            <w:shd w:val="pct12" w:color="auto" w:fill="auto"/>
          </w:tcPr>
          <w:p w14:paraId="3A2551DA" w14:textId="77777777" w:rsidR="00692386" w:rsidRPr="00D5163E" w:rsidRDefault="00692386" w:rsidP="007E081C">
            <w:pPr>
              <w:spacing w:after="0"/>
              <w:rPr>
                <w:rFonts w:cs="Calibri"/>
                <w:b/>
                <w:bCs/>
                <w:sz w:val="18"/>
                <w:szCs w:val="18"/>
              </w:rPr>
            </w:pPr>
          </w:p>
        </w:tc>
        <w:tc>
          <w:tcPr>
            <w:tcW w:w="2070" w:type="dxa"/>
          </w:tcPr>
          <w:p w14:paraId="44C1E2E6" w14:textId="7D1CA8AB" w:rsidR="00692386" w:rsidRPr="00D5163E" w:rsidRDefault="00BC5832" w:rsidP="00DD7CE7">
            <w:pPr>
              <w:numPr>
                <w:ilvl w:val="0"/>
                <w:numId w:val="18"/>
              </w:numPr>
              <w:tabs>
                <w:tab w:val="num" w:pos="126"/>
                <w:tab w:val="num" w:pos="450"/>
              </w:tabs>
              <w:spacing w:after="0"/>
              <w:ind w:left="126" w:hanging="126"/>
              <w:rPr>
                <w:rFonts w:ascii="Times New Roman" w:hAnsi="Times New Roman" w:cs="Calibri"/>
                <w:noProof/>
                <w:sz w:val="18"/>
                <w:szCs w:val="18"/>
              </w:rPr>
            </w:pPr>
            <w:r w:rsidRPr="00D5163E">
              <w:rPr>
                <w:rFonts w:eastAsia="Times New Roman"/>
                <w:sz w:val="18"/>
                <w:szCs w:val="18"/>
                <w:lang w:eastAsia="en-GB"/>
              </w:rPr>
              <w:t xml:space="preserve">Number </w:t>
            </w:r>
            <w:r w:rsidR="00D15356" w:rsidRPr="00D5163E">
              <w:rPr>
                <w:rFonts w:eastAsia="Times New Roman"/>
                <w:sz w:val="18"/>
                <w:szCs w:val="18"/>
                <w:lang w:eastAsia="en-GB"/>
              </w:rPr>
              <w:t xml:space="preserve">of women and men </w:t>
            </w:r>
            <w:r w:rsidR="00D15356" w:rsidRPr="00D5163E">
              <w:rPr>
                <w:sz w:val="18"/>
                <w:szCs w:val="18"/>
              </w:rPr>
              <w:t>participating in capacity building trainings throughout the project</w:t>
            </w:r>
            <w:r w:rsidR="002849D2" w:rsidRPr="00D5163E">
              <w:rPr>
                <w:sz w:val="18"/>
                <w:szCs w:val="18"/>
              </w:rPr>
              <w:t xml:space="preserve"> (</w:t>
            </w:r>
            <w:r w:rsidR="002849D2" w:rsidRPr="00D5163E">
              <w:rPr>
                <w:rFonts w:cs="Calibri"/>
                <w:sz w:val="18"/>
                <w:szCs w:val="18"/>
              </w:rPr>
              <w:t>GEF Core Indicator 11)</w:t>
            </w:r>
          </w:p>
        </w:tc>
        <w:tc>
          <w:tcPr>
            <w:tcW w:w="1800" w:type="dxa"/>
          </w:tcPr>
          <w:p w14:paraId="5D2A6F10" w14:textId="3556B5C3" w:rsidR="00692386" w:rsidRPr="00D5163E" w:rsidRDefault="00E410C3" w:rsidP="00DD7CE7">
            <w:pPr>
              <w:numPr>
                <w:ilvl w:val="0"/>
                <w:numId w:val="18"/>
              </w:numPr>
              <w:tabs>
                <w:tab w:val="num" w:pos="126"/>
                <w:tab w:val="num" w:pos="450"/>
              </w:tabs>
              <w:spacing w:after="0"/>
              <w:ind w:left="126" w:hanging="126"/>
              <w:rPr>
                <w:rFonts w:ascii="Times New Roman" w:hAnsi="Times New Roman" w:cs="Calibri"/>
                <w:noProof/>
                <w:sz w:val="18"/>
                <w:szCs w:val="18"/>
              </w:rPr>
            </w:pPr>
            <w:r w:rsidRPr="00D5163E">
              <w:rPr>
                <w:rFonts w:cs="Calibri"/>
                <w:sz w:val="18"/>
                <w:szCs w:val="18"/>
              </w:rPr>
              <w:t>-N.A.</w:t>
            </w:r>
          </w:p>
        </w:tc>
        <w:tc>
          <w:tcPr>
            <w:tcW w:w="2070" w:type="dxa"/>
          </w:tcPr>
          <w:p w14:paraId="3FF3AD07" w14:textId="18D1F245" w:rsidR="00692386" w:rsidRPr="00D5163E" w:rsidRDefault="00D15356" w:rsidP="00DD7CE7">
            <w:pPr>
              <w:numPr>
                <w:ilvl w:val="0"/>
                <w:numId w:val="18"/>
              </w:numPr>
              <w:tabs>
                <w:tab w:val="num" w:pos="126"/>
                <w:tab w:val="num" w:pos="450"/>
              </w:tabs>
              <w:spacing w:after="0"/>
              <w:ind w:left="126" w:hanging="126"/>
              <w:rPr>
                <w:rFonts w:ascii="Times New Roman" w:hAnsi="Times New Roman"/>
                <w:noProof/>
                <w:sz w:val="18"/>
                <w:szCs w:val="18"/>
              </w:rPr>
            </w:pPr>
            <w:r w:rsidRPr="00D5163E">
              <w:rPr>
                <w:rFonts w:cs="Calibri"/>
                <w:sz w:val="18"/>
                <w:szCs w:val="18"/>
              </w:rPr>
              <w:t>30/70</w:t>
            </w:r>
          </w:p>
        </w:tc>
        <w:tc>
          <w:tcPr>
            <w:tcW w:w="2250" w:type="dxa"/>
          </w:tcPr>
          <w:p w14:paraId="0241B4D2" w14:textId="6E69757B" w:rsidR="00692386" w:rsidRPr="00D5163E" w:rsidRDefault="00D3662A" w:rsidP="00DD7CE7">
            <w:pPr>
              <w:numPr>
                <w:ilvl w:val="0"/>
                <w:numId w:val="18"/>
              </w:numPr>
              <w:tabs>
                <w:tab w:val="num" w:pos="126"/>
                <w:tab w:val="num" w:pos="450"/>
              </w:tabs>
              <w:spacing w:after="0"/>
              <w:ind w:left="126" w:hanging="126"/>
              <w:rPr>
                <w:rFonts w:ascii="Times New Roman" w:hAnsi="Times New Roman"/>
                <w:noProof/>
                <w:sz w:val="18"/>
                <w:szCs w:val="18"/>
              </w:rPr>
            </w:pPr>
            <w:r w:rsidRPr="00D5163E">
              <w:rPr>
                <w:rFonts w:cs="Calibri"/>
                <w:sz w:val="18"/>
                <w:szCs w:val="18"/>
              </w:rPr>
              <w:t>60</w:t>
            </w:r>
            <w:r w:rsidR="00D15356" w:rsidRPr="00D5163E">
              <w:rPr>
                <w:rFonts w:cs="Calibri"/>
                <w:sz w:val="18"/>
                <w:szCs w:val="18"/>
              </w:rPr>
              <w:t>/</w:t>
            </w:r>
            <w:r w:rsidRPr="00D5163E">
              <w:rPr>
                <w:rFonts w:cs="Calibri"/>
                <w:sz w:val="18"/>
                <w:szCs w:val="18"/>
              </w:rPr>
              <w:t>140</w:t>
            </w:r>
          </w:p>
        </w:tc>
        <w:tc>
          <w:tcPr>
            <w:tcW w:w="2970" w:type="dxa"/>
            <w:vMerge/>
          </w:tcPr>
          <w:p w14:paraId="2DC29683" w14:textId="77777777" w:rsidR="00692386" w:rsidRPr="00D5163E" w:rsidRDefault="00692386" w:rsidP="00DD7CE7">
            <w:pPr>
              <w:numPr>
                <w:ilvl w:val="0"/>
                <w:numId w:val="18"/>
              </w:numPr>
              <w:tabs>
                <w:tab w:val="num" w:pos="126"/>
                <w:tab w:val="num" w:pos="450"/>
              </w:tabs>
              <w:spacing w:after="0"/>
              <w:ind w:left="126" w:hanging="126"/>
              <w:rPr>
                <w:sz w:val="18"/>
                <w:szCs w:val="18"/>
              </w:rPr>
            </w:pPr>
          </w:p>
        </w:tc>
      </w:tr>
      <w:tr w:rsidR="00692386" w:rsidRPr="00D5163E" w14:paraId="0792DE42" w14:textId="77777777" w:rsidTr="00692386">
        <w:tc>
          <w:tcPr>
            <w:tcW w:w="2520" w:type="dxa"/>
            <w:shd w:val="pct12" w:color="auto" w:fill="auto"/>
          </w:tcPr>
          <w:p w14:paraId="43B872ED" w14:textId="69E562F8" w:rsidR="00692386" w:rsidRPr="00D5163E" w:rsidRDefault="00692386" w:rsidP="002C2489">
            <w:pPr>
              <w:spacing w:after="0"/>
              <w:rPr>
                <w:rFonts w:eastAsia="Calibri" w:cs="Calibri"/>
                <w:sz w:val="18"/>
                <w:szCs w:val="18"/>
              </w:rPr>
            </w:pPr>
            <w:r w:rsidRPr="00D5163E">
              <w:rPr>
                <w:rFonts w:cs="Calibri"/>
                <w:b/>
                <w:sz w:val="18"/>
                <w:szCs w:val="18"/>
              </w:rPr>
              <w:t>Component/Outcome 1:</w:t>
            </w:r>
            <w:r w:rsidR="0030737A" w:rsidRPr="00D5163E">
              <w:rPr>
                <w:rFonts w:cs="Calibri"/>
                <w:sz w:val="18"/>
                <w:szCs w:val="18"/>
              </w:rPr>
              <w:t xml:space="preserve"> Improved quality, energy efficient</w:t>
            </w:r>
            <w:r w:rsidRPr="00D5163E">
              <w:rPr>
                <w:rFonts w:cs="Calibri"/>
                <w:sz w:val="18"/>
                <w:szCs w:val="18"/>
              </w:rPr>
              <w:t xml:space="preserve"> and </w:t>
            </w:r>
            <w:r w:rsidR="000D1010" w:rsidRPr="00D5163E">
              <w:rPr>
                <w:rFonts w:cs="Calibri"/>
                <w:sz w:val="18"/>
                <w:szCs w:val="18"/>
              </w:rPr>
              <w:t>affordable</w:t>
            </w:r>
            <w:r w:rsidRPr="00D5163E">
              <w:rPr>
                <w:rFonts w:cs="Calibri"/>
                <w:sz w:val="18"/>
                <w:szCs w:val="18"/>
              </w:rPr>
              <w:t xml:space="preserve"> locally-produced EEL products and systems </w:t>
            </w:r>
          </w:p>
        </w:tc>
        <w:tc>
          <w:tcPr>
            <w:tcW w:w="2070" w:type="dxa"/>
          </w:tcPr>
          <w:p w14:paraId="161DD4FA" w14:textId="77777777" w:rsidR="00692386" w:rsidRPr="00D5163E" w:rsidRDefault="00692386" w:rsidP="00DD7CE7">
            <w:pPr>
              <w:numPr>
                <w:ilvl w:val="0"/>
                <w:numId w:val="18"/>
              </w:numPr>
              <w:tabs>
                <w:tab w:val="num" w:pos="126"/>
                <w:tab w:val="num" w:pos="450"/>
              </w:tabs>
              <w:spacing w:after="0"/>
              <w:ind w:left="126" w:hanging="126"/>
              <w:rPr>
                <w:rFonts w:ascii="Times New Roman" w:hAnsi="Times New Roman" w:cs="Calibri"/>
                <w:noProof/>
                <w:sz w:val="18"/>
                <w:szCs w:val="18"/>
              </w:rPr>
            </w:pPr>
            <w:r w:rsidRPr="00D5163E">
              <w:rPr>
                <w:rFonts w:cs="Calibri"/>
                <w:sz w:val="18"/>
                <w:szCs w:val="18"/>
              </w:rPr>
              <w:t>Efficiency of locally produced lighting systems increased, (lm/W) and Production cost decreased from baseline level (%)</w:t>
            </w:r>
          </w:p>
          <w:p w14:paraId="11803D5C" w14:textId="77777777" w:rsidR="00692386" w:rsidRPr="00D5163E" w:rsidRDefault="00692386" w:rsidP="007E081C">
            <w:pPr>
              <w:spacing w:after="0"/>
              <w:ind w:left="130"/>
              <w:rPr>
                <w:rFonts w:cs="Calibri"/>
                <w:sz w:val="18"/>
                <w:szCs w:val="18"/>
              </w:rPr>
            </w:pPr>
          </w:p>
          <w:p w14:paraId="7FBEB148" w14:textId="77777777" w:rsidR="00692386" w:rsidRPr="00D5163E" w:rsidRDefault="00692386" w:rsidP="00DD7CE7">
            <w:pPr>
              <w:pStyle w:val="ListParagraph"/>
              <w:numPr>
                <w:ilvl w:val="0"/>
                <w:numId w:val="23"/>
              </w:numPr>
              <w:ind w:left="342" w:hanging="212"/>
              <w:contextualSpacing/>
              <w:jc w:val="both"/>
              <w:rPr>
                <w:rFonts w:ascii="Calibri" w:hAnsi="Calibri" w:cs="Calibri"/>
                <w:noProof/>
                <w:sz w:val="18"/>
                <w:szCs w:val="18"/>
              </w:rPr>
            </w:pPr>
            <w:r w:rsidRPr="00D5163E">
              <w:rPr>
                <w:rFonts w:ascii="Calibri" w:hAnsi="Calibri" w:cs="Calibri"/>
                <w:sz w:val="18"/>
                <w:szCs w:val="18"/>
              </w:rPr>
              <w:t>Indoor Type</w:t>
            </w:r>
          </w:p>
          <w:p w14:paraId="51A42691" w14:textId="77777777" w:rsidR="00692386" w:rsidRPr="00D5163E" w:rsidRDefault="00692386" w:rsidP="007E081C">
            <w:pPr>
              <w:pStyle w:val="ListParagraph"/>
              <w:ind w:left="130"/>
              <w:contextualSpacing/>
              <w:jc w:val="both"/>
              <w:rPr>
                <w:rFonts w:ascii="Calibri" w:hAnsi="Calibri" w:cs="Calibri"/>
                <w:sz w:val="18"/>
                <w:szCs w:val="18"/>
              </w:rPr>
            </w:pPr>
          </w:p>
          <w:p w14:paraId="21687BFE" w14:textId="77777777" w:rsidR="00692386" w:rsidRPr="00D5163E" w:rsidRDefault="00692386" w:rsidP="007E081C">
            <w:pPr>
              <w:pStyle w:val="ListParagraph"/>
              <w:ind w:left="130"/>
              <w:contextualSpacing/>
              <w:jc w:val="both"/>
              <w:rPr>
                <w:rFonts w:ascii="Calibri" w:hAnsi="Calibri" w:cs="Calibri"/>
                <w:sz w:val="18"/>
                <w:szCs w:val="18"/>
              </w:rPr>
            </w:pPr>
          </w:p>
          <w:p w14:paraId="406987A8" w14:textId="77777777" w:rsidR="00692386" w:rsidRPr="00D5163E" w:rsidRDefault="00692386" w:rsidP="007E081C">
            <w:pPr>
              <w:pStyle w:val="ListParagraph"/>
              <w:ind w:left="130"/>
              <w:contextualSpacing/>
              <w:jc w:val="both"/>
              <w:rPr>
                <w:rFonts w:ascii="Calibri" w:hAnsi="Calibri" w:cs="Calibri"/>
                <w:sz w:val="18"/>
                <w:szCs w:val="18"/>
              </w:rPr>
            </w:pPr>
          </w:p>
          <w:p w14:paraId="2B85FD57" w14:textId="77777777" w:rsidR="00692386" w:rsidRPr="00D5163E" w:rsidRDefault="00692386" w:rsidP="007E081C">
            <w:pPr>
              <w:pStyle w:val="ListParagraph"/>
              <w:ind w:left="130"/>
              <w:contextualSpacing/>
              <w:jc w:val="both"/>
              <w:rPr>
                <w:rFonts w:ascii="Calibri" w:hAnsi="Calibri" w:cs="Calibri"/>
                <w:sz w:val="18"/>
                <w:szCs w:val="18"/>
              </w:rPr>
            </w:pPr>
          </w:p>
          <w:p w14:paraId="4E54CD1E" w14:textId="77777777" w:rsidR="00692386" w:rsidRPr="00D5163E" w:rsidRDefault="00692386" w:rsidP="007E081C">
            <w:pPr>
              <w:pStyle w:val="ListParagraph"/>
              <w:ind w:left="130"/>
              <w:contextualSpacing/>
              <w:jc w:val="both"/>
              <w:rPr>
                <w:rFonts w:ascii="Calibri" w:hAnsi="Calibri" w:cs="Calibri"/>
                <w:sz w:val="18"/>
                <w:szCs w:val="18"/>
              </w:rPr>
            </w:pPr>
          </w:p>
          <w:p w14:paraId="264DE1ED" w14:textId="77777777" w:rsidR="00692386" w:rsidRPr="00D5163E" w:rsidRDefault="00692386" w:rsidP="007E081C">
            <w:pPr>
              <w:pStyle w:val="ListParagraph"/>
              <w:ind w:left="130"/>
              <w:contextualSpacing/>
              <w:jc w:val="both"/>
              <w:rPr>
                <w:rFonts w:ascii="Calibri" w:hAnsi="Calibri" w:cs="Calibri"/>
                <w:sz w:val="18"/>
                <w:szCs w:val="18"/>
              </w:rPr>
            </w:pPr>
          </w:p>
          <w:p w14:paraId="14E0F567" w14:textId="77777777" w:rsidR="00692386" w:rsidRPr="00D5163E" w:rsidRDefault="00692386" w:rsidP="007E081C">
            <w:pPr>
              <w:pStyle w:val="ListParagraph"/>
              <w:ind w:left="130"/>
              <w:contextualSpacing/>
              <w:jc w:val="both"/>
              <w:rPr>
                <w:rFonts w:ascii="Calibri" w:hAnsi="Calibri" w:cs="Calibri"/>
                <w:sz w:val="18"/>
                <w:szCs w:val="18"/>
              </w:rPr>
            </w:pPr>
          </w:p>
          <w:p w14:paraId="15331BA8" w14:textId="77777777" w:rsidR="00692386" w:rsidRPr="00D5163E" w:rsidRDefault="00692386" w:rsidP="007E081C">
            <w:pPr>
              <w:pStyle w:val="ListParagraph"/>
              <w:ind w:left="130"/>
              <w:contextualSpacing/>
              <w:jc w:val="both"/>
              <w:rPr>
                <w:rFonts w:ascii="Calibri" w:hAnsi="Calibri" w:cs="Calibri"/>
                <w:sz w:val="18"/>
                <w:szCs w:val="18"/>
              </w:rPr>
            </w:pPr>
          </w:p>
          <w:p w14:paraId="64B8A816" w14:textId="77777777" w:rsidR="00692386" w:rsidRPr="00D5163E" w:rsidRDefault="00692386" w:rsidP="00DD7CE7">
            <w:pPr>
              <w:pStyle w:val="ListParagraph"/>
              <w:numPr>
                <w:ilvl w:val="0"/>
                <w:numId w:val="23"/>
              </w:numPr>
              <w:ind w:left="342" w:hanging="212"/>
              <w:contextualSpacing/>
              <w:jc w:val="both"/>
              <w:rPr>
                <w:rFonts w:ascii="Calibri" w:hAnsi="Calibri" w:cs="Calibri"/>
                <w:noProof/>
                <w:sz w:val="18"/>
                <w:szCs w:val="18"/>
              </w:rPr>
            </w:pPr>
            <w:r w:rsidRPr="00D5163E">
              <w:rPr>
                <w:rFonts w:ascii="Calibri" w:hAnsi="Calibri" w:cs="Calibri"/>
                <w:sz w:val="18"/>
                <w:szCs w:val="18"/>
              </w:rPr>
              <w:t>Outdoor Type</w:t>
            </w:r>
          </w:p>
          <w:p w14:paraId="1B154CB4" w14:textId="77777777" w:rsidR="00692386" w:rsidRPr="00D5163E" w:rsidRDefault="00692386" w:rsidP="007E081C">
            <w:pPr>
              <w:spacing w:after="0"/>
              <w:ind w:left="130"/>
              <w:rPr>
                <w:rFonts w:cs="Calibri"/>
                <w:sz w:val="18"/>
                <w:szCs w:val="18"/>
              </w:rPr>
            </w:pPr>
          </w:p>
        </w:tc>
        <w:tc>
          <w:tcPr>
            <w:tcW w:w="1800" w:type="dxa"/>
          </w:tcPr>
          <w:p w14:paraId="1B2C60C5" w14:textId="77777777" w:rsidR="00692386" w:rsidRPr="00D5163E" w:rsidRDefault="00692386" w:rsidP="007E081C">
            <w:pPr>
              <w:tabs>
                <w:tab w:val="num" w:pos="450"/>
              </w:tabs>
              <w:spacing w:after="0"/>
              <w:rPr>
                <w:rFonts w:cs="Calibri"/>
                <w:sz w:val="18"/>
                <w:szCs w:val="18"/>
              </w:rPr>
            </w:pPr>
          </w:p>
          <w:p w14:paraId="10893512" w14:textId="77777777" w:rsidR="00692386" w:rsidRPr="00D5163E" w:rsidRDefault="00692386" w:rsidP="007E081C">
            <w:pPr>
              <w:tabs>
                <w:tab w:val="num" w:pos="450"/>
              </w:tabs>
              <w:spacing w:after="0"/>
              <w:rPr>
                <w:rFonts w:cs="Calibri"/>
                <w:sz w:val="18"/>
                <w:szCs w:val="18"/>
              </w:rPr>
            </w:pPr>
          </w:p>
          <w:p w14:paraId="7AC59C4C" w14:textId="77777777" w:rsidR="00692386" w:rsidRPr="00D5163E" w:rsidRDefault="00692386" w:rsidP="007E081C">
            <w:pPr>
              <w:spacing w:after="0"/>
              <w:rPr>
                <w:rFonts w:cs="Calibri"/>
                <w:sz w:val="18"/>
                <w:szCs w:val="18"/>
              </w:rPr>
            </w:pPr>
          </w:p>
          <w:p w14:paraId="0A0A089F" w14:textId="77777777" w:rsidR="00692386" w:rsidRPr="00D5163E" w:rsidRDefault="00692386" w:rsidP="007E081C">
            <w:pPr>
              <w:pStyle w:val="ListParagraph"/>
              <w:ind w:left="342"/>
              <w:jc w:val="both"/>
              <w:rPr>
                <w:rFonts w:ascii="Calibri" w:hAnsi="Calibri" w:cs="Calibri"/>
                <w:sz w:val="18"/>
                <w:szCs w:val="18"/>
              </w:rPr>
            </w:pPr>
          </w:p>
          <w:p w14:paraId="3DF97CBA" w14:textId="77777777" w:rsidR="00692386" w:rsidRPr="00D5163E" w:rsidRDefault="00692386" w:rsidP="007E081C">
            <w:pPr>
              <w:pStyle w:val="ListParagraph"/>
              <w:ind w:left="342"/>
              <w:jc w:val="both"/>
              <w:rPr>
                <w:rFonts w:ascii="Calibri" w:hAnsi="Calibri" w:cs="Calibri"/>
                <w:sz w:val="18"/>
                <w:szCs w:val="18"/>
              </w:rPr>
            </w:pPr>
          </w:p>
          <w:p w14:paraId="2732B18E" w14:textId="77777777" w:rsidR="00692386" w:rsidRPr="00D5163E" w:rsidRDefault="00692386" w:rsidP="007E081C">
            <w:pPr>
              <w:pStyle w:val="ListParagraph"/>
              <w:ind w:left="342"/>
              <w:jc w:val="both"/>
              <w:rPr>
                <w:rFonts w:ascii="Calibri" w:hAnsi="Calibri" w:cs="Calibri"/>
                <w:sz w:val="18"/>
                <w:szCs w:val="18"/>
              </w:rPr>
            </w:pPr>
          </w:p>
          <w:p w14:paraId="5ED26116" w14:textId="77777777" w:rsidR="00692386" w:rsidRPr="00D5163E" w:rsidRDefault="00692386" w:rsidP="007E081C">
            <w:pPr>
              <w:pStyle w:val="ListParagraph"/>
              <w:ind w:left="342"/>
              <w:jc w:val="both"/>
              <w:rPr>
                <w:rFonts w:ascii="Calibri" w:hAnsi="Calibri" w:cs="Calibri"/>
                <w:sz w:val="18"/>
                <w:szCs w:val="18"/>
              </w:rPr>
            </w:pPr>
          </w:p>
          <w:p w14:paraId="2DD2D8CC" w14:textId="77777777" w:rsidR="0049720E" w:rsidRPr="00D5163E" w:rsidRDefault="00692386" w:rsidP="00DD7CE7">
            <w:pPr>
              <w:pStyle w:val="ListParagraph"/>
              <w:numPr>
                <w:ilvl w:val="0"/>
                <w:numId w:val="20"/>
              </w:numPr>
              <w:ind w:left="342" w:hanging="238"/>
              <w:contextualSpacing/>
              <w:jc w:val="both"/>
              <w:rPr>
                <w:rFonts w:ascii="Calibri" w:hAnsi="Calibri" w:cs="Calibri"/>
                <w:noProof/>
                <w:sz w:val="18"/>
                <w:szCs w:val="18"/>
              </w:rPr>
            </w:pPr>
            <w:r w:rsidRPr="00D5163E">
              <w:rPr>
                <w:rFonts w:ascii="Calibri" w:hAnsi="Calibri" w:cs="Calibri"/>
                <w:sz w:val="18"/>
                <w:szCs w:val="18"/>
              </w:rPr>
              <w:t xml:space="preserve">Eff: </w:t>
            </w:r>
            <w:r w:rsidRPr="00D5163E">
              <w:rPr>
                <w:rFonts w:ascii="Calibri" w:hAnsi="Calibri" w:cs="Calibri"/>
                <w:b/>
                <w:sz w:val="18"/>
                <w:szCs w:val="18"/>
              </w:rPr>
              <w:t>70</w:t>
            </w:r>
            <w:r w:rsidRPr="00D5163E">
              <w:rPr>
                <w:rFonts w:ascii="Calibri" w:hAnsi="Calibri" w:cs="Calibri"/>
                <w:sz w:val="18"/>
                <w:szCs w:val="18"/>
              </w:rPr>
              <w:t xml:space="preserve"> lm/W; </w:t>
            </w:r>
          </w:p>
          <w:p w14:paraId="47E3744A" w14:textId="1EB327ED" w:rsidR="00692386" w:rsidRPr="00D5163E" w:rsidRDefault="00692386" w:rsidP="00DD7CE7">
            <w:pPr>
              <w:pStyle w:val="ListParagraph"/>
              <w:numPr>
                <w:ilvl w:val="0"/>
                <w:numId w:val="20"/>
              </w:numPr>
              <w:ind w:left="342" w:hanging="238"/>
              <w:contextualSpacing/>
              <w:jc w:val="both"/>
              <w:rPr>
                <w:rFonts w:ascii="Calibri" w:hAnsi="Calibri" w:cs="Calibri"/>
                <w:noProof/>
                <w:sz w:val="18"/>
                <w:szCs w:val="18"/>
              </w:rPr>
            </w:pPr>
            <w:r w:rsidRPr="00D5163E">
              <w:rPr>
                <w:rFonts w:ascii="Calibri" w:hAnsi="Calibri" w:cs="Calibri"/>
                <w:sz w:val="18"/>
                <w:szCs w:val="18"/>
              </w:rPr>
              <w:t>Supply chain cost: 100 % (Baseline supply chain cost to be determined at project inception)</w:t>
            </w:r>
          </w:p>
          <w:p w14:paraId="7BF118EA" w14:textId="77777777" w:rsidR="00692386" w:rsidRPr="00D5163E" w:rsidRDefault="00692386" w:rsidP="007E081C">
            <w:pPr>
              <w:pStyle w:val="ListParagraph"/>
              <w:ind w:left="342"/>
              <w:jc w:val="both"/>
              <w:rPr>
                <w:rFonts w:ascii="Calibri" w:hAnsi="Calibri" w:cs="Calibri"/>
                <w:sz w:val="18"/>
                <w:szCs w:val="18"/>
              </w:rPr>
            </w:pPr>
          </w:p>
          <w:p w14:paraId="6B55C7A2" w14:textId="77777777" w:rsidR="00692386" w:rsidRPr="00D5163E" w:rsidRDefault="00692386" w:rsidP="00DD7CE7">
            <w:pPr>
              <w:pStyle w:val="ListParagraph"/>
              <w:numPr>
                <w:ilvl w:val="0"/>
                <w:numId w:val="20"/>
              </w:numPr>
              <w:ind w:left="342" w:hanging="238"/>
              <w:contextualSpacing/>
              <w:jc w:val="both"/>
              <w:rPr>
                <w:rFonts w:ascii="Calibri" w:hAnsi="Calibri" w:cs="Calibri"/>
                <w:noProof/>
                <w:sz w:val="18"/>
                <w:szCs w:val="18"/>
              </w:rPr>
            </w:pPr>
            <w:r w:rsidRPr="00D5163E">
              <w:rPr>
                <w:rFonts w:ascii="Calibri" w:hAnsi="Calibri" w:cs="Calibri"/>
                <w:sz w:val="18"/>
                <w:szCs w:val="18"/>
              </w:rPr>
              <w:t xml:space="preserve">Eff: </w:t>
            </w:r>
            <w:r w:rsidRPr="00D5163E">
              <w:rPr>
                <w:rFonts w:ascii="Calibri" w:hAnsi="Calibri" w:cs="Calibri"/>
                <w:b/>
                <w:sz w:val="18"/>
                <w:szCs w:val="18"/>
              </w:rPr>
              <w:t>100</w:t>
            </w:r>
            <w:r w:rsidRPr="00D5163E">
              <w:rPr>
                <w:rFonts w:ascii="Calibri" w:hAnsi="Calibri" w:cs="Calibri"/>
                <w:sz w:val="18"/>
                <w:szCs w:val="18"/>
              </w:rPr>
              <w:t xml:space="preserve"> lm/W;</w:t>
            </w:r>
          </w:p>
          <w:p w14:paraId="54D89127" w14:textId="045A7E7D" w:rsidR="00692386" w:rsidRPr="00D5163E" w:rsidRDefault="00692386" w:rsidP="00DD7CE7">
            <w:pPr>
              <w:pStyle w:val="ListParagraph"/>
              <w:numPr>
                <w:ilvl w:val="0"/>
                <w:numId w:val="20"/>
              </w:numPr>
              <w:ind w:left="342" w:hanging="238"/>
              <w:contextualSpacing/>
              <w:jc w:val="both"/>
              <w:rPr>
                <w:rFonts w:ascii="Calibri" w:hAnsi="Calibri" w:cs="Calibri"/>
                <w:noProof/>
                <w:sz w:val="18"/>
                <w:szCs w:val="18"/>
              </w:rPr>
            </w:pPr>
            <w:r w:rsidRPr="00D5163E">
              <w:rPr>
                <w:rFonts w:ascii="Calibri" w:hAnsi="Calibri" w:cs="Calibri"/>
                <w:sz w:val="18"/>
                <w:szCs w:val="18"/>
              </w:rPr>
              <w:lastRenderedPageBreak/>
              <w:t>Supply chain cost:100% (at project inception)</w:t>
            </w:r>
          </w:p>
        </w:tc>
        <w:tc>
          <w:tcPr>
            <w:tcW w:w="2070" w:type="dxa"/>
          </w:tcPr>
          <w:p w14:paraId="13457663" w14:textId="77777777" w:rsidR="00692386" w:rsidRPr="00D5163E" w:rsidRDefault="00692386" w:rsidP="007E081C">
            <w:pPr>
              <w:tabs>
                <w:tab w:val="num" w:pos="450"/>
              </w:tabs>
              <w:spacing w:after="0"/>
              <w:rPr>
                <w:rFonts w:cs="Calibri"/>
                <w:sz w:val="18"/>
                <w:szCs w:val="18"/>
              </w:rPr>
            </w:pPr>
          </w:p>
          <w:p w14:paraId="6ADB790C" w14:textId="77777777" w:rsidR="00692386" w:rsidRPr="00D5163E" w:rsidRDefault="00692386" w:rsidP="007E081C">
            <w:pPr>
              <w:tabs>
                <w:tab w:val="num" w:pos="450"/>
              </w:tabs>
              <w:spacing w:after="0"/>
              <w:rPr>
                <w:rFonts w:cs="Calibri"/>
                <w:sz w:val="18"/>
                <w:szCs w:val="18"/>
              </w:rPr>
            </w:pPr>
          </w:p>
          <w:p w14:paraId="00BFAD56" w14:textId="77777777" w:rsidR="00692386" w:rsidRPr="00D5163E" w:rsidRDefault="00692386" w:rsidP="007E081C">
            <w:pPr>
              <w:pStyle w:val="ListParagraph"/>
              <w:ind w:left="152"/>
              <w:jc w:val="both"/>
              <w:rPr>
                <w:rFonts w:ascii="Calibri" w:hAnsi="Calibri" w:cs="Calibri"/>
                <w:sz w:val="18"/>
                <w:szCs w:val="18"/>
              </w:rPr>
            </w:pPr>
          </w:p>
          <w:p w14:paraId="546965FA" w14:textId="77777777" w:rsidR="00692386" w:rsidRPr="00D5163E" w:rsidRDefault="00692386" w:rsidP="007E081C">
            <w:pPr>
              <w:pStyle w:val="ListParagraph"/>
              <w:ind w:left="342"/>
              <w:jc w:val="both"/>
              <w:rPr>
                <w:rFonts w:ascii="Calibri" w:hAnsi="Calibri" w:cs="Calibri"/>
                <w:sz w:val="18"/>
                <w:szCs w:val="18"/>
              </w:rPr>
            </w:pPr>
          </w:p>
          <w:p w14:paraId="6A7A0854" w14:textId="77777777" w:rsidR="00692386" w:rsidRPr="00D5163E" w:rsidRDefault="00692386" w:rsidP="007E081C">
            <w:pPr>
              <w:pStyle w:val="ListParagraph"/>
              <w:ind w:left="342"/>
              <w:jc w:val="both"/>
              <w:rPr>
                <w:rFonts w:ascii="Calibri" w:hAnsi="Calibri" w:cs="Calibri"/>
                <w:sz w:val="18"/>
                <w:szCs w:val="18"/>
              </w:rPr>
            </w:pPr>
          </w:p>
          <w:p w14:paraId="669E6205" w14:textId="77777777" w:rsidR="00692386" w:rsidRPr="00D5163E" w:rsidRDefault="00692386" w:rsidP="007E081C">
            <w:pPr>
              <w:pStyle w:val="ListParagraph"/>
              <w:ind w:left="342"/>
              <w:jc w:val="both"/>
              <w:rPr>
                <w:rFonts w:ascii="Calibri" w:hAnsi="Calibri" w:cs="Calibri"/>
                <w:sz w:val="18"/>
                <w:szCs w:val="18"/>
              </w:rPr>
            </w:pPr>
          </w:p>
          <w:p w14:paraId="65233C0C" w14:textId="77777777" w:rsidR="00692386" w:rsidRPr="00D5163E" w:rsidRDefault="00692386" w:rsidP="007E081C">
            <w:pPr>
              <w:pStyle w:val="ListParagraph"/>
              <w:ind w:left="342"/>
              <w:jc w:val="both"/>
              <w:rPr>
                <w:rFonts w:ascii="Calibri" w:hAnsi="Calibri" w:cs="Calibri"/>
                <w:sz w:val="18"/>
                <w:szCs w:val="18"/>
              </w:rPr>
            </w:pPr>
          </w:p>
          <w:p w14:paraId="13C37739" w14:textId="77777777" w:rsidR="00692386" w:rsidRPr="00D5163E" w:rsidRDefault="00692386" w:rsidP="00DD7CE7">
            <w:pPr>
              <w:pStyle w:val="ListParagraph"/>
              <w:numPr>
                <w:ilvl w:val="0"/>
                <w:numId w:val="20"/>
              </w:numPr>
              <w:ind w:left="342" w:hanging="238"/>
              <w:contextualSpacing/>
              <w:jc w:val="both"/>
              <w:rPr>
                <w:rFonts w:ascii="Calibri" w:hAnsi="Calibri" w:cs="Calibri"/>
                <w:noProof/>
                <w:sz w:val="18"/>
                <w:szCs w:val="18"/>
              </w:rPr>
            </w:pPr>
            <w:r w:rsidRPr="00D5163E">
              <w:rPr>
                <w:rFonts w:ascii="Calibri" w:hAnsi="Calibri" w:cs="Calibri"/>
                <w:sz w:val="18"/>
                <w:szCs w:val="18"/>
              </w:rPr>
              <w:t xml:space="preserve">Eff: </w:t>
            </w:r>
            <w:r w:rsidRPr="00D5163E">
              <w:rPr>
                <w:rFonts w:ascii="Calibri" w:hAnsi="Calibri" w:cs="Calibri"/>
                <w:b/>
                <w:sz w:val="18"/>
                <w:szCs w:val="18"/>
              </w:rPr>
              <w:t>120</w:t>
            </w:r>
            <w:r w:rsidRPr="00D5163E">
              <w:rPr>
                <w:rFonts w:ascii="Calibri" w:hAnsi="Calibri" w:cs="Calibri"/>
                <w:sz w:val="18"/>
                <w:szCs w:val="18"/>
              </w:rPr>
              <w:t xml:space="preserve"> lm/W;</w:t>
            </w:r>
          </w:p>
          <w:p w14:paraId="4CC17789" w14:textId="77777777" w:rsidR="00692386" w:rsidRPr="00D5163E" w:rsidRDefault="00692386" w:rsidP="00DD7CE7">
            <w:pPr>
              <w:pStyle w:val="ListParagraph"/>
              <w:numPr>
                <w:ilvl w:val="0"/>
                <w:numId w:val="20"/>
              </w:numPr>
              <w:ind w:left="342" w:hanging="238"/>
              <w:contextualSpacing/>
              <w:jc w:val="both"/>
              <w:rPr>
                <w:rFonts w:ascii="Calibri" w:hAnsi="Calibri" w:cs="Calibri"/>
                <w:noProof/>
                <w:sz w:val="18"/>
                <w:szCs w:val="18"/>
              </w:rPr>
            </w:pPr>
            <w:r w:rsidRPr="00D5163E">
              <w:rPr>
                <w:rFonts w:ascii="Calibri" w:hAnsi="Calibri" w:cs="Calibri"/>
                <w:sz w:val="18"/>
                <w:szCs w:val="18"/>
              </w:rPr>
              <w:t xml:space="preserve">Supply chain cost: </w:t>
            </w:r>
            <w:r w:rsidRPr="00D5163E">
              <w:rPr>
                <w:rFonts w:ascii="Calibri" w:hAnsi="Calibri" w:cs="Calibri"/>
                <w:b/>
                <w:sz w:val="18"/>
                <w:szCs w:val="18"/>
              </w:rPr>
              <w:t xml:space="preserve">80% </w:t>
            </w:r>
            <w:r w:rsidRPr="00D5163E">
              <w:rPr>
                <w:rFonts w:ascii="Calibri" w:hAnsi="Calibri" w:cs="Calibri"/>
                <w:sz w:val="18"/>
                <w:szCs w:val="18"/>
              </w:rPr>
              <w:t>of Baseline</w:t>
            </w:r>
          </w:p>
          <w:p w14:paraId="35139498" w14:textId="77777777" w:rsidR="00692386" w:rsidRPr="00D5163E" w:rsidRDefault="00692386" w:rsidP="007E081C">
            <w:pPr>
              <w:pStyle w:val="ListParagraph"/>
              <w:ind w:left="342"/>
              <w:jc w:val="both"/>
              <w:rPr>
                <w:rFonts w:ascii="Calibri" w:hAnsi="Calibri" w:cs="Calibri"/>
                <w:sz w:val="18"/>
                <w:szCs w:val="18"/>
              </w:rPr>
            </w:pPr>
          </w:p>
          <w:p w14:paraId="4B384C2E" w14:textId="77777777" w:rsidR="00692386" w:rsidRPr="00D5163E" w:rsidRDefault="00692386" w:rsidP="007E081C">
            <w:pPr>
              <w:pStyle w:val="ListParagraph"/>
              <w:ind w:left="342"/>
              <w:jc w:val="both"/>
              <w:rPr>
                <w:rFonts w:ascii="Calibri" w:hAnsi="Calibri" w:cs="Calibri"/>
                <w:sz w:val="18"/>
                <w:szCs w:val="18"/>
              </w:rPr>
            </w:pPr>
          </w:p>
          <w:p w14:paraId="49CF6D0F" w14:textId="77777777" w:rsidR="00692386" w:rsidRPr="00D5163E" w:rsidRDefault="00692386" w:rsidP="007E081C">
            <w:pPr>
              <w:pStyle w:val="ListParagraph"/>
              <w:ind w:left="342"/>
              <w:jc w:val="both"/>
              <w:rPr>
                <w:rFonts w:ascii="Calibri" w:hAnsi="Calibri" w:cs="Calibri"/>
                <w:sz w:val="18"/>
                <w:szCs w:val="18"/>
              </w:rPr>
            </w:pPr>
          </w:p>
          <w:p w14:paraId="3597A4F4" w14:textId="77777777" w:rsidR="00692386" w:rsidRPr="00D5163E" w:rsidRDefault="00692386" w:rsidP="007E081C">
            <w:pPr>
              <w:pStyle w:val="ListParagraph"/>
              <w:ind w:left="342"/>
              <w:jc w:val="both"/>
              <w:rPr>
                <w:rFonts w:ascii="Calibri" w:hAnsi="Calibri" w:cs="Calibri"/>
                <w:sz w:val="18"/>
                <w:szCs w:val="18"/>
              </w:rPr>
            </w:pPr>
          </w:p>
          <w:p w14:paraId="159FE994" w14:textId="77777777" w:rsidR="00692386" w:rsidRPr="00D5163E" w:rsidRDefault="00692386" w:rsidP="007E081C">
            <w:pPr>
              <w:pStyle w:val="ListParagraph"/>
              <w:ind w:left="342"/>
              <w:jc w:val="both"/>
              <w:rPr>
                <w:rFonts w:ascii="Calibri" w:hAnsi="Calibri" w:cs="Calibri"/>
                <w:sz w:val="18"/>
                <w:szCs w:val="18"/>
              </w:rPr>
            </w:pPr>
          </w:p>
          <w:p w14:paraId="32D08A70" w14:textId="77777777" w:rsidR="00692386" w:rsidRPr="00D5163E" w:rsidRDefault="00692386" w:rsidP="007E081C">
            <w:pPr>
              <w:pStyle w:val="ListParagraph"/>
              <w:ind w:left="342"/>
              <w:jc w:val="both"/>
              <w:rPr>
                <w:rFonts w:ascii="Calibri" w:hAnsi="Calibri" w:cs="Calibri"/>
                <w:sz w:val="18"/>
                <w:szCs w:val="18"/>
              </w:rPr>
            </w:pPr>
          </w:p>
          <w:p w14:paraId="055BC2F5" w14:textId="77777777" w:rsidR="00692386" w:rsidRPr="00D5163E" w:rsidRDefault="00692386" w:rsidP="00DD7CE7">
            <w:pPr>
              <w:pStyle w:val="ListParagraph"/>
              <w:numPr>
                <w:ilvl w:val="0"/>
                <w:numId w:val="20"/>
              </w:numPr>
              <w:ind w:left="342" w:hanging="238"/>
              <w:contextualSpacing/>
              <w:jc w:val="both"/>
              <w:rPr>
                <w:rFonts w:ascii="Calibri" w:hAnsi="Calibri" w:cs="Calibri"/>
                <w:noProof/>
                <w:sz w:val="18"/>
                <w:szCs w:val="18"/>
              </w:rPr>
            </w:pPr>
            <w:r w:rsidRPr="00D5163E">
              <w:rPr>
                <w:rFonts w:ascii="Calibri" w:hAnsi="Calibri" w:cs="Calibri"/>
                <w:sz w:val="18"/>
                <w:szCs w:val="18"/>
              </w:rPr>
              <w:t xml:space="preserve">Eff: </w:t>
            </w:r>
            <w:r w:rsidRPr="00D5163E">
              <w:rPr>
                <w:rFonts w:ascii="Calibri" w:hAnsi="Calibri" w:cs="Calibri"/>
                <w:b/>
                <w:sz w:val="18"/>
                <w:szCs w:val="18"/>
              </w:rPr>
              <w:t>130</w:t>
            </w:r>
            <w:r w:rsidRPr="00D5163E">
              <w:rPr>
                <w:rFonts w:ascii="Calibri" w:hAnsi="Calibri" w:cs="Calibri"/>
                <w:sz w:val="18"/>
                <w:szCs w:val="18"/>
              </w:rPr>
              <w:t xml:space="preserve"> lm/W;</w:t>
            </w:r>
          </w:p>
          <w:p w14:paraId="2C52E36F" w14:textId="77777777" w:rsidR="00692386" w:rsidRPr="00D5163E" w:rsidRDefault="00692386" w:rsidP="00DD7CE7">
            <w:pPr>
              <w:pStyle w:val="ListParagraph"/>
              <w:numPr>
                <w:ilvl w:val="0"/>
                <w:numId w:val="20"/>
              </w:numPr>
              <w:ind w:left="342" w:hanging="238"/>
              <w:contextualSpacing/>
              <w:jc w:val="both"/>
              <w:rPr>
                <w:rFonts w:ascii="Calibri" w:hAnsi="Calibri" w:cs="Calibri"/>
                <w:noProof/>
                <w:sz w:val="18"/>
                <w:szCs w:val="18"/>
              </w:rPr>
            </w:pPr>
            <w:r w:rsidRPr="00D5163E">
              <w:rPr>
                <w:rFonts w:ascii="Calibri" w:hAnsi="Calibri" w:cs="Calibri"/>
                <w:sz w:val="18"/>
                <w:szCs w:val="18"/>
              </w:rPr>
              <w:lastRenderedPageBreak/>
              <w:t xml:space="preserve">Supply chain Cost: </w:t>
            </w:r>
            <w:r w:rsidRPr="00D5163E">
              <w:rPr>
                <w:rFonts w:ascii="Calibri" w:hAnsi="Calibri" w:cs="Calibri"/>
                <w:b/>
                <w:sz w:val="18"/>
                <w:szCs w:val="18"/>
              </w:rPr>
              <w:t>80%</w:t>
            </w:r>
            <w:r w:rsidRPr="00D5163E">
              <w:rPr>
                <w:rFonts w:ascii="Calibri" w:hAnsi="Calibri" w:cs="Calibri"/>
                <w:sz w:val="18"/>
                <w:szCs w:val="18"/>
              </w:rPr>
              <w:t xml:space="preserve"> of Baseline</w:t>
            </w:r>
          </w:p>
          <w:p w14:paraId="02EBD62C" w14:textId="77777777" w:rsidR="00692386" w:rsidRPr="00D5163E" w:rsidRDefault="00692386" w:rsidP="007E081C">
            <w:pPr>
              <w:tabs>
                <w:tab w:val="num" w:pos="450"/>
              </w:tabs>
              <w:spacing w:after="0"/>
              <w:rPr>
                <w:rFonts w:cs="Calibri"/>
                <w:sz w:val="18"/>
                <w:szCs w:val="18"/>
              </w:rPr>
            </w:pPr>
          </w:p>
        </w:tc>
        <w:tc>
          <w:tcPr>
            <w:tcW w:w="2250" w:type="dxa"/>
          </w:tcPr>
          <w:p w14:paraId="2C83F5FB" w14:textId="77777777" w:rsidR="00692386" w:rsidRPr="00D5163E" w:rsidRDefault="00692386" w:rsidP="007E081C">
            <w:pPr>
              <w:spacing w:after="0"/>
              <w:ind w:left="130"/>
              <w:rPr>
                <w:rFonts w:cs="Calibri"/>
                <w:sz w:val="18"/>
                <w:szCs w:val="18"/>
              </w:rPr>
            </w:pPr>
          </w:p>
          <w:p w14:paraId="5D80672A" w14:textId="77777777" w:rsidR="00692386" w:rsidRPr="00D5163E" w:rsidRDefault="00692386" w:rsidP="007E081C">
            <w:pPr>
              <w:spacing w:after="0"/>
              <w:ind w:left="130"/>
              <w:rPr>
                <w:rFonts w:cs="Calibri"/>
                <w:sz w:val="18"/>
                <w:szCs w:val="18"/>
              </w:rPr>
            </w:pPr>
          </w:p>
          <w:p w14:paraId="2202A3F4" w14:textId="77777777" w:rsidR="00692386" w:rsidRPr="00D5163E" w:rsidRDefault="00692386" w:rsidP="007E081C">
            <w:pPr>
              <w:pStyle w:val="ListParagraph"/>
              <w:ind w:left="342"/>
              <w:jc w:val="both"/>
              <w:rPr>
                <w:rFonts w:ascii="Calibri" w:hAnsi="Calibri" w:cs="Calibri"/>
                <w:sz w:val="18"/>
                <w:szCs w:val="18"/>
              </w:rPr>
            </w:pPr>
          </w:p>
          <w:p w14:paraId="5A589E7B" w14:textId="77777777" w:rsidR="00692386" w:rsidRPr="00D5163E" w:rsidRDefault="00692386" w:rsidP="007E081C">
            <w:pPr>
              <w:pStyle w:val="ListParagraph"/>
              <w:ind w:left="342"/>
              <w:jc w:val="both"/>
              <w:rPr>
                <w:rFonts w:ascii="Calibri" w:hAnsi="Calibri" w:cs="Calibri"/>
                <w:sz w:val="18"/>
                <w:szCs w:val="18"/>
              </w:rPr>
            </w:pPr>
          </w:p>
          <w:p w14:paraId="14C4C288" w14:textId="77777777" w:rsidR="00692386" w:rsidRPr="00D5163E" w:rsidRDefault="00692386" w:rsidP="007E081C">
            <w:pPr>
              <w:pStyle w:val="ListParagraph"/>
              <w:ind w:left="342"/>
              <w:jc w:val="both"/>
              <w:rPr>
                <w:rFonts w:ascii="Calibri" w:hAnsi="Calibri" w:cs="Calibri"/>
                <w:sz w:val="18"/>
                <w:szCs w:val="18"/>
              </w:rPr>
            </w:pPr>
          </w:p>
          <w:p w14:paraId="5B6799D2" w14:textId="77777777" w:rsidR="00692386" w:rsidRPr="00D5163E" w:rsidRDefault="00692386" w:rsidP="007E081C">
            <w:pPr>
              <w:pStyle w:val="ListParagraph"/>
              <w:ind w:left="342"/>
              <w:jc w:val="both"/>
              <w:rPr>
                <w:rFonts w:ascii="Calibri" w:hAnsi="Calibri" w:cs="Calibri"/>
                <w:sz w:val="18"/>
                <w:szCs w:val="18"/>
              </w:rPr>
            </w:pPr>
          </w:p>
          <w:p w14:paraId="3084F2E5" w14:textId="77777777" w:rsidR="00692386" w:rsidRPr="00D5163E" w:rsidRDefault="00692386" w:rsidP="007E081C">
            <w:pPr>
              <w:pStyle w:val="ListParagraph"/>
              <w:ind w:left="342"/>
              <w:jc w:val="both"/>
              <w:rPr>
                <w:rFonts w:ascii="Calibri" w:hAnsi="Calibri" w:cs="Calibri"/>
                <w:sz w:val="18"/>
                <w:szCs w:val="18"/>
              </w:rPr>
            </w:pPr>
          </w:p>
          <w:p w14:paraId="7766FA5A" w14:textId="77777777" w:rsidR="00692386" w:rsidRPr="00D5163E" w:rsidRDefault="00692386" w:rsidP="00DD7CE7">
            <w:pPr>
              <w:pStyle w:val="ListParagraph"/>
              <w:numPr>
                <w:ilvl w:val="0"/>
                <w:numId w:val="20"/>
              </w:numPr>
              <w:tabs>
                <w:tab w:val="num" w:pos="450"/>
              </w:tabs>
              <w:ind w:left="342" w:hanging="238"/>
              <w:contextualSpacing/>
              <w:jc w:val="both"/>
              <w:rPr>
                <w:rFonts w:ascii="Calibri" w:hAnsi="Calibri" w:cs="Calibri"/>
                <w:noProof/>
                <w:sz w:val="18"/>
                <w:szCs w:val="18"/>
              </w:rPr>
            </w:pPr>
            <w:r w:rsidRPr="00D5163E">
              <w:rPr>
                <w:rFonts w:ascii="Calibri" w:hAnsi="Calibri" w:cs="Calibri"/>
                <w:sz w:val="18"/>
                <w:szCs w:val="18"/>
              </w:rPr>
              <w:t xml:space="preserve">Eff: </w:t>
            </w:r>
            <w:r w:rsidRPr="00D5163E">
              <w:rPr>
                <w:rFonts w:ascii="Calibri" w:hAnsi="Calibri" w:cs="Calibri"/>
                <w:b/>
                <w:sz w:val="18"/>
                <w:szCs w:val="18"/>
              </w:rPr>
              <w:t>150</w:t>
            </w:r>
            <w:r w:rsidRPr="00D5163E">
              <w:rPr>
                <w:rFonts w:ascii="Calibri" w:hAnsi="Calibri" w:cs="Calibri"/>
                <w:sz w:val="18"/>
                <w:szCs w:val="18"/>
              </w:rPr>
              <w:t xml:space="preserve"> lm/W;</w:t>
            </w:r>
          </w:p>
          <w:p w14:paraId="449F539E" w14:textId="77777777" w:rsidR="00692386" w:rsidRPr="00D5163E" w:rsidRDefault="00692386" w:rsidP="00DD7CE7">
            <w:pPr>
              <w:pStyle w:val="ListParagraph"/>
              <w:numPr>
                <w:ilvl w:val="0"/>
                <w:numId w:val="20"/>
              </w:numPr>
              <w:tabs>
                <w:tab w:val="num" w:pos="450"/>
              </w:tabs>
              <w:ind w:left="342" w:hanging="238"/>
              <w:contextualSpacing/>
              <w:jc w:val="both"/>
              <w:rPr>
                <w:rFonts w:ascii="Calibri" w:hAnsi="Calibri" w:cs="Calibri"/>
                <w:noProof/>
                <w:sz w:val="18"/>
                <w:szCs w:val="18"/>
              </w:rPr>
            </w:pPr>
            <w:r w:rsidRPr="00D5163E">
              <w:rPr>
                <w:rFonts w:ascii="Calibri" w:hAnsi="Calibri" w:cs="Calibri"/>
                <w:sz w:val="18"/>
                <w:szCs w:val="18"/>
              </w:rPr>
              <w:t xml:space="preserve">Supply chaincost: </w:t>
            </w:r>
            <w:r w:rsidRPr="00D5163E">
              <w:rPr>
                <w:rFonts w:ascii="Calibri" w:hAnsi="Calibri" w:cs="Calibri"/>
                <w:b/>
                <w:sz w:val="18"/>
                <w:szCs w:val="18"/>
              </w:rPr>
              <w:t>70%</w:t>
            </w:r>
            <w:r w:rsidRPr="00D5163E">
              <w:rPr>
                <w:rFonts w:ascii="Calibri" w:hAnsi="Calibri" w:cs="Calibri"/>
                <w:sz w:val="18"/>
                <w:szCs w:val="18"/>
              </w:rPr>
              <w:t xml:space="preserve"> of Baseline</w:t>
            </w:r>
          </w:p>
          <w:p w14:paraId="2F57B73B" w14:textId="77777777" w:rsidR="00692386" w:rsidRPr="00D5163E" w:rsidRDefault="00692386" w:rsidP="007E081C">
            <w:pPr>
              <w:pStyle w:val="ListParagraph"/>
              <w:ind w:left="342"/>
              <w:jc w:val="both"/>
              <w:rPr>
                <w:rFonts w:ascii="Calibri" w:hAnsi="Calibri" w:cs="Calibri"/>
                <w:sz w:val="18"/>
                <w:szCs w:val="18"/>
              </w:rPr>
            </w:pPr>
          </w:p>
          <w:p w14:paraId="531D1C50" w14:textId="77777777" w:rsidR="00692386" w:rsidRPr="00D5163E" w:rsidRDefault="00692386" w:rsidP="007E081C">
            <w:pPr>
              <w:pStyle w:val="ListParagraph"/>
              <w:ind w:left="342"/>
              <w:jc w:val="both"/>
              <w:rPr>
                <w:rFonts w:ascii="Calibri" w:hAnsi="Calibri" w:cs="Calibri"/>
                <w:sz w:val="18"/>
                <w:szCs w:val="18"/>
              </w:rPr>
            </w:pPr>
          </w:p>
          <w:p w14:paraId="1ED406A6" w14:textId="77777777" w:rsidR="00692386" w:rsidRPr="00D5163E" w:rsidRDefault="00692386" w:rsidP="007E081C">
            <w:pPr>
              <w:pStyle w:val="ListParagraph"/>
              <w:ind w:left="342"/>
              <w:jc w:val="both"/>
              <w:rPr>
                <w:rFonts w:ascii="Calibri" w:hAnsi="Calibri" w:cs="Calibri"/>
                <w:sz w:val="18"/>
                <w:szCs w:val="18"/>
              </w:rPr>
            </w:pPr>
          </w:p>
          <w:p w14:paraId="470FE320" w14:textId="77777777" w:rsidR="00692386" w:rsidRPr="00D5163E" w:rsidRDefault="00692386" w:rsidP="007E081C">
            <w:pPr>
              <w:pStyle w:val="ListParagraph"/>
              <w:ind w:left="342"/>
              <w:jc w:val="both"/>
              <w:rPr>
                <w:rFonts w:ascii="Calibri" w:hAnsi="Calibri" w:cs="Calibri"/>
                <w:sz w:val="18"/>
                <w:szCs w:val="18"/>
              </w:rPr>
            </w:pPr>
          </w:p>
          <w:p w14:paraId="47890DC7" w14:textId="77777777" w:rsidR="00692386" w:rsidRPr="00D5163E" w:rsidRDefault="00692386" w:rsidP="007E081C">
            <w:pPr>
              <w:pStyle w:val="ListParagraph"/>
              <w:ind w:left="342"/>
              <w:jc w:val="both"/>
              <w:rPr>
                <w:rFonts w:ascii="Calibri" w:hAnsi="Calibri" w:cs="Calibri"/>
                <w:sz w:val="18"/>
                <w:szCs w:val="18"/>
              </w:rPr>
            </w:pPr>
          </w:p>
          <w:p w14:paraId="6FE26C3F" w14:textId="77777777" w:rsidR="00692386" w:rsidRPr="00D5163E" w:rsidRDefault="00692386" w:rsidP="007E081C">
            <w:pPr>
              <w:pStyle w:val="ListParagraph"/>
              <w:ind w:left="342"/>
              <w:jc w:val="both"/>
              <w:rPr>
                <w:rFonts w:ascii="Calibri" w:hAnsi="Calibri" w:cs="Calibri"/>
                <w:sz w:val="18"/>
                <w:szCs w:val="18"/>
              </w:rPr>
            </w:pPr>
          </w:p>
          <w:p w14:paraId="5C5FAEBC" w14:textId="77777777" w:rsidR="00692386" w:rsidRPr="00D5163E" w:rsidRDefault="00692386" w:rsidP="00DD7CE7">
            <w:pPr>
              <w:pStyle w:val="ListParagraph"/>
              <w:numPr>
                <w:ilvl w:val="0"/>
                <w:numId w:val="20"/>
              </w:numPr>
              <w:ind w:left="342" w:hanging="238"/>
              <w:contextualSpacing/>
              <w:jc w:val="both"/>
              <w:rPr>
                <w:rFonts w:ascii="Calibri" w:hAnsi="Calibri" w:cs="Calibri"/>
                <w:noProof/>
                <w:sz w:val="18"/>
                <w:szCs w:val="18"/>
              </w:rPr>
            </w:pPr>
            <w:r w:rsidRPr="00D5163E">
              <w:rPr>
                <w:rFonts w:ascii="Calibri" w:hAnsi="Calibri" w:cs="Calibri"/>
                <w:b/>
                <w:sz w:val="18"/>
                <w:szCs w:val="18"/>
              </w:rPr>
              <w:t xml:space="preserve">170 </w:t>
            </w:r>
            <w:r w:rsidRPr="00D5163E">
              <w:rPr>
                <w:rFonts w:ascii="Calibri" w:hAnsi="Calibri" w:cs="Calibri"/>
                <w:sz w:val="18"/>
                <w:szCs w:val="18"/>
              </w:rPr>
              <w:t>lm/W;</w:t>
            </w:r>
          </w:p>
          <w:p w14:paraId="5DBF5A41" w14:textId="222164E1" w:rsidR="00692386" w:rsidRPr="00D5163E" w:rsidRDefault="00692386" w:rsidP="00DD7CE7">
            <w:pPr>
              <w:pStyle w:val="ListParagraph"/>
              <w:numPr>
                <w:ilvl w:val="0"/>
                <w:numId w:val="20"/>
              </w:numPr>
              <w:ind w:left="342" w:hanging="238"/>
              <w:contextualSpacing/>
              <w:jc w:val="both"/>
              <w:rPr>
                <w:rFonts w:ascii="Calibri" w:hAnsi="Calibri" w:cs="Calibri"/>
                <w:noProof/>
                <w:sz w:val="18"/>
                <w:szCs w:val="18"/>
              </w:rPr>
            </w:pPr>
            <w:r w:rsidRPr="00D5163E">
              <w:rPr>
                <w:rFonts w:ascii="Calibri" w:hAnsi="Calibri" w:cs="Calibri"/>
                <w:sz w:val="18"/>
                <w:szCs w:val="18"/>
              </w:rPr>
              <w:lastRenderedPageBreak/>
              <w:t>Supply chain</w:t>
            </w:r>
            <w:r w:rsidR="00401FC4" w:rsidRPr="00D5163E">
              <w:rPr>
                <w:rFonts w:ascii="Calibri" w:hAnsi="Calibri" w:cs="Calibri"/>
                <w:sz w:val="18"/>
                <w:szCs w:val="18"/>
              </w:rPr>
              <w:t xml:space="preserve"> </w:t>
            </w:r>
            <w:r w:rsidRPr="00D5163E">
              <w:rPr>
                <w:rFonts w:ascii="Calibri" w:hAnsi="Calibri" w:cs="Calibri"/>
                <w:sz w:val="18"/>
                <w:szCs w:val="18"/>
              </w:rPr>
              <w:t xml:space="preserve">cost: </w:t>
            </w:r>
            <w:r w:rsidRPr="00D5163E">
              <w:rPr>
                <w:rFonts w:ascii="Calibri" w:hAnsi="Calibri" w:cs="Calibri"/>
                <w:b/>
                <w:sz w:val="18"/>
                <w:szCs w:val="18"/>
              </w:rPr>
              <w:t>70%</w:t>
            </w:r>
            <w:r w:rsidRPr="00D5163E">
              <w:rPr>
                <w:rFonts w:ascii="Calibri" w:hAnsi="Calibri" w:cs="Calibri"/>
                <w:sz w:val="18"/>
                <w:szCs w:val="18"/>
              </w:rPr>
              <w:t xml:space="preserve"> of Baseline</w:t>
            </w:r>
          </w:p>
          <w:p w14:paraId="10F66867" w14:textId="77777777" w:rsidR="00692386" w:rsidRPr="00D5163E" w:rsidRDefault="00692386" w:rsidP="007E081C">
            <w:pPr>
              <w:spacing w:after="0"/>
              <w:ind w:left="130"/>
              <w:rPr>
                <w:rFonts w:cs="Calibri"/>
                <w:sz w:val="18"/>
                <w:szCs w:val="18"/>
              </w:rPr>
            </w:pPr>
          </w:p>
        </w:tc>
        <w:tc>
          <w:tcPr>
            <w:tcW w:w="2970" w:type="dxa"/>
          </w:tcPr>
          <w:p w14:paraId="580FE366" w14:textId="3FCA77AB" w:rsidR="00692386" w:rsidRPr="00D5163E" w:rsidRDefault="00692386" w:rsidP="00DD7CE7">
            <w:pPr>
              <w:numPr>
                <w:ilvl w:val="0"/>
                <w:numId w:val="18"/>
              </w:numPr>
              <w:tabs>
                <w:tab w:val="num" w:pos="126"/>
                <w:tab w:val="num" w:pos="450"/>
              </w:tabs>
              <w:spacing w:after="0"/>
              <w:ind w:left="126" w:hanging="126"/>
              <w:rPr>
                <w:rFonts w:ascii="Times New Roman" w:hAnsi="Times New Roman"/>
                <w:noProof/>
                <w:sz w:val="18"/>
                <w:szCs w:val="18"/>
              </w:rPr>
            </w:pPr>
            <w:r w:rsidRPr="00D5163E">
              <w:rPr>
                <w:sz w:val="18"/>
                <w:szCs w:val="18"/>
              </w:rPr>
              <w:lastRenderedPageBreak/>
              <w:t xml:space="preserve">Local lighting manufacturers will take up the transformation of their facilities as viable investment in production techniques </w:t>
            </w:r>
            <w:r w:rsidR="000D1010" w:rsidRPr="00D5163E">
              <w:rPr>
                <w:sz w:val="18"/>
                <w:szCs w:val="18"/>
              </w:rPr>
              <w:t>for affordable and highly efficient lighting products</w:t>
            </w:r>
          </w:p>
          <w:p w14:paraId="7493B1CB" w14:textId="77777777" w:rsidR="00692386" w:rsidRPr="00D5163E" w:rsidRDefault="00692386" w:rsidP="00DD7CE7">
            <w:pPr>
              <w:numPr>
                <w:ilvl w:val="0"/>
                <w:numId w:val="18"/>
              </w:numPr>
              <w:tabs>
                <w:tab w:val="num" w:pos="126"/>
                <w:tab w:val="num" w:pos="450"/>
              </w:tabs>
              <w:spacing w:after="0"/>
              <w:ind w:left="126" w:hanging="126"/>
              <w:rPr>
                <w:rFonts w:ascii="Times New Roman" w:hAnsi="Times New Roman"/>
                <w:noProof/>
                <w:sz w:val="18"/>
                <w:szCs w:val="18"/>
              </w:rPr>
            </w:pPr>
            <w:r w:rsidRPr="00D5163E">
              <w:rPr>
                <w:sz w:val="18"/>
                <w:szCs w:val="18"/>
              </w:rPr>
              <w:t>Manufacturers remain committed to improving the energy-efficiency and quality of products.</w:t>
            </w:r>
          </w:p>
          <w:p w14:paraId="6118AE9B" w14:textId="77777777" w:rsidR="00692386" w:rsidRPr="00D5163E" w:rsidRDefault="00692386" w:rsidP="00DD7CE7">
            <w:pPr>
              <w:numPr>
                <w:ilvl w:val="0"/>
                <w:numId w:val="18"/>
              </w:numPr>
              <w:tabs>
                <w:tab w:val="num" w:pos="126"/>
                <w:tab w:val="num" w:pos="450"/>
              </w:tabs>
              <w:spacing w:after="0"/>
              <w:ind w:left="126" w:hanging="126"/>
              <w:rPr>
                <w:rFonts w:ascii="Times New Roman" w:hAnsi="Times New Roman"/>
                <w:noProof/>
                <w:sz w:val="18"/>
                <w:szCs w:val="18"/>
              </w:rPr>
            </w:pPr>
            <w:r w:rsidRPr="00D5163E">
              <w:rPr>
                <w:sz w:val="18"/>
                <w:szCs w:val="18"/>
              </w:rPr>
              <w:t>Manufacturers remain willing to share data.</w:t>
            </w:r>
          </w:p>
          <w:p w14:paraId="0AEF65E0" w14:textId="77777777" w:rsidR="00692386" w:rsidRPr="00D5163E" w:rsidRDefault="00692386" w:rsidP="007E081C">
            <w:pPr>
              <w:tabs>
                <w:tab w:val="num" w:pos="450"/>
              </w:tabs>
              <w:spacing w:after="0"/>
              <w:ind w:left="126"/>
              <w:rPr>
                <w:sz w:val="18"/>
                <w:szCs w:val="18"/>
              </w:rPr>
            </w:pPr>
          </w:p>
          <w:p w14:paraId="1D23F5A1" w14:textId="77777777" w:rsidR="00692386" w:rsidRPr="00D5163E" w:rsidRDefault="00692386" w:rsidP="007E081C">
            <w:pPr>
              <w:tabs>
                <w:tab w:val="num" w:pos="450"/>
              </w:tabs>
              <w:spacing w:after="0"/>
              <w:ind w:left="126"/>
              <w:rPr>
                <w:sz w:val="18"/>
                <w:szCs w:val="18"/>
              </w:rPr>
            </w:pPr>
          </w:p>
        </w:tc>
      </w:tr>
      <w:tr w:rsidR="00692386" w:rsidRPr="00D5163E" w14:paraId="2ECBA122" w14:textId="77777777" w:rsidTr="00692386">
        <w:tc>
          <w:tcPr>
            <w:tcW w:w="2520" w:type="dxa"/>
            <w:shd w:val="pct12" w:color="auto" w:fill="auto"/>
          </w:tcPr>
          <w:p w14:paraId="2865495E" w14:textId="77777777" w:rsidR="00692386" w:rsidRPr="00D5163E" w:rsidRDefault="00692386" w:rsidP="002C2489">
            <w:pPr>
              <w:spacing w:after="0"/>
              <w:rPr>
                <w:rFonts w:cs="Calibri"/>
                <w:sz w:val="18"/>
                <w:szCs w:val="18"/>
              </w:rPr>
            </w:pPr>
          </w:p>
        </w:tc>
        <w:tc>
          <w:tcPr>
            <w:tcW w:w="2070" w:type="dxa"/>
          </w:tcPr>
          <w:p w14:paraId="50BC6840" w14:textId="038CF270" w:rsidR="00692386" w:rsidRPr="00D5163E" w:rsidRDefault="00692386" w:rsidP="00DD7CE7">
            <w:pPr>
              <w:pStyle w:val="ListParagraph"/>
              <w:numPr>
                <w:ilvl w:val="0"/>
                <w:numId w:val="21"/>
              </w:numPr>
              <w:ind w:left="167" w:right="110" w:hanging="142"/>
              <w:contextualSpacing/>
              <w:jc w:val="both"/>
              <w:rPr>
                <w:rFonts w:ascii="Calibri" w:hAnsi="Calibri" w:cs="Calibri"/>
                <w:noProof/>
                <w:sz w:val="18"/>
                <w:szCs w:val="18"/>
              </w:rPr>
            </w:pPr>
            <w:r w:rsidRPr="00D5163E">
              <w:rPr>
                <w:rFonts w:ascii="Calibri" w:hAnsi="Calibri" w:cs="Calibri"/>
                <w:sz w:val="18"/>
                <w:szCs w:val="18"/>
              </w:rPr>
              <w:t xml:space="preserve">Cumulative number of lighting manufacturers who received technical assistance </w:t>
            </w:r>
            <w:r w:rsidR="007B3CBE" w:rsidRPr="00D5163E">
              <w:rPr>
                <w:rFonts w:ascii="Calibri" w:hAnsi="Calibri" w:cs="Leelawadee"/>
                <w:sz w:val="18"/>
                <w:szCs w:val="18"/>
              </w:rPr>
              <w:t>to upgrade production facilities</w:t>
            </w:r>
          </w:p>
        </w:tc>
        <w:tc>
          <w:tcPr>
            <w:tcW w:w="1800" w:type="dxa"/>
          </w:tcPr>
          <w:p w14:paraId="66F83591" w14:textId="77777777" w:rsidR="00692386" w:rsidRPr="00D5163E" w:rsidRDefault="00692386" w:rsidP="00DD7CE7">
            <w:pPr>
              <w:pStyle w:val="ListParagraph"/>
              <w:numPr>
                <w:ilvl w:val="0"/>
                <w:numId w:val="21"/>
              </w:numPr>
              <w:ind w:left="167" w:right="110" w:hanging="142"/>
              <w:contextualSpacing/>
              <w:jc w:val="both"/>
              <w:rPr>
                <w:rFonts w:ascii="Calibri" w:hAnsi="Calibri" w:cs="Calibri"/>
                <w:noProof/>
                <w:sz w:val="18"/>
                <w:szCs w:val="18"/>
              </w:rPr>
            </w:pPr>
            <w:r w:rsidRPr="00D5163E">
              <w:rPr>
                <w:rFonts w:ascii="Calibri" w:hAnsi="Calibri" w:cs="Calibri"/>
                <w:sz w:val="18"/>
                <w:szCs w:val="18"/>
              </w:rPr>
              <w:t>0</w:t>
            </w:r>
          </w:p>
        </w:tc>
        <w:tc>
          <w:tcPr>
            <w:tcW w:w="2070" w:type="dxa"/>
          </w:tcPr>
          <w:p w14:paraId="5B2BDF1B" w14:textId="1D65F6C8" w:rsidR="00692386" w:rsidRPr="00D5163E" w:rsidRDefault="00692386" w:rsidP="00DD7CE7">
            <w:pPr>
              <w:pStyle w:val="ListParagraph"/>
              <w:numPr>
                <w:ilvl w:val="0"/>
                <w:numId w:val="21"/>
              </w:numPr>
              <w:ind w:left="167" w:right="110" w:hanging="142"/>
              <w:contextualSpacing/>
              <w:jc w:val="both"/>
              <w:rPr>
                <w:rFonts w:ascii="Calibri" w:hAnsi="Calibri" w:cs="Calibri"/>
                <w:noProof/>
                <w:sz w:val="18"/>
                <w:szCs w:val="18"/>
              </w:rPr>
            </w:pPr>
            <w:r w:rsidRPr="00D5163E">
              <w:rPr>
                <w:rFonts w:ascii="Calibri" w:hAnsi="Calibri" w:cs="Calibri"/>
                <w:sz w:val="18"/>
                <w:szCs w:val="18"/>
              </w:rPr>
              <w:t>3 manufacturers (1 for each association)</w:t>
            </w:r>
          </w:p>
        </w:tc>
        <w:tc>
          <w:tcPr>
            <w:tcW w:w="2250" w:type="dxa"/>
          </w:tcPr>
          <w:p w14:paraId="3D1AEA12" w14:textId="77777777" w:rsidR="00692386" w:rsidRPr="00D5163E" w:rsidRDefault="00692386" w:rsidP="00DD7CE7">
            <w:pPr>
              <w:pStyle w:val="ListParagraph"/>
              <w:numPr>
                <w:ilvl w:val="0"/>
                <w:numId w:val="21"/>
              </w:numPr>
              <w:ind w:left="167" w:right="110" w:hanging="142"/>
              <w:contextualSpacing/>
              <w:jc w:val="both"/>
              <w:rPr>
                <w:rFonts w:ascii="Calibri" w:hAnsi="Calibri" w:cs="Calibri"/>
                <w:noProof/>
                <w:sz w:val="18"/>
                <w:szCs w:val="18"/>
              </w:rPr>
            </w:pPr>
            <w:r w:rsidRPr="00D5163E">
              <w:rPr>
                <w:rFonts w:ascii="Calibri" w:hAnsi="Calibri" w:cs="Calibri"/>
                <w:sz w:val="18"/>
                <w:szCs w:val="18"/>
              </w:rPr>
              <w:t xml:space="preserve">6 </w:t>
            </w:r>
          </w:p>
        </w:tc>
        <w:tc>
          <w:tcPr>
            <w:tcW w:w="2970" w:type="dxa"/>
          </w:tcPr>
          <w:p w14:paraId="4C929785" w14:textId="77777777" w:rsidR="00692386" w:rsidRPr="00D5163E" w:rsidRDefault="00692386" w:rsidP="00DD7CE7">
            <w:pPr>
              <w:pStyle w:val="ListParagraph"/>
              <w:numPr>
                <w:ilvl w:val="0"/>
                <w:numId w:val="21"/>
              </w:numPr>
              <w:ind w:left="167" w:right="110" w:hanging="142"/>
              <w:contextualSpacing/>
              <w:jc w:val="both"/>
              <w:rPr>
                <w:rFonts w:ascii="Calibri" w:hAnsi="Calibri" w:cs="Calibri"/>
                <w:noProof/>
                <w:sz w:val="18"/>
                <w:szCs w:val="18"/>
              </w:rPr>
            </w:pPr>
            <w:r w:rsidRPr="00D5163E">
              <w:rPr>
                <w:rFonts w:ascii="Calibri" w:hAnsi="Calibri" w:cs="Calibri"/>
                <w:sz w:val="18"/>
                <w:szCs w:val="18"/>
              </w:rPr>
              <w:t>Commitment and active participation of manufacturers and associations with adequate financial resources to participate in the program.</w:t>
            </w:r>
          </w:p>
        </w:tc>
      </w:tr>
      <w:tr w:rsidR="00692386" w:rsidRPr="00D5163E" w14:paraId="3C05FB1C" w14:textId="77777777" w:rsidTr="00692386">
        <w:tc>
          <w:tcPr>
            <w:tcW w:w="2520" w:type="dxa"/>
            <w:shd w:val="pct12" w:color="auto" w:fill="auto"/>
          </w:tcPr>
          <w:p w14:paraId="54F16AB2" w14:textId="77777777" w:rsidR="00692386" w:rsidRPr="00D5163E" w:rsidRDefault="00692386" w:rsidP="002C2489">
            <w:pPr>
              <w:spacing w:after="0"/>
              <w:rPr>
                <w:rFonts w:cs="Calibri"/>
                <w:sz w:val="18"/>
                <w:szCs w:val="18"/>
              </w:rPr>
            </w:pPr>
          </w:p>
        </w:tc>
        <w:tc>
          <w:tcPr>
            <w:tcW w:w="2070" w:type="dxa"/>
          </w:tcPr>
          <w:p w14:paraId="4C97043B" w14:textId="77777777" w:rsidR="00692386" w:rsidRPr="00D5163E" w:rsidRDefault="00692386" w:rsidP="00DD7CE7">
            <w:pPr>
              <w:pStyle w:val="ListParagraph"/>
              <w:numPr>
                <w:ilvl w:val="0"/>
                <w:numId w:val="21"/>
              </w:numPr>
              <w:ind w:left="167" w:right="110" w:hanging="142"/>
              <w:contextualSpacing/>
              <w:jc w:val="both"/>
              <w:rPr>
                <w:rFonts w:ascii="Calibri" w:hAnsi="Calibri" w:cs="Calibri"/>
                <w:noProof/>
                <w:sz w:val="18"/>
                <w:szCs w:val="18"/>
              </w:rPr>
            </w:pPr>
            <w:r w:rsidRPr="00D5163E">
              <w:rPr>
                <w:rFonts w:ascii="Calibri" w:hAnsi="Calibri" w:cs="Calibri"/>
                <w:sz w:val="18"/>
                <w:szCs w:val="18"/>
              </w:rPr>
              <w:t>Investment grade proposal for business transformation plans</w:t>
            </w:r>
          </w:p>
          <w:p w14:paraId="588A35E8" w14:textId="77777777" w:rsidR="00692386" w:rsidRPr="00D5163E" w:rsidRDefault="00692386" w:rsidP="00DD7CE7">
            <w:pPr>
              <w:pStyle w:val="ListParagraph"/>
              <w:numPr>
                <w:ilvl w:val="0"/>
                <w:numId w:val="23"/>
              </w:numPr>
              <w:ind w:left="342" w:hanging="212"/>
              <w:contextualSpacing/>
              <w:jc w:val="both"/>
              <w:rPr>
                <w:rFonts w:ascii="Calibri" w:hAnsi="Calibri" w:cs="Calibri"/>
                <w:noProof/>
                <w:sz w:val="18"/>
                <w:szCs w:val="18"/>
              </w:rPr>
            </w:pPr>
            <w:r w:rsidRPr="00D5163E">
              <w:rPr>
                <w:rFonts w:ascii="Calibri" w:hAnsi="Calibri" w:cs="Calibri"/>
                <w:sz w:val="18"/>
                <w:szCs w:val="18"/>
              </w:rPr>
              <w:t>Submitted by manufacturers</w:t>
            </w:r>
          </w:p>
          <w:p w14:paraId="4942E364" w14:textId="77777777" w:rsidR="00692386" w:rsidRPr="00D5163E" w:rsidRDefault="00692386" w:rsidP="00DD7CE7">
            <w:pPr>
              <w:pStyle w:val="ListParagraph"/>
              <w:numPr>
                <w:ilvl w:val="0"/>
                <w:numId w:val="23"/>
              </w:numPr>
              <w:ind w:left="342" w:hanging="212"/>
              <w:contextualSpacing/>
              <w:jc w:val="both"/>
              <w:rPr>
                <w:rFonts w:ascii="Calibri" w:hAnsi="Calibri" w:cs="Calibri"/>
                <w:noProof/>
                <w:sz w:val="18"/>
                <w:szCs w:val="18"/>
              </w:rPr>
            </w:pPr>
            <w:r w:rsidRPr="00D5163E">
              <w:rPr>
                <w:rFonts w:ascii="Calibri" w:hAnsi="Calibri" w:cs="Calibri"/>
                <w:sz w:val="18"/>
                <w:szCs w:val="18"/>
              </w:rPr>
              <w:t>Approved by banks.</w:t>
            </w:r>
          </w:p>
        </w:tc>
        <w:tc>
          <w:tcPr>
            <w:tcW w:w="1800" w:type="dxa"/>
          </w:tcPr>
          <w:p w14:paraId="261A5290" w14:textId="77777777" w:rsidR="00692386" w:rsidRPr="00D5163E" w:rsidRDefault="00692386" w:rsidP="007E081C">
            <w:pPr>
              <w:pStyle w:val="ListParagraph"/>
              <w:ind w:left="340"/>
              <w:jc w:val="both"/>
              <w:rPr>
                <w:rFonts w:ascii="Calibri" w:hAnsi="Calibri" w:cs="Calibri"/>
                <w:sz w:val="18"/>
                <w:szCs w:val="18"/>
              </w:rPr>
            </w:pPr>
          </w:p>
          <w:p w14:paraId="5ADE32FB" w14:textId="77777777" w:rsidR="00692386" w:rsidRPr="00D5163E" w:rsidRDefault="00692386" w:rsidP="007E081C">
            <w:pPr>
              <w:pStyle w:val="ListParagraph"/>
              <w:ind w:left="340"/>
              <w:jc w:val="both"/>
              <w:rPr>
                <w:rFonts w:ascii="Calibri" w:hAnsi="Calibri" w:cs="Calibri"/>
                <w:sz w:val="18"/>
                <w:szCs w:val="18"/>
              </w:rPr>
            </w:pPr>
          </w:p>
          <w:p w14:paraId="1956AAC4" w14:textId="77777777" w:rsidR="00692386" w:rsidRPr="00D5163E" w:rsidRDefault="00692386" w:rsidP="007E081C">
            <w:pPr>
              <w:pStyle w:val="ListParagraph"/>
              <w:ind w:left="340"/>
              <w:jc w:val="both"/>
              <w:rPr>
                <w:rFonts w:ascii="Calibri" w:hAnsi="Calibri" w:cs="Calibri"/>
                <w:sz w:val="18"/>
                <w:szCs w:val="18"/>
              </w:rPr>
            </w:pPr>
          </w:p>
          <w:p w14:paraId="2CE1E40A" w14:textId="77777777" w:rsidR="00692386" w:rsidRPr="00D5163E" w:rsidRDefault="00692386" w:rsidP="00DD7CE7">
            <w:pPr>
              <w:pStyle w:val="ListParagraph"/>
              <w:numPr>
                <w:ilvl w:val="0"/>
                <w:numId w:val="20"/>
              </w:numPr>
              <w:ind w:left="340" w:hanging="238"/>
              <w:contextualSpacing/>
              <w:jc w:val="both"/>
              <w:rPr>
                <w:rFonts w:ascii="Calibri" w:hAnsi="Calibri" w:cs="Calibri"/>
                <w:noProof/>
                <w:sz w:val="18"/>
                <w:szCs w:val="18"/>
              </w:rPr>
            </w:pPr>
            <w:r w:rsidRPr="00D5163E">
              <w:rPr>
                <w:rFonts w:ascii="Calibri" w:hAnsi="Calibri" w:cs="Calibri"/>
                <w:sz w:val="18"/>
                <w:szCs w:val="18"/>
              </w:rPr>
              <w:t>0</w:t>
            </w:r>
          </w:p>
          <w:p w14:paraId="70F62E5E" w14:textId="77777777" w:rsidR="00692386" w:rsidRPr="00D5163E" w:rsidRDefault="00692386" w:rsidP="007E081C">
            <w:pPr>
              <w:pStyle w:val="ListParagraph"/>
              <w:ind w:left="340"/>
              <w:jc w:val="both"/>
              <w:rPr>
                <w:rFonts w:ascii="Calibri" w:hAnsi="Calibri" w:cs="Calibri"/>
                <w:sz w:val="18"/>
                <w:szCs w:val="18"/>
              </w:rPr>
            </w:pPr>
          </w:p>
          <w:p w14:paraId="2F5DCB14" w14:textId="77777777" w:rsidR="00692386" w:rsidRPr="00D5163E" w:rsidRDefault="00692386" w:rsidP="00DD7CE7">
            <w:pPr>
              <w:pStyle w:val="ListParagraph"/>
              <w:numPr>
                <w:ilvl w:val="0"/>
                <w:numId w:val="20"/>
              </w:numPr>
              <w:ind w:left="340" w:hanging="238"/>
              <w:contextualSpacing/>
              <w:jc w:val="both"/>
              <w:rPr>
                <w:rFonts w:ascii="Calibri" w:hAnsi="Calibri" w:cs="Calibri"/>
                <w:noProof/>
                <w:sz w:val="18"/>
                <w:szCs w:val="18"/>
              </w:rPr>
            </w:pPr>
            <w:r w:rsidRPr="00D5163E">
              <w:rPr>
                <w:rFonts w:ascii="Calibri" w:hAnsi="Calibri" w:cs="Calibri"/>
                <w:sz w:val="18"/>
                <w:szCs w:val="18"/>
              </w:rPr>
              <w:t>0</w:t>
            </w:r>
          </w:p>
        </w:tc>
        <w:tc>
          <w:tcPr>
            <w:tcW w:w="2070" w:type="dxa"/>
          </w:tcPr>
          <w:p w14:paraId="3C448CB7" w14:textId="77777777" w:rsidR="00692386" w:rsidRPr="00D5163E" w:rsidRDefault="00692386" w:rsidP="007E081C">
            <w:pPr>
              <w:pStyle w:val="ListParagraph"/>
              <w:ind w:left="340"/>
              <w:jc w:val="both"/>
              <w:rPr>
                <w:rFonts w:ascii="Calibri" w:hAnsi="Calibri" w:cs="Calibri"/>
                <w:sz w:val="18"/>
                <w:szCs w:val="18"/>
              </w:rPr>
            </w:pPr>
          </w:p>
          <w:p w14:paraId="2CD72924" w14:textId="77777777" w:rsidR="00692386" w:rsidRPr="00D5163E" w:rsidRDefault="00692386" w:rsidP="007E081C">
            <w:pPr>
              <w:pStyle w:val="ListParagraph"/>
              <w:ind w:left="340"/>
              <w:jc w:val="both"/>
              <w:rPr>
                <w:rFonts w:ascii="Calibri" w:hAnsi="Calibri" w:cs="Calibri"/>
                <w:sz w:val="18"/>
                <w:szCs w:val="18"/>
              </w:rPr>
            </w:pPr>
          </w:p>
          <w:p w14:paraId="555209B1" w14:textId="77777777" w:rsidR="00692386" w:rsidRPr="00D5163E" w:rsidRDefault="00692386" w:rsidP="007E081C">
            <w:pPr>
              <w:pStyle w:val="ListParagraph"/>
              <w:ind w:left="340"/>
              <w:jc w:val="both"/>
              <w:rPr>
                <w:rFonts w:ascii="Calibri" w:hAnsi="Calibri" w:cs="Calibri"/>
                <w:sz w:val="18"/>
                <w:szCs w:val="18"/>
              </w:rPr>
            </w:pPr>
          </w:p>
          <w:p w14:paraId="474AAD4F" w14:textId="513D61AB" w:rsidR="00692386" w:rsidRPr="00D5163E" w:rsidRDefault="007B3CBE" w:rsidP="00DD7CE7">
            <w:pPr>
              <w:pStyle w:val="ListParagraph"/>
              <w:numPr>
                <w:ilvl w:val="0"/>
                <w:numId w:val="20"/>
              </w:numPr>
              <w:ind w:left="340" w:hanging="238"/>
              <w:contextualSpacing/>
              <w:jc w:val="both"/>
              <w:rPr>
                <w:rFonts w:ascii="Calibri" w:hAnsi="Calibri" w:cs="Calibri"/>
                <w:noProof/>
                <w:sz w:val="18"/>
                <w:szCs w:val="18"/>
              </w:rPr>
            </w:pPr>
            <w:r w:rsidRPr="00D5163E">
              <w:rPr>
                <w:rFonts w:ascii="Calibri" w:hAnsi="Calibri" w:cs="Calibri"/>
                <w:sz w:val="18"/>
                <w:szCs w:val="18"/>
              </w:rPr>
              <w:t>3</w:t>
            </w:r>
          </w:p>
          <w:p w14:paraId="16E779A8" w14:textId="77777777" w:rsidR="00692386" w:rsidRPr="00D5163E" w:rsidRDefault="00692386" w:rsidP="007E081C">
            <w:pPr>
              <w:pStyle w:val="ListParagraph"/>
              <w:ind w:left="340"/>
              <w:jc w:val="both"/>
              <w:rPr>
                <w:rFonts w:ascii="Calibri" w:hAnsi="Calibri" w:cs="Calibri"/>
                <w:sz w:val="18"/>
                <w:szCs w:val="18"/>
              </w:rPr>
            </w:pPr>
          </w:p>
          <w:p w14:paraId="4932E039" w14:textId="3AD8B2B1" w:rsidR="00692386" w:rsidRPr="00D5163E" w:rsidRDefault="002A49CF" w:rsidP="00DD7CE7">
            <w:pPr>
              <w:pStyle w:val="ListParagraph"/>
              <w:numPr>
                <w:ilvl w:val="0"/>
                <w:numId w:val="20"/>
              </w:numPr>
              <w:ind w:left="340" w:hanging="238"/>
              <w:contextualSpacing/>
              <w:jc w:val="both"/>
              <w:rPr>
                <w:rFonts w:ascii="Calibri" w:hAnsi="Calibri" w:cs="Calibri"/>
                <w:noProof/>
                <w:sz w:val="18"/>
                <w:szCs w:val="18"/>
              </w:rPr>
            </w:pPr>
            <w:r w:rsidRPr="00D5163E">
              <w:rPr>
                <w:rFonts w:ascii="Calibri" w:hAnsi="Calibri" w:cs="Calibri"/>
                <w:sz w:val="18"/>
                <w:szCs w:val="18"/>
              </w:rPr>
              <w:t>3</w:t>
            </w:r>
          </w:p>
          <w:p w14:paraId="3FD0BB68" w14:textId="77777777" w:rsidR="00692386" w:rsidRPr="00D5163E" w:rsidRDefault="00692386" w:rsidP="007E081C">
            <w:pPr>
              <w:pStyle w:val="ListParagraph"/>
              <w:ind w:left="340"/>
              <w:jc w:val="both"/>
              <w:rPr>
                <w:rFonts w:ascii="Calibri" w:hAnsi="Calibri" w:cs="Calibri"/>
                <w:sz w:val="18"/>
                <w:szCs w:val="18"/>
              </w:rPr>
            </w:pPr>
          </w:p>
        </w:tc>
        <w:tc>
          <w:tcPr>
            <w:tcW w:w="2250" w:type="dxa"/>
          </w:tcPr>
          <w:p w14:paraId="45B2504F" w14:textId="77777777" w:rsidR="00692386" w:rsidRPr="00D5163E" w:rsidRDefault="00692386" w:rsidP="007E081C">
            <w:pPr>
              <w:pStyle w:val="ListParagraph"/>
              <w:ind w:left="340"/>
              <w:jc w:val="both"/>
              <w:rPr>
                <w:rFonts w:ascii="Calibri" w:hAnsi="Calibri" w:cs="Calibri"/>
                <w:sz w:val="18"/>
                <w:szCs w:val="18"/>
              </w:rPr>
            </w:pPr>
          </w:p>
          <w:p w14:paraId="64BFC422" w14:textId="77777777" w:rsidR="00692386" w:rsidRPr="00D5163E" w:rsidRDefault="00692386" w:rsidP="007E081C">
            <w:pPr>
              <w:pStyle w:val="ListParagraph"/>
              <w:ind w:left="340"/>
              <w:jc w:val="both"/>
              <w:rPr>
                <w:rFonts w:ascii="Calibri" w:hAnsi="Calibri" w:cs="Calibri"/>
                <w:sz w:val="18"/>
                <w:szCs w:val="18"/>
              </w:rPr>
            </w:pPr>
          </w:p>
          <w:p w14:paraId="2BD43999" w14:textId="77777777" w:rsidR="00692386" w:rsidRPr="00D5163E" w:rsidRDefault="00692386" w:rsidP="007E081C">
            <w:pPr>
              <w:pStyle w:val="ListParagraph"/>
              <w:ind w:left="340"/>
              <w:jc w:val="both"/>
              <w:rPr>
                <w:rFonts w:ascii="Calibri" w:hAnsi="Calibri" w:cs="Calibri"/>
                <w:sz w:val="18"/>
                <w:szCs w:val="18"/>
              </w:rPr>
            </w:pPr>
          </w:p>
          <w:p w14:paraId="07B275FB" w14:textId="264BF46A" w:rsidR="00692386" w:rsidRPr="00D5163E" w:rsidRDefault="007B3CBE" w:rsidP="00DD7CE7">
            <w:pPr>
              <w:pStyle w:val="ListParagraph"/>
              <w:numPr>
                <w:ilvl w:val="0"/>
                <w:numId w:val="20"/>
              </w:numPr>
              <w:ind w:left="340" w:hanging="238"/>
              <w:contextualSpacing/>
              <w:jc w:val="both"/>
              <w:rPr>
                <w:rFonts w:ascii="Calibri" w:hAnsi="Calibri" w:cs="Calibri"/>
                <w:noProof/>
                <w:sz w:val="18"/>
                <w:szCs w:val="18"/>
              </w:rPr>
            </w:pPr>
            <w:r w:rsidRPr="00D5163E">
              <w:rPr>
                <w:rFonts w:ascii="Calibri" w:hAnsi="Calibri" w:cs="Calibri"/>
                <w:sz w:val="18"/>
                <w:szCs w:val="18"/>
              </w:rPr>
              <w:t>6</w:t>
            </w:r>
          </w:p>
          <w:p w14:paraId="6464D807" w14:textId="77777777" w:rsidR="00692386" w:rsidRPr="00D5163E" w:rsidRDefault="00692386" w:rsidP="007E081C">
            <w:pPr>
              <w:pStyle w:val="ListParagraph"/>
              <w:ind w:left="340"/>
              <w:jc w:val="both"/>
              <w:rPr>
                <w:rFonts w:ascii="Calibri" w:hAnsi="Calibri" w:cs="Calibri"/>
                <w:sz w:val="18"/>
                <w:szCs w:val="18"/>
              </w:rPr>
            </w:pPr>
          </w:p>
          <w:p w14:paraId="0BC06714" w14:textId="4AEC3E41" w:rsidR="00692386" w:rsidRPr="00D5163E" w:rsidRDefault="002A49CF" w:rsidP="00DD7CE7">
            <w:pPr>
              <w:pStyle w:val="ListParagraph"/>
              <w:numPr>
                <w:ilvl w:val="0"/>
                <w:numId w:val="20"/>
              </w:numPr>
              <w:ind w:left="340" w:hanging="238"/>
              <w:contextualSpacing/>
              <w:jc w:val="both"/>
              <w:rPr>
                <w:rFonts w:ascii="Calibri" w:hAnsi="Calibri" w:cs="Calibri"/>
                <w:noProof/>
                <w:sz w:val="18"/>
                <w:szCs w:val="18"/>
              </w:rPr>
            </w:pPr>
            <w:r w:rsidRPr="00D5163E">
              <w:rPr>
                <w:rFonts w:ascii="Calibri" w:hAnsi="Calibri" w:cs="Calibri"/>
                <w:sz w:val="18"/>
                <w:szCs w:val="18"/>
              </w:rPr>
              <w:t>6</w:t>
            </w:r>
          </w:p>
          <w:p w14:paraId="6F3F1845" w14:textId="77777777" w:rsidR="00692386" w:rsidRPr="00D5163E" w:rsidRDefault="00692386" w:rsidP="007E081C">
            <w:pPr>
              <w:spacing w:after="0"/>
              <w:rPr>
                <w:rFonts w:cs="Calibri"/>
                <w:sz w:val="18"/>
                <w:szCs w:val="18"/>
              </w:rPr>
            </w:pPr>
          </w:p>
        </w:tc>
        <w:tc>
          <w:tcPr>
            <w:tcW w:w="2970" w:type="dxa"/>
          </w:tcPr>
          <w:p w14:paraId="6292FD22" w14:textId="77777777" w:rsidR="00692386" w:rsidRPr="00D5163E" w:rsidRDefault="00692386" w:rsidP="00DD7CE7">
            <w:pPr>
              <w:pStyle w:val="ListParagraph"/>
              <w:numPr>
                <w:ilvl w:val="0"/>
                <w:numId w:val="21"/>
              </w:numPr>
              <w:ind w:left="167" w:right="110" w:hanging="142"/>
              <w:contextualSpacing/>
              <w:jc w:val="both"/>
              <w:rPr>
                <w:rFonts w:ascii="Calibri" w:hAnsi="Calibri" w:cs="Calibri"/>
                <w:noProof/>
                <w:sz w:val="18"/>
                <w:szCs w:val="18"/>
              </w:rPr>
            </w:pPr>
            <w:r w:rsidRPr="00D5163E">
              <w:rPr>
                <w:rFonts w:ascii="Calibri" w:hAnsi="Calibri" w:cs="Calibri"/>
                <w:sz w:val="18"/>
                <w:szCs w:val="18"/>
              </w:rPr>
              <w:t>Banks and financial institutions</w:t>
            </w:r>
            <w:r w:rsidRPr="00D5163E">
              <w:rPr>
                <w:vertAlign w:val="superscript"/>
              </w:rPr>
              <w:footnoteReference w:id="11"/>
            </w:r>
            <w:r w:rsidRPr="00D5163E">
              <w:rPr>
                <w:rFonts w:ascii="Calibri" w:hAnsi="Calibri" w:cs="Calibri"/>
                <w:sz w:val="18"/>
                <w:szCs w:val="18"/>
                <w:vertAlign w:val="superscript"/>
              </w:rPr>
              <w:t xml:space="preserve"> </w:t>
            </w:r>
            <w:r w:rsidRPr="00D5163E">
              <w:rPr>
                <w:rFonts w:ascii="Calibri" w:hAnsi="Calibri" w:cs="Calibri"/>
                <w:sz w:val="18"/>
                <w:szCs w:val="18"/>
              </w:rPr>
              <w:t xml:space="preserve">are convinced about the business potential of manufacturing and market for LED systems. </w:t>
            </w:r>
          </w:p>
        </w:tc>
      </w:tr>
      <w:tr w:rsidR="00006735" w:rsidRPr="00D5163E" w14:paraId="424D2EDC" w14:textId="77777777" w:rsidTr="00692386">
        <w:tc>
          <w:tcPr>
            <w:tcW w:w="2520" w:type="dxa"/>
            <w:shd w:val="pct12" w:color="auto" w:fill="auto"/>
          </w:tcPr>
          <w:p w14:paraId="37BD5E45" w14:textId="77777777" w:rsidR="00006735" w:rsidRPr="00D5163E" w:rsidRDefault="00006735" w:rsidP="002C2489">
            <w:pPr>
              <w:spacing w:after="0"/>
              <w:rPr>
                <w:rFonts w:cs="Calibri"/>
                <w:sz w:val="18"/>
                <w:szCs w:val="18"/>
              </w:rPr>
            </w:pPr>
          </w:p>
        </w:tc>
        <w:tc>
          <w:tcPr>
            <w:tcW w:w="2070" w:type="dxa"/>
          </w:tcPr>
          <w:p w14:paraId="67567BC2" w14:textId="77777777" w:rsidR="00006735" w:rsidRPr="00D5163E" w:rsidRDefault="00006735" w:rsidP="00DD7CE7">
            <w:pPr>
              <w:pStyle w:val="ListParagraph"/>
              <w:numPr>
                <w:ilvl w:val="0"/>
                <w:numId w:val="21"/>
              </w:numPr>
              <w:ind w:left="167" w:right="110" w:hanging="142"/>
              <w:contextualSpacing/>
              <w:jc w:val="both"/>
              <w:rPr>
                <w:rFonts w:ascii="Calibri" w:hAnsi="Calibri" w:cs="Calibri"/>
                <w:noProof/>
                <w:sz w:val="18"/>
                <w:szCs w:val="18"/>
              </w:rPr>
            </w:pPr>
            <w:r w:rsidRPr="00D5163E">
              <w:rPr>
                <w:rFonts w:eastAsia="Times New Roman"/>
                <w:sz w:val="18"/>
                <w:szCs w:val="18"/>
                <w:lang w:eastAsia="en-GB"/>
              </w:rPr>
              <w:t xml:space="preserve">Ratio of women and men who believe they have the capacity to  </w:t>
            </w:r>
          </w:p>
          <w:p w14:paraId="7BD6A7C0" w14:textId="77777777" w:rsidR="00006735" w:rsidRPr="00D5163E" w:rsidRDefault="00006735" w:rsidP="00DD7CE7">
            <w:pPr>
              <w:pStyle w:val="ListParagraph"/>
              <w:numPr>
                <w:ilvl w:val="0"/>
                <w:numId w:val="23"/>
              </w:numPr>
              <w:ind w:left="522" w:hanging="212"/>
              <w:contextualSpacing/>
              <w:jc w:val="both"/>
              <w:rPr>
                <w:rFonts w:ascii="Calibri" w:hAnsi="Calibri" w:cs="Calibri"/>
                <w:noProof/>
                <w:sz w:val="18"/>
                <w:szCs w:val="18"/>
              </w:rPr>
            </w:pPr>
            <w:r w:rsidRPr="00D5163E">
              <w:rPr>
                <w:rFonts w:ascii="Calibri" w:hAnsi="Calibri" w:cs="Calibri"/>
                <w:sz w:val="18"/>
                <w:szCs w:val="18"/>
              </w:rPr>
              <w:t>Submit (local manufacturers)</w:t>
            </w:r>
          </w:p>
          <w:p w14:paraId="2BECD751" w14:textId="77777777" w:rsidR="00006735" w:rsidRPr="00D5163E" w:rsidRDefault="00006735" w:rsidP="00DD7CE7">
            <w:pPr>
              <w:pStyle w:val="ListParagraph"/>
              <w:numPr>
                <w:ilvl w:val="0"/>
                <w:numId w:val="23"/>
              </w:numPr>
              <w:ind w:left="522" w:hanging="212"/>
              <w:contextualSpacing/>
              <w:jc w:val="both"/>
              <w:rPr>
                <w:rFonts w:ascii="Calibri" w:hAnsi="Calibri" w:cs="Calibri"/>
                <w:noProof/>
                <w:sz w:val="18"/>
                <w:szCs w:val="18"/>
              </w:rPr>
            </w:pPr>
            <w:r w:rsidRPr="00D5163E">
              <w:rPr>
                <w:rFonts w:ascii="Calibri" w:hAnsi="Calibri" w:cs="Calibri"/>
                <w:sz w:val="18"/>
                <w:szCs w:val="18"/>
              </w:rPr>
              <w:t>Approve (banks)</w:t>
            </w:r>
          </w:p>
          <w:p w14:paraId="76D64897" w14:textId="380D10C6" w:rsidR="00006735" w:rsidRPr="00D5163E" w:rsidRDefault="00006735" w:rsidP="007E081C">
            <w:pPr>
              <w:pStyle w:val="ListParagraph"/>
              <w:ind w:left="130"/>
              <w:contextualSpacing/>
              <w:rPr>
                <w:rFonts w:ascii="Calibri" w:hAnsi="Calibri" w:cs="Calibri"/>
                <w:sz w:val="18"/>
                <w:szCs w:val="18"/>
              </w:rPr>
            </w:pPr>
            <w:r w:rsidRPr="00D5163E">
              <w:rPr>
                <w:rFonts w:cs="Calibri"/>
                <w:sz w:val="18"/>
                <w:szCs w:val="18"/>
              </w:rPr>
              <w:t>investment grade proposal for business transformation plans</w:t>
            </w:r>
          </w:p>
        </w:tc>
        <w:tc>
          <w:tcPr>
            <w:tcW w:w="1800" w:type="dxa"/>
          </w:tcPr>
          <w:p w14:paraId="2782046C" w14:textId="77777777" w:rsidR="00006735" w:rsidRPr="00D5163E" w:rsidRDefault="00006735" w:rsidP="007E081C">
            <w:pPr>
              <w:tabs>
                <w:tab w:val="num" w:pos="450"/>
              </w:tabs>
              <w:spacing w:after="0"/>
              <w:rPr>
                <w:rFonts w:cs="Calibri"/>
                <w:sz w:val="18"/>
                <w:szCs w:val="18"/>
              </w:rPr>
            </w:pPr>
          </w:p>
          <w:p w14:paraId="1DC26096" w14:textId="77777777" w:rsidR="00006735" w:rsidRPr="00D5163E" w:rsidRDefault="00006735" w:rsidP="007E081C">
            <w:pPr>
              <w:tabs>
                <w:tab w:val="num" w:pos="450"/>
              </w:tabs>
              <w:spacing w:after="0"/>
              <w:rPr>
                <w:rFonts w:cs="Calibri"/>
                <w:sz w:val="18"/>
                <w:szCs w:val="18"/>
              </w:rPr>
            </w:pPr>
          </w:p>
          <w:p w14:paraId="450011CA" w14:textId="77777777" w:rsidR="00006735" w:rsidRPr="00D5163E" w:rsidRDefault="00006735" w:rsidP="007E081C">
            <w:pPr>
              <w:tabs>
                <w:tab w:val="num" w:pos="450"/>
              </w:tabs>
              <w:spacing w:after="0"/>
              <w:rPr>
                <w:rFonts w:cs="Calibri"/>
                <w:sz w:val="18"/>
                <w:szCs w:val="18"/>
              </w:rPr>
            </w:pPr>
          </w:p>
          <w:p w14:paraId="41F06C24" w14:textId="77777777" w:rsidR="00006735" w:rsidRPr="00D5163E" w:rsidRDefault="00006735" w:rsidP="007E081C">
            <w:pPr>
              <w:tabs>
                <w:tab w:val="num" w:pos="450"/>
              </w:tabs>
              <w:spacing w:after="0"/>
              <w:rPr>
                <w:rFonts w:cs="Calibri"/>
                <w:sz w:val="18"/>
                <w:szCs w:val="18"/>
              </w:rPr>
            </w:pPr>
          </w:p>
          <w:p w14:paraId="3F7170CD" w14:textId="77777777" w:rsidR="00006735" w:rsidRPr="00D5163E" w:rsidRDefault="00006735" w:rsidP="00DD7CE7">
            <w:pPr>
              <w:numPr>
                <w:ilvl w:val="0"/>
                <w:numId w:val="18"/>
              </w:numPr>
              <w:tabs>
                <w:tab w:val="clear" w:pos="360"/>
                <w:tab w:val="num" w:pos="126"/>
                <w:tab w:val="num" w:pos="450"/>
                <w:tab w:val="num" w:pos="644"/>
              </w:tabs>
              <w:spacing w:after="0"/>
              <w:ind w:left="126" w:hanging="126"/>
              <w:rPr>
                <w:rFonts w:ascii="Times New Roman" w:hAnsi="Times New Roman" w:cs="Calibri"/>
                <w:noProof/>
                <w:sz w:val="18"/>
                <w:szCs w:val="18"/>
              </w:rPr>
            </w:pPr>
            <w:r w:rsidRPr="00D5163E">
              <w:rPr>
                <w:rFonts w:cs="Calibri"/>
                <w:sz w:val="18"/>
                <w:szCs w:val="18"/>
              </w:rPr>
              <w:t>0</w:t>
            </w:r>
          </w:p>
          <w:p w14:paraId="2B9A57D4" w14:textId="77777777" w:rsidR="00006735" w:rsidRPr="00D5163E" w:rsidRDefault="00006735" w:rsidP="007E081C">
            <w:pPr>
              <w:tabs>
                <w:tab w:val="num" w:pos="450"/>
                <w:tab w:val="num" w:pos="644"/>
              </w:tabs>
              <w:spacing w:after="0"/>
              <w:ind w:left="126"/>
              <w:rPr>
                <w:rFonts w:cs="Calibri"/>
                <w:sz w:val="18"/>
                <w:szCs w:val="18"/>
              </w:rPr>
            </w:pPr>
          </w:p>
          <w:p w14:paraId="7E014C80" w14:textId="77777777" w:rsidR="00006735" w:rsidRPr="00D5163E" w:rsidRDefault="00006735" w:rsidP="00DD7CE7">
            <w:pPr>
              <w:numPr>
                <w:ilvl w:val="0"/>
                <w:numId w:val="18"/>
              </w:numPr>
              <w:tabs>
                <w:tab w:val="clear" w:pos="360"/>
                <w:tab w:val="num" w:pos="126"/>
                <w:tab w:val="num" w:pos="450"/>
                <w:tab w:val="num" w:pos="644"/>
              </w:tabs>
              <w:spacing w:after="0"/>
              <w:ind w:left="126" w:hanging="126"/>
              <w:rPr>
                <w:rFonts w:ascii="Times New Roman" w:hAnsi="Times New Roman" w:cs="Calibri"/>
                <w:noProof/>
                <w:sz w:val="18"/>
                <w:szCs w:val="18"/>
              </w:rPr>
            </w:pPr>
            <w:r w:rsidRPr="00D5163E">
              <w:rPr>
                <w:rFonts w:cs="Calibri"/>
                <w:sz w:val="18"/>
                <w:szCs w:val="18"/>
              </w:rPr>
              <w:t>0</w:t>
            </w:r>
          </w:p>
          <w:p w14:paraId="15ABCCA8" w14:textId="77777777" w:rsidR="00006735" w:rsidRPr="00D5163E" w:rsidRDefault="00006735" w:rsidP="007E081C">
            <w:pPr>
              <w:pStyle w:val="ListParagraph"/>
              <w:ind w:left="340"/>
              <w:jc w:val="both"/>
              <w:rPr>
                <w:rFonts w:ascii="Calibri" w:hAnsi="Calibri" w:cs="Calibri"/>
                <w:sz w:val="18"/>
                <w:szCs w:val="18"/>
              </w:rPr>
            </w:pPr>
          </w:p>
        </w:tc>
        <w:tc>
          <w:tcPr>
            <w:tcW w:w="2070" w:type="dxa"/>
          </w:tcPr>
          <w:p w14:paraId="12E0B726" w14:textId="77777777" w:rsidR="00006735" w:rsidRPr="00D5163E" w:rsidRDefault="00006735" w:rsidP="007E081C">
            <w:pPr>
              <w:tabs>
                <w:tab w:val="num" w:pos="450"/>
              </w:tabs>
              <w:spacing w:after="0"/>
              <w:rPr>
                <w:rFonts w:cs="Calibri"/>
                <w:b/>
                <w:sz w:val="18"/>
                <w:szCs w:val="18"/>
              </w:rPr>
            </w:pPr>
          </w:p>
          <w:p w14:paraId="51DEEED1" w14:textId="77777777" w:rsidR="00006735" w:rsidRPr="00D5163E" w:rsidRDefault="00006735" w:rsidP="007E081C">
            <w:pPr>
              <w:tabs>
                <w:tab w:val="num" w:pos="450"/>
              </w:tabs>
              <w:spacing w:after="0"/>
              <w:rPr>
                <w:rFonts w:cs="Calibri"/>
                <w:b/>
                <w:sz w:val="18"/>
                <w:szCs w:val="18"/>
              </w:rPr>
            </w:pPr>
          </w:p>
          <w:p w14:paraId="2EB74E2C" w14:textId="77777777" w:rsidR="00006735" w:rsidRPr="00D5163E" w:rsidRDefault="00006735" w:rsidP="007E081C">
            <w:pPr>
              <w:tabs>
                <w:tab w:val="num" w:pos="450"/>
              </w:tabs>
              <w:spacing w:after="0"/>
              <w:rPr>
                <w:rFonts w:cs="Calibri"/>
                <w:b/>
                <w:sz w:val="18"/>
                <w:szCs w:val="18"/>
              </w:rPr>
            </w:pPr>
          </w:p>
          <w:p w14:paraId="493EB504" w14:textId="77777777" w:rsidR="00006735" w:rsidRPr="00D5163E" w:rsidRDefault="00006735" w:rsidP="007E081C">
            <w:pPr>
              <w:tabs>
                <w:tab w:val="num" w:pos="450"/>
              </w:tabs>
              <w:spacing w:after="0"/>
              <w:rPr>
                <w:rFonts w:cs="Calibri"/>
                <w:b/>
                <w:sz w:val="18"/>
                <w:szCs w:val="18"/>
              </w:rPr>
            </w:pPr>
          </w:p>
          <w:p w14:paraId="707CA2BC" w14:textId="77777777" w:rsidR="00006735" w:rsidRPr="00D5163E" w:rsidRDefault="00006735" w:rsidP="00DD7CE7">
            <w:pPr>
              <w:numPr>
                <w:ilvl w:val="0"/>
                <w:numId w:val="18"/>
              </w:numPr>
              <w:tabs>
                <w:tab w:val="clear" w:pos="360"/>
                <w:tab w:val="num" w:pos="126"/>
                <w:tab w:val="num" w:pos="450"/>
                <w:tab w:val="num" w:pos="644"/>
              </w:tabs>
              <w:spacing w:after="0"/>
              <w:ind w:left="126" w:hanging="126"/>
              <w:rPr>
                <w:rFonts w:ascii="Times New Roman" w:hAnsi="Times New Roman" w:cs="Calibri"/>
                <w:noProof/>
                <w:sz w:val="18"/>
                <w:szCs w:val="18"/>
              </w:rPr>
            </w:pPr>
            <w:r w:rsidRPr="00D5163E">
              <w:rPr>
                <w:rFonts w:cs="Calibri"/>
                <w:sz w:val="18"/>
                <w:szCs w:val="18"/>
              </w:rPr>
              <w:t>30/70</w:t>
            </w:r>
          </w:p>
          <w:p w14:paraId="5B282D57" w14:textId="77777777" w:rsidR="00006735" w:rsidRPr="00D5163E" w:rsidRDefault="00006735" w:rsidP="007E081C">
            <w:pPr>
              <w:tabs>
                <w:tab w:val="num" w:pos="450"/>
                <w:tab w:val="num" w:pos="644"/>
              </w:tabs>
              <w:spacing w:after="0"/>
              <w:ind w:left="126"/>
              <w:rPr>
                <w:rFonts w:cs="Calibri"/>
                <w:sz w:val="18"/>
                <w:szCs w:val="18"/>
              </w:rPr>
            </w:pPr>
          </w:p>
          <w:p w14:paraId="787C0C31" w14:textId="77777777" w:rsidR="00006735" w:rsidRPr="00D5163E" w:rsidRDefault="00006735" w:rsidP="00DD7CE7">
            <w:pPr>
              <w:numPr>
                <w:ilvl w:val="0"/>
                <w:numId w:val="18"/>
              </w:numPr>
              <w:tabs>
                <w:tab w:val="clear" w:pos="360"/>
                <w:tab w:val="num" w:pos="126"/>
                <w:tab w:val="num" w:pos="450"/>
                <w:tab w:val="num" w:pos="644"/>
              </w:tabs>
              <w:spacing w:after="0"/>
              <w:ind w:left="126" w:hanging="126"/>
              <w:rPr>
                <w:rFonts w:ascii="Times New Roman" w:hAnsi="Times New Roman" w:cs="Calibri"/>
                <w:noProof/>
                <w:sz w:val="18"/>
                <w:szCs w:val="18"/>
              </w:rPr>
            </w:pPr>
            <w:r w:rsidRPr="00D5163E">
              <w:rPr>
                <w:rFonts w:cs="Calibri"/>
                <w:sz w:val="18"/>
                <w:szCs w:val="18"/>
              </w:rPr>
              <w:t>30/70</w:t>
            </w:r>
          </w:p>
          <w:p w14:paraId="49ECA46B" w14:textId="77777777" w:rsidR="00006735" w:rsidRPr="00D5163E" w:rsidRDefault="00006735" w:rsidP="007E081C">
            <w:pPr>
              <w:tabs>
                <w:tab w:val="num" w:pos="450"/>
              </w:tabs>
              <w:spacing w:after="0"/>
              <w:ind w:left="126"/>
              <w:rPr>
                <w:rFonts w:cs="Calibri"/>
                <w:sz w:val="18"/>
                <w:szCs w:val="18"/>
              </w:rPr>
            </w:pPr>
          </w:p>
          <w:p w14:paraId="166C7703" w14:textId="77777777" w:rsidR="00006735" w:rsidRPr="00D5163E" w:rsidRDefault="00006735" w:rsidP="007E081C">
            <w:pPr>
              <w:tabs>
                <w:tab w:val="num" w:pos="450"/>
              </w:tabs>
              <w:spacing w:after="0"/>
              <w:ind w:left="126"/>
              <w:rPr>
                <w:rFonts w:cs="Calibri"/>
                <w:sz w:val="18"/>
                <w:szCs w:val="18"/>
              </w:rPr>
            </w:pPr>
          </w:p>
          <w:p w14:paraId="7AD70FFC" w14:textId="77777777" w:rsidR="00006735" w:rsidRPr="00D5163E" w:rsidRDefault="00006735" w:rsidP="007E081C">
            <w:pPr>
              <w:pStyle w:val="ListParagraph"/>
              <w:ind w:left="340"/>
              <w:jc w:val="both"/>
              <w:rPr>
                <w:rFonts w:ascii="Calibri" w:hAnsi="Calibri" w:cs="Calibri"/>
                <w:sz w:val="18"/>
                <w:szCs w:val="18"/>
              </w:rPr>
            </w:pPr>
          </w:p>
        </w:tc>
        <w:tc>
          <w:tcPr>
            <w:tcW w:w="2250" w:type="dxa"/>
          </w:tcPr>
          <w:p w14:paraId="5A1E7545" w14:textId="77777777" w:rsidR="00006735" w:rsidRPr="00D5163E" w:rsidRDefault="00006735" w:rsidP="007E081C">
            <w:pPr>
              <w:tabs>
                <w:tab w:val="num" w:pos="450"/>
              </w:tabs>
              <w:spacing w:after="0"/>
              <w:ind w:left="126"/>
              <w:rPr>
                <w:rFonts w:cs="Calibri"/>
                <w:sz w:val="18"/>
                <w:szCs w:val="18"/>
              </w:rPr>
            </w:pPr>
          </w:p>
          <w:p w14:paraId="5D85C755" w14:textId="77777777" w:rsidR="00006735" w:rsidRPr="00D5163E" w:rsidRDefault="00006735" w:rsidP="007E081C">
            <w:pPr>
              <w:tabs>
                <w:tab w:val="num" w:pos="450"/>
              </w:tabs>
              <w:spacing w:after="0"/>
              <w:ind w:left="126"/>
              <w:rPr>
                <w:rFonts w:cs="Calibri"/>
                <w:sz w:val="18"/>
                <w:szCs w:val="18"/>
              </w:rPr>
            </w:pPr>
          </w:p>
          <w:p w14:paraId="05B33BCA" w14:textId="77777777" w:rsidR="00006735" w:rsidRPr="00D5163E" w:rsidRDefault="00006735" w:rsidP="007E081C">
            <w:pPr>
              <w:tabs>
                <w:tab w:val="num" w:pos="450"/>
              </w:tabs>
              <w:spacing w:after="0"/>
              <w:ind w:left="126"/>
              <w:rPr>
                <w:rFonts w:cs="Calibri"/>
                <w:sz w:val="18"/>
                <w:szCs w:val="18"/>
              </w:rPr>
            </w:pPr>
          </w:p>
          <w:p w14:paraId="480965FC" w14:textId="77777777" w:rsidR="00006735" w:rsidRPr="00D5163E" w:rsidRDefault="00006735" w:rsidP="007E081C">
            <w:pPr>
              <w:tabs>
                <w:tab w:val="num" w:pos="450"/>
              </w:tabs>
              <w:spacing w:after="0"/>
              <w:ind w:left="126"/>
              <w:rPr>
                <w:rFonts w:cs="Calibri"/>
                <w:sz w:val="18"/>
                <w:szCs w:val="18"/>
              </w:rPr>
            </w:pPr>
          </w:p>
          <w:p w14:paraId="703CFDF7" w14:textId="77777777" w:rsidR="00006735" w:rsidRPr="00D5163E" w:rsidRDefault="00006735" w:rsidP="00DD7CE7">
            <w:pPr>
              <w:numPr>
                <w:ilvl w:val="0"/>
                <w:numId w:val="18"/>
              </w:numPr>
              <w:tabs>
                <w:tab w:val="clear" w:pos="360"/>
                <w:tab w:val="num" w:pos="126"/>
                <w:tab w:val="num" w:pos="450"/>
                <w:tab w:val="num" w:pos="644"/>
              </w:tabs>
              <w:spacing w:after="0"/>
              <w:ind w:left="126" w:hanging="126"/>
              <w:rPr>
                <w:rFonts w:ascii="Times New Roman" w:hAnsi="Times New Roman" w:cs="Calibri"/>
                <w:noProof/>
                <w:sz w:val="18"/>
                <w:szCs w:val="18"/>
              </w:rPr>
            </w:pPr>
            <w:r w:rsidRPr="00D5163E">
              <w:rPr>
                <w:rFonts w:cs="Calibri"/>
                <w:sz w:val="18"/>
                <w:szCs w:val="18"/>
              </w:rPr>
              <w:t>30/70</w:t>
            </w:r>
          </w:p>
          <w:p w14:paraId="2F604DD4" w14:textId="77777777" w:rsidR="00006735" w:rsidRPr="00D5163E" w:rsidRDefault="00006735" w:rsidP="007E081C">
            <w:pPr>
              <w:tabs>
                <w:tab w:val="num" w:pos="450"/>
                <w:tab w:val="num" w:pos="644"/>
              </w:tabs>
              <w:spacing w:after="0"/>
              <w:ind w:left="126"/>
              <w:rPr>
                <w:rFonts w:cs="Calibri"/>
                <w:sz w:val="18"/>
                <w:szCs w:val="18"/>
              </w:rPr>
            </w:pPr>
          </w:p>
          <w:p w14:paraId="6EE7D0C2" w14:textId="77777777" w:rsidR="00006735" w:rsidRPr="00D5163E" w:rsidRDefault="00006735" w:rsidP="00DD7CE7">
            <w:pPr>
              <w:numPr>
                <w:ilvl w:val="0"/>
                <w:numId w:val="18"/>
              </w:numPr>
              <w:tabs>
                <w:tab w:val="clear" w:pos="360"/>
                <w:tab w:val="num" w:pos="126"/>
                <w:tab w:val="num" w:pos="450"/>
                <w:tab w:val="num" w:pos="644"/>
              </w:tabs>
              <w:spacing w:after="0"/>
              <w:ind w:left="126" w:hanging="126"/>
              <w:rPr>
                <w:rFonts w:ascii="Times New Roman" w:hAnsi="Times New Roman" w:cs="Calibri"/>
                <w:noProof/>
                <w:sz w:val="18"/>
                <w:szCs w:val="18"/>
              </w:rPr>
            </w:pPr>
            <w:r w:rsidRPr="00D5163E">
              <w:rPr>
                <w:rFonts w:cs="Calibri"/>
                <w:sz w:val="18"/>
                <w:szCs w:val="18"/>
              </w:rPr>
              <w:t>30/70</w:t>
            </w:r>
          </w:p>
          <w:p w14:paraId="4E408F32" w14:textId="77777777" w:rsidR="00006735" w:rsidRPr="00D5163E" w:rsidRDefault="00006735" w:rsidP="007E081C">
            <w:pPr>
              <w:tabs>
                <w:tab w:val="num" w:pos="450"/>
              </w:tabs>
              <w:spacing w:after="0"/>
              <w:rPr>
                <w:rFonts w:cs="Calibri"/>
                <w:sz w:val="18"/>
                <w:szCs w:val="18"/>
              </w:rPr>
            </w:pPr>
          </w:p>
          <w:p w14:paraId="278D3747" w14:textId="77777777" w:rsidR="00006735" w:rsidRPr="00D5163E" w:rsidRDefault="00006735" w:rsidP="007E081C">
            <w:pPr>
              <w:pStyle w:val="ListParagraph"/>
              <w:ind w:left="340"/>
              <w:jc w:val="both"/>
              <w:rPr>
                <w:rFonts w:ascii="Calibri" w:hAnsi="Calibri" w:cs="Calibri"/>
                <w:sz w:val="18"/>
                <w:szCs w:val="18"/>
              </w:rPr>
            </w:pPr>
          </w:p>
        </w:tc>
        <w:tc>
          <w:tcPr>
            <w:tcW w:w="2970" w:type="dxa"/>
          </w:tcPr>
          <w:p w14:paraId="6F8E5484" w14:textId="6BB91F7C" w:rsidR="00006735" w:rsidRPr="00D5163E" w:rsidRDefault="00006735" w:rsidP="00DD7CE7">
            <w:pPr>
              <w:pStyle w:val="ListParagraph"/>
              <w:numPr>
                <w:ilvl w:val="0"/>
                <w:numId w:val="21"/>
              </w:numPr>
              <w:ind w:left="167" w:right="110" w:hanging="142"/>
              <w:contextualSpacing/>
              <w:jc w:val="both"/>
              <w:rPr>
                <w:rFonts w:ascii="Calibri" w:hAnsi="Calibri" w:cs="Calibri"/>
                <w:noProof/>
                <w:sz w:val="18"/>
                <w:szCs w:val="18"/>
              </w:rPr>
            </w:pPr>
            <w:r w:rsidRPr="00D5163E">
              <w:rPr>
                <w:rFonts w:ascii="Calibri" w:hAnsi="Calibri" w:cs="Calibri"/>
                <w:sz w:val="18"/>
                <w:szCs w:val="18"/>
              </w:rPr>
              <w:t>Women’s active participation in trainings has been requested and encouraged and women and men employees from relevant government institutions have actively participated in the capacity building activities on business transformation plans</w:t>
            </w:r>
          </w:p>
        </w:tc>
      </w:tr>
      <w:tr w:rsidR="00692386" w:rsidRPr="00D5163E" w14:paraId="31D69A05" w14:textId="77777777" w:rsidTr="00692386">
        <w:tc>
          <w:tcPr>
            <w:tcW w:w="2520" w:type="dxa"/>
            <w:shd w:val="pct12" w:color="auto" w:fill="auto"/>
          </w:tcPr>
          <w:p w14:paraId="4C7F4161" w14:textId="0B771B0A" w:rsidR="002F14F4" w:rsidRPr="00D5163E" w:rsidRDefault="002F14F4" w:rsidP="002C2489">
            <w:pPr>
              <w:spacing w:after="0"/>
              <w:rPr>
                <w:rFonts w:eastAsia="Calibri" w:cs="Calibri"/>
                <w:b/>
                <w:sz w:val="18"/>
                <w:szCs w:val="18"/>
              </w:rPr>
            </w:pPr>
            <w:r w:rsidRPr="00D5163E">
              <w:rPr>
                <w:rFonts w:eastAsia="Calibri" w:cs="Calibri"/>
                <w:b/>
                <w:sz w:val="18"/>
                <w:szCs w:val="18"/>
              </w:rPr>
              <w:t>Component/ Outcome 2:</w:t>
            </w:r>
          </w:p>
          <w:p w14:paraId="48FC08C5" w14:textId="4629731B" w:rsidR="002F14F4" w:rsidRPr="00D5163E" w:rsidRDefault="007D5741" w:rsidP="007E081C">
            <w:pPr>
              <w:rPr>
                <w:sz w:val="18"/>
                <w:szCs w:val="18"/>
              </w:rPr>
            </w:pPr>
            <w:r w:rsidRPr="00D5163E">
              <w:rPr>
                <w:sz w:val="18"/>
                <w:szCs w:val="18"/>
              </w:rPr>
              <w:t>Improved conditions for fair market competition of EE lighting products informed by r</w:t>
            </w:r>
            <w:r w:rsidR="002F14F4" w:rsidRPr="00D5163E">
              <w:rPr>
                <w:sz w:val="18"/>
                <w:szCs w:val="18"/>
              </w:rPr>
              <w:t xml:space="preserve">obust policy and institutional framework </w:t>
            </w:r>
            <w:r w:rsidR="008F5B9B">
              <w:rPr>
                <w:sz w:val="18"/>
                <w:szCs w:val="18"/>
              </w:rPr>
              <w:t xml:space="preserve">- </w:t>
            </w:r>
            <w:r w:rsidR="008F5B9B" w:rsidRPr="008F5B9B">
              <w:rPr>
                <w:rFonts w:asciiTheme="majorHAnsi" w:eastAsia="Times New Roman" w:hAnsiTheme="majorHAnsi" w:cstheme="majorHAnsi"/>
                <w:b/>
                <w:bCs/>
                <w:i/>
                <w:iCs/>
                <w:sz w:val="18"/>
                <w:szCs w:val="18"/>
                <w:lang w:val="en-AU"/>
              </w:rPr>
              <w:t xml:space="preserve">Component 2 is under UNEP as GEF Agency and captured in their Project Collaboration Agreement </w:t>
            </w:r>
            <w:r w:rsidR="008F5B9B" w:rsidRPr="008F5B9B">
              <w:rPr>
                <w:rFonts w:asciiTheme="majorHAnsi" w:eastAsia="Times New Roman" w:hAnsiTheme="majorHAnsi" w:cstheme="majorHAnsi"/>
                <w:b/>
                <w:bCs/>
                <w:i/>
                <w:iCs/>
                <w:sz w:val="18"/>
                <w:szCs w:val="18"/>
                <w:lang w:val="en-AU"/>
              </w:rPr>
              <w:lastRenderedPageBreak/>
              <w:t>signed with the government of Indonesia</w:t>
            </w:r>
          </w:p>
          <w:p w14:paraId="07E941F0" w14:textId="77777777" w:rsidR="00692386" w:rsidRPr="00D5163E" w:rsidRDefault="00692386" w:rsidP="007E081C">
            <w:pPr>
              <w:spacing w:after="0"/>
              <w:rPr>
                <w:rFonts w:eastAsia="Calibri" w:cs="Calibri"/>
                <w:sz w:val="18"/>
                <w:szCs w:val="18"/>
              </w:rPr>
            </w:pPr>
          </w:p>
        </w:tc>
        <w:tc>
          <w:tcPr>
            <w:tcW w:w="2070" w:type="dxa"/>
          </w:tcPr>
          <w:p w14:paraId="1A935BE6" w14:textId="74B7B5BD" w:rsidR="00692386" w:rsidRPr="00D5163E" w:rsidRDefault="00692386" w:rsidP="00DD7CE7">
            <w:pPr>
              <w:pStyle w:val="ListParagraph"/>
              <w:numPr>
                <w:ilvl w:val="0"/>
                <w:numId w:val="21"/>
              </w:numPr>
              <w:ind w:left="167" w:right="110" w:hanging="142"/>
              <w:contextualSpacing/>
              <w:jc w:val="both"/>
              <w:rPr>
                <w:rFonts w:ascii="Calibri" w:hAnsi="Calibri" w:cs="Calibri"/>
                <w:noProof/>
                <w:sz w:val="18"/>
                <w:szCs w:val="18"/>
              </w:rPr>
            </w:pPr>
          </w:p>
        </w:tc>
        <w:tc>
          <w:tcPr>
            <w:tcW w:w="1800" w:type="dxa"/>
          </w:tcPr>
          <w:p w14:paraId="077A01D5" w14:textId="77777777" w:rsidR="00692386" w:rsidRPr="00D5163E" w:rsidRDefault="00692386" w:rsidP="007E081C">
            <w:pPr>
              <w:pStyle w:val="ListParagraph"/>
              <w:ind w:left="167" w:right="110"/>
              <w:contextualSpacing/>
              <w:jc w:val="both"/>
              <w:rPr>
                <w:rFonts w:ascii="Calibri" w:hAnsi="Calibri" w:cs="Calibri"/>
                <w:sz w:val="18"/>
                <w:szCs w:val="18"/>
              </w:rPr>
            </w:pPr>
          </w:p>
        </w:tc>
        <w:tc>
          <w:tcPr>
            <w:tcW w:w="2070" w:type="dxa"/>
          </w:tcPr>
          <w:p w14:paraId="4C4A5C1E" w14:textId="77777777" w:rsidR="00692386" w:rsidRPr="00D5163E" w:rsidRDefault="00692386" w:rsidP="007E081C">
            <w:pPr>
              <w:pStyle w:val="ListParagraph"/>
              <w:ind w:left="167" w:right="110"/>
              <w:contextualSpacing/>
              <w:jc w:val="both"/>
              <w:rPr>
                <w:rFonts w:ascii="Calibri" w:hAnsi="Calibri" w:cs="Calibri"/>
                <w:sz w:val="18"/>
                <w:szCs w:val="18"/>
              </w:rPr>
            </w:pPr>
          </w:p>
        </w:tc>
        <w:tc>
          <w:tcPr>
            <w:tcW w:w="2250" w:type="dxa"/>
          </w:tcPr>
          <w:p w14:paraId="22F14F7B" w14:textId="77777777" w:rsidR="00692386" w:rsidRPr="00D5163E" w:rsidRDefault="00692386" w:rsidP="007E081C">
            <w:pPr>
              <w:pStyle w:val="ListParagraph"/>
              <w:ind w:left="167" w:right="110"/>
              <w:contextualSpacing/>
              <w:jc w:val="both"/>
              <w:rPr>
                <w:rFonts w:ascii="Calibri" w:hAnsi="Calibri" w:cs="Calibri"/>
                <w:sz w:val="18"/>
                <w:szCs w:val="18"/>
              </w:rPr>
            </w:pPr>
          </w:p>
        </w:tc>
        <w:tc>
          <w:tcPr>
            <w:tcW w:w="2970" w:type="dxa"/>
          </w:tcPr>
          <w:p w14:paraId="20D8A249" w14:textId="77777777" w:rsidR="00692386" w:rsidRPr="00D5163E" w:rsidRDefault="00692386" w:rsidP="007E081C">
            <w:pPr>
              <w:pStyle w:val="ListParagraph"/>
              <w:ind w:left="167" w:right="110"/>
              <w:contextualSpacing/>
              <w:jc w:val="both"/>
              <w:rPr>
                <w:rFonts w:ascii="Calibri" w:hAnsi="Calibri" w:cs="Calibri"/>
                <w:sz w:val="18"/>
                <w:szCs w:val="18"/>
              </w:rPr>
            </w:pPr>
          </w:p>
        </w:tc>
      </w:tr>
      <w:tr w:rsidR="002F14F4" w:rsidRPr="00D5163E" w14:paraId="4F7BA17B" w14:textId="77777777" w:rsidTr="00692386">
        <w:tc>
          <w:tcPr>
            <w:tcW w:w="2520" w:type="dxa"/>
            <w:shd w:val="pct12" w:color="auto" w:fill="auto"/>
          </w:tcPr>
          <w:p w14:paraId="785AD6E2" w14:textId="575B5A63" w:rsidR="002F14F4" w:rsidRPr="00D5163E" w:rsidRDefault="002F14F4" w:rsidP="002C2489">
            <w:pPr>
              <w:spacing w:after="0"/>
              <w:rPr>
                <w:rFonts w:eastAsia="Calibri" w:cs="Calibri"/>
                <w:sz w:val="18"/>
                <w:szCs w:val="18"/>
              </w:rPr>
            </w:pPr>
            <w:r w:rsidRPr="00D5163E">
              <w:rPr>
                <w:rFonts w:cs="Calibri"/>
                <w:b/>
                <w:bCs/>
                <w:sz w:val="18"/>
                <w:szCs w:val="18"/>
              </w:rPr>
              <w:t xml:space="preserve">Component/ Outcome 3: </w:t>
            </w:r>
            <w:r w:rsidR="00263BDB" w:rsidRPr="00D5163E">
              <w:rPr>
                <w:rFonts w:cs="Calibri"/>
                <w:bCs/>
                <w:sz w:val="18"/>
                <w:szCs w:val="18"/>
              </w:rPr>
              <w:t xml:space="preserve">Increased </w:t>
            </w:r>
            <w:r w:rsidR="00263BDB" w:rsidRPr="00D5163E">
              <w:rPr>
                <w:rFonts w:cs="Calibri"/>
                <w:sz w:val="18"/>
                <w:szCs w:val="18"/>
              </w:rPr>
              <w:t>m</w:t>
            </w:r>
            <w:r w:rsidRPr="00D5163E">
              <w:rPr>
                <w:rFonts w:cs="Calibri"/>
                <w:sz w:val="18"/>
                <w:szCs w:val="18"/>
              </w:rPr>
              <w:t xml:space="preserve">arket </w:t>
            </w:r>
            <w:r w:rsidR="0030737A" w:rsidRPr="00D5163E">
              <w:rPr>
                <w:rFonts w:cs="Calibri"/>
                <w:sz w:val="18"/>
                <w:szCs w:val="18"/>
              </w:rPr>
              <w:t>penetration of</w:t>
            </w:r>
            <w:r w:rsidRPr="00D5163E">
              <w:rPr>
                <w:rFonts w:cs="Calibri"/>
                <w:sz w:val="18"/>
                <w:szCs w:val="18"/>
              </w:rPr>
              <w:t xml:space="preserve"> high quality and efficient lighting</w:t>
            </w:r>
            <w:r w:rsidRPr="00D5163E">
              <w:rPr>
                <w:rFonts w:cs="Calibri"/>
                <w:b/>
                <w:sz w:val="18"/>
                <w:szCs w:val="18"/>
              </w:rPr>
              <w:t xml:space="preserve"> </w:t>
            </w:r>
          </w:p>
        </w:tc>
        <w:tc>
          <w:tcPr>
            <w:tcW w:w="2070" w:type="dxa"/>
          </w:tcPr>
          <w:p w14:paraId="4FF2818E" w14:textId="77777777" w:rsidR="002F14F4" w:rsidRPr="00D5163E" w:rsidRDefault="002F14F4" w:rsidP="00DD7CE7">
            <w:pPr>
              <w:numPr>
                <w:ilvl w:val="0"/>
                <w:numId w:val="18"/>
              </w:numPr>
              <w:tabs>
                <w:tab w:val="num" w:pos="126"/>
                <w:tab w:val="num" w:pos="450"/>
              </w:tabs>
              <w:spacing w:after="0"/>
              <w:ind w:left="126" w:hanging="126"/>
              <w:rPr>
                <w:rFonts w:ascii="Times New Roman" w:hAnsi="Times New Roman" w:cs="Calibri"/>
                <w:noProof/>
                <w:sz w:val="18"/>
                <w:szCs w:val="18"/>
              </w:rPr>
            </w:pPr>
            <w:r w:rsidRPr="00D5163E">
              <w:rPr>
                <w:rFonts w:cs="Calibri"/>
                <w:sz w:val="18"/>
                <w:szCs w:val="18"/>
              </w:rPr>
              <w:t xml:space="preserve">Cumulative no. of innovative financial support schemes developed </w:t>
            </w:r>
            <w:r w:rsidRPr="00D5163E">
              <w:rPr>
                <w:rFonts w:eastAsia="Calibri" w:cs="Calibri"/>
                <w:sz w:val="18"/>
                <w:szCs w:val="18"/>
              </w:rPr>
              <w:t>to accelerate penetration of EE lighting systems</w:t>
            </w:r>
          </w:p>
          <w:p w14:paraId="2560FC54" w14:textId="77777777" w:rsidR="002F14F4" w:rsidRPr="00D5163E" w:rsidRDefault="002F14F4" w:rsidP="007E081C">
            <w:pPr>
              <w:spacing w:after="0"/>
              <w:ind w:left="130"/>
              <w:rPr>
                <w:rFonts w:cs="Calibri"/>
                <w:sz w:val="18"/>
                <w:szCs w:val="18"/>
              </w:rPr>
            </w:pPr>
          </w:p>
        </w:tc>
        <w:tc>
          <w:tcPr>
            <w:tcW w:w="1800" w:type="dxa"/>
          </w:tcPr>
          <w:p w14:paraId="14BCF0E5" w14:textId="77777777" w:rsidR="002F14F4" w:rsidRPr="00D5163E" w:rsidRDefault="002F14F4" w:rsidP="00DD7CE7">
            <w:pPr>
              <w:numPr>
                <w:ilvl w:val="0"/>
                <w:numId w:val="18"/>
              </w:numPr>
              <w:tabs>
                <w:tab w:val="num" w:pos="126"/>
                <w:tab w:val="num" w:pos="450"/>
              </w:tabs>
              <w:spacing w:after="0"/>
              <w:ind w:left="126" w:hanging="126"/>
              <w:rPr>
                <w:rFonts w:ascii="Times New Roman" w:hAnsi="Times New Roman" w:cs="Calibri"/>
                <w:noProof/>
                <w:sz w:val="18"/>
                <w:szCs w:val="18"/>
              </w:rPr>
            </w:pPr>
            <w:r w:rsidRPr="00D5163E">
              <w:rPr>
                <w:rFonts w:cs="Calibri"/>
                <w:sz w:val="18"/>
                <w:szCs w:val="18"/>
              </w:rPr>
              <w:t>0</w:t>
            </w:r>
          </w:p>
          <w:p w14:paraId="2F723485" w14:textId="77777777" w:rsidR="002F14F4" w:rsidRPr="00D5163E" w:rsidRDefault="002F14F4" w:rsidP="007E081C">
            <w:pPr>
              <w:tabs>
                <w:tab w:val="num" w:pos="450"/>
              </w:tabs>
              <w:spacing w:after="0"/>
              <w:ind w:left="126"/>
              <w:rPr>
                <w:rFonts w:cs="Calibri"/>
                <w:sz w:val="18"/>
                <w:szCs w:val="18"/>
              </w:rPr>
            </w:pPr>
          </w:p>
          <w:p w14:paraId="4B55960D" w14:textId="77777777" w:rsidR="002F14F4" w:rsidRPr="00D5163E" w:rsidRDefault="002F14F4" w:rsidP="007E081C">
            <w:pPr>
              <w:tabs>
                <w:tab w:val="num" w:pos="450"/>
              </w:tabs>
              <w:spacing w:after="0"/>
              <w:ind w:left="126"/>
              <w:rPr>
                <w:rFonts w:cs="Calibri"/>
                <w:sz w:val="18"/>
                <w:szCs w:val="18"/>
              </w:rPr>
            </w:pPr>
          </w:p>
          <w:p w14:paraId="2D6A525B" w14:textId="77777777" w:rsidR="002F14F4" w:rsidRPr="00D5163E" w:rsidRDefault="002F14F4" w:rsidP="007E081C">
            <w:pPr>
              <w:tabs>
                <w:tab w:val="num" w:pos="450"/>
              </w:tabs>
              <w:spacing w:after="0"/>
              <w:ind w:left="126"/>
              <w:rPr>
                <w:rFonts w:cs="Calibri"/>
                <w:sz w:val="18"/>
                <w:szCs w:val="18"/>
              </w:rPr>
            </w:pPr>
          </w:p>
          <w:p w14:paraId="62E63A88" w14:textId="77777777" w:rsidR="002F14F4" w:rsidRPr="00D5163E" w:rsidRDefault="002F14F4" w:rsidP="007E081C">
            <w:pPr>
              <w:tabs>
                <w:tab w:val="num" w:pos="450"/>
              </w:tabs>
              <w:spacing w:after="0"/>
              <w:ind w:left="126"/>
              <w:rPr>
                <w:rFonts w:cs="Calibri"/>
                <w:sz w:val="18"/>
                <w:szCs w:val="18"/>
              </w:rPr>
            </w:pPr>
          </w:p>
        </w:tc>
        <w:tc>
          <w:tcPr>
            <w:tcW w:w="2070" w:type="dxa"/>
          </w:tcPr>
          <w:p w14:paraId="35606C91" w14:textId="77777777" w:rsidR="002F14F4" w:rsidRPr="00D5163E" w:rsidRDefault="002F14F4" w:rsidP="00DD7CE7">
            <w:pPr>
              <w:numPr>
                <w:ilvl w:val="0"/>
                <w:numId w:val="18"/>
              </w:numPr>
              <w:tabs>
                <w:tab w:val="num" w:pos="126"/>
                <w:tab w:val="num" w:pos="450"/>
              </w:tabs>
              <w:spacing w:after="0"/>
              <w:ind w:left="126" w:hanging="126"/>
              <w:rPr>
                <w:rFonts w:ascii="Times New Roman" w:hAnsi="Times New Roman" w:cs="Calibri"/>
                <w:noProof/>
                <w:sz w:val="18"/>
                <w:szCs w:val="18"/>
              </w:rPr>
            </w:pPr>
            <w:r w:rsidRPr="00D5163E">
              <w:rPr>
                <w:rFonts w:cs="Calibri"/>
                <w:sz w:val="18"/>
                <w:szCs w:val="18"/>
              </w:rPr>
              <w:t>2</w:t>
            </w:r>
          </w:p>
          <w:p w14:paraId="4F31C580" w14:textId="77777777" w:rsidR="002F14F4" w:rsidRPr="00D5163E" w:rsidRDefault="002F14F4" w:rsidP="007E081C">
            <w:pPr>
              <w:tabs>
                <w:tab w:val="num" w:pos="450"/>
              </w:tabs>
              <w:spacing w:after="0"/>
              <w:ind w:left="126"/>
              <w:rPr>
                <w:rFonts w:cs="Calibri"/>
                <w:sz w:val="18"/>
                <w:szCs w:val="18"/>
              </w:rPr>
            </w:pPr>
          </w:p>
          <w:p w14:paraId="43729CA3" w14:textId="77777777" w:rsidR="002F14F4" w:rsidRPr="00D5163E" w:rsidRDefault="002F14F4" w:rsidP="007E081C">
            <w:pPr>
              <w:tabs>
                <w:tab w:val="num" w:pos="450"/>
              </w:tabs>
              <w:spacing w:after="0"/>
              <w:ind w:left="126"/>
              <w:rPr>
                <w:rFonts w:cs="Calibri"/>
                <w:sz w:val="18"/>
                <w:szCs w:val="18"/>
              </w:rPr>
            </w:pPr>
          </w:p>
          <w:p w14:paraId="1EEFEA97" w14:textId="77777777" w:rsidR="002F14F4" w:rsidRPr="00D5163E" w:rsidRDefault="002F14F4" w:rsidP="007E081C">
            <w:pPr>
              <w:tabs>
                <w:tab w:val="num" w:pos="450"/>
              </w:tabs>
              <w:spacing w:after="0"/>
              <w:ind w:left="126"/>
              <w:rPr>
                <w:rFonts w:cs="Calibri"/>
                <w:sz w:val="18"/>
                <w:szCs w:val="18"/>
              </w:rPr>
            </w:pPr>
          </w:p>
          <w:p w14:paraId="7507605E" w14:textId="77777777" w:rsidR="002F14F4" w:rsidRPr="00D5163E" w:rsidRDefault="002F14F4" w:rsidP="007E081C">
            <w:pPr>
              <w:tabs>
                <w:tab w:val="num" w:pos="450"/>
              </w:tabs>
              <w:spacing w:after="0"/>
              <w:ind w:left="126"/>
              <w:rPr>
                <w:rFonts w:cs="Calibri"/>
                <w:sz w:val="18"/>
                <w:szCs w:val="18"/>
              </w:rPr>
            </w:pPr>
          </w:p>
        </w:tc>
        <w:tc>
          <w:tcPr>
            <w:tcW w:w="2250" w:type="dxa"/>
          </w:tcPr>
          <w:p w14:paraId="3708FB39" w14:textId="77777777" w:rsidR="002F14F4" w:rsidRPr="00D5163E" w:rsidRDefault="002F14F4" w:rsidP="00DD7CE7">
            <w:pPr>
              <w:numPr>
                <w:ilvl w:val="0"/>
                <w:numId w:val="19"/>
              </w:numPr>
              <w:spacing w:after="0"/>
              <w:ind w:left="130" w:hanging="130"/>
              <w:rPr>
                <w:rFonts w:ascii="Times New Roman" w:hAnsi="Times New Roman" w:cs="Calibri"/>
                <w:noProof/>
                <w:sz w:val="18"/>
                <w:szCs w:val="18"/>
              </w:rPr>
            </w:pPr>
            <w:r w:rsidRPr="00D5163E">
              <w:rPr>
                <w:rFonts w:cs="Calibri"/>
                <w:sz w:val="18"/>
                <w:szCs w:val="18"/>
              </w:rPr>
              <w:t>4</w:t>
            </w:r>
            <w:r w:rsidRPr="00D5163E">
              <w:rPr>
                <w:rStyle w:val="FootnoteReference"/>
                <w:rFonts w:ascii="Calibri" w:hAnsi="Calibri" w:cs="Calibri"/>
                <w:szCs w:val="18"/>
              </w:rPr>
              <w:footnoteReference w:id="12"/>
            </w:r>
          </w:p>
          <w:p w14:paraId="6E9A83F5" w14:textId="77777777" w:rsidR="002F14F4" w:rsidRPr="00D5163E" w:rsidRDefault="002F14F4" w:rsidP="007E081C">
            <w:pPr>
              <w:spacing w:after="0"/>
              <w:ind w:left="130"/>
              <w:rPr>
                <w:rFonts w:cs="Calibri"/>
                <w:sz w:val="18"/>
                <w:szCs w:val="18"/>
              </w:rPr>
            </w:pPr>
          </w:p>
          <w:p w14:paraId="38C54E6F" w14:textId="77777777" w:rsidR="002F14F4" w:rsidRPr="00D5163E" w:rsidRDefault="002F14F4" w:rsidP="007E081C">
            <w:pPr>
              <w:spacing w:after="0"/>
              <w:ind w:left="130"/>
              <w:rPr>
                <w:rFonts w:cs="Calibri"/>
                <w:sz w:val="18"/>
                <w:szCs w:val="18"/>
              </w:rPr>
            </w:pPr>
          </w:p>
          <w:p w14:paraId="045EB8B1" w14:textId="77777777" w:rsidR="002F14F4" w:rsidRPr="00D5163E" w:rsidRDefault="002F14F4" w:rsidP="007E081C">
            <w:pPr>
              <w:spacing w:after="0"/>
              <w:ind w:left="130"/>
              <w:rPr>
                <w:rFonts w:cs="Calibri"/>
                <w:sz w:val="18"/>
                <w:szCs w:val="18"/>
              </w:rPr>
            </w:pPr>
          </w:p>
          <w:p w14:paraId="40E012E7" w14:textId="77777777" w:rsidR="002F14F4" w:rsidRPr="00D5163E" w:rsidRDefault="002F14F4" w:rsidP="007E081C">
            <w:pPr>
              <w:spacing w:after="0"/>
              <w:ind w:left="130"/>
              <w:rPr>
                <w:rFonts w:cs="Calibri"/>
                <w:sz w:val="18"/>
                <w:szCs w:val="18"/>
              </w:rPr>
            </w:pPr>
          </w:p>
        </w:tc>
        <w:tc>
          <w:tcPr>
            <w:tcW w:w="2970" w:type="dxa"/>
          </w:tcPr>
          <w:p w14:paraId="6F41EF06" w14:textId="718568F4" w:rsidR="002F14F4" w:rsidRPr="00D5163E" w:rsidRDefault="002F14F4" w:rsidP="00DD7CE7">
            <w:pPr>
              <w:pStyle w:val="ListParagraph"/>
              <w:numPr>
                <w:ilvl w:val="0"/>
                <w:numId w:val="22"/>
              </w:numPr>
              <w:ind w:left="167" w:right="110" w:hanging="167"/>
              <w:contextualSpacing/>
              <w:jc w:val="both"/>
              <w:rPr>
                <w:rFonts w:ascii="Calibri" w:hAnsi="Calibri" w:cs="Calibri"/>
                <w:noProof/>
                <w:sz w:val="18"/>
                <w:szCs w:val="18"/>
              </w:rPr>
            </w:pPr>
            <w:r w:rsidRPr="00D5163E">
              <w:rPr>
                <w:rFonts w:ascii="Calibri" w:hAnsi="Calibri" w:cs="Calibri"/>
                <w:sz w:val="18"/>
                <w:szCs w:val="18"/>
              </w:rPr>
              <w:t xml:space="preserve">Targeted users and key stakeholders of EEL (basically LED) products and systems are well informed about the </w:t>
            </w:r>
            <w:r w:rsidR="00EC0AC0" w:rsidRPr="00D5163E">
              <w:rPr>
                <w:rFonts w:ascii="Calibri" w:hAnsi="Calibri" w:cs="Calibri"/>
                <w:sz w:val="18"/>
                <w:szCs w:val="18"/>
              </w:rPr>
              <w:t>long-term</w:t>
            </w:r>
            <w:r w:rsidRPr="00D5163E">
              <w:rPr>
                <w:rFonts w:ascii="Calibri" w:hAnsi="Calibri" w:cs="Calibri"/>
                <w:sz w:val="18"/>
                <w:szCs w:val="18"/>
              </w:rPr>
              <w:t xml:space="preserve"> benefits and costs and are convinced to invest in such efficient technology application projects</w:t>
            </w:r>
          </w:p>
        </w:tc>
      </w:tr>
      <w:tr w:rsidR="002F14F4" w:rsidRPr="00D5163E" w14:paraId="6DA4E3F5" w14:textId="77777777" w:rsidTr="00692386">
        <w:tc>
          <w:tcPr>
            <w:tcW w:w="2520" w:type="dxa"/>
            <w:shd w:val="pct12" w:color="auto" w:fill="auto"/>
          </w:tcPr>
          <w:p w14:paraId="54EEBF87" w14:textId="77777777" w:rsidR="002F14F4" w:rsidRPr="00D5163E" w:rsidRDefault="002F14F4" w:rsidP="002C2489">
            <w:pPr>
              <w:spacing w:after="0"/>
              <w:rPr>
                <w:rFonts w:eastAsia="Calibri" w:cs="Calibri"/>
                <w:sz w:val="18"/>
                <w:szCs w:val="18"/>
              </w:rPr>
            </w:pPr>
          </w:p>
        </w:tc>
        <w:tc>
          <w:tcPr>
            <w:tcW w:w="2070" w:type="dxa"/>
          </w:tcPr>
          <w:p w14:paraId="663681B2" w14:textId="77777777" w:rsidR="002F14F4" w:rsidRPr="00D5163E" w:rsidRDefault="002F14F4" w:rsidP="00DD7CE7">
            <w:pPr>
              <w:numPr>
                <w:ilvl w:val="0"/>
                <w:numId w:val="18"/>
              </w:numPr>
              <w:tabs>
                <w:tab w:val="num" w:pos="126"/>
                <w:tab w:val="num" w:pos="450"/>
              </w:tabs>
              <w:spacing w:after="0"/>
              <w:ind w:left="126" w:hanging="126"/>
              <w:rPr>
                <w:rFonts w:ascii="Times New Roman" w:hAnsi="Times New Roman" w:cs="Calibri"/>
                <w:noProof/>
                <w:sz w:val="18"/>
                <w:szCs w:val="18"/>
              </w:rPr>
            </w:pPr>
            <w:r w:rsidRPr="00D5163E">
              <w:rPr>
                <w:rFonts w:cs="Calibri"/>
                <w:sz w:val="18"/>
                <w:szCs w:val="18"/>
              </w:rPr>
              <w:t>Cumulative no. of pilot demonstrations</w:t>
            </w:r>
            <w:r w:rsidRPr="00D5163E">
              <w:rPr>
                <w:rFonts w:cs="Calibri"/>
                <w:sz w:val="18"/>
                <w:szCs w:val="18"/>
                <w:vertAlign w:val="superscript"/>
              </w:rPr>
              <w:footnoteReference w:id="13"/>
            </w:r>
            <w:r w:rsidRPr="00D5163E">
              <w:rPr>
                <w:rFonts w:cs="Calibri"/>
                <w:sz w:val="18"/>
                <w:szCs w:val="18"/>
              </w:rPr>
              <w:t xml:space="preserve"> completed and replication plans developed and approved for implementation</w:t>
            </w:r>
            <w:r w:rsidRPr="00D5163E">
              <w:rPr>
                <w:rStyle w:val="FootnoteReference"/>
                <w:rFonts w:ascii="Calibri" w:hAnsi="Calibri" w:cs="Calibri"/>
                <w:szCs w:val="18"/>
              </w:rPr>
              <w:footnoteReference w:id="14"/>
            </w:r>
          </w:p>
        </w:tc>
        <w:tc>
          <w:tcPr>
            <w:tcW w:w="1800" w:type="dxa"/>
          </w:tcPr>
          <w:p w14:paraId="541A79D5" w14:textId="77777777" w:rsidR="002F14F4" w:rsidRPr="00D5163E" w:rsidRDefault="002F14F4" w:rsidP="00DD7CE7">
            <w:pPr>
              <w:numPr>
                <w:ilvl w:val="0"/>
                <w:numId w:val="18"/>
              </w:numPr>
              <w:tabs>
                <w:tab w:val="num" w:pos="126"/>
                <w:tab w:val="num" w:pos="450"/>
              </w:tabs>
              <w:spacing w:after="0"/>
              <w:ind w:left="126" w:hanging="126"/>
              <w:rPr>
                <w:rFonts w:ascii="Times New Roman" w:hAnsi="Times New Roman" w:cs="Calibri"/>
                <w:noProof/>
                <w:sz w:val="18"/>
                <w:szCs w:val="18"/>
              </w:rPr>
            </w:pPr>
            <w:r w:rsidRPr="00D5163E">
              <w:rPr>
                <w:rFonts w:cs="Calibri"/>
                <w:sz w:val="18"/>
                <w:szCs w:val="18"/>
              </w:rPr>
              <w:t>0</w:t>
            </w:r>
          </w:p>
          <w:p w14:paraId="16C0B700" w14:textId="77777777" w:rsidR="002F14F4" w:rsidRPr="00D5163E" w:rsidRDefault="002F14F4" w:rsidP="007E081C">
            <w:pPr>
              <w:tabs>
                <w:tab w:val="num" w:pos="450"/>
              </w:tabs>
              <w:spacing w:after="0"/>
              <w:ind w:left="126"/>
              <w:rPr>
                <w:rFonts w:cs="Calibri"/>
                <w:sz w:val="18"/>
                <w:szCs w:val="18"/>
              </w:rPr>
            </w:pPr>
          </w:p>
          <w:p w14:paraId="7A392D93" w14:textId="77777777" w:rsidR="002F14F4" w:rsidRPr="00D5163E" w:rsidRDefault="002F14F4" w:rsidP="007E081C">
            <w:pPr>
              <w:tabs>
                <w:tab w:val="num" w:pos="450"/>
              </w:tabs>
              <w:spacing w:after="0"/>
              <w:ind w:left="126"/>
              <w:rPr>
                <w:rFonts w:cs="Calibri"/>
                <w:sz w:val="18"/>
                <w:szCs w:val="18"/>
              </w:rPr>
            </w:pPr>
          </w:p>
          <w:p w14:paraId="7E96518A" w14:textId="77777777" w:rsidR="002F14F4" w:rsidRPr="00D5163E" w:rsidRDefault="002F14F4" w:rsidP="007E081C">
            <w:pPr>
              <w:tabs>
                <w:tab w:val="num" w:pos="450"/>
              </w:tabs>
              <w:spacing w:after="0"/>
              <w:ind w:left="126"/>
              <w:rPr>
                <w:rFonts w:cs="Calibri"/>
                <w:sz w:val="18"/>
                <w:szCs w:val="18"/>
              </w:rPr>
            </w:pPr>
          </w:p>
          <w:p w14:paraId="67C3261F" w14:textId="77777777" w:rsidR="002F14F4" w:rsidRPr="00D5163E" w:rsidRDefault="002F14F4" w:rsidP="007E081C">
            <w:pPr>
              <w:tabs>
                <w:tab w:val="num" w:pos="450"/>
              </w:tabs>
              <w:spacing w:after="0"/>
              <w:ind w:left="126"/>
              <w:rPr>
                <w:rFonts w:cs="Calibri"/>
                <w:sz w:val="18"/>
                <w:szCs w:val="18"/>
              </w:rPr>
            </w:pPr>
          </w:p>
          <w:p w14:paraId="449A715E" w14:textId="77777777" w:rsidR="002F14F4" w:rsidRPr="00D5163E" w:rsidRDefault="002F14F4" w:rsidP="007E081C">
            <w:pPr>
              <w:tabs>
                <w:tab w:val="num" w:pos="450"/>
              </w:tabs>
              <w:spacing w:after="0"/>
              <w:ind w:left="126"/>
              <w:rPr>
                <w:rFonts w:cs="Calibri"/>
                <w:sz w:val="18"/>
                <w:szCs w:val="18"/>
              </w:rPr>
            </w:pPr>
          </w:p>
        </w:tc>
        <w:tc>
          <w:tcPr>
            <w:tcW w:w="2070" w:type="dxa"/>
          </w:tcPr>
          <w:p w14:paraId="73FBF185" w14:textId="77777777" w:rsidR="002F14F4" w:rsidRPr="00D5163E" w:rsidRDefault="002F14F4" w:rsidP="00DD7CE7">
            <w:pPr>
              <w:numPr>
                <w:ilvl w:val="0"/>
                <w:numId w:val="18"/>
              </w:numPr>
              <w:tabs>
                <w:tab w:val="num" w:pos="126"/>
                <w:tab w:val="num" w:pos="450"/>
              </w:tabs>
              <w:spacing w:after="0"/>
              <w:ind w:left="126" w:hanging="126"/>
              <w:rPr>
                <w:rFonts w:ascii="Times New Roman" w:hAnsi="Times New Roman" w:cs="Calibri"/>
                <w:noProof/>
                <w:sz w:val="18"/>
                <w:szCs w:val="18"/>
              </w:rPr>
            </w:pPr>
            <w:r w:rsidRPr="00D5163E">
              <w:rPr>
                <w:rFonts w:cs="Calibri"/>
                <w:sz w:val="18"/>
                <w:szCs w:val="18"/>
              </w:rPr>
              <w:t>3 (1 cities and 2 buildings)</w:t>
            </w:r>
          </w:p>
          <w:p w14:paraId="236D7B5F" w14:textId="77777777" w:rsidR="002F14F4" w:rsidRPr="00D5163E" w:rsidRDefault="002F14F4" w:rsidP="007E081C">
            <w:pPr>
              <w:tabs>
                <w:tab w:val="num" w:pos="450"/>
              </w:tabs>
              <w:spacing w:after="0"/>
              <w:ind w:left="126"/>
              <w:rPr>
                <w:rFonts w:cs="Calibri"/>
                <w:sz w:val="18"/>
                <w:szCs w:val="18"/>
              </w:rPr>
            </w:pPr>
          </w:p>
          <w:p w14:paraId="3A22AF53" w14:textId="77777777" w:rsidR="002F14F4" w:rsidRPr="00D5163E" w:rsidRDefault="002F14F4" w:rsidP="007E081C">
            <w:pPr>
              <w:tabs>
                <w:tab w:val="num" w:pos="450"/>
              </w:tabs>
              <w:spacing w:after="0"/>
              <w:ind w:left="126"/>
              <w:rPr>
                <w:rFonts w:cs="Calibri"/>
                <w:sz w:val="18"/>
                <w:szCs w:val="18"/>
              </w:rPr>
            </w:pPr>
          </w:p>
          <w:p w14:paraId="5FACC563" w14:textId="77777777" w:rsidR="002F14F4" w:rsidRPr="00D5163E" w:rsidRDefault="002F14F4" w:rsidP="007E081C">
            <w:pPr>
              <w:tabs>
                <w:tab w:val="num" w:pos="450"/>
              </w:tabs>
              <w:spacing w:after="0"/>
              <w:ind w:left="126"/>
              <w:rPr>
                <w:rFonts w:cs="Calibri"/>
                <w:sz w:val="18"/>
                <w:szCs w:val="18"/>
              </w:rPr>
            </w:pPr>
          </w:p>
          <w:p w14:paraId="021D56B0" w14:textId="77777777" w:rsidR="002F14F4" w:rsidRPr="00D5163E" w:rsidRDefault="002F14F4" w:rsidP="007E081C">
            <w:pPr>
              <w:tabs>
                <w:tab w:val="num" w:pos="450"/>
              </w:tabs>
              <w:spacing w:after="0"/>
              <w:ind w:left="126"/>
              <w:rPr>
                <w:rFonts w:cs="Calibri"/>
                <w:sz w:val="18"/>
                <w:szCs w:val="18"/>
              </w:rPr>
            </w:pPr>
          </w:p>
          <w:p w14:paraId="3A934ABF" w14:textId="77777777" w:rsidR="002F14F4" w:rsidRPr="00D5163E" w:rsidRDefault="002F14F4" w:rsidP="007E081C">
            <w:pPr>
              <w:tabs>
                <w:tab w:val="num" w:pos="126"/>
                <w:tab w:val="num" w:pos="450"/>
                <w:tab w:val="num" w:pos="644"/>
              </w:tabs>
              <w:spacing w:after="0"/>
              <w:ind w:left="126" w:hanging="126"/>
              <w:rPr>
                <w:rFonts w:cs="Calibri"/>
                <w:sz w:val="18"/>
                <w:szCs w:val="18"/>
              </w:rPr>
            </w:pPr>
          </w:p>
        </w:tc>
        <w:tc>
          <w:tcPr>
            <w:tcW w:w="2250" w:type="dxa"/>
          </w:tcPr>
          <w:p w14:paraId="3FA74CB1" w14:textId="29D58BC1" w:rsidR="002F14F4" w:rsidRPr="00D5163E" w:rsidRDefault="001D5ABC" w:rsidP="00DD7CE7">
            <w:pPr>
              <w:numPr>
                <w:ilvl w:val="0"/>
                <w:numId w:val="18"/>
              </w:numPr>
              <w:tabs>
                <w:tab w:val="num" w:pos="126"/>
                <w:tab w:val="num" w:pos="450"/>
              </w:tabs>
              <w:spacing w:after="0"/>
              <w:ind w:left="126" w:hanging="126"/>
              <w:rPr>
                <w:rFonts w:ascii="Times New Roman" w:hAnsi="Times New Roman" w:cs="Calibri"/>
                <w:noProof/>
                <w:sz w:val="18"/>
                <w:szCs w:val="18"/>
              </w:rPr>
            </w:pPr>
            <w:r w:rsidRPr="00D5163E">
              <w:rPr>
                <w:rFonts w:cs="Calibri"/>
                <w:sz w:val="18"/>
                <w:szCs w:val="18"/>
              </w:rPr>
              <w:t xml:space="preserve">5 </w:t>
            </w:r>
            <w:r w:rsidR="002F14F4" w:rsidRPr="00D5163E">
              <w:rPr>
                <w:rFonts w:cs="Calibri"/>
                <w:sz w:val="18"/>
                <w:szCs w:val="18"/>
              </w:rPr>
              <w:t>(2 cities</w:t>
            </w:r>
            <w:r w:rsidRPr="00D5163E">
              <w:rPr>
                <w:rFonts w:cs="Calibri"/>
                <w:sz w:val="18"/>
                <w:szCs w:val="18"/>
              </w:rPr>
              <w:t>,</w:t>
            </w:r>
            <w:r w:rsidR="002F14F4" w:rsidRPr="00D5163E">
              <w:rPr>
                <w:rFonts w:cs="Calibri"/>
                <w:sz w:val="18"/>
                <w:szCs w:val="18"/>
              </w:rPr>
              <w:t xml:space="preserve"> 2 buildings</w:t>
            </w:r>
            <w:r w:rsidRPr="00D5163E">
              <w:rPr>
                <w:rFonts w:cs="Calibri"/>
                <w:sz w:val="18"/>
                <w:szCs w:val="18"/>
              </w:rPr>
              <w:t xml:space="preserve"> and a residential area</w:t>
            </w:r>
            <w:r w:rsidR="002F14F4" w:rsidRPr="00D5163E">
              <w:rPr>
                <w:rFonts w:cs="Calibri"/>
                <w:sz w:val="18"/>
                <w:szCs w:val="18"/>
              </w:rPr>
              <w:t>) With possible replication in 2 cities and 7 buildings.</w:t>
            </w:r>
          </w:p>
          <w:p w14:paraId="103601D6" w14:textId="77777777" w:rsidR="002F14F4" w:rsidRPr="00D5163E" w:rsidRDefault="002F14F4" w:rsidP="007E081C">
            <w:pPr>
              <w:spacing w:after="0"/>
              <w:ind w:left="130"/>
              <w:rPr>
                <w:rFonts w:cs="Calibri"/>
                <w:sz w:val="18"/>
                <w:szCs w:val="18"/>
              </w:rPr>
            </w:pPr>
          </w:p>
          <w:p w14:paraId="02F138ED" w14:textId="77777777" w:rsidR="002F14F4" w:rsidRPr="00D5163E" w:rsidRDefault="002F14F4" w:rsidP="007E081C">
            <w:pPr>
              <w:spacing w:after="0"/>
              <w:ind w:left="130"/>
              <w:rPr>
                <w:rFonts w:cs="Calibri"/>
                <w:sz w:val="18"/>
                <w:szCs w:val="18"/>
              </w:rPr>
            </w:pPr>
          </w:p>
          <w:p w14:paraId="7B2188D4" w14:textId="77777777" w:rsidR="002F14F4" w:rsidRPr="00D5163E" w:rsidRDefault="002F14F4" w:rsidP="007E081C">
            <w:pPr>
              <w:spacing w:after="0"/>
              <w:ind w:left="130"/>
              <w:rPr>
                <w:rFonts w:cs="Calibri"/>
                <w:sz w:val="18"/>
                <w:szCs w:val="18"/>
              </w:rPr>
            </w:pPr>
          </w:p>
          <w:p w14:paraId="508B17B7" w14:textId="77777777" w:rsidR="002F14F4" w:rsidRPr="00D5163E" w:rsidRDefault="002F14F4" w:rsidP="007E081C">
            <w:pPr>
              <w:spacing w:after="0"/>
              <w:ind w:left="130"/>
              <w:rPr>
                <w:rFonts w:cs="Calibri"/>
                <w:sz w:val="18"/>
                <w:szCs w:val="18"/>
              </w:rPr>
            </w:pPr>
          </w:p>
          <w:p w14:paraId="0319AB37" w14:textId="77777777" w:rsidR="002F14F4" w:rsidRPr="00D5163E" w:rsidRDefault="002F14F4" w:rsidP="007E081C">
            <w:pPr>
              <w:spacing w:after="0"/>
              <w:rPr>
                <w:rFonts w:cs="Calibri"/>
                <w:sz w:val="18"/>
                <w:szCs w:val="18"/>
              </w:rPr>
            </w:pPr>
          </w:p>
        </w:tc>
        <w:tc>
          <w:tcPr>
            <w:tcW w:w="2970" w:type="dxa"/>
          </w:tcPr>
          <w:p w14:paraId="0ACA0765" w14:textId="77777777" w:rsidR="002F14F4" w:rsidRPr="00D5163E" w:rsidRDefault="002F14F4" w:rsidP="00DD7CE7">
            <w:pPr>
              <w:pStyle w:val="ListParagraph"/>
              <w:numPr>
                <w:ilvl w:val="0"/>
                <w:numId w:val="22"/>
              </w:numPr>
              <w:ind w:left="167" w:right="110" w:hanging="167"/>
              <w:contextualSpacing/>
              <w:jc w:val="both"/>
              <w:rPr>
                <w:rFonts w:ascii="Calibri" w:hAnsi="Calibri" w:cs="Calibri"/>
                <w:noProof/>
                <w:sz w:val="18"/>
                <w:szCs w:val="18"/>
              </w:rPr>
            </w:pPr>
            <w:r w:rsidRPr="00D5163E">
              <w:rPr>
                <w:rFonts w:ascii="Calibri" w:hAnsi="Calibri" w:cs="Calibri"/>
                <w:sz w:val="18"/>
                <w:szCs w:val="18"/>
              </w:rPr>
              <w:t>Policy framework would allow private investments to invest in energy efficiency street lighting projects.</w:t>
            </w:r>
          </w:p>
          <w:p w14:paraId="038A59D5" w14:textId="77777777" w:rsidR="002F14F4" w:rsidRPr="00D5163E" w:rsidRDefault="002F14F4" w:rsidP="00DD7CE7">
            <w:pPr>
              <w:pStyle w:val="ListParagraph"/>
              <w:numPr>
                <w:ilvl w:val="0"/>
                <w:numId w:val="22"/>
              </w:numPr>
              <w:ind w:left="167" w:right="110" w:hanging="167"/>
              <w:contextualSpacing/>
              <w:jc w:val="both"/>
              <w:rPr>
                <w:rFonts w:ascii="Calibri" w:hAnsi="Calibri" w:cs="Calibri"/>
                <w:noProof/>
                <w:sz w:val="18"/>
                <w:szCs w:val="18"/>
              </w:rPr>
            </w:pPr>
            <w:r w:rsidRPr="00D5163E">
              <w:rPr>
                <w:rFonts w:ascii="Calibri" w:hAnsi="Calibri" w:cs="Calibri"/>
                <w:sz w:val="18"/>
                <w:szCs w:val="18"/>
              </w:rPr>
              <w:t xml:space="preserve">Local EEL producers can meet all technical standard specifications and ESCOs can develop investment-grade proposals that will convince banks to finance the EEL projects within acceptable insurance and guarantee provisions required by banks for sustainability. </w:t>
            </w:r>
          </w:p>
        </w:tc>
      </w:tr>
      <w:tr w:rsidR="002F14F4" w:rsidRPr="00D5163E" w14:paraId="4E7997A4" w14:textId="77777777" w:rsidTr="00692386">
        <w:tc>
          <w:tcPr>
            <w:tcW w:w="2520" w:type="dxa"/>
            <w:shd w:val="pct12" w:color="auto" w:fill="auto"/>
          </w:tcPr>
          <w:p w14:paraId="69CA29A9" w14:textId="77777777" w:rsidR="002F14F4" w:rsidRPr="00D5163E" w:rsidRDefault="002F14F4" w:rsidP="002C2489">
            <w:pPr>
              <w:spacing w:after="0"/>
              <w:rPr>
                <w:rFonts w:eastAsia="Calibri" w:cs="Calibri"/>
                <w:sz w:val="18"/>
                <w:szCs w:val="18"/>
              </w:rPr>
            </w:pPr>
          </w:p>
        </w:tc>
        <w:tc>
          <w:tcPr>
            <w:tcW w:w="2070" w:type="dxa"/>
          </w:tcPr>
          <w:p w14:paraId="0BAD34DB" w14:textId="77777777" w:rsidR="002F14F4" w:rsidRPr="00D5163E" w:rsidRDefault="002F14F4" w:rsidP="00DD7CE7">
            <w:pPr>
              <w:numPr>
                <w:ilvl w:val="0"/>
                <w:numId w:val="18"/>
              </w:numPr>
              <w:tabs>
                <w:tab w:val="num" w:pos="126"/>
                <w:tab w:val="num" w:pos="450"/>
              </w:tabs>
              <w:spacing w:after="0"/>
              <w:ind w:left="126" w:hanging="126"/>
              <w:rPr>
                <w:rFonts w:ascii="Times New Roman" w:hAnsi="Times New Roman" w:cs="Calibri"/>
                <w:noProof/>
                <w:color w:val="000000" w:themeColor="text1"/>
                <w:sz w:val="18"/>
                <w:szCs w:val="18"/>
              </w:rPr>
            </w:pPr>
            <w:r w:rsidRPr="00D5163E">
              <w:rPr>
                <w:rFonts w:cs="Calibri"/>
                <w:color w:val="000000" w:themeColor="text1"/>
                <w:sz w:val="18"/>
                <w:szCs w:val="18"/>
              </w:rPr>
              <w:t xml:space="preserve">Number of </w:t>
            </w:r>
            <w:r w:rsidR="00983343" w:rsidRPr="00D5163E">
              <w:rPr>
                <w:rFonts w:cs="Calibri"/>
                <w:color w:val="000000" w:themeColor="text1"/>
                <w:sz w:val="18"/>
                <w:szCs w:val="18"/>
              </w:rPr>
              <w:t>stakeholders engaged</w:t>
            </w:r>
          </w:p>
          <w:p w14:paraId="0ED15DB9" w14:textId="77777777" w:rsidR="00983343" w:rsidRPr="00D5163E" w:rsidRDefault="00983343" w:rsidP="00DD7CE7">
            <w:pPr>
              <w:pStyle w:val="ListParagraph"/>
              <w:numPr>
                <w:ilvl w:val="0"/>
                <w:numId w:val="23"/>
              </w:numPr>
              <w:ind w:left="342" w:hanging="212"/>
              <w:contextualSpacing/>
              <w:jc w:val="both"/>
              <w:rPr>
                <w:rFonts w:ascii="Calibri" w:hAnsi="Calibri" w:cs="Calibri"/>
                <w:noProof/>
                <w:color w:val="000000" w:themeColor="text1"/>
                <w:sz w:val="18"/>
                <w:szCs w:val="18"/>
              </w:rPr>
            </w:pPr>
            <w:r w:rsidRPr="00D5163E">
              <w:rPr>
                <w:rFonts w:ascii="Calibri" w:hAnsi="Calibri" w:cs="Calibri"/>
                <w:color w:val="000000" w:themeColor="text1"/>
                <w:sz w:val="18"/>
                <w:szCs w:val="18"/>
              </w:rPr>
              <w:t>municipalities</w:t>
            </w:r>
          </w:p>
          <w:p w14:paraId="11054379" w14:textId="77777777" w:rsidR="002F14F4" w:rsidRPr="00D5163E" w:rsidRDefault="002F14F4" w:rsidP="00DD7CE7">
            <w:pPr>
              <w:pStyle w:val="ListParagraph"/>
              <w:numPr>
                <w:ilvl w:val="0"/>
                <w:numId w:val="23"/>
              </w:numPr>
              <w:ind w:left="342" w:hanging="212"/>
              <w:contextualSpacing/>
              <w:jc w:val="both"/>
              <w:rPr>
                <w:rFonts w:ascii="Calibri" w:hAnsi="Calibri" w:cs="Calibri"/>
                <w:noProof/>
                <w:color w:val="000000" w:themeColor="text1"/>
                <w:sz w:val="18"/>
                <w:szCs w:val="18"/>
              </w:rPr>
            </w:pPr>
            <w:r w:rsidRPr="00D5163E">
              <w:rPr>
                <w:rFonts w:ascii="Calibri" w:hAnsi="Calibri" w:cs="Calibri"/>
                <w:color w:val="000000" w:themeColor="text1"/>
                <w:sz w:val="18"/>
                <w:szCs w:val="18"/>
              </w:rPr>
              <w:t xml:space="preserve">clients (project developers/ building owners) </w:t>
            </w:r>
          </w:p>
          <w:p w14:paraId="11FA3474" w14:textId="77777777" w:rsidR="002F14F4" w:rsidRPr="00D5163E" w:rsidRDefault="002F14F4" w:rsidP="00DD7CE7">
            <w:pPr>
              <w:pStyle w:val="ListParagraph"/>
              <w:numPr>
                <w:ilvl w:val="0"/>
                <w:numId w:val="23"/>
              </w:numPr>
              <w:ind w:left="342" w:hanging="212"/>
              <w:contextualSpacing/>
              <w:jc w:val="both"/>
              <w:rPr>
                <w:rFonts w:ascii="Calibri" w:hAnsi="Calibri" w:cs="Calibri"/>
                <w:noProof/>
                <w:color w:val="000000" w:themeColor="text1"/>
                <w:sz w:val="18"/>
                <w:szCs w:val="18"/>
              </w:rPr>
            </w:pPr>
            <w:r w:rsidRPr="00D5163E">
              <w:rPr>
                <w:rFonts w:ascii="Calibri" w:hAnsi="Calibri" w:cs="Calibri"/>
                <w:color w:val="000000" w:themeColor="text1"/>
                <w:sz w:val="18"/>
                <w:szCs w:val="18"/>
              </w:rPr>
              <w:t xml:space="preserve">technology providers </w:t>
            </w:r>
          </w:p>
          <w:p w14:paraId="46BB0228" w14:textId="77777777" w:rsidR="002F14F4" w:rsidRPr="00D5163E" w:rsidRDefault="002F14F4" w:rsidP="00DD7CE7">
            <w:pPr>
              <w:pStyle w:val="ListParagraph"/>
              <w:numPr>
                <w:ilvl w:val="0"/>
                <w:numId w:val="23"/>
              </w:numPr>
              <w:ind w:left="342" w:hanging="212"/>
              <w:contextualSpacing/>
              <w:jc w:val="both"/>
              <w:rPr>
                <w:rFonts w:ascii="Calibri" w:hAnsi="Calibri" w:cs="Calibri"/>
                <w:noProof/>
                <w:color w:val="000000" w:themeColor="text1"/>
                <w:sz w:val="18"/>
                <w:szCs w:val="18"/>
              </w:rPr>
            </w:pPr>
            <w:r w:rsidRPr="00D5163E">
              <w:rPr>
                <w:rFonts w:ascii="Calibri" w:hAnsi="Calibri" w:cs="Calibri"/>
                <w:color w:val="000000" w:themeColor="text1"/>
                <w:sz w:val="18"/>
                <w:szCs w:val="18"/>
              </w:rPr>
              <w:lastRenderedPageBreak/>
              <w:t xml:space="preserve">financial institutions </w:t>
            </w:r>
          </w:p>
          <w:p w14:paraId="0F4EA555" w14:textId="77777777" w:rsidR="002F14F4" w:rsidRPr="00D5163E" w:rsidRDefault="002F14F4" w:rsidP="007E081C">
            <w:pPr>
              <w:tabs>
                <w:tab w:val="num" w:pos="450"/>
              </w:tabs>
              <w:spacing w:after="0"/>
              <w:ind w:left="126"/>
              <w:rPr>
                <w:rFonts w:cs="Calibri"/>
                <w:color w:val="000000" w:themeColor="text1"/>
                <w:sz w:val="18"/>
                <w:szCs w:val="18"/>
              </w:rPr>
            </w:pPr>
          </w:p>
        </w:tc>
        <w:tc>
          <w:tcPr>
            <w:tcW w:w="1800" w:type="dxa"/>
          </w:tcPr>
          <w:p w14:paraId="57295777" w14:textId="77777777" w:rsidR="00983343" w:rsidRPr="00D5163E" w:rsidRDefault="00983343" w:rsidP="007E081C">
            <w:pPr>
              <w:tabs>
                <w:tab w:val="num" w:pos="450"/>
              </w:tabs>
              <w:spacing w:after="0"/>
              <w:ind w:left="126"/>
              <w:rPr>
                <w:rFonts w:cs="Calibri"/>
                <w:color w:val="000000" w:themeColor="text1"/>
                <w:sz w:val="18"/>
                <w:szCs w:val="18"/>
              </w:rPr>
            </w:pPr>
          </w:p>
          <w:p w14:paraId="680D42CD" w14:textId="77777777" w:rsidR="00983343" w:rsidRPr="00D5163E" w:rsidRDefault="00983343" w:rsidP="007E081C">
            <w:pPr>
              <w:tabs>
                <w:tab w:val="num" w:pos="450"/>
              </w:tabs>
              <w:spacing w:after="0"/>
              <w:ind w:left="126"/>
              <w:rPr>
                <w:rFonts w:cs="Calibri"/>
                <w:color w:val="000000" w:themeColor="text1"/>
                <w:sz w:val="18"/>
                <w:szCs w:val="18"/>
              </w:rPr>
            </w:pPr>
          </w:p>
          <w:p w14:paraId="5FC892C1" w14:textId="77777777" w:rsidR="002F14F4" w:rsidRPr="00D5163E" w:rsidRDefault="002F14F4" w:rsidP="00DD7CE7">
            <w:pPr>
              <w:numPr>
                <w:ilvl w:val="0"/>
                <w:numId w:val="18"/>
              </w:numPr>
              <w:tabs>
                <w:tab w:val="num" w:pos="126"/>
                <w:tab w:val="num" w:pos="450"/>
              </w:tabs>
              <w:spacing w:after="0"/>
              <w:ind w:left="126" w:hanging="126"/>
              <w:rPr>
                <w:rFonts w:ascii="Times New Roman" w:hAnsi="Times New Roman" w:cs="Calibri"/>
                <w:noProof/>
                <w:color w:val="000000" w:themeColor="text1"/>
                <w:sz w:val="18"/>
                <w:szCs w:val="18"/>
              </w:rPr>
            </w:pPr>
            <w:r w:rsidRPr="00D5163E">
              <w:rPr>
                <w:rFonts w:cs="Calibri"/>
                <w:color w:val="000000" w:themeColor="text1"/>
                <w:sz w:val="18"/>
                <w:szCs w:val="18"/>
              </w:rPr>
              <w:t>0</w:t>
            </w:r>
          </w:p>
          <w:p w14:paraId="2CB2DF9D" w14:textId="77777777" w:rsidR="002F14F4" w:rsidRPr="00D5163E" w:rsidRDefault="002F14F4" w:rsidP="00DD7CE7">
            <w:pPr>
              <w:numPr>
                <w:ilvl w:val="0"/>
                <w:numId w:val="18"/>
              </w:numPr>
              <w:tabs>
                <w:tab w:val="num" w:pos="126"/>
                <w:tab w:val="num" w:pos="450"/>
              </w:tabs>
              <w:spacing w:after="0"/>
              <w:ind w:left="126" w:hanging="126"/>
              <w:rPr>
                <w:rFonts w:ascii="Times New Roman" w:hAnsi="Times New Roman" w:cs="Calibri"/>
                <w:noProof/>
                <w:color w:val="000000" w:themeColor="text1"/>
                <w:sz w:val="18"/>
                <w:szCs w:val="18"/>
              </w:rPr>
            </w:pPr>
            <w:r w:rsidRPr="00D5163E">
              <w:rPr>
                <w:rFonts w:cs="Calibri"/>
                <w:color w:val="000000" w:themeColor="text1"/>
                <w:sz w:val="18"/>
                <w:szCs w:val="18"/>
              </w:rPr>
              <w:t>0</w:t>
            </w:r>
          </w:p>
          <w:p w14:paraId="65395A48" w14:textId="77777777" w:rsidR="002F14F4" w:rsidRPr="00D5163E" w:rsidRDefault="002F14F4" w:rsidP="007E081C">
            <w:pPr>
              <w:tabs>
                <w:tab w:val="num" w:pos="450"/>
              </w:tabs>
              <w:spacing w:after="0"/>
              <w:rPr>
                <w:rFonts w:cs="Calibri"/>
                <w:color w:val="000000" w:themeColor="text1"/>
                <w:sz w:val="18"/>
                <w:szCs w:val="18"/>
              </w:rPr>
            </w:pPr>
          </w:p>
          <w:p w14:paraId="64496A99" w14:textId="77777777" w:rsidR="002F14F4" w:rsidRPr="00D5163E" w:rsidRDefault="002F14F4" w:rsidP="007E081C">
            <w:pPr>
              <w:tabs>
                <w:tab w:val="num" w:pos="450"/>
              </w:tabs>
              <w:spacing w:after="0"/>
              <w:rPr>
                <w:rFonts w:cs="Calibri"/>
                <w:color w:val="000000" w:themeColor="text1"/>
                <w:sz w:val="18"/>
                <w:szCs w:val="18"/>
              </w:rPr>
            </w:pPr>
          </w:p>
          <w:p w14:paraId="6F8B65BE" w14:textId="77777777" w:rsidR="002F14F4" w:rsidRPr="00D5163E" w:rsidRDefault="002F14F4" w:rsidP="00DD7CE7">
            <w:pPr>
              <w:numPr>
                <w:ilvl w:val="0"/>
                <w:numId w:val="18"/>
              </w:numPr>
              <w:tabs>
                <w:tab w:val="num" w:pos="126"/>
                <w:tab w:val="num" w:pos="450"/>
              </w:tabs>
              <w:spacing w:after="0"/>
              <w:ind w:left="126" w:hanging="126"/>
              <w:rPr>
                <w:rFonts w:ascii="Times New Roman" w:hAnsi="Times New Roman" w:cs="Calibri"/>
                <w:noProof/>
                <w:color w:val="000000" w:themeColor="text1"/>
                <w:sz w:val="18"/>
                <w:szCs w:val="18"/>
              </w:rPr>
            </w:pPr>
            <w:r w:rsidRPr="00D5163E">
              <w:rPr>
                <w:rFonts w:cs="Calibri"/>
                <w:color w:val="000000" w:themeColor="text1"/>
                <w:sz w:val="18"/>
                <w:szCs w:val="18"/>
              </w:rPr>
              <w:t>0</w:t>
            </w:r>
          </w:p>
          <w:p w14:paraId="51CB1505" w14:textId="77777777" w:rsidR="002F14F4" w:rsidRPr="00D5163E" w:rsidRDefault="002F14F4" w:rsidP="007E081C">
            <w:pPr>
              <w:tabs>
                <w:tab w:val="num" w:pos="450"/>
              </w:tabs>
              <w:spacing w:after="0"/>
              <w:ind w:left="126"/>
              <w:rPr>
                <w:rFonts w:cs="Calibri"/>
                <w:color w:val="000000" w:themeColor="text1"/>
                <w:sz w:val="18"/>
                <w:szCs w:val="18"/>
              </w:rPr>
            </w:pPr>
          </w:p>
          <w:p w14:paraId="76F24957" w14:textId="77777777" w:rsidR="002F14F4" w:rsidRPr="00D5163E" w:rsidRDefault="002F14F4" w:rsidP="00DD7CE7">
            <w:pPr>
              <w:numPr>
                <w:ilvl w:val="0"/>
                <w:numId w:val="18"/>
              </w:numPr>
              <w:tabs>
                <w:tab w:val="num" w:pos="126"/>
                <w:tab w:val="num" w:pos="450"/>
              </w:tabs>
              <w:spacing w:after="0"/>
              <w:ind w:left="126" w:hanging="126"/>
              <w:rPr>
                <w:rFonts w:ascii="Times New Roman" w:hAnsi="Times New Roman" w:cs="Calibri"/>
                <w:noProof/>
                <w:color w:val="000000" w:themeColor="text1"/>
                <w:sz w:val="18"/>
                <w:szCs w:val="18"/>
              </w:rPr>
            </w:pPr>
            <w:r w:rsidRPr="00D5163E">
              <w:rPr>
                <w:rFonts w:cs="Calibri"/>
                <w:color w:val="000000" w:themeColor="text1"/>
                <w:sz w:val="18"/>
                <w:szCs w:val="18"/>
              </w:rPr>
              <w:lastRenderedPageBreak/>
              <w:t>0</w:t>
            </w:r>
          </w:p>
        </w:tc>
        <w:tc>
          <w:tcPr>
            <w:tcW w:w="2070" w:type="dxa"/>
          </w:tcPr>
          <w:p w14:paraId="47F4775B" w14:textId="77777777" w:rsidR="00983343" w:rsidRPr="00D5163E" w:rsidRDefault="00983343" w:rsidP="007E081C">
            <w:pPr>
              <w:tabs>
                <w:tab w:val="num" w:pos="450"/>
              </w:tabs>
              <w:spacing w:after="0"/>
              <w:ind w:left="126"/>
              <w:rPr>
                <w:rFonts w:cs="Calibri"/>
                <w:color w:val="000000" w:themeColor="text1"/>
                <w:sz w:val="18"/>
                <w:szCs w:val="18"/>
              </w:rPr>
            </w:pPr>
          </w:p>
          <w:p w14:paraId="0893B581" w14:textId="77777777" w:rsidR="00983343" w:rsidRPr="00D5163E" w:rsidRDefault="00983343" w:rsidP="007E081C">
            <w:pPr>
              <w:tabs>
                <w:tab w:val="num" w:pos="450"/>
              </w:tabs>
              <w:spacing w:after="0"/>
              <w:ind w:left="126"/>
              <w:rPr>
                <w:rFonts w:cs="Calibri"/>
                <w:color w:val="000000" w:themeColor="text1"/>
                <w:sz w:val="18"/>
                <w:szCs w:val="18"/>
              </w:rPr>
            </w:pPr>
          </w:p>
          <w:p w14:paraId="25A6C85E" w14:textId="77777777" w:rsidR="002F14F4" w:rsidRPr="00D5163E" w:rsidRDefault="002F14F4" w:rsidP="00DD7CE7">
            <w:pPr>
              <w:numPr>
                <w:ilvl w:val="0"/>
                <w:numId w:val="18"/>
              </w:numPr>
              <w:tabs>
                <w:tab w:val="num" w:pos="126"/>
                <w:tab w:val="num" w:pos="450"/>
              </w:tabs>
              <w:spacing w:after="0"/>
              <w:ind w:left="126" w:hanging="126"/>
              <w:rPr>
                <w:rFonts w:ascii="Times New Roman" w:hAnsi="Times New Roman" w:cs="Calibri"/>
                <w:noProof/>
                <w:color w:val="000000" w:themeColor="text1"/>
                <w:sz w:val="18"/>
                <w:szCs w:val="18"/>
              </w:rPr>
            </w:pPr>
            <w:r w:rsidRPr="00D5163E">
              <w:rPr>
                <w:rFonts w:cs="Calibri"/>
                <w:color w:val="000000" w:themeColor="text1"/>
                <w:sz w:val="18"/>
                <w:szCs w:val="18"/>
              </w:rPr>
              <w:t>2</w:t>
            </w:r>
          </w:p>
          <w:p w14:paraId="0A6181F6" w14:textId="77777777" w:rsidR="002F14F4" w:rsidRPr="00D5163E" w:rsidRDefault="002F14F4" w:rsidP="00DD7CE7">
            <w:pPr>
              <w:numPr>
                <w:ilvl w:val="0"/>
                <w:numId w:val="18"/>
              </w:numPr>
              <w:tabs>
                <w:tab w:val="num" w:pos="126"/>
                <w:tab w:val="num" w:pos="450"/>
              </w:tabs>
              <w:spacing w:after="0"/>
              <w:ind w:left="126" w:hanging="126"/>
              <w:rPr>
                <w:rFonts w:ascii="Times New Roman" w:hAnsi="Times New Roman" w:cs="Calibri"/>
                <w:noProof/>
                <w:color w:val="000000" w:themeColor="text1"/>
                <w:sz w:val="18"/>
                <w:szCs w:val="18"/>
              </w:rPr>
            </w:pPr>
            <w:r w:rsidRPr="00D5163E">
              <w:rPr>
                <w:rFonts w:cs="Calibri"/>
                <w:color w:val="000000" w:themeColor="text1"/>
                <w:sz w:val="18"/>
                <w:szCs w:val="18"/>
              </w:rPr>
              <w:t>3</w:t>
            </w:r>
          </w:p>
          <w:p w14:paraId="59C37C9A" w14:textId="77777777" w:rsidR="002F14F4" w:rsidRPr="00D5163E" w:rsidRDefault="002F14F4" w:rsidP="007E081C">
            <w:pPr>
              <w:tabs>
                <w:tab w:val="num" w:pos="450"/>
              </w:tabs>
              <w:spacing w:after="0"/>
              <w:rPr>
                <w:rFonts w:cs="Calibri"/>
                <w:color w:val="000000" w:themeColor="text1"/>
                <w:sz w:val="18"/>
                <w:szCs w:val="18"/>
              </w:rPr>
            </w:pPr>
          </w:p>
          <w:p w14:paraId="3B900FAA" w14:textId="77777777" w:rsidR="002F14F4" w:rsidRPr="00D5163E" w:rsidRDefault="002F14F4" w:rsidP="007E081C">
            <w:pPr>
              <w:tabs>
                <w:tab w:val="num" w:pos="450"/>
              </w:tabs>
              <w:spacing w:after="0"/>
              <w:rPr>
                <w:rFonts w:cs="Calibri"/>
                <w:color w:val="000000" w:themeColor="text1"/>
                <w:sz w:val="18"/>
                <w:szCs w:val="18"/>
              </w:rPr>
            </w:pPr>
          </w:p>
          <w:p w14:paraId="20B5BFEE" w14:textId="77777777" w:rsidR="002F14F4" w:rsidRPr="00D5163E" w:rsidRDefault="002F14F4" w:rsidP="00DD7CE7">
            <w:pPr>
              <w:numPr>
                <w:ilvl w:val="0"/>
                <w:numId w:val="18"/>
              </w:numPr>
              <w:tabs>
                <w:tab w:val="num" w:pos="126"/>
                <w:tab w:val="num" w:pos="450"/>
              </w:tabs>
              <w:spacing w:after="0"/>
              <w:ind w:left="126" w:hanging="126"/>
              <w:rPr>
                <w:rFonts w:ascii="Times New Roman" w:hAnsi="Times New Roman" w:cs="Calibri"/>
                <w:noProof/>
                <w:color w:val="000000" w:themeColor="text1"/>
                <w:sz w:val="18"/>
                <w:szCs w:val="18"/>
              </w:rPr>
            </w:pPr>
            <w:r w:rsidRPr="00D5163E">
              <w:rPr>
                <w:rFonts w:cs="Calibri"/>
                <w:color w:val="000000" w:themeColor="text1"/>
                <w:sz w:val="18"/>
                <w:szCs w:val="18"/>
              </w:rPr>
              <w:t>3</w:t>
            </w:r>
          </w:p>
          <w:p w14:paraId="7790D8C3" w14:textId="77777777" w:rsidR="002F14F4" w:rsidRPr="00D5163E" w:rsidRDefault="002F14F4" w:rsidP="007E081C">
            <w:pPr>
              <w:tabs>
                <w:tab w:val="num" w:pos="450"/>
              </w:tabs>
              <w:spacing w:after="0"/>
              <w:rPr>
                <w:rFonts w:cs="Calibri"/>
                <w:color w:val="000000" w:themeColor="text1"/>
                <w:sz w:val="18"/>
                <w:szCs w:val="18"/>
              </w:rPr>
            </w:pPr>
          </w:p>
          <w:p w14:paraId="0AD89FBD" w14:textId="77777777" w:rsidR="002F14F4" w:rsidRPr="00D5163E" w:rsidRDefault="002F14F4" w:rsidP="00DD7CE7">
            <w:pPr>
              <w:numPr>
                <w:ilvl w:val="0"/>
                <w:numId w:val="18"/>
              </w:numPr>
              <w:tabs>
                <w:tab w:val="num" w:pos="126"/>
                <w:tab w:val="num" w:pos="450"/>
              </w:tabs>
              <w:spacing w:after="0"/>
              <w:ind w:left="126" w:hanging="126"/>
              <w:rPr>
                <w:rFonts w:ascii="Times New Roman" w:hAnsi="Times New Roman" w:cs="Calibri"/>
                <w:noProof/>
                <w:color w:val="000000" w:themeColor="text1"/>
                <w:sz w:val="18"/>
                <w:szCs w:val="18"/>
              </w:rPr>
            </w:pPr>
            <w:r w:rsidRPr="00D5163E">
              <w:rPr>
                <w:rFonts w:cs="Calibri"/>
                <w:color w:val="000000" w:themeColor="text1"/>
                <w:sz w:val="18"/>
                <w:szCs w:val="18"/>
              </w:rPr>
              <w:lastRenderedPageBreak/>
              <w:t>1</w:t>
            </w:r>
          </w:p>
        </w:tc>
        <w:tc>
          <w:tcPr>
            <w:tcW w:w="2250" w:type="dxa"/>
          </w:tcPr>
          <w:p w14:paraId="3374C28B" w14:textId="77777777" w:rsidR="00983343" w:rsidRPr="00D5163E" w:rsidRDefault="00983343" w:rsidP="007E081C">
            <w:pPr>
              <w:tabs>
                <w:tab w:val="num" w:pos="450"/>
              </w:tabs>
              <w:spacing w:after="0"/>
              <w:rPr>
                <w:rFonts w:cs="Calibri"/>
                <w:color w:val="000000" w:themeColor="text1"/>
                <w:sz w:val="18"/>
                <w:szCs w:val="18"/>
              </w:rPr>
            </w:pPr>
          </w:p>
          <w:p w14:paraId="215820C5" w14:textId="77777777" w:rsidR="00983343" w:rsidRPr="00D5163E" w:rsidRDefault="00983343" w:rsidP="007E081C">
            <w:pPr>
              <w:tabs>
                <w:tab w:val="num" w:pos="450"/>
              </w:tabs>
              <w:spacing w:after="0"/>
              <w:rPr>
                <w:rFonts w:cs="Calibri"/>
                <w:color w:val="000000" w:themeColor="text1"/>
                <w:sz w:val="18"/>
                <w:szCs w:val="18"/>
              </w:rPr>
            </w:pPr>
          </w:p>
          <w:p w14:paraId="4CEDE9FA" w14:textId="77777777" w:rsidR="002F14F4" w:rsidRPr="00D5163E" w:rsidRDefault="002F14F4" w:rsidP="00DD7CE7">
            <w:pPr>
              <w:numPr>
                <w:ilvl w:val="0"/>
                <w:numId w:val="18"/>
              </w:numPr>
              <w:tabs>
                <w:tab w:val="num" w:pos="126"/>
                <w:tab w:val="num" w:pos="450"/>
              </w:tabs>
              <w:spacing w:after="0"/>
              <w:ind w:left="126" w:hanging="126"/>
              <w:rPr>
                <w:rFonts w:ascii="Times New Roman" w:hAnsi="Times New Roman" w:cs="Calibri"/>
                <w:noProof/>
                <w:color w:val="000000" w:themeColor="text1"/>
                <w:sz w:val="18"/>
                <w:szCs w:val="18"/>
              </w:rPr>
            </w:pPr>
            <w:r w:rsidRPr="00D5163E">
              <w:rPr>
                <w:rFonts w:cs="Calibri"/>
                <w:color w:val="000000" w:themeColor="text1"/>
                <w:sz w:val="18"/>
                <w:szCs w:val="18"/>
              </w:rPr>
              <w:t>4</w:t>
            </w:r>
          </w:p>
          <w:p w14:paraId="5E35EF70" w14:textId="77777777" w:rsidR="002F14F4" w:rsidRPr="00D5163E" w:rsidRDefault="002F14F4" w:rsidP="00DD7CE7">
            <w:pPr>
              <w:numPr>
                <w:ilvl w:val="0"/>
                <w:numId w:val="18"/>
              </w:numPr>
              <w:tabs>
                <w:tab w:val="num" w:pos="126"/>
                <w:tab w:val="num" w:pos="450"/>
              </w:tabs>
              <w:spacing w:after="0"/>
              <w:ind w:left="126" w:hanging="126"/>
              <w:rPr>
                <w:rFonts w:ascii="Times New Roman" w:hAnsi="Times New Roman" w:cs="Calibri"/>
                <w:noProof/>
                <w:color w:val="000000" w:themeColor="text1"/>
                <w:sz w:val="18"/>
                <w:szCs w:val="18"/>
              </w:rPr>
            </w:pPr>
            <w:r w:rsidRPr="00D5163E">
              <w:rPr>
                <w:rFonts w:cs="Calibri"/>
                <w:color w:val="000000" w:themeColor="text1"/>
                <w:sz w:val="18"/>
                <w:szCs w:val="18"/>
              </w:rPr>
              <w:t>6</w:t>
            </w:r>
          </w:p>
          <w:p w14:paraId="562F90CD" w14:textId="77777777" w:rsidR="002F14F4" w:rsidRPr="00D5163E" w:rsidRDefault="002F14F4" w:rsidP="007E081C">
            <w:pPr>
              <w:tabs>
                <w:tab w:val="num" w:pos="450"/>
              </w:tabs>
              <w:spacing w:after="0"/>
              <w:rPr>
                <w:rFonts w:cs="Calibri"/>
                <w:b/>
                <w:color w:val="000000" w:themeColor="text1"/>
                <w:sz w:val="18"/>
                <w:szCs w:val="18"/>
              </w:rPr>
            </w:pPr>
          </w:p>
          <w:p w14:paraId="79D2DEA3" w14:textId="77777777" w:rsidR="002F14F4" w:rsidRPr="00D5163E" w:rsidRDefault="002F14F4" w:rsidP="007E081C">
            <w:pPr>
              <w:tabs>
                <w:tab w:val="num" w:pos="450"/>
              </w:tabs>
              <w:spacing w:after="0"/>
              <w:rPr>
                <w:rFonts w:cs="Calibri"/>
                <w:b/>
                <w:color w:val="000000" w:themeColor="text1"/>
                <w:sz w:val="18"/>
                <w:szCs w:val="18"/>
              </w:rPr>
            </w:pPr>
          </w:p>
          <w:p w14:paraId="29B40F13" w14:textId="77777777" w:rsidR="002F14F4" w:rsidRPr="00D5163E" w:rsidRDefault="002F14F4" w:rsidP="00DD7CE7">
            <w:pPr>
              <w:numPr>
                <w:ilvl w:val="0"/>
                <w:numId w:val="18"/>
              </w:numPr>
              <w:tabs>
                <w:tab w:val="num" w:pos="126"/>
                <w:tab w:val="num" w:pos="450"/>
              </w:tabs>
              <w:spacing w:after="0"/>
              <w:ind w:left="126" w:hanging="126"/>
              <w:rPr>
                <w:rFonts w:ascii="Times New Roman" w:hAnsi="Times New Roman" w:cs="Calibri"/>
                <w:noProof/>
                <w:color w:val="000000" w:themeColor="text1"/>
                <w:sz w:val="18"/>
                <w:szCs w:val="18"/>
              </w:rPr>
            </w:pPr>
            <w:r w:rsidRPr="00D5163E">
              <w:rPr>
                <w:rFonts w:cs="Calibri"/>
                <w:color w:val="000000" w:themeColor="text1"/>
                <w:sz w:val="18"/>
                <w:szCs w:val="18"/>
              </w:rPr>
              <w:t>5</w:t>
            </w:r>
          </w:p>
          <w:p w14:paraId="7BB3091E" w14:textId="77777777" w:rsidR="002F14F4" w:rsidRPr="00D5163E" w:rsidRDefault="002F14F4" w:rsidP="007E081C">
            <w:pPr>
              <w:tabs>
                <w:tab w:val="num" w:pos="450"/>
              </w:tabs>
              <w:spacing w:after="0"/>
              <w:rPr>
                <w:rFonts w:cs="Calibri"/>
                <w:color w:val="000000" w:themeColor="text1"/>
                <w:sz w:val="18"/>
                <w:szCs w:val="18"/>
              </w:rPr>
            </w:pPr>
          </w:p>
          <w:p w14:paraId="1E71AD1A" w14:textId="77777777" w:rsidR="002F14F4" w:rsidRPr="00D5163E" w:rsidRDefault="002F14F4" w:rsidP="00DD7CE7">
            <w:pPr>
              <w:numPr>
                <w:ilvl w:val="0"/>
                <w:numId w:val="18"/>
              </w:numPr>
              <w:tabs>
                <w:tab w:val="num" w:pos="126"/>
                <w:tab w:val="num" w:pos="450"/>
              </w:tabs>
              <w:spacing w:after="0"/>
              <w:ind w:left="126" w:hanging="126"/>
              <w:rPr>
                <w:rFonts w:ascii="Times New Roman" w:hAnsi="Times New Roman" w:cs="Calibri"/>
                <w:noProof/>
                <w:color w:val="000000" w:themeColor="text1"/>
                <w:sz w:val="18"/>
                <w:szCs w:val="18"/>
              </w:rPr>
            </w:pPr>
            <w:r w:rsidRPr="00D5163E">
              <w:rPr>
                <w:rFonts w:cs="Calibri"/>
                <w:color w:val="000000" w:themeColor="text1"/>
                <w:sz w:val="18"/>
                <w:szCs w:val="18"/>
              </w:rPr>
              <w:lastRenderedPageBreak/>
              <w:t>2</w:t>
            </w:r>
          </w:p>
          <w:p w14:paraId="0A0A72D3" w14:textId="77777777" w:rsidR="002F14F4" w:rsidRPr="00D5163E" w:rsidRDefault="002F14F4" w:rsidP="007E081C">
            <w:pPr>
              <w:tabs>
                <w:tab w:val="num" w:pos="450"/>
              </w:tabs>
              <w:spacing w:after="0"/>
              <w:rPr>
                <w:rFonts w:cs="Calibri"/>
                <w:color w:val="000000" w:themeColor="text1"/>
                <w:sz w:val="18"/>
                <w:szCs w:val="18"/>
              </w:rPr>
            </w:pPr>
          </w:p>
        </w:tc>
        <w:tc>
          <w:tcPr>
            <w:tcW w:w="2970" w:type="dxa"/>
          </w:tcPr>
          <w:p w14:paraId="4DE3BADB" w14:textId="77777777" w:rsidR="002F14F4" w:rsidRPr="00D5163E" w:rsidRDefault="002F14F4" w:rsidP="00DD7CE7">
            <w:pPr>
              <w:pStyle w:val="ListParagraph"/>
              <w:numPr>
                <w:ilvl w:val="0"/>
                <w:numId w:val="22"/>
              </w:numPr>
              <w:ind w:left="167" w:right="110" w:hanging="167"/>
              <w:contextualSpacing/>
              <w:jc w:val="both"/>
              <w:rPr>
                <w:rFonts w:ascii="Calibri" w:hAnsi="Calibri" w:cs="Calibri"/>
                <w:noProof/>
                <w:color w:val="000000" w:themeColor="text1"/>
                <w:sz w:val="18"/>
                <w:szCs w:val="18"/>
              </w:rPr>
            </w:pPr>
            <w:r w:rsidRPr="00D5163E">
              <w:rPr>
                <w:rFonts w:ascii="Calibri" w:hAnsi="Calibri" w:cs="Calibri"/>
                <w:color w:val="000000" w:themeColor="text1"/>
                <w:sz w:val="18"/>
                <w:szCs w:val="18"/>
              </w:rPr>
              <w:lastRenderedPageBreak/>
              <w:t xml:space="preserve">Pilot demonstrations will use production from local manufacturers </w:t>
            </w:r>
          </w:p>
          <w:p w14:paraId="348431DC" w14:textId="77777777" w:rsidR="002F14F4" w:rsidRPr="00D5163E" w:rsidRDefault="002F14F4" w:rsidP="007E081C">
            <w:pPr>
              <w:spacing w:after="0"/>
              <w:ind w:left="130" w:right="110"/>
              <w:rPr>
                <w:rFonts w:cs="Calibri"/>
                <w:color w:val="000000" w:themeColor="text1"/>
                <w:sz w:val="18"/>
                <w:szCs w:val="18"/>
              </w:rPr>
            </w:pPr>
          </w:p>
        </w:tc>
      </w:tr>
      <w:tr w:rsidR="00006735" w:rsidRPr="00D5163E" w14:paraId="430BCF0D" w14:textId="77777777" w:rsidTr="00F830CF">
        <w:trPr>
          <w:trHeight w:val="1646"/>
        </w:trPr>
        <w:tc>
          <w:tcPr>
            <w:tcW w:w="2520" w:type="dxa"/>
            <w:shd w:val="pct12" w:color="auto" w:fill="auto"/>
          </w:tcPr>
          <w:p w14:paraId="00A07123" w14:textId="77777777" w:rsidR="00006735" w:rsidRPr="00D5163E" w:rsidRDefault="00006735" w:rsidP="002C2489">
            <w:pPr>
              <w:spacing w:after="0"/>
              <w:rPr>
                <w:rFonts w:eastAsia="Calibri" w:cs="Calibri"/>
                <w:sz w:val="18"/>
                <w:szCs w:val="18"/>
              </w:rPr>
            </w:pPr>
          </w:p>
        </w:tc>
        <w:tc>
          <w:tcPr>
            <w:tcW w:w="2070" w:type="dxa"/>
          </w:tcPr>
          <w:p w14:paraId="2620FAB2" w14:textId="22841789" w:rsidR="00006735" w:rsidRPr="00D5163E" w:rsidRDefault="00006735" w:rsidP="00DD7CE7">
            <w:pPr>
              <w:numPr>
                <w:ilvl w:val="0"/>
                <w:numId w:val="18"/>
              </w:numPr>
              <w:tabs>
                <w:tab w:val="num" w:pos="126"/>
                <w:tab w:val="num" w:pos="450"/>
              </w:tabs>
              <w:spacing w:after="0"/>
              <w:ind w:left="126" w:hanging="126"/>
              <w:rPr>
                <w:rFonts w:ascii="Times New Roman" w:hAnsi="Times New Roman" w:cs="Calibri"/>
                <w:noProof/>
                <w:color w:val="000000" w:themeColor="text1"/>
                <w:sz w:val="18"/>
                <w:szCs w:val="18"/>
              </w:rPr>
            </w:pPr>
            <w:r w:rsidRPr="00D5163E">
              <w:rPr>
                <w:rFonts w:eastAsia="Times New Roman" w:cstheme="minorHAnsi"/>
                <w:color w:val="000000" w:themeColor="text1"/>
                <w:sz w:val="18"/>
                <w:szCs w:val="18"/>
                <w:lang w:eastAsia="en-GB"/>
              </w:rPr>
              <w:t>Women’s and men’s level of satisfaction with EEL systems provided (reliability, affordability, convenience, efficiency</w:t>
            </w:r>
            <w:r w:rsidRPr="00D5163E">
              <w:rPr>
                <w:rFonts w:cs="Calibri"/>
                <w:color w:val="000000" w:themeColor="text1"/>
                <w:sz w:val="18"/>
                <w:szCs w:val="18"/>
              </w:rPr>
              <w:t>)</w:t>
            </w:r>
          </w:p>
        </w:tc>
        <w:tc>
          <w:tcPr>
            <w:tcW w:w="1800" w:type="dxa"/>
          </w:tcPr>
          <w:p w14:paraId="27562971" w14:textId="37B3F67A" w:rsidR="00006735" w:rsidRPr="00D5163E" w:rsidRDefault="00BE30EE" w:rsidP="00DD7CE7">
            <w:pPr>
              <w:numPr>
                <w:ilvl w:val="0"/>
                <w:numId w:val="18"/>
              </w:numPr>
              <w:tabs>
                <w:tab w:val="clear" w:pos="360"/>
                <w:tab w:val="num" w:pos="126"/>
                <w:tab w:val="num" w:pos="450"/>
                <w:tab w:val="num" w:pos="644"/>
              </w:tabs>
              <w:spacing w:after="0"/>
              <w:ind w:left="126" w:hanging="126"/>
              <w:rPr>
                <w:rFonts w:ascii="Times New Roman" w:hAnsi="Times New Roman" w:cs="Calibri"/>
                <w:noProof/>
                <w:color w:val="000000" w:themeColor="text1"/>
                <w:sz w:val="18"/>
                <w:szCs w:val="18"/>
              </w:rPr>
            </w:pPr>
            <w:r w:rsidRPr="00D5163E">
              <w:rPr>
                <w:rFonts w:cs="Calibri"/>
                <w:color w:val="000000" w:themeColor="text1"/>
                <w:sz w:val="18"/>
                <w:szCs w:val="18"/>
              </w:rPr>
              <w:t>N.A.</w:t>
            </w:r>
          </w:p>
          <w:p w14:paraId="2F809577" w14:textId="77777777" w:rsidR="00006735" w:rsidRPr="00D5163E" w:rsidRDefault="00006735" w:rsidP="007E081C">
            <w:pPr>
              <w:tabs>
                <w:tab w:val="num" w:pos="450"/>
              </w:tabs>
              <w:spacing w:after="0"/>
              <w:rPr>
                <w:rFonts w:cs="Calibri"/>
                <w:color w:val="000000" w:themeColor="text1"/>
                <w:sz w:val="18"/>
                <w:szCs w:val="18"/>
              </w:rPr>
            </w:pPr>
          </w:p>
          <w:p w14:paraId="2B00E15D" w14:textId="77777777" w:rsidR="00006735" w:rsidRPr="00D5163E" w:rsidRDefault="00006735" w:rsidP="007E081C">
            <w:pPr>
              <w:tabs>
                <w:tab w:val="num" w:pos="450"/>
              </w:tabs>
              <w:spacing w:after="0"/>
              <w:ind w:left="126"/>
              <w:rPr>
                <w:rFonts w:cs="Calibri"/>
                <w:color w:val="000000" w:themeColor="text1"/>
                <w:sz w:val="18"/>
                <w:szCs w:val="18"/>
              </w:rPr>
            </w:pPr>
          </w:p>
          <w:p w14:paraId="5BD26F8B" w14:textId="77777777" w:rsidR="00006735" w:rsidRPr="00D5163E" w:rsidRDefault="00006735" w:rsidP="007E081C">
            <w:pPr>
              <w:tabs>
                <w:tab w:val="num" w:pos="450"/>
              </w:tabs>
              <w:spacing w:after="0"/>
              <w:ind w:left="126"/>
              <w:rPr>
                <w:rFonts w:cs="Calibri"/>
                <w:color w:val="000000" w:themeColor="text1"/>
                <w:sz w:val="18"/>
                <w:szCs w:val="18"/>
              </w:rPr>
            </w:pPr>
          </w:p>
          <w:p w14:paraId="330E21A1" w14:textId="77777777" w:rsidR="00006735" w:rsidRPr="00D5163E" w:rsidRDefault="00006735" w:rsidP="007E081C">
            <w:pPr>
              <w:tabs>
                <w:tab w:val="num" w:pos="450"/>
              </w:tabs>
              <w:spacing w:after="0"/>
              <w:ind w:left="126"/>
              <w:rPr>
                <w:rFonts w:cs="Calibri"/>
                <w:color w:val="000000" w:themeColor="text1"/>
                <w:sz w:val="18"/>
                <w:szCs w:val="18"/>
              </w:rPr>
            </w:pPr>
          </w:p>
          <w:p w14:paraId="5A3E543B" w14:textId="77777777" w:rsidR="00006735" w:rsidRPr="00D5163E" w:rsidRDefault="00006735" w:rsidP="007E081C">
            <w:pPr>
              <w:tabs>
                <w:tab w:val="num" w:pos="450"/>
              </w:tabs>
              <w:spacing w:after="0"/>
              <w:ind w:left="126"/>
              <w:rPr>
                <w:rFonts w:cs="Calibri"/>
                <w:color w:val="000000" w:themeColor="text1"/>
                <w:sz w:val="18"/>
                <w:szCs w:val="18"/>
              </w:rPr>
            </w:pPr>
          </w:p>
        </w:tc>
        <w:tc>
          <w:tcPr>
            <w:tcW w:w="2070" w:type="dxa"/>
          </w:tcPr>
          <w:p w14:paraId="24325169" w14:textId="402CFA2D" w:rsidR="00006735" w:rsidRPr="00D5163E" w:rsidRDefault="00006735" w:rsidP="00DD7CE7">
            <w:pPr>
              <w:pStyle w:val="ListParagraph"/>
              <w:numPr>
                <w:ilvl w:val="0"/>
                <w:numId w:val="61"/>
              </w:numPr>
              <w:ind w:left="342" w:hanging="180"/>
              <w:rPr>
                <w:rFonts w:ascii="Calibri" w:hAnsi="Calibri" w:cs="Calibri"/>
                <w:noProof/>
                <w:color w:val="000000" w:themeColor="text1"/>
                <w:sz w:val="18"/>
                <w:szCs w:val="18"/>
              </w:rPr>
            </w:pPr>
            <w:r w:rsidRPr="00D5163E">
              <w:rPr>
                <w:rFonts w:ascii="Calibri" w:hAnsi="Calibri" w:cs="Calibri"/>
                <w:color w:val="000000" w:themeColor="text1"/>
                <w:sz w:val="18"/>
                <w:szCs w:val="18"/>
              </w:rPr>
              <w:t>At least 60 % of women and men beneficiaries are highly satisfied with the EEL systems provided (minimum score 7/10)</w:t>
            </w:r>
          </w:p>
        </w:tc>
        <w:tc>
          <w:tcPr>
            <w:tcW w:w="2250" w:type="dxa"/>
          </w:tcPr>
          <w:p w14:paraId="3969EF94" w14:textId="18865E47" w:rsidR="00006735" w:rsidRPr="00D5163E" w:rsidRDefault="00006735" w:rsidP="00DD7CE7">
            <w:pPr>
              <w:pStyle w:val="ListParagraph"/>
              <w:numPr>
                <w:ilvl w:val="0"/>
                <w:numId w:val="61"/>
              </w:numPr>
              <w:ind w:left="342" w:hanging="180"/>
              <w:rPr>
                <w:rFonts w:ascii="Calibri" w:hAnsi="Calibri" w:cs="Calibri"/>
                <w:noProof/>
                <w:color w:val="000000" w:themeColor="text1"/>
                <w:sz w:val="18"/>
                <w:szCs w:val="18"/>
              </w:rPr>
            </w:pPr>
            <w:r w:rsidRPr="00D5163E">
              <w:rPr>
                <w:rFonts w:ascii="Calibri" w:hAnsi="Calibri" w:cs="Calibri"/>
                <w:color w:val="000000" w:themeColor="text1"/>
                <w:sz w:val="18"/>
                <w:szCs w:val="18"/>
              </w:rPr>
              <w:t>At least 70 % of women and men beneficiaries are highly satisfied with the EEL systems provided (minimum score 7/10)</w:t>
            </w:r>
          </w:p>
        </w:tc>
        <w:tc>
          <w:tcPr>
            <w:tcW w:w="2970" w:type="dxa"/>
          </w:tcPr>
          <w:p w14:paraId="3018D0B7" w14:textId="5FCA91A5" w:rsidR="00006735" w:rsidRPr="00D5163E" w:rsidRDefault="00006735" w:rsidP="00DD7CE7">
            <w:pPr>
              <w:pStyle w:val="ListParagraph"/>
              <w:numPr>
                <w:ilvl w:val="0"/>
                <w:numId w:val="61"/>
              </w:numPr>
              <w:ind w:left="252" w:right="110" w:hanging="198"/>
              <w:rPr>
                <w:rFonts w:ascii="Calibri" w:hAnsi="Calibri" w:cs="Calibri"/>
                <w:noProof/>
                <w:color w:val="000000" w:themeColor="text1"/>
                <w:sz w:val="18"/>
                <w:szCs w:val="18"/>
              </w:rPr>
            </w:pPr>
            <w:r w:rsidRPr="00D5163E">
              <w:rPr>
                <w:rFonts w:ascii="Calibri" w:eastAsia="Times New Roman" w:hAnsi="Calibri" w:cs="Calibri"/>
                <w:color w:val="000000" w:themeColor="text1"/>
                <w:sz w:val="18"/>
                <w:szCs w:val="18"/>
                <w:lang w:eastAsia="en-GB"/>
              </w:rPr>
              <w:t xml:space="preserve">The design and installation of the EEL systems is well informed on women’s and men’s </w:t>
            </w:r>
            <w:r w:rsidRPr="00D5163E">
              <w:rPr>
                <w:rFonts w:ascii="Calibri" w:hAnsi="Calibri" w:cs="Calibri"/>
                <w:color w:val="000000" w:themeColor="text1"/>
                <w:sz w:val="18"/>
                <w:szCs w:val="18"/>
              </w:rPr>
              <w:t>needs, preferences and habits in requirement, consumption and disposal of EEL technologies</w:t>
            </w:r>
          </w:p>
        </w:tc>
      </w:tr>
    </w:tbl>
    <w:p w14:paraId="29BB5CCD" w14:textId="77777777" w:rsidR="003D630D" w:rsidRPr="00D5163E" w:rsidRDefault="003D630D" w:rsidP="002C2489">
      <w:pPr>
        <w:rPr>
          <w:i/>
          <w:szCs w:val="20"/>
        </w:rPr>
      </w:pPr>
    </w:p>
    <w:p w14:paraId="13E3DF5F" w14:textId="77777777" w:rsidR="003D630D" w:rsidRPr="00D5163E" w:rsidRDefault="003D630D" w:rsidP="007E081C">
      <w:pPr>
        <w:rPr>
          <w:i/>
          <w:szCs w:val="20"/>
        </w:rPr>
      </w:pPr>
    </w:p>
    <w:p w14:paraId="27FCEA26" w14:textId="77777777" w:rsidR="0053408E" w:rsidRPr="00D5163E" w:rsidRDefault="0053408E" w:rsidP="007E081C">
      <w:pPr>
        <w:sectPr w:rsidR="0053408E" w:rsidRPr="00D5163E" w:rsidSect="009F19D4">
          <w:pgSz w:w="15840" w:h="12240" w:orient="landscape" w:code="1"/>
          <w:pgMar w:top="720" w:right="720" w:bottom="720" w:left="720" w:header="720" w:footer="432" w:gutter="0"/>
          <w:cols w:space="708"/>
          <w:titlePg/>
          <w:docGrid w:linePitch="360"/>
        </w:sectPr>
      </w:pPr>
    </w:p>
    <w:p w14:paraId="2CAF74D8" w14:textId="77777777" w:rsidR="0053408E" w:rsidRPr="00D5163E" w:rsidRDefault="0053408E" w:rsidP="007E081C">
      <w:pPr>
        <w:pStyle w:val="Heading1"/>
        <w:spacing w:before="0" w:after="60"/>
        <w:rPr>
          <w:rFonts w:ascii="Calibri" w:hAnsi="Calibri"/>
          <w:szCs w:val="28"/>
        </w:rPr>
      </w:pPr>
      <w:bookmarkStart w:id="25" w:name="_Toc526869208"/>
      <w:bookmarkStart w:id="26" w:name="_Toc207800914"/>
      <w:bookmarkStart w:id="27" w:name="_Toc407785522"/>
      <w:bookmarkEnd w:id="22"/>
      <w:r w:rsidRPr="00D5163E">
        <w:rPr>
          <w:rFonts w:ascii="Calibri" w:hAnsi="Calibri"/>
          <w:szCs w:val="28"/>
        </w:rPr>
        <w:lastRenderedPageBreak/>
        <w:t>Monitoring and Evaluation (M&amp;E) Plan</w:t>
      </w:r>
      <w:bookmarkEnd w:id="25"/>
    </w:p>
    <w:p w14:paraId="62224F6B" w14:textId="05323EDA" w:rsidR="00393350" w:rsidRPr="00D5163E" w:rsidRDefault="0053408E" w:rsidP="007E081C">
      <w:pPr>
        <w:spacing w:after="0"/>
        <w:rPr>
          <w:rFonts w:cs="Calibri"/>
          <w:sz w:val="22"/>
          <w:szCs w:val="22"/>
        </w:rPr>
      </w:pPr>
      <w:r w:rsidRPr="00D5163E">
        <w:rPr>
          <w:rFonts w:cs="Calibri"/>
          <w:sz w:val="22"/>
          <w:szCs w:val="22"/>
        </w:rPr>
        <w:t>The proj</w:t>
      </w:r>
      <w:r w:rsidR="00214275" w:rsidRPr="00D5163E">
        <w:rPr>
          <w:rFonts w:cs="Calibri"/>
          <w:sz w:val="22"/>
          <w:szCs w:val="22"/>
        </w:rPr>
        <w:t xml:space="preserve">ect results as outlined in </w:t>
      </w:r>
      <w:r w:rsidR="00214275" w:rsidRPr="00D5163E">
        <w:rPr>
          <w:rFonts w:cs="Calibri"/>
          <w:b/>
          <w:sz w:val="22"/>
          <w:szCs w:val="22"/>
        </w:rPr>
        <w:t>Section VII: P</w:t>
      </w:r>
      <w:r w:rsidRPr="00D5163E">
        <w:rPr>
          <w:rFonts w:cs="Calibri"/>
          <w:b/>
          <w:sz w:val="22"/>
          <w:szCs w:val="22"/>
        </w:rPr>
        <w:t xml:space="preserve">roject </w:t>
      </w:r>
      <w:r w:rsidR="00214275" w:rsidRPr="00D5163E">
        <w:rPr>
          <w:rFonts w:cs="Calibri"/>
          <w:b/>
          <w:sz w:val="22"/>
          <w:szCs w:val="22"/>
        </w:rPr>
        <w:t>R</w:t>
      </w:r>
      <w:r w:rsidRPr="00D5163E">
        <w:rPr>
          <w:rFonts w:cs="Calibri"/>
          <w:b/>
          <w:sz w:val="22"/>
          <w:szCs w:val="22"/>
        </w:rPr>
        <w:t xml:space="preserve">esults </w:t>
      </w:r>
      <w:r w:rsidR="00214275" w:rsidRPr="00D5163E">
        <w:rPr>
          <w:rFonts w:cs="Calibri"/>
          <w:b/>
          <w:sz w:val="22"/>
          <w:szCs w:val="22"/>
        </w:rPr>
        <w:t>F</w:t>
      </w:r>
      <w:r w:rsidRPr="00D5163E">
        <w:rPr>
          <w:rFonts w:cs="Calibri"/>
          <w:b/>
          <w:sz w:val="22"/>
          <w:szCs w:val="22"/>
        </w:rPr>
        <w:t>ramework</w:t>
      </w:r>
      <w:r w:rsidRPr="00D5163E">
        <w:rPr>
          <w:rFonts w:cs="Calibri"/>
          <w:sz w:val="22"/>
          <w:szCs w:val="22"/>
        </w:rPr>
        <w:t xml:space="preserve"> will be monitored annually and evaluated periodically during project implementation to ensure the project effectively achieves these results.  </w:t>
      </w:r>
    </w:p>
    <w:p w14:paraId="594DAA9D" w14:textId="77777777" w:rsidR="00DC67FB" w:rsidRPr="00D5163E" w:rsidRDefault="00DC67FB" w:rsidP="007E081C">
      <w:pPr>
        <w:spacing w:after="0"/>
        <w:rPr>
          <w:rFonts w:cs="Calibri"/>
          <w:i/>
          <w:sz w:val="22"/>
          <w:szCs w:val="22"/>
        </w:rPr>
      </w:pPr>
    </w:p>
    <w:p w14:paraId="6814A29D" w14:textId="286699C2" w:rsidR="00471B6E" w:rsidRDefault="0053408E" w:rsidP="007E081C">
      <w:pPr>
        <w:spacing w:after="0"/>
        <w:rPr>
          <w:rStyle w:val="Hyperlink"/>
          <w:rFonts w:cs="Calibri"/>
          <w:sz w:val="22"/>
          <w:szCs w:val="22"/>
        </w:rPr>
      </w:pPr>
      <w:r w:rsidRPr="00D5163E">
        <w:rPr>
          <w:rFonts w:cs="Calibri"/>
          <w:sz w:val="22"/>
          <w:szCs w:val="22"/>
        </w:rPr>
        <w:t>Project-level monitoring and evaluation will be undertaken in compliance with</w:t>
      </w:r>
      <w:r w:rsidR="004D2F82" w:rsidRPr="00D5163E">
        <w:rPr>
          <w:rFonts w:cs="Calibri"/>
          <w:sz w:val="22"/>
          <w:szCs w:val="22"/>
        </w:rPr>
        <w:t xml:space="preserve"> </w:t>
      </w:r>
      <w:r w:rsidR="00C36EC7" w:rsidRPr="00D5163E">
        <w:rPr>
          <w:rFonts w:cs="Calibri"/>
          <w:sz w:val="22"/>
          <w:szCs w:val="22"/>
        </w:rPr>
        <w:t xml:space="preserve">UNDP </w:t>
      </w:r>
      <w:r w:rsidR="004D2F82" w:rsidRPr="00D5163E">
        <w:rPr>
          <w:rFonts w:cs="Calibri"/>
          <w:sz w:val="22"/>
          <w:szCs w:val="22"/>
        </w:rPr>
        <w:t>requirements as outlined in the</w:t>
      </w:r>
      <w:r w:rsidRPr="00D5163E">
        <w:rPr>
          <w:rFonts w:cs="Calibri"/>
          <w:sz w:val="22"/>
          <w:szCs w:val="22"/>
        </w:rPr>
        <w:t xml:space="preserve"> </w:t>
      </w:r>
      <w:hyperlink r:id="rId31" w:history="1">
        <w:r w:rsidRPr="00D5163E">
          <w:rPr>
            <w:rStyle w:val="Hyperlink"/>
            <w:rFonts w:cs="Calibri"/>
            <w:sz w:val="22"/>
            <w:szCs w:val="22"/>
          </w:rPr>
          <w:t>UNDP POPP</w:t>
        </w:r>
      </w:hyperlink>
      <w:r w:rsidR="004D2F82" w:rsidRPr="00D5163E">
        <w:rPr>
          <w:rStyle w:val="Hyperlink"/>
          <w:rFonts w:cs="Calibri"/>
          <w:sz w:val="22"/>
          <w:szCs w:val="22"/>
        </w:rPr>
        <w:t xml:space="preserve"> </w:t>
      </w:r>
      <w:r w:rsidR="004D2F82" w:rsidRPr="00D5163E">
        <w:rPr>
          <w:rStyle w:val="Hyperlink"/>
          <w:rFonts w:cs="Calibri"/>
          <w:color w:val="auto"/>
          <w:sz w:val="22"/>
          <w:szCs w:val="22"/>
          <w:u w:val="none"/>
        </w:rPr>
        <w:t xml:space="preserve">and </w:t>
      </w:r>
      <w:hyperlink r:id="rId32" w:history="1">
        <w:r w:rsidR="004D2F82" w:rsidRPr="00D5163E">
          <w:rPr>
            <w:rStyle w:val="Hyperlink"/>
            <w:rFonts w:cs="Calibri"/>
            <w:sz w:val="22"/>
            <w:szCs w:val="22"/>
          </w:rPr>
          <w:t>UNDP Evaluation Policy</w:t>
        </w:r>
      </w:hyperlink>
      <w:r w:rsidR="00847130" w:rsidRPr="00D5163E">
        <w:rPr>
          <w:rStyle w:val="Hyperlink"/>
          <w:rFonts w:cs="Calibri"/>
          <w:sz w:val="22"/>
          <w:szCs w:val="22"/>
        </w:rPr>
        <w:t xml:space="preserve"> </w:t>
      </w:r>
    </w:p>
    <w:p w14:paraId="139734B6" w14:textId="2889C04F" w:rsidR="00BC1B09" w:rsidRPr="00D5163E" w:rsidRDefault="00A110CE" w:rsidP="007E081C">
      <w:pPr>
        <w:spacing w:after="0"/>
        <w:rPr>
          <w:rFonts w:cs="Calibri"/>
          <w:i/>
          <w:sz w:val="22"/>
          <w:szCs w:val="22"/>
        </w:rPr>
      </w:pPr>
      <w:r>
        <w:rPr>
          <w:rFonts w:cs="Calibri"/>
          <w:sz w:val="22"/>
          <w:szCs w:val="22"/>
        </w:rPr>
        <w:t>T</w:t>
      </w:r>
      <w:r w:rsidR="00C36EC7" w:rsidRPr="00D5163E">
        <w:rPr>
          <w:rFonts w:cs="Calibri"/>
          <w:sz w:val="22"/>
          <w:szCs w:val="22"/>
        </w:rPr>
        <w:t xml:space="preserve">he UNDP Country Office will </w:t>
      </w:r>
      <w:r w:rsidR="004C4F40" w:rsidRPr="00D5163E">
        <w:rPr>
          <w:rFonts w:cs="Calibri"/>
          <w:sz w:val="22"/>
          <w:szCs w:val="22"/>
        </w:rPr>
        <w:t xml:space="preserve">work with the relevant project stakeholders to </w:t>
      </w:r>
      <w:r w:rsidR="00C36EC7" w:rsidRPr="00D5163E">
        <w:rPr>
          <w:rFonts w:cs="Calibri"/>
          <w:sz w:val="22"/>
          <w:szCs w:val="22"/>
        </w:rPr>
        <w:t xml:space="preserve">ensure </w:t>
      </w:r>
      <w:r w:rsidR="007E6657" w:rsidRPr="00D5163E">
        <w:rPr>
          <w:rFonts w:cs="Calibri"/>
          <w:sz w:val="22"/>
          <w:szCs w:val="22"/>
        </w:rPr>
        <w:t>M&amp;E re</w:t>
      </w:r>
      <w:r w:rsidR="00C36EC7" w:rsidRPr="00D5163E">
        <w:rPr>
          <w:rFonts w:cs="Calibri"/>
          <w:sz w:val="22"/>
          <w:szCs w:val="22"/>
        </w:rPr>
        <w:t>quirements are met</w:t>
      </w:r>
      <w:r w:rsidR="00E80AE7" w:rsidRPr="00D5163E">
        <w:rPr>
          <w:rFonts w:cs="Calibri"/>
          <w:sz w:val="22"/>
          <w:szCs w:val="22"/>
        </w:rPr>
        <w:t xml:space="preserve"> in a timely fashion and to high quality standards</w:t>
      </w:r>
      <w:r w:rsidR="007E6657" w:rsidRPr="00D5163E">
        <w:rPr>
          <w:rFonts w:cs="Calibri"/>
          <w:sz w:val="22"/>
          <w:szCs w:val="22"/>
        </w:rPr>
        <w:t xml:space="preserve">. </w:t>
      </w:r>
      <w:r w:rsidR="00B83FE7" w:rsidRPr="00D5163E">
        <w:rPr>
          <w:rFonts w:cs="Calibri"/>
          <w:sz w:val="22"/>
          <w:szCs w:val="22"/>
        </w:rPr>
        <w:t>A</w:t>
      </w:r>
      <w:r w:rsidR="00C36EC7" w:rsidRPr="00D5163E">
        <w:rPr>
          <w:rFonts w:cs="Calibri"/>
          <w:sz w:val="22"/>
          <w:szCs w:val="22"/>
        </w:rPr>
        <w:t>dditional</w:t>
      </w:r>
      <w:r w:rsidR="004D2F82" w:rsidRPr="00D5163E">
        <w:rPr>
          <w:rFonts w:cs="Calibri"/>
          <w:sz w:val="22"/>
          <w:szCs w:val="22"/>
        </w:rPr>
        <w:t xml:space="preserve"> </w:t>
      </w:r>
      <w:r w:rsidR="00C36EC7" w:rsidRPr="00D5163E">
        <w:rPr>
          <w:rFonts w:cs="Calibri"/>
          <w:sz w:val="22"/>
          <w:szCs w:val="22"/>
        </w:rPr>
        <w:t xml:space="preserve">mandatory </w:t>
      </w:r>
      <w:r w:rsidR="004D2F82" w:rsidRPr="00D5163E">
        <w:rPr>
          <w:rFonts w:cs="Calibri"/>
          <w:sz w:val="22"/>
          <w:szCs w:val="22"/>
        </w:rPr>
        <w:t xml:space="preserve">GEF-specific M&amp;E requirements </w:t>
      </w:r>
      <w:r w:rsidR="004C4F40" w:rsidRPr="00D5163E">
        <w:rPr>
          <w:rFonts w:cs="Calibri"/>
          <w:sz w:val="22"/>
          <w:szCs w:val="22"/>
        </w:rPr>
        <w:t xml:space="preserve">(as </w:t>
      </w:r>
      <w:r w:rsidR="004D2F82" w:rsidRPr="00D5163E">
        <w:rPr>
          <w:rFonts w:cs="Calibri"/>
          <w:sz w:val="22"/>
          <w:szCs w:val="22"/>
        </w:rPr>
        <w:t xml:space="preserve">outlined </w:t>
      </w:r>
      <w:r w:rsidR="00B83FE7" w:rsidRPr="00D5163E">
        <w:rPr>
          <w:rFonts w:cs="Calibri"/>
          <w:sz w:val="22"/>
          <w:szCs w:val="22"/>
        </w:rPr>
        <w:t>below</w:t>
      </w:r>
      <w:r w:rsidR="004C4F40" w:rsidRPr="00D5163E">
        <w:rPr>
          <w:rFonts w:cs="Calibri"/>
          <w:sz w:val="22"/>
          <w:szCs w:val="22"/>
        </w:rPr>
        <w:t xml:space="preserve">) </w:t>
      </w:r>
      <w:r w:rsidR="00C36EC7" w:rsidRPr="00D5163E">
        <w:rPr>
          <w:rFonts w:cs="Calibri"/>
          <w:sz w:val="22"/>
          <w:szCs w:val="22"/>
        </w:rPr>
        <w:t xml:space="preserve">will be undertaken in accordance with </w:t>
      </w:r>
      <w:r w:rsidR="0053408E" w:rsidRPr="00D5163E">
        <w:rPr>
          <w:rFonts w:cs="Calibri"/>
          <w:sz w:val="22"/>
          <w:szCs w:val="22"/>
        </w:rPr>
        <w:t xml:space="preserve">the </w:t>
      </w:r>
      <w:hyperlink r:id="rId33" w:history="1">
        <w:r w:rsidR="0043054B" w:rsidRPr="00D5163E">
          <w:rPr>
            <w:rStyle w:val="Hyperlink"/>
            <w:rFonts w:cs="Calibri"/>
            <w:sz w:val="22"/>
            <w:szCs w:val="22"/>
          </w:rPr>
          <w:t>GEF Monitoring Policy</w:t>
        </w:r>
      </w:hyperlink>
      <w:r w:rsidR="0043054B" w:rsidRPr="00D5163E">
        <w:rPr>
          <w:rFonts w:cs="Calibri"/>
          <w:sz w:val="22"/>
          <w:szCs w:val="22"/>
        </w:rPr>
        <w:t xml:space="preserve"> and the </w:t>
      </w:r>
      <w:hyperlink r:id="rId34" w:history="1">
        <w:r w:rsidR="0043054B" w:rsidRPr="00D5163E">
          <w:rPr>
            <w:rStyle w:val="Hyperlink"/>
            <w:rFonts w:cs="Calibri"/>
            <w:sz w:val="22"/>
            <w:szCs w:val="22"/>
          </w:rPr>
          <w:t>GEF Evaluation Policy</w:t>
        </w:r>
      </w:hyperlink>
      <w:r w:rsidR="0043054B" w:rsidRPr="00D5163E">
        <w:rPr>
          <w:rFonts w:cs="Calibri"/>
          <w:sz w:val="22"/>
          <w:szCs w:val="22"/>
        </w:rPr>
        <w:t xml:space="preserve"> and other </w:t>
      </w:r>
      <w:hyperlink r:id="rId35" w:history="1">
        <w:r w:rsidR="0043054B" w:rsidRPr="00D5163E">
          <w:rPr>
            <w:rStyle w:val="Hyperlink"/>
            <w:rFonts w:cs="Calibri"/>
            <w:sz w:val="22"/>
            <w:szCs w:val="22"/>
          </w:rPr>
          <w:t>relevant GEF policies</w:t>
        </w:r>
      </w:hyperlink>
      <w:r w:rsidR="0043054B" w:rsidRPr="00D5163E">
        <w:rPr>
          <w:rStyle w:val="FootnoteReference"/>
          <w:sz w:val="22"/>
          <w:szCs w:val="22"/>
        </w:rPr>
        <w:footnoteReference w:id="15"/>
      </w:r>
      <w:r w:rsidR="0043054B" w:rsidRPr="00D5163E">
        <w:rPr>
          <w:rFonts w:cs="Calibri"/>
          <w:sz w:val="22"/>
          <w:szCs w:val="22"/>
        </w:rPr>
        <w:t>. The costed M&amp;E plan included below, and the Monitoring plan in Annex, will guide the GEF-specific M&amp;E activities to be undertaken by this project</w:t>
      </w:r>
      <w:r w:rsidR="00941466" w:rsidRPr="00D5163E">
        <w:rPr>
          <w:rFonts w:cs="Calibri"/>
          <w:sz w:val="22"/>
          <w:szCs w:val="22"/>
        </w:rPr>
        <w:t xml:space="preserve">.  </w:t>
      </w:r>
    </w:p>
    <w:p w14:paraId="2ACDDE45" w14:textId="77777777" w:rsidR="00BC1B09" w:rsidRPr="00D5163E" w:rsidRDefault="00BC1B09" w:rsidP="007E081C">
      <w:pPr>
        <w:spacing w:after="0"/>
        <w:rPr>
          <w:rFonts w:cs="Calibri"/>
          <w:sz w:val="22"/>
          <w:szCs w:val="22"/>
        </w:rPr>
      </w:pPr>
    </w:p>
    <w:p w14:paraId="36D4C0BA" w14:textId="61584FE0" w:rsidR="0053408E" w:rsidRPr="00D5163E" w:rsidRDefault="00941466" w:rsidP="007E081C">
      <w:pPr>
        <w:spacing w:after="0"/>
        <w:rPr>
          <w:rFonts w:cs="Calibri"/>
          <w:sz w:val="22"/>
          <w:szCs w:val="22"/>
        </w:rPr>
      </w:pPr>
      <w:r w:rsidRPr="00D5163E">
        <w:rPr>
          <w:rFonts w:cs="Calibri"/>
          <w:sz w:val="22"/>
          <w:szCs w:val="22"/>
        </w:rPr>
        <w:t>In addition to the</w:t>
      </w:r>
      <w:r w:rsidR="00C36EC7" w:rsidRPr="00D5163E">
        <w:rPr>
          <w:rFonts w:cs="Calibri"/>
          <w:sz w:val="22"/>
          <w:szCs w:val="22"/>
        </w:rPr>
        <w:t>se</w:t>
      </w:r>
      <w:r w:rsidRPr="00D5163E">
        <w:rPr>
          <w:rFonts w:cs="Calibri"/>
          <w:sz w:val="22"/>
          <w:szCs w:val="22"/>
        </w:rPr>
        <w:t xml:space="preserve"> </w:t>
      </w:r>
      <w:r w:rsidR="00C36EC7" w:rsidRPr="00D5163E">
        <w:rPr>
          <w:rFonts w:cs="Calibri"/>
          <w:sz w:val="22"/>
          <w:szCs w:val="22"/>
        </w:rPr>
        <w:t xml:space="preserve">mandatory </w:t>
      </w:r>
      <w:r w:rsidRPr="00D5163E">
        <w:rPr>
          <w:rFonts w:cs="Calibri"/>
          <w:sz w:val="22"/>
          <w:szCs w:val="22"/>
        </w:rPr>
        <w:t xml:space="preserve">UNDP </w:t>
      </w:r>
      <w:r w:rsidR="00C36EC7" w:rsidRPr="00D5163E">
        <w:rPr>
          <w:rFonts w:cs="Calibri"/>
          <w:sz w:val="22"/>
          <w:szCs w:val="22"/>
        </w:rPr>
        <w:t xml:space="preserve">and GEF </w:t>
      </w:r>
      <w:r w:rsidRPr="00D5163E">
        <w:rPr>
          <w:rFonts w:cs="Calibri"/>
          <w:sz w:val="22"/>
          <w:szCs w:val="22"/>
        </w:rPr>
        <w:t>M&amp;E requirements</w:t>
      </w:r>
      <w:r w:rsidR="00C36EC7" w:rsidRPr="00D5163E">
        <w:rPr>
          <w:rFonts w:cs="Calibri"/>
          <w:sz w:val="22"/>
          <w:szCs w:val="22"/>
        </w:rPr>
        <w:t>, other</w:t>
      </w:r>
      <w:r w:rsidRPr="00D5163E">
        <w:rPr>
          <w:rFonts w:cs="Calibri"/>
          <w:sz w:val="22"/>
          <w:szCs w:val="22"/>
        </w:rPr>
        <w:t xml:space="preserve"> </w:t>
      </w:r>
      <w:r w:rsidR="0053408E" w:rsidRPr="00D5163E">
        <w:rPr>
          <w:rFonts w:cs="Calibri"/>
          <w:sz w:val="22"/>
          <w:szCs w:val="22"/>
        </w:rPr>
        <w:t xml:space="preserve">M&amp;E </w:t>
      </w:r>
      <w:r w:rsidRPr="00D5163E">
        <w:rPr>
          <w:rFonts w:cs="Calibri"/>
          <w:sz w:val="22"/>
          <w:szCs w:val="22"/>
        </w:rPr>
        <w:t>a</w:t>
      </w:r>
      <w:r w:rsidR="0053408E" w:rsidRPr="00D5163E">
        <w:rPr>
          <w:rFonts w:cs="Calibri"/>
          <w:sz w:val="22"/>
          <w:szCs w:val="22"/>
        </w:rPr>
        <w:t>ctivities deemed necessary to support project-level adaptive management</w:t>
      </w:r>
      <w:r w:rsidR="00BC1B09" w:rsidRPr="00D5163E">
        <w:rPr>
          <w:rFonts w:cs="Calibri"/>
          <w:sz w:val="22"/>
          <w:szCs w:val="22"/>
        </w:rPr>
        <w:t xml:space="preserve"> will be </w:t>
      </w:r>
      <w:r w:rsidR="008071BF" w:rsidRPr="00D5163E">
        <w:rPr>
          <w:rFonts w:cs="Calibri"/>
          <w:sz w:val="22"/>
          <w:szCs w:val="22"/>
        </w:rPr>
        <w:t>agreed</w:t>
      </w:r>
      <w:r w:rsidR="00BC1B09" w:rsidRPr="00D5163E">
        <w:rPr>
          <w:rFonts w:cs="Calibri"/>
          <w:sz w:val="22"/>
          <w:szCs w:val="22"/>
        </w:rPr>
        <w:t xml:space="preserve"> during the</w:t>
      </w:r>
      <w:r w:rsidR="00E804FD" w:rsidRPr="00D5163E">
        <w:rPr>
          <w:rFonts w:cs="Calibri"/>
          <w:sz w:val="22"/>
          <w:szCs w:val="22"/>
        </w:rPr>
        <w:t xml:space="preserve"> Project</w:t>
      </w:r>
      <w:r w:rsidR="00BC1B09" w:rsidRPr="00D5163E">
        <w:rPr>
          <w:rFonts w:cs="Calibri"/>
          <w:sz w:val="22"/>
          <w:szCs w:val="22"/>
        </w:rPr>
        <w:t xml:space="preserve"> Inception Workshop and will be detailed in the Inception Report. This will include the e</w:t>
      </w:r>
      <w:r w:rsidR="0053408E" w:rsidRPr="00D5163E">
        <w:rPr>
          <w:rFonts w:cs="Calibri"/>
          <w:sz w:val="22"/>
          <w:szCs w:val="22"/>
        </w:rPr>
        <w:t>xact role of project target groups and other stakeholders in project M&amp;E activities</w:t>
      </w:r>
      <w:r w:rsidR="00AF5DF8" w:rsidRPr="00D5163E">
        <w:rPr>
          <w:rFonts w:cs="Calibri"/>
          <w:sz w:val="22"/>
          <w:szCs w:val="22"/>
        </w:rPr>
        <w:t xml:space="preserve"> including the GEF Operational Focal Point</w:t>
      </w:r>
      <w:r w:rsidR="00BC1B09" w:rsidRPr="00D5163E">
        <w:rPr>
          <w:rFonts w:cs="Calibri"/>
          <w:sz w:val="22"/>
          <w:szCs w:val="22"/>
        </w:rPr>
        <w:t xml:space="preserve"> and national/regional institutes assigned to undertake project monitoring.</w:t>
      </w:r>
      <w:r w:rsidR="00E336E5" w:rsidRPr="00D5163E">
        <w:rPr>
          <w:rFonts w:cs="Calibri"/>
          <w:sz w:val="22"/>
          <w:szCs w:val="22"/>
        </w:rPr>
        <w:t xml:space="preserve"> </w:t>
      </w:r>
      <w:r w:rsidR="004C4F40" w:rsidRPr="00D5163E">
        <w:rPr>
          <w:rFonts w:cs="Calibri"/>
          <w:sz w:val="22"/>
          <w:szCs w:val="22"/>
        </w:rPr>
        <w:t>The GEF Operational Focal Point will</w:t>
      </w:r>
      <w:r w:rsidR="00E804FD" w:rsidRPr="00D5163E">
        <w:rPr>
          <w:rFonts w:cs="Calibri"/>
          <w:sz w:val="22"/>
          <w:szCs w:val="22"/>
        </w:rPr>
        <w:t xml:space="preserve"> strive to</w:t>
      </w:r>
      <w:r w:rsidR="004C4F40" w:rsidRPr="00D5163E">
        <w:rPr>
          <w:rFonts w:cs="Calibri"/>
          <w:sz w:val="22"/>
          <w:szCs w:val="22"/>
        </w:rPr>
        <w:t xml:space="preserve"> ensure consistency in the approach t</w:t>
      </w:r>
      <w:r w:rsidR="00E804FD" w:rsidRPr="00D5163E">
        <w:rPr>
          <w:rFonts w:cs="Calibri"/>
          <w:sz w:val="22"/>
          <w:szCs w:val="22"/>
        </w:rPr>
        <w:t>aken to</w:t>
      </w:r>
      <w:r w:rsidR="004C4F40" w:rsidRPr="00D5163E">
        <w:rPr>
          <w:rFonts w:cs="Calibri"/>
          <w:sz w:val="22"/>
          <w:szCs w:val="22"/>
        </w:rPr>
        <w:t xml:space="preserve"> the GEF-specific M&amp;E requirements (notably the GEF</w:t>
      </w:r>
      <w:r w:rsidR="003D2DAD" w:rsidRPr="00D5163E">
        <w:rPr>
          <w:rFonts w:cs="Calibri"/>
          <w:sz w:val="22"/>
          <w:szCs w:val="22"/>
        </w:rPr>
        <w:t>-7 Core Indicators</w:t>
      </w:r>
      <w:r w:rsidR="004C4F40" w:rsidRPr="00D5163E">
        <w:rPr>
          <w:rFonts w:cs="Calibri"/>
          <w:sz w:val="22"/>
          <w:szCs w:val="22"/>
        </w:rPr>
        <w:t>) across all GEF-financed projects in the country. This could be achieve</w:t>
      </w:r>
      <w:r w:rsidR="00E804FD" w:rsidRPr="00D5163E">
        <w:rPr>
          <w:rFonts w:cs="Calibri"/>
          <w:sz w:val="22"/>
          <w:szCs w:val="22"/>
        </w:rPr>
        <w:t>d</w:t>
      </w:r>
      <w:r w:rsidR="004C4F40" w:rsidRPr="00D5163E">
        <w:rPr>
          <w:rFonts w:cs="Calibri"/>
          <w:sz w:val="22"/>
          <w:szCs w:val="22"/>
        </w:rPr>
        <w:t xml:space="preserve"> for example by using one national institute to </w:t>
      </w:r>
      <w:r w:rsidR="00E804FD" w:rsidRPr="00D5163E">
        <w:rPr>
          <w:rFonts w:cs="Calibri"/>
          <w:sz w:val="22"/>
          <w:szCs w:val="22"/>
        </w:rPr>
        <w:t>complete</w:t>
      </w:r>
      <w:r w:rsidR="004C4F40" w:rsidRPr="00D5163E">
        <w:rPr>
          <w:rFonts w:cs="Calibri"/>
          <w:sz w:val="22"/>
          <w:szCs w:val="22"/>
        </w:rPr>
        <w:t xml:space="preserve"> the GEF</w:t>
      </w:r>
      <w:r w:rsidR="003D2DAD" w:rsidRPr="00D5163E">
        <w:rPr>
          <w:rFonts w:cs="Calibri"/>
          <w:sz w:val="22"/>
          <w:szCs w:val="22"/>
        </w:rPr>
        <w:t>-7 Core Indicators</w:t>
      </w:r>
      <w:r w:rsidR="003D2DAD" w:rsidRPr="00D5163E" w:rsidDel="003D2DAD">
        <w:rPr>
          <w:rFonts w:cs="Calibri"/>
          <w:sz w:val="22"/>
          <w:szCs w:val="22"/>
        </w:rPr>
        <w:t xml:space="preserve"> </w:t>
      </w:r>
      <w:r w:rsidR="004C4F40" w:rsidRPr="00D5163E">
        <w:rPr>
          <w:rFonts w:cs="Calibri"/>
          <w:sz w:val="22"/>
          <w:szCs w:val="22"/>
        </w:rPr>
        <w:t>for all GEF-</w:t>
      </w:r>
      <w:r w:rsidR="00E804FD" w:rsidRPr="00D5163E">
        <w:rPr>
          <w:rFonts w:cs="Calibri"/>
          <w:sz w:val="22"/>
          <w:szCs w:val="22"/>
        </w:rPr>
        <w:t>financed</w:t>
      </w:r>
      <w:r w:rsidR="004C4F40" w:rsidRPr="00D5163E">
        <w:rPr>
          <w:rFonts w:cs="Calibri"/>
          <w:sz w:val="22"/>
          <w:szCs w:val="22"/>
        </w:rPr>
        <w:t xml:space="preserve"> projects in the country, including projects supported by other GEF Agencies</w:t>
      </w:r>
      <w:r w:rsidR="00B54BF6" w:rsidRPr="00D5163E">
        <w:rPr>
          <w:rFonts w:cs="Calibri"/>
          <w:sz w:val="22"/>
          <w:szCs w:val="22"/>
        </w:rPr>
        <w:t>.</w:t>
      </w:r>
      <w:r w:rsidR="004C4F40" w:rsidRPr="00D5163E">
        <w:rPr>
          <w:rFonts w:cs="Calibri"/>
          <w:sz w:val="22"/>
          <w:szCs w:val="22"/>
        </w:rPr>
        <w:t xml:space="preserve"> </w:t>
      </w:r>
      <w:r w:rsidR="00BC1B09" w:rsidRPr="00D5163E">
        <w:rPr>
          <w:rFonts w:cs="Calibri"/>
          <w:sz w:val="22"/>
          <w:szCs w:val="22"/>
        </w:rPr>
        <w:t xml:space="preserve">  </w:t>
      </w:r>
      <w:r w:rsidR="0053408E" w:rsidRPr="00D5163E">
        <w:rPr>
          <w:rFonts w:cs="Calibri"/>
          <w:sz w:val="22"/>
          <w:szCs w:val="22"/>
        </w:rPr>
        <w:t xml:space="preserve"> </w:t>
      </w:r>
    </w:p>
    <w:p w14:paraId="1AF27A3C" w14:textId="77777777" w:rsidR="00E804FD" w:rsidRPr="00D5163E" w:rsidRDefault="00E804FD" w:rsidP="007E081C">
      <w:pPr>
        <w:spacing w:after="0"/>
        <w:rPr>
          <w:rFonts w:cs="Calibri"/>
          <w:b/>
          <w:sz w:val="22"/>
          <w:szCs w:val="22"/>
        </w:rPr>
      </w:pPr>
    </w:p>
    <w:p w14:paraId="63482164" w14:textId="77777777" w:rsidR="0053408E" w:rsidRPr="00D5163E" w:rsidRDefault="00B83FE7" w:rsidP="007E081C">
      <w:pPr>
        <w:rPr>
          <w:rFonts w:cs="Calibri"/>
          <w:b/>
          <w:sz w:val="22"/>
          <w:szCs w:val="22"/>
        </w:rPr>
      </w:pPr>
      <w:r w:rsidRPr="00D5163E">
        <w:rPr>
          <w:rFonts w:cs="Calibri"/>
          <w:b/>
          <w:sz w:val="22"/>
          <w:szCs w:val="22"/>
        </w:rPr>
        <w:t xml:space="preserve">M&amp;E </w:t>
      </w:r>
      <w:r w:rsidR="0053408E" w:rsidRPr="00D5163E">
        <w:rPr>
          <w:rFonts w:cs="Calibri"/>
          <w:b/>
          <w:sz w:val="22"/>
          <w:szCs w:val="22"/>
        </w:rPr>
        <w:t>Oversight and monitoring responsibilities:</w:t>
      </w:r>
    </w:p>
    <w:p w14:paraId="6135F21C" w14:textId="74DEF986" w:rsidR="00DF7AB2" w:rsidRPr="00D5163E" w:rsidRDefault="00AF5DF8" w:rsidP="007E081C">
      <w:pPr>
        <w:spacing w:after="0"/>
        <w:rPr>
          <w:rFonts w:cs="Calibri"/>
          <w:sz w:val="22"/>
          <w:szCs w:val="22"/>
        </w:rPr>
      </w:pPr>
      <w:r w:rsidRPr="00D5163E">
        <w:rPr>
          <w:rFonts w:cs="Calibri"/>
          <w:sz w:val="22"/>
          <w:szCs w:val="22"/>
          <w:u w:val="single"/>
        </w:rPr>
        <w:t>Project Manager</w:t>
      </w:r>
      <w:r w:rsidRPr="00D5163E">
        <w:rPr>
          <w:rFonts w:cs="Calibri"/>
          <w:sz w:val="22"/>
          <w:szCs w:val="22"/>
        </w:rPr>
        <w:t xml:space="preserve">:  </w:t>
      </w:r>
      <w:r w:rsidR="0053408E" w:rsidRPr="00D5163E">
        <w:rPr>
          <w:rFonts w:cs="Calibri"/>
          <w:sz w:val="22"/>
          <w:szCs w:val="22"/>
        </w:rPr>
        <w:t xml:space="preserve">The </w:t>
      </w:r>
      <w:r w:rsidR="008253E8" w:rsidRPr="00D5163E">
        <w:rPr>
          <w:rFonts w:cs="Calibri"/>
          <w:sz w:val="22"/>
          <w:szCs w:val="22"/>
        </w:rPr>
        <w:t xml:space="preserve">Project Manager is </w:t>
      </w:r>
      <w:r w:rsidR="0053408E" w:rsidRPr="00D5163E">
        <w:rPr>
          <w:rFonts w:cs="Calibri"/>
          <w:sz w:val="22"/>
          <w:szCs w:val="22"/>
        </w:rPr>
        <w:t>responsibl</w:t>
      </w:r>
      <w:r w:rsidR="008253E8" w:rsidRPr="00D5163E">
        <w:rPr>
          <w:rFonts w:cs="Calibri"/>
          <w:sz w:val="22"/>
          <w:szCs w:val="22"/>
        </w:rPr>
        <w:t>e</w:t>
      </w:r>
      <w:r w:rsidR="0053408E" w:rsidRPr="00D5163E">
        <w:rPr>
          <w:rFonts w:cs="Calibri"/>
          <w:sz w:val="22"/>
          <w:szCs w:val="22"/>
        </w:rPr>
        <w:t xml:space="preserve"> for day-to</w:t>
      </w:r>
      <w:r w:rsidR="004E32F3" w:rsidRPr="00D5163E">
        <w:rPr>
          <w:rFonts w:cs="Calibri"/>
          <w:sz w:val="22"/>
          <w:szCs w:val="22"/>
        </w:rPr>
        <w:t>-</w:t>
      </w:r>
      <w:r w:rsidR="0053408E" w:rsidRPr="00D5163E">
        <w:rPr>
          <w:rFonts w:cs="Calibri"/>
          <w:sz w:val="22"/>
          <w:szCs w:val="22"/>
        </w:rPr>
        <w:t xml:space="preserve">day project </w:t>
      </w:r>
      <w:r w:rsidR="008253E8" w:rsidRPr="00D5163E">
        <w:rPr>
          <w:rFonts w:cs="Calibri"/>
          <w:sz w:val="22"/>
          <w:szCs w:val="22"/>
        </w:rPr>
        <w:t xml:space="preserve">management </w:t>
      </w:r>
      <w:r w:rsidR="004E32F3" w:rsidRPr="00D5163E">
        <w:rPr>
          <w:rFonts w:cs="Calibri"/>
          <w:sz w:val="22"/>
          <w:szCs w:val="22"/>
        </w:rPr>
        <w:t>and regular monitoring</w:t>
      </w:r>
      <w:r w:rsidR="008253E8" w:rsidRPr="00D5163E">
        <w:rPr>
          <w:rFonts w:cs="Calibri"/>
          <w:sz w:val="22"/>
          <w:szCs w:val="22"/>
        </w:rPr>
        <w:t xml:space="preserve"> of project results and risks, including social and environmental risks</w:t>
      </w:r>
      <w:r w:rsidR="0053408E" w:rsidRPr="00D5163E">
        <w:rPr>
          <w:rFonts w:cs="Calibri"/>
          <w:sz w:val="22"/>
          <w:szCs w:val="22"/>
        </w:rPr>
        <w:t xml:space="preserve">. </w:t>
      </w:r>
      <w:r w:rsidR="008253E8" w:rsidRPr="00D5163E">
        <w:rPr>
          <w:rFonts w:cs="Calibri"/>
          <w:sz w:val="22"/>
          <w:szCs w:val="22"/>
        </w:rPr>
        <w:t xml:space="preserve">The Project Manager will </w:t>
      </w:r>
      <w:r w:rsidRPr="00D5163E">
        <w:rPr>
          <w:rFonts w:cs="Calibri"/>
          <w:sz w:val="22"/>
          <w:szCs w:val="22"/>
        </w:rPr>
        <w:t xml:space="preserve">ensure that all project staff maintain a high level of transparency, responsibility and accountability in </w:t>
      </w:r>
      <w:r w:rsidR="00763414" w:rsidRPr="00D5163E">
        <w:rPr>
          <w:rFonts w:cs="Calibri"/>
          <w:sz w:val="22"/>
          <w:szCs w:val="22"/>
        </w:rPr>
        <w:t>M&amp;E</w:t>
      </w:r>
      <w:r w:rsidRPr="00D5163E">
        <w:rPr>
          <w:rFonts w:cs="Calibri"/>
          <w:sz w:val="22"/>
          <w:szCs w:val="22"/>
        </w:rPr>
        <w:t xml:space="preserve"> and reporting </w:t>
      </w:r>
      <w:r w:rsidR="00763414" w:rsidRPr="00D5163E">
        <w:rPr>
          <w:rFonts w:cs="Calibri"/>
          <w:sz w:val="22"/>
          <w:szCs w:val="22"/>
        </w:rPr>
        <w:t xml:space="preserve">of </w:t>
      </w:r>
      <w:r w:rsidRPr="00D5163E">
        <w:rPr>
          <w:rFonts w:cs="Calibri"/>
          <w:sz w:val="22"/>
          <w:szCs w:val="22"/>
        </w:rPr>
        <w:t xml:space="preserve">project results. </w:t>
      </w:r>
      <w:r w:rsidR="00847130" w:rsidRPr="00D5163E">
        <w:rPr>
          <w:rFonts w:cs="Calibri"/>
          <w:sz w:val="22"/>
          <w:szCs w:val="22"/>
        </w:rPr>
        <w:t xml:space="preserve">The Project Manager will be responsible for providing all the regular reports as agreed under the M&amp;E to the UNDP. </w:t>
      </w:r>
      <w:r w:rsidR="00DF7AB2" w:rsidRPr="00D5163E">
        <w:rPr>
          <w:rFonts w:cs="Calibri"/>
          <w:sz w:val="22"/>
          <w:szCs w:val="22"/>
        </w:rPr>
        <w:t>The Project Manager will inform the Project Board</w:t>
      </w:r>
      <w:r w:rsidR="00272864" w:rsidRPr="00D5163E">
        <w:rPr>
          <w:rFonts w:cs="Calibri"/>
          <w:sz w:val="22"/>
          <w:szCs w:val="22"/>
        </w:rPr>
        <w:t xml:space="preserve">, </w:t>
      </w:r>
      <w:r w:rsidR="00DF7AB2" w:rsidRPr="00D5163E">
        <w:rPr>
          <w:rFonts w:cs="Calibri"/>
          <w:sz w:val="22"/>
          <w:szCs w:val="22"/>
        </w:rPr>
        <w:t>the UNDP</w:t>
      </w:r>
      <w:r w:rsidR="00847130" w:rsidRPr="00D5163E">
        <w:rPr>
          <w:rFonts w:cs="Calibri"/>
          <w:sz w:val="22"/>
          <w:szCs w:val="22"/>
        </w:rPr>
        <w:t xml:space="preserve"> (</w:t>
      </w:r>
      <w:r w:rsidR="00DF7AB2" w:rsidRPr="00D5163E">
        <w:rPr>
          <w:rFonts w:cs="Calibri"/>
          <w:sz w:val="22"/>
          <w:szCs w:val="22"/>
        </w:rPr>
        <w:t xml:space="preserve">Country Office </w:t>
      </w:r>
      <w:r w:rsidR="00272864" w:rsidRPr="00D5163E">
        <w:rPr>
          <w:rFonts w:cs="Calibri"/>
          <w:sz w:val="22"/>
          <w:szCs w:val="22"/>
        </w:rPr>
        <w:t>and the UNDP-GEF RTA</w:t>
      </w:r>
      <w:r w:rsidR="00847130" w:rsidRPr="00D5163E">
        <w:rPr>
          <w:rFonts w:cs="Calibri"/>
          <w:sz w:val="22"/>
          <w:szCs w:val="22"/>
        </w:rPr>
        <w:t>)</w:t>
      </w:r>
      <w:r w:rsidR="00272864" w:rsidRPr="00D5163E">
        <w:rPr>
          <w:rFonts w:cs="Calibri"/>
          <w:sz w:val="22"/>
          <w:szCs w:val="22"/>
        </w:rPr>
        <w:t xml:space="preserve"> </w:t>
      </w:r>
      <w:r w:rsidR="00DF7AB2" w:rsidRPr="00D5163E">
        <w:rPr>
          <w:rFonts w:cs="Calibri"/>
          <w:sz w:val="22"/>
          <w:szCs w:val="22"/>
        </w:rPr>
        <w:t xml:space="preserve">of any delays or difficulties as they arise during implementation so that appropriate support and corrective measures can be adopted. </w:t>
      </w:r>
    </w:p>
    <w:p w14:paraId="6D9614E1" w14:textId="77777777" w:rsidR="00DF7AB2" w:rsidRPr="00D5163E" w:rsidRDefault="00DF7AB2" w:rsidP="007E081C">
      <w:pPr>
        <w:spacing w:after="0"/>
        <w:rPr>
          <w:rFonts w:cs="Calibri"/>
          <w:sz w:val="22"/>
          <w:szCs w:val="22"/>
        </w:rPr>
      </w:pPr>
    </w:p>
    <w:p w14:paraId="31ABED7B" w14:textId="0A43580B" w:rsidR="00AF5DF8" w:rsidRPr="00D5163E" w:rsidRDefault="0053408E" w:rsidP="007E081C">
      <w:pPr>
        <w:spacing w:after="0"/>
        <w:rPr>
          <w:rFonts w:cs="Calibri"/>
          <w:sz w:val="22"/>
          <w:szCs w:val="22"/>
        </w:rPr>
      </w:pPr>
      <w:r w:rsidRPr="00D5163E">
        <w:rPr>
          <w:rFonts w:cs="Calibri"/>
          <w:sz w:val="22"/>
          <w:szCs w:val="22"/>
        </w:rPr>
        <w:t xml:space="preserve">The Project Manager will develop annual work plans </w:t>
      </w:r>
      <w:r w:rsidR="004E32F3" w:rsidRPr="00D5163E">
        <w:rPr>
          <w:rFonts w:cs="Calibri"/>
          <w:sz w:val="22"/>
          <w:szCs w:val="22"/>
        </w:rPr>
        <w:t>based on the multi-year work</w:t>
      </w:r>
      <w:r w:rsidR="000A20A2" w:rsidRPr="00D5163E">
        <w:rPr>
          <w:rFonts w:cs="Calibri"/>
          <w:sz w:val="22"/>
          <w:szCs w:val="22"/>
        </w:rPr>
        <w:t xml:space="preserve"> </w:t>
      </w:r>
      <w:r w:rsidR="008253E8" w:rsidRPr="00D5163E">
        <w:rPr>
          <w:rFonts w:cs="Calibri"/>
          <w:sz w:val="22"/>
          <w:szCs w:val="22"/>
        </w:rPr>
        <w:t>plan included in An</w:t>
      </w:r>
      <w:r w:rsidR="004E32F3" w:rsidRPr="00D5163E">
        <w:rPr>
          <w:rFonts w:cs="Calibri"/>
          <w:sz w:val="22"/>
          <w:szCs w:val="22"/>
        </w:rPr>
        <w:t>nex</w:t>
      </w:r>
      <w:r w:rsidR="008253E8" w:rsidRPr="00D5163E">
        <w:rPr>
          <w:rFonts w:cs="Calibri"/>
          <w:sz w:val="22"/>
          <w:szCs w:val="22"/>
        </w:rPr>
        <w:t xml:space="preserve"> A</w:t>
      </w:r>
      <w:r w:rsidR="004E32F3" w:rsidRPr="00D5163E">
        <w:rPr>
          <w:rFonts w:cs="Calibri"/>
          <w:sz w:val="22"/>
          <w:szCs w:val="22"/>
        </w:rPr>
        <w:t xml:space="preserve">, </w:t>
      </w:r>
      <w:r w:rsidRPr="00D5163E">
        <w:rPr>
          <w:rFonts w:cs="Calibri"/>
          <w:sz w:val="22"/>
          <w:szCs w:val="22"/>
        </w:rPr>
        <w:t xml:space="preserve">including annual </w:t>
      </w:r>
      <w:r w:rsidR="008253E8" w:rsidRPr="00D5163E">
        <w:rPr>
          <w:rFonts w:cs="Calibri"/>
          <w:sz w:val="22"/>
          <w:szCs w:val="22"/>
        </w:rPr>
        <w:t xml:space="preserve">output </w:t>
      </w:r>
      <w:r w:rsidRPr="00D5163E">
        <w:rPr>
          <w:rFonts w:cs="Calibri"/>
          <w:sz w:val="22"/>
          <w:szCs w:val="22"/>
        </w:rPr>
        <w:t xml:space="preserve">targets </w:t>
      </w:r>
      <w:r w:rsidR="008253E8" w:rsidRPr="00D5163E">
        <w:rPr>
          <w:rFonts w:cs="Calibri"/>
          <w:sz w:val="22"/>
          <w:szCs w:val="22"/>
        </w:rPr>
        <w:t>t</w:t>
      </w:r>
      <w:r w:rsidRPr="00D5163E">
        <w:rPr>
          <w:rFonts w:cs="Calibri"/>
          <w:sz w:val="22"/>
          <w:szCs w:val="22"/>
        </w:rPr>
        <w:t>o</w:t>
      </w:r>
      <w:r w:rsidR="008253E8" w:rsidRPr="00D5163E">
        <w:rPr>
          <w:rFonts w:cs="Calibri"/>
          <w:sz w:val="22"/>
          <w:szCs w:val="22"/>
        </w:rPr>
        <w:t xml:space="preserve"> support</w:t>
      </w:r>
      <w:r w:rsidRPr="00D5163E">
        <w:rPr>
          <w:rFonts w:cs="Calibri"/>
          <w:sz w:val="22"/>
          <w:szCs w:val="22"/>
        </w:rPr>
        <w:t xml:space="preserve"> the efficient implementation of the project. The Project Manager will </w:t>
      </w:r>
      <w:r w:rsidR="004E32F3" w:rsidRPr="00D5163E">
        <w:rPr>
          <w:rFonts w:cs="Calibri"/>
          <w:sz w:val="22"/>
          <w:szCs w:val="22"/>
        </w:rPr>
        <w:t xml:space="preserve">ensure that the standard UNDP and GEF M&amp;E requirements are fulfilled to the highest quality. </w:t>
      </w:r>
      <w:r w:rsidR="00847130" w:rsidRPr="00D5163E">
        <w:rPr>
          <w:rFonts w:cs="Calibri"/>
          <w:sz w:val="22"/>
          <w:szCs w:val="22"/>
        </w:rPr>
        <w:t xml:space="preserve">This includes quarterly reporting on the progress and expenditure reports as per the requirements of UNDP. </w:t>
      </w:r>
      <w:r w:rsidR="004E32F3" w:rsidRPr="00D5163E">
        <w:rPr>
          <w:rFonts w:cs="Calibri"/>
          <w:sz w:val="22"/>
          <w:szCs w:val="22"/>
        </w:rPr>
        <w:t xml:space="preserve">This includes, but is not limited to, ensuring the results framework indicators are monitored annually in time for </w:t>
      </w:r>
      <w:r w:rsidR="008253E8" w:rsidRPr="00D5163E">
        <w:rPr>
          <w:rFonts w:cs="Calibri"/>
          <w:sz w:val="22"/>
          <w:szCs w:val="22"/>
        </w:rPr>
        <w:t xml:space="preserve">evidence-based </w:t>
      </w:r>
      <w:r w:rsidR="00E336E5" w:rsidRPr="00D5163E">
        <w:rPr>
          <w:rFonts w:cs="Calibri"/>
          <w:sz w:val="22"/>
          <w:szCs w:val="22"/>
        </w:rPr>
        <w:t xml:space="preserve">reporting </w:t>
      </w:r>
      <w:r w:rsidR="008253E8" w:rsidRPr="00D5163E">
        <w:rPr>
          <w:rFonts w:cs="Calibri"/>
          <w:sz w:val="22"/>
          <w:szCs w:val="22"/>
        </w:rPr>
        <w:t xml:space="preserve">in the </w:t>
      </w:r>
      <w:r w:rsidR="00647AD9" w:rsidRPr="00D5163E">
        <w:rPr>
          <w:rFonts w:cs="Calibri"/>
          <w:sz w:val="22"/>
          <w:szCs w:val="22"/>
        </w:rPr>
        <w:t xml:space="preserve">GEF </w:t>
      </w:r>
      <w:r w:rsidR="004E32F3" w:rsidRPr="00D5163E">
        <w:rPr>
          <w:rFonts w:cs="Calibri"/>
          <w:sz w:val="22"/>
          <w:szCs w:val="22"/>
        </w:rPr>
        <w:t>PIR</w:t>
      </w:r>
      <w:r w:rsidR="008253E8" w:rsidRPr="00D5163E">
        <w:rPr>
          <w:rFonts w:cs="Calibri"/>
          <w:sz w:val="22"/>
          <w:szCs w:val="22"/>
        </w:rPr>
        <w:t>, and that the monitoring of risks and the various plans/strategies developed to support project implementation</w:t>
      </w:r>
      <w:r w:rsidR="00763414" w:rsidRPr="00D5163E">
        <w:rPr>
          <w:rFonts w:cs="Calibri"/>
          <w:sz w:val="22"/>
          <w:szCs w:val="22"/>
        </w:rPr>
        <w:t xml:space="preserve"> (e.g. gender strategy, KM strategy etc..)</w:t>
      </w:r>
      <w:r w:rsidR="008253E8" w:rsidRPr="00D5163E">
        <w:rPr>
          <w:rFonts w:cs="Calibri"/>
          <w:sz w:val="22"/>
          <w:szCs w:val="22"/>
        </w:rPr>
        <w:t xml:space="preserve"> occur on a regular basis.</w:t>
      </w:r>
      <w:r w:rsidR="004E32F3" w:rsidRPr="00D5163E">
        <w:rPr>
          <w:rFonts w:cs="Calibri"/>
          <w:sz w:val="22"/>
          <w:szCs w:val="22"/>
        </w:rPr>
        <w:t xml:space="preserve">  </w:t>
      </w:r>
    </w:p>
    <w:p w14:paraId="2BC25755" w14:textId="77777777" w:rsidR="00AF5DF8" w:rsidRPr="00D5163E" w:rsidRDefault="00AF5DF8" w:rsidP="007E081C">
      <w:pPr>
        <w:spacing w:after="0"/>
        <w:rPr>
          <w:rFonts w:cs="Calibri"/>
          <w:sz w:val="22"/>
          <w:szCs w:val="22"/>
        </w:rPr>
      </w:pPr>
    </w:p>
    <w:p w14:paraId="599D34F0" w14:textId="77777777" w:rsidR="008253E8" w:rsidRPr="00D5163E" w:rsidRDefault="00AF5DF8" w:rsidP="007E081C">
      <w:pPr>
        <w:spacing w:after="0"/>
        <w:rPr>
          <w:rFonts w:cs="Calibri"/>
          <w:sz w:val="22"/>
          <w:szCs w:val="22"/>
        </w:rPr>
      </w:pPr>
      <w:r w:rsidRPr="00D5163E">
        <w:rPr>
          <w:rFonts w:cs="Calibri"/>
          <w:sz w:val="22"/>
          <w:szCs w:val="22"/>
          <w:u w:val="single"/>
        </w:rPr>
        <w:t>Project Board</w:t>
      </w:r>
      <w:r w:rsidRPr="00D5163E">
        <w:rPr>
          <w:rFonts w:cs="Calibri"/>
          <w:sz w:val="22"/>
          <w:szCs w:val="22"/>
        </w:rPr>
        <w:t>:  The Project Board will take corrective action as needed to ensure the project</w:t>
      </w:r>
      <w:r w:rsidR="0093185E" w:rsidRPr="00D5163E">
        <w:rPr>
          <w:rFonts w:cs="Calibri"/>
          <w:sz w:val="22"/>
          <w:szCs w:val="22"/>
        </w:rPr>
        <w:t xml:space="preserve"> achieves the desired results. </w:t>
      </w:r>
      <w:r w:rsidRPr="00D5163E">
        <w:rPr>
          <w:rFonts w:cs="Calibri"/>
          <w:sz w:val="22"/>
          <w:szCs w:val="22"/>
        </w:rPr>
        <w:t xml:space="preserve">The Project Board will </w:t>
      </w:r>
      <w:r w:rsidR="008253E8" w:rsidRPr="00D5163E">
        <w:rPr>
          <w:rFonts w:cs="Calibri"/>
          <w:sz w:val="22"/>
          <w:szCs w:val="22"/>
        </w:rPr>
        <w:t>hold project reviews to assess the performance of the project and appraise the Annual Work Plan for the following year</w:t>
      </w:r>
      <w:r w:rsidR="0093185E" w:rsidRPr="00D5163E">
        <w:rPr>
          <w:rFonts w:cs="Calibri"/>
          <w:sz w:val="22"/>
          <w:szCs w:val="22"/>
        </w:rPr>
        <w:t xml:space="preserve">. </w:t>
      </w:r>
      <w:r w:rsidR="008253E8" w:rsidRPr="00D5163E">
        <w:rPr>
          <w:rFonts w:cs="Calibri"/>
          <w:sz w:val="22"/>
          <w:szCs w:val="22"/>
        </w:rPr>
        <w:t xml:space="preserve">In the project’s final year, the Project Board </w:t>
      </w:r>
      <w:r w:rsidR="0093185E" w:rsidRPr="00D5163E">
        <w:rPr>
          <w:rFonts w:cs="Calibri"/>
          <w:sz w:val="22"/>
          <w:szCs w:val="22"/>
        </w:rPr>
        <w:t>will</w:t>
      </w:r>
      <w:r w:rsidR="008253E8" w:rsidRPr="00D5163E">
        <w:rPr>
          <w:rFonts w:cs="Calibri"/>
          <w:sz w:val="22"/>
          <w:szCs w:val="22"/>
        </w:rPr>
        <w:t xml:space="preserve"> hold an end-of-project review to capture lessons learned and discuss opportunities for scaling up and to </w:t>
      </w:r>
      <w:r w:rsidR="00E336E5" w:rsidRPr="00D5163E">
        <w:rPr>
          <w:rFonts w:cs="Calibri"/>
          <w:sz w:val="22"/>
          <w:szCs w:val="22"/>
        </w:rPr>
        <w:lastRenderedPageBreak/>
        <w:t xml:space="preserve">highlight </w:t>
      </w:r>
      <w:r w:rsidR="008253E8" w:rsidRPr="00D5163E">
        <w:rPr>
          <w:rFonts w:cs="Calibri"/>
          <w:sz w:val="22"/>
          <w:szCs w:val="22"/>
        </w:rPr>
        <w:t xml:space="preserve">project results and lessons learned with relevant audiences. This final review </w:t>
      </w:r>
      <w:r w:rsidR="0093185E" w:rsidRPr="00D5163E">
        <w:rPr>
          <w:rFonts w:cs="Calibri"/>
          <w:sz w:val="22"/>
          <w:szCs w:val="22"/>
        </w:rPr>
        <w:t xml:space="preserve">meeting will also </w:t>
      </w:r>
      <w:r w:rsidR="008253E8" w:rsidRPr="00D5163E">
        <w:rPr>
          <w:rFonts w:cs="Calibri"/>
          <w:sz w:val="22"/>
          <w:szCs w:val="22"/>
        </w:rPr>
        <w:t xml:space="preserve">discuss the </w:t>
      </w:r>
      <w:r w:rsidR="0093185E" w:rsidRPr="00D5163E">
        <w:rPr>
          <w:rFonts w:cs="Calibri"/>
          <w:sz w:val="22"/>
          <w:szCs w:val="22"/>
        </w:rPr>
        <w:t xml:space="preserve">findings outlined in the project </w:t>
      </w:r>
      <w:r w:rsidR="008253E8" w:rsidRPr="00D5163E">
        <w:rPr>
          <w:rFonts w:cs="Calibri"/>
          <w:sz w:val="22"/>
          <w:szCs w:val="22"/>
        </w:rPr>
        <w:t xml:space="preserve">terminal evaluation </w:t>
      </w:r>
      <w:r w:rsidR="0093185E" w:rsidRPr="00D5163E">
        <w:rPr>
          <w:rFonts w:cs="Calibri"/>
          <w:sz w:val="22"/>
          <w:szCs w:val="22"/>
        </w:rPr>
        <w:t xml:space="preserve">report </w:t>
      </w:r>
      <w:r w:rsidR="008253E8" w:rsidRPr="00D5163E">
        <w:rPr>
          <w:rFonts w:cs="Calibri"/>
          <w:sz w:val="22"/>
          <w:szCs w:val="22"/>
        </w:rPr>
        <w:t>and the management response.</w:t>
      </w:r>
    </w:p>
    <w:p w14:paraId="7F04CBF3" w14:textId="77777777" w:rsidR="00812001" w:rsidRPr="00D5163E" w:rsidRDefault="00812001" w:rsidP="007E081C">
      <w:pPr>
        <w:spacing w:after="0"/>
        <w:rPr>
          <w:rFonts w:cs="Calibri"/>
          <w:sz w:val="22"/>
          <w:szCs w:val="22"/>
        </w:rPr>
      </w:pPr>
    </w:p>
    <w:p w14:paraId="761137A3" w14:textId="5D8A7A23" w:rsidR="00812001" w:rsidRPr="00D5163E" w:rsidRDefault="008253E8" w:rsidP="007E081C">
      <w:pPr>
        <w:spacing w:after="0"/>
        <w:rPr>
          <w:rFonts w:cs="Calibri"/>
          <w:sz w:val="22"/>
          <w:szCs w:val="22"/>
        </w:rPr>
      </w:pPr>
      <w:r w:rsidRPr="00D5163E">
        <w:rPr>
          <w:rFonts w:cs="Calibri"/>
          <w:sz w:val="22"/>
          <w:szCs w:val="22"/>
          <w:u w:val="single"/>
        </w:rPr>
        <w:t xml:space="preserve">Project </w:t>
      </w:r>
      <w:r w:rsidR="00812001" w:rsidRPr="00D5163E">
        <w:rPr>
          <w:rFonts w:cs="Calibri"/>
          <w:sz w:val="22"/>
          <w:szCs w:val="22"/>
          <w:u w:val="single"/>
        </w:rPr>
        <w:t>Implementing Partner</w:t>
      </w:r>
      <w:r w:rsidR="00D63B48" w:rsidRPr="00D5163E">
        <w:rPr>
          <w:rFonts w:cs="Calibri"/>
          <w:sz w:val="22"/>
          <w:szCs w:val="22"/>
          <w:u w:val="single"/>
        </w:rPr>
        <w:t xml:space="preserve"> (Executing Agency)</w:t>
      </w:r>
      <w:r w:rsidR="00812001" w:rsidRPr="00D5163E">
        <w:rPr>
          <w:rFonts w:cs="Calibri"/>
          <w:sz w:val="22"/>
          <w:szCs w:val="22"/>
        </w:rPr>
        <w:t>:  The Implementing Partner is responsible for providing any and all required information and data necessary for timely</w:t>
      </w:r>
      <w:r w:rsidR="004440C2" w:rsidRPr="00D5163E">
        <w:rPr>
          <w:rFonts w:cs="Calibri"/>
          <w:sz w:val="22"/>
          <w:szCs w:val="22"/>
        </w:rPr>
        <w:t xml:space="preserve">, </w:t>
      </w:r>
      <w:r w:rsidR="00812001" w:rsidRPr="00D5163E">
        <w:rPr>
          <w:rFonts w:cs="Calibri"/>
          <w:sz w:val="22"/>
          <w:szCs w:val="22"/>
        </w:rPr>
        <w:t xml:space="preserve">comprehensive </w:t>
      </w:r>
      <w:r w:rsidR="004440C2" w:rsidRPr="00D5163E">
        <w:rPr>
          <w:rFonts w:cs="Calibri"/>
          <w:sz w:val="22"/>
          <w:szCs w:val="22"/>
        </w:rPr>
        <w:t xml:space="preserve">and evidence-based </w:t>
      </w:r>
      <w:r w:rsidR="00812001" w:rsidRPr="00D5163E">
        <w:rPr>
          <w:rFonts w:cs="Calibri"/>
          <w:sz w:val="22"/>
          <w:szCs w:val="22"/>
        </w:rPr>
        <w:t>project reporting, including results and financial data, as necessary and appropriate.</w:t>
      </w:r>
      <w:r w:rsidR="0093185E" w:rsidRPr="00D5163E">
        <w:rPr>
          <w:rFonts w:cs="Calibri"/>
          <w:sz w:val="22"/>
          <w:szCs w:val="22"/>
        </w:rPr>
        <w:t xml:space="preserve"> The Implementing Partner will strive to ensure project</w:t>
      </w:r>
      <w:r w:rsidR="004440C2" w:rsidRPr="00D5163E">
        <w:rPr>
          <w:rFonts w:cs="Calibri"/>
          <w:sz w:val="22"/>
          <w:szCs w:val="22"/>
        </w:rPr>
        <w:t>-</w:t>
      </w:r>
      <w:r w:rsidR="0093185E" w:rsidRPr="00D5163E">
        <w:rPr>
          <w:rFonts w:cs="Calibri"/>
          <w:sz w:val="22"/>
          <w:szCs w:val="22"/>
        </w:rPr>
        <w:t>level M&amp;E is undertaken by</w:t>
      </w:r>
      <w:r w:rsidR="004440C2" w:rsidRPr="00D5163E">
        <w:rPr>
          <w:rFonts w:cs="Calibri"/>
          <w:sz w:val="22"/>
          <w:szCs w:val="22"/>
        </w:rPr>
        <w:t xml:space="preserve"> national institutes, and</w:t>
      </w:r>
      <w:r w:rsidR="0093185E" w:rsidRPr="00D5163E">
        <w:rPr>
          <w:rFonts w:cs="Calibri"/>
          <w:sz w:val="22"/>
          <w:szCs w:val="22"/>
        </w:rPr>
        <w:t xml:space="preserve"> </w:t>
      </w:r>
      <w:r w:rsidR="004440C2" w:rsidRPr="00D5163E">
        <w:rPr>
          <w:rFonts w:cs="Calibri"/>
          <w:sz w:val="22"/>
          <w:szCs w:val="22"/>
        </w:rPr>
        <w:t xml:space="preserve">is </w:t>
      </w:r>
      <w:r w:rsidR="0093185E" w:rsidRPr="00D5163E">
        <w:rPr>
          <w:rFonts w:cs="Calibri"/>
          <w:sz w:val="22"/>
          <w:szCs w:val="22"/>
        </w:rPr>
        <w:t xml:space="preserve">aligned with national systems so that the data used by and generated by the project supports national systems. </w:t>
      </w:r>
    </w:p>
    <w:p w14:paraId="0D906CEB" w14:textId="77777777" w:rsidR="00AF5DF8" w:rsidRPr="00D5163E" w:rsidRDefault="00AF5DF8" w:rsidP="007E081C">
      <w:pPr>
        <w:spacing w:after="0"/>
        <w:rPr>
          <w:rFonts w:cs="Calibri"/>
          <w:sz w:val="22"/>
          <w:szCs w:val="22"/>
          <w:u w:val="single"/>
        </w:rPr>
      </w:pPr>
    </w:p>
    <w:p w14:paraId="78AF1ADB" w14:textId="77777777" w:rsidR="00AF5DF8" w:rsidRPr="00D5163E" w:rsidRDefault="00AF5DF8" w:rsidP="007E081C">
      <w:pPr>
        <w:spacing w:after="0"/>
        <w:rPr>
          <w:rFonts w:cs="Calibri"/>
          <w:sz w:val="22"/>
          <w:szCs w:val="22"/>
        </w:rPr>
      </w:pPr>
      <w:r w:rsidRPr="00D5163E">
        <w:rPr>
          <w:rFonts w:cs="Calibri"/>
          <w:sz w:val="22"/>
          <w:szCs w:val="22"/>
          <w:u w:val="single"/>
        </w:rPr>
        <w:t>UNDP Country Office</w:t>
      </w:r>
      <w:r w:rsidRPr="00D5163E">
        <w:rPr>
          <w:rFonts w:cs="Calibri"/>
          <w:sz w:val="22"/>
          <w:szCs w:val="22"/>
        </w:rPr>
        <w:t xml:space="preserve">:  </w:t>
      </w:r>
      <w:r w:rsidR="0053408E" w:rsidRPr="00D5163E">
        <w:rPr>
          <w:rFonts w:cs="Calibri"/>
          <w:sz w:val="22"/>
          <w:szCs w:val="22"/>
        </w:rPr>
        <w:t>The UNDP Country Office will support the Project Manager as needed, including through annual supervision missions.</w:t>
      </w:r>
      <w:r w:rsidRPr="00D5163E">
        <w:rPr>
          <w:rFonts w:cs="Calibri"/>
          <w:sz w:val="22"/>
          <w:szCs w:val="22"/>
        </w:rPr>
        <w:t xml:space="preserve"> </w:t>
      </w:r>
      <w:r w:rsidR="009B2545" w:rsidRPr="00D5163E">
        <w:rPr>
          <w:rFonts w:cs="Calibri"/>
          <w:sz w:val="22"/>
          <w:szCs w:val="22"/>
        </w:rPr>
        <w:t xml:space="preserve">The </w:t>
      </w:r>
      <w:r w:rsidR="004440C2" w:rsidRPr="00D5163E">
        <w:rPr>
          <w:rFonts w:cs="Calibri"/>
          <w:sz w:val="22"/>
          <w:szCs w:val="22"/>
        </w:rPr>
        <w:t xml:space="preserve">annual </w:t>
      </w:r>
      <w:r w:rsidR="009B2545" w:rsidRPr="00D5163E">
        <w:rPr>
          <w:rFonts w:cs="Calibri"/>
          <w:sz w:val="22"/>
          <w:szCs w:val="22"/>
        </w:rPr>
        <w:t>supervision missions will take place according to the schedule out</w:t>
      </w:r>
      <w:r w:rsidR="00FF6D9C" w:rsidRPr="00D5163E">
        <w:rPr>
          <w:rFonts w:cs="Calibri"/>
          <w:sz w:val="22"/>
          <w:szCs w:val="22"/>
        </w:rPr>
        <w:t xml:space="preserve">lined in the annual work plan. </w:t>
      </w:r>
      <w:r w:rsidR="009B2545" w:rsidRPr="00D5163E">
        <w:rPr>
          <w:rFonts w:cs="Calibri"/>
          <w:sz w:val="22"/>
          <w:szCs w:val="22"/>
        </w:rPr>
        <w:t>Supervision mission reports will be circulated to the project team and Project Board wi</w:t>
      </w:r>
      <w:r w:rsidR="00FF6D9C" w:rsidRPr="00D5163E">
        <w:rPr>
          <w:rFonts w:cs="Calibri"/>
          <w:sz w:val="22"/>
          <w:szCs w:val="22"/>
        </w:rPr>
        <w:t xml:space="preserve">thin one month of the mission. </w:t>
      </w:r>
      <w:r w:rsidRPr="00D5163E">
        <w:rPr>
          <w:rFonts w:cs="Calibri"/>
          <w:sz w:val="22"/>
          <w:szCs w:val="22"/>
        </w:rPr>
        <w:t xml:space="preserve">The UNDP Country Office will initiate and organize key </w:t>
      </w:r>
      <w:r w:rsidR="004440C2" w:rsidRPr="00D5163E">
        <w:rPr>
          <w:rFonts w:cs="Calibri"/>
          <w:sz w:val="22"/>
          <w:szCs w:val="22"/>
        </w:rPr>
        <w:t>GEF M&amp;E activities</w:t>
      </w:r>
      <w:r w:rsidRPr="00D5163E">
        <w:rPr>
          <w:rFonts w:cs="Calibri"/>
          <w:sz w:val="22"/>
          <w:szCs w:val="22"/>
        </w:rPr>
        <w:t xml:space="preserve"> including the annual </w:t>
      </w:r>
      <w:r w:rsidR="004440C2" w:rsidRPr="00D5163E">
        <w:rPr>
          <w:rFonts w:cs="Calibri"/>
          <w:sz w:val="22"/>
          <w:szCs w:val="22"/>
        </w:rPr>
        <w:t xml:space="preserve">GEF </w:t>
      </w:r>
      <w:r w:rsidRPr="00D5163E">
        <w:rPr>
          <w:rFonts w:cs="Calibri"/>
          <w:sz w:val="22"/>
          <w:szCs w:val="22"/>
        </w:rPr>
        <w:t xml:space="preserve">PIR, the </w:t>
      </w:r>
      <w:r w:rsidR="00B54BF6" w:rsidRPr="00D5163E">
        <w:rPr>
          <w:rFonts w:cs="Calibri"/>
          <w:i/>
          <w:sz w:val="22"/>
          <w:szCs w:val="22"/>
        </w:rPr>
        <w:t xml:space="preserve">independent </w:t>
      </w:r>
      <w:r w:rsidRPr="00D5163E">
        <w:rPr>
          <w:rFonts w:cs="Calibri"/>
          <w:i/>
          <w:sz w:val="22"/>
          <w:szCs w:val="22"/>
        </w:rPr>
        <w:t>mid-term review</w:t>
      </w:r>
      <w:r w:rsidRPr="00D5163E">
        <w:rPr>
          <w:rFonts w:cs="Calibri"/>
          <w:sz w:val="22"/>
          <w:szCs w:val="22"/>
        </w:rPr>
        <w:t xml:space="preserve"> and the</w:t>
      </w:r>
      <w:r w:rsidR="00B54BF6" w:rsidRPr="00D5163E">
        <w:rPr>
          <w:rFonts w:cs="Calibri"/>
          <w:sz w:val="22"/>
          <w:szCs w:val="22"/>
        </w:rPr>
        <w:t xml:space="preserve"> independent</w:t>
      </w:r>
      <w:r w:rsidRPr="00D5163E">
        <w:rPr>
          <w:rFonts w:cs="Calibri"/>
          <w:sz w:val="22"/>
          <w:szCs w:val="22"/>
        </w:rPr>
        <w:t xml:space="preserve"> terminal evaluation.</w:t>
      </w:r>
      <w:r w:rsidR="00B54BF6" w:rsidRPr="00D5163E">
        <w:rPr>
          <w:rFonts w:cs="Calibri"/>
          <w:sz w:val="22"/>
          <w:szCs w:val="22"/>
        </w:rPr>
        <w:t xml:space="preserve"> The UNDP Country Office will also ensure that the standard UNDP and GEF M&amp;E requirements are fulfilled to the highest quality.  </w:t>
      </w:r>
    </w:p>
    <w:p w14:paraId="70A63932" w14:textId="77777777" w:rsidR="00AF5DF8" w:rsidRPr="00D5163E" w:rsidRDefault="00AF5DF8" w:rsidP="007E081C">
      <w:pPr>
        <w:spacing w:after="0"/>
        <w:rPr>
          <w:rFonts w:cs="Calibri"/>
          <w:sz w:val="22"/>
          <w:szCs w:val="22"/>
        </w:rPr>
      </w:pPr>
    </w:p>
    <w:p w14:paraId="33ED13E6" w14:textId="77777777" w:rsidR="00AF5DF8" w:rsidRPr="00D5163E" w:rsidRDefault="0053408E" w:rsidP="007E081C">
      <w:pPr>
        <w:spacing w:after="0"/>
        <w:rPr>
          <w:rStyle w:val="Hyperlink"/>
          <w:rFonts w:cs="Calibri"/>
          <w:color w:val="auto"/>
          <w:sz w:val="22"/>
          <w:szCs w:val="22"/>
          <w:u w:val="none"/>
        </w:rPr>
      </w:pPr>
      <w:r w:rsidRPr="00D5163E">
        <w:rPr>
          <w:rFonts w:cs="Calibri"/>
          <w:sz w:val="22"/>
          <w:szCs w:val="22"/>
        </w:rPr>
        <w:t xml:space="preserve">The UNDP Country Office is responsible for complying with all UNDP project-level M&amp;E requirements as outlined in the </w:t>
      </w:r>
      <w:hyperlink r:id="rId36" w:history="1">
        <w:r w:rsidRPr="00D5163E">
          <w:rPr>
            <w:rStyle w:val="Hyperlink"/>
            <w:rFonts w:cs="Calibri"/>
            <w:sz w:val="22"/>
            <w:szCs w:val="22"/>
          </w:rPr>
          <w:t>UNDP POPP</w:t>
        </w:r>
      </w:hyperlink>
      <w:r w:rsidRPr="00D5163E">
        <w:rPr>
          <w:rStyle w:val="Hyperlink"/>
          <w:rFonts w:cs="Calibri"/>
          <w:sz w:val="22"/>
          <w:szCs w:val="22"/>
        </w:rPr>
        <w:t>.</w:t>
      </w:r>
      <w:r w:rsidRPr="00D5163E">
        <w:rPr>
          <w:rStyle w:val="Hyperlink"/>
          <w:rFonts w:cs="Calibri"/>
          <w:sz w:val="22"/>
          <w:szCs w:val="22"/>
          <w:u w:val="none"/>
        </w:rPr>
        <w:t xml:space="preserve"> </w:t>
      </w:r>
      <w:r w:rsidRPr="00D5163E">
        <w:rPr>
          <w:rStyle w:val="Hyperlink"/>
          <w:rFonts w:cs="Calibri"/>
          <w:color w:val="auto"/>
          <w:sz w:val="22"/>
          <w:szCs w:val="22"/>
          <w:u w:val="none"/>
        </w:rPr>
        <w:t xml:space="preserve">This includes ensuring the UNDP Quality Assurance Assessment during implementation is undertaken annually; that annual targets at the output level are developed, and monitored and reported using UNDP corporate systems; </w:t>
      </w:r>
      <w:r w:rsidR="004440C2" w:rsidRPr="00D5163E">
        <w:rPr>
          <w:rStyle w:val="Hyperlink"/>
          <w:rFonts w:cs="Calibri"/>
          <w:color w:val="auto"/>
          <w:sz w:val="22"/>
          <w:szCs w:val="22"/>
          <w:u w:val="none"/>
        </w:rPr>
        <w:t xml:space="preserve">the regular updating of the ATLAS risk log; </w:t>
      </w:r>
      <w:r w:rsidRPr="00D5163E">
        <w:rPr>
          <w:rStyle w:val="Hyperlink"/>
          <w:rFonts w:cs="Calibri"/>
          <w:color w:val="auto"/>
          <w:sz w:val="22"/>
          <w:szCs w:val="22"/>
          <w:u w:val="none"/>
        </w:rPr>
        <w:t xml:space="preserve">and, </w:t>
      </w:r>
      <w:r w:rsidR="004440C2" w:rsidRPr="00D5163E">
        <w:rPr>
          <w:rStyle w:val="Hyperlink"/>
          <w:rFonts w:cs="Calibri"/>
          <w:color w:val="auto"/>
          <w:sz w:val="22"/>
          <w:szCs w:val="22"/>
          <w:u w:val="none"/>
        </w:rPr>
        <w:t xml:space="preserve">the </w:t>
      </w:r>
      <w:r w:rsidR="00647AD9" w:rsidRPr="00D5163E">
        <w:rPr>
          <w:rStyle w:val="Hyperlink"/>
          <w:rFonts w:cs="Calibri"/>
          <w:color w:val="auto"/>
          <w:sz w:val="22"/>
          <w:szCs w:val="22"/>
          <w:u w:val="none"/>
        </w:rPr>
        <w:t xml:space="preserve">updating </w:t>
      </w:r>
      <w:r w:rsidR="004440C2" w:rsidRPr="00D5163E">
        <w:rPr>
          <w:rStyle w:val="Hyperlink"/>
          <w:rFonts w:cs="Calibri"/>
          <w:color w:val="auto"/>
          <w:sz w:val="22"/>
          <w:szCs w:val="22"/>
          <w:u w:val="none"/>
        </w:rPr>
        <w:t xml:space="preserve">of </w:t>
      </w:r>
      <w:r w:rsidR="00647AD9" w:rsidRPr="00D5163E">
        <w:rPr>
          <w:rStyle w:val="Hyperlink"/>
          <w:rFonts w:cs="Calibri"/>
          <w:color w:val="auto"/>
          <w:sz w:val="22"/>
          <w:szCs w:val="22"/>
          <w:u w:val="none"/>
        </w:rPr>
        <w:t xml:space="preserve">the UNDP </w:t>
      </w:r>
      <w:r w:rsidRPr="00D5163E">
        <w:rPr>
          <w:rStyle w:val="Hyperlink"/>
          <w:rFonts w:cs="Calibri"/>
          <w:color w:val="auto"/>
          <w:sz w:val="22"/>
          <w:szCs w:val="22"/>
          <w:u w:val="none"/>
        </w:rPr>
        <w:t xml:space="preserve">gender marker </w:t>
      </w:r>
      <w:r w:rsidR="00647AD9" w:rsidRPr="00D5163E">
        <w:rPr>
          <w:rStyle w:val="Hyperlink"/>
          <w:rFonts w:cs="Calibri"/>
          <w:color w:val="auto"/>
          <w:sz w:val="22"/>
          <w:szCs w:val="22"/>
          <w:u w:val="none"/>
        </w:rPr>
        <w:t xml:space="preserve">on an annual basis </w:t>
      </w:r>
      <w:r w:rsidRPr="00D5163E">
        <w:rPr>
          <w:rStyle w:val="Hyperlink"/>
          <w:rFonts w:cs="Calibri"/>
          <w:color w:val="auto"/>
          <w:sz w:val="22"/>
          <w:szCs w:val="22"/>
          <w:u w:val="none"/>
        </w:rPr>
        <w:t xml:space="preserve">based on </w:t>
      </w:r>
      <w:r w:rsidR="004440C2" w:rsidRPr="00D5163E">
        <w:rPr>
          <w:rStyle w:val="Hyperlink"/>
          <w:rFonts w:cs="Calibri"/>
          <w:color w:val="auto"/>
          <w:sz w:val="22"/>
          <w:szCs w:val="22"/>
          <w:u w:val="none"/>
        </w:rPr>
        <w:t xml:space="preserve">gender mainstreaming </w:t>
      </w:r>
      <w:r w:rsidR="000A20A2" w:rsidRPr="00D5163E">
        <w:rPr>
          <w:rStyle w:val="Hyperlink"/>
          <w:rFonts w:cs="Calibri"/>
          <w:color w:val="auto"/>
          <w:sz w:val="22"/>
          <w:szCs w:val="22"/>
          <w:u w:val="none"/>
        </w:rPr>
        <w:t xml:space="preserve">progress reported in the </w:t>
      </w:r>
      <w:r w:rsidR="00647AD9" w:rsidRPr="00D5163E">
        <w:rPr>
          <w:rStyle w:val="Hyperlink"/>
          <w:rFonts w:cs="Calibri"/>
          <w:color w:val="auto"/>
          <w:sz w:val="22"/>
          <w:szCs w:val="22"/>
          <w:u w:val="none"/>
        </w:rPr>
        <w:t xml:space="preserve">GEF </w:t>
      </w:r>
      <w:r w:rsidRPr="00D5163E">
        <w:rPr>
          <w:rStyle w:val="Hyperlink"/>
          <w:rFonts w:cs="Calibri"/>
          <w:color w:val="auto"/>
          <w:sz w:val="22"/>
          <w:szCs w:val="22"/>
          <w:u w:val="none"/>
        </w:rPr>
        <w:t xml:space="preserve">PIR and </w:t>
      </w:r>
      <w:r w:rsidR="004440C2" w:rsidRPr="00D5163E">
        <w:rPr>
          <w:rStyle w:val="Hyperlink"/>
          <w:rFonts w:cs="Calibri"/>
          <w:color w:val="auto"/>
          <w:sz w:val="22"/>
          <w:szCs w:val="22"/>
          <w:u w:val="none"/>
        </w:rPr>
        <w:t xml:space="preserve">the </w:t>
      </w:r>
      <w:r w:rsidR="00647AD9" w:rsidRPr="00D5163E">
        <w:rPr>
          <w:rStyle w:val="Hyperlink"/>
          <w:rFonts w:cs="Calibri"/>
          <w:color w:val="auto"/>
          <w:sz w:val="22"/>
          <w:szCs w:val="22"/>
          <w:u w:val="none"/>
        </w:rPr>
        <w:t xml:space="preserve">UNDP </w:t>
      </w:r>
      <w:r w:rsidR="00FF6D9C" w:rsidRPr="00D5163E">
        <w:rPr>
          <w:rStyle w:val="Hyperlink"/>
          <w:rFonts w:cs="Calibri"/>
          <w:color w:val="auto"/>
          <w:sz w:val="22"/>
          <w:szCs w:val="22"/>
          <w:u w:val="none"/>
        </w:rPr>
        <w:t xml:space="preserve">ROAR. </w:t>
      </w:r>
      <w:r w:rsidRPr="00D5163E">
        <w:rPr>
          <w:rStyle w:val="Hyperlink"/>
          <w:rFonts w:cs="Calibri"/>
          <w:color w:val="auto"/>
          <w:sz w:val="22"/>
          <w:szCs w:val="22"/>
          <w:u w:val="none"/>
        </w:rPr>
        <w:t xml:space="preserve">Any quality concerns flagged </w:t>
      </w:r>
      <w:r w:rsidR="004440C2" w:rsidRPr="00D5163E">
        <w:rPr>
          <w:rStyle w:val="Hyperlink"/>
          <w:rFonts w:cs="Calibri"/>
          <w:color w:val="auto"/>
          <w:sz w:val="22"/>
          <w:szCs w:val="22"/>
          <w:u w:val="none"/>
        </w:rPr>
        <w:t xml:space="preserve">during these M&amp;E activities (e.g. annual GEF PIR quality assessment ratings) </w:t>
      </w:r>
      <w:r w:rsidRPr="00D5163E">
        <w:rPr>
          <w:rStyle w:val="Hyperlink"/>
          <w:rFonts w:cs="Calibri"/>
          <w:color w:val="auto"/>
          <w:sz w:val="22"/>
          <w:szCs w:val="22"/>
          <w:u w:val="none"/>
        </w:rPr>
        <w:t xml:space="preserve">must be addressed by </w:t>
      </w:r>
      <w:r w:rsidR="004440C2" w:rsidRPr="00D5163E">
        <w:rPr>
          <w:rStyle w:val="Hyperlink"/>
          <w:rFonts w:cs="Calibri"/>
          <w:color w:val="auto"/>
          <w:sz w:val="22"/>
          <w:szCs w:val="22"/>
          <w:u w:val="none"/>
        </w:rPr>
        <w:t>the UNDP Country Office and the Project Manager</w:t>
      </w:r>
      <w:r w:rsidRPr="00D5163E">
        <w:rPr>
          <w:rStyle w:val="Hyperlink"/>
          <w:rFonts w:cs="Calibri"/>
          <w:color w:val="auto"/>
          <w:sz w:val="22"/>
          <w:szCs w:val="22"/>
          <w:u w:val="none"/>
        </w:rPr>
        <w:t xml:space="preserve">.  </w:t>
      </w:r>
    </w:p>
    <w:p w14:paraId="29212537" w14:textId="77777777" w:rsidR="00AF5DF8" w:rsidRPr="00D5163E" w:rsidRDefault="00AF5DF8" w:rsidP="007E081C">
      <w:pPr>
        <w:spacing w:after="0"/>
        <w:rPr>
          <w:rFonts w:cs="Calibri"/>
          <w:sz w:val="22"/>
          <w:szCs w:val="22"/>
        </w:rPr>
      </w:pPr>
    </w:p>
    <w:p w14:paraId="779D6D78" w14:textId="77777777" w:rsidR="00AF5DF8" w:rsidRPr="00D5163E" w:rsidRDefault="00AF5DF8" w:rsidP="007E081C">
      <w:pPr>
        <w:spacing w:after="0"/>
        <w:rPr>
          <w:rFonts w:cs="Calibri"/>
          <w:sz w:val="22"/>
          <w:szCs w:val="22"/>
        </w:rPr>
      </w:pPr>
      <w:r w:rsidRPr="00D5163E">
        <w:rPr>
          <w:rFonts w:cs="Calibri"/>
          <w:sz w:val="22"/>
          <w:szCs w:val="22"/>
        </w:rPr>
        <w:t>The UNDP Country Office will retain all M&amp;E records for this project for up to seven years after project financial closure in order to support ex-post evaluations undertaken by the UNDP Independent Evaluation Office</w:t>
      </w:r>
      <w:r w:rsidR="004440C2" w:rsidRPr="00D5163E">
        <w:rPr>
          <w:rFonts w:cs="Calibri"/>
          <w:sz w:val="22"/>
          <w:szCs w:val="22"/>
        </w:rPr>
        <w:t xml:space="preserve"> (IEO)</w:t>
      </w:r>
      <w:r w:rsidRPr="00D5163E">
        <w:rPr>
          <w:rFonts w:cs="Calibri"/>
          <w:sz w:val="22"/>
          <w:szCs w:val="22"/>
        </w:rPr>
        <w:t xml:space="preserve"> and/or the GEF Independent Evaluation Office</w:t>
      </w:r>
      <w:r w:rsidR="00C24F2A" w:rsidRPr="00D5163E">
        <w:rPr>
          <w:rFonts w:cs="Calibri"/>
          <w:sz w:val="22"/>
          <w:szCs w:val="22"/>
        </w:rPr>
        <w:t xml:space="preserve"> (IEO)</w:t>
      </w:r>
      <w:r w:rsidRPr="00D5163E">
        <w:rPr>
          <w:rFonts w:cs="Calibri"/>
          <w:sz w:val="22"/>
          <w:szCs w:val="22"/>
        </w:rPr>
        <w:t xml:space="preserve">.  </w:t>
      </w:r>
    </w:p>
    <w:p w14:paraId="6D7D812A" w14:textId="77777777" w:rsidR="00AF5DF8" w:rsidRPr="00D5163E" w:rsidRDefault="00AF5DF8" w:rsidP="007E081C">
      <w:pPr>
        <w:spacing w:after="0"/>
        <w:rPr>
          <w:rStyle w:val="Hyperlink"/>
          <w:rFonts w:cs="Calibri"/>
          <w:color w:val="auto"/>
          <w:sz w:val="22"/>
          <w:szCs w:val="22"/>
          <w:u w:val="none"/>
        </w:rPr>
      </w:pPr>
    </w:p>
    <w:p w14:paraId="02D109BE" w14:textId="77777777" w:rsidR="0053408E" w:rsidRPr="00D5163E" w:rsidRDefault="00AF5DF8" w:rsidP="007E081C">
      <w:pPr>
        <w:spacing w:after="0"/>
        <w:rPr>
          <w:rFonts w:cs="Calibri"/>
          <w:sz w:val="22"/>
          <w:szCs w:val="22"/>
        </w:rPr>
      </w:pPr>
      <w:r w:rsidRPr="00D5163E">
        <w:rPr>
          <w:rFonts w:cs="Calibri"/>
          <w:sz w:val="22"/>
          <w:szCs w:val="22"/>
          <w:u w:val="single"/>
        </w:rPr>
        <w:t>UNDP-GEF Unit</w:t>
      </w:r>
      <w:r w:rsidRPr="00D5163E">
        <w:rPr>
          <w:rFonts w:cs="Calibri"/>
          <w:sz w:val="22"/>
          <w:szCs w:val="22"/>
        </w:rPr>
        <w:t xml:space="preserve">:  </w:t>
      </w:r>
      <w:r w:rsidR="0053408E" w:rsidRPr="00D5163E">
        <w:rPr>
          <w:rFonts w:cs="Calibri"/>
          <w:sz w:val="22"/>
          <w:szCs w:val="22"/>
        </w:rPr>
        <w:t xml:space="preserve">Additional M&amp;E and implementation quality assurance and troubleshooting support will be </w:t>
      </w:r>
      <w:r w:rsidR="00FC195B" w:rsidRPr="00D5163E">
        <w:rPr>
          <w:rFonts w:cs="Calibri"/>
          <w:sz w:val="22"/>
          <w:szCs w:val="22"/>
        </w:rPr>
        <w:t>p</w:t>
      </w:r>
      <w:r w:rsidR="0053408E" w:rsidRPr="00D5163E">
        <w:rPr>
          <w:rFonts w:cs="Calibri"/>
          <w:sz w:val="22"/>
          <w:szCs w:val="22"/>
        </w:rPr>
        <w:t xml:space="preserve">rovided by the UNDP-GEF Regional Technical Advisor and the UNDP-GEF </w:t>
      </w:r>
      <w:r w:rsidR="00043A4B" w:rsidRPr="00D5163E">
        <w:rPr>
          <w:rFonts w:cs="Calibri"/>
          <w:sz w:val="22"/>
          <w:szCs w:val="22"/>
        </w:rPr>
        <w:t>Directorate</w:t>
      </w:r>
      <w:r w:rsidR="0053408E" w:rsidRPr="00D5163E">
        <w:rPr>
          <w:rFonts w:cs="Calibri"/>
          <w:sz w:val="22"/>
          <w:szCs w:val="22"/>
        </w:rPr>
        <w:t xml:space="preserve"> as needed.  </w:t>
      </w:r>
    </w:p>
    <w:p w14:paraId="0AF38C8D" w14:textId="77777777" w:rsidR="005577EE" w:rsidRPr="00D5163E" w:rsidRDefault="005577EE" w:rsidP="007E081C">
      <w:pPr>
        <w:spacing w:after="0"/>
        <w:rPr>
          <w:rFonts w:cs="Calibri"/>
          <w:sz w:val="22"/>
          <w:szCs w:val="22"/>
        </w:rPr>
      </w:pPr>
    </w:p>
    <w:p w14:paraId="286F7DA4" w14:textId="77777777" w:rsidR="0053408E" w:rsidRPr="00D5163E" w:rsidRDefault="0053408E" w:rsidP="007E081C">
      <w:pPr>
        <w:spacing w:after="0"/>
        <w:rPr>
          <w:rFonts w:cs="Calibri"/>
          <w:sz w:val="22"/>
          <w:szCs w:val="22"/>
        </w:rPr>
      </w:pPr>
    </w:p>
    <w:p w14:paraId="5743AC3F" w14:textId="77777777" w:rsidR="0053408E" w:rsidRPr="00D5163E" w:rsidRDefault="0053408E" w:rsidP="007E081C">
      <w:pPr>
        <w:spacing w:after="0"/>
        <w:rPr>
          <w:rFonts w:cs="Calibri"/>
          <w:b/>
          <w:sz w:val="22"/>
          <w:szCs w:val="22"/>
        </w:rPr>
      </w:pPr>
      <w:r w:rsidRPr="00D5163E">
        <w:rPr>
          <w:rFonts w:cs="Calibri"/>
          <w:b/>
          <w:sz w:val="22"/>
          <w:szCs w:val="22"/>
        </w:rPr>
        <w:t>Additional GEF monitoring and reporting requirements:</w:t>
      </w:r>
    </w:p>
    <w:p w14:paraId="5A33BE68" w14:textId="77777777" w:rsidR="009B301D" w:rsidRPr="00D5163E" w:rsidRDefault="009B301D" w:rsidP="007E081C">
      <w:pPr>
        <w:spacing w:after="0"/>
        <w:rPr>
          <w:rFonts w:cs="Calibri"/>
          <w:sz w:val="22"/>
          <w:szCs w:val="22"/>
          <w:u w:val="single"/>
        </w:rPr>
      </w:pPr>
    </w:p>
    <w:p w14:paraId="0E1C8D9A" w14:textId="77777777" w:rsidR="001720D4" w:rsidRPr="00D5163E" w:rsidRDefault="0053408E" w:rsidP="007E081C">
      <w:pPr>
        <w:spacing w:after="0"/>
        <w:rPr>
          <w:rFonts w:cs="Calibri"/>
          <w:sz w:val="22"/>
          <w:szCs w:val="22"/>
        </w:rPr>
      </w:pPr>
      <w:r w:rsidRPr="00D5163E">
        <w:rPr>
          <w:rFonts w:cs="Calibri"/>
          <w:sz w:val="22"/>
          <w:szCs w:val="22"/>
          <w:u w:val="single"/>
        </w:rPr>
        <w:t>Inception Workshop</w:t>
      </w:r>
      <w:r w:rsidR="005A5CD9" w:rsidRPr="00D5163E">
        <w:rPr>
          <w:rFonts w:cs="Calibri"/>
          <w:sz w:val="22"/>
          <w:szCs w:val="22"/>
          <w:u w:val="single"/>
        </w:rPr>
        <w:t xml:space="preserve"> and Report</w:t>
      </w:r>
      <w:r w:rsidRPr="00D5163E">
        <w:rPr>
          <w:rFonts w:cs="Calibri"/>
          <w:sz w:val="22"/>
          <w:szCs w:val="22"/>
        </w:rPr>
        <w:t xml:space="preserve">:  </w:t>
      </w:r>
    </w:p>
    <w:p w14:paraId="7870FD0C" w14:textId="77777777" w:rsidR="001720D4" w:rsidRPr="00D5163E" w:rsidRDefault="001720D4" w:rsidP="007E081C">
      <w:pPr>
        <w:spacing w:after="0"/>
        <w:rPr>
          <w:rFonts w:cs="Calibri"/>
          <w:sz w:val="22"/>
          <w:szCs w:val="22"/>
        </w:rPr>
      </w:pPr>
    </w:p>
    <w:p w14:paraId="21A8A6BA" w14:textId="77777777" w:rsidR="004440C2" w:rsidRPr="00D5163E" w:rsidRDefault="0053408E" w:rsidP="007E081C">
      <w:pPr>
        <w:spacing w:after="0"/>
        <w:rPr>
          <w:rFonts w:cs="Calibri"/>
          <w:sz w:val="22"/>
          <w:szCs w:val="22"/>
        </w:rPr>
      </w:pPr>
      <w:r w:rsidRPr="00D5163E">
        <w:rPr>
          <w:rFonts w:cs="Calibri"/>
          <w:sz w:val="22"/>
          <w:szCs w:val="22"/>
        </w:rPr>
        <w:t xml:space="preserve">A project inception workshop will be held </w:t>
      </w:r>
      <w:r w:rsidR="00CE2AA6" w:rsidRPr="00D5163E">
        <w:rPr>
          <w:rFonts w:cs="Calibri"/>
          <w:sz w:val="22"/>
          <w:szCs w:val="22"/>
        </w:rPr>
        <w:t xml:space="preserve">within two months </w:t>
      </w:r>
      <w:r w:rsidRPr="00D5163E">
        <w:rPr>
          <w:rFonts w:cs="Calibri"/>
          <w:sz w:val="22"/>
          <w:szCs w:val="22"/>
        </w:rPr>
        <w:t>after the project document has been signed by all relevant parties to</w:t>
      </w:r>
      <w:r w:rsidR="004440C2" w:rsidRPr="00D5163E">
        <w:rPr>
          <w:rFonts w:cs="Calibri"/>
          <w:sz w:val="22"/>
          <w:szCs w:val="22"/>
        </w:rPr>
        <w:t>, amongst others</w:t>
      </w:r>
      <w:r w:rsidRPr="00D5163E">
        <w:rPr>
          <w:rFonts w:cs="Calibri"/>
          <w:sz w:val="22"/>
          <w:szCs w:val="22"/>
        </w:rPr>
        <w:t xml:space="preserve">:  </w:t>
      </w:r>
    </w:p>
    <w:p w14:paraId="5E1100AA" w14:textId="77777777" w:rsidR="004440C2" w:rsidRPr="00D5163E" w:rsidRDefault="004440C2" w:rsidP="00DD7CE7">
      <w:pPr>
        <w:numPr>
          <w:ilvl w:val="1"/>
          <w:numId w:val="26"/>
        </w:numPr>
        <w:spacing w:after="0"/>
        <w:rPr>
          <w:rFonts w:cs="Calibri"/>
          <w:sz w:val="22"/>
          <w:szCs w:val="22"/>
        </w:rPr>
      </w:pPr>
      <w:r w:rsidRPr="00D5163E">
        <w:rPr>
          <w:rFonts w:cs="Calibri"/>
          <w:sz w:val="22"/>
          <w:szCs w:val="22"/>
        </w:rPr>
        <w:t>R</w:t>
      </w:r>
      <w:r w:rsidR="0053408E" w:rsidRPr="00D5163E">
        <w:rPr>
          <w:rFonts w:cs="Calibri"/>
          <w:sz w:val="22"/>
          <w:szCs w:val="22"/>
        </w:rPr>
        <w:t xml:space="preserve">e-orient project stakeholders to the project strategy and discuss any changes in the overall context that influence project implementation; </w:t>
      </w:r>
    </w:p>
    <w:p w14:paraId="4D536475" w14:textId="77777777" w:rsidR="004440C2" w:rsidRPr="00D5163E" w:rsidRDefault="004440C2" w:rsidP="00DD7CE7">
      <w:pPr>
        <w:numPr>
          <w:ilvl w:val="1"/>
          <w:numId w:val="26"/>
        </w:numPr>
        <w:spacing w:after="0"/>
        <w:rPr>
          <w:rFonts w:cs="Calibri"/>
          <w:sz w:val="22"/>
          <w:szCs w:val="22"/>
        </w:rPr>
      </w:pPr>
      <w:r w:rsidRPr="00D5163E">
        <w:rPr>
          <w:rFonts w:cs="Calibri"/>
          <w:sz w:val="22"/>
          <w:szCs w:val="22"/>
        </w:rPr>
        <w:t>D</w:t>
      </w:r>
      <w:r w:rsidR="0053408E" w:rsidRPr="00D5163E">
        <w:rPr>
          <w:rFonts w:cs="Calibri"/>
          <w:sz w:val="22"/>
          <w:szCs w:val="22"/>
        </w:rPr>
        <w:t xml:space="preserve">iscuss the roles and responsibilities of the project team, including reporting and communication lines and conflict resolution mechanisms; </w:t>
      </w:r>
    </w:p>
    <w:p w14:paraId="1341A929" w14:textId="77777777" w:rsidR="004440C2" w:rsidRPr="00D5163E" w:rsidRDefault="004440C2" w:rsidP="00DD7CE7">
      <w:pPr>
        <w:numPr>
          <w:ilvl w:val="1"/>
          <w:numId w:val="26"/>
        </w:numPr>
        <w:spacing w:after="0"/>
        <w:rPr>
          <w:rFonts w:cs="Calibri"/>
          <w:sz w:val="22"/>
          <w:szCs w:val="22"/>
        </w:rPr>
      </w:pPr>
      <w:r w:rsidRPr="00D5163E">
        <w:rPr>
          <w:rFonts w:cs="Calibri"/>
          <w:sz w:val="22"/>
          <w:szCs w:val="22"/>
        </w:rPr>
        <w:t>R</w:t>
      </w:r>
      <w:r w:rsidR="0053408E" w:rsidRPr="00D5163E">
        <w:rPr>
          <w:rFonts w:cs="Calibri"/>
          <w:sz w:val="22"/>
          <w:szCs w:val="22"/>
        </w:rPr>
        <w:t>eview the results framework and</w:t>
      </w:r>
      <w:r w:rsidR="00CE2AA6" w:rsidRPr="00D5163E">
        <w:rPr>
          <w:rFonts w:cs="Calibri"/>
          <w:sz w:val="22"/>
          <w:szCs w:val="22"/>
        </w:rPr>
        <w:t xml:space="preserve"> finalize the indicators, means of verification and monitoring plan</w:t>
      </w:r>
      <w:r w:rsidRPr="00D5163E">
        <w:rPr>
          <w:rFonts w:cs="Calibri"/>
          <w:sz w:val="22"/>
          <w:szCs w:val="22"/>
        </w:rPr>
        <w:t>;</w:t>
      </w:r>
      <w:r w:rsidR="0053408E" w:rsidRPr="00D5163E">
        <w:rPr>
          <w:rFonts w:cs="Calibri"/>
          <w:sz w:val="22"/>
          <w:szCs w:val="22"/>
        </w:rPr>
        <w:t xml:space="preserve"> </w:t>
      </w:r>
    </w:p>
    <w:p w14:paraId="59033667" w14:textId="77777777" w:rsidR="00FF6D9C" w:rsidRPr="00D5163E" w:rsidRDefault="00FF6D9C" w:rsidP="00DD7CE7">
      <w:pPr>
        <w:numPr>
          <w:ilvl w:val="1"/>
          <w:numId w:val="26"/>
        </w:numPr>
        <w:spacing w:after="0"/>
        <w:rPr>
          <w:rFonts w:cs="Calibri"/>
          <w:sz w:val="22"/>
          <w:szCs w:val="22"/>
        </w:rPr>
      </w:pPr>
      <w:r w:rsidRPr="00D5163E">
        <w:rPr>
          <w:rFonts w:cs="Calibri"/>
          <w:sz w:val="22"/>
          <w:szCs w:val="22"/>
        </w:rPr>
        <w:lastRenderedPageBreak/>
        <w:t>Discuss reporting, monitoring and evaluation roles and responsibilities and finalize the M&amp;E budget; identify national/regional institutes to be involved in project-level M&amp;E; discuss the role of the GEF OFP in M&amp;E;</w:t>
      </w:r>
    </w:p>
    <w:p w14:paraId="6B4AE335" w14:textId="77777777" w:rsidR="00E45EC4" w:rsidRPr="00D5163E" w:rsidRDefault="00E45EC4" w:rsidP="00DD7CE7">
      <w:pPr>
        <w:numPr>
          <w:ilvl w:val="1"/>
          <w:numId w:val="26"/>
        </w:numPr>
        <w:spacing w:after="0"/>
        <w:rPr>
          <w:rFonts w:cs="Calibri"/>
          <w:sz w:val="22"/>
          <w:szCs w:val="22"/>
        </w:rPr>
      </w:pPr>
      <w:r w:rsidRPr="00D5163E">
        <w:rPr>
          <w:rFonts w:cs="Calibri"/>
          <w:sz w:val="22"/>
          <w:szCs w:val="22"/>
        </w:rPr>
        <w:t xml:space="preserve">Update and review responsibilities for monitoring the various project plans and strategies, including the risk log; Environmental and Social Management Plan and other safeguard </w:t>
      </w:r>
      <w:r w:rsidR="00C24F2A" w:rsidRPr="00D5163E">
        <w:rPr>
          <w:rFonts w:cs="Calibri"/>
          <w:sz w:val="22"/>
          <w:szCs w:val="22"/>
        </w:rPr>
        <w:t>requirements</w:t>
      </w:r>
      <w:r w:rsidRPr="00D5163E">
        <w:rPr>
          <w:rFonts w:cs="Calibri"/>
          <w:sz w:val="22"/>
          <w:szCs w:val="22"/>
        </w:rPr>
        <w:t>; the gender strategy</w:t>
      </w:r>
      <w:r w:rsidR="00162DAA" w:rsidRPr="00D5163E">
        <w:rPr>
          <w:rFonts w:cs="Calibri"/>
          <w:sz w:val="22"/>
          <w:szCs w:val="22"/>
        </w:rPr>
        <w:t>;</w:t>
      </w:r>
      <w:r w:rsidRPr="00D5163E">
        <w:rPr>
          <w:rFonts w:cs="Calibri"/>
          <w:sz w:val="22"/>
          <w:szCs w:val="22"/>
        </w:rPr>
        <w:t xml:space="preserve"> the knowledge management strategy</w:t>
      </w:r>
      <w:r w:rsidR="00162DAA" w:rsidRPr="00D5163E">
        <w:rPr>
          <w:rFonts w:cs="Calibri"/>
          <w:sz w:val="22"/>
          <w:szCs w:val="22"/>
        </w:rPr>
        <w:t>,</w:t>
      </w:r>
      <w:r w:rsidRPr="00D5163E">
        <w:rPr>
          <w:rFonts w:cs="Calibri"/>
          <w:sz w:val="22"/>
          <w:szCs w:val="22"/>
        </w:rPr>
        <w:t xml:space="preserve"> and other relevant strategies; </w:t>
      </w:r>
    </w:p>
    <w:p w14:paraId="32FB67A2" w14:textId="77777777" w:rsidR="004440C2" w:rsidRPr="00D5163E" w:rsidRDefault="004440C2" w:rsidP="00DD7CE7">
      <w:pPr>
        <w:numPr>
          <w:ilvl w:val="1"/>
          <w:numId w:val="26"/>
        </w:numPr>
        <w:spacing w:after="0"/>
        <w:rPr>
          <w:rFonts w:cs="Calibri"/>
          <w:sz w:val="22"/>
          <w:szCs w:val="22"/>
        </w:rPr>
      </w:pPr>
      <w:r w:rsidRPr="00D5163E">
        <w:rPr>
          <w:rFonts w:cs="Calibri"/>
          <w:sz w:val="22"/>
          <w:szCs w:val="22"/>
        </w:rPr>
        <w:t>R</w:t>
      </w:r>
      <w:r w:rsidR="0053408E" w:rsidRPr="00D5163E">
        <w:rPr>
          <w:rFonts w:cs="Calibri"/>
          <w:sz w:val="22"/>
          <w:szCs w:val="22"/>
        </w:rPr>
        <w:t xml:space="preserve">eview financial reporting procedures and mandatory requirements, and agree on the arrangements for the annual audit; </w:t>
      </w:r>
      <w:r w:rsidRPr="00D5163E">
        <w:rPr>
          <w:rFonts w:cs="Calibri"/>
          <w:sz w:val="22"/>
          <w:szCs w:val="22"/>
        </w:rPr>
        <w:t>and</w:t>
      </w:r>
    </w:p>
    <w:p w14:paraId="71C38398" w14:textId="77777777" w:rsidR="004440C2" w:rsidRPr="00D5163E" w:rsidRDefault="004440C2" w:rsidP="00DD7CE7">
      <w:pPr>
        <w:numPr>
          <w:ilvl w:val="1"/>
          <w:numId w:val="26"/>
        </w:numPr>
        <w:spacing w:after="0"/>
        <w:rPr>
          <w:rFonts w:cs="Calibri"/>
          <w:sz w:val="22"/>
          <w:szCs w:val="22"/>
        </w:rPr>
      </w:pPr>
      <w:r w:rsidRPr="00D5163E">
        <w:rPr>
          <w:rFonts w:cs="Calibri"/>
          <w:sz w:val="22"/>
          <w:szCs w:val="22"/>
        </w:rPr>
        <w:t>P</w:t>
      </w:r>
      <w:r w:rsidR="0053408E" w:rsidRPr="00D5163E">
        <w:rPr>
          <w:rFonts w:cs="Calibri"/>
          <w:sz w:val="22"/>
          <w:szCs w:val="22"/>
        </w:rPr>
        <w:t xml:space="preserve">lan and schedule Project Board meetings and finalize the first year annual work plan.  </w:t>
      </w:r>
    </w:p>
    <w:p w14:paraId="749C64F0" w14:textId="77777777" w:rsidR="00162DAA" w:rsidRPr="00D5163E" w:rsidRDefault="00162DAA" w:rsidP="007E081C">
      <w:pPr>
        <w:spacing w:after="0"/>
        <w:rPr>
          <w:rFonts w:cs="Calibri"/>
          <w:sz w:val="22"/>
          <w:szCs w:val="22"/>
        </w:rPr>
      </w:pPr>
    </w:p>
    <w:p w14:paraId="5ED827F9" w14:textId="6B70C2C8" w:rsidR="0053408E" w:rsidRPr="00D5163E" w:rsidRDefault="0053408E" w:rsidP="007E081C">
      <w:pPr>
        <w:spacing w:after="0"/>
        <w:rPr>
          <w:rFonts w:cs="Calibri"/>
          <w:sz w:val="22"/>
          <w:szCs w:val="22"/>
        </w:rPr>
      </w:pPr>
      <w:r w:rsidRPr="00D5163E">
        <w:rPr>
          <w:rFonts w:cs="Calibri"/>
          <w:sz w:val="22"/>
          <w:szCs w:val="22"/>
        </w:rPr>
        <w:t xml:space="preserve">The Project Manager will prepare the inception report no later than one month after the inception workshop. The inception report will be cleared by the UNDP </w:t>
      </w:r>
      <w:r w:rsidR="00EA2463" w:rsidRPr="00D5163E">
        <w:rPr>
          <w:rFonts w:cs="Calibri"/>
          <w:sz w:val="22"/>
          <w:szCs w:val="22"/>
        </w:rPr>
        <w:t xml:space="preserve">Indonesia </w:t>
      </w:r>
      <w:r w:rsidRPr="00D5163E">
        <w:rPr>
          <w:rFonts w:cs="Calibri"/>
          <w:sz w:val="22"/>
          <w:szCs w:val="22"/>
        </w:rPr>
        <w:t>Country Office and the UNDP-GEF Regional Technical Adviser</w:t>
      </w:r>
      <w:r w:rsidR="00EA2463" w:rsidRPr="00D5163E">
        <w:rPr>
          <w:rFonts w:cs="Calibri"/>
          <w:sz w:val="22"/>
          <w:szCs w:val="22"/>
        </w:rPr>
        <w:t xml:space="preserve"> based in Bangkok</w:t>
      </w:r>
      <w:r w:rsidRPr="00D5163E">
        <w:rPr>
          <w:rFonts w:cs="Calibri"/>
          <w:sz w:val="22"/>
          <w:szCs w:val="22"/>
        </w:rPr>
        <w:t xml:space="preserve">, </w:t>
      </w:r>
      <w:r w:rsidR="00EA2463" w:rsidRPr="00D5163E">
        <w:rPr>
          <w:rFonts w:cs="Calibri"/>
          <w:sz w:val="22"/>
          <w:szCs w:val="22"/>
        </w:rPr>
        <w:t xml:space="preserve">in coordination with the designated </w:t>
      </w:r>
      <w:r w:rsidR="002C5619">
        <w:rPr>
          <w:rFonts w:cs="Calibri"/>
          <w:sz w:val="22"/>
          <w:szCs w:val="22"/>
        </w:rPr>
        <w:t>UNEP</w:t>
      </w:r>
      <w:r w:rsidR="00EA2463" w:rsidRPr="00D5163E">
        <w:rPr>
          <w:rFonts w:cs="Calibri"/>
          <w:sz w:val="22"/>
          <w:szCs w:val="22"/>
        </w:rPr>
        <w:t xml:space="preserve"> </w:t>
      </w:r>
      <w:r w:rsidR="00221527" w:rsidRPr="00D5163E">
        <w:rPr>
          <w:rFonts w:cs="Calibri"/>
          <w:sz w:val="22"/>
          <w:szCs w:val="22"/>
        </w:rPr>
        <w:t xml:space="preserve">GEF team and its Task Manager in Bangkok office </w:t>
      </w:r>
      <w:r w:rsidRPr="00D5163E">
        <w:rPr>
          <w:rFonts w:cs="Calibri"/>
          <w:sz w:val="22"/>
          <w:szCs w:val="22"/>
        </w:rPr>
        <w:t xml:space="preserve">and will be approved by the Project Board. </w:t>
      </w:r>
      <w:r w:rsidR="00EA2463" w:rsidRPr="00D5163E">
        <w:rPr>
          <w:rFonts w:cs="Calibri"/>
          <w:sz w:val="22"/>
          <w:szCs w:val="22"/>
        </w:rPr>
        <w:t>The final Inception Report will be shared with project participants to formalize various agreements and plans decided during the meeting.</w:t>
      </w:r>
      <w:r w:rsidRPr="00D5163E">
        <w:rPr>
          <w:rFonts w:cs="Calibri"/>
          <w:sz w:val="22"/>
          <w:szCs w:val="22"/>
        </w:rPr>
        <w:t xml:space="preserve">  </w:t>
      </w:r>
    </w:p>
    <w:p w14:paraId="25826901" w14:textId="77777777" w:rsidR="0053408E" w:rsidRPr="00D5163E" w:rsidRDefault="0053408E" w:rsidP="007E081C">
      <w:pPr>
        <w:autoSpaceDE w:val="0"/>
        <w:autoSpaceDN w:val="0"/>
        <w:adjustRightInd w:val="0"/>
        <w:spacing w:after="0"/>
        <w:rPr>
          <w:rFonts w:cs="Calibri"/>
          <w:color w:val="000000"/>
          <w:sz w:val="22"/>
          <w:szCs w:val="22"/>
        </w:rPr>
      </w:pPr>
    </w:p>
    <w:p w14:paraId="17031445" w14:textId="1524428A" w:rsidR="009B2545" w:rsidRPr="00D5163E" w:rsidRDefault="0053408E" w:rsidP="007E081C">
      <w:pPr>
        <w:pStyle w:val="NormalWeb"/>
        <w:spacing w:before="0" w:beforeAutospacing="0" w:after="0" w:afterAutospacing="0"/>
        <w:rPr>
          <w:rFonts w:ascii="Calibri" w:hAnsi="Calibri" w:cs="Calibri"/>
          <w:sz w:val="22"/>
          <w:szCs w:val="22"/>
        </w:rPr>
      </w:pPr>
      <w:r w:rsidRPr="00D5163E">
        <w:rPr>
          <w:rFonts w:ascii="Calibri" w:hAnsi="Calibri" w:cs="Calibri"/>
          <w:sz w:val="22"/>
          <w:szCs w:val="22"/>
          <w:u w:val="single"/>
        </w:rPr>
        <w:t>GEF Project Implementation Report (PIR</w:t>
      </w:r>
      <w:r w:rsidRPr="00D5163E">
        <w:rPr>
          <w:rFonts w:ascii="Calibri" w:hAnsi="Calibri" w:cs="Calibri"/>
          <w:sz w:val="22"/>
          <w:szCs w:val="22"/>
        </w:rPr>
        <w:t xml:space="preserve">):  The </w:t>
      </w:r>
      <w:r w:rsidR="00EA116C" w:rsidRPr="00D5163E">
        <w:rPr>
          <w:rFonts w:ascii="Calibri" w:hAnsi="Calibri" w:cs="Calibri"/>
          <w:sz w:val="22"/>
          <w:szCs w:val="22"/>
        </w:rPr>
        <w:t xml:space="preserve">ADLIGHT </w:t>
      </w:r>
      <w:r w:rsidRPr="00D5163E">
        <w:rPr>
          <w:rFonts w:ascii="Calibri" w:hAnsi="Calibri" w:cs="Calibri"/>
          <w:sz w:val="22"/>
          <w:szCs w:val="22"/>
        </w:rPr>
        <w:t xml:space="preserve">Project Manager, the UNDP </w:t>
      </w:r>
      <w:r w:rsidR="00EA116C" w:rsidRPr="00D5163E">
        <w:rPr>
          <w:rFonts w:ascii="Calibri" w:hAnsi="Calibri" w:cs="Calibri"/>
          <w:sz w:val="22"/>
          <w:szCs w:val="22"/>
        </w:rPr>
        <w:t xml:space="preserve">Indonesia </w:t>
      </w:r>
      <w:r w:rsidRPr="00D5163E">
        <w:rPr>
          <w:rFonts w:ascii="Calibri" w:hAnsi="Calibri" w:cs="Calibri"/>
          <w:sz w:val="22"/>
          <w:szCs w:val="22"/>
        </w:rPr>
        <w:t>Country Office</w:t>
      </w:r>
      <w:r w:rsidR="004B7459">
        <w:rPr>
          <w:rFonts w:ascii="Calibri" w:hAnsi="Calibri" w:cs="Calibri"/>
          <w:sz w:val="22"/>
          <w:szCs w:val="22"/>
        </w:rPr>
        <w:t xml:space="preserve"> and</w:t>
      </w:r>
      <w:r w:rsidRPr="00D5163E">
        <w:rPr>
          <w:rFonts w:ascii="Calibri" w:hAnsi="Calibri" w:cs="Calibri"/>
          <w:sz w:val="22"/>
          <w:szCs w:val="22"/>
        </w:rPr>
        <w:t xml:space="preserve"> the UNDP-GEF Regional Technical Advisor</w:t>
      </w:r>
      <w:r w:rsidR="00221527" w:rsidRPr="00D5163E">
        <w:rPr>
          <w:rFonts w:ascii="Calibri" w:hAnsi="Calibri" w:cs="Calibri"/>
          <w:sz w:val="22"/>
          <w:szCs w:val="22"/>
        </w:rPr>
        <w:t xml:space="preserve">, </w:t>
      </w:r>
      <w:r w:rsidRPr="00D5163E">
        <w:rPr>
          <w:rFonts w:ascii="Calibri" w:hAnsi="Calibri" w:cs="Calibri"/>
          <w:sz w:val="22"/>
          <w:szCs w:val="22"/>
        </w:rPr>
        <w:t>will provide objective input to the annual GEF PIR covering the reporting period July (previous year) to June (current year) for each year of project implementation.</w:t>
      </w:r>
      <w:r w:rsidR="00BF781D">
        <w:rPr>
          <w:rFonts w:ascii="Calibri" w:hAnsi="Calibri" w:cs="Calibri"/>
          <w:sz w:val="22"/>
          <w:szCs w:val="22"/>
        </w:rPr>
        <w:t xml:space="preserve"> Inputs for Component 2 for the PIR report will be prepared by the Component 2 coordinator (UNEP).</w:t>
      </w:r>
      <w:r w:rsidR="00162DAA" w:rsidRPr="00D5163E">
        <w:rPr>
          <w:rFonts w:ascii="Calibri" w:hAnsi="Calibri" w:cs="Calibri"/>
          <w:sz w:val="22"/>
          <w:szCs w:val="22"/>
        </w:rPr>
        <w:t xml:space="preserve"> </w:t>
      </w:r>
      <w:r w:rsidRPr="00D5163E">
        <w:rPr>
          <w:rFonts w:ascii="Calibri" w:hAnsi="Calibri" w:cs="Calibri"/>
          <w:sz w:val="22"/>
          <w:szCs w:val="22"/>
        </w:rPr>
        <w:t xml:space="preserve">The Project Manager will ensure that the indicators included in the project results framework are monitored annually </w:t>
      </w:r>
      <w:r w:rsidR="00C24F2A" w:rsidRPr="00D5163E">
        <w:rPr>
          <w:rFonts w:ascii="Calibri" w:hAnsi="Calibri" w:cs="Calibri"/>
          <w:sz w:val="22"/>
          <w:szCs w:val="22"/>
        </w:rPr>
        <w:t>in advance of the PIR submission deadline so that progress can be reported i</w:t>
      </w:r>
      <w:r w:rsidR="00DC1BE4" w:rsidRPr="00D5163E">
        <w:rPr>
          <w:rFonts w:ascii="Calibri" w:hAnsi="Calibri" w:cs="Calibri"/>
          <w:sz w:val="22"/>
          <w:szCs w:val="22"/>
        </w:rPr>
        <w:t>n the PIR</w:t>
      </w:r>
      <w:r w:rsidRPr="00D5163E">
        <w:rPr>
          <w:rFonts w:ascii="Calibri" w:hAnsi="Calibri" w:cs="Calibri"/>
          <w:sz w:val="22"/>
          <w:szCs w:val="22"/>
        </w:rPr>
        <w:t xml:space="preserve">. </w:t>
      </w:r>
      <w:r w:rsidR="009B2545" w:rsidRPr="00D5163E">
        <w:rPr>
          <w:rFonts w:ascii="Calibri" w:hAnsi="Calibri" w:cs="Calibri"/>
          <w:sz w:val="22"/>
          <w:szCs w:val="22"/>
        </w:rPr>
        <w:t xml:space="preserve">Any environmental and social risks and related management plans will be monitored regularly, and progress will be reported in the PIR. </w:t>
      </w:r>
    </w:p>
    <w:p w14:paraId="6C2D6ACA" w14:textId="77777777" w:rsidR="009B2545" w:rsidRPr="00D5163E" w:rsidRDefault="009B2545" w:rsidP="007E081C">
      <w:pPr>
        <w:pStyle w:val="NormalWeb"/>
        <w:spacing w:before="0" w:beforeAutospacing="0" w:after="0" w:afterAutospacing="0"/>
        <w:rPr>
          <w:rFonts w:ascii="Calibri" w:hAnsi="Calibri" w:cs="Calibri"/>
          <w:sz w:val="22"/>
          <w:szCs w:val="22"/>
        </w:rPr>
      </w:pPr>
    </w:p>
    <w:p w14:paraId="2566AB6A" w14:textId="77777777" w:rsidR="0053408E" w:rsidRPr="00D5163E" w:rsidRDefault="0053408E" w:rsidP="007E081C">
      <w:pPr>
        <w:pStyle w:val="NormalWeb"/>
        <w:spacing w:before="0" w:beforeAutospacing="0" w:after="0" w:afterAutospacing="0"/>
        <w:rPr>
          <w:rFonts w:ascii="Calibri" w:hAnsi="Calibri" w:cs="Calibri"/>
          <w:sz w:val="22"/>
          <w:szCs w:val="22"/>
        </w:rPr>
      </w:pPr>
      <w:r w:rsidRPr="00D5163E">
        <w:rPr>
          <w:rFonts w:ascii="Calibri" w:hAnsi="Calibri" w:cs="Calibri"/>
          <w:sz w:val="22"/>
          <w:szCs w:val="22"/>
        </w:rPr>
        <w:t xml:space="preserve">The PIR submitted to the GEF </w:t>
      </w:r>
      <w:r w:rsidR="00C24F2A" w:rsidRPr="00D5163E">
        <w:rPr>
          <w:rFonts w:ascii="Calibri" w:hAnsi="Calibri" w:cs="Calibri"/>
          <w:sz w:val="22"/>
          <w:szCs w:val="22"/>
        </w:rPr>
        <w:t xml:space="preserve">will be shared with the </w:t>
      </w:r>
      <w:r w:rsidRPr="00D5163E">
        <w:rPr>
          <w:rFonts w:ascii="Calibri" w:hAnsi="Calibri" w:cs="Calibri"/>
          <w:sz w:val="22"/>
          <w:szCs w:val="22"/>
        </w:rPr>
        <w:t xml:space="preserve">Project Board. The UNDP </w:t>
      </w:r>
      <w:r w:rsidR="00EA116C" w:rsidRPr="00D5163E">
        <w:rPr>
          <w:rFonts w:ascii="Calibri" w:hAnsi="Calibri" w:cs="Calibri"/>
          <w:sz w:val="22"/>
          <w:szCs w:val="22"/>
        </w:rPr>
        <w:t xml:space="preserve">Indonesia </w:t>
      </w:r>
      <w:r w:rsidRPr="00D5163E">
        <w:rPr>
          <w:rFonts w:ascii="Calibri" w:hAnsi="Calibri" w:cs="Calibri"/>
          <w:sz w:val="22"/>
          <w:szCs w:val="22"/>
        </w:rPr>
        <w:t xml:space="preserve">Country Office will coordinate the input of the GEF Operational Focal Point </w:t>
      </w:r>
      <w:r w:rsidR="00EA116C" w:rsidRPr="00D5163E">
        <w:rPr>
          <w:rFonts w:ascii="Calibri" w:hAnsi="Calibri" w:cs="Calibri"/>
          <w:sz w:val="22"/>
          <w:szCs w:val="22"/>
        </w:rPr>
        <w:t xml:space="preserve">for Indonesia </w:t>
      </w:r>
      <w:r w:rsidRPr="00D5163E">
        <w:rPr>
          <w:rFonts w:ascii="Calibri" w:hAnsi="Calibri" w:cs="Calibri"/>
          <w:sz w:val="22"/>
          <w:szCs w:val="22"/>
        </w:rPr>
        <w:t>and other stakeholders to the PIR</w:t>
      </w:r>
      <w:r w:rsidR="00B13428" w:rsidRPr="00D5163E">
        <w:rPr>
          <w:rFonts w:ascii="Calibri" w:hAnsi="Calibri" w:cs="Calibri"/>
          <w:sz w:val="22"/>
          <w:szCs w:val="22"/>
        </w:rPr>
        <w:t xml:space="preserve"> as appropriate</w:t>
      </w:r>
      <w:r w:rsidRPr="00D5163E">
        <w:rPr>
          <w:rFonts w:ascii="Calibri" w:hAnsi="Calibri" w:cs="Calibri"/>
          <w:sz w:val="22"/>
          <w:szCs w:val="22"/>
        </w:rPr>
        <w:t xml:space="preserve">. The quality rating of the previous year’s PIR will be used to inform the preparation of the </w:t>
      </w:r>
      <w:r w:rsidR="00E114E5" w:rsidRPr="00D5163E">
        <w:rPr>
          <w:rFonts w:ascii="Calibri" w:hAnsi="Calibri" w:cs="Calibri"/>
          <w:sz w:val="22"/>
          <w:szCs w:val="22"/>
        </w:rPr>
        <w:t>subsequent</w:t>
      </w:r>
      <w:r w:rsidRPr="00D5163E">
        <w:rPr>
          <w:rFonts w:ascii="Calibri" w:hAnsi="Calibri" w:cs="Calibri"/>
          <w:sz w:val="22"/>
          <w:szCs w:val="22"/>
        </w:rPr>
        <w:t xml:space="preserve"> PIR.  </w:t>
      </w:r>
    </w:p>
    <w:p w14:paraId="6ECAC7DD" w14:textId="77777777" w:rsidR="001E6563" w:rsidRPr="00D5163E" w:rsidRDefault="001E6563" w:rsidP="007E081C">
      <w:pPr>
        <w:pStyle w:val="NormalWeb"/>
        <w:spacing w:before="0" w:beforeAutospacing="0" w:after="0" w:afterAutospacing="0"/>
        <w:rPr>
          <w:rFonts w:ascii="Calibri" w:hAnsi="Calibri" w:cs="Calibri"/>
          <w:sz w:val="22"/>
          <w:szCs w:val="22"/>
          <w:u w:val="single"/>
        </w:rPr>
      </w:pPr>
    </w:p>
    <w:p w14:paraId="746258A0" w14:textId="77777777" w:rsidR="00EA116C" w:rsidRPr="00D5163E" w:rsidRDefault="001E6563" w:rsidP="007E081C">
      <w:pPr>
        <w:pStyle w:val="NormalWeb"/>
        <w:spacing w:before="0" w:beforeAutospacing="0" w:after="0" w:afterAutospacing="0"/>
        <w:rPr>
          <w:rFonts w:ascii="Calibri" w:hAnsi="Calibri" w:cs="Calibri"/>
          <w:sz w:val="22"/>
          <w:szCs w:val="22"/>
        </w:rPr>
      </w:pPr>
      <w:r w:rsidRPr="00D5163E">
        <w:rPr>
          <w:rFonts w:ascii="Calibri" w:hAnsi="Calibri" w:cs="Calibri"/>
          <w:sz w:val="22"/>
          <w:szCs w:val="22"/>
          <w:u w:val="single"/>
        </w:rPr>
        <w:t>Lessons learned and knowledge generation</w:t>
      </w:r>
      <w:r w:rsidRPr="00D5163E">
        <w:rPr>
          <w:rFonts w:ascii="Calibri" w:hAnsi="Calibri" w:cs="Calibri"/>
          <w:sz w:val="22"/>
          <w:szCs w:val="22"/>
        </w:rPr>
        <w:t xml:space="preserve">:  </w:t>
      </w:r>
    </w:p>
    <w:p w14:paraId="7BEEEF54" w14:textId="77777777" w:rsidR="00EA116C" w:rsidRPr="00D5163E" w:rsidRDefault="00EA116C" w:rsidP="007E081C">
      <w:pPr>
        <w:pStyle w:val="NormalWeb"/>
        <w:spacing w:before="0" w:beforeAutospacing="0" w:after="0" w:afterAutospacing="0"/>
        <w:rPr>
          <w:rFonts w:ascii="Calibri" w:hAnsi="Calibri" w:cs="Calibri"/>
          <w:sz w:val="22"/>
          <w:szCs w:val="22"/>
        </w:rPr>
      </w:pPr>
    </w:p>
    <w:p w14:paraId="18605770" w14:textId="17D41E46" w:rsidR="001E6563" w:rsidRPr="00D5163E" w:rsidRDefault="001E6563" w:rsidP="007E081C">
      <w:pPr>
        <w:pStyle w:val="NormalWeb"/>
        <w:spacing w:before="0" w:beforeAutospacing="0" w:after="0" w:afterAutospacing="0"/>
        <w:rPr>
          <w:rFonts w:ascii="Calibri" w:hAnsi="Calibri" w:cs="Calibri"/>
          <w:sz w:val="22"/>
          <w:szCs w:val="22"/>
        </w:rPr>
      </w:pPr>
      <w:r w:rsidRPr="00D5163E">
        <w:rPr>
          <w:rFonts w:ascii="Calibri" w:hAnsi="Calibri" w:cs="Calibri"/>
          <w:sz w:val="22"/>
          <w:szCs w:val="22"/>
        </w:rPr>
        <w:t>Results from the</w:t>
      </w:r>
      <w:r w:rsidR="00EA116C" w:rsidRPr="00D5163E">
        <w:rPr>
          <w:rFonts w:ascii="Calibri" w:hAnsi="Calibri" w:cs="Calibri"/>
          <w:sz w:val="22"/>
          <w:szCs w:val="22"/>
        </w:rPr>
        <w:t xml:space="preserve"> implementation of the ADLIGHT</w:t>
      </w:r>
      <w:r w:rsidRPr="00D5163E">
        <w:rPr>
          <w:rFonts w:ascii="Calibri" w:hAnsi="Calibri" w:cs="Calibri"/>
          <w:sz w:val="22"/>
          <w:szCs w:val="22"/>
        </w:rPr>
        <w:t xml:space="preserve"> project will be disseminated within </w:t>
      </w:r>
      <w:r w:rsidR="00EA116C" w:rsidRPr="00D5163E">
        <w:rPr>
          <w:rFonts w:ascii="Calibri" w:hAnsi="Calibri" w:cs="Calibri"/>
          <w:sz w:val="22"/>
          <w:szCs w:val="22"/>
        </w:rPr>
        <w:t xml:space="preserve">the project duration through the various knowledge-management-related activities under the three components of the project </w:t>
      </w:r>
      <w:r w:rsidRPr="00D5163E">
        <w:rPr>
          <w:rFonts w:ascii="Calibri" w:hAnsi="Calibri" w:cs="Calibri"/>
          <w:sz w:val="22"/>
          <w:szCs w:val="22"/>
        </w:rPr>
        <w:t>and beyond the project intervention area through existing informatio</w:t>
      </w:r>
      <w:r w:rsidR="00F21E1A" w:rsidRPr="00D5163E">
        <w:rPr>
          <w:rFonts w:ascii="Calibri" w:hAnsi="Calibri" w:cs="Calibri"/>
          <w:sz w:val="22"/>
          <w:szCs w:val="22"/>
        </w:rPr>
        <w:t>n sharing networks and forums</w:t>
      </w:r>
      <w:r w:rsidR="00EA116C" w:rsidRPr="00D5163E">
        <w:rPr>
          <w:rFonts w:ascii="Calibri" w:hAnsi="Calibri" w:cs="Calibri"/>
          <w:sz w:val="22"/>
          <w:szCs w:val="22"/>
        </w:rPr>
        <w:t xml:space="preserve"> and new knowledge sharing schemes initiated by the project</w:t>
      </w:r>
      <w:r w:rsidR="00F21E1A" w:rsidRPr="00D5163E">
        <w:rPr>
          <w:rFonts w:ascii="Calibri" w:hAnsi="Calibri" w:cs="Calibri"/>
          <w:sz w:val="22"/>
          <w:szCs w:val="22"/>
        </w:rPr>
        <w:t xml:space="preserve">. </w:t>
      </w:r>
      <w:r w:rsidRPr="00D5163E">
        <w:rPr>
          <w:rFonts w:ascii="Calibri" w:hAnsi="Calibri" w:cs="Calibri"/>
          <w:sz w:val="22"/>
          <w:szCs w:val="22"/>
        </w:rPr>
        <w:t>The project will identify and participate, as relevant and appropriate, in scientific, policy-based and/or any other networks, which may</w:t>
      </w:r>
      <w:r w:rsidR="0029674B" w:rsidRPr="00D5163E">
        <w:rPr>
          <w:rFonts w:ascii="Calibri" w:hAnsi="Calibri" w:cs="Calibri"/>
          <w:sz w:val="22"/>
          <w:szCs w:val="22"/>
        </w:rPr>
        <w:t xml:space="preserve"> be of benefit to the project. </w:t>
      </w:r>
      <w:r w:rsidRPr="00D5163E">
        <w:rPr>
          <w:rFonts w:ascii="Calibri" w:hAnsi="Calibri" w:cs="Calibri"/>
          <w:sz w:val="22"/>
          <w:szCs w:val="22"/>
        </w:rPr>
        <w:t>The project will identify, analy</w:t>
      </w:r>
      <w:r w:rsidR="00A62FE6" w:rsidRPr="00D5163E">
        <w:rPr>
          <w:rFonts w:ascii="Calibri" w:hAnsi="Calibri" w:cs="Calibri"/>
          <w:sz w:val="22"/>
          <w:szCs w:val="22"/>
        </w:rPr>
        <w:t>z</w:t>
      </w:r>
      <w:r w:rsidRPr="00D5163E">
        <w:rPr>
          <w:rFonts w:ascii="Calibri" w:hAnsi="Calibri" w:cs="Calibri"/>
          <w:sz w:val="22"/>
          <w:szCs w:val="22"/>
        </w:rPr>
        <w:t xml:space="preserve">e and share lessons learned that might be beneficial to the </w:t>
      </w:r>
      <w:r w:rsidR="003C290D" w:rsidRPr="00D5163E">
        <w:rPr>
          <w:rFonts w:ascii="Calibri" w:hAnsi="Calibri" w:cs="Calibri"/>
          <w:sz w:val="22"/>
          <w:szCs w:val="22"/>
        </w:rPr>
        <w:t>design</w:t>
      </w:r>
      <w:r w:rsidRPr="00D5163E">
        <w:rPr>
          <w:rFonts w:ascii="Calibri" w:hAnsi="Calibri" w:cs="Calibri"/>
          <w:sz w:val="22"/>
          <w:szCs w:val="22"/>
        </w:rPr>
        <w:t xml:space="preserve"> and implementation of similar projects</w:t>
      </w:r>
      <w:r w:rsidR="0029674B" w:rsidRPr="00D5163E">
        <w:rPr>
          <w:rFonts w:ascii="Calibri" w:hAnsi="Calibri" w:cs="Calibri"/>
          <w:sz w:val="22"/>
          <w:szCs w:val="22"/>
        </w:rPr>
        <w:t xml:space="preserve"> and </w:t>
      </w:r>
      <w:r w:rsidR="00D31041" w:rsidRPr="00D5163E">
        <w:rPr>
          <w:rFonts w:ascii="Calibri" w:hAnsi="Calibri" w:cs="Calibri"/>
          <w:sz w:val="22"/>
          <w:szCs w:val="22"/>
        </w:rPr>
        <w:t xml:space="preserve">disseminate </w:t>
      </w:r>
      <w:r w:rsidR="0029674B" w:rsidRPr="00D5163E">
        <w:rPr>
          <w:rFonts w:ascii="Calibri" w:hAnsi="Calibri" w:cs="Calibri"/>
          <w:sz w:val="22"/>
          <w:szCs w:val="22"/>
        </w:rPr>
        <w:t>these lessons widely</w:t>
      </w:r>
      <w:r w:rsidRPr="00D5163E">
        <w:rPr>
          <w:rFonts w:ascii="Calibri" w:hAnsi="Calibri" w:cs="Calibri"/>
          <w:sz w:val="22"/>
          <w:szCs w:val="22"/>
        </w:rPr>
        <w:t>. There will be</w:t>
      </w:r>
      <w:r w:rsidR="00D31041" w:rsidRPr="00D5163E">
        <w:rPr>
          <w:rFonts w:ascii="Calibri" w:hAnsi="Calibri" w:cs="Calibri"/>
          <w:sz w:val="22"/>
          <w:szCs w:val="22"/>
        </w:rPr>
        <w:t xml:space="preserve"> continuous i</w:t>
      </w:r>
      <w:r w:rsidRPr="00D5163E">
        <w:rPr>
          <w:rFonts w:ascii="Calibri" w:hAnsi="Calibri" w:cs="Calibri"/>
          <w:sz w:val="22"/>
          <w:szCs w:val="22"/>
        </w:rPr>
        <w:t xml:space="preserve">nformation </w:t>
      </w:r>
      <w:r w:rsidR="00D31041" w:rsidRPr="00D5163E">
        <w:rPr>
          <w:rFonts w:ascii="Calibri" w:hAnsi="Calibri" w:cs="Calibri"/>
          <w:sz w:val="22"/>
          <w:szCs w:val="22"/>
        </w:rPr>
        <w:t xml:space="preserve">exchange </w:t>
      </w:r>
      <w:r w:rsidRPr="00D5163E">
        <w:rPr>
          <w:rFonts w:ascii="Calibri" w:hAnsi="Calibri" w:cs="Calibri"/>
          <w:sz w:val="22"/>
          <w:szCs w:val="22"/>
        </w:rPr>
        <w:t>between this project and other projects</w:t>
      </w:r>
      <w:r w:rsidR="00E45EC4" w:rsidRPr="00D5163E">
        <w:rPr>
          <w:rFonts w:ascii="Calibri" w:hAnsi="Calibri" w:cs="Calibri"/>
          <w:sz w:val="22"/>
          <w:szCs w:val="22"/>
        </w:rPr>
        <w:t xml:space="preserve"> </w:t>
      </w:r>
      <w:r w:rsidRPr="00D5163E">
        <w:rPr>
          <w:rFonts w:ascii="Calibri" w:hAnsi="Calibri" w:cs="Calibri"/>
          <w:sz w:val="22"/>
          <w:szCs w:val="22"/>
        </w:rPr>
        <w:t>of similar focus in the same country, region and globally.</w:t>
      </w:r>
    </w:p>
    <w:p w14:paraId="43072925" w14:textId="77777777" w:rsidR="007E1004" w:rsidRPr="00D5163E" w:rsidRDefault="007E1004" w:rsidP="007E081C">
      <w:pPr>
        <w:pStyle w:val="NormalWeb"/>
        <w:spacing w:before="0" w:beforeAutospacing="0" w:after="0" w:afterAutospacing="0"/>
        <w:rPr>
          <w:rFonts w:ascii="Calibri" w:hAnsi="Calibri" w:cs="Calibri"/>
          <w:sz w:val="22"/>
          <w:szCs w:val="22"/>
        </w:rPr>
      </w:pPr>
    </w:p>
    <w:p w14:paraId="04C258E5" w14:textId="720CFC6A" w:rsidR="007E1004" w:rsidRPr="00D5163E" w:rsidRDefault="007E1004" w:rsidP="007E081C">
      <w:pPr>
        <w:pStyle w:val="NormalWeb"/>
        <w:spacing w:before="0" w:beforeAutospacing="0" w:after="0" w:afterAutospacing="0"/>
        <w:rPr>
          <w:rFonts w:ascii="Calibri" w:hAnsi="Calibri" w:cs="Calibri"/>
          <w:sz w:val="22"/>
          <w:szCs w:val="22"/>
        </w:rPr>
      </w:pPr>
      <w:r w:rsidRPr="00D5163E">
        <w:rPr>
          <w:rFonts w:ascii="Calibri" w:hAnsi="Calibri" w:cs="Calibri"/>
          <w:sz w:val="22"/>
          <w:szCs w:val="22"/>
        </w:rPr>
        <w:t xml:space="preserve">Results from the project will be disseminated within and beyond the project intervention area through a number of existing information sharing networks and forums that may be held in ASEAN and the </w:t>
      </w:r>
      <w:r w:rsidR="002C5619">
        <w:rPr>
          <w:rFonts w:ascii="Calibri" w:hAnsi="Calibri" w:cs="Calibri"/>
          <w:sz w:val="22"/>
          <w:szCs w:val="22"/>
        </w:rPr>
        <w:t>UNEP</w:t>
      </w:r>
      <w:r w:rsidRPr="00D5163E">
        <w:rPr>
          <w:rFonts w:ascii="Calibri" w:hAnsi="Calibri" w:cs="Calibri"/>
          <w:sz w:val="22"/>
          <w:szCs w:val="22"/>
        </w:rPr>
        <w:t xml:space="preserve">’s global Leapfrogging Program, U4E and </w:t>
      </w:r>
      <w:r w:rsidR="00554960" w:rsidRPr="00D5163E">
        <w:rPr>
          <w:rFonts w:ascii="Calibri" w:hAnsi="Calibri" w:cs="Calibri"/>
          <w:sz w:val="22"/>
          <w:szCs w:val="22"/>
        </w:rPr>
        <w:t>similar networks</w:t>
      </w:r>
      <w:r w:rsidRPr="00D5163E">
        <w:rPr>
          <w:rFonts w:ascii="Calibri" w:hAnsi="Calibri" w:cs="Calibri"/>
          <w:sz w:val="22"/>
          <w:szCs w:val="22"/>
        </w:rPr>
        <w:t xml:space="preserve">. The project will participate, as relevant and appropriate, in </w:t>
      </w:r>
      <w:r w:rsidR="00554960" w:rsidRPr="00D5163E">
        <w:rPr>
          <w:rFonts w:ascii="Calibri" w:hAnsi="Calibri" w:cs="Calibri"/>
          <w:sz w:val="22"/>
          <w:szCs w:val="22"/>
        </w:rPr>
        <w:t xml:space="preserve">other </w:t>
      </w:r>
      <w:r w:rsidRPr="00D5163E">
        <w:rPr>
          <w:rFonts w:ascii="Calibri" w:hAnsi="Calibri" w:cs="Calibri"/>
          <w:sz w:val="22"/>
          <w:szCs w:val="22"/>
        </w:rPr>
        <w:t xml:space="preserve">UNDP/GEF </w:t>
      </w:r>
      <w:r w:rsidR="00554960" w:rsidRPr="00D5163E">
        <w:rPr>
          <w:rFonts w:ascii="Calibri" w:hAnsi="Calibri" w:cs="Calibri"/>
          <w:sz w:val="22"/>
          <w:szCs w:val="22"/>
        </w:rPr>
        <w:t xml:space="preserve">and </w:t>
      </w:r>
      <w:r w:rsidR="002C5619">
        <w:rPr>
          <w:rFonts w:ascii="Calibri" w:hAnsi="Calibri" w:cs="Calibri"/>
          <w:sz w:val="22"/>
          <w:szCs w:val="22"/>
        </w:rPr>
        <w:t>UNEP</w:t>
      </w:r>
      <w:r w:rsidR="00554960" w:rsidRPr="00D5163E">
        <w:rPr>
          <w:rFonts w:ascii="Calibri" w:hAnsi="Calibri" w:cs="Calibri"/>
          <w:sz w:val="22"/>
          <w:szCs w:val="22"/>
        </w:rPr>
        <w:t xml:space="preserve">/GEF </w:t>
      </w:r>
      <w:r w:rsidRPr="00D5163E">
        <w:rPr>
          <w:rFonts w:ascii="Calibri" w:hAnsi="Calibri" w:cs="Calibri"/>
          <w:sz w:val="22"/>
          <w:szCs w:val="22"/>
        </w:rPr>
        <w:t xml:space="preserve">sponsored </w:t>
      </w:r>
      <w:r w:rsidR="00554960" w:rsidRPr="00D5163E">
        <w:rPr>
          <w:rFonts w:ascii="Calibri" w:hAnsi="Calibri" w:cs="Calibri"/>
          <w:sz w:val="22"/>
          <w:szCs w:val="22"/>
        </w:rPr>
        <w:t>projects.</w:t>
      </w:r>
    </w:p>
    <w:p w14:paraId="2ED9049C" w14:textId="77777777" w:rsidR="00554960" w:rsidRPr="00D5163E" w:rsidRDefault="00554960" w:rsidP="007E081C">
      <w:pPr>
        <w:pStyle w:val="NormalWeb"/>
        <w:spacing w:before="0" w:beforeAutospacing="0" w:after="0" w:afterAutospacing="0"/>
        <w:rPr>
          <w:rFonts w:ascii="Calibri" w:hAnsi="Calibri" w:cs="Calibri"/>
          <w:sz w:val="22"/>
          <w:szCs w:val="22"/>
        </w:rPr>
      </w:pPr>
    </w:p>
    <w:p w14:paraId="5692B015" w14:textId="7AE55EA2" w:rsidR="007E1004" w:rsidRPr="00D5163E" w:rsidRDefault="00554960" w:rsidP="007E081C">
      <w:pPr>
        <w:pStyle w:val="NormalWeb"/>
        <w:spacing w:before="0" w:beforeAutospacing="0" w:after="0" w:afterAutospacing="0"/>
        <w:rPr>
          <w:rFonts w:ascii="Calibri" w:hAnsi="Calibri" w:cs="Calibri"/>
          <w:sz w:val="22"/>
          <w:szCs w:val="22"/>
        </w:rPr>
      </w:pPr>
      <w:r w:rsidRPr="00D5163E">
        <w:rPr>
          <w:rFonts w:ascii="Calibri" w:hAnsi="Calibri" w:cs="Calibri"/>
          <w:sz w:val="22"/>
          <w:szCs w:val="22"/>
        </w:rPr>
        <w:t>The project has budgeted ample amounts to support the knowledge generation and sharing in p</w:t>
      </w:r>
      <w:r w:rsidR="00146ED5" w:rsidRPr="00D5163E">
        <w:rPr>
          <w:rFonts w:ascii="Calibri" w:hAnsi="Calibri" w:cs="Calibri"/>
          <w:sz w:val="22"/>
          <w:szCs w:val="22"/>
        </w:rPr>
        <w:t>ursuit of the project objective</w:t>
      </w:r>
      <w:r w:rsidRPr="00D5163E">
        <w:rPr>
          <w:rFonts w:ascii="Calibri" w:hAnsi="Calibri" w:cs="Calibri"/>
          <w:sz w:val="22"/>
          <w:szCs w:val="22"/>
        </w:rPr>
        <w:t>. It</w:t>
      </w:r>
      <w:r w:rsidR="007E1004" w:rsidRPr="00D5163E">
        <w:rPr>
          <w:rFonts w:ascii="Calibri" w:hAnsi="Calibri" w:cs="Calibri"/>
          <w:sz w:val="22"/>
          <w:szCs w:val="22"/>
        </w:rPr>
        <w:t xml:space="preserve"> will also identify, analyze, and share lessons learned </w:t>
      </w:r>
      <w:r w:rsidRPr="00D5163E">
        <w:rPr>
          <w:rFonts w:ascii="Calibri" w:hAnsi="Calibri" w:cs="Calibri"/>
          <w:sz w:val="22"/>
          <w:szCs w:val="22"/>
        </w:rPr>
        <w:t xml:space="preserve">that might be beneficial in the </w:t>
      </w:r>
      <w:r w:rsidR="007E1004" w:rsidRPr="00D5163E">
        <w:rPr>
          <w:rFonts w:ascii="Calibri" w:hAnsi="Calibri" w:cs="Calibri"/>
          <w:sz w:val="22"/>
          <w:szCs w:val="22"/>
        </w:rPr>
        <w:t xml:space="preserve">design and implementation of similar future projects. </w:t>
      </w:r>
    </w:p>
    <w:p w14:paraId="547A068B" w14:textId="77777777" w:rsidR="001E6563" w:rsidRPr="00D5163E" w:rsidRDefault="001E6563" w:rsidP="007E081C">
      <w:pPr>
        <w:pStyle w:val="NormalWeb"/>
        <w:spacing w:before="0" w:beforeAutospacing="0" w:after="0" w:afterAutospacing="0"/>
        <w:rPr>
          <w:rFonts w:ascii="Calibri" w:hAnsi="Calibri" w:cs="Calibri"/>
          <w:sz w:val="22"/>
          <w:szCs w:val="22"/>
          <w:u w:val="single"/>
        </w:rPr>
      </w:pPr>
    </w:p>
    <w:p w14:paraId="6859F86E" w14:textId="0C610091" w:rsidR="00EA116C" w:rsidRPr="00D5163E" w:rsidRDefault="003E3ABA" w:rsidP="007E081C">
      <w:pPr>
        <w:pStyle w:val="NormalWeb"/>
        <w:spacing w:before="0" w:beforeAutospacing="0" w:after="0" w:afterAutospacing="0"/>
        <w:rPr>
          <w:rFonts w:ascii="Calibri" w:hAnsi="Calibri" w:cs="Calibri"/>
          <w:sz w:val="22"/>
          <w:szCs w:val="22"/>
        </w:rPr>
      </w:pPr>
      <w:r w:rsidRPr="00D5163E">
        <w:rPr>
          <w:rFonts w:ascii="Calibri" w:hAnsi="Calibri" w:cs="Calibri"/>
          <w:sz w:val="22"/>
          <w:szCs w:val="22"/>
          <w:u w:val="single"/>
        </w:rPr>
        <w:t xml:space="preserve">GEF Focal Area </w:t>
      </w:r>
      <w:r w:rsidR="00842569" w:rsidRPr="00D5163E">
        <w:rPr>
          <w:rFonts w:ascii="Calibri" w:hAnsi="Calibri" w:cs="Calibri"/>
          <w:sz w:val="22"/>
          <w:szCs w:val="22"/>
          <w:u w:val="single"/>
        </w:rPr>
        <w:t>Core indicators</w:t>
      </w:r>
      <w:r w:rsidRPr="00D5163E">
        <w:rPr>
          <w:rFonts w:ascii="Calibri" w:hAnsi="Calibri" w:cs="Calibri"/>
          <w:sz w:val="22"/>
          <w:szCs w:val="22"/>
        </w:rPr>
        <w:t xml:space="preserve">:  </w:t>
      </w:r>
    </w:p>
    <w:p w14:paraId="5E9C906A" w14:textId="77777777" w:rsidR="00EA116C" w:rsidRPr="00D5163E" w:rsidRDefault="00EA116C" w:rsidP="007E081C">
      <w:pPr>
        <w:pStyle w:val="NormalWeb"/>
        <w:spacing w:before="0" w:beforeAutospacing="0" w:after="0" w:afterAutospacing="0"/>
        <w:rPr>
          <w:rFonts w:ascii="Calibri" w:hAnsi="Calibri" w:cs="Calibri"/>
          <w:sz w:val="22"/>
          <w:szCs w:val="22"/>
        </w:rPr>
      </w:pPr>
    </w:p>
    <w:p w14:paraId="375D2766" w14:textId="1DFCC324" w:rsidR="003E3ABA" w:rsidRPr="00D5163E" w:rsidRDefault="00C24F2A" w:rsidP="007E081C">
      <w:pPr>
        <w:pStyle w:val="NormalWeb"/>
        <w:spacing w:before="0" w:beforeAutospacing="0" w:after="0" w:afterAutospacing="0"/>
        <w:rPr>
          <w:rFonts w:ascii="Calibri" w:hAnsi="Calibri" w:cs="Calibri"/>
          <w:sz w:val="22"/>
          <w:szCs w:val="22"/>
        </w:rPr>
      </w:pPr>
      <w:r w:rsidRPr="00D5163E">
        <w:rPr>
          <w:rFonts w:ascii="Calibri" w:hAnsi="Calibri" w:cs="Calibri"/>
          <w:sz w:val="22"/>
          <w:szCs w:val="22"/>
        </w:rPr>
        <w:t>T</w:t>
      </w:r>
      <w:r w:rsidR="003E3ABA" w:rsidRPr="00D5163E">
        <w:rPr>
          <w:rFonts w:ascii="Calibri" w:hAnsi="Calibri" w:cs="Calibri"/>
          <w:sz w:val="22"/>
          <w:szCs w:val="22"/>
        </w:rPr>
        <w:t>h</w:t>
      </w:r>
      <w:r w:rsidRPr="00D5163E">
        <w:rPr>
          <w:rFonts w:ascii="Calibri" w:hAnsi="Calibri" w:cs="Calibri"/>
          <w:sz w:val="22"/>
          <w:szCs w:val="22"/>
        </w:rPr>
        <w:t>e</w:t>
      </w:r>
      <w:r w:rsidR="00396B6C" w:rsidRPr="00D5163E">
        <w:rPr>
          <w:rFonts w:ascii="Calibri" w:hAnsi="Calibri" w:cs="Calibri"/>
          <w:sz w:val="22"/>
          <w:szCs w:val="22"/>
        </w:rPr>
        <w:t xml:space="preserve"> prescribed</w:t>
      </w:r>
      <w:r w:rsidRPr="00D5163E">
        <w:rPr>
          <w:rFonts w:ascii="Calibri" w:hAnsi="Calibri" w:cs="Calibri"/>
          <w:sz w:val="22"/>
          <w:szCs w:val="22"/>
        </w:rPr>
        <w:t xml:space="preserve"> </w:t>
      </w:r>
      <w:r w:rsidR="003E3ABA" w:rsidRPr="00D5163E">
        <w:rPr>
          <w:rFonts w:ascii="Calibri" w:hAnsi="Calibri" w:cs="Calibri"/>
          <w:sz w:val="22"/>
          <w:szCs w:val="22"/>
        </w:rPr>
        <w:t xml:space="preserve">GEF </w:t>
      </w:r>
      <w:r w:rsidR="00842569" w:rsidRPr="00D5163E">
        <w:rPr>
          <w:rFonts w:ascii="Calibri" w:hAnsi="Calibri" w:cs="Calibri"/>
          <w:sz w:val="22"/>
          <w:szCs w:val="22"/>
        </w:rPr>
        <w:t>Core Indicators</w:t>
      </w:r>
      <w:r w:rsidR="00396B6C" w:rsidRPr="00D5163E">
        <w:rPr>
          <w:rFonts w:ascii="Calibri" w:hAnsi="Calibri" w:cs="Calibri"/>
          <w:sz w:val="22"/>
          <w:szCs w:val="22"/>
        </w:rPr>
        <w:t xml:space="preserve"> </w:t>
      </w:r>
      <w:r w:rsidRPr="00D5163E">
        <w:rPr>
          <w:rFonts w:ascii="Calibri" w:hAnsi="Calibri" w:cs="Calibri"/>
          <w:sz w:val="22"/>
          <w:szCs w:val="22"/>
        </w:rPr>
        <w:t>will be used to monitor global environmental benefit results</w:t>
      </w:r>
      <w:r w:rsidR="00396B6C" w:rsidRPr="00D5163E">
        <w:rPr>
          <w:rFonts w:ascii="Calibri" w:hAnsi="Calibri" w:cs="Calibri"/>
          <w:sz w:val="22"/>
          <w:szCs w:val="22"/>
        </w:rPr>
        <w:t xml:space="preserve">. </w:t>
      </w:r>
      <w:r w:rsidR="003E3ABA" w:rsidRPr="00D5163E">
        <w:rPr>
          <w:rFonts w:ascii="Calibri" w:hAnsi="Calibri" w:cs="Calibri"/>
          <w:sz w:val="22"/>
          <w:szCs w:val="22"/>
        </w:rPr>
        <w:t xml:space="preserve">The baseline/CEO Endorsement GEF Focal Area </w:t>
      </w:r>
      <w:r w:rsidR="00842569" w:rsidRPr="00D5163E">
        <w:rPr>
          <w:rFonts w:ascii="Calibri" w:hAnsi="Calibri" w:cs="Calibri"/>
          <w:sz w:val="22"/>
          <w:szCs w:val="22"/>
        </w:rPr>
        <w:t>Core Indicators</w:t>
      </w:r>
      <w:r w:rsidR="00842569" w:rsidRPr="00D5163E" w:rsidDel="00842569">
        <w:rPr>
          <w:rFonts w:ascii="Calibri" w:hAnsi="Calibri" w:cs="Calibri"/>
          <w:sz w:val="22"/>
          <w:szCs w:val="22"/>
        </w:rPr>
        <w:t xml:space="preserve"> </w:t>
      </w:r>
      <w:r w:rsidR="003E3ABA" w:rsidRPr="00D5163E">
        <w:rPr>
          <w:rFonts w:ascii="Calibri" w:hAnsi="Calibri" w:cs="Calibri"/>
          <w:sz w:val="22"/>
          <w:szCs w:val="22"/>
        </w:rPr>
        <w:t xml:space="preserve">(s) – submitted in </w:t>
      </w:r>
      <w:r w:rsidR="003E3ABA" w:rsidRPr="00D5163E">
        <w:rPr>
          <w:rFonts w:ascii="Calibri" w:hAnsi="Calibri" w:cs="Calibri"/>
          <w:b/>
          <w:sz w:val="22"/>
          <w:szCs w:val="22"/>
        </w:rPr>
        <w:t>Annex</w:t>
      </w:r>
      <w:r w:rsidR="005C02DF" w:rsidRPr="00D5163E">
        <w:rPr>
          <w:rFonts w:ascii="Calibri" w:hAnsi="Calibri" w:cs="Calibri"/>
          <w:b/>
          <w:sz w:val="22"/>
          <w:szCs w:val="22"/>
        </w:rPr>
        <w:t xml:space="preserve"> D</w:t>
      </w:r>
      <w:r w:rsidR="00396B6C" w:rsidRPr="00D5163E">
        <w:rPr>
          <w:rFonts w:ascii="Calibri" w:hAnsi="Calibri" w:cs="Calibri"/>
          <w:sz w:val="22"/>
          <w:szCs w:val="22"/>
        </w:rPr>
        <w:t xml:space="preserve"> </w:t>
      </w:r>
      <w:r w:rsidR="003E3ABA" w:rsidRPr="00D5163E">
        <w:rPr>
          <w:rFonts w:ascii="Calibri" w:hAnsi="Calibri" w:cs="Calibri"/>
          <w:sz w:val="22"/>
          <w:szCs w:val="22"/>
        </w:rPr>
        <w:t xml:space="preserve">to this </w:t>
      </w:r>
      <w:r w:rsidR="00396B6C" w:rsidRPr="00D5163E">
        <w:rPr>
          <w:rFonts w:ascii="Calibri" w:hAnsi="Calibri" w:cs="Calibri"/>
          <w:sz w:val="22"/>
          <w:szCs w:val="22"/>
        </w:rPr>
        <w:t xml:space="preserve">ADLIGHT </w:t>
      </w:r>
      <w:r w:rsidR="003E3ABA" w:rsidRPr="00D5163E">
        <w:rPr>
          <w:rFonts w:ascii="Calibri" w:hAnsi="Calibri" w:cs="Calibri"/>
          <w:sz w:val="22"/>
          <w:szCs w:val="22"/>
        </w:rPr>
        <w:t>project document – will be updated by the Project Manager/Team and shared with the</w:t>
      </w:r>
      <w:r w:rsidR="003E3ABA" w:rsidRPr="00D5163E">
        <w:rPr>
          <w:rFonts w:ascii="Calibri" w:hAnsi="Calibri" w:cs="Calibri"/>
          <w:i/>
          <w:sz w:val="22"/>
          <w:szCs w:val="22"/>
        </w:rPr>
        <w:t xml:space="preserve"> </w:t>
      </w:r>
      <w:r w:rsidR="003E3ABA" w:rsidRPr="00D5163E">
        <w:rPr>
          <w:rFonts w:ascii="Calibri" w:hAnsi="Calibri" w:cs="Calibri"/>
          <w:sz w:val="22"/>
          <w:szCs w:val="22"/>
        </w:rPr>
        <w:t>mid-term review consultants and terminal evaluation consultants</w:t>
      </w:r>
      <w:r w:rsidR="00FF6D9C" w:rsidRPr="00D5163E">
        <w:rPr>
          <w:rFonts w:ascii="Calibri" w:hAnsi="Calibri" w:cs="Calibri"/>
          <w:sz w:val="22"/>
          <w:szCs w:val="22"/>
        </w:rPr>
        <w:t xml:space="preserve"> </w:t>
      </w:r>
      <w:r w:rsidR="003E3ABA" w:rsidRPr="00D5163E">
        <w:rPr>
          <w:rFonts w:ascii="Calibri" w:hAnsi="Calibri" w:cs="Calibri"/>
          <w:sz w:val="22"/>
          <w:szCs w:val="22"/>
        </w:rPr>
        <w:t xml:space="preserve">before the required review/evaluation missions take place. </w:t>
      </w:r>
      <w:r w:rsidR="00933E95" w:rsidRPr="00D5163E">
        <w:rPr>
          <w:rFonts w:ascii="Calibri" w:hAnsi="Calibri" w:cs="Calibri"/>
          <w:sz w:val="22"/>
          <w:szCs w:val="22"/>
          <w:lang w:val="en-GB"/>
        </w:rPr>
        <w:t xml:space="preserve">The methodologies to be used in data collection have been defined by the GEF and are available on the GEF </w:t>
      </w:r>
      <w:hyperlink r:id="rId37" w:history="1">
        <w:r w:rsidR="00933E95" w:rsidRPr="00D5163E">
          <w:rPr>
            <w:rStyle w:val="Hyperlink"/>
            <w:rFonts w:ascii="Calibri" w:hAnsi="Calibri" w:cs="Calibri"/>
            <w:sz w:val="22"/>
            <w:szCs w:val="22"/>
            <w:lang w:val="en-GB"/>
          </w:rPr>
          <w:t>website</w:t>
        </w:r>
      </w:hyperlink>
      <w:r w:rsidR="00933E95" w:rsidRPr="00D5163E">
        <w:rPr>
          <w:rFonts w:ascii="Calibri" w:hAnsi="Calibri" w:cs="Calibri"/>
          <w:sz w:val="22"/>
          <w:szCs w:val="22"/>
          <w:lang w:val="en-GB"/>
        </w:rPr>
        <w:t>.</w:t>
      </w:r>
      <w:r w:rsidR="00933E95" w:rsidRPr="00D5163E">
        <w:rPr>
          <w:rFonts w:ascii="Calibri" w:hAnsi="Calibri" w:cs="Calibri"/>
          <w:sz w:val="20"/>
          <w:szCs w:val="20"/>
          <w:lang w:val="en-GB"/>
        </w:rPr>
        <w:t xml:space="preserve"> </w:t>
      </w:r>
      <w:r w:rsidR="003E3ABA" w:rsidRPr="00D5163E">
        <w:rPr>
          <w:rFonts w:ascii="Calibri" w:hAnsi="Calibri" w:cs="Calibri"/>
          <w:sz w:val="22"/>
          <w:szCs w:val="22"/>
        </w:rPr>
        <w:t xml:space="preserve">The updated GEF </w:t>
      </w:r>
      <w:r w:rsidR="005C02DF" w:rsidRPr="00D5163E">
        <w:rPr>
          <w:rFonts w:ascii="Calibri" w:hAnsi="Calibri" w:cs="Calibri"/>
          <w:sz w:val="22"/>
          <w:szCs w:val="22"/>
        </w:rPr>
        <w:t>Core Indicators</w:t>
      </w:r>
      <w:r w:rsidR="005C02DF" w:rsidRPr="00D5163E" w:rsidDel="005C02DF">
        <w:rPr>
          <w:rFonts w:ascii="Calibri" w:hAnsi="Calibri" w:cs="Calibri"/>
          <w:sz w:val="22"/>
          <w:szCs w:val="22"/>
        </w:rPr>
        <w:t xml:space="preserve"> </w:t>
      </w:r>
      <w:r w:rsidR="003E3ABA" w:rsidRPr="00D5163E">
        <w:rPr>
          <w:rFonts w:ascii="Calibri" w:hAnsi="Calibri" w:cs="Calibri"/>
          <w:sz w:val="22"/>
          <w:szCs w:val="22"/>
        </w:rPr>
        <w:t>(s) will be submitted to the GEF along with the completed Mid-term Review report and Terminal Evaluation report.</w:t>
      </w:r>
    </w:p>
    <w:p w14:paraId="0BBD3552" w14:textId="77777777" w:rsidR="003E3ABA" w:rsidRPr="00D5163E" w:rsidRDefault="003E3ABA" w:rsidP="007E081C">
      <w:pPr>
        <w:pStyle w:val="NormalWeb"/>
        <w:spacing w:before="0" w:beforeAutospacing="0" w:after="0" w:afterAutospacing="0"/>
        <w:rPr>
          <w:rFonts w:ascii="Calibri" w:hAnsi="Calibri" w:cs="Calibri"/>
          <w:sz w:val="22"/>
          <w:szCs w:val="22"/>
        </w:rPr>
      </w:pPr>
    </w:p>
    <w:p w14:paraId="74B34647" w14:textId="5A977DFA" w:rsidR="003E3ABA" w:rsidRPr="00D5163E" w:rsidRDefault="00B54BF6" w:rsidP="007E081C">
      <w:pPr>
        <w:spacing w:after="0"/>
        <w:rPr>
          <w:rFonts w:cs="Calibri"/>
          <w:sz w:val="22"/>
          <w:szCs w:val="22"/>
        </w:rPr>
      </w:pPr>
      <w:r w:rsidRPr="00D5163E">
        <w:rPr>
          <w:rFonts w:cs="Calibri"/>
          <w:sz w:val="22"/>
          <w:szCs w:val="22"/>
          <w:u w:val="single"/>
        </w:rPr>
        <w:t xml:space="preserve">Independent </w:t>
      </w:r>
      <w:r w:rsidR="003E3ABA" w:rsidRPr="00D5163E">
        <w:rPr>
          <w:rFonts w:cs="Calibri"/>
          <w:sz w:val="22"/>
          <w:szCs w:val="22"/>
          <w:u w:val="single"/>
        </w:rPr>
        <w:t>Mid-term Review (MTR)</w:t>
      </w:r>
      <w:r w:rsidR="003E3ABA" w:rsidRPr="00D5163E">
        <w:rPr>
          <w:rFonts w:cs="Calibri"/>
          <w:sz w:val="22"/>
          <w:szCs w:val="22"/>
        </w:rPr>
        <w:t>:  An independent mid-term review process will begin after the second PIR has been submitted to the GEF, and the MTR report will be submitted to the GEF in the same year as the</w:t>
      </w:r>
      <w:r w:rsidR="00A216AE" w:rsidRPr="00D5163E">
        <w:rPr>
          <w:rFonts w:cs="Calibri"/>
          <w:sz w:val="22"/>
          <w:szCs w:val="22"/>
        </w:rPr>
        <w:t xml:space="preserve"> 2</w:t>
      </w:r>
      <w:r w:rsidR="00A216AE" w:rsidRPr="00D5163E">
        <w:rPr>
          <w:rFonts w:cs="Calibri"/>
          <w:sz w:val="22"/>
          <w:szCs w:val="22"/>
          <w:vertAlign w:val="superscript"/>
        </w:rPr>
        <w:t>nd</w:t>
      </w:r>
      <w:r w:rsidR="00A216AE" w:rsidRPr="00D5163E">
        <w:rPr>
          <w:rFonts w:cs="Calibri"/>
          <w:sz w:val="22"/>
          <w:szCs w:val="22"/>
        </w:rPr>
        <w:t xml:space="preserve"> </w:t>
      </w:r>
      <w:r w:rsidR="00A04E6F" w:rsidRPr="00D5163E">
        <w:rPr>
          <w:rFonts w:cs="Calibri"/>
          <w:sz w:val="22"/>
          <w:szCs w:val="22"/>
        </w:rPr>
        <w:t xml:space="preserve">PIR. </w:t>
      </w:r>
      <w:r w:rsidR="003E3ABA" w:rsidRPr="00D5163E">
        <w:rPr>
          <w:rFonts w:cs="Calibri"/>
          <w:sz w:val="22"/>
          <w:szCs w:val="22"/>
        </w:rPr>
        <w:t>The MTR findings and responses outlined in the management response will be incorporated as recommendations for enhanced implementation during the final h</w:t>
      </w:r>
      <w:r w:rsidR="00A04E6F" w:rsidRPr="00D5163E">
        <w:rPr>
          <w:rFonts w:cs="Calibri"/>
          <w:sz w:val="22"/>
          <w:szCs w:val="22"/>
        </w:rPr>
        <w:t xml:space="preserve">alf of the project’s duration. </w:t>
      </w:r>
      <w:r w:rsidR="003E3ABA" w:rsidRPr="00D5163E">
        <w:rPr>
          <w:rFonts w:cs="Calibri"/>
          <w:sz w:val="22"/>
          <w:szCs w:val="22"/>
        </w:rPr>
        <w:t xml:space="preserve">The terms of reference, the review process and the MTR report will follow the standard templates and guidance </w:t>
      </w:r>
      <w:r w:rsidRPr="00D5163E">
        <w:rPr>
          <w:rFonts w:cs="Calibri"/>
          <w:sz w:val="22"/>
          <w:szCs w:val="22"/>
        </w:rPr>
        <w:t xml:space="preserve">prepared by the UNDP IEO for GEF-financed projects </w:t>
      </w:r>
      <w:r w:rsidR="003E3ABA" w:rsidRPr="00D5163E">
        <w:rPr>
          <w:rFonts w:cs="Calibri"/>
          <w:sz w:val="22"/>
          <w:szCs w:val="22"/>
        </w:rPr>
        <w:t xml:space="preserve">available on the </w:t>
      </w:r>
      <w:hyperlink r:id="rId38" w:anchor="gef" w:history="1">
        <w:r w:rsidR="003E3ABA" w:rsidRPr="00D5163E">
          <w:rPr>
            <w:rStyle w:val="Hyperlink"/>
            <w:rFonts w:cs="Calibri"/>
            <w:sz w:val="22"/>
            <w:szCs w:val="22"/>
          </w:rPr>
          <w:t>UNDP Evaluation Resource Center</w:t>
        </w:r>
      </w:hyperlink>
      <w:r w:rsidR="003E3ABA" w:rsidRPr="00D5163E">
        <w:rPr>
          <w:rStyle w:val="Hyperlink"/>
          <w:rFonts w:cs="Calibri"/>
          <w:sz w:val="22"/>
          <w:szCs w:val="22"/>
        </w:rPr>
        <w:t xml:space="preserve"> (ERC).</w:t>
      </w:r>
      <w:r w:rsidR="003E3ABA" w:rsidRPr="00D5163E">
        <w:rPr>
          <w:rFonts w:cs="Calibri"/>
          <w:sz w:val="22"/>
          <w:szCs w:val="22"/>
        </w:rPr>
        <w:t xml:space="preserve"> </w:t>
      </w:r>
      <w:r w:rsidRPr="00D5163E">
        <w:rPr>
          <w:rFonts w:cs="Calibri"/>
          <w:sz w:val="22"/>
          <w:szCs w:val="22"/>
        </w:rPr>
        <w:t xml:space="preserve">As noted in this guidance, the evaluation will be ‘independent, impartial and rigorous’. The consultants that will be hired to undertake the assignment will be independent from organizations that were involved in designing, executing or advising on the project to be evaluated. </w:t>
      </w:r>
      <w:r w:rsidR="005F7A51" w:rsidRPr="00D5163E">
        <w:rPr>
          <w:sz w:val="22"/>
          <w:szCs w:val="22"/>
        </w:rPr>
        <w:t>Equally, the evaluators should not be in a position where there may be the possibility of future contracts regarding the project under review.</w:t>
      </w:r>
      <w:r w:rsidR="005F7A51" w:rsidRPr="00D5163E">
        <w:rPr>
          <w:rFonts w:cs="Calibri"/>
          <w:sz w:val="22"/>
          <w:szCs w:val="22"/>
        </w:rPr>
        <w:t xml:space="preserve"> </w:t>
      </w:r>
      <w:r w:rsidRPr="00D5163E">
        <w:rPr>
          <w:rFonts w:cs="Calibri"/>
          <w:sz w:val="22"/>
          <w:szCs w:val="22"/>
        </w:rPr>
        <w:t>The GEF Operational</w:t>
      </w:r>
      <w:r w:rsidR="00A04E6F" w:rsidRPr="00D5163E">
        <w:rPr>
          <w:rFonts w:cs="Calibri"/>
          <w:sz w:val="22"/>
          <w:szCs w:val="22"/>
        </w:rPr>
        <w:t xml:space="preserve"> Focal Point </w:t>
      </w:r>
      <w:r w:rsidR="001D76EA" w:rsidRPr="00D5163E">
        <w:rPr>
          <w:rFonts w:cs="Calibri"/>
          <w:sz w:val="22"/>
          <w:szCs w:val="22"/>
        </w:rPr>
        <w:t xml:space="preserve">for Indonesia </w:t>
      </w:r>
      <w:r w:rsidR="00A04E6F" w:rsidRPr="00D5163E">
        <w:rPr>
          <w:rFonts w:cs="Calibri"/>
          <w:sz w:val="22"/>
          <w:szCs w:val="22"/>
        </w:rPr>
        <w:t xml:space="preserve">and other </w:t>
      </w:r>
      <w:r w:rsidRPr="00D5163E">
        <w:rPr>
          <w:rFonts w:cs="Calibri"/>
          <w:sz w:val="22"/>
          <w:szCs w:val="22"/>
        </w:rPr>
        <w:t xml:space="preserve">stakeholders will be involved and consulted during the terminal evaluation process. </w:t>
      </w:r>
      <w:r w:rsidR="003E3ABA" w:rsidRPr="00D5163E">
        <w:rPr>
          <w:rFonts w:cs="Calibri"/>
          <w:sz w:val="22"/>
          <w:szCs w:val="22"/>
        </w:rPr>
        <w:t xml:space="preserve">Additional quality assurance support is available from the </w:t>
      </w:r>
      <w:r w:rsidR="00E86B67" w:rsidRPr="00D5163E">
        <w:rPr>
          <w:rFonts w:cs="Calibri"/>
          <w:sz w:val="22"/>
          <w:szCs w:val="22"/>
        </w:rPr>
        <w:t>BPPS/GEF Directorate</w:t>
      </w:r>
      <w:r w:rsidR="003E3ABA" w:rsidRPr="00D5163E">
        <w:rPr>
          <w:rFonts w:cs="Calibri"/>
          <w:sz w:val="22"/>
          <w:szCs w:val="22"/>
        </w:rPr>
        <w:t>. The final MTR report</w:t>
      </w:r>
      <w:r w:rsidR="00407007" w:rsidRPr="00D5163E">
        <w:rPr>
          <w:rFonts w:cs="Calibri"/>
          <w:sz w:val="22"/>
          <w:szCs w:val="22"/>
        </w:rPr>
        <w:t xml:space="preserve"> and MTR TOR</w:t>
      </w:r>
      <w:r w:rsidR="003E3ABA" w:rsidRPr="00D5163E">
        <w:rPr>
          <w:rFonts w:cs="Calibri"/>
          <w:sz w:val="22"/>
          <w:szCs w:val="22"/>
        </w:rPr>
        <w:t xml:space="preserve"> will be available in English and will be cleared by the UNDP Country Office and the UNDP-GEF Regional Technical Adviser, and approved by the Project Board</w:t>
      </w:r>
      <w:r w:rsidR="00F55803" w:rsidRPr="00D5163E">
        <w:rPr>
          <w:rFonts w:cs="Calibri"/>
          <w:sz w:val="22"/>
          <w:szCs w:val="22"/>
        </w:rPr>
        <w:t xml:space="preserve"> and will be posted on the UNDP ERC</w:t>
      </w:r>
      <w:r w:rsidR="004C6970" w:rsidRPr="00D5163E">
        <w:rPr>
          <w:rFonts w:cs="Calibri"/>
          <w:sz w:val="22"/>
          <w:szCs w:val="22"/>
        </w:rPr>
        <w:t>. A management response to MTR recommendations will be posted in the ERC within six weeks of the MTR report’s completion.</w:t>
      </w:r>
      <w:r w:rsidR="003E3ABA" w:rsidRPr="00D5163E">
        <w:rPr>
          <w:rFonts w:cs="Calibri"/>
          <w:sz w:val="22"/>
          <w:szCs w:val="22"/>
        </w:rPr>
        <w:t xml:space="preserve">   </w:t>
      </w:r>
    </w:p>
    <w:p w14:paraId="1C9C1A8A" w14:textId="77777777" w:rsidR="00B54BF6" w:rsidRPr="00D5163E" w:rsidRDefault="00B54BF6" w:rsidP="007E081C">
      <w:pPr>
        <w:rPr>
          <w:rFonts w:cs="Calibri"/>
          <w:sz w:val="22"/>
          <w:szCs w:val="22"/>
          <w:u w:val="single"/>
        </w:rPr>
      </w:pPr>
    </w:p>
    <w:p w14:paraId="2BB2E6A4" w14:textId="18C9F56D" w:rsidR="003E3ABA" w:rsidRPr="00D5163E" w:rsidRDefault="003E3ABA" w:rsidP="007E081C">
      <w:pPr>
        <w:spacing w:after="0"/>
        <w:rPr>
          <w:rFonts w:cs="Calibri"/>
          <w:sz w:val="22"/>
          <w:szCs w:val="22"/>
        </w:rPr>
      </w:pPr>
      <w:r w:rsidRPr="00D5163E">
        <w:rPr>
          <w:rFonts w:cs="Calibri"/>
          <w:sz w:val="22"/>
          <w:szCs w:val="22"/>
          <w:u w:val="single"/>
        </w:rPr>
        <w:t>Terminal Evaluation (TE)</w:t>
      </w:r>
      <w:r w:rsidRPr="00D5163E">
        <w:rPr>
          <w:rFonts w:cs="Calibri"/>
          <w:sz w:val="22"/>
          <w:szCs w:val="22"/>
        </w:rPr>
        <w:t xml:space="preserve">:  An independent terminal evaluation (TE) will take place </w:t>
      </w:r>
      <w:r w:rsidR="00C24F2A" w:rsidRPr="00D5163E">
        <w:rPr>
          <w:rFonts w:cs="Calibri"/>
          <w:sz w:val="22"/>
          <w:szCs w:val="22"/>
        </w:rPr>
        <w:t>upon completion of all major project outputs and activities</w:t>
      </w:r>
      <w:r w:rsidR="00954A3F" w:rsidRPr="00D5163E">
        <w:rPr>
          <w:rFonts w:cs="Calibri"/>
          <w:sz w:val="22"/>
          <w:szCs w:val="22"/>
        </w:rPr>
        <w:t>.</w:t>
      </w:r>
      <w:r w:rsidR="008C5DA0" w:rsidRPr="00D5163E">
        <w:rPr>
          <w:rFonts w:cs="Calibri"/>
          <w:sz w:val="22"/>
          <w:szCs w:val="22"/>
        </w:rPr>
        <w:t xml:space="preserve"> </w:t>
      </w:r>
      <w:r w:rsidR="00954A3F" w:rsidRPr="00D5163E">
        <w:rPr>
          <w:rFonts w:cs="Calibri"/>
          <w:sz w:val="22"/>
          <w:szCs w:val="22"/>
        </w:rPr>
        <w:t xml:space="preserve">The terminal evaluation process </w:t>
      </w:r>
      <w:r w:rsidR="008C5DA0" w:rsidRPr="00D5163E">
        <w:rPr>
          <w:rFonts w:cs="Calibri"/>
          <w:sz w:val="22"/>
          <w:szCs w:val="22"/>
        </w:rPr>
        <w:t xml:space="preserve">will begin three months before </w:t>
      </w:r>
      <w:r w:rsidRPr="00D5163E">
        <w:rPr>
          <w:rFonts w:cs="Calibri"/>
          <w:sz w:val="22"/>
          <w:szCs w:val="22"/>
        </w:rPr>
        <w:t>oper</w:t>
      </w:r>
      <w:r w:rsidR="008C5DA0" w:rsidRPr="00D5163E">
        <w:rPr>
          <w:rFonts w:cs="Calibri"/>
          <w:sz w:val="22"/>
          <w:szCs w:val="22"/>
        </w:rPr>
        <w:t>ational closure of the project allowing the ev</w:t>
      </w:r>
      <w:r w:rsidR="00A04E6F" w:rsidRPr="00D5163E">
        <w:rPr>
          <w:rFonts w:cs="Calibri"/>
          <w:sz w:val="22"/>
          <w:szCs w:val="22"/>
        </w:rPr>
        <w:t>a</w:t>
      </w:r>
      <w:r w:rsidR="008C5DA0" w:rsidRPr="00D5163E">
        <w:rPr>
          <w:rFonts w:cs="Calibri"/>
          <w:sz w:val="22"/>
          <w:szCs w:val="22"/>
        </w:rPr>
        <w:t>l</w:t>
      </w:r>
      <w:r w:rsidR="00A04E6F" w:rsidRPr="00D5163E">
        <w:rPr>
          <w:rFonts w:cs="Calibri"/>
          <w:sz w:val="22"/>
          <w:szCs w:val="22"/>
        </w:rPr>
        <w:t>ua</w:t>
      </w:r>
      <w:r w:rsidR="008C5DA0" w:rsidRPr="00D5163E">
        <w:rPr>
          <w:rFonts w:cs="Calibri"/>
          <w:sz w:val="22"/>
          <w:szCs w:val="22"/>
        </w:rPr>
        <w:t xml:space="preserve">tion mission to proceed while the project team is still in place, yet ensuring the project is close enough to completion for the evaluation team to reach conclusions on key aspects such as project sustainability. </w:t>
      </w:r>
      <w:r w:rsidRPr="00D5163E">
        <w:rPr>
          <w:rFonts w:cs="Calibri"/>
          <w:sz w:val="22"/>
          <w:szCs w:val="22"/>
        </w:rPr>
        <w:t>The Project Manager will remain on contract until the TE report and management</w:t>
      </w:r>
      <w:r w:rsidR="008C5DA0" w:rsidRPr="00D5163E">
        <w:rPr>
          <w:rFonts w:cs="Calibri"/>
          <w:sz w:val="22"/>
          <w:szCs w:val="22"/>
        </w:rPr>
        <w:t xml:space="preserve"> response have been finalized. </w:t>
      </w:r>
      <w:r w:rsidRPr="00D5163E">
        <w:rPr>
          <w:rFonts w:cs="Calibri"/>
          <w:sz w:val="22"/>
          <w:szCs w:val="22"/>
        </w:rPr>
        <w:t>The terms of reference, the evaluation process and the final TE report will follow the standard templates and guidance</w:t>
      </w:r>
      <w:r w:rsidR="00E45EC4" w:rsidRPr="00D5163E">
        <w:rPr>
          <w:rFonts w:cs="Calibri"/>
          <w:sz w:val="22"/>
          <w:szCs w:val="22"/>
        </w:rPr>
        <w:t xml:space="preserve"> prepared by the UNDP IEO for GEF-financed projects</w:t>
      </w:r>
      <w:r w:rsidRPr="00D5163E">
        <w:rPr>
          <w:rFonts w:cs="Calibri"/>
          <w:sz w:val="22"/>
          <w:szCs w:val="22"/>
        </w:rPr>
        <w:t xml:space="preserve"> available on the </w:t>
      </w:r>
      <w:hyperlink r:id="rId39" w:anchor="gef" w:history="1">
        <w:r w:rsidRPr="00D5163E">
          <w:rPr>
            <w:rStyle w:val="Hyperlink"/>
            <w:rFonts w:cs="Calibri"/>
            <w:sz w:val="22"/>
            <w:szCs w:val="22"/>
          </w:rPr>
          <w:t>UNDP Evaluation Resource Center</w:t>
        </w:r>
      </w:hyperlink>
      <w:r w:rsidRPr="00D5163E">
        <w:rPr>
          <w:rStyle w:val="Hyperlink"/>
          <w:rFonts w:cs="Calibri"/>
          <w:sz w:val="22"/>
          <w:szCs w:val="22"/>
        </w:rPr>
        <w:t>.</w:t>
      </w:r>
      <w:r w:rsidRPr="00D5163E">
        <w:rPr>
          <w:rFonts w:cs="Calibri"/>
          <w:sz w:val="22"/>
          <w:szCs w:val="22"/>
        </w:rPr>
        <w:t xml:space="preserve"> </w:t>
      </w:r>
      <w:r w:rsidR="00C24F2A" w:rsidRPr="00D5163E">
        <w:rPr>
          <w:rFonts w:cs="Calibri"/>
          <w:sz w:val="22"/>
          <w:szCs w:val="22"/>
        </w:rPr>
        <w:t xml:space="preserve">As noted in this guidance, the evaluation will be ‘independent, impartial and rigorous’. The consultants that will be hired to undertake the assignment will be independent from organizations that were involved in designing, executing or advising on the project to be evaluated. </w:t>
      </w:r>
      <w:r w:rsidR="00D77B9F" w:rsidRPr="00D5163E">
        <w:rPr>
          <w:sz w:val="22"/>
          <w:szCs w:val="22"/>
        </w:rPr>
        <w:t>Equally, the evaluators should not be in a position where there may be the possibility of future contracts regarding the project being evaluated.</w:t>
      </w:r>
      <w:r w:rsidR="00466238" w:rsidRPr="00D5163E">
        <w:rPr>
          <w:sz w:val="22"/>
          <w:szCs w:val="22"/>
        </w:rPr>
        <w:t xml:space="preserve"> </w:t>
      </w:r>
      <w:r w:rsidR="00C24F2A" w:rsidRPr="00D5163E">
        <w:rPr>
          <w:rFonts w:cs="Calibri"/>
          <w:sz w:val="22"/>
          <w:szCs w:val="22"/>
        </w:rPr>
        <w:t>The GEF Operationa</w:t>
      </w:r>
      <w:r w:rsidR="00A04E6F" w:rsidRPr="00D5163E">
        <w:rPr>
          <w:rFonts w:cs="Calibri"/>
          <w:sz w:val="22"/>
          <w:szCs w:val="22"/>
        </w:rPr>
        <w:t xml:space="preserve">l Focal Point and other </w:t>
      </w:r>
      <w:r w:rsidR="00C24F2A" w:rsidRPr="00D5163E">
        <w:rPr>
          <w:rFonts w:cs="Calibri"/>
          <w:sz w:val="22"/>
          <w:szCs w:val="22"/>
        </w:rPr>
        <w:t xml:space="preserve">stakeholders will be involved and consulted during the terminal evaluation process. </w:t>
      </w:r>
      <w:r w:rsidRPr="00D5163E">
        <w:rPr>
          <w:rFonts w:cs="Calibri"/>
          <w:sz w:val="22"/>
          <w:szCs w:val="22"/>
        </w:rPr>
        <w:t xml:space="preserve">Additional quality assurance support is available from the </w:t>
      </w:r>
      <w:r w:rsidR="00771C53" w:rsidRPr="00D5163E">
        <w:rPr>
          <w:rFonts w:cs="Calibri"/>
          <w:sz w:val="22"/>
          <w:szCs w:val="22"/>
        </w:rPr>
        <w:t>BPPS/GEF Directorate</w:t>
      </w:r>
      <w:r w:rsidRPr="00D5163E">
        <w:rPr>
          <w:rFonts w:cs="Calibri"/>
          <w:sz w:val="22"/>
          <w:szCs w:val="22"/>
        </w:rPr>
        <w:t>. The final TE report</w:t>
      </w:r>
      <w:r w:rsidR="00550557" w:rsidRPr="00D5163E">
        <w:rPr>
          <w:rFonts w:cs="Calibri"/>
          <w:sz w:val="22"/>
          <w:szCs w:val="22"/>
        </w:rPr>
        <w:t xml:space="preserve"> and TE TOR</w:t>
      </w:r>
      <w:r w:rsidRPr="00D5163E">
        <w:rPr>
          <w:rFonts w:cs="Calibri"/>
          <w:sz w:val="22"/>
          <w:szCs w:val="22"/>
        </w:rPr>
        <w:t xml:space="preserve"> will be cleared by the UNDP </w:t>
      </w:r>
      <w:r w:rsidR="00396B6C" w:rsidRPr="00D5163E">
        <w:rPr>
          <w:rFonts w:cs="Calibri"/>
          <w:sz w:val="22"/>
          <w:szCs w:val="22"/>
        </w:rPr>
        <w:t xml:space="preserve">Indonesia </w:t>
      </w:r>
      <w:r w:rsidRPr="00D5163E">
        <w:rPr>
          <w:rFonts w:cs="Calibri"/>
          <w:sz w:val="22"/>
          <w:szCs w:val="22"/>
        </w:rPr>
        <w:t>Country Office</w:t>
      </w:r>
      <w:r w:rsidR="00396B6C" w:rsidRPr="00D5163E">
        <w:rPr>
          <w:rFonts w:cs="Calibri"/>
          <w:sz w:val="22"/>
          <w:szCs w:val="22"/>
        </w:rPr>
        <w:t xml:space="preserve">, </w:t>
      </w:r>
      <w:r w:rsidRPr="00D5163E">
        <w:rPr>
          <w:rFonts w:cs="Calibri"/>
          <w:sz w:val="22"/>
          <w:szCs w:val="22"/>
        </w:rPr>
        <w:t>and the UNDP-GEF Regional Technical Adviser</w:t>
      </w:r>
      <w:r w:rsidR="00013565" w:rsidRPr="00D5163E">
        <w:rPr>
          <w:rFonts w:cs="Calibri"/>
          <w:sz w:val="22"/>
          <w:szCs w:val="22"/>
        </w:rPr>
        <w:t xml:space="preserve"> based in Bangkok</w:t>
      </w:r>
      <w:r w:rsidRPr="00D5163E">
        <w:rPr>
          <w:rFonts w:cs="Calibri"/>
          <w:sz w:val="22"/>
          <w:szCs w:val="22"/>
        </w:rPr>
        <w:t xml:space="preserve">, and will be approved by the Project Board.  The TE report </w:t>
      </w:r>
      <w:r w:rsidRPr="00D5163E">
        <w:rPr>
          <w:rFonts w:cs="Calibri"/>
          <w:sz w:val="22"/>
          <w:szCs w:val="22"/>
        </w:rPr>
        <w:lastRenderedPageBreak/>
        <w:t>will be publicly available in English</w:t>
      </w:r>
      <w:r w:rsidR="002C7310" w:rsidRPr="00D5163E">
        <w:rPr>
          <w:rFonts w:cs="Calibri"/>
          <w:sz w:val="22"/>
          <w:szCs w:val="22"/>
        </w:rPr>
        <w:t xml:space="preserve"> and posted</w:t>
      </w:r>
      <w:r w:rsidRPr="00D5163E">
        <w:rPr>
          <w:rFonts w:cs="Calibri"/>
          <w:sz w:val="22"/>
          <w:szCs w:val="22"/>
        </w:rPr>
        <w:t xml:space="preserve"> on the UNDP ERC. </w:t>
      </w:r>
      <w:r w:rsidR="000204EF" w:rsidRPr="00D5163E">
        <w:rPr>
          <w:rFonts w:cs="Calibri"/>
          <w:sz w:val="22"/>
          <w:szCs w:val="22"/>
        </w:rPr>
        <w:t>A management response to the TE recommendations will be posted to the ERC within six weeks of the TE report’s completion.</w:t>
      </w:r>
      <w:r w:rsidRPr="00D5163E">
        <w:rPr>
          <w:rFonts w:cs="Calibri"/>
          <w:sz w:val="22"/>
          <w:szCs w:val="22"/>
        </w:rPr>
        <w:t xml:space="preserve"> </w:t>
      </w:r>
    </w:p>
    <w:p w14:paraId="0946F880" w14:textId="77777777" w:rsidR="003E3ABA" w:rsidRPr="00D5163E" w:rsidRDefault="003E3ABA" w:rsidP="007E081C">
      <w:pPr>
        <w:spacing w:after="0"/>
        <w:rPr>
          <w:rFonts w:cs="Calibri"/>
          <w:sz w:val="22"/>
          <w:szCs w:val="22"/>
        </w:rPr>
      </w:pPr>
    </w:p>
    <w:p w14:paraId="02B7EE97" w14:textId="77777777" w:rsidR="003E3ABA" w:rsidRPr="00D5163E" w:rsidRDefault="003E3ABA" w:rsidP="007E081C">
      <w:pPr>
        <w:spacing w:after="0"/>
        <w:rPr>
          <w:rFonts w:cs="Calibri"/>
          <w:sz w:val="22"/>
          <w:szCs w:val="22"/>
        </w:rPr>
      </w:pPr>
      <w:r w:rsidRPr="00D5163E">
        <w:rPr>
          <w:rFonts w:cs="Calibri"/>
          <w:sz w:val="22"/>
          <w:szCs w:val="22"/>
        </w:rPr>
        <w:t xml:space="preserve">The UNDP </w:t>
      </w:r>
      <w:r w:rsidR="001D76EA" w:rsidRPr="00D5163E">
        <w:rPr>
          <w:rFonts w:cs="Calibri"/>
          <w:sz w:val="22"/>
          <w:szCs w:val="22"/>
        </w:rPr>
        <w:t xml:space="preserve">Indonesia </w:t>
      </w:r>
      <w:r w:rsidRPr="00D5163E">
        <w:rPr>
          <w:rFonts w:cs="Calibri"/>
          <w:sz w:val="22"/>
          <w:szCs w:val="22"/>
        </w:rPr>
        <w:t>Country Office will include the planned project terminal evaluation in the UNDP Country Office evaluation plan, and will upload the final terminal evaluation report in English and the corresponding management response to the UNDP Evaluation Resource Centre (ERC). Once uploaded to the ERC, the UNDP I</w:t>
      </w:r>
      <w:r w:rsidR="00E45EC4" w:rsidRPr="00D5163E">
        <w:rPr>
          <w:rFonts w:cs="Calibri"/>
          <w:sz w:val="22"/>
          <w:szCs w:val="22"/>
        </w:rPr>
        <w:t>EO</w:t>
      </w:r>
      <w:r w:rsidRPr="00D5163E">
        <w:rPr>
          <w:rFonts w:cs="Calibri"/>
          <w:sz w:val="22"/>
          <w:szCs w:val="22"/>
        </w:rPr>
        <w:t xml:space="preserve"> will undertake a quality assessment and validate the findings and ratings in the TE report, and rate the quality of the TE report.  The UNDP IEO assessment report will be sent to the GEF I</w:t>
      </w:r>
      <w:r w:rsidR="00E45EC4" w:rsidRPr="00D5163E">
        <w:rPr>
          <w:rFonts w:cs="Calibri"/>
          <w:sz w:val="22"/>
          <w:szCs w:val="22"/>
        </w:rPr>
        <w:t>EO</w:t>
      </w:r>
      <w:r w:rsidRPr="00D5163E">
        <w:rPr>
          <w:rFonts w:cs="Calibri"/>
          <w:sz w:val="22"/>
          <w:szCs w:val="22"/>
        </w:rPr>
        <w:t xml:space="preserve"> along with the project terminal evaluation report.</w:t>
      </w:r>
    </w:p>
    <w:p w14:paraId="6548D126" w14:textId="77777777" w:rsidR="003E3ABA" w:rsidRPr="00D5163E" w:rsidRDefault="003E3ABA" w:rsidP="007E081C">
      <w:pPr>
        <w:spacing w:after="0"/>
        <w:rPr>
          <w:rFonts w:cs="Calibri"/>
          <w:sz w:val="22"/>
          <w:szCs w:val="22"/>
        </w:rPr>
      </w:pPr>
    </w:p>
    <w:p w14:paraId="706B93AF" w14:textId="446F5859" w:rsidR="003F2D49" w:rsidRPr="00D5163E" w:rsidRDefault="003E3ABA" w:rsidP="007E081C">
      <w:pPr>
        <w:spacing w:after="0"/>
        <w:rPr>
          <w:rFonts w:cs="Calibri"/>
          <w:sz w:val="22"/>
          <w:szCs w:val="22"/>
        </w:rPr>
      </w:pPr>
      <w:r w:rsidRPr="00D5163E">
        <w:rPr>
          <w:rFonts w:cs="Calibri"/>
          <w:sz w:val="22"/>
          <w:szCs w:val="22"/>
          <w:u w:val="single"/>
        </w:rPr>
        <w:t>Final Report</w:t>
      </w:r>
      <w:r w:rsidRPr="00D5163E">
        <w:rPr>
          <w:rFonts w:cs="Calibri"/>
          <w:sz w:val="22"/>
          <w:szCs w:val="22"/>
        </w:rPr>
        <w:t>: The project’s terminal PIR along with the terminal evaluation (TE) report and corresponding management response will serve as the</w:t>
      </w:r>
      <w:r w:rsidR="00A04E6F" w:rsidRPr="00D5163E">
        <w:rPr>
          <w:rFonts w:cs="Calibri"/>
          <w:sz w:val="22"/>
          <w:szCs w:val="22"/>
        </w:rPr>
        <w:t xml:space="preserve"> final project report package. </w:t>
      </w:r>
      <w:r w:rsidRPr="00D5163E">
        <w:rPr>
          <w:rFonts w:cs="Calibri"/>
          <w:sz w:val="22"/>
          <w:szCs w:val="22"/>
        </w:rPr>
        <w:t xml:space="preserve">The final project report package shall be discussed with the Project Board during an end-of-project review meeting to discuss lesson learned and opportunities for scaling up. </w:t>
      </w:r>
    </w:p>
    <w:p w14:paraId="26D566DE" w14:textId="77777777" w:rsidR="003F2D49" w:rsidRPr="00D5163E" w:rsidRDefault="003F2D49" w:rsidP="007E081C">
      <w:pPr>
        <w:spacing w:after="0"/>
        <w:rPr>
          <w:rFonts w:cs="Calibri"/>
          <w:sz w:val="22"/>
          <w:szCs w:val="22"/>
        </w:rPr>
      </w:pPr>
    </w:p>
    <w:p w14:paraId="6465BA41" w14:textId="77777777" w:rsidR="00360FCC" w:rsidRPr="00D5163E" w:rsidRDefault="00360FCC" w:rsidP="00360FCC">
      <w:pPr>
        <w:spacing w:after="0"/>
        <w:jc w:val="left"/>
        <w:rPr>
          <w:rFonts w:cs="Segoe UI"/>
          <w:color w:val="000000"/>
          <w:sz w:val="22"/>
          <w:szCs w:val="22"/>
        </w:rPr>
      </w:pPr>
      <w:r w:rsidRPr="00D5163E">
        <w:rPr>
          <w:sz w:val="22"/>
          <w:szCs w:val="22"/>
          <w:u w:val="single"/>
        </w:rPr>
        <w:t>Agreement on intellectual property rights and use of logo on the project’s deliverables and disclosure of information</w:t>
      </w:r>
      <w:r w:rsidRPr="00D5163E">
        <w:rPr>
          <w:b/>
          <w:sz w:val="22"/>
          <w:szCs w:val="22"/>
        </w:rPr>
        <w:t xml:space="preserve">:  </w:t>
      </w:r>
      <w:r w:rsidRPr="00D5163E">
        <w:rPr>
          <w:sz w:val="22"/>
          <w:szCs w:val="22"/>
        </w:rPr>
        <w:t>T</w:t>
      </w:r>
      <w:r w:rsidRPr="00D5163E">
        <w:rPr>
          <w:rFonts w:cs="Calibri"/>
          <w:sz w:val="22"/>
          <w:szCs w:val="22"/>
        </w:rPr>
        <w: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D5163E">
        <w:rPr>
          <w:rStyle w:val="FootnoteReference"/>
          <w:sz w:val="22"/>
          <w:szCs w:val="22"/>
        </w:rPr>
        <w:footnoteReference w:id="16"/>
      </w:r>
      <w:r w:rsidRPr="00D5163E">
        <w:rPr>
          <w:rFonts w:cs="Calibri"/>
          <w:sz w:val="22"/>
          <w:szCs w:val="22"/>
        </w:rPr>
        <w:t xml:space="preserve"> and</w:t>
      </w:r>
      <w:r w:rsidRPr="00D5163E">
        <w:rPr>
          <w:rFonts w:cs="Segoe UI"/>
          <w:color w:val="000000"/>
          <w:sz w:val="22"/>
          <w:szCs w:val="22"/>
        </w:rPr>
        <w:t xml:space="preserve"> the GEF policy on public involvement</w:t>
      </w:r>
      <w:r w:rsidRPr="00D5163E">
        <w:rPr>
          <w:rStyle w:val="FootnoteReference"/>
          <w:color w:val="000000"/>
          <w:sz w:val="22"/>
          <w:szCs w:val="22"/>
        </w:rPr>
        <w:footnoteReference w:id="17"/>
      </w:r>
      <w:r w:rsidRPr="00D5163E">
        <w:rPr>
          <w:rFonts w:cs="Segoe UI"/>
          <w:color w:val="000000"/>
          <w:sz w:val="22"/>
          <w:szCs w:val="22"/>
        </w:rPr>
        <w:t xml:space="preserve">. </w:t>
      </w:r>
    </w:p>
    <w:p w14:paraId="358C84C9" w14:textId="7506DEFB" w:rsidR="003E3ABA" w:rsidRPr="00D5163E" w:rsidRDefault="003E3ABA" w:rsidP="007E081C">
      <w:pPr>
        <w:spacing w:after="0"/>
        <w:rPr>
          <w:rFonts w:cs="Calibri"/>
          <w:sz w:val="22"/>
          <w:szCs w:val="22"/>
        </w:rPr>
      </w:pPr>
      <w:r w:rsidRPr="00D5163E">
        <w:rPr>
          <w:rFonts w:cs="Calibri"/>
          <w:sz w:val="22"/>
          <w:szCs w:val="22"/>
        </w:rPr>
        <w:t xml:space="preserve">   </w:t>
      </w:r>
    </w:p>
    <w:p w14:paraId="23A52E8F" w14:textId="12F7E2AB" w:rsidR="007D408C" w:rsidRPr="00D5163E" w:rsidRDefault="007D408C" w:rsidP="007E081C">
      <w:pPr>
        <w:spacing w:after="0"/>
        <w:rPr>
          <w:rFonts w:cs="Calibri"/>
          <w:sz w:val="22"/>
          <w:szCs w:val="22"/>
        </w:rPr>
      </w:pPr>
    </w:p>
    <w:p w14:paraId="4ABF6EDF" w14:textId="2D0D360F" w:rsidR="007D408C" w:rsidRPr="00D5163E" w:rsidRDefault="007D408C" w:rsidP="007E081C">
      <w:pPr>
        <w:spacing w:after="0"/>
        <w:rPr>
          <w:rFonts w:cs="Calibri"/>
          <w:sz w:val="22"/>
          <w:szCs w:val="22"/>
        </w:rPr>
      </w:pPr>
    </w:p>
    <w:p w14:paraId="6EDF9724" w14:textId="77777777" w:rsidR="007D408C" w:rsidRPr="00D5163E" w:rsidRDefault="007D408C" w:rsidP="007E081C">
      <w:pPr>
        <w:spacing w:after="0"/>
        <w:rPr>
          <w:rFonts w:cs="Calibri"/>
          <w:sz w:val="22"/>
          <w:szCs w:val="22"/>
        </w:rPr>
      </w:pPr>
    </w:p>
    <w:p w14:paraId="6ACEE5AA" w14:textId="77777777" w:rsidR="003E3ABA" w:rsidRPr="00D5163E" w:rsidRDefault="003E3ABA" w:rsidP="007E081C">
      <w:pPr>
        <w:spacing w:after="0"/>
        <w:rPr>
          <w:rFonts w:cs="Calibri"/>
          <w:sz w:val="22"/>
          <w:szCs w:val="22"/>
        </w:rPr>
      </w:pPr>
    </w:p>
    <w:p w14:paraId="1E4D9203" w14:textId="09A50AE4" w:rsidR="003E3ABA" w:rsidRPr="00D5163E" w:rsidRDefault="003E3ABA" w:rsidP="007E08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Calibri"/>
          <w:b/>
          <w:sz w:val="22"/>
          <w:szCs w:val="22"/>
        </w:rPr>
      </w:pPr>
      <w:r w:rsidRPr="00D5163E">
        <w:rPr>
          <w:rFonts w:cs="Calibri"/>
          <w:b/>
          <w:sz w:val="22"/>
          <w:szCs w:val="22"/>
        </w:rPr>
        <w:t>Mandatory GEF M&amp;E Requirements and M&amp;E Budget:</w:t>
      </w:r>
    </w:p>
    <w:p w14:paraId="20E73C42" w14:textId="77777777" w:rsidR="00492A9C" w:rsidRPr="00D5163E" w:rsidRDefault="00492A9C" w:rsidP="007E08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5"/>
        <w:gridCol w:w="1980"/>
        <w:gridCol w:w="1350"/>
        <w:gridCol w:w="1170"/>
        <w:gridCol w:w="1705"/>
      </w:tblGrid>
      <w:tr w:rsidR="003E3ABA" w:rsidRPr="00D5163E" w14:paraId="01D98E73" w14:textId="77777777" w:rsidTr="00C368C2">
        <w:trPr>
          <w:tblHeader/>
          <w:jc w:val="center"/>
        </w:trPr>
        <w:tc>
          <w:tcPr>
            <w:tcW w:w="3145" w:type="dxa"/>
            <w:vMerge w:val="restart"/>
            <w:shd w:val="clear" w:color="auto" w:fill="BFBFBF"/>
            <w:vAlign w:val="center"/>
          </w:tcPr>
          <w:p w14:paraId="61FF682C" w14:textId="77777777" w:rsidR="003E3ABA" w:rsidRPr="00D5163E" w:rsidRDefault="003E3ABA" w:rsidP="007E081C">
            <w:pPr>
              <w:jc w:val="center"/>
              <w:rPr>
                <w:rFonts w:cs="Calibri"/>
                <w:b/>
                <w:szCs w:val="20"/>
              </w:rPr>
            </w:pPr>
            <w:r w:rsidRPr="00D5163E">
              <w:rPr>
                <w:rFonts w:cs="Calibri"/>
                <w:b/>
                <w:szCs w:val="20"/>
              </w:rPr>
              <w:t>GEF M&amp;E requirements</w:t>
            </w:r>
          </w:p>
          <w:p w14:paraId="1E4C42AB" w14:textId="77777777" w:rsidR="003E3ABA" w:rsidRPr="00D5163E" w:rsidRDefault="003E3ABA" w:rsidP="007E081C">
            <w:pPr>
              <w:jc w:val="center"/>
              <w:rPr>
                <w:rFonts w:cs="Calibri"/>
                <w:b/>
                <w:szCs w:val="20"/>
              </w:rPr>
            </w:pPr>
          </w:p>
        </w:tc>
        <w:tc>
          <w:tcPr>
            <w:tcW w:w="1980" w:type="dxa"/>
            <w:vMerge w:val="restart"/>
            <w:shd w:val="clear" w:color="auto" w:fill="BFBFBF"/>
            <w:vAlign w:val="center"/>
          </w:tcPr>
          <w:p w14:paraId="6EA65610" w14:textId="77777777" w:rsidR="003E3ABA" w:rsidRPr="00D5163E" w:rsidRDefault="003E3ABA" w:rsidP="007E081C">
            <w:pPr>
              <w:jc w:val="center"/>
              <w:rPr>
                <w:rFonts w:cs="Calibri"/>
                <w:b/>
                <w:szCs w:val="20"/>
              </w:rPr>
            </w:pPr>
            <w:r w:rsidRPr="00D5163E">
              <w:rPr>
                <w:rFonts w:cs="Calibri"/>
                <w:b/>
                <w:szCs w:val="20"/>
              </w:rPr>
              <w:t>Primary responsibility</w:t>
            </w:r>
          </w:p>
        </w:tc>
        <w:tc>
          <w:tcPr>
            <w:tcW w:w="2520" w:type="dxa"/>
            <w:gridSpan w:val="2"/>
            <w:shd w:val="clear" w:color="auto" w:fill="BFBFBF"/>
            <w:vAlign w:val="center"/>
          </w:tcPr>
          <w:p w14:paraId="7E4089A3" w14:textId="77777777" w:rsidR="003E3ABA" w:rsidRPr="00D5163E" w:rsidRDefault="003E3ABA" w:rsidP="007E081C">
            <w:pPr>
              <w:jc w:val="center"/>
              <w:rPr>
                <w:rFonts w:cs="Calibri"/>
                <w:b/>
                <w:szCs w:val="20"/>
              </w:rPr>
            </w:pPr>
            <w:r w:rsidRPr="00D5163E">
              <w:rPr>
                <w:rFonts w:cs="Calibri"/>
                <w:b/>
                <w:szCs w:val="20"/>
              </w:rPr>
              <w:t>Indicative costs to be charged to the Project Budget</w:t>
            </w:r>
            <w:r w:rsidRPr="00D5163E">
              <w:rPr>
                <w:rStyle w:val="FootnoteReference"/>
                <w:rFonts w:ascii="Calibri" w:hAnsi="Calibri"/>
                <w:b/>
                <w:sz w:val="20"/>
                <w:szCs w:val="20"/>
              </w:rPr>
              <w:footnoteReference w:id="18"/>
            </w:r>
            <w:r w:rsidRPr="00D5163E">
              <w:rPr>
                <w:rFonts w:cs="Calibri"/>
                <w:b/>
                <w:szCs w:val="20"/>
              </w:rPr>
              <w:t xml:space="preserve">  (US$)</w:t>
            </w:r>
          </w:p>
        </w:tc>
        <w:tc>
          <w:tcPr>
            <w:tcW w:w="1705" w:type="dxa"/>
            <w:vMerge w:val="restart"/>
            <w:shd w:val="clear" w:color="auto" w:fill="BFBFBF"/>
            <w:vAlign w:val="center"/>
          </w:tcPr>
          <w:p w14:paraId="0CED2CBA" w14:textId="77777777" w:rsidR="003E3ABA" w:rsidRPr="00D5163E" w:rsidRDefault="003E3ABA" w:rsidP="007E081C">
            <w:pPr>
              <w:jc w:val="center"/>
              <w:rPr>
                <w:rFonts w:cs="Calibri"/>
                <w:b/>
                <w:szCs w:val="20"/>
              </w:rPr>
            </w:pPr>
            <w:r w:rsidRPr="00D5163E">
              <w:rPr>
                <w:rFonts w:cs="Calibri"/>
                <w:b/>
                <w:szCs w:val="20"/>
              </w:rPr>
              <w:t>Time frame</w:t>
            </w:r>
          </w:p>
        </w:tc>
      </w:tr>
      <w:tr w:rsidR="003E3ABA" w:rsidRPr="00D5163E" w14:paraId="09AC5754" w14:textId="77777777" w:rsidTr="00C368C2">
        <w:trPr>
          <w:tblHeader/>
          <w:jc w:val="center"/>
        </w:trPr>
        <w:tc>
          <w:tcPr>
            <w:tcW w:w="3145" w:type="dxa"/>
            <w:vMerge/>
            <w:shd w:val="clear" w:color="auto" w:fill="BFBFBF"/>
            <w:vAlign w:val="center"/>
          </w:tcPr>
          <w:p w14:paraId="123A9212" w14:textId="77777777" w:rsidR="003E3ABA" w:rsidRPr="00D5163E" w:rsidRDefault="003E3ABA" w:rsidP="007E081C">
            <w:pPr>
              <w:jc w:val="center"/>
              <w:rPr>
                <w:rFonts w:cs="Calibri"/>
                <w:b/>
                <w:szCs w:val="20"/>
              </w:rPr>
            </w:pPr>
          </w:p>
        </w:tc>
        <w:tc>
          <w:tcPr>
            <w:tcW w:w="1980" w:type="dxa"/>
            <w:vMerge/>
            <w:shd w:val="clear" w:color="auto" w:fill="BFBFBF"/>
            <w:vAlign w:val="center"/>
          </w:tcPr>
          <w:p w14:paraId="6C026A2C" w14:textId="77777777" w:rsidR="003E3ABA" w:rsidRPr="00D5163E" w:rsidRDefault="003E3ABA" w:rsidP="007E081C">
            <w:pPr>
              <w:jc w:val="center"/>
              <w:rPr>
                <w:rFonts w:cs="Calibri"/>
                <w:b/>
                <w:szCs w:val="20"/>
              </w:rPr>
            </w:pPr>
          </w:p>
        </w:tc>
        <w:tc>
          <w:tcPr>
            <w:tcW w:w="1350" w:type="dxa"/>
            <w:shd w:val="clear" w:color="auto" w:fill="BFBFBF"/>
            <w:vAlign w:val="center"/>
          </w:tcPr>
          <w:p w14:paraId="33AFFC37" w14:textId="77777777" w:rsidR="003E3ABA" w:rsidRPr="00D5163E" w:rsidRDefault="003E3ABA" w:rsidP="007E081C">
            <w:pPr>
              <w:jc w:val="center"/>
              <w:rPr>
                <w:rFonts w:ascii="Times New Roman" w:hAnsi="Times New Roman" w:cs="Calibri"/>
                <w:b/>
                <w:noProof/>
                <w:szCs w:val="20"/>
              </w:rPr>
            </w:pPr>
            <w:r w:rsidRPr="00D5163E">
              <w:rPr>
                <w:rFonts w:cs="Calibri"/>
                <w:b/>
                <w:szCs w:val="20"/>
              </w:rPr>
              <w:t>GEF grant</w:t>
            </w:r>
          </w:p>
        </w:tc>
        <w:tc>
          <w:tcPr>
            <w:tcW w:w="1170" w:type="dxa"/>
            <w:shd w:val="clear" w:color="auto" w:fill="BFBFBF"/>
            <w:vAlign w:val="center"/>
          </w:tcPr>
          <w:p w14:paraId="016BA8EB" w14:textId="77777777" w:rsidR="003E3ABA" w:rsidRPr="00D5163E" w:rsidRDefault="003E3ABA" w:rsidP="007E081C">
            <w:pPr>
              <w:jc w:val="center"/>
              <w:rPr>
                <w:rFonts w:ascii="Times New Roman" w:hAnsi="Times New Roman" w:cs="Calibri"/>
                <w:b/>
                <w:noProof/>
                <w:szCs w:val="20"/>
              </w:rPr>
            </w:pPr>
            <w:r w:rsidRPr="00D5163E">
              <w:rPr>
                <w:rFonts w:cs="Calibri"/>
                <w:b/>
                <w:szCs w:val="20"/>
              </w:rPr>
              <w:t>Co-financing</w:t>
            </w:r>
          </w:p>
        </w:tc>
        <w:tc>
          <w:tcPr>
            <w:tcW w:w="1705" w:type="dxa"/>
            <w:vMerge/>
            <w:shd w:val="clear" w:color="auto" w:fill="BFBFBF"/>
            <w:vAlign w:val="center"/>
          </w:tcPr>
          <w:p w14:paraId="1A3BF82B" w14:textId="77777777" w:rsidR="003E3ABA" w:rsidRPr="00D5163E" w:rsidRDefault="003E3ABA" w:rsidP="007E081C">
            <w:pPr>
              <w:jc w:val="center"/>
              <w:rPr>
                <w:rFonts w:cs="Calibri"/>
                <w:b/>
                <w:szCs w:val="20"/>
              </w:rPr>
            </w:pPr>
          </w:p>
        </w:tc>
      </w:tr>
      <w:tr w:rsidR="003E3ABA" w:rsidRPr="00D5163E" w14:paraId="0771B25B" w14:textId="77777777" w:rsidTr="00787CD1">
        <w:trPr>
          <w:jc w:val="center"/>
        </w:trPr>
        <w:tc>
          <w:tcPr>
            <w:tcW w:w="3145" w:type="dxa"/>
          </w:tcPr>
          <w:p w14:paraId="339ED7FE" w14:textId="77777777" w:rsidR="003E3ABA" w:rsidRPr="00D5163E" w:rsidRDefault="003E3ABA" w:rsidP="002C2489">
            <w:pPr>
              <w:rPr>
                <w:rFonts w:cs="Calibri"/>
                <w:b/>
                <w:sz w:val="18"/>
                <w:szCs w:val="18"/>
              </w:rPr>
            </w:pPr>
            <w:r w:rsidRPr="00D5163E">
              <w:rPr>
                <w:rFonts w:cs="Calibri"/>
                <w:b/>
                <w:sz w:val="18"/>
                <w:szCs w:val="18"/>
              </w:rPr>
              <w:t xml:space="preserve">Inception Workshop </w:t>
            </w:r>
          </w:p>
        </w:tc>
        <w:tc>
          <w:tcPr>
            <w:tcW w:w="1980" w:type="dxa"/>
          </w:tcPr>
          <w:p w14:paraId="6FD0FC61" w14:textId="77777777" w:rsidR="00013565" w:rsidRPr="00D5163E" w:rsidRDefault="003E3ABA" w:rsidP="007E081C">
            <w:pPr>
              <w:rPr>
                <w:rFonts w:cs="Calibri"/>
                <w:sz w:val="18"/>
                <w:szCs w:val="18"/>
              </w:rPr>
            </w:pPr>
            <w:r w:rsidRPr="00D5163E">
              <w:rPr>
                <w:rFonts w:cs="Calibri"/>
                <w:sz w:val="18"/>
                <w:szCs w:val="18"/>
              </w:rPr>
              <w:t>UNDP Country Office</w:t>
            </w:r>
          </w:p>
          <w:p w14:paraId="5278CEB0" w14:textId="7E9D2578" w:rsidR="007B11BA" w:rsidRPr="00D5163E" w:rsidRDefault="002C5619" w:rsidP="007E081C">
            <w:pPr>
              <w:rPr>
                <w:rFonts w:cs="Calibri"/>
                <w:sz w:val="18"/>
                <w:szCs w:val="18"/>
              </w:rPr>
            </w:pPr>
            <w:r>
              <w:rPr>
                <w:rFonts w:cs="Calibri"/>
                <w:sz w:val="18"/>
                <w:szCs w:val="18"/>
              </w:rPr>
              <w:t>UNEP</w:t>
            </w:r>
            <w:r w:rsidR="007B11BA" w:rsidRPr="00D5163E">
              <w:rPr>
                <w:rFonts w:cs="Calibri"/>
                <w:sz w:val="18"/>
                <w:szCs w:val="18"/>
              </w:rPr>
              <w:t>-GEF Task Manager</w:t>
            </w:r>
          </w:p>
          <w:p w14:paraId="3F6F1A46" w14:textId="77777777" w:rsidR="003E3ABA" w:rsidRPr="00D5163E" w:rsidRDefault="00013565" w:rsidP="007E081C">
            <w:pPr>
              <w:rPr>
                <w:rFonts w:cs="Calibri"/>
                <w:sz w:val="18"/>
                <w:szCs w:val="18"/>
              </w:rPr>
            </w:pPr>
            <w:r w:rsidRPr="00D5163E">
              <w:rPr>
                <w:rFonts w:cs="Calibri"/>
                <w:sz w:val="18"/>
                <w:szCs w:val="18"/>
              </w:rPr>
              <w:t>Project Manager (PM)</w:t>
            </w:r>
            <w:r w:rsidR="003E3ABA" w:rsidRPr="00D5163E">
              <w:rPr>
                <w:rFonts w:cs="Calibri"/>
                <w:sz w:val="18"/>
                <w:szCs w:val="18"/>
              </w:rPr>
              <w:t xml:space="preserve"> </w:t>
            </w:r>
          </w:p>
        </w:tc>
        <w:tc>
          <w:tcPr>
            <w:tcW w:w="1350" w:type="dxa"/>
          </w:tcPr>
          <w:p w14:paraId="244FC96C" w14:textId="246A11D4" w:rsidR="003E3ABA" w:rsidRPr="00D5163E" w:rsidRDefault="003E3ABA" w:rsidP="007E081C">
            <w:pPr>
              <w:rPr>
                <w:rFonts w:cs="Calibri"/>
                <w:sz w:val="18"/>
                <w:szCs w:val="18"/>
              </w:rPr>
            </w:pPr>
            <w:r w:rsidRPr="00D5163E">
              <w:rPr>
                <w:rFonts w:cs="Calibri"/>
                <w:sz w:val="18"/>
                <w:szCs w:val="18"/>
              </w:rPr>
              <w:t xml:space="preserve">USD </w:t>
            </w:r>
            <w:r w:rsidR="001229BB" w:rsidRPr="00D5163E">
              <w:rPr>
                <w:rFonts w:cs="Calibri"/>
                <w:sz w:val="18"/>
                <w:szCs w:val="18"/>
              </w:rPr>
              <w:t>11</w:t>
            </w:r>
            <w:r w:rsidR="005075BD" w:rsidRPr="00D5163E">
              <w:rPr>
                <w:rFonts w:cs="Calibri"/>
                <w:sz w:val="18"/>
                <w:szCs w:val="18"/>
              </w:rPr>
              <w:t>,000</w:t>
            </w:r>
          </w:p>
        </w:tc>
        <w:tc>
          <w:tcPr>
            <w:tcW w:w="1170" w:type="dxa"/>
          </w:tcPr>
          <w:p w14:paraId="23EEED7B" w14:textId="77777777" w:rsidR="003E3ABA" w:rsidRPr="00D5163E" w:rsidRDefault="003E3ABA" w:rsidP="007E081C">
            <w:pPr>
              <w:rPr>
                <w:rFonts w:cs="Calibri"/>
                <w:i/>
                <w:sz w:val="18"/>
                <w:szCs w:val="18"/>
              </w:rPr>
            </w:pPr>
          </w:p>
        </w:tc>
        <w:tc>
          <w:tcPr>
            <w:tcW w:w="1705" w:type="dxa"/>
          </w:tcPr>
          <w:p w14:paraId="201958D5" w14:textId="77777777" w:rsidR="003E3ABA" w:rsidRPr="00D5163E" w:rsidRDefault="003E3ABA" w:rsidP="007E081C">
            <w:pPr>
              <w:rPr>
                <w:rFonts w:cs="Calibri"/>
                <w:sz w:val="18"/>
                <w:szCs w:val="18"/>
              </w:rPr>
            </w:pPr>
            <w:r w:rsidRPr="00D5163E">
              <w:rPr>
                <w:rFonts w:cs="Calibri"/>
                <w:sz w:val="18"/>
                <w:szCs w:val="18"/>
              </w:rPr>
              <w:t xml:space="preserve">Within two months of project document signature </w:t>
            </w:r>
          </w:p>
        </w:tc>
      </w:tr>
      <w:tr w:rsidR="003E3ABA" w:rsidRPr="00D5163E" w14:paraId="2314595B" w14:textId="77777777" w:rsidTr="00787CD1">
        <w:trPr>
          <w:jc w:val="center"/>
        </w:trPr>
        <w:tc>
          <w:tcPr>
            <w:tcW w:w="3145" w:type="dxa"/>
          </w:tcPr>
          <w:p w14:paraId="2FD411C5" w14:textId="77777777" w:rsidR="003E3ABA" w:rsidRPr="00D5163E" w:rsidRDefault="003E3ABA" w:rsidP="002C2489">
            <w:pPr>
              <w:rPr>
                <w:rFonts w:cs="Calibri"/>
                <w:b/>
                <w:sz w:val="18"/>
                <w:szCs w:val="18"/>
              </w:rPr>
            </w:pPr>
            <w:r w:rsidRPr="00D5163E">
              <w:rPr>
                <w:rFonts w:cs="Calibri"/>
                <w:b/>
                <w:sz w:val="18"/>
                <w:szCs w:val="18"/>
              </w:rPr>
              <w:t>Inception Report</w:t>
            </w:r>
          </w:p>
        </w:tc>
        <w:tc>
          <w:tcPr>
            <w:tcW w:w="1980" w:type="dxa"/>
          </w:tcPr>
          <w:p w14:paraId="75BA7BB2" w14:textId="77777777" w:rsidR="003E3ABA" w:rsidRPr="00D5163E" w:rsidRDefault="003E3ABA" w:rsidP="007E081C">
            <w:pPr>
              <w:rPr>
                <w:rFonts w:cs="Calibri"/>
                <w:sz w:val="18"/>
                <w:szCs w:val="18"/>
              </w:rPr>
            </w:pPr>
            <w:r w:rsidRPr="00D5163E">
              <w:rPr>
                <w:rFonts w:cs="Calibri"/>
                <w:sz w:val="18"/>
                <w:szCs w:val="18"/>
              </w:rPr>
              <w:t>Project Manager</w:t>
            </w:r>
          </w:p>
          <w:p w14:paraId="0E28404C" w14:textId="77777777" w:rsidR="00013565" w:rsidRPr="00D5163E" w:rsidRDefault="00013565" w:rsidP="007E081C">
            <w:pPr>
              <w:rPr>
                <w:rFonts w:cs="Calibri"/>
                <w:sz w:val="18"/>
                <w:szCs w:val="18"/>
              </w:rPr>
            </w:pPr>
          </w:p>
        </w:tc>
        <w:tc>
          <w:tcPr>
            <w:tcW w:w="1350" w:type="dxa"/>
          </w:tcPr>
          <w:p w14:paraId="393754FD" w14:textId="77777777" w:rsidR="003E3ABA" w:rsidRPr="00D5163E" w:rsidRDefault="00013565" w:rsidP="007E081C">
            <w:pPr>
              <w:rPr>
                <w:rFonts w:cs="Calibri"/>
                <w:sz w:val="18"/>
                <w:szCs w:val="18"/>
              </w:rPr>
            </w:pPr>
            <w:r w:rsidRPr="00D5163E">
              <w:rPr>
                <w:rFonts w:cs="Calibri"/>
                <w:sz w:val="18"/>
                <w:szCs w:val="18"/>
              </w:rPr>
              <w:t>(included in routine project staff activity)</w:t>
            </w:r>
          </w:p>
        </w:tc>
        <w:tc>
          <w:tcPr>
            <w:tcW w:w="1170" w:type="dxa"/>
          </w:tcPr>
          <w:p w14:paraId="1AC43C4A" w14:textId="77777777" w:rsidR="003E3ABA" w:rsidRPr="00D5163E" w:rsidRDefault="003E3ABA" w:rsidP="007E081C">
            <w:pPr>
              <w:rPr>
                <w:rFonts w:cs="Calibri"/>
                <w:sz w:val="18"/>
                <w:szCs w:val="18"/>
              </w:rPr>
            </w:pPr>
            <w:r w:rsidRPr="00D5163E">
              <w:rPr>
                <w:rFonts w:cs="Calibri"/>
                <w:sz w:val="18"/>
                <w:szCs w:val="18"/>
              </w:rPr>
              <w:t>None</w:t>
            </w:r>
          </w:p>
        </w:tc>
        <w:tc>
          <w:tcPr>
            <w:tcW w:w="1705" w:type="dxa"/>
          </w:tcPr>
          <w:p w14:paraId="75499635" w14:textId="77777777" w:rsidR="003E3ABA" w:rsidRPr="00D5163E" w:rsidRDefault="003E3ABA" w:rsidP="007E081C">
            <w:pPr>
              <w:rPr>
                <w:rFonts w:cs="Calibri"/>
                <w:sz w:val="18"/>
                <w:szCs w:val="18"/>
              </w:rPr>
            </w:pPr>
            <w:r w:rsidRPr="00D5163E">
              <w:rPr>
                <w:rFonts w:cs="Calibri"/>
                <w:sz w:val="18"/>
                <w:szCs w:val="18"/>
              </w:rPr>
              <w:t>Within two weeks of inception workshop</w:t>
            </w:r>
          </w:p>
        </w:tc>
      </w:tr>
      <w:tr w:rsidR="003E3ABA" w:rsidRPr="00D5163E" w14:paraId="01750890" w14:textId="77777777" w:rsidTr="00787CD1">
        <w:trPr>
          <w:jc w:val="center"/>
        </w:trPr>
        <w:tc>
          <w:tcPr>
            <w:tcW w:w="3145" w:type="dxa"/>
          </w:tcPr>
          <w:p w14:paraId="5EB4B353" w14:textId="6DB3764F" w:rsidR="003E3ABA" w:rsidRPr="00D5163E" w:rsidRDefault="003E3ABA" w:rsidP="002C2489">
            <w:pPr>
              <w:rPr>
                <w:rFonts w:cs="Calibri"/>
                <w:b/>
                <w:sz w:val="18"/>
                <w:szCs w:val="18"/>
              </w:rPr>
            </w:pPr>
            <w:r w:rsidRPr="00D5163E">
              <w:rPr>
                <w:rFonts w:cs="Calibri"/>
                <w:b/>
                <w:sz w:val="18"/>
                <w:szCs w:val="18"/>
              </w:rPr>
              <w:t xml:space="preserve">Standard UNDP monitoring and reporting requirements as outlined in </w:t>
            </w:r>
            <w:r w:rsidRPr="00D5163E">
              <w:rPr>
                <w:rFonts w:cs="Calibri"/>
                <w:b/>
                <w:sz w:val="18"/>
                <w:szCs w:val="18"/>
              </w:rPr>
              <w:lastRenderedPageBreak/>
              <w:t>the UNDP POPP</w:t>
            </w:r>
            <w:r w:rsidR="007B11BA" w:rsidRPr="00D5163E">
              <w:rPr>
                <w:rFonts w:cs="Calibri"/>
                <w:b/>
                <w:sz w:val="18"/>
                <w:szCs w:val="18"/>
              </w:rPr>
              <w:t xml:space="preserve"> and </w:t>
            </w:r>
            <w:r w:rsidR="002C5619">
              <w:rPr>
                <w:rFonts w:cs="Calibri"/>
                <w:b/>
                <w:sz w:val="18"/>
                <w:szCs w:val="18"/>
              </w:rPr>
              <w:t>UNEP</w:t>
            </w:r>
            <w:r w:rsidR="007B11BA" w:rsidRPr="00D5163E">
              <w:rPr>
                <w:rFonts w:cs="Calibri"/>
                <w:b/>
                <w:sz w:val="18"/>
                <w:szCs w:val="18"/>
              </w:rPr>
              <w:t xml:space="preserve"> Requirements</w:t>
            </w:r>
          </w:p>
        </w:tc>
        <w:tc>
          <w:tcPr>
            <w:tcW w:w="1980" w:type="dxa"/>
          </w:tcPr>
          <w:p w14:paraId="55506AFE" w14:textId="77777777" w:rsidR="003E3ABA" w:rsidRPr="00D5163E" w:rsidRDefault="003E3ABA" w:rsidP="007E081C">
            <w:pPr>
              <w:rPr>
                <w:rFonts w:cs="Calibri"/>
                <w:sz w:val="18"/>
                <w:szCs w:val="18"/>
              </w:rPr>
            </w:pPr>
            <w:r w:rsidRPr="00D5163E">
              <w:rPr>
                <w:rFonts w:cs="Calibri"/>
                <w:sz w:val="18"/>
                <w:szCs w:val="18"/>
              </w:rPr>
              <w:lastRenderedPageBreak/>
              <w:t>UNDP Country Office</w:t>
            </w:r>
          </w:p>
          <w:p w14:paraId="418F4B3A" w14:textId="3145D599" w:rsidR="007B11BA" w:rsidRPr="00D5163E" w:rsidRDefault="007B11BA" w:rsidP="007E081C">
            <w:pPr>
              <w:rPr>
                <w:rFonts w:cs="Calibri"/>
                <w:sz w:val="18"/>
                <w:szCs w:val="18"/>
              </w:rPr>
            </w:pPr>
            <w:r w:rsidRPr="00D5163E">
              <w:rPr>
                <w:rFonts w:cs="Calibri"/>
                <w:sz w:val="18"/>
                <w:szCs w:val="18"/>
              </w:rPr>
              <w:t>Project Manager</w:t>
            </w:r>
          </w:p>
          <w:p w14:paraId="09256513" w14:textId="77777777" w:rsidR="003E3ABA" w:rsidRPr="00D5163E" w:rsidRDefault="003E3ABA" w:rsidP="007E081C">
            <w:pPr>
              <w:rPr>
                <w:rFonts w:cs="Calibri"/>
                <w:b/>
                <w:sz w:val="18"/>
                <w:szCs w:val="18"/>
              </w:rPr>
            </w:pPr>
          </w:p>
        </w:tc>
        <w:tc>
          <w:tcPr>
            <w:tcW w:w="1350" w:type="dxa"/>
          </w:tcPr>
          <w:p w14:paraId="7AA3325C" w14:textId="77777777" w:rsidR="003E3ABA" w:rsidRPr="00D5163E" w:rsidRDefault="0056530E" w:rsidP="007E081C">
            <w:pPr>
              <w:rPr>
                <w:rFonts w:cs="Calibri"/>
                <w:sz w:val="18"/>
                <w:szCs w:val="18"/>
              </w:rPr>
            </w:pPr>
            <w:r w:rsidRPr="00D5163E">
              <w:rPr>
                <w:rFonts w:cs="Calibri"/>
                <w:sz w:val="18"/>
                <w:szCs w:val="18"/>
              </w:rPr>
              <w:lastRenderedPageBreak/>
              <w:t>(included in routine project staff activity</w:t>
            </w:r>
          </w:p>
        </w:tc>
        <w:tc>
          <w:tcPr>
            <w:tcW w:w="1170" w:type="dxa"/>
          </w:tcPr>
          <w:p w14:paraId="61CFF6EB" w14:textId="77777777" w:rsidR="003E3ABA" w:rsidRPr="00D5163E" w:rsidRDefault="003E3ABA" w:rsidP="007E081C">
            <w:pPr>
              <w:rPr>
                <w:rFonts w:cs="Calibri"/>
                <w:sz w:val="18"/>
                <w:szCs w:val="18"/>
              </w:rPr>
            </w:pPr>
            <w:r w:rsidRPr="00D5163E">
              <w:rPr>
                <w:rFonts w:cs="Calibri"/>
                <w:sz w:val="18"/>
                <w:szCs w:val="18"/>
              </w:rPr>
              <w:t>None</w:t>
            </w:r>
          </w:p>
        </w:tc>
        <w:tc>
          <w:tcPr>
            <w:tcW w:w="1705" w:type="dxa"/>
          </w:tcPr>
          <w:p w14:paraId="02408D2F" w14:textId="77777777" w:rsidR="003E3ABA" w:rsidRPr="00D5163E" w:rsidRDefault="003E3ABA" w:rsidP="007E081C">
            <w:pPr>
              <w:rPr>
                <w:rFonts w:cs="Calibri"/>
                <w:sz w:val="18"/>
                <w:szCs w:val="18"/>
              </w:rPr>
            </w:pPr>
            <w:r w:rsidRPr="00D5163E">
              <w:rPr>
                <w:rFonts w:cs="Calibri"/>
                <w:sz w:val="18"/>
                <w:szCs w:val="18"/>
              </w:rPr>
              <w:t>Quarterly, annually</w:t>
            </w:r>
          </w:p>
        </w:tc>
      </w:tr>
      <w:tr w:rsidR="001229BB" w:rsidRPr="00D5163E" w14:paraId="27C9528F" w14:textId="77777777" w:rsidTr="00787CD1">
        <w:trPr>
          <w:jc w:val="center"/>
        </w:trPr>
        <w:tc>
          <w:tcPr>
            <w:tcW w:w="3145" w:type="dxa"/>
          </w:tcPr>
          <w:p w14:paraId="64F4A806" w14:textId="68CE0F3D" w:rsidR="001229BB" w:rsidRPr="00D5163E" w:rsidRDefault="001229BB" w:rsidP="002C2489">
            <w:pPr>
              <w:rPr>
                <w:rFonts w:cs="Calibri"/>
                <w:b/>
                <w:sz w:val="18"/>
                <w:szCs w:val="18"/>
              </w:rPr>
            </w:pPr>
            <w:r w:rsidRPr="00D5163E">
              <w:rPr>
                <w:rFonts w:cs="Calibri"/>
                <w:b/>
                <w:sz w:val="18"/>
                <w:szCs w:val="18"/>
              </w:rPr>
              <w:t>Risk management</w:t>
            </w:r>
          </w:p>
        </w:tc>
        <w:tc>
          <w:tcPr>
            <w:tcW w:w="1980" w:type="dxa"/>
          </w:tcPr>
          <w:p w14:paraId="442B7366" w14:textId="77777777" w:rsidR="001229BB" w:rsidRPr="00D5163E" w:rsidRDefault="001229BB" w:rsidP="007E081C">
            <w:pPr>
              <w:jc w:val="left"/>
              <w:rPr>
                <w:rFonts w:cs="Calibri"/>
                <w:sz w:val="18"/>
                <w:szCs w:val="18"/>
              </w:rPr>
            </w:pPr>
            <w:r w:rsidRPr="00D5163E">
              <w:rPr>
                <w:rFonts w:cs="Calibri"/>
                <w:sz w:val="18"/>
                <w:szCs w:val="18"/>
              </w:rPr>
              <w:t>Project Manager</w:t>
            </w:r>
          </w:p>
          <w:p w14:paraId="10646496" w14:textId="77777777" w:rsidR="001229BB" w:rsidRPr="00D5163E" w:rsidRDefault="001229BB" w:rsidP="007E081C">
            <w:pPr>
              <w:rPr>
                <w:rFonts w:cs="Calibri"/>
                <w:sz w:val="18"/>
                <w:szCs w:val="18"/>
              </w:rPr>
            </w:pPr>
            <w:r w:rsidRPr="00D5163E">
              <w:rPr>
                <w:rFonts w:cs="Calibri"/>
                <w:sz w:val="18"/>
                <w:szCs w:val="18"/>
              </w:rPr>
              <w:t>Country Office</w:t>
            </w:r>
          </w:p>
          <w:p w14:paraId="18DEEC83" w14:textId="18CEAF82" w:rsidR="007B11BA" w:rsidRPr="00D5163E" w:rsidRDefault="002C5619" w:rsidP="007E081C">
            <w:pPr>
              <w:rPr>
                <w:rFonts w:cs="Calibri"/>
                <w:sz w:val="18"/>
                <w:szCs w:val="18"/>
              </w:rPr>
            </w:pPr>
            <w:r>
              <w:rPr>
                <w:rFonts w:cs="Calibri"/>
                <w:sz w:val="18"/>
                <w:szCs w:val="18"/>
              </w:rPr>
              <w:t>UNEP</w:t>
            </w:r>
            <w:r w:rsidR="007B11BA" w:rsidRPr="00D5163E">
              <w:rPr>
                <w:rFonts w:cs="Calibri"/>
                <w:sz w:val="18"/>
                <w:szCs w:val="18"/>
              </w:rPr>
              <w:t xml:space="preserve"> Task Manager</w:t>
            </w:r>
          </w:p>
        </w:tc>
        <w:tc>
          <w:tcPr>
            <w:tcW w:w="1350" w:type="dxa"/>
          </w:tcPr>
          <w:p w14:paraId="3B241A82" w14:textId="3B550FF2" w:rsidR="001229BB" w:rsidRPr="00D5163E" w:rsidRDefault="001229BB" w:rsidP="007E081C">
            <w:pPr>
              <w:rPr>
                <w:rFonts w:cs="Calibri"/>
                <w:b/>
                <w:sz w:val="18"/>
                <w:szCs w:val="18"/>
              </w:rPr>
            </w:pPr>
          </w:p>
        </w:tc>
        <w:tc>
          <w:tcPr>
            <w:tcW w:w="1170" w:type="dxa"/>
          </w:tcPr>
          <w:p w14:paraId="7319BA8D" w14:textId="3EC46DED" w:rsidR="001229BB" w:rsidRPr="00D5163E" w:rsidRDefault="001229BB" w:rsidP="007E081C">
            <w:pPr>
              <w:rPr>
                <w:rFonts w:cs="Calibri"/>
                <w:sz w:val="18"/>
                <w:szCs w:val="18"/>
              </w:rPr>
            </w:pPr>
          </w:p>
        </w:tc>
        <w:tc>
          <w:tcPr>
            <w:tcW w:w="1705" w:type="dxa"/>
          </w:tcPr>
          <w:p w14:paraId="3D169E72" w14:textId="365D7B82" w:rsidR="001229BB" w:rsidRPr="00D5163E" w:rsidRDefault="001229BB" w:rsidP="007E081C">
            <w:pPr>
              <w:rPr>
                <w:rFonts w:cs="Calibri"/>
                <w:sz w:val="18"/>
                <w:szCs w:val="18"/>
              </w:rPr>
            </w:pPr>
            <w:r w:rsidRPr="00D5163E">
              <w:rPr>
                <w:rFonts w:cs="Calibri"/>
                <w:sz w:val="18"/>
                <w:szCs w:val="18"/>
              </w:rPr>
              <w:t>Quarterly, annually</w:t>
            </w:r>
          </w:p>
        </w:tc>
      </w:tr>
      <w:tr w:rsidR="003E3ABA" w:rsidRPr="00D5163E" w14:paraId="407DDFA8" w14:textId="77777777" w:rsidTr="00787CD1">
        <w:trPr>
          <w:jc w:val="center"/>
        </w:trPr>
        <w:tc>
          <w:tcPr>
            <w:tcW w:w="3145" w:type="dxa"/>
          </w:tcPr>
          <w:p w14:paraId="01D6308B" w14:textId="77777777" w:rsidR="003E3ABA" w:rsidRPr="00D5163E" w:rsidRDefault="003E3ABA" w:rsidP="002C2489">
            <w:pPr>
              <w:rPr>
                <w:rFonts w:cs="Calibri"/>
                <w:b/>
                <w:sz w:val="18"/>
                <w:szCs w:val="18"/>
              </w:rPr>
            </w:pPr>
            <w:r w:rsidRPr="00D5163E">
              <w:rPr>
                <w:rFonts w:cs="Calibri"/>
                <w:b/>
                <w:sz w:val="18"/>
                <w:szCs w:val="18"/>
              </w:rPr>
              <w:t>Monitoring of indicato</w:t>
            </w:r>
            <w:r w:rsidR="00DC67FB" w:rsidRPr="00D5163E">
              <w:rPr>
                <w:rFonts w:cs="Calibri"/>
                <w:b/>
                <w:sz w:val="18"/>
                <w:szCs w:val="18"/>
              </w:rPr>
              <w:t>rs in project results framework</w:t>
            </w:r>
          </w:p>
        </w:tc>
        <w:tc>
          <w:tcPr>
            <w:tcW w:w="1980" w:type="dxa"/>
          </w:tcPr>
          <w:p w14:paraId="1110FFC3" w14:textId="77777777" w:rsidR="003E3ABA" w:rsidRPr="00D5163E" w:rsidRDefault="003E3ABA" w:rsidP="007E081C">
            <w:pPr>
              <w:rPr>
                <w:rFonts w:cs="Calibri"/>
                <w:sz w:val="18"/>
                <w:szCs w:val="18"/>
              </w:rPr>
            </w:pPr>
            <w:r w:rsidRPr="00D5163E">
              <w:rPr>
                <w:rFonts w:cs="Calibri"/>
                <w:sz w:val="18"/>
                <w:szCs w:val="18"/>
              </w:rPr>
              <w:t>Project Manager</w:t>
            </w:r>
          </w:p>
          <w:p w14:paraId="54309631" w14:textId="77777777" w:rsidR="003E3ABA" w:rsidRPr="00D5163E" w:rsidRDefault="003E3ABA" w:rsidP="007E081C">
            <w:pPr>
              <w:rPr>
                <w:rFonts w:cs="Calibri"/>
                <w:sz w:val="18"/>
                <w:szCs w:val="18"/>
              </w:rPr>
            </w:pPr>
          </w:p>
        </w:tc>
        <w:tc>
          <w:tcPr>
            <w:tcW w:w="1350" w:type="dxa"/>
          </w:tcPr>
          <w:p w14:paraId="66FEBB3C" w14:textId="77777777" w:rsidR="003E3ABA" w:rsidRPr="00D5163E" w:rsidRDefault="005075BD" w:rsidP="007E081C">
            <w:pPr>
              <w:rPr>
                <w:rFonts w:cs="Calibri"/>
                <w:sz w:val="18"/>
                <w:szCs w:val="18"/>
              </w:rPr>
            </w:pPr>
            <w:r w:rsidRPr="00D5163E">
              <w:rPr>
                <w:rFonts w:cs="Calibri"/>
                <w:sz w:val="18"/>
                <w:szCs w:val="18"/>
              </w:rPr>
              <w:t>USD 12,000 (</w:t>
            </w:r>
            <w:r w:rsidR="003E3ABA" w:rsidRPr="00D5163E">
              <w:rPr>
                <w:rFonts w:cs="Calibri"/>
                <w:sz w:val="18"/>
                <w:szCs w:val="18"/>
              </w:rPr>
              <w:t>Per year: USD 4,000</w:t>
            </w:r>
            <w:r w:rsidRPr="00D5163E">
              <w:rPr>
                <w:rFonts w:cs="Calibri"/>
                <w:sz w:val="18"/>
                <w:szCs w:val="18"/>
              </w:rPr>
              <w:t>)</w:t>
            </w:r>
          </w:p>
        </w:tc>
        <w:tc>
          <w:tcPr>
            <w:tcW w:w="1170" w:type="dxa"/>
          </w:tcPr>
          <w:p w14:paraId="5561CC41" w14:textId="77777777" w:rsidR="003E3ABA" w:rsidRPr="00D5163E" w:rsidRDefault="003E3ABA" w:rsidP="007E081C">
            <w:pPr>
              <w:pStyle w:val="BodyText23"/>
              <w:widowControl/>
              <w:tabs>
                <w:tab w:val="clear" w:pos="547"/>
              </w:tabs>
              <w:spacing w:after="60"/>
              <w:jc w:val="both"/>
              <w:rPr>
                <w:rFonts w:ascii="Calibri" w:hAnsi="Calibri" w:cs="Calibri"/>
                <w:i/>
                <w:snapToGrid/>
                <w:sz w:val="18"/>
                <w:szCs w:val="18"/>
              </w:rPr>
            </w:pPr>
          </w:p>
        </w:tc>
        <w:tc>
          <w:tcPr>
            <w:tcW w:w="1705" w:type="dxa"/>
          </w:tcPr>
          <w:p w14:paraId="23E5C330" w14:textId="77777777" w:rsidR="003E3ABA" w:rsidRPr="00D5163E" w:rsidRDefault="003E3ABA" w:rsidP="007E081C">
            <w:pPr>
              <w:rPr>
                <w:rFonts w:cs="Calibri"/>
                <w:sz w:val="18"/>
                <w:szCs w:val="18"/>
              </w:rPr>
            </w:pPr>
            <w:r w:rsidRPr="00D5163E">
              <w:rPr>
                <w:rFonts w:cs="Calibri"/>
                <w:sz w:val="18"/>
                <w:szCs w:val="18"/>
              </w:rPr>
              <w:t xml:space="preserve">Annually </w:t>
            </w:r>
          </w:p>
        </w:tc>
      </w:tr>
      <w:tr w:rsidR="003E3ABA" w:rsidRPr="00D5163E" w14:paraId="0F048BC7" w14:textId="77777777" w:rsidTr="00787CD1">
        <w:trPr>
          <w:jc w:val="center"/>
        </w:trPr>
        <w:tc>
          <w:tcPr>
            <w:tcW w:w="3145" w:type="dxa"/>
          </w:tcPr>
          <w:p w14:paraId="37F9F3FE" w14:textId="77777777" w:rsidR="003E3ABA" w:rsidRPr="00D5163E" w:rsidRDefault="003E3ABA" w:rsidP="002C2489">
            <w:pPr>
              <w:rPr>
                <w:rFonts w:cs="Calibri"/>
                <w:b/>
                <w:sz w:val="18"/>
                <w:szCs w:val="18"/>
              </w:rPr>
            </w:pPr>
            <w:r w:rsidRPr="00D5163E">
              <w:rPr>
                <w:rFonts w:cs="Calibri"/>
                <w:b/>
                <w:sz w:val="18"/>
                <w:szCs w:val="18"/>
              </w:rPr>
              <w:t xml:space="preserve">GEF Project Implementation Report (PIR) </w:t>
            </w:r>
          </w:p>
        </w:tc>
        <w:tc>
          <w:tcPr>
            <w:tcW w:w="1980" w:type="dxa"/>
          </w:tcPr>
          <w:p w14:paraId="0B122773" w14:textId="4C2FDCFA" w:rsidR="003E3ABA" w:rsidRPr="00D5163E" w:rsidRDefault="003E3ABA" w:rsidP="007E081C">
            <w:pPr>
              <w:rPr>
                <w:rFonts w:cs="Calibri"/>
                <w:sz w:val="18"/>
                <w:szCs w:val="18"/>
              </w:rPr>
            </w:pPr>
            <w:r w:rsidRPr="00D5163E">
              <w:rPr>
                <w:rFonts w:cs="Calibri"/>
                <w:sz w:val="18"/>
                <w:szCs w:val="18"/>
              </w:rPr>
              <w:t>Project Manager and UNDP Country Office and UNDP-GEF team</w:t>
            </w:r>
            <w:r w:rsidR="007B11BA" w:rsidRPr="00D5163E">
              <w:rPr>
                <w:rFonts w:cs="Calibri"/>
                <w:sz w:val="18"/>
                <w:szCs w:val="18"/>
              </w:rPr>
              <w:t xml:space="preserve">, and </w:t>
            </w:r>
            <w:r w:rsidR="002C5619">
              <w:rPr>
                <w:rFonts w:cs="Calibri"/>
                <w:sz w:val="18"/>
                <w:szCs w:val="18"/>
              </w:rPr>
              <w:t>UNEP</w:t>
            </w:r>
            <w:r w:rsidR="007B11BA" w:rsidRPr="00D5163E">
              <w:rPr>
                <w:rFonts w:cs="Calibri"/>
                <w:sz w:val="18"/>
                <w:szCs w:val="18"/>
              </w:rPr>
              <w:t xml:space="preserve"> Task Manager</w:t>
            </w:r>
          </w:p>
        </w:tc>
        <w:tc>
          <w:tcPr>
            <w:tcW w:w="1350" w:type="dxa"/>
          </w:tcPr>
          <w:p w14:paraId="528027E4" w14:textId="77777777" w:rsidR="003E3ABA" w:rsidRPr="00D5163E" w:rsidRDefault="0056530E" w:rsidP="007E081C">
            <w:pPr>
              <w:rPr>
                <w:rFonts w:cs="Calibri"/>
                <w:sz w:val="18"/>
                <w:szCs w:val="18"/>
              </w:rPr>
            </w:pPr>
            <w:r w:rsidRPr="00D5163E">
              <w:rPr>
                <w:rFonts w:cs="Calibri"/>
                <w:sz w:val="18"/>
                <w:szCs w:val="18"/>
              </w:rPr>
              <w:t>(included in routine project staff activity</w:t>
            </w:r>
          </w:p>
        </w:tc>
        <w:tc>
          <w:tcPr>
            <w:tcW w:w="1170" w:type="dxa"/>
          </w:tcPr>
          <w:p w14:paraId="198729C0" w14:textId="77777777" w:rsidR="003E3ABA" w:rsidRPr="00D5163E" w:rsidRDefault="003E3ABA" w:rsidP="007E081C">
            <w:pPr>
              <w:pStyle w:val="BodyText23"/>
              <w:widowControl/>
              <w:tabs>
                <w:tab w:val="clear" w:pos="547"/>
              </w:tabs>
              <w:spacing w:after="60"/>
              <w:jc w:val="both"/>
              <w:rPr>
                <w:rFonts w:ascii="Calibri" w:hAnsi="Calibri" w:cs="Calibri"/>
                <w:snapToGrid/>
                <w:sz w:val="18"/>
                <w:szCs w:val="18"/>
              </w:rPr>
            </w:pPr>
            <w:r w:rsidRPr="00D5163E">
              <w:rPr>
                <w:rFonts w:ascii="Calibri" w:hAnsi="Calibri" w:cs="Calibri"/>
                <w:snapToGrid/>
                <w:sz w:val="18"/>
                <w:szCs w:val="18"/>
              </w:rPr>
              <w:t>None</w:t>
            </w:r>
          </w:p>
        </w:tc>
        <w:tc>
          <w:tcPr>
            <w:tcW w:w="1705" w:type="dxa"/>
          </w:tcPr>
          <w:p w14:paraId="71596F02" w14:textId="77777777" w:rsidR="003E3ABA" w:rsidRPr="00D5163E" w:rsidRDefault="003E3ABA" w:rsidP="007E081C">
            <w:pPr>
              <w:rPr>
                <w:rFonts w:cs="Calibri"/>
                <w:sz w:val="18"/>
                <w:szCs w:val="18"/>
              </w:rPr>
            </w:pPr>
            <w:r w:rsidRPr="00D5163E">
              <w:rPr>
                <w:rFonts w:cs="Calibri"/>
                <w:sz w:val="18"/>
                <w:szCs w:val="18"/>
              </w:rPr>
              <w:t xml:space="preserve">Annually </w:t>
            </w:r>
          </w:p>
        </w:tc>
      </w:tr>
      <w:tr w:rsidR="003E3ABA" w:rsidRPr="00D5163E" w14:paraId="2E5C89ED" w14:textId="77777777" w:rsidTr="00787CD1">
        <w:trPr>
          <w:jc w:val="center"/>
        </w:trPr>
        <w:tc>
          <w:tcPr>
            <w:tcW w:w="3145" w:type="dxa"/>
          </w:tcPr>
          <w:p w14:paraId="3C730212" w14:textId="77777777" w:rsidR="003E3ABA" w:rsidRPr="00D5163E" w:rsidRDefault="003E3ABA" w:rsidP="002C2489">
            <w:pPr>
              <w:rPr>
                <w:rFonts w:cs="Calibri"/>
                <w:b/>
                <w:sz w:val="18"/>
                <w:szCs w:val="18"/>
              </w:rPr>
            </w:pPr>
            <w:r w:rsidRPr="00D5163E">
              <w:rPr>
                <w:rFonts w:cs="Calibri"/>
                <w:b/>
                <w:sz w:val="18"/>
                <w:szCs w:val="18"/>
              </w:rPr>
              <w:t>NIM Audit as per UNDP audit policies</w:t>
            </w:r>
          </w:p>
        </w:tc>
        <w:tc>
          <w:tcPr>
            <w:tcW w:w="1980" w:type="dxa"/>
          </w:tcPr>
          <w:p w14:paraId="23234FE5" w14:textId="77777777" w:rsidR="003E3ABA" w:rsidRPr="00D5163E" w:rsidRDefault="003E3ABA" w:rsidP="007E081C">
            <w:pPr>
              <w:rPr>
                <w:rFonts w:cs="Calibri"/>
                <w:sz w:val="18"/>
                <w:szCs w:val="18"/>
              </w:rPr>
            </w:pPr>
            <w:r w:rsidRPr="00D5163E">
              <w:rPr>
                <w:rFonts w:cs="Calibri"/>
                <w:sz w:val="18"/>
                <w:szCs w:val="18"/>
              </w:rPr>
              <w:t>UNDP Country Office</w:t>
            </w:r>
          </w:p>
          <w:p w14:paraId="1CBCD87D" w14:textId="77777777" w:rsidR="0056530E" w:rsidRPr="00D5163E" w:rsidRDefault="0056530E" w:rsidP="007E081C">
            <w:pPr>
              <w:rPr>
                <w:rFonts w:cs="Calibri"/>
                <w:sz w:val="18"/>
                <w:szCs w:val="18"/>
              </w:rPr>
            </w:pPr>
            <w:r w:rsidRPr="00D5163E">
              <w:rPr>
                <w:rFonts w:cs="Calibri"/>
                <w:sz w:val="18"/>
                <w:szCs w:val="18"/>
              </w:rPr>
              <w:t>External auditors</w:t>
            </w:r>
          </w:p>
        </w:tc>
        <w:tc>
          <w:tcPr>
            <w:tcW w:w="1350" w:type="dxa"/>
          </w:tcPr>
          <w:p w14:paraId="13C9F427" w14:textId="55005671" w:rsidR="003E3ABA" w:rsidRPr="00D5163E" w:rsidRDefault="00B962AC" w:rsidP="007E081C">
            <w:pPr>
              <w:rPr>
                <w:rFonts w:cs="Calibri"/>
                <w:sz w:val="18"/>
                <w:szCs w:val="18"/>
              </w:rPr>
            </w:pPr>
            <w:r>
              <w:rPr>
                <w:rFonts w:cs="Calibri"/>
                <w:sz w:val="18"/>
                <w:szCs w:val="18"/>
              </w:rPr>
              <w:t>USD 21,000 (</w:t>
            </w:r>
            <w:r w:rsidR="003E3ABA" w:rsidRPr="00D5163E">
              <w:rPr>
                <w:rFonts w:cs="Calibri"/>
                <w:sz w:val="18"/>
                <w:szCs w:val="18"/>
              </w:rPr>
              <w:t xml:space="preserve">Per year: USD </w:t>
            </w:r>
            <w:r w:rsidR="00E71024">
              <w:rPr>
                <w:rFonts w:cs="Calibri"/>
                <w:sz w:val="18"/>
                <w:szCs w:val="18"/>
              </w:rPr>
              <w:t>7</w:t>
            </w:r>
            <w:r w:rsidR="0056530E" w:rsidRPr="00D5163E">
              <w:rPr>
                <w:rFonts w:cs="Calibri"/>
                <w:sz w:val="18"/>
                <w:szCs w:val="18"/>
              </w:rPr>
              <w:t>,000</w:t>
            </w:r>
            <w:r>
              <w:rPr>
                <w:rFonts w:cs="Calibri"/>
                <w:sz w:val="18"/>
                <w:szCs w:val="18"/>
              </w:rPr>
              <w:t>)</w:t>
            </w:r>
          </w:p>
        </w:tc>
        <w:tc>
          <w:tcPr>
            <w:tcW w:w="1170" w:type="dxa"/>
          </w:tcPr>
          <w:p w14:paraId="45A82D3F" w14:textId="77777777" w:rsidR="003E3ABA" w:rsidRPr="00D5163E" w:rsidRDefault="003E3ABA" w:rsidP="007E081C">
            <w:pPr>
              <w:rPr>
                <w:rFonts w:cs="Calibri"/>
                <w:i/>
                <w:sz w:val="18"/>
                <w:szCs w:val="18"/>
              </w:rPr>
            </w:pPr>
          </w:p>
        </w:tc>
        <w:tc>
          <w:tcPr>
            <w:tcW w:w="1705" w:type="dxa"/>
          </w:tcPr>
          <w:p w14:paraId="5FDCA2C0" w14:textId="77777777" w:rsidR="003E3ABA" w:rsidRPr="00D5163E" w:rsidRDefault="003E3ABA" w:rsidP="007E081C">
            <w:pPr>
              <w:rPr>
                <w:rFonts w:cs="Calibri"/>
                <w:sz w:val="18"/>
                <w:szCs w:val="18"/>
              </w:rPr>
            </w:pPr>
            <w:r w:rsidRPr="00D5163E">
              <w:rPr>
                <w:rFonts w:cs="Calibri"/>
                <w:sz w:val="18"/>
                <w:szCs w:val="18"/>
              </w:rPr>
              <w:t>Annually or other frequency as per UNDP Audit policies</w:t>
            </w:r>
          </w:p>
        </w:tc>
      </w:tr>
      <w:tr w:rsidR="003E3ABA" w:rsidRPr="00D5163E" w14:paraId="24C439AA" w14:textId="77777777" w:rsidTr="00787CD1">
        <w:trPr>
          <w:jc w:val="center"/>
        </w:trPr>
        <w:tc>
          <w:tcPr>
            <w:tcW w:w="3145" w:type="dxa"/>
          </w:tcPr>
          <w:p w14:paraId="2F240B56" w14:textId="77777777" w:rsidR="003E3ABA" w:rsidRPr="00D5163E" w:rsidRDefault="003E3ABA" w:rsidP="002C2489">
            <w:pPr>
              <w:rPr>
                <w:rFonts w:cs="Calibri"/>
                <w:b/>
                <w:sz w:val="18"/>
                <w:szCs w:val="18"/>
              </w:rPr>
            </w:pPr>
            <w:r w:rsidRPr="00D5163E">
              <w:rPr>
                <w:rFonts w:cs="Calibri"/>
                <w:b/>
                <w:sz w:val="18"/>
                <w:szCs w:val="18"/>
              </w:rPr>
              <w:t>Lessons learned and knowledge generation</w:t>
            </w:r>
          </w:p>
        </w:tc>
        <w:tc>
          <w:tcPr>
            <w:tcW w:w="1980" w:type="dxa"/>
          </w:tcPr>
          <w:p w14:paraId="14D3AB9A" w14:textId="77777777" w:rsidR="003E3ABA" w:rsidRPr="00D5163E" w:rsidRDefault="003E3ABA" w:rsidP="007E081C">
            <w:pPr>
              <w:rPr>
                <w:rFonts w:cs="Calibri"/>
                <w:sz w:val="18"/>
                <w:szCs w:val="18"/>
              </w:rPr>
            </w:pPr>
            <w:r w:rsidRPr="00D5163E">
              <w:rPr>
                <w:rFonts w:cs="Calibri"/>
                <w:sz w:val="18"/>
                <w:szCs w:val="18"/>
              </w:rPr>
              <w:t>Project Manager</w:t>
            </w:r>
          </w:p>
        </w:tc>
        <w:tc>
          <w:tcPr>
            <w:tcW w:w="1350" w:type="dxa"/>
          </w:tcPr>
          <w:p w14:paraId="176ADFC1" w14:textId="77777777" w:rsidR="003E3ABA" w:rsidRPr="00D5163E" w:rsidRDefault="0056530E" w:rsidP="007E081C">
            <w:pPr>
              <w:rPr>
                <w:rFonts w:cs="Calibri"/>
                <w:sz w:val="18"/>
                <w:szCs w:val="18"/>
              </w:rPr>
            </w:pPr>
            <w:r w:rsidRPr="00D5163E">
              <w:rPr>
                <w:rFonts w:cs="Calibri"/>
                <w:sz w:val="18"/>
                <w:szCs w:val="18"/>
              </w:rPr>
              <w:t>USD 9,000</w:t>
            </w:r>
          </w:p>
        </w:tc>
        <w:tc>
          <w:tcPr>
            <w:tcW w:w="1170" w:type="dxa"/>
          </w:tcPr>
          <w:p w14:paraId="7A16BA6A" w14:textId="77777777" w:rsidR="003E3ABA" w:rsidRPr="00D5163E" w:rsidRDefault="003E3ABA" w:rsidP="007E081C">
            <w:pPr>
              <w:rPr>
                <w:rFonts w:cs="Calibri"/>
                <w:i/>
                <w:sz w:val="18"/>
                <w:szCs w:val="18"/>
              </w:rPr>
            </w:pPr>
          </w:p>
        </w:tc>
        <w:tc>
          <w:tcPr>
            <w:tcW w:w="1705" w:type="dxa"/>
          </w:tcPr>
          <w:p w14:paraId="54FA6367" w14:textId="77777777" w:rsidR="003E3ABA" w:rsidRPr="00D5163E" w:rsidRDefault="003E3ABA" w:rsidP="007E081C">
            <w:pPr>
              <w:rPr>
                <w:rFonts w:cs="Calibri"/>
                <w:sz w:val="18"/>
                <w:szCs w:val="18"/>
              </w:rPr>
            </w:pPr>
            <w:r w:rsidRPr="00D5163E">
              <w:rPr>
                <w:rFonts w:cs="Calibri"/>
                <w:sz w:val="18"/>
                <w:szCs w:val="18"/>
              </w:rPr>
              <w:t>Annually</w:t>
            </w:r>
          </w:p>
        </w:tc>
      </w:tr>
      <w:tr w:rsidR="008277AC" w:rsidRPr="00D5163E" w14:paraId="537A5F96" w14:textId="77777777" w:rsidTr="00787CD1">
        <w:trPr>
          <w:jc w:val="center"/>
        </w:trPr>
        <w:tc>
          <w:tcPr>
            <w:tcW w:w="3145" w:type="dxa"/>
          </w:tcPr>
          <w:p w14:paraId="16E50108" w14:textId="77777777" w:rsidR="008277AC" w:rsidRPr="00D5163E" w:rsidRDefault="0001168F" w:rsidP="002C2489">
            <w:pPr>
              <w:rPr>
                <w:rFonts w:cs="Calibri"/>
                <w:b/>
                <w:sz w:val="18"/>
                <w:szCs w:val="18"/>
              </w:rPr>
            </w:pPr>
            <w:r w:rsidRPr="00D5163E">
              <w:rPr>
                <w:rFonts w:cs="Calibri"/>
                <w:b/>
                <w:sz w:val="18"/>
                <w:szCs w:val="18"/>
              </w:rPr>
              <w:t xml:space="preserve">Monitoring of environmental and social </w:t>
            </w:r>
            <w:r w:rsidR="00A04E6F" w:rsidRPr="00D5163E">
              <w:rPr>
                <w:rFonts w:cs="Calibri"/>
                <w:b/>
                <w:sz w:val="18"/>
                <w:szCs w:val="18"/>
              </w:rPr>
              <w:t xml:space="preserve">risks, and corresponding </w:t>
            </w:r>
            <w:r w:rsidRPr="00D5163E">
              <w:rPr>
                <w:rFonts w:cs="Calibri"/>
                <w:b/>
                <w:sz w:val="18"/>
                <w:szCs w:val="18"/>
              </w:rPr>
              <w:t>management plans</w:t>
            </w:r>
            <w:r w:rsidR="00A04E6F" w:rsidRPr="00D5163E">
              <w:rPr>
                <w:rFonts w:cs="Calibri"/>
                <w:b/>
                <w:sz w:val="18"/>
                <w:szCs w:val="18"/>
              </w:rPr>
              <w:t xml:space="preserve"> as relevant</w:t>
            </w:r>
          </w:p>
        </w:tc>
        <w:tc>
          <w:tcPr>
            <w:tcW w:w="1980" w:type="dxa"/>
          </w:tcPr>
          <w:p w14:paraId="6A655450" w14:textId="77777777" w:rsidR="008277AC" w:rsidRPr="00D5163E" w:rsidRDefault="0001168F" w:rsidP="007E081C">
            <w:pPr>
              <w:rPr>
                <w:rFonts w:cs="Calibri"/>
                <w:sz w:val="18"/>
                <w:szCs w:val="18"/>
              </w:rPr>
            </w:pPr>
            <w:r w:rsidRPr="00D5163E">
              <w:rPr>
                <w:rFonts w:cs="Calibri"/>
                <w:sz w:val="18"/>
                <w:szCs w:val="18"/>
              </w:rPr>
              <w:t>Project Manager</w:t>
            </w:r>
          </w:p>
          <w:p w14:paraId="46C81DED" w14:textId="77777777" w:rsidR="0001168F" w:rsidRPr="00D5163E" w:rsidRDefault="0001168F" w:rsidP="007E081C">
            <w:pPr>
              <w:rPr>
                <w:rFonts w:cs="Calibri"/>
                <w:sz w:val="18"/>
                <w:szCs w:val="18"/>
              </w:rPr>
            </w:pPr>
            <w:r w:rsidRPr="00D5163E">
              <w:rPr>
                <w:rFonts w:cs="Calibri"/>
                <w:sz w:val="18"/>
                <w:szCs w:val="18"/>
              </w:rPr>
              <w:t>UNDP CO</w:t>
            </w:r>
          </w:p>
          <w:p w14:paraId="4C607B0C" w14:textId="6A4EADEC" w:rsidR="007B11BA" w:rsidRPr="00D5163E" w:rsidRDefault="002C5619" w:rsidP="007E081C">
            <w:pPr>
              <w:rPr>
                <w:rFonts w:cs="Calibri"/>
                <w:sz w:val="18"/>
                <w:szCs w:val="18"/>
              </w:rPr>
            </w:pPr>
            <w:r>
              <w:rPr>
                <w:rFonts w:cs="Calibri"/>
                <w:sz w:val="18"/>
                <w:szCs w:val="18"/>
              </w:rPr>
              <w:t>UNEP</w:t>
            </w:r>
            <w:r w:rsidR="007B11BA" w:rsidRPr="00D5163E">
              <w:rPr>
                <w:rFonts w:cs="Calibri"/>
                <w:sz w:val="18"/>
                <w:szCs w:val="18"/>
              </w:rPr>
              <w:t xml:space="preserve"> Task Manager</w:t>
            </w:r>
          </w:p>
        </w:tc>
        <w:tc>
          <w:tcPr>
            <w:tcW w:w="1350" w:type="dxa"/>
          </w:tcPr>
          <w:p w14:paraId="2C5D4A1C" w14:textId="77777777" w:rsidR="008277AC" w:rsidRPr="00D5163E" w:rsidRDefault="0056530E" w:rsidP="007E081C">
            <w:pPr>
              <w:rPr>
                <w:rFonts w:cs="Calibri"/>
                <w:sz w:val="18"/>
                <w:szCs w:val="18"/>
              </w:rPr>
            </w:pPr>
            <w:r w:rsidRPr="00D5163E">
              <w:rPr>
                <w:rFonts w:cs="Calibri"/>
                <w:sz w:val="18"/>
                <w:szCs w:val="18"/>
              </w:rPr>
              <w:t>(included in routine project staff activity</w:t>
            </w:r>
          </w:p>
        </w:tc>
        <w:tc>
          <w:tcPr>
            <w:tcW w:w="1170" w:type="dxa"/>
          </w:tcPr>
          <w:p w14:paraId="11F0EA58" w14:textId="77777777" w:rsidR="008277AC" w:rsidRPr="00D5163E" w:rsidRDefault="008277AC" w:rsidP="007E081C">
            <w:pPr>
              <w:rPr>
                <w:rFonts w:cs="Calibri"/>
                <w:sz w:val="18"/>
                <w:szCs w:val="18"/>
              </w:rPr>
            </w:pPr>
          </w:p>
        </w:tc>
        <w:tc>
          <w:tcPr>
            <w:tcW w:w="1705" w:type="dxa"/>
          </w:tcPr>
          <w:p w14:paraId="625AE119" w14:textId="77777777" w:rsidR="008277AC" w:rsidRPr="00D5163E" w:rsidRDefault="0001168F" w:rsidP="007E081C">
            <w:pPr>
              <w:rPr>
                <w:rFonts w:cs="Calibri"/>
                <w:sz w:val="18"/>
                <w:szCs w:val="18"/>
              </w:rPr>
            </w:pPr>
            <w:r w:rsidRPr="00D5163E">
              <w:rPr>
                <w:rFonts w:cs="Calibri"/>
                <w:sz w:val="18"/>
                <w:szCs w:val="18"/>
              </w:rPr>
              <w:t>On-going</w:t>
            </w:r>
          </w:p>
        </w:tc>
      </w:tr>
      <w:tr w:rsidR="001229BB" w:rsidRPr="00D5163E" w14:paraId="19184AD9" w14:textId="77777777" w:rsidTr="00787CD1">
        <w:trPr>
          <w:jc w:val="center"/>
        </w:trPr>
        <w:tc>
          <w:tcPr>
            <w:tcW w:w="3145" w:type="dxa"/>
          </w:tcPr>
          <w:p w14:paraId="73BFB2C9" w14:textId="73B85BE1" w:rsidR="001229BB" w:rsidRPr="00D5163E" w:rsidRDefault="001229BB" w:rsidP="002C2489">
            <w:pPr>
              <w:rPr>
                <w:rFonts w:cs="Calibri"/>
                <w:b/>
                <w:sz w:val="18"/>
                <w:szCs w:val="18"/>
              </w:rPr>
            </w:pPr>
            <w:r w:rsidRPr="00D5163E">
              <w:rPr>
                <w:rFonts w:cs="Calibri"/>
                <w:b/>
                <w:sz w:val="18"/>
                <w:szCs w:val="18"/>
              </w:rPr>
              <w:t>Stakeholder Engagement Plan</w:t>
            </w:r>
          </w:p>
        </w:tc>
        <w:tc>
          <w:tcPr>
            <w:tcW w:w="1980" w:type="dxa"/>
          </w:tcPr>
          <w:p w14:paraId="02A9B569" w14:textId="77777777" w:rsidR="001229BB" w:rsidRPr="00D5163E" w:rsidRDefault="001229BB" w:rsidP="007E081C">
            <w:pPr>
              <w:rPr>
                <w:rFonts w:cs="Calibri"/>
                <w:sz w:val="18"/>
                <w:szCs w:val="18"/>
              </w:rPr>
            </w:pPr>
            <w:r w:rsidRPr="00D5163E">
              <w:rPr>
                <w:rFonts w:cs="Calibri"/>
                <w:sz w:val="18"/>
                <w:szCs w:val="18"/>
              </w:rPr>
              <w:t>Project Manager</w:t>
            </w:r>
          </w:p>
          <w:p w14:paraId="1C3AC0FB" w14:textId="43A13B8F" w:rsidR="001229BB" w:rsidRPr="00D5163E" w:rsidRDefault="001229BB" w:rsidP="007E081C">
            <w:pPr>
              <w:rPr>
                <w:rFonts w:cs="Calibri"/>
                <w:sz w:val="18"/>
                <w:szCs w:val="18"/>
              </w:rPr>
            </w:pPr>
            <w:r w:rsidRPr="00D5163E">
              <w:rPr>
                <w:rFonts w:cs="Calibri"/>
                <w:sz w:val="18"/>
                <w:szCs w:val="18"/>
              </w:rPr>
              <w:t>UNDP Country Office</w:t>
            </w:r>
          </w:p>
        </w:tc>
        <w:tc>
          <w:tcPr>
            <w:tcW w:w="1350" w:type="dxa"/>
          </w:tcPr>
          <w:p w14:paraId="150A2FAF" w14:textId="620870DC" w:rsidR="001229BB" w:rsidRPr="00D5163E" w:rsidRDefault="001229BB" w:rsidP="007E081C">
            <w:pPr>
              <w:rPr>
                <w:rFonts w:cs="Calibri"/>
                <w:sz w:val="18"/>
                <w:szCs w:val="18"/>
              </w:rPr>
            </w:pPr>
          </w:p>
        </w:tc>
        <w:tc>
          <w:tcPr>
            <w:tcW w:w="1170" w:type="dxa"/>
          </w:tcPr>
          <w:p w14:paraId="42D3FF87" w14:textId="54F92723" w:rsidR="001229BB" w:rsidRPr="00D5163E" w:rsidRDefault="001229BB" w:rsidP="007E081C">
            <w:pPr>
              <w:rPr>
                <w:rFonts w:cs="Calibri"/>
                <w:sz w:val="18"/>
                <w:szCs w:val="18"/>
              </w:rPr>
            </w:pPr>
          </w:p>
        </w:tc>
        <w:tc>
          <w:tcPr>
            <w:tcW w:w="1705" w:type="dxa"/>
          </w:tcPr>
          <w:p w14:paraId="59FEA54C" w14:textId="02549C9C" w:rsidR="001229BB" w:rsidRPr="00D5163E" w:rsidRDefault="001229BB" w:rsidP="007E081C">
            <w:pPr>
              <w:rPr>
                <w:rFonts w:cs="Calibri"/>
                <w:sz w:val="18"/>
                <w:szCs w:val="18"/>
              </w:rPr>
            </w:pPr>
            <w:r w:rsidRPr="00D5163E">
              <w:rPr>
                <w:rFonts w:cs="Calibri"/>
                <w:sz w:val="18"/>
                <w:szCs w:val="18"/>
              </w:rPr>
              <w:t>On-going</w:t>
            </w:r>
          </w:p>
        </w:tc>
      </w:tr>
      <w:tr w:rsidR="001229BB" w:rsidRPr="00D5163E" w14:paraId="5803794F" w14:textId="77777777" w:rsidTr="00787CD1">
        <w:trPr>
          <w:jc w:val="center"/>
        </w:trPr>
        <w:tc>
          <w:tcPr>
            <w:tcW w:w="3145" w:type="dxa"/>
          </w:tcPr>
          <w:p w14:paraId="646362A1" w14:textId="0308C9D1" w:rsidR="001229BB" w:rsidRPr="00D5163E" w:rsidRDefault="001229BB" w:rsidP="002C2489">
            <w:pPr>
              <w:rPr>
                <w:rFonts w:cs="Calibri"/>
                <w:b/>
                <w:sz w:val="18"/>
                <w:szCs w:val="18"/>
              </w:rPr>
            </w:pPr>
            <w:r w:rsidRPr="00D5163E">
              <w:rPr>
                <w:rFonts w:cs="Calibri"/>
                <w:b/>
                <w:sz w:val="18"/>
                <w:szCs w:val="18"/>
              </w:rPr>
              <w:t>Gender Action Plan</w:t>
            </w:r>
          </w:p>
        </w:tc>
        <w:tc>
          <w:tcPr>
            <w:tcW w:w="1980" w:type="dxa"/>
          </w:tcPr>
          <w:p w14:paraId="033312CD" w14:textId="77777777" w:rsidR="001229BB" w:rsidRPr="00D5163E" w:rsidRDefault="001229BB" w:rsidP="007E081C">
            <w:pPr>
              <w:rPr>
                <w:rFonts w:cs="Calibri"/>
                <w:sz w:val="18"/>
                <w:szCs w:val="18"/>
              </w:rPr>
            </w:pPr>
            <w:r w:rsidRPr="00D5163E">
              <w:rPr>
                <w:rFonts w:cs="Calibri"/>
                <w:sz w:val="18"/>
                <w:szCs w:val="18"/>
              </w:rPr>
              <w:t>Project Manager</w:t>
            </w:r>
          </w:p>
          <w:p w14:paraId="5964EB9A" w14:textId="77777777" w:rsidR="001229BB" w:rsidRPr="00D5163E" w:rsidRDefault="001229BB" w:rsidP="007E081C">
            <w:pPr>
              <w:rPr>
                <w:rFonts w:cs="Calibri"/>
                <w:sz w:val="18"/>
                <w:szCs w:val="18"/>
              </w:rPr>
            </w:pPr>
            <w:r w:rsidRPr="00D5163E">
              <w:rPr>
                <w:rFonts w:cs="Calibri"/>
                <w:sz w:val="18"/>
                <w:szCs w:val="18"/>
              </w:rPr>
              <w:t>UNDP Country Office</w:t>
            </w:r>
          </w:p>
          <w:p w14:paraId="53CBA69C" w14:textId="0FAF60CF" w:rsidR="001229BB" w:rsidRPr="00D5163E" w:rsidRDefault="001229BB" w:rsidP="007E081C">
            <w:pPr>
              <w:rPr>
                <w:rFonts w:cs="Calibri"/>
                <w:sz w:val="18"/>
                <w:szCs w:val="18"/>
              </w:rPr>
            </w:pPr>
            <w:r w:rsidRPr="00D5163E">
              <w:rPr>
                <w:rFonts w:cs="Calibri"/>
                <w:sz w:val="18"/>
                <w:szCs w:val="18"/>
              </w:rPr>
              <w:t>UNDP GEF team</w:t>
            </w:r>
          </w:p>
        </w:tc>
        <w:tc>
          <w:tcPr>
            <w:tcW w:w="1350" w:type="dxa"/>
          </w:tcPr>
          <w:p w14:paraId="46C38CA2" w14:textId="755F41AD" w:rsidR="001229BB" w:rsidRPr="00D5163E" w:rsidRDefault="001229BB" w:rsidP="007E081C">
            <w:pPr>
              <w:rPr>
                <w:rFonts w:cs="Calibri"/>
                <w:sz w:val="18"/>
                <w:szCs w:val="18"/>
              </w:rPr>
            </w:pPr>
          </w:p>
        </w:tc>
        <w:tc>
          <w:tcPr>
            <w:tcW w:w="1170" w:type="dxa"/>
          </w:tcPr>
          <w:p w14:paraId="56F6F426" w14:textId="6267937D" w:rsidR="001229BB" w:rsidRPr="00D5163E" w:rsidRDefault="001229BB" w:rsidP="007E081C">
            <w:pPr>
              <w:rPr>
                <w:rFonts w:cs="Calibri"/>
                <w:sz w:val="18"/>
                <w:szCs w:val="18"/>
              </w:rPr>
            </w:pPr>
          </w:p>
        </w:tc>
        <w:tc>
          <w:tcPr>
            <w:tcW w:w="1705" w:type="dxa"/>
          </w:tcPr>
          <w:p w14:paraId="5B0132B7" w14:textId="05A9E6D0" w:rsidR="001229BB" w:rsidRPr="00D5163E" w:rsidRDefault="001229BB" w:rsidP="007E081C">
            <w:pPr>
              <w:rPr>
                <w:rFonts w:cs="Calibri"/>
                <w:sz w:val="18"/>
                <w:szCs w:val="18"/>
              </w:rPr>
            </w:pPr>
            <w:r w:rsidRPr="00D5163E">
              <w:rPr>
                <w:rFonts w:cs="Calibri"/>
                <w:sz w:val="18"/>
                <w:szCs w:val="18"/>
              </w:rPr>
              <w:t>On-going</w:t>
            </w:r>
          </w:p>
        </w:tc>
      </w:tr>
      <w:tr w:rsidR="008277AC" w:rsidRPr="00D5163E" w14:paraId="66F69122" w14:textId="77777777" w:rsidTr="00787CD1">
        <w:trPr>
          <w:jc w:val="center"/>
        </w:trPr>
        <w:tc>
          <w:tcPr>
            <w:tcW w:w="3145" w:type="dxa"/>
          </w:tcPr>
          <w:p w14:paraId="18B1DFBA" w14:textId="77777777" w:rsidR="008277AC" w:rsidRPr="00D5163E" w:rsidRDefault="008277AC" w:rsidP="002C2489">
            <w:pPr>
              <w:rPr>
                <w:rFonts w:cs="Calibri"/>
                <w:b/>
                <w:sz w:val="18"/>
                <w:szCs w:val="18"/>
              </w:rPr>
            </w:pPr>
            <w:r w:rsidRPr="00D5163E">
              <w:rPr>
                <w:rFonts w:cs="Calibri"/>
                <w:b/>
                <w:sz w:val="18"/>
                <w:szCs w:val="18"/>
              </w:rPr>
              <w:t>Addressing environmental and social grievances</w:t>
            </w:r>
          </w:p>
        </w:tc>
        <w:tc>
          <w:tcPr>
            <w:tcW w:w="1980" w:type="dxa"/>
          </w:tcPr>
          <w:p w14:paraId="7AE09B10" w14:textId="77777777" w:rsidR="008277AC" w:rsidRPr="00D5163E" w:rsidRDefault="008277AC" w:rsidP="007E081C">
            <w:pPr>
              <w:rPr>
                <w:rFonts w:cs="Calibri"/>
                <w:sz w:val="18"/>
                <w:szCs w:val="18"/>
              </w:rPr>
            </w:pPr>
            <w:r w:rsidRPr="00D5163E">
              <w:rPr>
                <w:rFonts w:cs="Calibri"/>
                <w:sz w:val="18"/>
                <w:szCs w:val="18"/>
              </w:rPr>
              <w:t>Project Manager</w:t>
            </w:r>
          </w:p>
          <w:p w14:paraId="15A9B35F" w14:textId="77777777" w:rsidR="008277AC" w:rsidRPr="00D5163E" w:rsidRDefault="008277AC" w:rsidP="007E081C">
            <w:pPr>
              <w:rPr>
                <w:rFonts w:cs="Calibri"/>
                <w:sz w:val="18"/>
                <w:szCs w:val="18"/>
              </w:rPr>
            </w:pPr>
            <w:r w:rsidRPr="00D5163E">
              <w:rPr>
                <w:rFonts w:cs="Calibri"/>
                <w:sz w:val="18"/>
                <w:szCs w:val="18"/>
              </w:rPr>
              <w:t>UNDP Country Office</w:t>
            </w:r>
          </w:p>
          <w:p w14:paraId="2A52EF0C" w14:textId="77777777" w:rsidR="008277AC" w:rsidRPr="00D5163E" w:rsidRDefault="008277AC" w:rsidP="007E081C">
            <w:pPr>
              <w:rPr>
                <w:rFonts w:cs="Calibri"/>
                <w:sz w:val="18"/>
                <w:szCs w:val="18"/>
              </w:rPr>
            </w:pPr>
            <w:r w:rsidRPr="00D5163E">
              <w:rPr>
                <w:rFonts w:cs="Calibri"/>
                <w:sz w:val="18"/>
                <w:szCs w:val="18"/>
              </w:rPr>
              <w:t>BPPS as needed</w:t>
            </w:r>
          </w:p>
        </w:tc>
        <w:tc>
          <w:tcPr>
            <w:tcW w:w="1350" w:type="dxa"/>
          </w:tcPr>
          <w:p w14:paraId="4AA9674A" w14:textId="77777777" w:rsidR="008277AC" w:rsidRPr="00D5163E" w:rsidRDefault="008277AC" w:rsidP="007E081C">
            <w:pPr>
              <w:rPr>
                <w:rFonts w:cs="Calibri"/>
                <w:sz w:val="18"/>
                <w:szCs w:val="18"/>
              </w:rPr>
            </w:pPr>
            <w:r w:rsidRPr="00D5163E">
              <w:rPr>
                <w:rFonts w:cs="Calibri"/>
                <w:sz w:val="18"/>
                <w:szCs w:val="18"/>
              </w:rPr>
              <w:t>None for time of project manager, and UNDP CO</w:t>
            </w:r>
          </w:p>
        </w:tc>
        <w:tc>
          <w:tcPr>
            <w:tcW w:w="1170" w:type="dxa"/>
          </w:tcPr>
          <w:p w14:paraId="5FEC6A1B" w14:textId="77777777" w:rsidR="008277AC" w:rsidRPr="00D5163E" w:rsidRDefault="008277AC" w:rsidP="007E081C">
            <w:pPr>
              <w:rPr>
                <w:rFonts w:cs="Calibri"/>
                <w:sz w:val="18"/>
                <w:szCs w:val="18"/>
              </w:rPr>
            </w:pPr>
          </w:p>
        </w:tc>
        <w:tc>
          <w:tcPr>
            <w:tcW w:w="1705" w:type="dxa"/>
          </w:tcPr>
          <w:p w14:paraId="0BAF810D" w14:textId="77777777" w:rsidR="008277AC" w:rsidRPr="00D5163E" w:rsidRDefault="008277AC" w:rsidP="007E081C">
            <w:pPr>
              <w:rPr>
                <w:rFonts w:cs="Calibri"/>
                <w:sz w:val="18"/>
                <w:szCs w:val="18"/>
              </w:rPr>
            </w:pPr>
          </w:p>
        </w:tc>
      </w:tr>
      <w:tr w:rsidR="003E3ABA" w:rsidRPr="00D5163E" w14:paraId="2B0325C4" w14:textId="77777777" w:rsidTr="00787CD1">
        <w:trPr>
          <w:jc w:val="center"/>
        </w:trPr>
        <w:tc>
          <w:tcPr>
            <w:tcW w:w="3145" w:type="dxa"/>
          </w:tcPr>
          <w:p w14:paraId="1C2AB526" w14:textId="77777777" w:rsidR="003E3ABA" w:rsidRPr="00D5163E" w:rsidRDefault="003E3ABA" w:rsidP="002C2489">
            <w:pPr>
              <w:rPr>
                <w:rFonts w:cs="Calibri"/>
                <w:b/>
                <w:sz w:val="18"/>
                <w:szCs w:val="18"/>
              </w:rPr>
            </w:pPr>
            <w:r w:rsidRPr="00D5163E">
              <w:rPr>
                <w:rFonts w:cs="Calibri"/>
                <w:b/>
                <w:sz w:val="18"/>
                <w:szCs w:val="18"/>
              </w:rPr>
              <w:t>Project Board meetings</w:t>
            </w:r>
          </w:p>
        </w:tc>
        <w:tc>
          <w:tcPr>
            <w:tcW w:w="1980" w:type="dxa"/>
          </w:tcPr>
          <w:p w14:paraId="2D742695" w14:textId="77777777" w:rsidR="003E3ABA" w:rsidRPr="00D5163E" w:rsidRDefault="003E3ABA" w:rsidP="007E081C">
            <w:pPr>
              <w:rPr>
                <w:rFonts w:cs="Calibri"/>
                <w:sz w:val="18"/>
                <w:szCs w:val="18"/>
              </w:rPr>
            </w:pPr>
            <w:r w:rsidRPr="00D5163E">
              <w:rPr>
                <w:rFonts w:cs="Calibri"/>
                <w:sz w:val="18"/>
                <w:szCs w:val="18"/>
              </w:rPr>
              <w:t>Project Board</w:t>
            </w:r>
          </w:p>
          <w:p w14:paraId="5BF8E94F" w14:textId="77777777" w:rsidR="003E3ABA" w:rsidRPr="00D5163E" w:rsidRDefault="003E3ABA" w:rsidP="007E081C">
            <w:pPr>
              <w:rPr>
                <w:rFonts w:cs="Calibri"/>
                <w:sz w:val="18"/>
                <w:szCs w:val="18"/>
              </w:rPr>
            </w:pPr>
            <w:r w:rsidRPr="00D5163E">
              <w:rPr>
                <w:rFonts w:cs="Calibri"/>
                <w:sz w:val="18"/>
                <w:szCs w:val="18"/>
              </w:rPr>
              <w:t>UNDP Country Office</w:t>
            </w:r>
          </w:p>
          <w:p w14:paraId="1FE416A9" w14:textId="677318F7" w:rsidR="007B11BA" w:rsidRPr="00D5163E" w:rsidRDefault="002C5619" w:rsidP="007E081C">
            <w:pPr>
              <w:rPr>
                <w:rFonts w:cs="Calibri"/>
                <w:sz w:val="18"/>
                <w:szCs w:val="18"/>
              </w:rPr>
            </w:pPr>
            <w:r>
              <w:rPr>
                <w:rFonts w:cs="Calibri"/>
                <w:sz w:val="18"/>
                <w:szCs w:val="18"/>
              </w:rPr>
              <w:t>UNEP</w:t>
            </w:r>
            <w:r w:rsidR="007B11BA" w:rsidRPr="00D5163E">
              <w:rPr>
                <w:rFonts w:cs="Calibri"/>
                <w:sz w:val="18"/>
                <w:szCs w:val="18"/>
              </w:rPr>
              <w:t xml:space="preserve"> Task Manager</w:t>
            </w:r>
          </w:p>
          <w:p w14:paraId="771B6AF7" w14:textId="77777777" w:rsidR="003E3ABA" w:rsidRPr="00D5163E" w:rsidRDefault="003E3ABA" w:rsidP="007E081C">
            <w:pPr>
              <w:rPr>
                <w:rFonts w:cs="Calibri"/>
                <w:sz w:val="18"/>
                <w:szCs w:val="18"/>
              </w:rPr>
            </w:pPr>
            <w:r w:rsidRPr="00D5163E">
              <w:rPr>
                <w:rFonts w:cs="Calibri"/>
                <w:sz w:val="18"/>
                <w:szCs w:val="18"/>
              </w:rPr>
              <w:t>Project Manager</w:t>
            </w:r>
          </w:p>
        </w:tc>
        <w:tc>
          <w:tcPr>
            <w:tcW w:w="1350" w:type="dxa"/>
          </w:tcPr>
          <w:p w14:paraId="71E37BD1" w14:textId="77777777" w:rsidR="003E3ABA" w:rsidRPr="00D5163E" w:rsidRDefault="0056530E" w:rsidP="007E081C">
            <w:pPr>
              <w:rPr>
                <w:rFonts w:cs="Calibri"/>
                <w:sz w:val="18"/>
                <w:szCs w:val="18"/>
              </w:rPr>
            </w:pPr>
            <w:r w:rsidRPr="00D5163E">
              <w:rPr>
                <w:rFonts w:cs="Calibri"/>
                <w:sz w:val="18"/>
                <w:szCs w:val="18"/>
              </w:rPr>
              <w:t>USD 6,000</w:t>
            </w:r>
          </w:p>
        </w:tc>
        <w:tc>
          <w:tcPr>
            <w:tcW w:w="1170" w:type="dxa"/>
          </w:tcPr>
          <w:p w14:paraId="3F11E4F5" w14:textId="77777777" w:rsidR="003E3ABA" w:rsidRPr="00D5163E" w:rsidRDefault="003E3ABA" w:rsidP="007E081C">
            <w:pPr>
              <w:rPr>
                <w:rFonts w:cs="Calibri"/>
                <w:i/>
                <w:sz w:val="18"/>
                <w:szCs w:val="18"/>
              </w:rPr>
            </w:pPr>
          </w:p>
        </w:tc>
        <w:tc>
          <w:tcPr>
            <w:tcW w:w="1705" w:type="dxa"/>
          </w:tcPr>
          <w:p w14:paraId="2C89515D" w14:textId="77777777" w:rsidR="003E3ABA" w:rsidRPr="00D5163E" w:rsidRDefault="003E3ABA" w:rsidP="007E081C">
            <w:pPr>
              <w:rPr>
                <w:rFonts w:cs="Calibri"/>
                <w:sz w:val="18"/>
                <w:szCs w:val="18"/>
              </w:rPr>
            </w:pPr>
            <w:r w:rsidRPr="00D5163E">
              <w:rPr>
                <w:rFonts w:cs="Calibri"/>
                <w:sz w:val="18"/>
                <w:szCs w:val="18"/>
              </w:rPr>
              <w:t>At minimum annually</w:t>
            </w:r>
          </w:p>
        </w:tc>
      </w:tr>
      <w:tr w:rsidR="003E3ABA" w:rsidRPr="00D5163E" w14:paraId="1DAEE503" w14:textId="77777777" w:rsidTr="00787CD1">
        <w:trPr>
          <w:jc w:val="center"/>
        </w:trPr>
        <w:tc>
          <w:tcPr>
            <w:tcW w:w="3145" w:type="dxa"/>
          </w:tcPr>
          <w:p w14:paraId="32CCA6E5" w14:textId="77777777" w:rsidR="003E3ABA" w:rsidRPr="00D5163E" w:rsidRDefault="003E3ABA" w:rsidP="002C2489">
            <w:pPr>
              <w:rPr>
                <w:rFonts w:cs="Calibri"/>
                <w:b/>
                <w:sz w:val="18"/>
                <w:szCs w:val="18"/>
              </w:rPr>
            </w:pPr>
            <w:r w:rsidRPr="00D5163E">
              <w:rPr>
                <w:rFonts w:cs="Calibri"/>
                <w:b/>
                <w:sz w:val="18"/>
                <w:szCs w:val="18"/>
              </w:rPr>
              <w:t>Supervision missions</w:t>
            </w:r>
          </w:p>
        </w:tc>
        <w:tc>
          <w:tcPr>
            <w:tcW w:w="1980" w:type="dxa"/>
          </w:tcPr>
          <w:p w14:paraId="702B7F19" w14:textId="77777777" w:rsidR="003E3ABA" w:rsidRPr="00D5163E" w:rsidRDefault="003E3ABA" w:rsidP="007E081C">
            <w:pPr>
              <w:rPr>
                <w:rFonts w:cs="Calibri"/>
                <w:b/>
                <w:sz w:val="18"/>
                <w:szCs w:val="18"/>
              </w:rPr>
            </w:pPr>
            <w:r w:rsidRPr="00D5163E">
              <w:rPr>
                <w:rFonts w:cs="Calibri"/>
                <w:sz w:val="18"/>
                <w:szCs w:val="18"/>
              </w:rPr>
              <w:t>UNDP Country Office</w:t>
            </w:r>
          </w:p>
        </w:tc>
        <w:tc>
          <w:tcPr>
            <w:tcW w:w="1350" w:type="dxa"/>
          </w:tcPr>
          <w:p w14:paraId="4FB7CF1A" w14:textId="77777777" w:rsidR="003E3ABA" w:rsidRPr="00D5163E" w:rsidRDefault="003E3ABA" w:rsidP="007E081C">
            <w:pPr>
              <w:pStyle w:val="BodyText23"/>
              <w:widowControl/>
              <w:tabs>
                <w:tab w:val="clear" w:pos="547"/>
              </w:tabs>
              <w:spacing w:after="60"/>
              <w:jc w:val="both"/>
              <w:rPr>
                <w:rFonts w:ascii="Calibri" w:hAnsi="Calibri" w:cs="Calibri"/>
                <w:snapToGrid/>
                <w:sz w:val="18"/>
                <w:szCs w:val="18"/>
              </w:rPr>
            </w:pPr>
            <w:r w:rsidRPr="00D5163E">
              <w:rPr>
                <w:rFonts w:ascii="Calibri" w:hAnsi="Calibri" w:cs="Calibri"/>
                <w:snapToGrid/>
                <w:sz w:val="18"/>
                <w:szCs w:val="18"/>
              </w:rPr>
              <w:t>None</w:t>
            </w:r>
            <w:bookmarkStart w:id="28" w:name="_Ref434335281"/>
            <w:r w:rsidRPr="00D5163E">
              <w:rPr>
                <w:rStyle w:val="FootnoteReference"/>
                <w:rFonts w:ascii="Calibri" w:hAnsi="Calibri"/>
                <w:b/>
                <w:szCs w:val="18"/>
              </w:rPr>
              <w:footnoteReference w:id="19"/>
            </w:r>
            <w:bookmarkEnd w:id="28"/>
          </w:p>
        </w:tc>
        <w:tc>
          <w:tcPr>
            <w:tcW w:w="1170" w:type="dxa"/>
          </w:tcPr>
          <w:p w14:paraId="5990FD5F" w14:textId="77777777" w:rsidR="003E3ABA" w:rsidRPr="00D5163E" w:rsidRDefault="003E3ABA" w:rsidP="007E081C">
            <w:pPr>
              <w:pStyle w:val="BodyText23"/>
              <w:widowControl/>
              <w:tabs>
                <w:tab w:val="clear" w:pos="547"/>
              </w:tabs>
              <w:spacing w:after="60"/>
              <w:jc w:val="both"/>
              <w:rPr>
                <w:rFonts w:ascii="Calibri" w:hAnsi="Calibri" w:cs="Calibri"/>
                <w:snapToGrid/>
                <w:sz w:val="18"/>
                <w:szCs w:val="18"/>
              </w:rPr>
            </w:pPr>
          </w:p>
        </w:tc>
        <w:tc>
          <w:tcPr>
            <w:tcW w:w="1705" w:type="dxa"/>
          </w:tcPr>
          <w:p w14:paraId="2A55190E" w14:textId="77777777" w:rsidR="003E3ABA" w:rsidRPr="00D5163E" w:rsidRDefault="003E3ABA" w:rsidP="007E081C">
            <w:pPr>
              <w:rPr>
                <w:rFonts w:cs="Calibri"/>
                <w:sz w:val="18"/>
                <w:szCs w:val="18"/>
              </w:rPr>
            </w:pPr>
            <w:r w:rsidRPr="00D5163E">
              <w:rPr>
                <w:rFonts w:cs="Calibri"/>
                <w:sz w:val="18"/>
                <w:szCs w:val="18"/>
              </w:rPr>
              <w:t>Annually</w:t>
            </w:r>
          </w:p>
        </w:tc>
      </w:tr>
      <w:tr w:rsidR="003E3ABA" w:rsidRPr="00D5163E" w14:paraId="36B6966A" w14:textId="77777777" w:rsidTr="00787CD1">
        <w:trPr>
          <w:jc w:val="center"/>
        </w:trPr>
        <w:tc>
          <w:tcPr>
            <w:tcW w:w="3145" w:type="dxa"/>
          </w:tcPr>
          <w:p w14:paraId="59945D09" w14:textId="77777777" w:rsidR="003E3ABA" w:rsidRPr="00D5163E" w:rsidRDefault="003E3ABA" w:rsidP="002C2489">
            <w:pPr>
              <w:rPr>
                <w:rFonts w:cs="Calibri"/>
                <w:b/>
                <w:sz w:val="18"/>
                <w:szCs w:val="18"/>
              </w:rPr>
            </w:pPr>
            <w:r w:rsidRPr="00D5163E">
              <w:rPr>
                <w:rFonts w:cs="Calibri"/>
                <w:b/>
                <w:sz w:val="18"/>
                <w:szCs w:val="18"/>
              </w:rPr>
              <w:t>Oversight missions</w:t>
            </w:r>
          </w:p>
        </w:tc>
        <w:tc>
          <w:tcPr>
            <w:tcW w:w="1980" w:type="dxa"/>
          </w:tcPr>
          <w:p w14:paraId="2BC1FDE9" w14:textId="66B5869D" w:rsidR="003E3ABA" w:rsidRPr="00D5163E" w:rsidRDefault="003E3ABA" w:rsidP="007E081C">
            <w:pPr>
              <w:rPr>
                <w:rFonts w:cs="Calibri"/>
                <w:b/>
                <w:sz w:val="18"/>
                <w:szCs w:val="18"/>
              </w:rPr>
            </w:pPr>
            <w:r w:rsidRPr="00D5163E">
              <w:rPr>
                <w:rFonts w:cs="Calibri"/>
                <w:sz w:val="18"/>
                <w:szCs w:val="18"/>
              </w:rPr>
              <w:t>UNDP-GEF team</w:t>
            </w:r>
            <w:r w:rsidR="007B11BA" w:rsidRPr="00D5163E">
              <w:rPr>
                <w:rFonts w:cs="Calibri"/>
                <w:sz w:val="18"/>
                <w:szCs w:val="18"/>
              </w:rPr>
              <w:t xml:space="preserve"> and </w:t>
            </w:r>
            <w:r w:rsidR="002C5619">
              <w:rPr>
                <w:rFonts w:cs="Calibri"/>
                <w:sz w:val="18"/>
                <w:szCs w:val="18"/>
              </w:rPr>
              <w:t>UNEP</w:t>
            </w:r>
            <w:r w:rsidR="007B11BA" w:rsidRPr="00D5163E">
              <w:rPr>
                <w:rFonts w:cs="Calibri"/>
                <w:sz w:val="18"/>
                <w:szCs w:val="18"/>
              </w:rPr>
              <w:t xml:space="preserve"> Task Manager</w:t>
            </w:r>
          </w:p>
        </w:tc>
        <w:tc>
          <w:tcPr>
            <w:tcW w:w="1350" w:type="dxa"/>
          </w:tcPr>
          <w:p w14:paraId="4C368CBD" w14:textId="3262C7B0" w:rsidR="003E3ABA" w:rsidRPr="00D5163E" w:rsidRDefault="003E3ABA" w:rsidP="007E081C">
            <w:pPr>
              <w:pStyle w:val="BodyText23"/>
              <w:widowControl/>
              <w:tabs>
                <w:tab w:val="clear" w:pos="547"/>
              </w:tabs>
              <w:spacing w:after="60"/>
              <w:jc w:val="both"/>
              <w:rPr>
                <w:rFonts w:ascii="Calibri" w:hAnsi="Calibri" w:cs="Calibri"/>
                <w:snapToGrid/>
                <w:sz w:val="18"/>
                <w:szCs w:val="18"/>
              </w:rPr>
            </w:pPr>
            <w:r w:rsidRPr="00D5163E">
              <w:rPr>
                <w:rFonts w:ascii="Calibri" w:hAnsi="Calibri" w:cs="Calibri"/>
                <w:snapToGrid/>
                <w:sz w:val="18"/>
                <w:szCs w:val="18"/>
              </w:rPr>
              <w:t>None</w:t>
            </w:r>
            <w:r w:rsidR="000A6583" w:rsidRPr="00D5163E">
              <w:rPr>
                <w:rFonts w:ascii="Calibri" w:hAnsi="Calibri" w:cs="Calibri"/>
                <w:snapToGrid/>
                <w:sz w:val="18"/>
                <w:szCs w:val="18"/>
              </w:rPr>
              <w:fldChar w:fldCharType="begin"/>
            </w:r>
            <w:r w:rsidR="000A6583" w:rsidRPr="00D5163E">
              <w:rPr>
                <w:rFonts w:ascii="Calibri" w:hAnsi="Calibri" w:cs="Calibri"/>
                <w:snapToGrid/>
                <w:sz w:val="18"/>
                <w:szCs w:val="18"/>
              </w:rPr>
              <w:instrText xml:space="preserve"> NOTEREF _Ref434335281 \f \h </w:instrText>
            </w:r>
            <w:r w:rsidR="00DA7922" w:rsidRPr="00D5163E">
              <w:rPr>
                <w:rFonts w:ascii="Calibri" w:hAnsi="Calibri" w:cs="Calibri"/>
                <w:snapToGrid/>
                <w:sz w:val="18"/>
                <w:szCs w:val="18"/>
              </w:rPr>
              <w:instrText xml:space="preserve"> \* MERGEFORMAT </w:instrText>
            </w:r>
            <w:r w:rsidR="000A6583" w:rsidRPr="00D5163E">
              <w:rPr>
                <w:rFonts w:ascii="Calibri" w:hAnsi="Calibri" w:cs="Calibri"/>
                <w:snapToGrid/>
                <w:sz w:val="18"/>
                <w:szCs w:val="18"/>
              </w:rPr>
            </w:r>
            <w:r w:rsidR="000A6583" w:rsidRPr="00D5163E">
              <w:rPr>
                <w:rFonts w:ascii="Calibri" w:hAnsi="Calibri" w:cs="Calibri"/>
                <w:snapToGrid/>
                <w:sz w:val="18"/>
                <w:szCs w:val="18"/>
              </w:rPr>
              <w:fldChar w:fldCharType="separate"/>
            </w:r>
            <w:r w:rsidR="00950500" w:rsidRPr="00950500">
              <w:rPr>
                <w:rStyle w:val="FootnoteReference"/>
              </w:rPr>
              <w:t>27</w:t>
            </w:r>
            <w:r w:rsidR="000A6583" w:rsidRPr="00D5163E">
              <w:rPr>
                <w:rFonts w:ascii="Calibri" w:hAnsi="Calibri" w:cs="Calibri"/>
                <w:snapToGrid/>
                <w:sz w:val="18"/>
                <w:szCs w:val="18"/>
              </w:rPr>
              <w:fldChar w:fldCharType="end"/>
            </w:r>
          </w:p>
        </w:tc>
        <w:tc>
          <w:tcPr>
            <w:tcW w:w="1170" w:type="dxa"/>
          </w:tcPr>
          <w:p w14:paraId="63C2183B" w14:textId="77777777" w:rsidR="003E3ABA" w:rsidRPr="00D5163E" w:rsidRDefault="003E3ABA" w:rsidP="007E081C">
            <w:pPr>
              <w:pStyle w:val="BodyText23"/>
              <w:widowControl/>
              <w:tabs>
                <w:tab w:val="clear" w:pos="547"/>
              </w:tabs>
              <w:spacing w:after="60"/>
              <w:jc w:val="both"/>
              <w:rPr>
                <w:rFonts w:ascii="Calibri" w:hAnsi="Calibri" w:cs="Calibri"/>
                <w:snapToGrid/>
                <w:sz w:val="18"/>
                <w:szCs w:val="18"/>
              </w:rPr>
            </w:pPr>
          </w:p>
        </w:tc>
        <w:tc>
          <w:tcPr>
            <w:tcW w:w="1705" w:type="dxa"/>
          </w:tcPr>
          <w:p w14:paraId="28288D04" w14:textId="77777777" w:rsidR="003E3ABA" w:rsidRPr="00D5163E" w:rsidRDefault="003E3ABA" w:rsidP="007E081C">
            <w:pPr>
              <w:rPr>
                <w:rFonts w:cs="Calibri"/>
                <w:sz w:val="18"/>
                <w:szCs w:val="18"/>
              </w:rPr>
            </w:pPr>
            <w:r w:rsidRPr="00D5163E">
              <w:rPr>
                <w:rFonts w:cs="Calibri"/>
                <w:sz w:val="18"/>
                <w:szCs w:val="18"/>
              </w:rPr>
              <w:t>Troubleshooting as needed</w:t>
            </w:r>
          </w:p>
        </w:tc>
      </w:tr>
      <w:tr w:rsidR="003E3ABA" w:rsidRPr="00D5163E" w14:paraId="74C093BE" w14:textId="77777777" w:rsidTr="00787CD1">
        <w:trPr>
          <w:jc w:val="center"/>
        </w:trPr>
        <w:tc>
          <w:tcPr>
            <w:tcW w:w="3145" w:type="dxa"/>
          </w:tcPr>
          <w:p w14:paraId="40BBF6C1" w14:textId="77777777" w:rsidR="003E3ABA" w:rsidRPr="00D5163E" w:rsidRDefault="003E3ABA" w:rsidP="002C2489">
            <w:pPr>
              <w:rPr>
                <w:rFonts w:cs="Calibri"/>
                <w:b/>
                <w:sz w:val="18"/>
                <w:szCs w:val="18"/>
              </w:rPr>
            </w:pPr>
            <w:r w:rsidRPr="00D5163E">
              <w:rPr>
                <w:rFonts w:cs="Calibri"/>
                <w:b/>
                <w:sz w:val="18"/>
                <w:szCs w:val="18"/>
              </w:rPr>
              <w:t xml:space="preserve">GEF Secretariat learning missions/site visits </w:t>
            </w:r>
          </w:p>
        </w:tc>
        <w:tc>
          <w:tcPr>
            <w:tcW w:w="1980" w:type="dxa"/>
          </w:tcPr>
          <w:p w14:paraId="05F61E69" w14:textId="5CFA280C" w:rsidR="003E3ABA" w:rsidRPr="00D5163E" w:rsidRDefault="000A6583" w:rsidP="007E081C">
            <w:pPr>
              <w:rPr>
                <w:rFonts w:cs="Calibri"/>
                <w:sz w:val="18"/>
                <w:szCs w:val="18"/>
              </w:rPr>
            </w:pPr>
            <w:r w:rsidRPr="00D5163E">
              <w:rPr>
                <w:rFonts w:cs="Calibri"/>
                <w:sz w:val="18"/>
                <w:szCs w:val="18"/>
              </w:rPr>
              <w:t xml:space="preserve">UNDP Country Office and </w:t>
            </w:r>
            <w:r w:rsidR="003E3ABA" w:rsidRPr="00D5163E">
              <w:rPr>
                <w:rFonts w:cs="Calibri"/>
                <w:sz w:val="18"/>
                <w:szCs w:val="18"/>
              </w:rPr>
              <w:t>Project Manager and UNDP-GEF team</w:t>
            </w:r>
            <w:r w:rsidR="007B11BA" w:rsidRPr="00D5163E">
              <w:rPr>
                <w:rFonts w:cs="Calibri"/>
                <w:sz w:val="18"/>
                <w:szCs w:val="18"/>
              </w:rPr>
              <w:t xml:space="preserve">, and </w:t>
            </w:r>
            <w:r w:rsidR="002C5619">
              <w:rPr>
                <w:rFonts w:cs="Calibri"/>
                <w:sz w:val="18"/>
                <w:szCs w:val="18"/>
              </w:rPr>
              <w:t>UNEP</w:t>
            </w:r>
            <w:r w:rsidR="007B11BA" w:rsidRPr="00D5163E">
              <w:rPr>
                <w:rFonts w:cs="Calibri"/>
                <w:sz w:val="18"/>
                <w:szCs w:val="18"/>
              </w:rPr>
              <w:t xml:space="preserve"> GEF team</w:t>
            </w:r>
          </w:p>
        </w:tc>
        <w:tc>
          <w:tcPr>
            <w:tcW w:w="1350" w:type="dxa"/>
          </w:tcPr>
          <w:p w14:paraId="4DF962E2" w14:textId="77777777" w:rsidR="003E3ABA" w:rsidRPr="00D5163E" w:rsidRDefault="006F01F5" w:rsidP="007E081C">
            <w:pPr>
              <w:pStyle w:val="BodyText23"/>
              <w:widowControl/>
              <w:tabs>
                <w:tab w:val="clear" w:pos="547"/>
              </w:tabs>
              <w:spacing w:after="60"/>
              <w:jc w:val="both"/>
              <w:rPr>
                <w:rFonts w:ascii="Calibri" w:hAnsi="Calibri" w:cs="Calibri"/>
                <w:snapToGrid/>
                <w:sz w:val="18"/>
                <w:szCs w:val="18"/>
              </w:rPr>
            </w:pPr>
            <w:r w:rsidRPr="00D5163E">
              <w:rPr>
                <w:rFonts w:ascii="Calibri" w:hAnsi="Calibri" w:cs="Calibri"/>
                <w:snapToGrid/>
                <w:sz w:val="18"/>
                <w:szCs w:val="18"/>
              </w:rPr>
              <w:t>USD 6,000</w:t>
            </w:r>
          </w:p>
        </w:tc>
        <w:tc>
          <w:tcPr>
            <w:tcW w:w="1170" w:type="dxa"/>
          </w:tcPr>
          <w:p w14:paraId="73534F8A" w14:textId="77777777" w:rsidR="003E3ABA" w:rsidRPr="00D5163E" w:rsidRDefault="003E3ABA" w:rsidP="007E081C">
            <w:pPr>
              <w:pStyle w:val="BodyText23"/>
              <w:widowControl/>
              <w:tabs>
                <w:tab w:val="clear" w:pos="547"/>
              </w:tabs>
              <w:spacing w:after="60"/>
              <w:jc w:val="both"/>
              <w:rPr>
                <w:rFonts w:ascii="Calibri" w:hAnsi="Calibri" w:cs="Calibri"/>
                <w:snapToGrid/>
                <w:sz w:val="18"/>
                <w:szCs w:val="18"/>
              </w:rPr>
            </w:pPr>
          </w:p>
        </w:tc>
        <w:tc>
          <w:tcPr>
            <w:tcW w:w="1705" w:type="dxa"/>
          </w:tcPr>
          <w:p w14:paraId="5E1F605C" w14:textId="77777777" w:rsidR="003E3ABA" w:rsidRPr="00D5163E" w:rsidRDefault="003E3ABA" w:rsidP="007E081C">
            <w:pPr>
              <w:rPr>
                <w:rFonts w:cs="Calibri"/>
                <w:sz w:val="18"/>
                <w:szCs w:val="18"/>
              </w:rPr>
            </w:pPr>
            <w:r w:rsidRPr="00D5163E">
              <w:rPr>
                <w:rFonts w:cs="Calibri"/>
                <w:sz w:val="18"/>
                <w:szCs w:val="18"/>
              </w:rPr>
              <w:t>To be determined.</w:t>
            </w:r>
          </w:p>
        </w:tc>
      </w:tr>
      <w:tr w:rsidR="003E3ABA" w:rsidRPr="00D5163E" w14:paraId="662C1A81" w14:textId="77777777" w:rsidTr="00787CD1">
        <w:trPr>
          <w:jc w:val="center"/>
        </w:trPr>
        <w:tc>
          <w:tcPr>
            <w:tcW w:w="3145" w:type="dxa"/>
          </w:tcPr>
          <w:p w14:paraId="1AF0D690" w14:textId="26184630" w:rsidR="003E3ABA" w:rsidRPr="00D5163E" w:rsidRDefault="003E3ABA" w:rsidP="002C2489">
            <w:pPr>
              <w:rPr>
                <w:rFonts w:cs="Calibri"/>
                <w:b/>
                <w:sz w:val="18"/>
                <w:szCs w:val="18"/>
              </w:rPr>
            </w:pPr>
            <w:r w:rsidRPr="00D5163E">
              <w:rPr>
                <w:rFonts w:cs="Calibri"/>
                <w:b/>
                <w:sz w:val="18"/>
                <w:szCs w:val="18"/>
              </w:rPr>
              <w:lastRenderedPageBreak/>
              <w:t xml:space="preserve">Mid-term GEF </w:t>
            </w:r>
            <w:r w:rsidR="004F0DCF" w:rsidRPr="00D5163E">
              <w:rPr>
                <w:rFonts w:cs="Calibri"/>
                <w:sz w:val="18"/>
                <w:szCs w:val="18"/>
              </w:rPr>
              <w:t>Core Indicators</w:t>
            </w:r>
            <w:r w:rsidRPr="00D5163E">
              <w:rPr>
                <w:rFonts w:cs="Calibri"/>
                <w:b/>
                <w:sz w:val="18"/>
                <w:szCs w:val="18"/>
              </w:rPr>
              <w:t xml:space="preserve"> to be updated by (add name of national/regional institute if relevant)</w:t>
            </w:r>
          </w:p>
        </w:tc>
        <w:tc>
          <w:tcPr>
            <w:tcW w:w="1980" w:type="dxa"/>
          </w:tcPr>
          <w:p w14:paraId="24641394" w14:textId="77777777" w:rsidR="003E3ABA" w:rsidRPr="00D5163E" w:rsidRDefault="003E3ABA" w:rsidP="007E081C">
            <w:pPr>
              <w:rPr>
                <w:rFonts w:cs="Calibri"/>
                <w:sz w:val="18"/>
                <w:szCs w:val="18"/>
              </w:rPr>
            </w:pPr>
            <w:r w:rsidRPr="00D5163E">
              <w:rPr>
                <w:rFonts w:cs="Calibri"/>
                <w:sz w:val="18"/>
                <w:szCs w:val="18"/>
              </w:rPr>
              <w:t>Project Manager</w:t>
            </w:r>
          </w:p>
        </w:tc>
        <w:tc>
          <w:tcPr>
            <w:tcW w:w="1350" w:type="dxa"/>
          </w:tcPr>
          <w:p w14:paraId="2E4FD043" w14:textId="77777777" w:rsidR="003E3ABA" w:rsidRPr="00D5163E" w:rsidRDefault="006F01F5" w:rsidP="007E081C">
            <w:pPr>
              <w:rPr>
                <w:rFonts w:cs="Calibri"/>
                <w:sz w:val="18"/>
                <w:szCs w:val="18"/>
              </w:rPr>
            </w:pPr>
            <w:r w:rsidRPr="00D5163E">
              <w:rPr>
                <w:rFonts w:cs="Calibri"/>
                <w:sz w:val="18"/>
                <w:szCs w:val="18"/>
              </w:rPr>
              <w:t>(included in routine project staff activity</w:t>
            </w:r>
            <w:r w:rsidR="003E3ABA" w:rsidRPr="00D5163E">
              <w:rPr>
                <w:rFonts w:cs="Calibri"/>
                <w:sz w:val="18"/>
                <w:szCs w:val="18"/>
              </w:rPr>
              <w:t xml:space="preserve"> </w:t>
            </w:r>
          </w:p>
        </w:tc>
        <w:tc>
          <w:tcPr>
            <w:tcW w:w="1170" w:type="dxa"/>
          </w:tcPr>
          <w:p w14:paraId="46F5565B" w14:textId="77777777" w:rsidR="003E3ABA" w:rsidRPr="00D5163E" w:rsidRDefault="003E3ABA" w:rsidP="007E081C">
            <w:pPr>
              <w:rPr>
                <w:rFonts w:cs="Calibri"/>
                <w:sz w:val="18"/>
                <w:szCs w:val="18"/>
              </w:rPr>
            </w:pPr>
          </w:p>
        </w:tc>
        <w:tc>
          <w:tcPr>
            <w:tcW w:w="1705" w:type="dxa"/>
          </w:tcPr>
          <w:p w14:paraId="4CFECDDB" w14:textId="77777777" w:rsidR="003E3ABA" w:rsidRPr="00D5163E" w:rsidRDefault="003E3ABA" w:rsidP="007E081C">
            <w:pPr>
              <w:rPr>
                <w:rFonts w:cs="Calibri"/>
                <w:sz w:val="18"/>
                <w:szCs w:val="18"/>
              </w:rPr>
            </w:pPr>
            <w:r w:rsidRPr="00D5163E">
              <w:rPr>
                <w:rFonts w:cs="Calibri"/>
                <w:sz w:val="18"/>
                <w:szCs w:val="18"/>
              </w:rPr>
              <w:t>Before mid-term review mission takes place.</w:t>
            </w:r>
          </w:p>
        </w:tc>
      </w:tr>
      <w:tr w:rsidR="003E3ABA" w:rsidRPr="00D5163E" w14:paraId="3E0061D2" w14:textId="77777777" w:rsidTr="00787CD1">
        <w:trPr>
          <w:jc w:val="center"/>
        </w:trPr>
        <w:tc>
          <w:tcPr>
            <w:tcW w:w="3145" w:type="dxa"/>
          </w:tcPr>
          <w:p w14:paraId="4501BFCC" w14:textId="77777777" w:rsidR="003E3ABA" w:rsidRPr="00D5163E" w:rsidRDefault="003E3ABA" w:rsidP="002C2489">
            <w:pPr>
              <w:rPr>
                <w:rFonts w:cs="Calibri"/>
                <w:b/>
                <w:sz w:val="18"/>
                <w:szCs w:val="18"/>
              </w:rPr>
            </w:pPr>
            <w:r w:rsidRPr="00D5163E">
              <w:rPr>
                <w:rFonts w:cs="Calibri"/>
                <w:b/>
                <w:sz w:val="18"/>
                <w:szCs w:val="18"/>
              </w:rPr>
              <w:t>Independent Mid-term Review (MTR)</w:t>
            </w:r>
            <w:r w:rsidR="002C5C7C" w:rsidRPr="00D5163E">
              <w:rPr>
                <w:rFonts w:cs="Calibri"/>
                <w:b/>
                <w:sz w:val="18"/>
                <w:szCs w:val="18"/>
              </w:rPr>
              <w:t xml:space="preserve"> and management response</w:t>
            </w:r>
            <w:r w:rsidRPr="00D5163E">
              <w:rPr>
                <w:rFonts w:cs="Calibri"/>
                <w:b/>
                <w:sz w:val="18"/>
                <w:szCs w:val="18"/>
              </w:rPr>
              <w:t xml:space="preserve">  </w:t>
            </w:r>
          </w:p>
        </w:tc>
        <w:tc>
          <w:tcPr>
            <w:tcW w:w="1980" w:type="dxa"/>
          </w:tcPr>
          <w:p w14:paraId="6F27D564" w14:textId="1977CA1B" w:rsidR="003E3ABA" w:rsidRPr="00D5163E" w:rsidRDefault="003E3ABA" w:rsidP="007E081C">
            <w:pPr>
              <w:rPr>
                <w:rFonts w:cs="Calibri"/>
                <w:sz w:val="18"/>
                <w:szCs w:val="18"/>
              </w:rPr>
            </w:pPr>
            <w:r w:rsidRPr="00D5163E">
              <w:rPr>
                <w:rFonts w:cs="Calibri"/>
                <w:sz w:val="18"/>
                <w:szCs w:val="18"/>
              </w:rPr>
              <w:t>UNDP Country Office and Project team and UNDP-GEF team</w:t>
            </w:r>
            <w:r w:rsidR="007B11BA" w:rsidRPr="00D5163E">
              <w:rPr>
                <w:rFonts w:cs="Calibri"/>
                <w:sz w:val="18"/>
                <w:szCs w:val="18"/>
              </w:rPr>
              <w:t xml:space="preserve">, </w:t>
            </w:r>
            <w:r w:rsidR="002C5619">
              <w:rPr>
                <w:rFonts w:cs="Calibri"/>
                <w:sz w:val="18"/>
                <w:szCs w:val="18"/>
              </w:rPr>
              <w:t>UNEP</w:t>
            </w:r>
            <w:r w:rsidR="007B11BA" w:rsidRPr="00D5163E">
              <w:rPr>
                <w:rFonts w:cs="Calibri"/>
                <w:sz w:val="18"/>
                <w:szCs w:val="18"/>
              </w:rPr>
              <w:t xml:space="preserve"> Task Manager</w:t>
            </w:r>
          </w:p>
        </w:tc>
        <w:tc>
          <w:tcPr>
            <w:tcW w:w="1350" w:type="dxa"/>
          </w:tcPr>
          <w:p w14:paraId="663246D3" w14:textId="7309F187" w:rsidR="003E3ABA" w:rsidRPr="00D5163E" w:rsidRDefault="003E3ABA" w:rsidP="007E081C">
            <w:pPr>
              <w:rPr>
                <w:rFonts w:cs="Calibri"/>
                <w:sz w:val="18"/>
                <w:szCs w:val="18"/>
              </w:rPr>
            </w:pPr>
            <w:r w:rsidRPr="00D5163E">
              <w:rPr>
                <w:rFonts w:cs="Calibri"/>
                <w:sz w:val="18"/>
                <w:szCs w:val="18"/>
              </w:rPr>
              <w:t xml:space="preserve">USD </w:t>
            </w:r>
            <w:r w:rsidR="005075BD" w:rsidRPr="00D5163E">
              <w:rPr>
                <w:rFonts w:cs="Calibri"/>
                <w:sz w:val="18"/>
                <w:szCs w:val="18"/>
              </w:rPr>
              <w:t>20,</w:t>
            </w:r>
            <w:r w:rsidR="006F01F5" w:rsidRPr="00D5163E">
              <w:rPr>
                <w:rFonts w:cs="Calibri"/>
                <w:sz w:val="18"/>
                <w:szCs w:val="18"/>
              </w:rPr>
              <w:t>000</w:t>
            </w:r>
          </w:p>
        </w:tc>
        <w:tc>
          <w:tcPr>
            <w:tcW w:w="1170" w:type="dxa"/>
          </w:tcPr>
          <w:p w14:paraId="31D40344" w14:textId="77777777" w:rsidR="003E3ABA" w:rsidRPr="00D5163E" w:rsidRDefault="003E3ABA" w:rsidP="007E081C">
            <w:pPr>
              <w:rPr>
                <w:rFonts w:cs="Calibri"/>
                <w:sz w:val="18"/>
                <w:szCs w:val="18"/>
              </w:rPr>
            </w:pPr>
          </w:p>
        </w:tc>
        <w:tc>
          <w:tcPr>
            <w:tcW w:w="1705" w:type="dxa"/>
          </w:tcPr>
          <w:p w14:paraId="2D8E0FC9" w14:textId="77777777" w:rsidR="003E3ABA" w:rsidRPr="00D5163E" w:rsidRDefault="003E3ABA" w:rsidP="007E081C">
            <w:pPr>
              <w:rPr>
                <w:rFonts w:cs="Calibri"/>
                <w:sz w:val="18"/>
                <w:szCs w:val="18"/>
              </w:rPr>
            </w:pPr>
            <w:r w:rsidRPr="00D5163E">
              <w:rPr>
                <w:rFonts w:cs="Calibri"/>
                <w:sz w:val="18"/>
                <w:szCs w:val="18"/>
              </w:rPr>
              <w:t>Between 2</w:t>
            </w:r>
            <w:r w:rsidRPr="00D5163E">
              <w:rPr>
                <w:rFonts w:cs="Calibri"/>
                <w:sz w:val="18"/>
                <w:szCs w:val="18"/>
                <w:vertAlign w:val="superscript"/>
              </w:rPr>
              <w:t>nd</w:t>
            </w:r>
            <w:r w:rsidRPr="00D5163E">
              <w:rPr>
                <w:rFonts w:cs="Calibri"/>
                <w:sz w:val="18"/>
                <w:szCs w:val="18"/>
              </w:rPr>
              <w:t xml:space="preserve"> and 3</w:t>
            </w:r>
            <w:r w:rsidRPr="00D5163E">
              <w:rPr>
                <w:rFonts w:cs="Calibri"/>
                <w:sz w:val="18"/>
                <w:szCs w:val="18"/>
                <w:vertAlign w:val="superscript"/>
              </w:rPr>
              <w:t>rd</w:t>
            </w:r>
            <w:r w:rsidRPr="00D5163E">
              <w:rPr>
                <w:rFonts w:cs="Calibri"/>
                <w:sz w:val="18"/>
                <w:szCs w:val="18"/>
              </w:rPr>
              <w:t xml:space="preserve"> PIR.  </w:t>
            </w:r>
          </w:p>
        </w:tc>
      </w:tr>
      <w:tr w:rsidR="003E3ABA" w:rsidRPr="00D5163E" w14:paraId="7DEFBC07" w14:textId="77777777" w:rsidTr="00787CD1">
        <w:trPr>
          <w:jc w:val="center"/>
        </w:trPr>
        <w:tc>
          <w:tcPr>
            <w:tcW w:w="3145" w:type="dxa"/>
          </w:tcPr>
          <w:p w14:paraId="2FB579ED" w14:textId="23C5E45F" w:rsidR="003E3ABA" w:rsidRPr="00D5163E" w:rsidRDefault="000A6583" w:rsidP="002C2489">
            <w:pPr>
              <w:rPr>
                <w:rFonts w:cs="Calibri"/>
                <w:b/>
                <w:sz w:val="18"/>
                <w:szCs w:val="18"/>
              </w:rPr>
            </w:pPr>
            <w:r w:rsidRPr="00D5163E">
              <w:rPr>
                <w:rFonts w:cs="Calibri"/>
                <w:b/>
                <w:sz w:val="18"/>
                <w:szCs w:val="18"/>
              </w:rPr>
              <w:t>Terminal</w:t>
            </w:r>
            <w:r w:rsidR="003E3ABA" w:rsidRPr="00D5163E">
              <w:rPr>
                <w:rFonts w:cs="Calibri"/>
                <w:b/>
                <w:sz w:val="18"/>
                <w:szCs w:val="18"/>
              </w:rPr>
              <w:t xml:space="preserve"> GEF </w:t>
            </w:r>
            <w:r w:rsidR="004F0DCF" w:rsidRPr="00D5163E">
              <w:rPr>
                <w:rFonts w:cs="Calibri"/>
                <w:b/>
                <w:sz w:val="18"/>
                <w:szCs w:val="18"/>
              </w:rPr>
              <w:t>Core indicators</w:t>
            </w:r>
            <w:r w:rsidR="003E3ABA" w:rsidRPr="00D5163E">
              <w:rPr>
                <w:rFonts w:cs="Calibri"/>
                <w:b/>
                <w:sz w:val="18"/>
                <w:szCs w:val="18"/>
              </w:rPr>
              <w:t xml:space="preserve"> to be updated by (add name of national/regional institute if relevant)</w:t>
            </w:r>
          </w:p>
        </w:tc>
        <w:tc>
          <w:tcPr>
            <w:tcW w:w="1980" w:type="dxa"/>
          </w:tcPr>
          <w:p w14:paraId="60133B42" w14:textId="77777777" w:rsidR="003E3ABA" w:rsidRPr="00D5163E" w:rsidRDefault="003E3ABA" w:rsidP="007E081C">
            <w:pPr>
              <w:rPr>
                <w:rFonts w:cs="Calibri"/>
                <w:sz w:val="18"/>
                <w:szCs w:val="18"/>
              </w:rPr>
            </w:pPr>
            <w:r w:rsidRPr="00D5163E">
              <w:rPr>
                <w:rFonts w:cs="Calibri"/>
                <w:sz w:val="18"/>
                <w:szCs w:val="18"/>
              </w:rPr>
              <w:t xml:space="preserve">Project Manager </w:t>
            </w:r>
          </w:p>
        </w:tc>
        <w:tc>
          <w:tcPr>
            <w:tcW w:w="1350" w:type="dxa"/>
          </w:tcPr>
          <w:p w14:paraId="5CD53BBA" w14:textId="77777777" w:rsidR="003E3ABA" w:rsidRPr="00D5163E" w:rsidRDefault="006F01F5" w:rsidP="007E081C">
            <w:pPr>
              <w:rPr>
                <w:rFonts w:cs="Calibri"/>
                <w:sz w:val="18"/>
                <w:szCs w:val="18"/>
              </w:rPr>
            </w:pPr>
            <w:r w:rsidRPr="00D5163E">
              <w:rPr>
                <w:rFonts w:cs="Calibri"/>
                <w:sz w:val="18"/>
                <w:szCs w:val="18"/>
              </w:rPr>
              <w:t>(included in routine project staff activity</w:t>
            </w:r>
            <w:r w:rsidR="003E3ABA" w:rsidRPr="00D5163E">
              <w:rPr>
                <w:rFonts w:cs="Calibri"/>
                <w:sz w:val="18"/>
                <w:szCs w:val="18"/>
              </w:rPr>
              <w:t xml:space="preserve"> </w:t>
            </w:r>
          </w:p>
        </w:tc>
        <w:tc>
          <w:tcPr>
            <w:tcW w:w="1170" w:type="dxa"/>
          </w:tcPr>
          <w:p w14:paraId="7B6125DC" w14:textId="77777777" w:rsidR="003E3ABA" w:rsidRPr="00D5163E" w:rsidRDefault="003E3ABA" w:rsidP="007E081C">
            <w:pPr>
              <w:rPr>
                <w:rFonts w:cs="Calibri"/>
                <w:sz w:val="18"/>
                <w:szCs w:val="18"/>
              </w:rPr>
            </w:pPr>
          </w:p>
        </w:tc>
        <w:tc>
          <w:tcPr>
            <w:tcW w:w="1705" w:type="dxa"/>
          </w:tcPr>
          <w:p w14:paraId="58F65A36" w14:textId="77777777" w:rsidR="003E3ABA" w:rsidRPr="00D5163E" w:rsidRDefault="003E3ABA" w:rsidP="007E081C">
            <w:pPr>
              <w:rPr>
                <w:rFonts w:cs="Calibri"/>
                <w:sz w:val="18"/>
                <w:szCs w:val="18"/>
              </w:rPr>
            </w:pPr>
            <w:r w:rsidRPr="00D5163E">
              <w:rPr>
                <w:rFonts w:cs="Calibri"/>
                <w:sz w:val="18"/>
                <w:szCs w:val="18"/>
              </w:rPr>
              <w:t>Before terminal evaluation mission takes place</w:t>
            </w:r>
          </w:p>
        </w:tc>
      </w:tr>
      <w:tr w:rsidR="003E3ABA" w:rsidRPr="00D5163E" w14:paraId="17FC0005" w14:textId="77777777" w:rsidTr="00787CD1">
        <w:trPr>
          <w:jc w:val="center"/>
        </w:trPr>
        <w:tc>
          <w:tcPr>
            <w:tcW w:w="3145" w:type="dxa"/>
          </w:tcPr>
          <w:p w14:paraId="710D66C1" w14:textId="77777777" w:rsidR="003E3ABA" w:rsidRPr="00D5163E" w:rsidRDefault="003E3ABA" w:rsidP="002C2489">
            <w:pPr>
              <w:rPr>
                <w:rFonts w:cs="Calibri"/>
                <w:b/>
                <w:sz w:val="18"/>
                <w:szCs w:val="18"/>
              </w:rPr>
            </w:pPr>
            <w:r w:rsidRPr="00D5163E">
              <w:rPr>
                <w:rFonts w:cs="Calibri"/>
                <w:b/>
                <w:sz w:val="18"/>
                <w:szCs w:val="18"/>
              </w:rPr>
              <w:t>Independent Terminal Evaluation (TE) included in UNDP evaluation plan</w:t>
            </w:r>
            <w:r w:rsidR="002C5C7C" w:rsidRPr="00D5163E">
              <w:rPr>
                <w:rFonts w:cs="Calibri"/>
                <w:b/>
                <w:sz w:val="18"/>
                <w:szCs w:val="18"/>
              </w:rPr>
              <w:t>, and management response</w:t>
            </w:r>
          </w:p>
        </w:tc>
        <w:tc>
          <w:tcPr>
            <w:tcW w:w="1980" w:type="dxa"/>
          </w:tcPr>
          <w:p w14:paraId="2A2BF107" w14:textId="23913F8F" w:rsidR="003E3ABA" w:rsidRPr="00D5163E" w:rsidRDefault="003E3ABA" w:rsidP="007E081C">
            <w:pPr>
              <w:rPr>
                <w:rFonts w:cs="Calibri"/>
                <w:sz w:val="18"/>
                <w:szCs w:val="18"/>
              </w:rPr>
            </w:pPr>
            <w:r w:rsidRPr="00D5163E">
              <w:rPr>
                <w:rFonts w:cs="Calibri"/>
                <w:sz w:val="18"/>
                <w:szCs w:val="18"/>
              </w:rPr>
              <w:t>UNDP Country Office and Project team and UNDP-GEF team</w:t>
            </w:r>
            <w:r w:rsidR="007B11BA" w:rsidRPr="00D5163E">
              <w:rPr>
                <w:rFonts w:cs="Calibri"/>
                <w:sz w:val="18"/>
                <w:szCs w:val="18"/>
              </w:rPr>
              <w:t xml:space="preserve">, and </w:t>
            </w:r>
            <w:r w:rsidR="002C5619">
              <w:rPr>
                <w:rFonts w:cs="Calibri"/>
                <w:sz w:val="18"/>
                <w:szCs w:val="18"/>
              </w:rPr>
              <w:t>UNEP</w:t>
            </w:r>
            <w:r w:rsidR="007B11BA" w:rsidRPr="00D5163E">
              <w:rPr>
                <w:rFonts w:cs="Calibri"/>
                <w:sz w:val="18"/>
                <w:szCs w:val="18"/>
              </w:rPr>
              <w:t xml:space="preserve"> GEF team</w:t>
            </w:r>
          </w:p>
        </w:tc>
        <w:tc>
          <w:tcPr>
            <w:tcW w:w="1350" w:type="dxa"/>
          </w:tcPr>
          <w:p w14:paraId="72CA5735" w14:textId="5F83B6EF" w:rsidR="003E3ABA" w:rsidRPr="00D5163E" w:rsidRDefault="00E938D5" w:rsidP="007E081C">
            <w:pPr>
              <w:rPr>
                <w:rFonts w:cs="Calibri"/>
                <w:sz w:val="18"/>
                <w:szCs w:val="18"/>
              </w:rPr>
            </w:pPr>
            <w:r w:rsidRPr="00D5163E">
              <w:rPr>
                <w:rFonts w:cs="Calibri"/>
                <w:sz w:val="18"/>
                <w:szCs w:val="18"/>
              </w:rPr>
              <w:t xml:space="preserve">USD </w:t>
            </w:r>
            <w:r w:rsidR="001229BB" w:rsidRPr="00D5163E">
              <w:rPr>
                <w:rFonts w:cs="Calibri"/>
                <w:sz w:val="18"/>
                <w:szCs w:val="18"/>
              </w:rPr>
              <w:t>50</w:t>
            </w:r>
            <w:r w:rsidR="006F01F5" w:rsidRPr="00D5163E">
              <w:rPr>
                <w:rFonts w:cs="Calibri"/>
                <w:sz w:val="18"/>
                <w:szCs w:val="18"/>
              </w:rPr>
              <w:t>,000</w:t>
            </w:r>
          </w:p>
        </w:tc>
        <w:tc>
          <w:tcPr>
            <w:tcW w:w="1170" w:type="dxa"/>
          </w:tcPr>
          <w:p w14:paraId="578078E6" w14:textId="77777777" w:rsidR="003E3ABA" w:rsidRPr="00D5163E" w:rsidRDefault="003E3ABA" w:rsidP="007E081C">
            <w:pPr>
              <w:tabs>
                <w:tab w:val="center" w:pos="1216"/>
              </w:tabs>
              <w:rPr>
                <w:rFonts w:cs="Calibri"/>
                <w:sz w:val="18"/>
                <w:szCs w:val="18"/>
              </w:rPr>
            </w:pPr>
          </w:p>
        </w:tc>
        <w:tc>
          <w:tcPr>
            <w:tcW w:w="1705" w:type="dxa"/>
          </w:tcPr>
          <w:p w14:paraId="76AAF814" w14:textId="77777777" w:rsidR="003E3ABA" w:rsidRPr="00D5163E" w:rsidRDefault="003E3ABA" w:rsidP="007E081C">
            <w:pPr>
              <w:rPr>
                <w:rFonts w:cs="Calibri"/>
                <w:sz w:val="18"/>
                <w:szCs w:val="18"/>
              </w:rPr>
            </w:pPr>
            <w:r w:rsidRPr="00D5163E">
              <w:rPr>
                <w:rFonts w:cs="Calibri"/>
                <w:sz w:val="18"/>
                <w:szCs w:val="18"/>
              </w:rPr>
              <w:t>At least three months before operational closure</w:t>
            </w:r>
          </w:p>
        </w:tc>
      </w:tr>
      <w:tr w:rsidR="003E3ABA" w:rsidRPr="00D5163E" w14:paraId="3C486882" w14:textId="77777777" w:rsidTr="00787CD1">
        <w:trPr>
          <w:jc w:val="center"/>
        </w:trPr>
        <w:tc>
          <w:tcPr>
            <w:tcW w:w="3145" w:type="dxa"/>
          </w:tcPr>
          <w:p w14:paraId="399970E5" w14:textId="77777777" w:rsidR="003E3ABA" w:rsidRPr="00D5163E" w:rsidRDefault="003E3ABA" w:rsidP="002C2489">
            <w:pPr>
              <w:rPr>
                <w:rFonts w:cs="Calibri"/>
                <w:b/>
                <w:sz w:val="18"/>
                <w:szCs w:val="18"/>
              </w:rPr>
            </w:pPr>
            <w:r w:rsidRPr="00D5163E">
              <w:rPr>
                <w:rFonts w:cs="Calibri"/>
                <w:b/>
                <w:sz w:val="18"/>
                <w:szCs w:val="18"/>
              </w:rPr>
              <w:t>Translation of MTR and TE reports into English</w:t>
            </w:r>
          </w:p>
        </w:tc>
        <w:tc>
          <w:tcPr>
            <w:tcW w:w="1980" w:type="dxa"/>
          </w:tcPr>
          <w:p w14:paraId="4E8CDA0E" w14:textId="77777777" w:rsidR="003E3ABA" w:rsidRPr="00D5163E" w:rsidRDefault="003E3ABA" w:rsidP="007E081C">
            <w:pPr>
              <w:rPr>
                <w:rFonts w:cs="Calibri"/>
                <w:sz w:val="18"/>
                <w:szCs w:val="18"/>
              </w:rPr>
            </w:pPr>
            <w:r w:rsidRPr="00D5163E">
              <w:rPr>
                <w:rFonts w:cs="Calibri"/>
                <w:sz w:val="18"/>
                <w:szCs w:val="18"/>
              </w:rPr>
              <w:t>UNDP Country Office</w:t>
            </w:r>
          </w:p>
        </w:tc>
        <w:tc>
          <w:tcPr>
            <w:tcW w:w="1350" w:type="dxa"/>
          </w:tcPr>
          <w:p w14:paraId="0C963543" w14:textId="77777777" w:rsidR="003E3ABA" w:rsidRPr="00D5163E" w:rsidRDefault="006F01F5" w:rsidP="007E081C">
            <w:pPr>
              <w:rPr>
                <w:rFonts w:cs="Calibri"/>
                <w:sz w:val="18"/>
                <w:szCs w:val="18"/>
              </w:rPr>
            </w:pPr>
            <w:r w:rsidRPr="00D5163E">
              <w:rPr>
                <w:rFonts w:cs="Calibri"/>
                <w:sz w:val="18"/>
                <w:szCs w:val="18"/>
              </w:rPr>
              <w:t>None</w:t>
            </w:r>
          </w:p>
        </w:tc>
        <w:tc>
          <w:tcPr>
            <w:tcW w:w="1170" w:type="dxa"/>
          </w:tcPr>
          <w:p w14:paraId="79860D93" w14:textId="77777777" w:rsidR="003E3ABA" w:rsidRPr="00D5163E" w:rsidRDefault="003E3ABA" w:rsidP="007E081C">
            <w:pPr>
              <w:rPr>
                <w:rFonts w:cs="Calibri"/>
                <w:sz w:val="18"/>
                <w:szCs w:val="18"/>
              </w:rPr>
            </w:pPr>
          </w:p>
        </w:tc>
        <w:tc>
          <w:tcPr>
            <w:tcW w:w="1705" w:type="dxa"/>
          </w:tcPr>
          <w:p w14:paraId="26C3B01F" w14:textId="77777777" w:rsidR="003E3ABA" w:rsidRPr="00D5163E" w:rsidRDefault="003E3ABA" w:rsidP="007E081C">
            <w:pPr>
              <w:rPr>
                <w:rFonts w:cs="Calibri"/>
                <w:sz w:val="18"/>
                <w:szCs w:val="18"/>
              </w:rPr>
            </w:pPr>
          </w:p>
        </w:tc>
      </w:tr>
      <w:tr w:rsidR="003E3ABA" w:rsidRPr="00D5163E" w14:paraId="0A8AF432" w14:textId="77777777" w:rsidTr="00492A9C">
        <w:trPr>
          <w:cantSplit/>
          <w:trHeight w:val="710"/>
          <w:jc w:val="center"/>
        </w:trPr>
        <w:tc>
          <w:tcPr>
            <w:tcW w:w="5125" w:type="dxa"/>
            <w:gridSpan w:val="2"/>
            <w:shd w:val="clear" w:color="auto" w:fill="E6E6E6"/>
          </w:tcPr>
          <w:p w14:paraId="40DE1580" w14:textId="77777777" w:rsidR="003E3ABA" w:rsidRPr="00D5163E" w:rsidRDefault="003E3ABA" w:rsidP="002C2489">
            <w:pPr>
              <w:rPr>
                <w:rFonts w:cs="Calibri"/>
                <w:b/>
                <w:sz w:val="18"/>
                <w:szCs w:val="18"/>
              </w:rPr>
            </w:pPr>
            <w:r w:rsidRPr="00D5163E">
              <w:rPr>
                <w:rFonts w:cs="Calibri"/>
                <w:b/>
                <w:sz w:val="18"/>
                <w:szCs w:val="18"/>
              </w:rPr>
              <w:t xml:space="preserve">TOTAL indicative COST </w:t>
            </w:r>
          </w:p>
          <w:p w14:paraId="22EB93E9" w14:textId="77777777" w:rsidR="003E3ABA" w:rsidRPr="00D5163E" w:rsidRDefault="003E3ABA" w:rsidP="007E081C">
            <w:pPr>
              <w:rPr>
                <w:rFonts w:cs="Calibri"/>
                <w:sz w:val="18"/>
                <w:szCs w:val="18"/>
              </w:rPr>
            </w:pPr>
            <w:r w:rsidRPr="00D5163E">
              <w:rPr>
                <w:rFonts w:cs="Calibri"/>
                <w:sz w:val="18"/>
                <w:szCs w:val="18"/>
              </w:rPr>
              <w:t xml:space="preserve">Excluding project team staff time, and UNDP staff and travel expenses </w:t>
            </w:r>
          </w:p>
        </w:tc>
        <w:tc>
          <w:tcPr>
            <w:tcW w:w="1350" w:type="dxa"/>
            <w:shd w:val="clear" w:color="auto" w:fill="E6E6E6"/>
            <w:vAlign w:val="center"/>
          </w:tcPr>
          <w:p w14:paraId="42962544" w14:textId="1B756FCF" w:rsidR="003E3ABA" w:rsidRPr="00D5163E" w:rsidRDefault="006F01F5" w:rsidP="007E081C">
            <w:pPr>
              <w:rPr>
                <w:rFonts w:cs="Calibri"/>
                <w:sz w:val="18"/>
                <w:szCs w:val="18"/>
              </w:rPr>
            </w:pPr>
            <w:r w:rsidRPr="00D5163E">
              <w:rPr>
                <w:rFonts w:cs="Calibri"/>
                <w:sz w:val="18"/>
                <w:szCs w:val="18"/>
              </w:rPr>
              <w:t xml:space="preserve">USD </w:t>
            </w:r>
            <w:r w:rsidR="00602043" w:rsidRPr="00D5163E">
              <w:rPr>
                <w:rFonts w:cs="Calibri"/>
                <w:sz w:val="18"/>
                <w:szCs w:val="18"/>
              </w:rPr>
              <w:t>1</w:t>
            </w:r>
            <w:r w:rsidR="005C4B62">
              <w:rPr>
                <w:rFonts w:cs="Calibri"/>
                <w:sz w:val="18"/>
                <w:szCs w:val="18"/>
              </w:rPr>
              <w:t>35</w:t>
            </w:r>
            <w:r w:rsidRPr="00D5163E">
              <w:rPr>
                <w:rFonts w:cs="Calibri"/>
                <w:sz w:val="18"/>
                <w:szCs w:val="18"/>
              </w:rPr>
              <w:t>,000</w:t>
            </w:r>
          </w:p>
        </w:tc>
        <w:tc>
          <w:tcPr>
            <w:tcW w:w="1170" w:type="dxa"/>
            <w:shd w:val="clear" w:color="auto" w:fill="E6E6E6"/>
          </w:tcPr>
          <w:p w14:paraId="15207075" w14:textId="77777777" w:rsidR="003E3ABA" w:rsidRPr="00D5163E" w:rsidRDefault="003E3ABA" w:rsidP="007E081C">
            <w:pPr>
              <w:rPr>
                <w:rFonts w:cs="Calibri"/>
                <w:i/>
                <w:sz w:val="18"/>
                <w:szCs w:val="18"/>
              </w:rPr>
            </w:pPr>
          </w:p>
        </w:tc>
        <w:tc>
          <w:tcPr>
            <w:tcW w:w="1705" w:type="dxa"/>
            <w:shd w:val="clear" w:color="auto" w:fill="E6E6E6"/>
          </w:tcPr>
          <w:p w14:paraId="1886E850" w14:textId="77777777" w:rsidR="003E3ABA" w:rsidRPr="00D5163E" w:rsidRDefault="003E3ABA" w:rsidP="007E081C">
            <w:pPr>
              <w:rPr>
                <w:rFonts w:cs="Calibri"/>
                <w:sz w:val="18"/>
                <w:szCs w:val="18"/>
              </w:rPr>
            </w:pPr>
          </w:p>
        </w:tc>
      </w:tr>
    </w:tbl>
    <w:p w14:paraId="0FC6DF4F" w14:textId="77777777" w:rsidR="003E3ABA" w:rsidRPr="00D5163E" w:rsidRDefault="003E3ABA" w:rsidP="002C2489">
      <w:pPr>
        <w:rPr>
          <w:rFonts w:cs="Arial"/>
          <w:b/>
          <w:bCs/>
          <w:szCs w:val="20"/>
        </w:rPr>
      </w:pPr>
    </w:p>
    <w:p w14:paraId="5B719591" w14:textId="77777777" w:rsidR="00ED29F0" w:rsidRPr="00D5163E" w:rsidRDefault="00ED29F0" w:rsidP="007E081C">
      <w:pPr>
        <w:pStyle w:val="Heading1"/>
        <w:spacing w:before="0" w:after="0"/>
        <w:rPr>
          <w:rFonts w:ascii="Calibri" w:hAnsi="Calibri"/>
        </w:rPr>
        <w:sectPr w:rsidR="00ED29F0" w:rsidRPr="00D5163E" w:rsidSect="006E15E2">
          <w:headerReference w:type="default" r:id="rId40"/>
          <w:footerReference w:type="default" r:id="rId41"/>
          <w:pgSz w:w="12240" w:h="15840" w:code="1"/>
          <w:pgMar w:top="1440" w:right="1440" w:bottom="1440" w:left="1440" w:header="720" w:footer="432" w:gutter="0"/>
          <w:cols w:space="708"/>
          <w:titlePg/>
          <w:docGrid w:linePitch="360"/>
        </w:sectPr>
      </w:pPr>
    </w:p>
    <w:p w14:paraId="2F83BA89" w14:textId="77777777" w:rsidR="003E3ABA" w:rsidRPr="00D5163E" w:rsidRDefault="003E3ABA" w:rsidP="007E081C">
      <w:pPr>
        <w:pStyle w:val="Heading1"/>
        <w:spacing w:before="0" w:after="0"/>
        <w:rPr>
          <w:rFonts w:ascii="Calibri" w:hAnsi="Calibri"/>
        </w:rPr>
      </w:pPr>
      <w:bookmarkStart w:id="29" w:name="_Toc526869209"/>
      <w:r w:rsidRPr="00D5163E">
        <w:rPr>
          <w:rFonts w:ascii="Calibri" w:hAnsi="Calibri"/>
        </w:rPr>
        <w:lastRenderedPageBreak/>
        <w:t>Governance and Management Arrangements</w:t>
      </w:r>
      <w:bookmarkEnd w:id="29"/>
      <w:r w:rsidRPr="00D5163E">
        <w:rPr>
          <w:rFonts w:ascii="Calibri" w:hAnsi="Calibri"/>
        </w:rPr>
        <w:t xml:space="preserve"> </w:t>
      </w:r>
    </w:p>
    <w:p w14:paraId="6B97F1F5" w14:textId="77777777" w:rsidR="00E61587" w:rsidRPr="00D5163E" w:rsidRDefault="00E61587" w:rsidP="007E081C">
      <w:pPr>
        <w:spacing w:after="0"/>
        <w:rPr>
          <w:rFonts w:cs="Arial"/>
          <w:i/>
          <w:noProof/>
          <w:szCs w:val="20"/>
          <w:lang w:eastAsia="zh-CN"/>
        </w:rPr>
      </w:pPr>
    </w:p>
    <w:p w14:paraId="62093D17" w14:textId="77777777" w:rsidR="002E6AE4" w:rsidRPr="00D5163E" w:rsidRDefault="003E3ABA" w:rsidP="007E081C">
      <w:pPr>
        <w:spacing w:after="0"/>
        <w:rPr>
          <w:rFonts w:cs="Arial"/>
          <w:noProof/>
          <w:sz w:val="22"/>
          <w:szCs w:val="22"/>
          <w:lang w:eastAsia="zh-CN"/>
        </w:rPr>
      </w:pPr>
      <w:r w:rsidRPr="00D5163E">
        <w:rPr>
          <w:rFonts w:cs="Arial"/>
          <w:noProof/>
          <w:sz w:val="22"/>
          <w:szCs w:val="22"/>
          <w:u w:val="single"/>
          <w:lang w:eastAsia="zh-CN"/>
        </w:rPr>
        <w:t>Roles and responsibilities of the project’s governance mechanism</w:t>
      </w:r>
      <w:r w:rsidRPr="00D5163E">
        <w:rPr>
          <w:rFonts w:cs="Arial"/>
          <w:noProof/>
          <w:sz w:val="22"/>
          <w:szCs w:val="22"/>
          <w:lang w:eastAsia="zh-CN"/>
        </w:rPr>
        <w:t xml:space="preserve">:  </w:t>
      </w:r>
    </w:p>
    <w:p w14:paraId="2ACB22BE" w14:textId="77777777" w:rsidR="002E6AE4" w:rsidRPr="00D5163E" w:rsidRDefault="002E6AE4" w:rsidP="007E081C">
      <w:pPr>
        <w:spacing w:after="0"/>
        <w:rPr>
          <w:rFonts w:cs="Arial"/>
          <w:noProof/>
          <w:sz w:val="22"/>
          <w:szCs w:val="22"/>
          <w:lang w:eastAsia="zh-CN"/>
        </w:rPr>
      </w:pPr>
    </w:p>
    <w:p w14:paraId="1FD4C2E4" w14:textId="0D437CC0" w:rsidR="003921C2" w:rsidRPr="003921C2" w:rsidRDefault="003921C2" w:rsidP="003921C2">
      <w:pPr>
        <w:rPr>
          <w:sz w:val="22"/>
          <w:szCs w:val="22"/>
        </w:rPr>
      </w:pPr>
      <w:bookmarkStart w:id="30" w:name="_GoBack"/>
      <w:bookmarkEnd w:id="30"/>
      <w:r w:rsidRPr="003921C2">
        <w:rPr>
          <w:sz w:val="22"/>
          <w:szCs w:val="22"/>
        </w:rPr>
        <w:t>UNDP, as the</w:t>
      </w:r>
      <w:r>
        <w:rPr>
          <w:sz w:val="22"/>
          <w:szCs w:val="22"/>
        </w:rPr>
        <w:t xml:space="preserve"> </w:t>
      </w:r>
      <w:r w:rsidRPr="003921C2">
        <w:rPr>
          <w:sz w:val="22"/>
          <w:szCs w:val="22"/>
        </w:rPr>
        <w:t>Implementing Agency</w:t>
      </w:r>
      <w:r>
        <w:rPr>
          <w:sz w:val="22"/>
          <w:szCs w:val="22"/>
        </w:rPr>
        <w:t xml:space="preserve"> </w:t>
      </w:r>
      <w:r w:rsidRPr="003921C2">
        <w:rPr>
          <w:sz w:val="22"/>
          <w:szCs w:val="22"/>
        </w:rPr>
        <w:t>of GEF for Components 1 and 3 will implement components 1 and 3 and manage the funding allocated by GEF to UNDP in relation to components 1 and 3, under the implementing modalities based on its own policies and procedures. Management of the funds allocated by GEF to UNEP in relation to the implementation of Component 2 shall be the exclusive responsibility of UNEP and shall be managed by UNEP in accordance with the terms and conditions set out in the Project Cooperation Agreement to be entered into between UNEP and the Government of Indonesia. UNDP shall therefore not be held accountable in relation to such funds allocated by GEF to UNEP in relation to Component 2.</w:t>
      </w:r>
    </w:p>
    <w:p w14:paraId="7EFC7A60" w14:textId="77777777" w:rsidR="00BC1EBE" w:rsidRDefault="00BC1EBE" w:rsidP="007E081C">
      <w:pPr>
        <w:spacing w:after="0"/>
        <w:rPr>
          <w:rFonts w:cs="Arial"/>
          <w:noProof/>
          <w:sz w:val="22"/>
          <w:szCs w:val="22"/>
          <w:lang w:eastAsia="zh-CN"/>
        </w:rPr>
      </w:pPr>
    </w:p>
    <w:p w14:paraId="5253E4C3" w14:textId="1B887B82" w:rsidR="00393350" w:rsidRDefault="006E3B4C" w:rsidP="007E081C">
      <w:pPr>
        <w:spacing w:after="0"/>
        <w:rPr>
          <w:rFonts w:cs="Arial"/>
          <w:sz w:val="22"/>
          <w:szCs w:val="22"/>
        </w:rPr>
      </w:pPr>
      <w:r w:rsidRPr="00D5163E">
        <w:rPr>
          <w:rFonts w:cs="Arial"/>
          <w:sz w:val="22"/>
          <w:szCs w:val="22"/>
        </w:rPr>
        <w:t>O</w:t>
      </w:r>
      <w:r w:rsidR="006F26D8" w:rsidRPr="00D5163E">
        <w:rPr>
          <w:rFonts w:cs="Arial"/>
          <w:sz w:val="22"/>
          <w:szCs w:val="22"/>
        </w:rPr>
        <w:t>ne PMU</w:t>
      </w:r>
      <w:r w:rsidR="00473B22" w:rsidRPr="00D5163E">
        <w:rPr>
          <w:rFonts w:cs="Arial"/>
          <w:sz w:val="22"/>
          <w:szCs w:val="22"/>
        </w:rPr>
        <w:t>, consisting of Project Manager and Financial and Administrative Support, will be esta</w:t>
      </w:r>
      <w:r w:rsidRPr="00D5163E">
        <w:rPr>
          <w:rFonts w:cs="Arial"/>
          <w:sz w:val="22"/>
          <w:szCs w:val="22"/>
        </w:rPr>
        <w:t>b</w:t>
      </w:r>
      <w:r w:rsidR="00473B22" w:rsidRPr="00D5163E">
        <w:rPr>
          <w:rFonts w:cs="Arial"/>
          <w:sz w:val="22"/>
          <w:szCs w:val="22"/>
        </w:rPr>
        <w:t>lished</w:t>
      </w:r>
      <w:r w:rsidR="006F26D8" w:rsidRPr="00D5163E">
        <w:rPr>
          <w:rFonts w:cs="Arial"/>
          <w:sz w:val="22"/>
          <w:szCs w:val="22"/>
        </w:rPr>
        <w:t xml:space="preserve"> to manage the whole project</w:t>
      </w:r>
      <w:r w:rsidR="00473B22" w:rsidRPr="00D5163E">
        <w:rPr>
          <w:rFonts w:cs="Arial"/>
          <w:sz w:val="22"/>
          <w:szCs w:val="22"/>
        </w:rPr>
        <w:t xml:space="preserve">. The PMU will be responsible </w:t>
      </w:r>
      <w:r w:rsidR="002D6092" w:rsidRPr="00D5163E">
        <w:rPr>
          <w:rFonts w:cs="Arial"/>
          <w:sz w:val="22"/>
          <w:szCs w:val="22"/>
        </w:rPr>
        <w:t>for the overall management and monitoring of project implementation and results</w:t>
      </w:r>
      <w:r w:rsidR="00BC1EBE">
        <w:rPr>
          <w:rFonts w:cs="Arial"/>
          <w:sz w:val="22"/>
          <w:szCs w:val="22"/>
        </w:rPr>
        <w:t xml:space="preserve"> in relation to Component 1 and 3, pursuant to the terms set out in this Project Document with UNDP, and in relation to Component 2, pursuant to the terms set out in the Project Cooperation Agreement with UNEP</w:t>
      </w:r>
      <w:r w:rsidR="002D6092" w:rsidRPr="00D5163E">
        <w:rPr>
          <w:rFonts w:cs="Arial"/>
          <w:sz w:val="22"/>
          <w:szCs w:val="22"/>
        </w:rPr>
        <w:t xml:space="preserve">. </w:t>
      </w:r>
    </w:p>
    <w:p w14:paraId="5DF6E99D" w14:textId="77777777" w:rsidR="002171BD" w:rsidRPr="00D5163E" w:rsidRDefault="002171BD" w:rsidP="007E081C">
      <w:pPr>
        <w:spacing w:after="0"/>
        <w:rPr>
          <w:rFonts w:cs="Arial"/>
          <w:noProof/>
          <w:sz w:val="22"/>
          <w:szCs w:val="22"/>
          <w:lang w:eastAsia="zh-CN"/>
        </w:rPr>
      </w:pPr>
    </w:p>
    <w:p w14:paraId="43C56157" w14:textId="09F417D4" w:rsidR="00202DBD" w:rsidRPr="00D5163E" w:rsidRDefault="003E3ABA" w:rsidP="00202DBD">
      <w:pPr>
        <w:spacing w:after="0"/>
        <w:rPr>
          <w:rFonts w:cs="Arial"/>
          <w:sz w:val="22"/>
          <w:szCs w:val="22"/>
          <w:lang w:eastAsia="zh-CN"/>
        </w:rPr>
      </w:pPr>
      <w:r w:rsidRPr="00D5163E">
        <w:rPr>
          <w:rFonts w:cs="Arial"/>
          <w:noProof/>
          <w:sz w:val="22"/>
          <w:szCs w:val="22"/>
          <w:lang w:eastAsia="zh-CN"/>
        </w:rPr>
        <w:t xml:space="preserve">The </w:t>
      </w:r>
      <w:r w:rsidRPr="00D5163E">
        <w:rPr>
          <w:rFonts w:cs="Arial"/>
          <w:b/>
          <w:noProof/>
          <w:sz w:val="22"/>
          <w:szCs w:val="22"/>
          <w:lang w:eastAsia="zh-CN"/>
        </w:rPr>
        <w:t>Implementing Partner</w:t>
      </w:r>
      <w:r w:rsidR="00473B22" w:rsidRPr="00D5163E">
        <w:rPr>
          <w:rFonts w:cs="Arial"/>
          <w:b/>
          <w:noProof/>
          <w:sz w:val="22"/>
          <w:szCs w:val="22"/>
          <w:lang w:eastAsia="zh-CN"/>
        </w:rPr>
        <w:t xml:space="preserve"> (Executing Agency)</w:t>
      </w:r>
      <w:r w:rsidRPr="00D5163E">
        <w:rPr>
          <w:rFonts w:cs="Arial"/>
          <w:noProof/>
          <w:sz w:val="22"/>
          <w:szCs w:val="22"/>
          <w:lang w:eastAsia="zh-CN"/>
        </w:rPr>
        <w:t xml:space="preserve"> for this project is</w:t>
      </w:r>
      <w:r w:rsidR="00CD7018" w:rsidRPr="00D5163E">
        <w:rPr>
          <w:rFonts w:cs="Arial"/>
          <w:noProof/>
          <w:sz w:val="22"/>
          <w:szCs w:val="22"/>
          <w:lang w:eastAsia="zh-CN"/>
        </w:rPr>
        <w:t xml:space="preserve"> </w:t>
      </w:r>
      <w:r w:rsidR="00097FC0" w:rsidRPr="00D5163E">
        <w:rPr>
          <w:rFonts w:cs="Arial"/>
          <w:noProof/>
          <w:sz w:val="22"/>
          <w:szCs w:val="22"/>
          <w:lang w:eastAsia="zh-CN"/>
        </w:rPr>
        <w:t xml:space="preserve">the </w:t>
      </w:r>
      <w:r w:rsidR="00756ACB" w:rsidRPr="00D5163E">
        <w:rPr>
          <w:rFonts w:cs="Arial"/>
          <w:noProof/>
          <w:sz w:val="22"/>
          <w:szCs w:val="22"/>
          <w:lang w:eastAsia="zh-CN"/>
        </w:rPr>
        <w:t>Ministry of Energy and Mineral Resource (MEMR) with the Directorate General of New Renewable Energy and Energy Conservation (DG-NREEC), under the same Ministry as the key technical partner</w:t>
      </w:r>
      <w:r w:rsidR="00756ACB" w:rsidRPr="008E7328">
        <w:rPr>
          <w:rFonts w:cs="Arial"/>
          <w:noProof/>
          <w:sz w:val="22"/>
          <w:szCs w:val="22"/>
          <w:lang w:eastAsia="zh-CN"/>
        </w:rPr>
        <w:t>.</w:t>
      </w:r>
      <w:r w:rsidRPr="008E7328">
        <w:rPr>
          <w:rFonts w:cs="Arial"/>
          <w:i/>
          <w:noProof/>
          <w:sz w:val="22"/>
          <w:szCs w:val="22"/>
          <w:lang w:eastAsia="zh-CN"/>
        </w:rPr>
        <w:t xml:space="preserve"> </w:t>
      </w:r>
      <w:r w:rsidR="00724FCD" w:rsidRPr="008E7328">
        <w:rPr>
          <w:rFonts w:cs="Arial"/>
          <w:sz w:val="22"/>
          <w:szCs w:val="22"/>
          <w:highlight w:val="cyan"/>
          <w:lang w:eastAsia="zh-CN"/>
        </w:rPr>
        <w:t>For UNDP</w:t>
      </w:r>
      <w:r w:rsidR="00BC1EBE">
        <w:rPr>
          <w:rFonts w:cs="Arial"/>
          <w:sz w:val="22"/>
          <w:szCs w:val="22"/>
          <w:highlight w:val="cyan"/>
          <w:lang w:eastAsia="zh-CN"/>
        </w:rPr>
        <w:t>, in relation to Components 1 and 3 of the Project</w:t>
      </w:r>
      <w:r w:rsidR="00724FCD" w:rsidRPr="008E7328">
        <w:rPr>
          <w:rFonts w:cs="Arial"/>
          <w:sz w:val="22"/>
          <w:szCs w:val="22"/>
          <w:highlight w:val="cyan"/>
          <w:lang w:eastAsia="zh-CN"/>
        </w:rPr>
        <w:t>,</w:t>
      </w:r>
      <w:r w:rsidR="00202DBD" w:rsidRPr="00D5163E">
        <w:rPr>
          <w:rFonts w:cs="Arial"/>
          <w:sz w:val="22"/>
          <w:szCs w:val="22"/>
          <w:lang w:eastAsia="zh-CN"/>
        </w:rPr>
        <w:t xml:space="preserve"> </w:t>
      </w:r>
      <w:r w:rsidR="001F0B3B" w:rsidRPr="008E7328">
        <w:rPr>
          <w:rFonts w:cs="Arial"/>
          <w:sz w:val="22"/>
          <w:szCs w:val="22"/>
          <w:lang w:eastAsia="zh-CN"/>
        </w:rPr>
        <w:t>the Implementing Partner is</w:t>
      </w:r>
      <w:r w:rsidR="00724FCD">
        <w:rPr>
          <w:rFonts w:cs="Arial"/>
          <w:sz w:val="22"/>
          <w:szCs w:val="22"/>
          <w:lang w:eastAsia="zh-CN"/>
        </w:rPr>
        <w:t xml:space="preserve"> </w:t>
      </w:r>
      <w:r w:rsidR="00202DBD" w:rsidRPr="00D5163E">
        <w:rPr>
          <w:rFonts w:cs="Arial"/>
          <w:sz w:val="22"/>
          <w:szCs w:val="22"/>
          <w:lang w:eastAsia="zh-CN"/>
        </w:rPr>
        <w:t>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r w:rsidR="00AF2E5C" w:rsidRPr="009F4CF9">
        <w:rPr>
          <w:rFonts w:cs="Arial"/>
          <w:sz w:val="22"/>
          <w:szCs w:val="22"/>
          <w:highlight w:val="cyan"/>
          <w:lang w:eastAsia="zh-CN"/>
        </w:rPr>
        <w:t>.</w:t>
      </w:r>
    </w:p>
    <w:p w14:paraId="06341CED" w14:textId="77777777" w:rsidR="00202DBD" w:rsidRPr="00D5163E" w:rsidRDefault="00202DBD" w:rsidP="00202DBD">
      <w:pPr>
        <w:spacing w:after="0"/>
        <w:jc w:val="left"/>
        <w:rPr>
          <w:rFonts w:cs="Arial"/>
          <w:sz w:val="22"/>
          <w:szCs w:val="22"/>
          <w:lang w:eastAsia="zh-CN"/>
        </w:rPr>
      </w:pPr>
    </w:p>
    <w:p w14:paraId="18466D2B" w14:textId="77777777" w:rsidR="00202DBD" w:rsidRPr="00D5163E" w:rsidRDefault="00202DBD" w:rsidP="00202DBD">
      <w:pPr>
        <w:spacing w:after="0"/>
        <w:jc w:val="left"/>
        <w:rPr>
          <w:rFonts w:cs="Arial"/>
          <w:sz w:val="22"/>
          <w:szCs w:val="22"/>
          <w:lang w:eastAsia="zh-CN"/>
        </w:rPr>
      </w:pPr>
      <w:r w:rsidRPr="00D5163E">
        <w:rPr>
          <w:rFonts w:cs="Arial"/>
          <w:sz w:val="22"/>
          <w:szCs w:val="22"/>
          <w:lang w:eastAsia="zh-CN"/>
        </w:rPr>
        <w:t>The Implementing Partner is responsible for executing this project. Specific tasks include:</w:t>
      </w:r>
    </w:p>
    <w:p w14:paraId="60D6BF85" w14:textId="77777777" w:rsidR="00202DBD" w:rsidRPr="00D5163E" w:rsidRDefault="00202DBD" w:rsidP="00DD7CE7">
      <w:pPr>
        <w:numPr>
          <w:ilvl w:val="0"/>
          <w:numId w:val="63"/>
        </w:numPr>
        <w:spacing w:after="0"/>
        <w:ind w:left="720"/>
        <w:jc w:val="left"/>
        <w:rPr>
          <w:rFonts w:cs="Calibri"/>
          <w:sz w:val="22"/>
          <w:szCs w:val="22"/>
        </w:rPr>
      </w:pPr>
      <w:r w:rsidRPr="00D5163E">
        <w:rPr>
          <w:sz w:val="22"/>
          <w:szCs w:val="22"/>
        </w:rPr>
        <w:t xml:space="preserve">Project planning, coordination, management, monitoring, evaluation and reporting.  This includes </w:t>
      </w:r>
      <w:r w:rsidRPr="00D5163E">
        <w:rPr>
          <w:rFonts w:cs="Calibri"/>
          <w:sz w:val="22"/>
          <w:szCs w:val="22"/>
        </w:rPr>
        <w:t xml:space="preserve">providing all required information and data necessary for timely, comprehensive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297E344C" w14:textId="77777777" w:rsidR="00202DBD" w:rsidRPr="00D5163E" w:rsidRDefault="00202DBD" w:rsidP="00DD7CE7">
      <w:pPr>
        <w:pStyle w:val="ListParagraph"/>
        <w:numPr>
          <w:ilvl w:val="0"/>
          <w:numId w:val="63"/>
        </w:numPr>
        <w:ind w:left="720"/>
        <w:rPr>
          <w:rFonts w:ascii="Calibri" w:hAnsi="Calibri"/>
          <w:sz w:val="22"/>
          <w:szCs w:val="22"/>
        </w:rPr>
      </w:pPr>
      <w:r w:rsidRPr="00D5163E">
        <w:rPr>
          <w:rFonts w:ascii="Calibri" w:hAnsi="Calibri"/>
          <w:sz w:val="22"/>
          <w:szCs w:val="22"/>
        </w:rPr>
        <w:t>Risk management as outlined in this Project Document;</w:t>
      </w:r>
    </w:p>
    <w:p w14:paraId="69A91F6C" w14:textId="77777777" w:rsidR="00202DBD" w:rsidRPr="00D5163E" w:rsidRDefault="00202DBD" w:rsidP="00DD7CE7">
      <w:pPr>
        <w:pStyle w:val="ListParagraph"/>
        <w:numPr>
          <w:ilvl w:val="0"/>
          <w:numId w:val="63"/>
        </w:numPr>
        <w:ind w:left="720"/>
        <w:rPr>
          <w:rFonts w:ascii="Calibri" w:hAnsi="Calibri"/>
          <w:sz w:val="22"/>
          <w:szCs w:val="22"/>
        </w:rPr>
      </w:pPr>
      <w:r w:rsidRPr="00D5163E">
        <w:rPr>
          <w:rFonts w:ascii="Calibri" w:hAnsi="Calibri"/>
          <w:sz w:val="22"/>
          <w:szCs w:val="22"/>
        </w:rPr>
        <w:t>Procurement of goods and services, including human resources;</w:t>
      </w:r>
    </w:p>
    <w:p w14:paraId="18276DF2" w14:textId="77777777" w:rsidR="00202DBD" w:rsidRPr="00D5163E" w:rsidRDefault="00202DBD" w:rsidP="00DD7CE7">
      <w:pPr>
        <w:pStyle w:val="ListParagraph"/>
        <w:numPr>
          <w:ilvl w:val="0"/>
          <w:numId w:val="63"/>
        </w:numPr>
        <w:ind w:left="720"/>
        <w:rPr>
          <w:rFonts w:ascii="Calibri" w:hAnsi="Calibri"/>
          <w:sz w:val="22"/>
          <w:szCs w:val="22"/>
        </w:rPr>
      </w:pPr>
      <w:r w:rsidRPr="00D5163E">
        <w:rPr>
          <w:rFonts w:ascii="Calibri" w:hAnsi="Calibri"/>
          <w:sz w:val="22"/>
          <w:szCs w:val="22"/>
        </w:rPr>
        <w:t>Financial management, including overseeing financial expenditures against project budgets;</w:t>
      </w:r>
    </w:p>
    <w:p w14:paraId="3BB18C1F" w14:textId="77777777" w:rsidR="00202DBD" w:rsidRPr="00D5163E" w:rsidRDefault="00202DBD" w:rsidP="00DD7CE7">
      <w:pPr>
        <w:pStyle w:val="ListParagraph"/>
        <w:numPr>
          <w:ilvl w:val="0"/>
          <w:numId w:val="63"/>
        </w:numPr>
        <w:ind w:left="720"/>
        <w:rPr>
          <w:rFonts w:ascii="Calibri" w:hAnsi="Calibri"/>
          <w:sz w:val="22"/>
          <w:szCs w:val="22"/>
        </w:rPr>
      </w:pPr>
      <w:r w:rsidRPr="00D5163E">
        <w:rPr>
          <w:rFonts w:ascii="Calibri" w:hAnsi="Calibri"/>
          <w:sz w:val="22"/>
          <w:szCs w:val="22"/>
        </w:rPr>
        <w:t>Approving and signing the multiyear workplan;</w:t>
      </w:r>
    </w:p>
    <w:p w14:paraId="25594560" w14:textId="77777777" w:rsidR="00202DBD" w:rsidRPr="00D5163E" w:rsidRDefault="00202DBD" w:rsidP="00DD7CE7">
      <w:pPr>
        <w:pStyle w:val="ListParagraph"/>
        <w:numPr>
          <w:ilvl w:val="0"/>
          <w:numId w:val="63"/>
        </w:numPr>
        <w:ind w:left="720"/>
        <w:rPr>
          <w:rFonts w:ascii="Calibri" w:hAnsi="Calibri"/>
          <w:sz w:val="22"/>
          <w:szCs w:val="22"/>
        </w:rPr>
      </w:pPr>
      <w:r w:rsidRPr="00D5163E">
        <w:rPr>
          <w:rFonts w:ascii="Calibri" w:hAnsi="Calibri"/>
          <w:sz w:val="22"/>
          <w:szCs w:val="22"/>
        </w:rPr>
        <w:t>Approving and signing the combined delivery report at the end of the year; and,</w:t>
      </w:r>
    </w:p>
    <w:p w14:paraId="6CC72B9F" w14:textId="77777777" w:rsidR="00202DBD" w:rsidRPr="00D5163E" w:rsidRDefault="00202DBD" w:rsidP="00DD7CE7">
      <w:pPr>
        <w:pStyle w:val="ListParagraph"/>
        <w:numPr>
          <w:ilvl w:val="0"/>
          <w:numId w:val="63"/>
        </w:numPr>
        <w:ind w:left="720"/>
        <w:rPr>
          <w:rFonts w:ascii="Calibri" w:hAnsi="Calibri"/>
          <w:sz w:val="22"/>
          <w:szCs w:val="22"/>
        </w:rPr>
      </w:pPr>
      <w:r w:rsidRPr="00D5163E">
        <w:rPr>
          <w:rFonts w:ascii="Calibri" w:hAnsi="Calibri"/>
          <w:sz w:val="22"/>
          <w:szCs w:val="22"/>
        </w:rPr>
        <w:t>Signing the financial report or the funding authorization and certificate of expenditures.</w:t>
      </w:r>
    </w:p>
    <w:p w14:paraId="3809EDEC" w14:textId="253A6463" w:rsidR="00C46999" w:rsidRPr="00D5163E" w:rsidRDefault="00C46999" w:rsidP="007E081C">
      <w:pPr>
        <w:rPr>
          <w:sz w:val="22"/>
          <w:szCs w:val="22"/>
        </w:rPr>
      </w:pPr>
      <w:r w:rsidRPr="00D5163E">
        <w:rPr>
          <w:sz w:val="22"/>
          <w:szCs w:val="22"/>
        </w:rPr>
        <w:t>The Implementing Partner (or EA) will designate a high-ranking official as the National Project Director</w:t>
      </w:r>
      <w:r w:rsidR="006E3B4C" w:rsidRPr="00D5163E">
        <w:rPr>
          <w:sz w:val="22"/>
          <w:szCs w:val="22"/>
        </w:rPr>
        <w:t>.</w:t>
      </w:r>
      <w:r w:rsidRPr="00D5163E">
        <w:rPr>
          <w:sz w:val="22"/>
          <w:szCs w:val="22"/>
        </w:rPr>
        <w:t xml:space="preserve"> He/She will assume responsibility for the Project on behalf of the National Government. The National Project Manager will report to the NPD.</w:t>
      </w:r>
    </w:p>
    <w:p w14:paraId="4DCA94B4" w14:textId="6FB78E3C" w:rsidR="00363EDD" w:rsidRPr="00D5163E" w:rsidRDefault="00363EDD" w:rsidP="007E081C">
      <w:pPr>
        <w:rPr>
          <w:sz w:val="22"/>
          <w:szCs w:val="22"/>
        </w:rPr>
      </w:pPr>
    </w:p>
    <w:p w14:paraId="6FD8939F" w14:textId="208F954C" w:rsidR="00363EDD" w:rsidRPr="00D5163E" w:rsidRDefault="00363EDD" w:rsidP="00363EDD">
      <w:pPr>
        <w:spacing w:after="0"/>
        <w:jc w:val="left"/>
        <w:rPr>
          <w:sz w:val="22"/>
          <w:szCs w:val="22"/>
        </w:rPr>
      </w:pPr>
      <w:r w:rsidRPr="00D5163E">
        <w:rPr>
          <w:sz w:val="22"/>
          <w:szCs w:val="22"/>
          <w:u w:val="single"/>
        </w:rPr>
        <w:t>UNDP:</w:t>
      </w:r>
      <w:r w:rsidRPr="00D5163E">
        <w:rPr>
          <w:sz w:val="22"/>
          <w:szCs w:val="22"/>
        </w:rPr>
        <w:t xml:space="preserve"> UNDP is accountable to the GEF for the implementation of this project. This includes oversight of project execution to ensure that the project is being carried out in accordance with agreed standards </w:t>
      </w:r>
      <w:r w:rsidRPr="00D5163E">
        <w:rPr>
          <w:sz w:val="22"/>
          <w:szCs w:val="22"/>
        </w:rPr>
        <w:lastRenderedPageBreak/>
        <w:t xml:space="preserve">and provisions. UNDP is responsible for delivering GEF project cycle management services comprising project approval and start-up, project supervision and oversight, and project completion and evaluation. UNDP is responsible for the Project Assurance role of the Project Board/Steering Committee. </w:t>
      </w:r>
    </w:p>
    <w:p w14:paraId="0B764412" w14:textId="71CF0880" w:rsidR="00F2274B" w:rsidRPr="00D5163E" w:rsidRDefault="00F2274B" w:rsidP="007E081C">
      <w:pPr>
        <w:spacing w:after="0"/>
        <w:jc w:val="left"/>
        <w:rPr>
          <w:rFonts w:cs="Arial"/>
          <w:noProof/>
          <w:szCs w:val="20"/>
          <w:lang w:eastAsia="zh-CN"/>
        </w:rPr>
      </w:pPr>
      <w:r w:rsidRPr="00D5163E">
        <w:rPr>
          <w:rFonts w:cs="Arial"/>
          <w:noProof/>
          <w:szCs w:val="20"/>
          <w:lang w:eastAsia="zh-CN"/>
        </w:rPr>
        <w:br w:type="page"/>
      </w:r>
    </w:p>
    <w:p w14:paraId="1FEEA784" w14:textId="77777777" w:rsidR="00550DD9" w:rsidRPr="007E081C" w:rsidRDefault="00550DD9" w:rsidP="00550DD9">
      <w:pPr>
        <w:spacing w:after="0"/>
        <w:rPr>
          <w:rFonts w:cs="Arial"/>
          <w:noProof/>
          <w:sz w:val="22"/>
          <w:szCs w:val="22"/>
          <w:lang w:eastAsia="zh-CN"/>
        </w:rPr>
      </w:pPr>
      <w:r w:rsidRPr="007E081C">
        <w:rPr>
          <w:rFonts w:cs="Arial"/>
          <w:noProof/>
          <w:sz w:val="22"/>
          <w:szCs w:val="22"/>
          <w:lang w:eastAsia="zh-CN"/>
        </w:rPr>
        <w:lastRenderedPageBreak/>
        <w:t>The project organization structure is as follows:</w:t>
      </w:r>
    </w:p>
    <w:p w14:paraId="219D2BC0" w14:textId="77777777" w:rsidR="00550DD9" w:rsidRPr="007E081C" w:rsidRDefault="00550DD9" w:rsidP="00550DD9">
      <w:pPr>
        <w:spacing w:after="0"/>
        <w:rPr>
          <w:rFonts w:cs="Arial"/>
          <w:noProof/>
          <w:szCs w:val="20"/>
          <w:lang w:eastAsia="zh-CN"/>
        </w:rPr>
      </w:pPr>
    </w:p>
    <w:p w14:paraId="25A43274" w14:textId="77777777" w:rsidR="00550DD9" w:rsidRPr="002C2489" w:rsidRDefault="00550DD9" w:rsidP="00550DD9">
      <w:pPr>
        <w:spacing w:after="0"/>
        <w:rPr>
          <w:rFonts w:cs="Arial"/>
          <w:noProof/>
          <w:szCs w:val="20"/>
          <w:lang w:eastAsia="zh-CN"/>
        </w:rPr>
      </w:pPr>
      <w:r w:rsidRPr="002C2489">
        <w:rPr>
          <w:rFonts w:cs="Arial"/>
          <w:noProof/>
          <w:szCs w:val="20"/>
        </w:rPr>
        <mc:AlternateContent>
          <mc:Choice Requires="wps">
            <w:drawing>
              <wp:anchor distT="0" distB="0" distL="114300" distR="114300" simplePos="0" relativeHeight="251664409" behindDoc="0" locked="0" layoutInCell="1" allowOverlap="1" wp14:anchorId="15212772" wp14:editId="33F30F8A">
                <wp:simplePos x="0" y="0"/>
                <wp:positionH relativeFrom="column">
                  <wp:posOffset>733647</wp:posOffset>
                </wp:positionH>
                <wp:positionV relativeFrom="paragraph">
                  <wp:posOffset>29668</wp:posOffset>
                </wp:positionV>
                <wp:extent cx="3948430" cy="360045"/>
                <wp:effectExtent l="0" t="0" r="13970" b="20955"/>
                <wp:wrapNone/>
                <wp:docPr id="25" name="AutoShape 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8430" cy="360045"/>
                        </a:xfrm>
                        <a:prstGeom prst="roundRect">
                          <a:avLst>
                            <a:gd name="adj" fmla="val 16667"/>
                          </a:avLst>
                        </a:prstGeom>
                        <a:solidFill>
                          <a:srgbClr val="99CCFF"/>
                        </a:solidFill>
                        <a:ln w="9525">
                          <a:solidFill>
                            <a:srgbClr val="000000"/>
                          </a:solidFill>
                          <a:round/>
                          <a:headEnd/>
                          <a:tailEnd/>
                        </a:ln>
                      </wps:spPr>
                      <wps:txbx>
                        <w:txbxContent>
                          <w:p w14:paraId="539C24F3" w14:textId="77777777" w:rsidR="00E87AB0" w:rsidRPr="002823A0" w:rsidRDefault="00E87AB0" w:rsidP="00550DD9">
                            <w:pPr>
                              <w:pStyle w:val="NormalWeb"/>
                              <w:spacing w:before="0" w:beforeAutospacing="0" w:after="0" w:afterAutospacing="0"/>
                              <w:jc w:val="center"/>
                              <w:textAlignment w:val="baseline"/>
                              <w:rPr>
                                <w:sz w:val="16"/>
                              </w:rPr>
                            </w:pPr>
                            <w:r w:rsidRPr="002823A0">
                              <w:rPr>
                                <w:rFonts w:ascii="Calibri" w:hAnsi="Calibri" w:cs="+mn-cs"/>
                                <w:b/>
                                <w:bCs/>
                                <w:color w:val="000000"/>
                                <w:kern w:val="24"/>
                                <w:szCs w:val="40"/>
                              </w:rPr>
                              <w:t>National Project Organization Structure - ADLIGHT</w:t>
                            </w:r>
                          </w:p>
                        </w:txbxContent>
                      </wps:txbx>
                      <wps:bodyPr rot="0" vert="horz" wrap="square" lIns="91440" tIns="45720" rIns="91440" bIns="45720" anchor="t" anchorCtr="0" upright="1">
                        <a:noAutofit/>
                      </wps:bodyPr>
                    </wps:wsp>
                  </a:graphicData>
                </a:graphic>
              </wp:anchor>
            </w:drawing>
          </mc:Choice>
          <mc:Fallback>
            <w:pict>
              <v:roundrect w14:anchorId="15212772" id="AutoShape 351" o:spid="_x0000_s1027" style="position:absolute;left:0;text-align:left;margin-left:57.75pt;margin-top:2.35pt;width:310.9pt;height:28.35pt;z-index:251664409;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" fillcolor="#9cf">
                <v:textbox>
                  <w:txbxContent>
                    <w:p w14:paraId="539C24F3" w14:textId="77777777" w:rsidR="00E87AB0" w:rsidRPr="002823A0" w:rsidRDefault="00E87AB0" w:rsidP="00550DD9">
                      <w:pPr>
                        <w:pStyle w:val="NormalWeb"/>
                        <w:spacing w:before="0" w:beforeAutospacing="0" w:after="0" w:afterAutospacing="0"/>
                        <w:jc w:val="center"/>
                        <w:textAlignment w:val="baseline"/>
                        <w:rPr>
                          <w:sz w:val="16"/>
                        </w:rPr>
                      </w:pPr>
                      <w:r w:rsidRPr="002823A0">
                        <w:rPr>
                          <w:rFonts w:ascii="Calibri" w:hAnsi="Calibri" w:cs="+mn-cs"/>
                          <w:b/>
                          <w:bCs/>
                          <w:color w:val="000000"/>
                          <w:kern w:val="24"/>
                          <w:szCs w:val="40"/>
                        </w:rPr>
                        <w:t>National Project Organization Structure - ADLIGHT</w:t>
                      </w:r>
                    </w:p>
                  </w:txbxContent>
                </v:textbox>
              </v:roundrect>
            </w:pict>
          </mc:Fallback>
        </mc:AlternateContent>
      </w:r>
    </w:p>
    <w:p w14:paraId="27304D7B" w14:textId="77777777" w:rsidR="00550DD9" w:rsidRPr="002C2489" w:rsidRDefault="00550DD9" w:rsidP="00550DD9">
      <w:pPr>
        <w:spacing w:after="0"/>
        <w:rPr>
          <w:rFonts w:cs="Arial"/>
          <w:noProof/>
          <w:szCs w:val="20"/>
          <w:lang w:eastAsia="zh-CN"/>
        </w:rPr>
      </w:pPr>
    </w:p>
    <w:p w14:paraId="03192A26" w14:textId="77777777" w:rsidR="00550DD9" w:rsidRPr="002C2489" w:rsidRDefault="00550DD9" w:rsidP="00550DD9">
      <w:pPr>
        <w:rPr>
          <w:rFonts w:cs="Arial"/>
          <w:szCs w:val="20"/>
          <w:lang w:eastAsia="zh-CN"/>
        </w:rPr>
      </w:pPr>
      <w:r w:rsidRPr="002C2489">
        <w:rPr>
          <w:rFonts w:cs="Arial"/>
          <w:noProof/>
          <w:szCs w:val="20"/>
        </w:rPr>
        <mc:AlternateContent>
          <mc:Choice Requires="wps">
            <w:drawing>
              <wp:anchor distT="0" distB="0" distL="114300" distR="114300" simplePos="0" relativeHeight="251660313" behindDoc="0" locked="0" layoutInCell="1" allowOverlap="1" wp14:anchorId="0EA7F3C8" wp14:editId="5C40008B">
                <wp:simplePos x="0" y="0"/>
                <wp:positionH relativeFrom="column">
                  <wp:posOffset>801886</wp:posOffset>
                </wp:positionH>
                <wp:positionV relativeFrom="paragraph">
                  <wp:posOffset>170164</wp:posOffset>
                </wp:positionV>
                <wp:extent cx="3803015" cy="344805"/>
                <wp:effectExtent l="0" t="0" r="159385" b="169545"/>
                <wp:wrapNone/>
                <wp:docPr id="14"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03015" cy="344805"/>
                        </a:xfrm>
                        <a:prstGeom prst="rect">
                          <a:avLst/>
                        </a:prstGeom>
                        <a:solidFill>
                          <a:srgbClr val="FF99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284272CB" w14:textId="77777777" w:rsidR="00E87AB0" w:rsidRPr="002823A0" w:rsidRDefault="00E87AB0" w:rsidP="00550DD9">
                            <w:pPr>
                              <w:pStyle w:val="NormalWeb"/>
                              <w:spacing w:before="0" w:beforeAutospacing="0" w:after="0" w:afterAutospacing="0"/>
                              <w:jc w:val="center"/>
                              <w:textAlignment w:val="baseline"/>
                              <w:rPr>
                                <w:sz w:val="16"/>
                              </w:rPr>
                            </w:pPr>
                            <w:r w:rsidRPr="002823A0">
                              <w:rPr>
                                <w:rFonts w:ascii="Calibri" w:hAnsi="Calibri" w:cs="+mn-cs"/>
                                <w:b/>
                                <w:bCs/>
                                <w:color w:val="000000"/>
                                <w:kern w:val="24"/>
                                <w:szCs w:val="40"/>
                              </w:rPr>
                              <w:t>Project Board</w:t>
                            </w:r>
                          </w:p>
                        </w:txbxContent>
                      </wps:txbx>
                      <wps:bodyPr rot="0" vert="horz" wrap="square" lIns="91440" tIns="45720" rIns="91440" bIns="45720" anchor="t" anchorCtr="0" upright="1">
                        <a:noAutofit/>
                      </wps:bodyPr>
                    </wps:wsp>
                  </a:graphicData>
                </a:graphic>
              </wp:anchor>
            </w:drawing>
          </mc:Choice>
          <mc:Fallback>
            <w:pict>
              <v:rect w14:anchorId="0EA7F3C8" id="Rectangle 30" o:spid="_x0000_s1028" style="position:absolute;left:0;text-align:left;margin-left:63.15pt;margin-top:13.4pt;width:299.45pt;height:27.15pt;z-index:2516603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" fillcolor="#f90">
                <v:shadow on="t" color="black" opacity=".5" offset="6pt,6pt"/>
                <v:textbox>
                  <w:txbxContent>
                    <w:p w14:paraId="284272CB" w14:textId="77777777" w:rsidR="00E87AB0" w:rsidRPr="002823A0" w:rsidRDefault="00E87AB0" w:rsidP="00550DD9">
                      <w:pPr>
                        <w:pStyle w:val="NormalWeb"/>
                        <w:spacing w:before="0" w:beforeAutospacing="0" w:after="0" w:afterAutospacing="0"/>
                        <w:jc w:val="center"/>
                        <w:textAlignment w:val="baseline"/>
                        <w:rPr>
                          <w:sz w:val="16"/>
                        </w:rPr>
                      </w:pPr>
                      <w:r w:rsidRPr="002823A0">
                        <w:rPr>
                          <w:rFonts w:ascii="Calibri" w:hAnsi="Calibri" w:cs="+mn-cs"/>
                          <w:b/>
                          <w:bCs/>
                          <w:color w:val="000000"/>
                          <w:kern w:val="24"/>
                          <w:szCs w:val="40"/>
                        </w:rPr>
                        <w:t>Project Board</w:t>
                      </w:r>
                    </w:p>
                  </w:txbxContent>
                </v:textbox>
              </v:rect>
            </w:pict>
          </mc:Fallback>
        </mc:AlternateContent>
      </w:r>
    </w:p>
    <w:p w14:paraId="7772ABB3" w14:textId="77777777" w:rsidR="00550DD9" w:rsidRPr="002C2489" w:rsidRDefault="00550DD9" w:rsidP="00550DD9">
      <w:pPr>
        <w:rPr>
          <w:rFonts w:cs="Arial"/>
          <w:szCs w:val="20"/>
          <w:lang w:eastAsia="zh-CN"/>
        </w:rPr>
      </w:pPr>
    </w:p>
    <w:p w14:paraId="0531DF34" w14:textId="77777777" w:rsidR="00550DD9" w:rsidRPr="002C2489" w:rsidRDefault="00550DD9" w:rsidP="00550DD9">
      <w:pPr>
        <w:rPr>
          <w:rFonts w:cs="Arial"/>
          <w:szCs w:val="20"/>
          <w:lang w:eastAsia="zh-CN"/>
        </w:rPr>
      </w:pPr>
      <w:r w:rsidRPr="002C2489">
        <w:rPr>
          <w:rFonts w:cs="Arial"/>
          <w:noProof/>
          <w:szCs w:val="20"/>
        </w:rPr>
        <mc:AlternateContent>
          <mc:Choice Requires="wps">
            <w:drawing>
              <wp:anchor distT="0" distB="0" distL="114300" distR="114300" simplePos="0" relativeHeight="251674649" behindDoc="0" locked="0" layoutInCell="1" allowOverlap="1" wp14:anchorId="1E61B9E0" wp14:editId="26249700">
                <wp:simplePos x="0" y="0"/>
                <wp:positionH relativeFrom="column">
                  <wp:posOffset>1990090</wp:posOffset>
                </wp:positionH>
                <wp:positionV relativeFrom="paragraph">
                  <wp:posOffset>128270</wp:posOffset>
                </wp:positionV>
                <wp:extent cx="1326515" cy="553085"/>
                <wp:effectExtent l="0" t="0" r="159385" b="170815"/>
                <wp:wrapNone/>
                <wp:docPr id="20"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6515" cy="553085"/>
                        </a:xfrm>
                        <a:prstGeom prst="rect">
                          <a:avLst/>
                        </a:prstGeom>
                        <a:solidFill>
                          <a:srgbClr val="FFC0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183A9A88" w14:textId="77777777" w:rsidR="00E87AB0" w:rsidRPr="002823A0" w:rsidRDefault="00E87AB0" w:rsidP="00550DD9">
                            <w:pPr>
                              <w:pStyle w:val="NormalWeb"/>
                              <w:spacing w:before="0" w:beforeAutospacing="0" w:after="0" w:afterAutospacing="0"/>
                              <w:jc w:val="center"/>
                              <w:textAlignment w:val="baseline"/>
                              <w:rPr>
                                <w:sz w:val="14"/>
                              </w:rPr>
                            </w:pPr>
                            <w:r w:rsidRPr="002823A0">
                              <w:rPr>
                                <w:rFonts w:ascii="Calibri" w:hAnsi="Calibri" w:cs="+mn-cs"/>
                                <w:b/>
                                <w:bCs/>
                                <w:color w:val="000000"/>
                                <w:kern w:val="24"/>
                                <w:sz w:val="20"/>
                                <w:szCs w:val="36"/>
                              </w:rPr>
                              <w:t>National Project Director</w:t>
                            </w:r>
                            <w:r>
                              <w:rPr>
                                <w:rFonts w:ascii="Calibri" w:hAnsi="Calibri" w:cs="+mn-cs"/>
                                <w:b/>
                                <w:bCs/>
                                <w:color w:val="000000"/>
                                <w:kern w:val="24"/>
                                <w:sz w:val="20"/>
                                <w:szCs w:val="36"/>
                              </w:rPr>
                              <w:t xml:space="preserve"> (Nominated by MEMR)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E61B9E0" id="Rectangle 35" o:spid="_x0000_s1029" style="position:absolute;left:0;text-align:left;margin-left:156.7pt;margin-top:10.1pt;width:104.45pt;height:43.55pt;z-index:2516746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" fillcolor="#ffc000">
                <v:shadow on="t" color="black" opacity=".5" offset="6pt,6pt"/>
                <v:textbox>
                  <w:txbxContent>
                    <w:p w14:paraId="183A9A88" w14:textId="77777777" w:rsidR="00E87AB0" w:rsidRPr="002823A0" w:rsidRDefault="00E87AB0" w:rsidP="00550DD9">
                      <w:pPr>
                        <w:pStyle w:val="NormalWeb"/>
                        <w:spacing w:before="0" w:beforeAutospacing="0" w:after="0" w:afterAutospacing="0"/>
                        <w:jc w:val="center"/>
                        <w:textAlignment w:val="baseline"/>
                        <w:rPr>
                          <w:sz w:val="14"/>
                        </w:rPr>
                      </w:pPr>
                      <w:r w:rsidRPr="002823A0">
                        <w:rPr>
                          <w:rFonts w:ascii="Calibri" w:hAnsi="Calibri" w:cs="+mn-cs"/>
                          <w:b/>
                          <w:bCs/>
                          <w:color w:val="000000"/>
                          <w:kern w:val="24"/>
                          <w:sz w:val="20"/>
                          <w:szCs w:val="36"/>
                        </w:rPr>
                        <w:t>National Project Director</w:t>
                      </w:r>
                      <w:r>
                        <w:rPr>
                          <w:rFonts w:ascii="Calibri" w:hAnsi="Calibri" w:cs="+mn-cs"/>
                          <w:b/>
                          <w:bCs/>
                          <w:color w:val="000000"/>
                          <w:kern w:val="24"/>
                          <w:sz w:val="20"/>
                          <w:szCs w:val="36"/>
                        </w:rPr>
                        <w:t xml:space="preserve"> (Nominated by MEMR)</w:t>
                      </w:r>
                    </w:p>
                  </w:txbxContent>
                </v:textbox>
              </v:rect>
            </w:pict>
          </mc:Fallback>
        </mc:AlternateContent>
      </w:r>
      <w:r w:rsidRPr="002C2489">
        <w:rPr>
          <w:rFonts w:cs="Arial"/>
          <w:noProof/>
          <w:szCs w:val="20"/>
        </w:rPr>
        <mc:AlternateContent>
          <mc:Choice Requires="wps">
            <w:drawing>
              <wp:anchor distT="0" distB="0" distL="114300" distR="114300" simplePos="0" relativeHeight="251661337" behindDoc="0" locked="0" layoutInCell="1" allowOverlap="1" wp14:anchorId="64C19F8F" wp14:editId="73131281">
                <wp:simplePos x="0" y="0"/>
                <wp:positionH relativeFrom="column">
                  <wp:posOffset>801886</wp:posOffset>
                </wp:positionH>
                <wp:positionV relativeFrom="paragraph">
                  <wp:posOffset>138926</wp:posOffset>
                </wp:positionV>
                <wp:extent cx="1205865" cy="553085"/>
                <wp:effectExtent l="0" t="0" r="146685" b="170815"/>
                <wp:wrapNone/>
                <wp:docPr id="15"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5865" cy="553085"/>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1B472382" w14:textId="77777777" w:rsidR="00E87AB0" w:rsidRPr="002823A0" w:rsidRDefault="00E87AB0" w:rsidP="00550DD9">
                            <w:pPr>
                              <w:pStyle w:val="NormalWeb"/>
                              <w:spacing w:before="0" w:beforeAutospacing="0" w:after="0" w:afterAutospacing="0"/>
                              <w:jc w:val="center"/>
                              <w:textAlignment w:val="baseline"/>
                              <w:rPr>
                                <w:sz w:val="12"/>
                              </w:rPr>
                            </w:pPr>
                            <w:r w:rsidRPr="002823A0">
                              <w:rPr>
                                <w:rFonts w:ascii="Calibri" w:hAnsi="Calibri" w:cs="+mn-cs"/>
                                <w:b/>
                                <w:bCs/>
                                <w:color w:val="000000"/>
                                <w:kern w:val="24"/>
                                <w:sz w:val="16"/>
                                <w:szCs w:val="32"/>
                              </w:rPr>
                              <w:t>Beneficiary</w:t>
                            </w:r>
                            <w:r>
                              <w:rPr>
                                <w:rFonts w:ascii="Calibri" w:hAnsi="Calibri" w:cs="+mn-cs"/>
                                <w:b/>
                                <w:bCs/>
                                <w:color w:val="000000"/>
                                <w:kern w:val="24"/>
                                <w:sz w:val="16"/>
                                <w:szCs w:val="32"/>
                              </w:rPr>
                              <w:t xml:space="preserve"> representative</w:t>
                            </w:r>
                            <w:r w:rsidRPr="002823A0">
                              <w:rPr>
                                <w:rFonts w:ascii="Calibri" w:hAnsi="Calibri" w:cs="+mn-cs"/>
                                <w:b/>
                                <w:bCs/>
                                <w:color w:val="000000"/>
                                <w:kern w:val="24"/>
                                <w:sz w:val="16"/>
                                <w:szCs w:val="32"/>
                              </w:rPr>
                              <w:t xml:space="preserve">:  </w:t>
                            </w:r>
                          </w:p>
                          <w:p w14:paraId="1329EC60" w14:textId="77777777" w:rsidR="00E87AB0" w:rsidRPr="002823A0" w:rsidRDefault="00E87AB0" w:rsidP="00550DD9">
                            <w:pPr>
                              <w:pStyle w:val="NormalWeb"/>
                              <w:kinsoku w:val="0"/>
                              <w:overflowPunct w:val="0"/>
                              <w:spacing w:before="0" w:beforeAutospacing="0" w:after="0" w:afterAutospacing="0"/>
                              <w:jc w:val="center"/>
                              <w:textAlignment w:val="baseline"/>
                              <w:rPr>
                                <w:sz w:val="12"/>
                              </w:rPr>
                            </w:pPr>
                            <w:r w:rsidRPr="002823A0">
                              <w:rPr>
                                <w:rFonts w:ascii="Calibri" w:hAnsi="Calibri" w:cs="+mn-cs"/>
                                <w:b/>
                                <w:bCs/>
                                <w:i/>
                                <w:iCs/>
                                <w:color w:val="000000"/>
                                <w:kern w:val="24"/>
                                <w:sz w:val="16"/>
                                <w:szCs w:val="32"/>
                              </w:rPr>
                              <w:t>MEMR</w:t>
                            </w:r>
                          </w:p>
                        </w:txbxContent>
                      </wps:txbx>
                      <wps:bodyPr rot="0" vert="horz" wrap="square" lIns="91440" tIns="45720" rIns="91440" bIns="45720" anchor="t" anchorCtr="0" upright="1">
                        <a:noAutofit/>
                      </wps:bodyPr>
                    </wps:wsp>
                  </a:graphicData>
                </a:graphic>
              </wp:anchor>
            </w:drawing>
          </mc:Choice>
          <mc:Fallback>
            <w:pict>
              <v:rect w14:anchorId="64C19F8F" id="Rectangle 31" o:spid="_x0000_s1030" style="position:absolute;left:0;text-align:left;margin-left:63.15pt;margin-top:10.95pt;width:94.95pt;height:43.55pt;z-index:25166133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" fillcolor="#fc0">
                <v:shadow on="t" color="black" opacity=".5" offset="6pt,6pt"/>
                <v:textbox>
                  <w:txbxContent>
                    <w:p w14:paraId="1B472382" w14:textId="77777777" w:rsidR="00E87AB0" w:rsidRPr="002823A0" w:rsidRDefault="00E87AB0" w:rsidP="00550DD9">
                      <w:pPr>
                        <w:pStyle w:val="NormalWeb"/>
                        <w:spacing w:before="0" w:beforeAutospacing="0" w:after="0" w:afterAutospacing="0"/>
                        <w:jc w:val="center"/>
                        <w:textAlignment w:val="baseline"/>
                        <w:rPr>
                          <w:sz w:val="12"/>
                        </w:rPr>
                      </w:pPr>
                      <w:r w:rsidRPr="002823A0">
                        <w:rPr>
                          <w:rFonts w:ascii="Calibri" w:hAnsi="Calibri" w:cs="+mn-cs"/>
                          <w:b/>
                          <w:bCs/>
                          <w:color w:val="000000"/>
                          <w:kern w:val="24"/>
                          <w:sz w:val="16"/>
                          <w:szCs w:val="32"/>
                        </w:rPr>
                        <w:t>Beneficiary</w:t>
                      </w:r>
                      <w:r>
                        <w:rPr>
                          <w:rFonts w:ascii="Calibri" w:hAnsi="Calibri" w:cs="+mn-cs"/>
                          <w:b/>
                          <w:bCs/>
                          <w:color w:val="000000"/>
                          <w:kern w:val="24"/>
                          <w:sz w:val="16"/>
                          <w:szCs w:val="32"/>
                        </w:rPr>
                        <w:t xml:space="preserve"> representative</w:t>
                      </w:r>
                      <w:r w:rsidRPr="002823A0">
                        <w:rPr>
                          <w:rFonts w:ascii="Calibri" w:hAnsi="Calibri" w:cs="+mn-cs"/>
                          <w:b/>
                          <w:bCs/>
                          <w:color w:val="000000"/>
                          <w:kern w:val="24"/>
                          <w:sz w:val="16"/>
                          <w:szCs w:val="32"/>
                        </w:rPr>
                        <w:t xml:space="preserve">:  </w:t>
                      </w:r>
                    </w:p>
                    <w:p w14:paraId="1329EC60" w14:textId="77777777" w:rsidR="00E87AB0" w:rsidRPr="002823A0" w:rsidRDefault="00E87AB0" w:rsidP="00550DD9">
                      <w:pPr>
                        <w:pStyle w:val="NormalWeb"/>
                        <w:kinsoku w:val="0"/>
                        <w:overflowPunct w:val="0"/>
                        <w:spacing w:before="0" w:beforeAutospacing="0" w:after="0" w:afterAutospacing="0"/>
                        <w:jc w:val="center"/>
                        <w:textAlignment w:val="baseline"/>
                        <w:rPr>
                          <w:sz w:val="12"/>
                        </w:rPr>
                      </w:pPr>
                      <w:r w:rsidRPr="002823A0">
                        <w:rPr>
                          <w:rFonts w:ascii="Calibri" w:hAnsi="Calibri" w:cs="+mn-cs"/>
                          <w:b/>
                          <w:bCs/>
                          <w:i/>
                          <w:iCs/>
                          <w:color w:val="000000"/>
                          <w:kern w:val="24"/>
                          <w:sz w:val="16"/>
                          <w:szCs w:val="32"/>
                        </w:rPr>
                        <w:t>MEMR</w:t>
                      </w:r>
                    </w:p>
                  </w:txbxContent>
                </v:textbox>
              </v:rect>
            </w:pict>
          </mc:Fallback>
        </mc:AlternateContent>
      </w:r>
      <w:r w:rsidRPr="007E081C">
        <w:rPr>
          <w:rFonts w:cs="Arial"/>
          <w:noProof/>
          <w:szCs w:val="20"/>
        </w:rPr>
        <mc:AlternateContent>
          <mc:Choice Requires="wps">
            <w:drawing>
              <wp:anchor distT="0" distB="0" distL="114300" distR="114300" simplePos="0" relativeHeight="251662361" behindDoc="0" locked="0" layoutInCell="1" allowOverlap="1" wp14:anchorId="3DB9CBBC" wp14:editId="1BC9C24B">
                <wp:simplePos x="0" y="0"/>
                <wp:positionH relativeFrom="column">
                  <wp:posOffset>2002889</wp:posOffset>
                </wp:positionH>
                <wp:positionV relativeFrom="paragraph">
                  <wp:posOffset>138926</wp:posOffset>
                </wp:positionV>
                <wp:extent cx="1298575" cy="553085"/>
                <wp:effectExtent l="0" t="0" r="149225" b="170815"/>
                <wp:wrapNone/>
                <wp:docPr id="16"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8575" cy="553085"/>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4A5DD08D" w14:textId="77777777" w:rsidR="00E87AB0" w:rsidRPr="002823A0" w:rsidRDefault="00E87AB0" w:rsidP="00550DD9">
                            <w:pPr>
                              <w:pStyle w:val="NormalWeb"/>
                              <w:spacing w:before="0" w:beforeAutospacing="0" w:after="0" w:afterAutospacing="0"/>
                              <w:jc w:val="center"/>
                              <w:textAlignment w:val="baseline"/>
                              <w:rPr>
                                <w:sz w:val="14"/>
                              </w:rPr>
                            </w:pPr>
                            <w:r w:rsidRPr="002823A0">
                              <w:rPr>
                                <w:rFonts w:ascii="Calibri" w:hAnsi="Calibri" w:cs="+mn-cs"/>
                                <w:b/>
                                <w:bCs/>
                                <w:color w:val="000000"/>
                                <w:kern w:val="24"/>
                                <w:sz w:val="16"/>
                                <w:szCs w:val="28"/>
                              </w:rPr>
                              <w:t>Executive:</w:t>
                            </w:r>
                          </w:p>
                          <w:p w14:paraId="0C169B79" w14:textId="77777777" w:rsidR="00E87AB0" w:rsidRPr="002823A0" w:rsidRDefault="00E87AB0" w:rsidP="00550DD9">
                            <w:pPr>
                              <w:pStyle w:val="NormalWeb"/>
                              <w:kinsoku w:val="0"/>
                              <w:overflowPunct w:val="0"/>
                              <w:spacing w:before="0" w:beforeAutospacing="0" w:after="0" w:afterAutospacing="0"/>
                              <w:jc w:val="center"/>
                              <w:textAlignment w:val="baseline"/>
                              <w:rPr>
                                <w:sz w:val="14"/>
                              </w:rPr>
                            </w:pPr>
                            <w:r w:rsidRPr="002823A0">
                              <w:rPr>
                                <w:rFonts w:ascii="Calibri" w:hAnsi="Calibri" w:cs="+mn-cs"/>
                                <w:b/>
                                <w:bCs/>
                                <w:i/>
                                <w:iCs/>
                                <w:color w:val="000000"/>
                                <w:kern w:val="24"/>
                                <w:sz w:val="14"/>
                              </w:rPr>
                              <w:t>Minister, Ministry of Energy and Mineral Resources (MEMR)/DG</w:t>
                            </w:r>
                            <w:r>
                              <w:rPr>
                                <w:rFonts w:ascii="Calibri" w:hAnsi="Calibri" w:cs="+mn-cs"/>
                                <w:b/>
                                <w:bCs/>
                                <w:i/>
                                <w:iCs/>
                                <w:color w:val="000000"/>
                                <w:kern w:val="24"/>
                                <w:sz w:val="14"/>
                              </w:rPr>
                              <w:t>-N</w:t>
                            </w:r>
                            <w:r w:rsidRPr="002823A0">
                              <w:rPr>
                                <w:rFonts w:ascii="Calibri" w:hAnsi="Calibri" w:cs="+mn-cs"/>
                                <w:b/>
                                <w:bCs/>
                                <w:i/>
                                <w:iCs/>
                                <w:color w:val="000000"/>
                                <w:kern w:val="24"/>
                                <w:sz w:val="14"/>
                              </w:rPr>
                              <w:t>REEC</w:t>
                            </w:r>
                          </w:p>
                        </w:txbxContent>
                      </wps:txbx>
                      <wps:bodyPr rot="0" vert="horz" wrap="square" lIns="91440" tIns="45720" rIns="91440" bIns="45720" anchor="t" anchorCtr="0" upright="1">
                        <a:noAutofit/>
                      </wps:bodyPr>
                    </wps:wsp>
                  </a:graphicData>
                </a:graphic>
              </wp:anchor>
            </w:drawing>
          </mc:Choice>
          <mc:Fallback>
            <w:pict>
              <v:rect w14:anchorId="3DB9CBBC" id="Rectangle 32" o:spid="_x0000_s1031" style="position:absolute;left:0;text-align:left;margin-left:157.7pt;margin-top:10.95pt;width:102.25pt;height:43.55pt;z-index:2516623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" fillcolor="#fc0">
                <v:shadow on="t" color="black" opacity=".5" offset="6pt,6pt"/>
                <v:textbox>
                  <w:txbxContent>
                    <w:p w14:paraId="4A5DD08D" w14:textId="77777777" w:rsidR="00E87AB0" w:rsidRPr="002823A0" w:rsidRDefault="00E87AB0" w:rsidP="00550DD9">
                      <w:pPr>
                        <w:pStyle w:val="NormalWeb"/>
                        <w:spacing w:before="0" w:beforeAutospacing="0" w:after="0" w:afterAutospacing="0"/>
                        <w:jc w:val="center"/>
                        <w:textAlignment w:val="baseline"/>
                        <w:rPr>
                          <w:sz w:val="14"/>
                        </w:rPr>
                      </w:pPr>
                      <w:r w:rsidRPr="002823A0">
                        <w:rPr>
                          <w:rFonts w:ascii="Calibri" w:hAnsi="Calibri" w:cs="+mn-cs"/>
                          <w:b/>
                          <w:bCs/>
                          <w:color w:val="000000"/>
                          <w:kern w:val="24"/>
                          <w:sz w:val="16"/>
                          <w:szCs w:val="28"/>
                        </w:rPr>
                        <w:t>Executive:</w:t>
                      </w:r>
                    </w:p>
                    <w:p w14:paraId="0C169B79" w14:textId="77777777" w:rsidR="00E87AB0" w:rsidRPr="002823A0" w:rsidRDefault="00E87AB0" w:rsidP="00550DD9">
                      <w:pPr>
                        <w:pStyle w:val="NormalWeb"/>
                        <w:kinsoku w:val="0"/>
                        <w:overflowPunct w:val="0"/>
                        <w:spacing w:before="0" w:beforeAutospacing="0" w:after="0" w:afterAutospacing="0"/>
                        <w:jc w:val="center"/>
                        <w:textAlignment w:val="baseline"/>
                        <w:rPr>
                          <w:sz w:val="14"/>
                        </w:rPr>
                      </w:pPr>
                      <w:r w:rsidRPr="002823A0">
                        <w:rPr>
                          <w:rFonts w:ascii="Calibri" w:hAnsi="Calibri" w:cs="+mn-cs"/>
                          <w:b/>
                          <w:bCs/>
                          <w:i/>
                          <w:iCs/>
                          <w:color w:val="000000"/>
                          <w:kern w:val="24"/>
                          <w:sz w:val="14"/>
                        </w:rPr>
                        <w:t>Minister, Ministry of Energy and Mineral Resources (MEMR)/DG</w:t>
                      </w:r>
                      <w:r>
                        <w:rPr>
                          <w:rFonts w:ascii="Calibri" w:hAnsi="Calibri" w:cs="+mn-cs"/>
                          <w:b/>
                          <w:bCs/>
                          <w:i/>
                          <w:iCs/>
                          <w:color w:val="000000"/>
                          <w:kern w:val="24"/>
                          <w:sz w:val="14"/>
                        </w:rPr>
                        <w:t>-N</w:t>
                      </w:r>
                      <w:r w:rsidRPr="002823A0">
                        <w:rPr>
                          <w:rFonts w:ascii="Calibri" w:hAnsi="Calibri" w:cs="+mn-cs"/>
                          <w:b/>
                          <w:bCs/>
                          <w:i/>
                          <w:iCs/>
                          <w:color w:val="000000"/>
                          <w:kern w:val="24"/>
                          <w:sz w:val="14"/>
                        </w:rPr>
                        <w:t>REEC</w:t>
                      </w:r>
                    </w:p>
                  </w:txbxContent>
                </v:textbox>
              </v:rect>
            </w:pict>
          </mc:Fallback>
        </mc:AlternateContent>
      </w:r>
      <w:r w:rsidRPr="007E081C">
        <w:rPr>
          <w:rFonts w:cs="Arial"/>
          <w:noProof/>
          <w:szCs w:val="20"/>
        </w:rPr>
        <mc:AlternateContent>
          <mc:Choice Requires="wps">
            <w:drawing>
              <wp:anchor distT="0" distB="0" distL="114300" distR="114300" simplePos="0" relativeHeight="251663385" behindDoc="0" locked="0" layoutInCell="1" allowOverlap="1" wp14:anchorId="262F664E" wp14:editId="03747483">
                <wp:simplePos x="0" y="0"/>
                <wp:positionH relativeFrom="column">
                  <wp:posOffset>3299426</wp:posOffset>
                </wp:positionH>
                <wp:positionV relativeFrom="paragraph">
                  <wp:posOffset>125278</wp:posOffset>
                </wp:positionV>
                <wp:extent cx="1298575" cy="566420"/>
                <wp:effectExtent l="0" t="0" r="149225" b="176530"/>
                <wp:wrapNone/>
                <wp:docPr id="17"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8575" cy="566420"/>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5A573A29" w14:textId="77777777" w:rsidR="00E87AB0" w:rsidRPr="002823A0" w:rsidRDefault="00E87AB0" w:rsidP="00550DD9">
                            <w:pPr>
                              <w:pStyle w:val="NormalWeb"/>
                              <w:spacing w:before="0" w:beforeAutospacing="0" w:after="0" w:afterAutospacing="0"/>
                              <w:jc w:val="center"/>
                              <w:textAlignment w:val="baseline"/>
                              <w:rPr>
                                <w:sz w:val="12"/>
                              </w:rPr>
                            </w:pPr>
                            <w:r>
                              <w:rPr>
                                <w:rFonts w:ascii="Calibri" w:hAnsi="Calibri" w:cs="+mn-cs"/>
                                <w:b/>
                                <w:bCs/>
                                <w:color w:val="000000"/>
                                <w:kern w:val="24"/>
                                <w:sz w:val="16"/>
                                <w:szCs w:val="32"/>
                              </w:rPr>
                              <w:t>Development partners</w:t>
                            </w:r>
                          </w:p>
                        </w:txbxContent>
                      </wps:txbx>
                      <wps:bodyPr rot="0" vert="horz" wrap="square" lIns="91440" tIns="45720" rIns="91440" bIns="45720" anchor="t" anchorCtr="0" upright="1">
                        <a:noAutofit/>
                      </wps:bodyPr>
                    </wps:wsp>
                  </a:graphicData>
                </a:graphic>
              </wp:anchor>
            </w:drawing>
          </mc:Choice>
          <mc:Fallback>
            <w:pict>
              <v:rect w14:anchorId="262F664E" id="Rectangle 33" o:spid="_x0000_s1032" style="position:absolute;left:0;text-align:left;margin-left:259.8pt;margin-top:9.85pt;width:102.25pt;height:44.6pt;z-index:2516633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" fillcolor="#fc0">
                <v:shadow on="t" color="black" opacity=".5" offset="6pt,6pt"/>
                <v:textbox>
                  <w:txbxContent>
                    <w:p w14:paraId="5A573A29" w14:textId="77777777" w:rsidR="00E87AB0" w:rsidRPr="002823A0" w:rsidRDefault="00E87AB0" w:rsidP="00550DD9">
                      <w:pPr>
                        <w:pStyle w:val="NormalWeb"/>
                        <w:spacing w:before="0" w:beforeAutospacing="0" w:after="0" w:afterAutospacing="0"/>
                        <w:jc w:val="center"/>
                        <w:textAlignment w:val="baseline"/>
                        <w:rPr>
                          <w:sz w:val="12"/>
                        </w:rPr>
                      </w:pPr>
                      <w:r>
                        <w:rPr>
                          <w:rFonts w:ascii="Calibri" w:hAnsi="Calibri" w:cs="+mn-cs"/>
                          <w:b/>
                          <w:bCs/>
                          <w:color w:val="000000"/>
                          <w:kern w:val="24"/>
                          <w:sz w:val="16"/>
                          <w:szCs w:val="32"/>
                        </w:rPr>
                        <w:t>Development partners</w:t>
                      </w:r>
                    </w:p>
                  </w:txbxContent>
                </v:textbox>
              </v:rect>
            </w:pict>
          </mc:Fallback>
        </mc:AlternateContent>
      </w:r>
    </w:p>
    <w:p w14:paraId="654C8AF5" w14:textId="77777777" w:rsidR="00550DD9" w:rsidRPr="002C2489" w:rsidRDefault="00550DD9" w:rsidP="00550DD9">
      <w:pPr>
        <w:rPr>
          <w:rFonts w:cs="Arial"/>
          <w:szCs w:val="20"/>
          <w:lang w:eastAsia="zh-CN"/>
        </w:rPr>
      </w:pPr>
    </w:p>
    <w:p w14:paraId="447BB444" w14:textId="77777777" w:rsidR="00550DD9" w:rsidRPr="007E081C" w:rsidRDefault="00550DD9" w:rsidP="00550DD9">
      <w:pPr>
        <w:rPr>
          <w:rFonts w:cs="Arial"/>
          <w:szCs w:val="20"/>
          <w:lang w:eastAsia="zh-CN"/>
        </w:rPr>
      </w:pPr>
    </w:p>
    <w:p w14:paraId="58BF77AF" w14:textId="77777777" w:rsidR="00550DD9" w:rsidRPr="002C2489" w:rsidRDefault="00550DD9" w:rsidP="00550DD9">
      <w:pPr>
        <w:rPr>
          <w:rFonts w:cs="Arial"/>
          <w:szCs w:val="20"/>
          <w:lang w:eastAsia="zh-CN"/>
        </w:rPr>
      </w:pPr>
      <w:r w:rsidRPr="002C2489">
        <w:rPr>
          <w:rFonts w:cs="Arial"/>
          <w:noProof/>
          <w:szCs w:val="20"/>
        </w:rPr>
        <mc:AlternateContent>
          <mc:Choice Requires="wps">
            <w:drawing>
              <wp:anchor distT="0" distB="0" distL="114300" distR="114300" simplePos="0" relativeHeight="251676697" behindDoc="0" locked="0" layoutInCell="1" allowOverlap="1" wp14:anchorId="25A68595" wp14:editId="005F5D41">
                <wp:simplePos x="0" y="0"/>
                <wp:positionH relativeFrom="column">
                  <wp:posOffset>2638425</wp:posOffset>
                </wp:positionH>
                <wp:positionV relativeFrom="paragraph">
                  <wp:posOffset>91441</wp:posOffset>
                </wp:positionV>
                <wp:extent cx="10795" cy="923290"/>
                <wp:effectExtent l="0" t="0" r="27305" b="29210"/>
                <wp:wrapNone/>
                <wp:docPr id="23" name="Straight Connector 42"/>
                <wp:cNvGraphicFramePr/>
                <a:graphic xmlns:a="http://schemas.openxmlformats.org/drawingml/2006/main">
                  <a:graphicData uri="http://schemas.microsoft.com/office/word/2010/wordprocessingShape">
                    <wps:wsp>
                      <wps:cNvCnPr/>
                      <wps:spPr bwMode="auto">
                        <a:xfrm>
                          <a:off x="0" y="0"/>
                          <a:ext cx="10795" cy="923290"/>
                        </a:xfrm>
                        <a:prstGeom prst="line">
                          <a:avLst/>
                        </a:prstGeom>
                        <a:noFill/>
                        <a:ln w="9525">
                          <a:solidFill>
                            <a:srgbClr val="2DA2BF"/>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8129D72" id="Straight Connector 42" o:spid="_x0000_s1026" style="position:absolute;z-index:2516766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75pt,7.2pt" to="208.6pt,7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" strokecolor="#2da2bf"/>
            </w:pict>
          </mc:Fallback>
        </mc:AlternateContent>
      </w:r>
      <w:r w:rsidRPr="002C2489">
        <w:rPr>
          <w:rFonts w:cs="Arial"/>
          <w:noProof/>
          <w:szCs w:val="20"/>
        </w:rPr>
        <mc:AlternateContent>
          <mc:Choice Requires="wps">
            <w:drawing>
              <wp:anchor distT="0" distB="0" distL="114300" distR="114300" simplePos="0" relativeHeight="251666457" behindDoc="0" locked="0" layoutInCell="1" allowOverlap="1" wp14:anchorId="65893BF6" wp14:editId="5CCE32CB">
                <wp:simplePos x="0" y="0"/>
                <wp:positionH relativeFrom="column">
                  <wp:posOffset>2642461</wp:posOffset>
                </wp:positionH>
                <wp:positionV relativeFrom="paragraph">
                  <wp:posOffset>104288</wp:posOffset>
                </wp:positionV>
                <wp:extent cx="0" cy="144126"/>
                <wp:effectExtent l="0" t="0" r="19050" b="27940"/>
                <wp:wrapNone/>
                <wp:docPr id="22" name="Straight Connector 41"/>
                <wp:cNvGraphicFramePr/>
                <a:graphic xmlns:a="http://schemas.openxmlformats.org/drawingml/2006/main">
                  <a:graphicData uri="http://schemas.microsoft.com/office/word/2010/wordprocessingShape">
                    <wps:wsp>
                      <wps:cNvCnPr/>
                      <wps:spPr bwMode="auto">
                        <a:xfrm>
                          <a:off x="0" y="0"/>
                          <a:ext cx="0" cy="144126"/>
                        </a:xfrm>
                        <a:prstGeom prst="line">
                          <a:avLst/>
                        </a:prstGeom>
                        <a:noFill/>
                        <a:ln w="9525">
                          <a:solidFill>
                            <a:srgbClr val="2DA2B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7ADD2E0C" id="Straight Connector 41" o:spid="_x0000_s1026" style="position:absolute;z-index:251666457;visibility:visible;mso-wrap-style:square;mso-wrap-distance-left:9pt;mso-wrap-distance-top:0;mso-wrap-distance-right:9pt;mso-wrap-distance-bottom:0;mso-position-horizontal:absolute;mso-position-horizontal-relative:text;mso-position-vertical:absolute;mso-position-vertical-relative:text" from="208.05pt,8.2pt" to="208.0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" strokecolor="#2da2bf"/>
            </w:pict>
          </mc:Fallback>
        </mc:AlternateContent>
      </w:r>
    </w:p>
    <w:p w14:paraId="445F4C64" w14:textId="77777777" w:rsidR="00550DD9" w:rsidRPr="002C2489" w:rsidRDefault="00550DD9" w:rsidP="00550DD9">
      <w:pPr>
        <w:rPr>
          <w:rFonts w:cs="Arial"/>
          <w:szCs w:val="20"/>
          <w:lang w:eastAsia="zh-CN"/>
        </w:rPr>
      </w:pPr>
      <w:r w:rsidRPr="002C2489">
        <w:rPr>
          <w:rFonts w:cs="Arial"/>
          <w:noProof/>
          <w:szCs w:val="20"/>
        </w:rPr>
        <mc:AlternateContent>
          <mc:Choice Requires="wps">
            <w:drawing>
              <wp:anchor distT="0" distB="0" distL="114300" distR="114300" simplePos="0" relativeHeight="251667481" behindDoc="0" locked="0" layoutInCell="1" allowOverlap="1" wp14:anchorId="6D7F8995" wp14:editId="206DE1C9">
                <wp:simplePos x="0" y="0"/>
                <wp:positionH relativeFrom="column">
                  <wp:posOffset>590550</wp:posOffset>
                </wp:positionH>
                <wp:positionV relativeFrom="paragraph">
                  <wp:posOffset>177165</wp:posOffset>
                </wp:positionV>
                <wp:extent cx="1233805" cy="819150"/>
                <wp:effectExtent l="0" t="0" r="99695" b="95250"/>
                <wp:wrapNone/>
                <wp:docPr id="37"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3805" cy="81915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5F5F227D" w14:textId="77777777" w:rsidR="00E87AB0" w:rsidRPr="002823A0" w:rsidRDefault="00E87AB0" w:rsidP="00550DD9">
                            <w:pPr>
                              <w:pStyle w:val="NormalWeb"/>
                              <w:spacing w:before="0" w:beforeAutospacing="0" w:after="0" w:afterAutospacing="0"/>
                              <w:jc w:val="center"/>
                              <w:textAlignment w:val="baseline"/>
                              <w:rPr>
                                <w:sz w:val="18"/>
                              </w:rPr>
                            </w:pPr>
                            <w:r w:rsidRPr="002823A0">
                              <w:rPr>
                                <w:rFonts w:ascii="Calibri" w:hAnsi="Calibri" w:cs="+mn-cs"/>
                                <w:b/>
                                <w:bCs/>
                                <w:color w:val="000000"/>
                                <w:kern w:val="24"/>
                                <w:sz w:val="20"/>
                                <w:szCs w:val="28"/>
                              </w:rPr>
                              <w:t>Project Assurance</w:t>
                            </w:r>
                          </w:p>
                          <w:p w14:paraId="5FBB0F51" w14:textId="4D419686" w:rsidR="00E87AB0" w:rsidRPr="002823A0" w:rsidRDefault="00E87AB0" w:rsidP="00550DD9">
                            <w:pPr>
                              <w:pStyle w:val="NormalWeb"/>
                              <w:kinsoku w:val="0"/>
                              <w:overflowPunct w:val="0"/>
                              <w:spacing w:before="0" w:beforeAutospacing="0" w:after="0" w:afterAutospacing="0"/>
                              <w:jc w:val="center"/>
                              <w:textAlignment w:val="baseline"/>
                              <w:rPr>
                                <w:sz w:val="18"/>
                              </w:rPr>
                            </w:pPr>
                            <w:r w:rsidRPr="002823A0">
                              <w:rPr>
                                <w:rFonts w:ascii="Calibri" w:hAnsi="Calibri" w:cs="+mn-cs"/>
                                <w:i/>
                                <w:iCs/>
                                <w:color w:val="000000"/>
                                <w:kern w:val="24"/>
                                <w:sz w:val="20"/>
                                <w:szCs w:val="28"/>
                              </w:rPr>
                              <w:t>UNDP</w:t>
                            </w:r>
                            <w:r>
                              <w:rPr>
                                <w:rFonts w:ascii="Calibri" w:hAnsi="Calibri" w:cs="+mn-cs"/>
                                <w:i/>
                                <w:iCs/>
                                <w:color w:val="000000"/>
                                <w:kern w:val="24"/>
                                <w:sz w:val="20"/>
                                <w:szCs w:val="28"/>
                              </w:rPr>
                              <w:t xml:space="preserve"> (component 1 &amp; 3)</w:t>
                            </w:r>
                            <w:r w:rsidRPr="002823A0">
                              <w:rPr>
                                <w:rFonts w:ascii="Calibri" w:hAnsi="Calibri" w:cs="+mn-cs"/>
                                <w:i/>
                                <w:iCs/>
                                <w:color w:val="000000"/>
                                <w:kern w:val="24"/>
                                <w:sz w:val="20"/>
                                <w:szCs w:val="28"/>
                              </w:rPr>
                              <w:t xml:space="preserve"> &amp; UNE</w:t>
                            </w:r>
                            <w:r>
                              <w:rPr>
                                <w:rFonts w:ascii="Calibri" w:hAnsi="Calibri" w:cs="+mn-cs"/>
                                <w:i/>
                                <w:iCs/>
                                <w:color w:val="000000"/>
                                <w:kern w:val="24"/>
                                <w:sz w:val="20"/>
                                <w:szCs w:val="28"/>
                              </w:rPr>
                              <w:t>P</w:t>
                            </w:r>
                            <w:r w:rsidRPr="002823A0">
                              <w:rPr>
                                <w:rFonts w:ascii="Calibri" w:hAnsi="Calibri" w:cs="+mn-cs"/>
                                <w:i/>
                                <w:iCs/>
                                <w:color w:val="000000"/>
                                <w:kern w:val="24"/>
                                <w:sz w:val="20"/>
                                <w:szCs w:val="28"/>
                              </w:rPr>
                              <w:t xml:space="preserve"> </w:t>
                            </w:r>
                            <w:r>
                              <w:rPr>
                                <w:rFonts w:ascii="Calibri" w:hAnsi="Calibri" w:cs="+mn-cs"/>
                                <w:i/>
                                <w:iCs/>
                                <w:color w:val="000000"/>
                                <w:kern w:val="24"/>
                                <w:sz w:val="20"/>
                                <w:szCs w:val="28"/>
                              </w:rPr>
                              <w:t>(component 2)</w:t>
                            </w:r>
                          </w:p>
                        </w:txbxContent>
                      </wps:txbx>
                      <wps:bodyPr vert="horz" wrap="square" lIns="91440" tIns="45720" rIns="91440" bIns="45720" numCol="1" anchor="t" anchorCtr="0" compatLnSpc="1">
                        <a:prstTxWarp prst="textNoShape">
                          <a:avLst/>
                        </a:prstTxWarp>
                        <a:noAutofit/>
                      </wps:bodyPr>
                    </wps:wsp>
                  </a:graphicData>
                </a:graphic>
                <wp14:sizeRelV relativeFrom="margin">
                  <wp14:pctHeight>0</wp14:pctHeight>
                </wp14:sizeRelV>
              </wp:anchor>
            </w:drawing>
          </mc:Choice>
          <mc:Fallback>
            <w:pict>
              <v:rect w14:anchorId="6D7F8995" id="Rectangle 36" o:spid="_x0000_s1033" style="position:absolute;left:0;text-align:left;margin-left:46.5pt;margin-top:13.95pt;width:97.15pt;height:64.5pt;z-index:25166748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" fillcolor="#fc0">
                <v:shadow on="t" opacity=".5" offset="6pt,6pt"/>
                <v:textbox>
                  <w:txbxContent>
                    <w:p w14:paraId="5F5F227D" w14:textId="77777777" w:rsidR="00E87AB0" w:rsidRPr="002823A0" w:rsidRDefault="00E87AB0" w:rsidP="00550DD9">
                      <w:pPr>
                        <w:pStyle w:val="NormalWeb"/>
                        <w:spacing w:before="0" w:beforeAutospacing="0" w:after="0" w:afterAutospacing="0"/>
                        <w:jc w:val="center"/>
                        <w:textAlignment w:val="baseline"/>
                        <w:rPr>
                          <w:sz w:val="18"/>
                        </w:rPr>
                      </w:pPr>
                      <w:r w:rsidRPr="002823A0">
                        <w:rPr>
                          <w:rFonts w:ascii="Calibri" w:hAnsi="Calibri" w:cs="+mn-cs"/>
                          <w:b/>
                          <w:bCs/>
                          <w:color w:val="000000"/>
                          <w:kern w:val="24"/>
                          <w:sz w:val="20"/>
                          <w:szCs w:val="28"/>
                        </w:rPr>
                        <w:t>Project Assurance</w:t>
                      </w:r>
                    </w:p>
                    <w:p w14:paraId="5FBB0F51" w14:textId="4D419686" w:rsidR="00E87AB0" w:rsidRPr="002823A0" w:rsidRDefault="00E87AB0" w:rsidP="00550DD9">
                      <w:pPr>
                        <w:pStyle w:val="NormalWeb"/>
                        <w:kinsoku w:val="0"/>
                        <w:overflowPunct w:val="0"/>
                        <w:spacing w:before="0" w:beforeAutospacing="0" w:after="0" w:afterAutospacing="0"/>
                        <w:jc w:val="center"/>
                        <w:textAlignment w:val="baseline"/>
                        <w:rPr>
                          <w:sz w:val="18"/>
                        </w:rPr>
                      </w:pPr>
                      <w:r w:rsidRPr="002823A0">
                        <w:rPr>
                          <w:rFonts w:ascii="Calibri" w:hAnsi="Calibri" w:cs="+mn-cs"/>
                          <w:i/>
                          <w:iCs/>
                          <w:color w:val="000000"/>
                          <w:kern w:val="24"/>
                          <w:sz w:val="20"/>
                          <w:szCs w:val="28"/>
                        </w:rPr>
                        <w:t>UNDP</w:t>
                      </w:r>
                      <w:r>
                        <w:rPr>
                          <w:rFonts w:ascii="Calibri" w:hAnsi="Calibri" w:cs="+mn-cs"/>
                          <w:i/>
                          <w:iCs/>
                          <w:color w:val="000000"/>
                          <w:kern w:val="24"/>
                          <w:sz w:val="20"/>
                          <w:szCs w:val="28"/>
                        </w:rPr>
                        <w:t xml:space="preserve"> (component 1 &amp; 3)</w:t>
                      </w:r>
                      <w:r w:rsidRPr="002823A0">
                        <w:rPr>
                          <w:rFonts w:ascii="Calibri" w:hAnsi="Calibri" w:cs="+mn-cs"/>
                          <w:i/>
                          <w:iCs/>
                          <w:color w:val="000000"/>
                          <w:kern w:val="24"/>
                          <w:sz w:val="20"/>
                          <w:szCs w:val="28"/>
                        </w:rPr>
                        <w:t xml:space="preserve"> &amp; UNE</w:t>
                      </w:r>
                      <w:r>
                        <w:rPr>
                          <w:rFonts w:ascii="Calibri" w:hAnsi="Calibri" w:cs="+mn-cs"/>
                          <w:i/>
                          <w:iCs/>
                          <w:color w:val="000000"/>
                          <w:kern w:val="24"/>
                          <w:sz w:val="20"/>
                          <w:szCs w:val="28"/>
                        </w:rPr>
                        <w:t>P</w:t>
                      </w:r>
                      <w:r w:rsidRPr="002823A0">
                        <w:rPr>
                          <w:rFonts w:ascii="Calibri" w:hAnsi="Calibri" w:cs="+mn-cs"/>
                          <w:i/>
                          <w:iCs/>
                          <w:color w:val="000000"/>
                          <w:kern w:val="24"/>
                          <w:sz w:val="20"/>
                          <w:szCs w:val="28"/>
                        </w:rPr>
                        <w:t xml:space="preserve"> </w:t>
                      </w:r>
                      <w:r>
                        <w:rPr>
                          <w:rFonts w:ascii="Calibri" w:hAnsi="Calibri" w:cs="+mn-cs"/>
                          <w:i/>
                          <w:iCs/>
                          <w:color w:val="000000"/>
                          <w:kern w:val="24"/>
                          <w:sz w:val="20"/>
                          <w:szCs w:val="28"/>
                        </w:rPr>
                        <w:t>(component 2)</w:t>
                      </w:r>
                    </w:p>
                  </w:txbxContent>
                </v:textbox>
              </v:rect>
            </w:pict>
          </mc:Fallback>
        </mc:AlternateContent>
      </w:r>
    </w:p>
    <w:p w14:paraId="17026DAD" w14:textId="77777777" w:rsidR="00550DD9" w:rsidRPr="002C2489" w:rsidRDefault="00550DD9" w:rsidP="00550DD9">
      <w:pPr>
        <w:rPr>
          <w:rFonts w:cs="Arial"/>
          <w:szCs w:val="20"/>
          <w:lang w:eastAsia="zh-CN"/>
        </w:rPr>
      </w:pPr>
    </w:p>
    <w:p w14:paraId="5336350D" w14:textId="77777777" w:rsidR="00550DD9" w:rsidRPr="002C2489" w:rsidRDefault="00550DD9" w:rsidP="00550DD9">
      <w:pPr>
        <w:rPr>
          <w:rFonts w:cs="Arial"/>
          <w:szCs w:val="20"/>
          <w:lang w:eastAsia="zh-CN"/>
        </w:rPr>
      </w:pPr>
      <w:r w:rsidRPr="007E081C">
        <w:rPr>
          <w:rFonts w:cs="Arial"/>
          <w:noProof/>
          <w:szCs w:val="20"/>
        </w:rPr>
        <mc:AlternateContent>
          <mc:Choice Requires="wps">
            <w:drawing>
              <wp:anchor distT="0" distB="0" distL="114300" distR="114300" simplePos="0" relativeHeight="251677721" behindDoc="0" locked="0" layoutInCell="1" allowOverlap="1" wp14:anchorId="0CA06FC9" wp14:editId="01ED2FC4">
                <wp:simplePos x="0" y="0"/>
                <wp:positionH relativeFrom="column">
                  <wp:posOffset>1823085</wp:posOffset>
                </wp:positionH>
                <wp:positionV relativeFrom="paragraph">
                  <wp:posOffset>79375</wp:posOffset>
                </wp:positionV>
                <wp:extent cx="821055" cy="0"/>
                <wp:effectExtent l="0" t="0" r="0" b="0"/>
                <wp:wrapNone/>
                <wp:docPr id="24" name="Straight Connector 43"/>
                <wp:cNvGraphicFramePr/>
                <a:graphic xmlns:a="http://schemas.openxmlformats.org/drawingml/2006/main">
                  <a:graphicData uri="http://schemas.microsoft.com/office/word/2010/wordprocessingShape">
                    <wps:wsp>
                      <wps:cNvCnPr/>
                      <wps:spPr bwMode="auto">
                        <a:xfrm flipV="1">
                          <a:off x="0" y="0"/>
                          <a:ext cx="821055" cy="0"/>
                        </a:xfrm>
                        <a:prstGeom prst="line">
                          <a:avLst/>
                        </a:prstGeom>
                        <a:noFill/>
                        <a:ln w="9525">
                          <a:solidFill>
                            <a:srgbClr val="2DA2B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4E695221" id="Straight Connector 43" o:spid="_x0000_s1026" style="position:absolute;flip:y;z-index:251677721;visibility:visible;mso-wrap-style:square;mso-wrap-distance-left:9pt;mso-wrap-distance-top:0;mso-wrap-distance-right:9pt;mso-wrap-distance-bottom:0;mso-position-horizontal:absolute;mso-position-horizontal-relative:text;mso-position-vertical:absolute;mso-position-vertical-relative:text" from="143.55pt,6.25pt" to="208.2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" strokecolor="#2da2bf"/>
            </w:pict>
          </mc:Fallback>
        </mc:AlternateContent>
      </w:r>
    </w:p>
    <w:p w14:paraId="619E1E32" w14:textId="77777777" w:rsidR="00550DD9" w:rsidRPr="002C2489" w:rsidRDefault="00550DD9" w:rsidP="00550DD9">
      <w:pPr>
        <w:rPr>
          <w:rFonts w:cs="Arial"/>
          <w:szCs w:val="20"/>
          <w:lang w:eastAsia="zh-CN"/>
        </w:rPr>
      </w:pPr>
    </w:p>
    <w:p w14:paraId="09F94247" w14:textId="77777777" w:rsidR="00550DD9" w:rsidRPr="002C2489" w:rsidRDefault="00550DD9" w:rsidP="00550DD9">
      <w:pPr>
        <w:rPr>
          <w:rFonts w:cs="Arial"/>
          <w:szCs w:val="20"/>
          <w:lang w:eastAsia="zh-CN"/>
        </w:rPr>
      </w:pPr>
      <w:r w:rsidRPr="002C2489">
        <w:rPr>
          <w:rFonts w:cs="Arial"/>
          <w:noProof/>
          <w:szCs w:val="20"/>
        </w:rPr>
        <mc:AlternateContent>
          <mc:Choice Requires="wps">
            <w:drawing>
              <wp:anchor distT="0" distB="0" distL="114300" distR="114300" simplePos="0" relativeHeight="251678745" behindDoc="0" locked="0" layoutInCell="1" allowOverlap="1" wp14:anchorId="034E1918" wp14:editId="66256B9C">
                <wp:simplePos x="0" y="0"/>
                <wp:positionH relativeFrom="column">
                  <wp:posOffset>2219406</wp:posOffset>
                </wp:positionH>
                <wp:positionV relativeFrom="paragraph">
                  <wp:posOffset>39088</wp:posOffset>
                </wp:positionV>
                <wp:extent cx="819346" cy="399998"/>
                <wp:effectExtent l="0" t="0" r="152400" b="172085"/>
                <wp:wrapNone/>
                <wp:docPr id="448"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346" cy="399998"/>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26478492" w14:textId="77777777" w:rsidR="00E87AB0" w:rsidRPr="002823A0" w:rsidRDefault="00E87AB0" w:rsidP="00550DD9">
                            <w:pPr>
                              <w:pStyle w:val="NormalWeb"/>
                              <w:spacing w:before="0" w:beforeAutospacing="0" w:after="0" w:afterAutospacing="0"/>
                              <w:jc w:val="center"/>
                              <w:textAlignment w:val="baseline"/>
                              <w:rPr>
                                <w:sz w:val="14"/>
                              </w:rPr>
                            </w:pPr>
                            <w:r w:rsidRPr="002823A0">
                              <w:rPr>
                                <w:rFonts w:ascii="Calibri" w:hAnsi="Calibri" w:cs="+mn-cs"/>
                                <w:b/>
                                <w:bCs/>
                                <w:color w:val="000000"/>
                                <w:kern w:val="24"/>
                                <w:sz w:val="20"/>
                                <w:szCs w:val="36"/>
                              </w:rPr>
                              <w:t>Project Manage</w:t>
                            </w:r>
                            <w:r>
                              <w:rPr>
                                <w:rFonts w:ascii="Calibri" w:hAnsi="Calibri" w:cs="+mn-cs"/>
                                <w:b/>
                                <w:bCs/>
                                <w:color w:val="000000"/>
                                <w:kern w:val="24"/>
                                <w:sz w:val="20"/>
                                <w:szCs w:val="36"/>
                              </w:rPr>
                              <w:t>r</w:t>
                            </w:r>
                          </w:p>
                        </w:txbxContent>
                      </wps:txbx>
                      <wps:bodyPr rot="0" vert="horz" wrap="square" lIns="91440" tIns="45720" rIns="91440" bIns="45720" anchor="t" anchorCtr="0" upright="1">
                        <a:noAutofit/>
                      </wps:bodyPr>
                    </wps:wsp>
                  </a:graphicData>
                </a:graphic>
              </wp:anchor>
            </w:drawing>
          </mc:Choice>
          <mc:Fallback>
            <w:pict>
              <v:rect w14:anchorId="034E1918" id="Rectangle 37" o:spid="_x0000_s1034" style="position:absolute;left:0;text-align:left;margin-left:174.75pt;margin-top:3.1pt;width:64.5pt;height:31.5pt;z-index:2516787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" fillcolor="#fc9">
                <v:shadow on="t" color="black" opacity=".5" offset="6pt,6pt"/>
                <v:textbox>
                  <w:txbxContent>
                    <w:p w14:paraId="26478492" w14:textId="77777777" w:rsidR="00E87AB0" w:rsidRPr="002823A0" w:rsidRDefault="00E87AB0" w:rsidP="00550DD9">
                      <w:pPr>
                        <w:pStyle w:val="NormalWeb"/>
                        <w:spacing w:before="0" w:beforeAutospacing="0" w:after="0" w:afterAutospacing="0"/>
                        <w:jc w:val="center"/>
                        <w:textAlignment w:val="baseline"/>
                        <w:rPr>
                          <w:sz w:val="14"/>
                        </w:rPr>
                      </w:pPr>
                      <w:r w:rsidRPr="002823A0">
                        <w:rPr>
                          <w:rFonts w:ascii="Calibri" w:hAnsi="Calibri" w:cs="+mn-cs"/>
                          <w:b/>
                          <w:bCs/>
                          <w:color w:val="000000"/>
                          <w:kern w:val="24"/>
                          <w:sz w:val="20"/>
                          <w:szCs w:val="36"/>
                        </w:rPr>
                        <w:t>Project Manage</w:t>
                      </w:r>
                      <w:r>
                        <w:rPr>
                          <w:rFonts w:ascii="Calibri" w:hAnsi="Calibri" w:cs="+mn-cs"/>
                          <w:b/>
                          <w:bCs/>
                          <w:color w:val="000000"/>
                          <w:kern w:val="24"/>
                          <w:sz w:val="20"/>
                          <w:szCs w:val="36"/>
                        </w:rPr>
                        <w:t>r</w:t>
                      </w:r>
                    </w:p>
                  </w:txbxContent>
                </v:textbox>
              </v:rect>
            </w:pict>
          </mc:Fallback>
        </mc:AlternateContent>
      </w:r>
    </w:p>
    <w:p w14:paraId="3A7056AA" w14:textId="77777777" w:rsidR="00550DD9" w:rsidRPr="002C2489" w:rsidRDefault="00550DD9" w:rsidP="00550DD9">
      <w:pPr>
        <w:rPr>
          <w:rFonts w:cs="Arial"/>
          <w:szCs w:val="20"/>
          <w:lang w:eastAsia="zh-CN"/>
        </w:rPr>
      </w:pPr>
      <w:r w:rsidRPr="002C2489">
        <w:rPr>
          <w:rFonts w:cs="Arial"/>
          <w:noProof/>
          <w:szCs w:val="20"/>
        </w:rPr>
        <mc:AlternateContent>
          <mc:Choice Requires="wps">
            <w:drawing>
              <wp:anchor distT="0" distB="0" distL="114300" distR="114300" simplePos="0" relativeHeight="251675673" behindDoc="0" locked="0" layoutInCell="1" allowOverlap="1" wp14:anchorId="449E31DC" wp14:editId="03EB903B">
                <wp:simplePos x="0" y="0"/>
                <wp:positionH relativeFrom="column">
                  <wp:posOffset>3338453</wp:posOffset>
                </wp:positionH>
                <wp:positionV relativeFrom="paragraph">
                  <wp:posOffset>173552</wp:posOffset>
                </wp:positionV>
                <wp:extent cx="1205790" cy="399998"/>
                <wp:effectExtent l="0" t="0" r="147320" b="172085"/>
                <wp:wrapNone/>
                <wp:docPr id="21"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5790" cy="399998"/>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20B5AF54" w14:textId="77777777" w:rsidR="00E87AB0" w:rsidRDefault="00E87AB0" w:rsidP="00550DD9">
                            <w:pPr>
                              <w:pStyle w:val="NormalWeb"/>
                              <w:spacing w:before="0" w:beforeAutospacing="0" w:after="0" w:afterAutospacing="0"/>
                              <w:jc w:val="center"/>
                              <w:textAlignment w:val="baseline"/>
                              <w:rPr>
                                <w:rFonts w:ascii="Calibri" w:hAnsi="Calibri" w:cs="+mn-cs"/>
                                <w:b/>
                                <w:bCs/>
                                <w:color w:val="000000"/>
                                <w:kern w:val="24"/>
                                <w:sz w:val="20"/>
                                <w:szCs w:val="36"/>
                              </w:rPr>
                            </w:pPr>
                            <w:r w:rsidRPr="002823A0">
                              <w:rPr>
                                <w:rFonts w:ascii="Calibri" w:hAnsi="Calibri" w:cs="+mn-cs"/>
                                <w:b/>
                                <w:bCs/>
                                <w:color w:val="000000"/>
                                <w:kern w:val="24"/>
                                <w:sz w:val="20"/>
                                <w:szCs w:val="36"/>
                              </w:rPr>
                              <w:t>Project Management Unit</w:t>
                            </w:r>
                          </w:p>
                          <w:p w14:paraId="7513FEA2" w14:textId="77777777" w:rsidR="00E87AB0" w:rsidRPr="002823A0" w:rsidRDefault="00E87AB0" w:rsidP="00550DD9">
                            <w:pPr>
                              <w:pStyle w:val="NormalWeb"/>
                              <w:spacing w:before="0" w:beforeAutospacing="0" w:after="0" w:afterAutospacing="0"/>
                              <w:jc w:val="center"/>
                              <w:textAlignment w:val="baseline"/>
                              <w:rPr>
                                <w:sz w:val="14"/>
                              </w:rPr>
                            </w:pPr>
                          </w:p>
                        </w:txbxContent>
                      </wps:txbx>
                      <wps:bodyPr rot="0" vert="horz" wrap="square" lIns="91440" tIns="45720" rIns="91440" bIns="45720" anchor="t" anchorCtr="0" upright="1">
                        <a:noAutofit/>
                      </wps:bodyPr>
                    </wps:wsp>
                  </a:graphicData>
                </a:graphic>
              </wp:anchor>
            </w:drawing>
          </mc:Choice>
          <mc:Fallback>
            <w:pict>
              <v:rect w14:anchorId="449E31DC" id="_x0000_s1035" style="position:absolute;left:0;text-align:left;margin-left:262.85pt;margin-top:13.65pt;width:94.95pt;height:31.5pt;z-index:2516756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" fillcolor="#fc9">
                <v:shadow on="t" color="black" opacity=".5" offset="6pt,6pt"/>
                <v:textbox>
                  <w:txbxContent>
                    <w:p w14:paraId="20B5AF54" w14:textId="77777777" w:rsidR="00E87AB0" w:rsidRDefault="00E87AB0" w:rsidP="00550DD9">
                      <w:pPr>
                        <w:pStyle w:val="NormalWeb"/>
                        <w:spacing w:before="0" w:beforeAutospacing="0" w:after="0" w:afterAutospacing="0"/>
                        <w:jc w:val="center"/>
                        <w:textAlignment w:val="baseline"/>
                        <w:rPr>
                          <w:rFonts w:ascii="Calibri" w:hAnsi="Calibri" w:cs="+mn-cs"/>
                          <w:b/>
                          <w:bCs/>
                          <w:color w:val="000000"/>
                          <w:kern w:val="24"/>
                          <w:sz w:val="20"/>
                          <w:szCs w:val="36"/>
                        </w:rPr>
                      </w:pPr>
                      <w:r w:rsidRPr="002823A0">
                        <w:rPr>
                          <w:rFonts w:ascii="Calibri" w:hAnsi="Calibri" w:cs="+mn-cs"/>
                          <w:b/>
                          <w:bCs/>
                          <w:color w:val="000000"/>
                          <w:kern w:val="24"/>
                          <w:sz w:val="20"/>
                          <w:szCs w:val="36"/>
                        </w:rPr>
                        <w:t>Project Management Unit</w:t>
                      </w:r>
                    </w:p>
                    <w:p w14:paraId="7513FEA2" w14:textId="77777777" w:rsidR="00E87AB0" w:rsidRPr="002823A0" w:rsidRDefault="00E87AB0" w:rsidP="00550DD9">
                      <w:pPr>
                        <w:pStyle w:val="NormalWeb"/>
                        <w:spacing w:before="0" w:beforeAutospacing="0" w:after="0" w:afterAutospacing="0"/>
                        <w:jc w:val="center"/>
                        <w:textAlignment w:val="baseline"/>
                        <w:rPr>
                          <w:sz w:val="14"/>
                        </w:rPr>
                      </w:pPr>
                    </w:p>
                  </w:txbxContent>
                </v:textbox>
              </v:rect>
            </w:pict>
          </mc:Fallback>
        </mc:AlternateContent>
      </w:r>
    </w:p>
    <w:p w14:paraId="02B98C6E" w14:textId="77777777" w:rsidR="00550DD9" w:rsidRPr="002C2489" w:rsidRDefault="00550DD9" w:rsidP="00550DD9">
      <w:pPr>
        <w:rPr>
          <w:rFonts w:cs="Arial"/>
          <w:szCs w:val="20"/>
          <w:lang w:eastAsia="zh-CN"/>
        </w:rPr>
      </w:pPr>
      <w:r w:rsidRPr="002C2489">
        <w:rPr>
          <w:rFonts w:cs="Arial"/>
          <w:noProof/>
          <w:szCs w:val="20"/>
        </w:rPr>
        <mc:AlternateContent>
          <mc:Choice Requires="wps">
            <w:drawing>
              <wp:anchor distT="0" distB="0" distL="114300" distR="114300" simplePos="0" relativeHeight="251671577" behindDoc="0" locked="0" layoutInCell="1" allowOverlap="1" wp14:anchorId="7F08C999" wp14:editId="0F2AEC32">
                <wp:simplePos x="0" y="0"/>
                <wp:positionH relativeFrom="column">
                  <wp:posOffset>2628814</wp:posOffset>
                </wp:positionH>
                <wp:positionV relativeFrom="paragraph">
                  <wp:posOffset>48742</wp:posOffset>
                </wp:positionV>
                <wp:extent cx="0" cy="564665"/>
                <wp:effectExtent l="0" t="0" r="19050" b="26035"/>
                <wp:wrapNone/>
                <wp:docPr id="46"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64665"/>
                        </a:xfrm>
                        <a:prstGeom prst="line">
                          <a:avLst/>
                        </a:prstGeom>
                        <a:noFill/>
                        <a:ln w="9525" cap="flat" cmpd="sng" algn="ctr">
                          <a:solidFill>
                            <a:srgbClr val="2DA2BF"/>
                          </a:solidFill>
                          <a:prstDash val="solid"/>
                        </a:ln>
                        <a:effectLst/>
                      </wps:spPr>
                      <wps:bodyPr/>
                    </wps:wsp>
                  </a:graphicData>
                </a:graphic>
              </wp:anchor>
            </w:drawing>
          </mc:Choice>
          <mc:Fallback>
            <w:pict>
              <v:line w14:anchorId="29994773" id="Straight Connector 45" o:spid="_x0000_s1026" style="position:absolute;z-index:251671577;visibility:visible;mso-wrap-style:square;mso-wrap-distance-left:9pt;mso-wrap-distance-top:0;mso-wrap-distance-right:9pt;mso-wrap-distance-bottom:0;mso-position-horizontal:absolute;mso-position-horizontal-relative:text;mso-position-vertical:absolute;mso-position-vertical-relative:text" from="207pt,3.85pt" to="207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" strokecolor="#2da2bf">
                <o:lock v:ext="edit" shapetype="f"/>
              </v:line>
            </w:pict>
          </mc:Fallback>
        </mc:AlternateContent>
      </w:r>
    </w:p>
    <w:p w14:paraId="234D152E" w14:textId="77777777" w:rsidR="00550DD9" w:rsidRPr="002C2489" w:rsidRDefault="00550DD9" w:rsidP="00550DD9">
      <w:pPr>
        <w:rPr>
          <w:rFonts w:cs="Arial"/>
          <w:szCs w:val="20"/>
          <w:lang w:eastAsia="zh-CN"/>
        </w:rPr>
      </w:pPr>
      <w:r w:rsidRPr="002C2489">
        <w:rPr>
          <w:rFonts w:cs="Arial"/>
          <w:noProof/>
          <w:szCs w:val="20"/>
        </w:rPr>
        <mc:AlternateContent>
          <mc:Choice Requires="wps">
            <w:drawing>
              <wp:anchor distT="0" distB="0" distL="114300" distR="114300" simplePos="0" relativeHeight="251679769" behindDoc="0" locked="0" layoutInCell="1" allowOverlap="1" wp14:anchorId="7CB3E625" wp14:editId="1C910B2F">
                <wp:simplePos x="0" y="0"/>
                <wp:positionH relativeFrom="column">
                  <wp:posOffset>2628814</wp:posOffset>
                </wp:positionH>
                <wp:positionV relativeFrom="paragraph">
                  <wp:posOffset>19454</wp:posOffset>
                </wp:positionV>
                <wp:extent cx="712046" cy="0"/>
                <wp:effectExtent l="0" t="0" r="12065" b="19050"/>
                <wp:wrapNone/>
                <wp:docPr id="450" name="Straight Connector 43"/>
                <wp:cNvGraphicFramePr/>
                <a:graphic xmlns:a="http://schemas.openxmlformats.org/drawingml/2006/main">
                  <a:graphicData uri="http://schemas.microsoft.com/office/word/2010/wordprocessingShape">
                    <wps:wsp>
                      <wps:cNvCnPr/>
                      <wps:spPr bwMode="auto">
                        <a:xfrm>
                          <a:off x="0" y="0"/>
                          <a:ext cx="712046" cy="0"/>
                        </a:xfrm>
                        <a:prstGeom prst="line">
                          <a:avLst/>
                        </a:prstGeom>
                        <a:noFill/>
                        <a:ln w="9525">
                          <a:solidFill>
                            <a:srgbClr val="2DA2B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7DCD4379" id="Straight Connector 43" o:spid="_x0000_s1026" style="position:absolute;z-index:251679769;visibility:visible;mso-wrap-style:square;mso-wrap-distance-left:9pt;mso-wrap-distance-top:0;mso-wrap-distance-right:9pt;mso-wrap-distance-bottom:0;mso-position-horizontal:absolute;mso-position-horizontal-relative:text;mso-position-vertical:absolute;mso-position-vertical-relative:text" from="207pt,1.55pt" to="263.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" strokecolor="#2da2bf"/>
            </w:pict>
          </mc:Fallback>
        </mc:AlternateContent>
      </w:r>
    </w:p>
    <w:p w14:paraId="5F32488C" w14:textId="77777777" w:rsidR="00550DD9" w:rsidRPr="002C2489" w:rsidRDefault="00550DD9" w:rsidP="00550DD9">
      <w:pPr>
        <w:rPr>
          <w:rFonts w:cs="Arial"/>
          <w:szCs w:val="20"/>
          <w:lang w:eastAsia="zh-CN"/>
        </w:rPr>
      </w:pPr>
      <w:r w:rsidRPr="002C2489">
        <w:rPr>
          <w:rFonts w:cs="Arial"/>
          <w:noProof/>
          <w:szCs w:val="20"/>
        </w:rPr>
        <mc:AlternateContent>
          <mc:Choice Requires="wps">
            <w:drawing>
              <wp:anchor distT="0" distB="0" distL="114300" distR="114300" simplePos="0" relativeHeight="251665433" behindDoc="0" locked="0" layoutInCell="1" allowOverlap="1" wp14:anchorId="0366D9BA" wp14:editId="1BBB6B45">
                <wp:simplePos x="0" y="0"/>
                <wp:positionH relativeFrom="column">
                  <wp:posOffset>1250475</wp:posOffset>
                </wp:positionH>
                <wp:positionV relativeFrom="paragraph">
                  <wp:posOffset>99333</wp:posOffset>
                </wp:positionV>
                <wp:extent cx="2864942" cy="8889"/>
                <wp:effectExtent l="0" t="0" r="12065" b="29845"/>
                <wp:wrapNone/>
                <wp:docPr id="45"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864942" cy="8889"/>
                        </a:xfrm>
                        <a:prstGeom prst="line">
                          <a:avLst/>
                        </a:prstGeom>
                        <a:noFill/>
                        <a:ln w="9525" cap="flat" cmpd="sng" algn="ctr">
                          <a:solidFill>
                            <a:srgbClr val="2DA2BF"/>
                          </a:solidFill>
                          <a:prstDash val="solid"/>
                        </a:ln>
                        <a:effectLst/>
                      </wps:spPr>
                      <wps:bodyPr/>
                    </wps:wsp>
                  </a:graphicData>
                </a:graphic>
              </wp:anchor>
            </w:drawing>
          </mc:Choice>
          <mc:Fallback>
            <w:pict>
              <v:line w14:anchorId="01A8D473" id="Straight Connector 44" o:spid="_x0000_s1026" style="position:absolute;flip:y;z-index:251665433;visibility:visible;mso-wrap-style:square;mso-wrap-distance-left:9pt;mso-wrap-distance-top:0;mso-wrap-distance-right:9pt;mso-wrap-distance-bottom:0;mso-position-horizontal:absolute;mso-position-horizontal-relative:text;mso-position-vertical:absolute;mso-position-vertical-relative:text" from="98.45pt,7.8pt" to="324.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" strokecolor="#2da2bf">
                <o:lock v:ext="edit" shapetype="f"/>
              </v:line>
            </w:pict>
          </mc:Fallback>
        </mc:AlternateContent>
      </w:r>
      <w:r w:rsidRPr="007E081C">
        <w:rPr>
          <w:rFonts w:cs="Arial"/>
          <w:noProof/>
          <w:szCs w:val="20"/>
        </w:rPr>
        <mc:AlternateContent>
          <mc:Choice Requires="wps">
            <w:drawing>
              <wp:anchor distT="0" distB="0" distL="114300" distR="114300" simplePos="0" relativeHeight="251672601" behindDoc="0" locked="0" layoutInCell="1" allowOverlap="1" wp14:anchorId="000F0079" wp14:editId="5A91E398">
                <wp:simplePos x="0" y="0"/>
                <wp:positionH relativeFrom="column">
                  <wp:posOffset>1264123</wp:posOffset>
                </wp:positionH>
                <wp:positionV relativeFrom="paragraph">
                  <wp:posOffset>112979</wp:posOffset>
                </wp:positionV>
                <wp:extent cx="0" cy="125714"/>
                <wp:effectExtent l="0" t="0" r="19050" b="27305"/>
                <wp:wrapNone/>
                <wp:docPr id="47"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5714"/>
                        </a:xfrm>
                        <a:prstGeom prst="line">
                          <a:avLst/>
                        </a:prstGeom>
                        <a:noFill/>
                        <a:ln w="9525" cap="flat" cmpd="sng" algn="ctr">
                          <a:solidFill>
                            <a:srgbClr val="2DA2BF"/>
                          </a:solidFill>
                          <a:prstDash val="solid"/>
                        </a:ln>
                        <a:effectLst/>
                      </wps:spPr>
                      <wps:bodyPr/>
                    </wps:wsp>
                  </a:graphicData>
                </a:graphic>
              </wp:anchor>
            </w:drawing>
          </mc:Choice>
          <mc:Fallback>
            <w:pict>
              <v:line w14:anchorId="0D810921" id="Straight Connector 46" o:spid="_x0000_s1026" style="position:absolute;z-index:251672601;visibility:visible;mso-wrap-style:square;mso-wrap-distance-left:9pt;mso-wrap-distance-top:0;mso-wrap-distance-right:9pt;mso-wrap-distance-bottom:0;mso-position-horizontal:absolute;mso-position-horizontal-relative:text;mso-position-vertical:absolute;mso-position-vertical-relative:text" from="99.55pt,8.9pt" to="99.5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" strokecolor="#2da2bf">
                <o:lock v:ext="edit" shapetype="f"/>
              </v:line>
            </w:pict>
          </mc:Fallback>
        </mc:AlternateContent>
      </w:r>
      <w:r w:rsidRPr="007E081C">
        <w:rPr>
          <w:rFonts w:cs="Arial"/>
          <w:noProof/>
          <w:szCs w:val="20"/>
        </w:rPr>
        <mc:AlternateContent>
          <mc:Choice Requires="wps">
            <w:drawing>
              <wp:anchor distT="0" distB="0" distL="114300" distR="114300" simplePos="0" relativeHeight="251673625" behindDoc="0" locked="0" layoutInCell="1" allowOverlap="1" wp14:anchorId="29D51C8E" wp14:editId="6FB54EFF">
                <wp:simplePos x="0" y="0"/>
                <wp:positionH relativeFrom="column">
                  <wp:posOffset>4116328</wp:posOffset>
                </wp:positionH>
                <wp:positionV relativeFrom="paragraph">
                  <wp:posOffset>99333</wp:posOffset>
                </wp:positionV>
                <wp:extent cx="0" cy="125714"/>
                <wp:effectExtent l="0" t="0" r="19050" b="27305"/>
                <wp:wrapNone/>
                <wp:docPr id="48"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5714"/>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4340D86A" id="Straight Connector 47" o:spid="_x0000_s1026" style="position:absolute;z-index:251673625;visibility:visible;mso-wrap-style:square;mso-wrap-distance-left:9pt;mso-wrap-distance-top:0;mso-wrap-distance-right:9pt;mso-wrap-distance-bottom:0;mso-position-horizontal:absolute;mso-position-horizontal-relative:text;mso-position-vertical:absolute;mso-position-vertical-relative:text" from="324.1pt,7.8pt" to="324.1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" strokecolor="#4a7ebb">
                <o:lock v:ext="edit" shapetype="f"/>
              </v:line>
            </w:pict>
          </mc:Fallback>
        </mc:AlternateContent>
      </w:r>
    </w:p>
    <w:p w14:paraId="2716149A" w14:textId="77777777" w:rsidR="00550DD9" w:rsidRPr="002C2489" w:rsidRDefault="00550DD9" w:rsidP="00550DD9">
      <w:pPr>
        <w:rPr>
          <w:rFonts w:cs="Arial"/>
          <w:szCs w:val="20"/>
          <w:lang w:eastAsia="zh-CN"/>
        </w:rPr>
      </w:pPr>
      <w:r w:rsidRPr="002C2489">
        <w:rPr>
          <w:rFonts w:cs="Arial"/>
          <w:noProof/>
          <w:szCs w:val="20"/>
        </w:rPr>
        <mc:AlternateContent>
          <mc:Choice Requires="wps">
            <w:drawing>
              <wp:anchor distT="0" distB="0" distL="114300" distR="114300" simplePos="0" relativeHeight="251668505" behindDoc="0" locked="0" layoutInCell="1" allowOverlap="1" wp14:anchorId="19A47D8E" wp14:editId="5671803C">
                <wp:simplePos x="0" y="0"/>
                <wp:positionH relativeFrom="column">
                  <wp:posOffset>663658</wp:posOffset>
                </wp:positionH>
                <wp:positionV relativeFrom="paragraph">
                  <wp:posOffset>42754</wp:posOffset>
                </wp:positionV>
                <wp:extent cx="1205790" cy="466664"/>
                <wp:effectExtent l="0" t="0" r="90170" b="86360"/>
                <wp:wrapNone/>
                <wp:docPr id="39"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5790" cy="466664"/>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1B1C73E1" w14:textId="49D64F91" w:rsidR="00E87AB0" w:rsidRPr="002823A0" w:rsidRDefault="00E87AB0" w:rsidP="00550DD9">
                            <w:pPr>
                              <w:pStyle w:val="NormalWeb"/>
                              <w:spacing w:before="0" w:beforeAutospacing="0" w:after="0" w:afterAutospacing="0"/>
                              <w:jc w:val="center"/>
                              <w:textAlignment w:val="baseline"/>
                              <w:rPr>
                                <w:sz w:val="12"/>
                              </w:rPr>
                            </w:pPr>
                            <w:r w:rsidRPr="002823A0">
                              <w:rPr>
                                <w:rFonts w:ascii="Calibri" w:hAnsi="Calibri" w:cs="+mn-cs"/>
                                <w:b/>
                                <w:bCs/>
                                <w:color w:val="000000"/>
                                <w:kern w:val="24"/>
                                <w:sz w:val="16"/>
                                <w:szCs w:val="32"/>
                              </w:rPr>
                              <w:t>TEAM A</w:t>
                            </w:r>
                            <w:r>
                              <w:rPr>
                                <w:rFonts w:ascii="Calibri" w:hAnsi="Calibri" w:cs="+mn-cs"/>
                                <w:b/>
                                <w:bCs/>
                                <w:color w:val="000000"/>
                                <w:kern w:val="24"/>
                                <w:sz w:val="16"/>
                                <w:szCs w:val="32"/>
                              </w:rPr>
                              <w:t xml:space="preserve"> (UNDP)</w:t>
                            </w:r>
                          </w:p>
                          <w:p w14:paraId="2D964F4A" w14:textId="77777777" w:rsidR="00E87AB0" w:rsidRPr="00BE2BC4" w:rsidRDefault="00E87AB0" w:rsidP="00550DD9">
                            <w:pPr>
                              <w:pStyle w:val="NormalWeb"/>
                              <w:spacing w:before="0" w:beforeAutospacing="0" w:after="0" w:afterAutospacing="0"/>
                              <w:jc w:val="center"/>
                              <w:textAlignment w:val="baseline"/>
                              <w:rPr>
                                <w:sz w:val="14"/>
                              </w:rPr>
                            </w:pPr>
                            <w:r w:rsidRPr="00BE2BC4">
                              <w:rPr>
                                <w:rFonts w:ascii="Arial" w:eastAsia="Times New Roman" w:hAnsi="Arial" w:cs="+mn-cs"/>
                                <w:color w:val="000000"/>
                                <w:kern w:val="24"/>
                                <w:sz w:val="16"/>
                                <w:szCs w:val="28"/>
                              </w:rPr>
                              <w:t>Support to Local Lighting Industry</w:t>
                            </w:r>
                          </w:p>
                        </w:txbxContent>
                      </wps:txbx>
                      <wps:bodyPr vert="horz" wrap="square" lIns="91440" tIns="45720" rIns="91440" bIns="45720" numCol="1" anchor="t" anchorCtr="0" compatLnSpc="1">
                        <a:prstTxWarp prst="textNoShape">
                          <a:avLst/>
                        </a:prstTxWarp>
                        <a:noAutofit/>
                      </wps:bodyPr>
                    </wps:wsp>
                  </a:graphicData>
                </a:graphic>
              </wp:anchor>
            </w:drawing>
          </mc:Choice>
          <mc:Fallback>
            <w:pict>
              <v:rect w14:anchorId="19A47D8E" id="Rectangle 38" o:spid="_x0000_s1036" style="position:absolute;left:0;text-align:left;margin-left:52.25pt;margin-top:3.35pt;width:94.95pt;height:36.75pt;z-index:25166850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" fillcolor="#ff9">
                <v:shadow on="t" opacity=".5" offset="6pt,6pt"/>
                <v:textbox>
                  <w:txbxContent>
                    <w:p w14:paraId="1B1C73E1" w14:textId="49D64F91" w:rsidR="00E87AB0" w:rsidRPr="002823A0" w:rsidRDefault="00E87AB0" w:rsidP="00550DD9">
                      <w:pPr>
                        <w:pStyle w:val="NormalWeb"/>
                        <w:spacing w:before="0" w:beforeAutospacing="0" w:after="0" w:afterAutospacing="0"/>
                        <w:jc w:val="center"/>
                        <w:textAlignment w:val="baseline"/>
                        <w:rPr>
                          <w:sz w:val="12"/>
                        </w:rPr>
                      </w:pPr>
                      <w:r w:rsidRPr="002823A0">
                        <w:rPr>
                          <w:rFonts w:ascii="Calibri" w:hAnsi="Calibri" w:cs="+mn-cs"/>
                          <w:b/>
                          <w:bCs/>
                          <w:color w:val="000000"/>
                          <w:kern w:val="24"/>
                          <w:sz w:val="16"/>
                          <w:szCs w:val="32"/>
                        </w:rPr>
                        <w:t>TEAM A</w:t>
                      </w:r>
                      <w:r>
                        <w:rPr>
                          <w:rFonts w:ascii="Calibri" w:hAnsi="Calibri" w:cs="+mn-cs"/>
                          <w:b/>
                          <w:bCs/>
                          <w:color w:val="000000"/>
                          <w:kern w:val="24"/>
                          <w:sz w:val="16"/>
                          <w:szCs w:val="32"/>
                        </w:rPr>
                        <w:t xml:space="preserve"> (UNDP)</w:t>
                      </w:r>
                    </w:p>
                    <w:p w14:paraId="2D964F4A" w14:textId="77777777" w:rsidR="00E87AB0" w:rsidRPr="00BE2BC4" w:rsidRDefault="00E87AB0" w:rsidP="00550DD9">
                      <w:pPr>
                        <w:pStyle w:val="NormalWeb"/>
                        <w:spacing w:before="0" w:beforeAutospacing="0" w:after="0" w:afterAutospacing="0"/>
                        <w:jc w:val="center"/>
                        <w:textAlignment w:val="baseline"/>
                        <w:rPr>
                          <w:sz w:val="14"/>
                        </w:rPr>
                      </w:pPr>
                      <w:r w:rsidRPr="00BE2BC4">
                        <w:rPr>
                          <w:rFonts w:ascii="Arial" w:eastAsia="Times New Roman" w:hAnsi="Arial" w:cs="+mn-cs"/>
                          <w:color w:val="000000"/>
                          <w:kern w:val="24"/>
                          <w:sz w:val="16"/>
                          <w:szCs w:val="28"/>
                        </w:rPr>
                        <w:t>Support to Local Lighting Industry</w:t>
                      </w:r>
                    </w:p>
                  </w:txbxContent>
                </v:textbox>
              </v:rect>
            </w:pict>
          </mc:Fallback>
        </mc:AlternateContent>
      </w:r>
      <w:r w:rsidRPr="007E081C">
        <w:rPr>
          <w:rFonts w:cs="Arial"/>
          <w:noProof/>
          <w:szCs w:val="20"/>
        </w:rPr>
        <mc:AlternateContent>
          <mc:Choice Requires="wps">
            <w:drawing>
              <wp:anchor distT="0" distB="0" distL="114300" distR="114300" simplePos="0" relativeHeight="251669529" behindDoc="0" locked="0" layoutInCell="1" allowOverlap="1" wp14:anchorId="5B515ADB" wp14:editId="5B177453">
                <wp:simplePos x="0" y="0"/>
                <wp:positionH relativeFrom="column">
                  <wp:posOffset>2041996</wp:posOffset>
                </wp:positionH>
                <wp:positionV relativeFrom="paragraph">
                  <wp:posOffset>42754</wp:posOffset>
                </wp:positionV>
                <wp:extent cx="1298494" cy="466664"/>
                <wp:effectExtent l="0" t="0" r="92710" b="86360"/>
                <wp:wrapNone/>
                <wp:docPr id="40"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8494" cy="466664"/>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7A6C8778" w14:textId="49206969" w:rsidR="00E87AB0" w:rsidRPr="002823A0" w:rsidRDefault="00E87AB0" w:rsidP="00550DD9">
                            <w:pPr>
                              <w:pStyle w:val="NormalWeb"/>
                              <w:spacing w:before="0" w:beforeAutospacing="0" w:after="0" w:afterAutospacing="0"/>
                              <w:jc w:val="center"/>
                              <w:textAlignment w:val="baseline"/>
                              <w:rPr>
                                <w:sz w:val="12"/>
                              </w:rPr>
                            </w:pPr>
                            <w:r w:rsidRPr="002823A0">
                              <w:rPr>
                                <w:rFonts w:ascii="Calibri" w:hAnsi="Calibri" w:cs="+mn-cs"/>
                                <w:b/>
                                <w:bCs/>
                                <w:color w:val="000000"/>
                                <w:kern w:val="24"/>
                                <w:sz w:val="16"/>
                                <w:szCs w:val="32"/>
                              </w:rPr>
                              <w:t>TEAM B</w:t>
                            </w:r>
                            <w:r>
                              <w:rPr>
                                <w:rFonts w:ascii="Calibri" w:hAnsi="Calibri" w:cs="+mn-cs"/>
                                <w:b/>
                                <w:bCs/>
                                <w:color w:val="000000"/>
                                <w:kern w:val="24"/>
                                <w:sz w:val="16"/>
                                <w:szCs w:val="32"/>
                              </w:rPr>
                              <w:t xml:space="preserve"> (UNEP)</w:t>
                            </w:r>
                          </w:p>
                          <w:p w14:paraId="309612A3" w14:textId="77777777" w:rsidR="00E87AB0" w:rsidRPr="002823A0" w:rsidRDefault="00E87AB0" w:rsidP="00550DD9">
                            <w:pPr>
                              <w:pStyle w:val="NormalWeb"/>
                              <w:spacing w:before="0" w:beforeAutospacing="0" w:after="0" w:afterAutospacing="0"/>
                              <w:jc w:val="center"/>
                              <w:textAlignment w:val="baseline"/>
                              <w:rPr>
                                <w:sz w:val="12"/>
                              </w:rPr>
                            </w:pPr>
                            <w:r w:rsidRPr="00BE2BC4">
                              <w:rPr>
                                <w:rFonts w:ascii="Arial" w:eastAsia="Times New Roman" w:hAnsi="Arial" w:cs="+mn-cs"/>
                                <w:color w:val="000000"/>
                                <w:kern w:val="24"/>
                                <w:sz w:val="16"/>
                                <w:szCs w:val="28"/>
                              </w:rPr>
                              <w:t>Policy and Institutional Support</w:t>
                            </w:r>
                          </w:p>
                        </w:txbxContent>
                      </wps:txbx>
                      <wps:bodyPr vert="horz" wrap="square" lIns="91440" tIns="45720" rIns="91440" bIns="45720" numCol="1" anchor="t" anchorCtr="0" compatLnSpc="1">
                        <a:prstTxWarp prst="textNoShape">
                          <a:avLst/>
                        </a:prstTxWarp>
                        <a:noAutofit/>
                      </wps:bodyPr>
                    </wps:wsp>
                  </a:graphicData>
                </a:graphic>
              </wp:anchor>
            </w:drawing>
          </mc:Choice>
          <mc:Fallback>
            <w:pict>
              <v:rect w14:anchorId="5B515ADB" id="Rectangle 39" o:spid="_x0000_s1037" style="position:absolute;left:0;text-align:left;margin-left:160.8pt;margin-top:3.35pt;width:102.25pt;height:36.75pt;z-index:2516695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" fillcolor="#ff9">
                <v:shadow on="t" opacity=".5" offset="6pt,6pt"/>
                <v:textbox>
                  <w:txbxContent>
                    <w:p w14:paraId="7A6C8778" w14:textId="49206969" w:rsidR="00E87AB0" w:rsidRPr="002823A0" w:rsidRDefault="00E87AB0" w:rsidP="00550DD9">
                      <w:pPr>
                        <w:pStyle w:val="NormalWeb"/>
                        <w:spacing w:before="0" w:beforeAutospacing="0" w:after="0" w:afterAutospacing="0"/>
                        <w:jc w:val="center"/>
                        <w:textAlignment w:val="baseline"/>
                        <w:rPr>
                          <w:sz w:val="12"/>
                        </w:rPr>
                      </w:pPr>
                      <w:r w:rsidRPr="002823A0">
                        <w:rPr>
                          <w:rFonts w:ascii="Calibri" w:hAnsi="Calibri" w:cs="+mn-cs"/>
                          <w:b/>
                          <w:bCs/>
                          <w:color w:val="000000"/>
                          <w:kern w:val="24"/>
                          <w:sz w:val="16"/>
                          <w:szCs w:val="32"/>
                        </w:rPr>
                        <w:t>TEAM B</w:t>
                      </w:r>
                      <w:r>
                        <w:rPr>
                          <w:rFonts w:ascii="Calibri" w:hAnsi="Calibri" w:cs="+mn-cs"/>
                          <w:b/>
                          <w:bCs/>
                          <w:color w:val="000000"/>
                          <w:kern w:val="24"/>
                          <w:sz w:val="16"/>
                          <w:szCs w:val="32"/>
                        </w:rPr>
                        <w:t xml:space="preserve"> (UNEP)</w:t>
                      </w:r>
                    </w:p>
                    <w:p w14:paraId="309612A3" w14:textId="77777777" w:rsidR="00E87AB0" w:rsidRPr="002823A0" w:rsidRDefault="00E87AB0" w:rsidP="00550DD9">
                      <w:pPr>
                        <w:pStyle w:val="NormalWeb"/>
                        <w:spacing w:before="0" w:beforeAutospacing="0" w:after="0" w:afterAutospacing="0"/>
                        <w:jc w:val="center"/>
                        <w:textAlignment w:val="baseline"/>
                        <w:rPr>
                          <w:sz w:val="12"/>
                        </w:rPr>
                      </w:pPr>
                      <w:r w:rsidRPr="00BE2BC4">
                        <w:rPr>
                          <w:rFonts w:ascii="Arial" w:eastAsia="Times New Roman" w:hAnsi="Arial" w:cs="+mn-cs"/>
                          <w:color w:val="000000"/>
                          <w:kern w:val="24"/>
                          <w:sz w:val="16"/>
                          <w:szCs w:val="28"/>
                        </w:rPr>
                        <w:t>Policy and Institutional Support</w:t>
                      </w:r>
                    </w:p>
                  </w:txbxContent>
                </v:textbox>
              </v:rect>
            </w:pict>
          </mc:Fallback>
        </mc:AlternateContent>
      </w:r>
      <w:r w:rsidRPr="007E081C">
        <w:rPr>
          <w:rFonts w:cs="Arial"/>
          <w:noProof/>
          <w:szCs w:val="20"/>
        </w:rPr>
        <mc:AlternateContent>
          <mc:Choice Requires="wps">
            <w:drawing>
              <wp:anchor distT="0" distB="0" distL="114300" distR="114300" simplePos="0" relativeHeight="251670553" behindDoc="0" locked="0" layoutInCell="1" allowOverlap="1" wp14:anchorId="2DD67C27" wp14:editId="1865C281">
                <wp:simplePos x="0" y="0"/>
                <wp:positionH relativeFrom="column">
                  <wp:posOffset>3515863</wp:posOffset>
                </wp:positionH>
                <wp:positionV relativeFrom="paragraph">
                  <wp:posOffset>42754</wp:posOffset>
                </wp:positionV>
                <wp:extent cx="1205790" cy="466664"/>
                <wp:effectExtent l="0" t="0" r="90170" b="86360"/>
                <wp:wrapNone/>
                <wp:docPr id="41"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5790" cy="466664"/>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0855BD6D" w14:textId="2D94C2DD" w:rsidR="00E87AB0" w:rsidRPr="002823A0" w:rsidRDefault="00E87AB0" w:rsidP="00550DD9">
                            <w:pPr>
                              <w:pStyle w:val="NormalWeb"/>
                              <w:spacing w:before="0" w:beforeAutospacing="0" w:after="0" w:afterAutospacing="0"/>
                              <w:jc w:val="center"/>
                              <w:textAlignment w:val="baseline"/>
                              <w:rPr>
                                <w:sz w:val="12"/>
                              </w:rPr>
                            </w:pPr>
                            <w:r w:rsidRPr="002823A0">
                              <w:rPr>
                                <w:rFonts w:ascii="Calibri" w:hAnsi="Calibri" w:cs="+mn-cs"/>
                                <w:b/>
                                <w:bCs/>
                                <w:color w:val="000000"/>
                                <w:kern w:val="24"/>
                                <w:sz w:val="16"/>
                                <w:szCs w:val="32"/>
                              </w:rPr>
                              <w:t>TEAM C</w:t>
                            </w:r>
                            <w:r>
                              <w:rPr>
                                <w:rFonts w:ascii="Calibri" w:hAnsi="Calibri" w:cs="+mn-cs"/>
                                <w:b/>
                                <w:bCs/>
                                <w:color w:val="000000"/>
                                <w:kern w:val="24"/>
                                <w:sz w:val="16"/>
                                <w:szCs w:val="32"/>
                              </w:rPr>
                              <w:t xml:space="preserve"> (UNDP)</w:t>
                            </w:r>
                          </w:p>
                          <w:p w14:paraId="5C50B9A4" w14:textId="77777777" w:rsidR="00E87AB0" w:rsidRPr="002823A0" w:rsidRDefault="00E87AB0" w:rsidP="00550DD9">
                            <w:pPr>
                              <w:pStyle w:val="NormalWeb"/>
                              <w:spacing w:before="0" w:beforeAutospacing="0" w:after="0" w:afterAutospacing="0"/>
                              <w:jc w:val="center"/>
                              <w:textAlignment w:val="baseline"/>
                              <w:rPr>
                                <w:sz w:val="12"/>
                              </w:rPr>
                            </w:pPr>
                            <w:r w:rsidRPr="00BE2BC4">
                              <w:rPr>
                                <w:rFonts w:ascii="Arial" w:eastAsia="Times New Roman" w:hAnsi="Arial" w:cs="+mn-cs"/>
                                <w:color w:val="000000"/>
                                <w:kern w:val="24"/>
                                <w:sz w:val="16"/>
                                <w:szCs w:val="28"/>
                              </w:rPr>
                              <w:t>Market Penetration</w:t>
                            </w:r>
                            <w:r w:rsidRPr="002823A0">
                              <w:rPr>
                                <w:rFonts w:ascii="Arial" w:eastAsia="Times New Roman" w:hAnsi="Arial" w:cs="+mn-cs"/>
                                <w:color w:val="000000"/>
                                <w:kern w:val="24"/>
                                <w:sz w:val="14"/>
                                <w:szCs w:val="28"/>
                              </w:rPr>
                              <w:t xml:space="preserve">  </w:t>
                            </w:r>
                          </w:p>
                        </w:txbxContent>
                      </wps:txbx>
                      <wps:bodyPr vert="horz" wrap="square" lIns="91440" tIns="45720" rIns="91440" bIns="45720" numCol="1" anchor="t" anchorCtr="0" compatLnSpc="1">
                        <a:prstTxWarp prst="textNoShape">
                          <a:avLst/>
                        </a:prstTxWarp>
                        <a:noAutofit/>
                      </wps:bodyPr>
                    </wps:wsp>
                  </a:graphicData>
                </a:graphic>
              </wp:anchor>
            </w:drawing>
          </mc:Choice>
          <mc:Fallback>
            <w:pict>
              <v:rect w14:anchorId="2DD67C27" id="Rectangle 40" o:spid="_x0000_s1038" style="position:absolute;left:0;text-align:left;margin-left:276.85pt;margin-top:3.35pt;width:94.95pt;height:36.75pt;z-index:2516705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" fillcolor="#ff9">
                <v:shadow on="t" opacity=".5" offset="6pt,6pt"/>
                <v:textbox>
                  <w:txbxContent>
                    <w:p w14:paraId="0855BD6D" w14:textId="2D94C2DD" w:rsidR="00E87AB0" w:rsidRPr="002823A0" w:rsidRDefault="00E87AB0" w:rsidP="00550DD9">
                      <w:pPr>
                        <w:pStyle w:val="NormalWeb"/>
                        <w:spacing w:before="0" w:beforeAutospacing="0" w:after="0" w:afterAutospacing="0"/>
                        <w:jc w:val="center"/>
                        <w:textAlignment w:val="baseline"/>
                        <w:rPr>
                          <w:sz w:val="12"/>
                        </w:rPr>
                      </w:pPr>
                      <w:r w:rsidRPr="002823A0">
                        <w:rPr>
                          <w:rFonts w:ascii="Calibri" w:hAnsi="Calibri" w:cs="+mn-cs"/>
                          <w:b/>
                          <w:bCs/>
                          <w:color w:val="000000"/>
                          <w:kern w:val="24"/>
                          <w:sz w:val="16"/>
                          <w:szCs w:val="32"/>
                        </w:rPr>
                        <w:t>TEAM C</w:t>
                      </w:r>
                      <w:r>
                        <w:rPr>
                          <w:rFonts w:ascii="Calibri" w:hAnsi="Calibri" w:cs="+mn-cs"/>
                          <w:b/>
                          <w:bCs/>
                          <w:color w:val="000000"/>
                          <w:kern w:val="24"/>
                          <w:sz w:val="16"/>
                          <w:szCs w:val="32"/>
                        </w:rPr>
                        <w:t xml:space="preserve"> (UNDP)</w:t>
                      </w:r>
                    </w:p>
                    <w:p w14:paraId="5C50B9A4" w14:textId="77777777" w:rsidR="00E87AB0" w:rsidRPr="002823A0" w:rsidRDefault="00E87AB0" w:rsidP="00550DD9">
                      <w:pPr>
                        <w:pStyle w:val="NormalWeb"/>
                        <w:spacing w:before="0" w:beforeAutospacing="0" w:after="0" w:afterAutospacing="0"/>
                        <w:jc w:val="center"/>
                        <w:textAlignment w:val="baseline"/>
                        <w:rPr>
                          <w:sz w:val="12"/>
                        </w:rPr>
                      </w:pPr>
                      <w:r w:rsidRPr="00BE2BC4">
                        <w:rPr>
                          <w:rFonts w:ascii="Arial" w:eastAsia="Times New Roman" w:hAnsi="Arial" w:cs="+mn-cs"/>
                          <w:color w:val="000000"/>
                          <w:kern w:val="24"/>
                          <w:sz w:val="16"/>
                          <w:szCs w:val="28"/>
                        </w:rPr>
                        <w:t>Market Penetration</w:t>
                      </w:r>
                      <w:r w:rsidRPr="002823A0">
                        <w:rPr>
                          <w:rFonts w:ascii="Arial" w:eastAsia="Times New Roman" w:hAnsi="Arial" w:cs="+mn-cs"/>
                          <w:color w:val="000000"/>
                          <w:kern w:val="24"/>
                          <w:sz w:val="14"/>
                          <w:szCs w:val="28"/>
                        </w:rPr>
                        <w:t xml:space="preserve">  </w:t>
                      </w:r>
                    </w:p>
                  </w:txbxContent>
                </v:textbox>
              </v:rect>
            </w:pict>
          </mc:Fallback>
        </mc:AlternateContent>
      </w:r>
    </w:p>
    <w:p w14:paraId="44D58161" w14:textId="7CE16B52" w:rsidR="00BC037B" w:rsidRDefault="00BC037B" w:rsidP="00D221F0">
      <w:pPr>
        <w:jc w:val="center"/>
        <w:rPr>
          <w:rFonts w:cs="Arial"/>
          <w:noProof/>
          <w:szCs w:val="20"/>
          <w:lang w:eastAsia="zh-CN"/>
        </w:rPr>
      </w:pPr>
    </w:p>
    <w:p w14:paraId="6EDF3354" w14:textId="3F55FE4E" w:rsidR="00550DD9" w:rsidRDefault="00550DD9" w:rsidP="00D221F0">
      <w:pPr>
        <w:jc w:val="center"/>
        <w:rPr>
          <w:rFonts w:cs="Arial"/>
          <w:noProof/>
          <w:szCs w:val="20"/>
          <w:lang w:eastAsia="zh-CN"/>
        </w:rPr>
      </w:pPr>
    </w:p>
    <w:p w14:paraId="4BC4AFE1" w14:textId="77777777" w:rsidR="00550DD9" w:rsidRDefault="00550DD9" w:rsidP="00D221F0">
      <w:pPr>
        <w:jc w:val="center"/>
        <w:rPr>
          <w:rFonts w:cs="Arial"/>
          <w:noProof/>
          <w:szCs w:val="20"/>
          <w:lang w:eastAsia="zh-CN"/>
        </w:rPr>
      </w:pPr>
    </w:p>
    <w:p w14:paraId="46C0B301" w14:textId="52E31CF9" w:rsidR="000153B6" w:rsidRPr="00D5163E" w:rsidRDefault="000153B6" w:rsidP="00D221F0">
      <w:pPr>
        <w:jc w:val="center"/>
        <w:rPr>
          <w:rFonts w:cs="Arial"/>
          <w:b/>
          <w:sz w:val="22"/>
          <w:szCs w:val="22"/>
          <w:lang w:eastAsia="zh-CN"/>
        </w:rPr>
      </w:pPr>
      <w:r w:rsidRPr="00D5163E">
        <w:rPr>
          <w:rFonts w:cs="Arial"/>
          <w:b/>
          <w:sz w:val="22"/>
          <w:szCs w:val="22"/>
          <w:lang w:eastAsia="zh-CN"/>
        </w:rPr>
        <w:t xml:space="preserve">Fig. </w:t>
      </w:r>
      <w:r w:rsidR="00BA5FE9" w:rsidRPr="00D5163E">
        <w:rPr>
          <w:rFonts w:cs="Arial"/>
          <w:b/>
          <w:sz w:val="22"/>
          <w:szCs w:val="22"/>
          <w:lang w:eastAsia="zh-CN"/>
        </w:rPr>
        <w:t>5</w:t>
      </w:r>
      <w:r w:rsidRPr="00D5163E">
        <w:rPr>
          <w:rFonts w:cs="Arial"/>
          <w:b/>
          <w:sz w:val="22"/>
          <w:szCs w:val="22"/>
          <w:lang w:eastAsia="zh-CN"/>
        </w:rPr>
        <w:t>: ADLIGHT Project Management Structure</w:t>
      </w:r>
    </w:p>
    <w:p w14:paraId="003EB8CA" w14:textId="77777777" w:rsidR="000153B6" w:rsidRPr="00D5163E" w:rsidRDefault="000153B6" w:rsidP="007E081C">
      <w:pPr>
        <w:rPr>
          <w:rFonts w:asciiTheme="majorHAnsi" w:hAnsiTheme="majorHAnsi" w:cstheme="majorHAnsi"/>
          <w:b/>
          <w:sz w:val="22"/>
          <w:szCs w:val="22"/>
          <w:lang w:eastAsia="zh-CN"/>
        </w:rPr>
      </w:pPr>
    </w:p>
    <w:p w14:paraId="31A54FB9" w14:textId="77777777" w:rsidR="000C207D" w:rsidRPr="00D5163E" w:rsidRDefault="000C207D" w:rsidP="0097400E">
      <w:pPr>
        <w:shd w:val="clear" w:color="auto" w:fill="FFFFFF"/>
        <w:spacing w:after="0"/>
        <w:rPr>
          <w:rFonts w:asciiTheme="majorHAnsi" w:hAnsiTheme="majorHAnsi" w:cstheme="majorHAnsi"/>
          <w:noProof/>
          <w:sz w:val="22"/>
          <w:szCs w:val="22"/>
          <w:lang w:eastAsia="zh-CN"/>
        </w:rPr>
      </w:pPr>
      <w:r w:rsidRPr="00D5163E">
        <w:rPr>
          <w:rFonts w:asciiTheme="majorHAnsi" w:hAnsiTheme="majorHAnsi" w:cstheme="majorHAnsi"/>
          <w:noProof/>
          <w:sz w:val="22"/>
          <w:szCs w:val="22"/>
          <w:u w:val="single"/>
          <w:lang w:eastAsia="zh-CN"/>
        </w:rPr>
        <w:t>Project Board</w:t>
      </w:r>
      <w:r w:rsidRPr="00D5163E">
        <w:rPr>
          <w:rFonts w:asciiTheme="majorHAnsi" w:hAnsiTheme="majorHAnsi" w:cstheme="majorHAnsi"/>
          <w:noProof/>
          <w:sz w:val="22"/>
          <w:szCs w:val="22"/>
          <w:lang w:eastAsia="zh-CN"/>
        </w:rPr>
        <w:t xml:space="preserve">:  The Project Board (also called Project Steering Committee) is responsible for taking </w:t>
      </w:r>
      <w:r w:rsidRPr="00D5163E">
        <w:rPr>
          <w:rFonts w:asciiTheme="majorHAnsi" w:hAnsiTheme="majorHAnsi" w:cstheme="majorHAnsi"/>
          <w:sz w:val="22"/>
          <w:szCs w:val="22"/>
        </w:rPr>
        <w:t xml:space="preserve">corrective action as needed to ensure the project achieves the desired results. </w:t>
      </w:r>
      <w:r w:rsidRPr="00D5163E">
        <w:rPr>
          <w:rFonts w:asciiTheme="majorHAnsi" w:hAnsiTheme="majorHAnsi" w:cstheme="majorHAnsi"/>
          <w:noProof/>
          <w:sz w:val="22"/>
          <w:szCs w:val="22"/>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2DF04C0B" w14:textId="77777777" w:rsidR="000C207D" w:rsidRPr="00D5163E" w:rsidRDefault="000C207D" w:rsidP="0097400E">
      <w:pPr>
        <w:shd w:val="clear" w:color="auto" w:fill="FFFFFF"/>
        <w:spacing w:after="0"/>
        <w:rPr>
          <w:rFonts w:asciiTheme="majorHAnsi" w:hAnsiTheme="majorHAnsi" w:cstheme="majorHAnsi"/>
          <w:noProof/>
          <w:sz w:val="22"/>
          <w:szCs w:val="22"/>
          <w:lang w:eastAsia="zh-CN"/>
        </w:rPr>
      </w:pPr>
    </w:p>
    <w:p w14:paraId="76A201AF" w14:textId="6270260A" w:rsidR="000C207D" w:rsidRPr="00D5163E" w:rsidRDefault="000C207D" w:rsidP="0097400E">
      <w:pPr>
        <w:shd w:val="clear" w:color="auto" w:fill="FFFFFF"/>
        <w:spacing w:after="0"/>
        <w:rPr>
          <w:rFonts w:asciiTheme="majorHAnsi" w:hAnsiTheme="majorHAnsi" w:cstheme="majorHAnsi"/>
          <w:iCs/>
          <w:noProof/>
          <w:sz w:val="22"/>
          <w:szCs w:val="22"/>
          <w:lang w:eastAsia="zh-CN"/>
        </w:rPr>
      </w:pPr>
      <w:r w:rsidRPr="00D5163E">
        <w:rPr>
          <w:rFonts w:asciiTheme="majorHAnsi" w:hAnsiTheme="majorHAnsi" w:cstheme="majorHAnsi"/>
          <w:noProof/>
          <w:sz w:val="22"/>
          <w:szCs w:val="22"/>
          <w:lang w:eastAsia="zh-CN"/>
        </w:rPr>
        <w:t xml:space="preserve">In case consensus cannot be reached within the Board, the UNDP </w:t>
      </w:r>
      <w:r w:rsidRPr="00D5163E">
        <w:rPr>
          <w:rFonts w:asciiTheme="majorHAnsi" w:eastAsia="Times New Roman" w:hAnsiTheme="majorHAnsi" w:cstheme="majorHAnsi"/>
          <w:sz w:val="22"/>
          <w:szCs w:val="22"/>
        </w:rPr>
        <w:t>Resident Representative (or their designate) will mediate to find consensus and, if this cannot be found, will take the final decision to ensure project implementation is not unduly delayed</w:t>
      </w:r>
      <w:r w:rsidRPr="00D5163E">
        <w:rPr>
          <w:rFonts w:asciiTheme="majorHAnsi" w:eastAsia="Times New Roman" w:hAnsiTheme="majorHAnsi" w:cstheme="majorHAnsi"/>
          <w:iCs/>
          <w:sz w:val="22"/>
          <w:szCs w:val="22"/>
        </w:rPr>
        <w:t>.</w:t>
      </w:r>
      <w:r w:rsidRPr="0097400E">
        <w:rPr>
          <w:rFonts w:asciiTheme="majorHAnsi" w:hAnsiTheme="majorHAnsi"/>
          <w:i/>
          <w:sz w:val="22"/>
        </w:rPr>
        <w:t xml:space="preserve"> </w:t>
      </w:r>
    </w:p>
    <w:p w14:paraId="40277F8D" w14:textId="77777777" w:rsidR="000C207D" w:rsidRPr="00D5163E" w:rsidRDefault="000C207D" w:rsidP="0097400E">
      <w:pPr>
        <w:shd w:val="clear" w:color="auto" w:fill="FFFFFF"/>
        <w:spacing w:after="0"/>
        <w:rPr>
          <w:rFonts w:asciiTheme="majorHAnsi" w:hAnsiTheme="majorHAnsi" w:cstheme="majorHAnsi"/>
          <w:noProof/>
          <w:sz w:val="22"/>
          <w:szCs w:val="22"/>
          <w:u w:val="single"/>
          <w:lang w:eastAsia="zh-CN"/>
        </w:rPr>
      </w:pPr>
    </w:p>
    <w:p w14:paraId="46550A21" w14:textId="77777777" w:rsidR="000C207D" w:rsidRPr="00D5163E" w:rsidRDefault="000C207D" w:rsidP="0097400E">
      <w:pPr>
        <w:shd w:val="clear" w:color="auto" w:fill="FFFFFF"/>
        <w:spacing w:after="0"/>
        <w:rPr>
          <w:rFonts w:asciiTheme="majorHAnsi" w:hAnsiTheme="majorHAnsi" w:cstheme="majorHAnsi"/>
          <w:noProof/>
          <w:sz w:val="22"/>
          <w:szCs w:val="22"/>
          <w:lang w:eastAsia="zh-CN"/>
        </w:rPr>
      </w:pPr>
      <w:r w:rsidRPr="00D5163E">
        <w:rPr>
          <w:rFonts w:asciiTheme="majorHAnsi" w:hAnsiTheme="majorHAnsi" w:cstheme="majorHAnsi"/>
          <w:noProof/>
          <w:sz w:val="22"/>
          <w:szCs w:val="22"/>
          <w:lang w:eastAsia="zh-CN"/>
        </w:rPr>
        <w:t>Specific responsibilities of the Project Board include:</w:t>
      </w:r>
    </w:p>
    <w:p w14:paraId="47727FE3" w14:textId="77777777" w:rsidR="000C207D" w:rsidRPr="00D5163E" w:rsidRDefault="000C207D" w:rsidP="0097400E">
      <w:pPr>
        <w:pStyle w:val="ListParagraph"/>
        <w:numPr>
          <w:ilvl w:val="0"/>
          <w:numId w:val="64"/>
        </w:numPr>
        <w:jc w:val="both"/>
        <w:rPr>
          <w:rFonts w:asciiTheme="majorHAnsi" w:hAnsiTheme="majorHAnsi" w:cstheme="majorHAnsi"/>
          <w:sz w:val="22"/>
          <w:szCs w:val="22"/>
        </w:rPr>
      </w:pPr>
      <w:r w:rsidRPr="00D5163E">
        <w:rPr>
          <w:rFonts w:asciiTheme="majorHAnsi" w:hAnsiTheme="majorHAnsi" w:cstheme="majorHAnsi"/>
          <w:sz w:val="22"/>
          <w:szCs w:val="22"/>
        </w:rPr>
        <w:t>Provide overall guidance and direction to the project, ensuring it remains within any specified constraints;</w:t>
      </w:r>
    </w:p>
    <w:p w14:paraId="0EA0F086" w14:textId="77777777" w:rsidR="000C207D" w:rsidRPr="00D5163E" w:rsidRDefault="000C207D" w:rsidP="0097400E">
      <w:pPr>
        <w:pStyle w:val="ListParagraph"/>
        <w:numPr>
          <w:ilvl w:val="0"/>
          <w:numId w:val="64"/>
        </w:numPr>
        <w:jc w:val="both"/>
        <w:rPr>
          <w:rFonts w:asciiTheme="majorHAnsi" w:hAnsiTheme="majorHAnsi" w:cstheme="majorHAnsi"/>
          <w:sz w:val="22"/>
          <w:szCs w:val="22"/>
        </w:rPr>
      </w:pPr>
      <w:r w:rsidRPr="00D5163E">
        <w:rPr>
          <w:rFonts w:asciiTheme="majorHAnsi" w:hAnsiTheme="majorHAnsi" w:cstheme="majorHAnsi"/>
          <w:sz w:val="22"/>
          <w:szCs w:val="22"/>
        </w:rPr>
        <w:t>Address project issues as raised by the project manager;</w:t>
      </w:r>
    </w:p>
    <w:p w14:paraId="4F37FBFA" w14:textId="77777777" w:rsidR="000C207D" w:rsidRPr="00D5163E" w:rsidRDefault="000C207D" w:rsidP="0097400E">
      <w:pPr>
        <w:pStyle w:val="ListParagraph"/>
        <w:numPr>
          <w:ilvl w:val="0"/>
          <w:numId w:val="64"/>
        </w:numPr>
        <w:jc w:val="both"/>
        <w:rPr>
          <w:rFonts w:asciiTheme="majorHAnsi" w:hAnsiTheme="majorHAnsi" w:cstheme="majorHAnsi"/>
          <w:sz w:val="22"/>
          <w:szCs w:val="22"/>
        </w:rPr>
      </w:pPr>
      <w:r w:rsidRPr="00D5163E">
        <w:rPr>
          <w:rFonts w:asciiTheme="majorHAnsi" w:hAnsiTheme="majorHAnsi" w:cstheme="majorHAnsi"/>
          <w:sz w:val="22"/>
          <w:szCs w:val="22"/>
        </w:rPr>
        <w:t xml:space="preserve">Provide guidance on new project risks, and agree on possible mitigation and management actions to address specific risks; </w:t>
      </w:r>
    </w:p>
    <w:p w14:paraId="31CA819C" w14:textId="77777777" w:rsidR="000C207D" w:rsidRPr="00D5163E" w:rsidRDefault="000C207D" w:rsidP="00DD7CE7">
      <w:pPr>
        <w:pStyle w:val="ListParagraph"/>
        <w:numPr>
          <w:ilvl w:val="0"/>
          <w:numId w:val="64"/>
        </w:numPr>
        <w:rPr>
          <w:rFonts w:asciiTheme="majorHAnsi" w:hAnsiTheme="majorHAnsi" w:cstheme="majorHAnsi"/>
          <w:sz w:val="22"/>
          <w:szCs w:val="22"/>
        </w:rPr>
      </w:pPr>
      <w:r w:rsidRPr="00D5163E">
        <w:rPr>
          <w:rFonts w:asciiTheme="majorHAnsi" w:hAnsiTheme="majorHAnsi" w:cstheme="majorHAnsi"/>
          <w:sz w:val="22"/>
          <w:szCs w:val="22"/>
        </w:rPr>
        <w:t>Agree on project manager’s tolerances as required, within the parameters set by UNDP-GEF, and provide direction and advice for exceptional situations when the project manager’s tolerances are exceeded;</w:t>
      </w:r>
    </w:p>
    <w:p w14:paraId="40DB04B4" w14:textId="77777777" w:rsidR="000C207D" w:rsidRPr="00D5163E" w:rsidRDefault="000C207D" w:rsidP="00DD7CE7">
      <w:pPr>
        <w:pStyle w:val="ListParagraph"/>
        <w:numPr>
          <w:ilvl w:val="0"/>
          <w:numId w:val="64"/>
        </w:numPr>
        <w:rPr>
          <w:rFonts w:asciiTheme="majorHAnsi" w:hAnsiTheme="majorHAnsi" w:cstheme="majorHAnsi"/>
          <w:sz w:val="22"/>
          <w:szCs w:val="22"/>
        </w:rPr>
      </w:pPr>
      <w:r w:rsidRPr="00D5163E">
        <w:rPr>
          <w:rFonts w:asciiTheme="majorHAnsi" w:hAnsiTheme="majorHAnsi" w:cstheme="majorHAnsi"/>
          <w:sz w:val="22"/>
          <w:szCs w:val="22"/>
        </w:rPr>
        <w:t>Advise on major and minor amendments to the project within the parameters set by UNDP-GEF;</w:t>
      </w:r>
    </w:p>
    <w:p w14:paraId="2D504EB9" w14:textId="77777777" w:rsidR="000C207D" w:rsidRPr="00D5163E" w:rsidRDefault="000C207D" w:rsidP="00DD7CE7">
      <w:pPr>
        <w:pStyle w:val="CharCharChar1"/>
        <w:numPr>
          <w:ilvl w:val="0"/>
          <w:numId w:val="64"/>
        </w:numPr>
        <w:spacing w:after="0" w:line="240" w:lineRule="auto"/>
        <w:rPr>
          <w:rFonts w:asciiTheme="majorHAnsi" w:hAnsiTheme="majorHAnsi" w:cstheme="majorHAnsi"/>
          <w:sz w:val="22"/>
          <w:szCs w:val="22"/>
          <w:lang w:val="en-GB"/>
        </w:rPr>
      </w:pPr>
      <w:r w:rsidRPr="00D5163E">
        <w:rPr>
          <w:rFonts w:asciiTheme="majorHAnsi" w:hAnsiTheme="majorHAnsi" w:cstheme="majorHAnsi"/>
          <w:sz w:val="22"/>
          <w:szCs w:val="22"/>
          <w:lang w:val="en-GB"/>
        </w:rPr>
        <w:lastRenderedPageBreak/>
        <w:t xml:space="preserve">Ensure coordination between various donor and government-funded projects and programmes; </w:t>
      </w:r>
    </w:p>
    <w:p w14:paraId="7CE8E72B" w14:textId="77777777" w:rsidR="000C207D" w:rsidRPr="00D5163E" w:rsidRDefault="000C207D" w:rsidP="00DD7CE7">
      <w:pPr>
        <w:pStyle w:val="CharCharChar1"/>
        <w:numPr>
          <w:ilvl w:val="0"/>
          <w:numId w:val="64"/>
        </w:numPr>
        <w:spacing w:after="0" w:line="240" w:lineRule="auto"/>
        <w:rPr>
          <w:rFonts w:asciiTheme="majorHAnsi" w:hAnsiTheme="majorHAnsi" w:cstheme="majorHAnsi"/>
          <w:sz w:val="22"/>
          <w:szCs w:val="22"/>
          <w:lang w:val="en-GB"/>
        </w:rPr>
      </w:pPr>
      <w:r w:rsidRPr="00D5163E">
        <w:rPr>
          <w:rFonts w:asciiTheme="majorHAnsi" w:hAnsiTheme="majorHAnsi" w:cstheme="majorHAnsi"/>
          <w:sz w:val="22"/>
          <w:szCs w:val="22"/>
          <w:lang w:val="en-GB"/>
        </w:rPr>
        <w:t xml:space="preserve">Ensure coordination with various government agencies and their participation in project activities; </w:t>
      </w:r>
    </w:p>
    <w:p w14:paraId="0DF96645" w14:textId="77777777" w:rsidR="000C207D" w:rsidRPr="00D5163E" w:rsidRDefault="000C207D" w:rsidP="00DD7CE7">
      <w:pPr>
        <w:pStyle w:val="CharCharChar1"/>
        <w:numPr>
          <w:ilvl w:val="0"/>
          <w:numId w:val="64"/>
        </w:numPr>
        <w:spacing w:after="0" w:line="240" w:lineRule="auto"/>
        <w:rPr>
          <w:rFonts w:asciiTheme="majorHAnsi" w:hAnsiTheme="majorHAnsi" w:cstheme="majorHAnsi"/>
          <w:sz w:val="22"/>
          <w:szCs w:val="22"/>
          <w:lang w:val="en-GB"/>
        </w:rPr>
      </w:pPr>
      <w:r w:rsidRPr="00D5163E">
        <w:rPr>
          <w:rFonts w:asciiTheme="majorHAnsi" w:hAnsiTheme="majorHAnsi" w:cstheme="majorHAnsi"/>
          <w:sz w:val="22"/>
          <w:szCs w:val="22"/>
          <w:lang w:val="en-GB"/>
        </w:rPr>
        <w:t xml:space="preserve">Track and monitor co-financing for this project; </w:t>
      </w:r>
    </w:p>
    <w:p w14:paraId="33D50C1B" w14:textId="77777777" w:rsidR="000C207D" w:rsidRPr="00D5163E" w:rsidRDefault="000C207D" w:rsidP="00DD7CE7">
      <w:pPr>
        <w:pStyle w:val="CharCharChar1"/>
        <w:numPr>
          <w:ilvl w:val="0"/>
          <w:numId w:val="64"/>
        </w:numPr>
        <w:spacing w:after="0" w:line="240" w:lineRule="auto"/>
        <w:rPr>
          <w:rFonts w:asciiTheme="majorHAnsi" w:hAnsiTheme="majorHAnsi" w:cstheme="majorHAnsi"/>
          <w:sz w:val="22"/>
          <w:szCs w:val="22"/>
          <w:lang w:val="en-GB"/>
        </w:rPr>
      </w:pPr>
      <w:r w:rsidRPr="00D5163E">
        <w:rPr>
          <w:rFonts w:asciiTheme="majorHAnsi" w:hAnsiTheme="majorHAnsi" w:cstheme="majorHAnsi"/>
          <w:sz w:val="22"/>
          <w:szCs w:val="22"/>
          <w:lang w:val="en-GB"/>
        </w:rPr>
        <w:t xml:space="preserve">Review the project progress, assess performance, and appraise the Annual Work Plan for the following year; </w:t>
      </w:r>
    </w:p>
    <w:p w14:paraId="0F3E33A4" w14:textId="77777777" w:rsidR="000C207D" w:rsidRPr="00D5163E" w:rsidRDefault="000C207D" w:rsidP="00DD7CE7">
      <w:pPr>
        <w:pStyle w:val="CharCharChar1"/>
        <w:numPr>
          <w:ilvl w:val="0"/>
          <w:numId w:val="64"/>
        </w:numPr>
        <w:spacing w:after="0" w:line="240" w:lineRule="auto"/>
        <w:rPr>
          <w:rFonts w:asciiTheme="majorHAnsi" w:hAnsiTheme="majorHAnsi" w:cstheme="majorHAnsi"/>
          <w:sz w:val="22"/>
          <w:szCs w:val="22"/>
          <w:lang w:val="en-GB"/>
        </w:rPr>
      </w:pPr>
      <w:r w:rsidRPr="00D5163E">
        <w:rPr>
          <w:rFonts w:asciiTheme="majorHAnsi" w:hAnsiTheme="majorHAnsi" w:cstheme="majorHAnsi"/>
          <w:sz w:val="22"/>
          <w:szCs w:val="22"/>
          <w:lang w:val="en-GB"/>
        </w:rPr>
        <w:t xml:space="preserve">Appraise the annual project implementation report, including the quality assessment rating report; </w:t>
      </w:r>
    </w:p>
    <w:p w14:paraId="604FC729" w14:textId="77777777" w:rsidR="000C207D" w:rsidRPr="00D5163E" w:rsidRDefault="000C207D" w:rsidP="00DD7CE7">
      <w:pPr>
        <w:pStyle w:val="CharCharChar1"/>
        <w:numPr>
          <w:ilvl w:val="0"/>
          <w:numId w:val="64"/>
        </w:numPr>
        <w:spacing w:after="0" w:line="240" w:lineRule="auto"/>
        <w:rPr>
          <w:rFonts w:asciiTheme="majorHAnsi" w:hAnsiTheme="majorHAnsi" w:cstheme="majorHAnsi"/>
          <w:sz w:val="22"/>
          <w:szCs w:val="22"/>
          <w:lang w:val="en-GB"/>
        </w:rPr>
      </w:pPr>
      <w:r w:rsidRPr="00D5163E">
        <w:rPr>
          <w:rFonts w:asciiTheme="majorHAnsi" w:hAnsiTheme="majorHAnsi" w:cstheme="majorHAnsi"/>
          <w:sz w:val="22"/>
          <w:szCs w:val="22"/>
          <w:lang w:val="en-GB"/>
        </w:rPr>
        <w:t xml:space="preserve">Ensure commitment of human resources to support project implementation, arbitrating any issues within the project; </w:t>
      </w:r>
    </w:p>
    <w:p w14:paraId="6F984CA7" w14:textId="77777777" w:rsidR="000C207D" w:rsidRPr="00D5163E" w:rsidRDefault="000C207D" w:rsidP="00DD7CE7">
      <w:pPr>
        <w:pStyle w:val="ListParagraph"/>
        <w:numPr>
          <w:ilvl w:val="0"/>
          <w:numId w:val="64"/>
        </w:numPr>
        <w:rPr>
          <w:rFonts w:asciiTheme="majorHAnsi" w:eastAsia="Times New Roman" w:hAnsiTheme="majorHAnsi" w:cstheme="majorHAnsi"/>
          <w:color w:val="000000"/>
          <w:sz w:val="22"/>
          <w:szCs w:val="22"/>
        </w:rPr>
      </w:pPr>
      <w:r w:rsidRPr="00D5163E">
        <w:rPr>
          <w:rFonts w:asciiTheme="majorHAnsi" w:eastAsia="Times New Roman" w:hAnsiTheme="majorHAnsi" w:cstheme="majorHAnsi"/>
          <w:color w:val="000000"/>
          <w:sz w:val="22"/>
          <w:szCs w:val="22"/>
        </w:rPr>
        <w:t>Review combined delivery reports prior to certification by the implementing partner;</w:t>
      </w:r>
    </w:p>
    <w:p w14:paraId="40C19DED" w14:textId="77777777" w:rsidR="000C207D" w:rsidRPr="00D5163E" w:rsidRDefault="000C207D" w:rsidP="00DD7CE7">
      <w:pPr>
        <w:pStyle w:val="ListParagraph"/>
        <w:numPr>
          <w:ilvl w:val="0"/>
          <w:numId w:val="64"/>
        </w:numPr>
        <w:rPr>
          <w:rFonts w:asciiTheme="majorHAnsi" w:hAnsiTheme="majorHAnsi" w:cstheme="majorHAnsi"/>
          <w:sz w:val="22"/>
          <w:szCs w:val="22"/>
        </w:rPr>
      </w:pPr>
      <w:r w:rsidRPr="00D5163E">
        <w:rPr>
          <w:rFonts w:asciiTheme="majorHAnsi" w:hAnsiTheme="majorHAnsi" w:cstheme="majorHAnsi"/>
          <w:sz w:val="22"/>
          <w:szCs w:val="22"/>
        </w:rPr>
        <w:t>Provide direction and recommendations to ensure that the agreed deliverables are produced satisfactorily according to plans;</w:t>
      </w:r>
    </w:p>
    <w:p w14:paraId="5ED45F4B" w14:textId="77777777" w:rsidR="000C207D" w:rsidRPr="00D5163E" w:rsidRDefault="000C207D" w:rsidP="00DD7CE7">
      <w:pPr>
        <w:pStyle w:val="ListParagraph"/>
        <w:numPr>
          <w:ilvl w:val="0"/>
          <w:numId w:val="64"/>
        </w:numPr>
        <w:rPr>
          <w:rFonts w:asciiTheme="majorHAnsi" w:hAnsiTheme="majorHAnsi" w:cstheme="majorHAnsi"/>
          <w:sz w:val="22"/>
          <w:szCs w:val="22"/>
        </w:rPr>
      </w:pPr>
      <w:r w:rsidRPr="00D5163E">
        <w:rPr>
          <w:rFonts w:asciiTheme="majorHAnsi" w:hAnsiTheme="majorHAnsi" w:cstheme="majorHAnsi"/>
          <w:sz w:val="22"/>
          <w:szCs w:val="22"/>
        </w:rPr>
        <w:t>Address project-level grievances;</w:t>
      </w:r>
    </w:p>
    <w:p w14:paraId="1458A40E" w14:textId="77777777" w:rsidR="000C207D" w:rsidRPr="00D5163E" w:rsidRDefault="000C207D" w:rsidP="00DD7CE7">
      <w:pPr>
        <w:pStyle w:val="ListParagraph"/>
        <w:numPr>
          <w:ilvl w:val="0"/>
          <w:numId w:val="64"/>
        </w:numPr>
        <w:rPr>
          <w:rFonts w:asciiTheme="majorHAnsi" w:hAnsiTheme="majorHAnsi" w:cstheme="majorHAnsi"/>
          <w:sz w:val="22"/>
          <w:szCs w:val="22"/>
        </w:rPr>
      </w:pPr>
      <w:r w:rsidRPr="00D5163E">
        <w:rPr>
          <w:rFonts w:asciiTheme="majorHAnsi" w:hAnsiTheme="majorHAnsi" w:cstheme="majorHAnsi"/>
          <w:sz w:val="22"/>
          <w:szCs w:val="22"/>
        </w:rPr>
        <w:t>Approve the project Inception Report, Mid-term Review and Terminal Evaluation reports and corresponding management responses;</w:t>
      </w:r>
    </w:p>
    <w:p w14:paraId="279A5E77" w14:textId="77777777" w:rsidR="000C207D" w:rsidRPr="00D5163E" w:rsidRDefault="000C207D" w:rsidP="00DD7CE7">
      <w:pPr>
        <w:numPr>
          <w:ilvl w:val="0"/>
          <w:numId w:val="64"/>
        </w:numPr>
        <w:spacing w:after="0"/>
        <w:jc w:val="left"/>
        <w:rPr>
          <w:rFonts w:asciiTheme="majorHAnsi" w:hAnsiTheme="majorHAnsi" w:cstheme="majorHAnsi"/>
          <w:sz w:val="22"/>
          <w:szCs w:val="22"/>
        </w:rPr>
      </w:pPr>
      <w:r w:rsidRPr="00D5163E">
        <w:rPr>
          <w:rFonts w:asciiTheme="majorHAnsi" w:hAnsiTheme="majorHAnsi" w:cstheme="majorHAnsi"/>
          <w:sz w:val="22"/>
          <w:szCs w:val="22"/>
        </w:rPr>
        <w:t xml:space="preserve">Review the final project report package during an end-of-project review meeting to discuss lesson learned and opportunities for scaling up.    </w:t>
      </w:r>
    </w:p>
    <w:p w14:paraId="02A77BDE" w14:textId="77777777" w:rsidR="007C1B51" w:rsidRPr="00D5163E" w:rsidRDefault="007C1B51" w:rsidP="007E081C">
      <w:pPr>
        <w:spacing w:after="0"/>
        <w:rPr>
          <w:sz w:val="22"/>
          <w:szCs w:val="22"/>
        </w:rPr>
      </w:pPr>
    </w:p>
    <w:p w14:paraId="6E47ADA4" w14:textId="3885F503" w:rsidR="007C1B51" w:rsidRPr="00D5163E" w:rsidRDefault="007C1B51" w:rsidP="007E081C">
      <w:pPr>
        <w:spacing w:after="0"/>
        <w:rPr>
          <w:rFonts w:cs="Arial"/>
          <w:i/>
          <w:noProof/>
          <w:sz w:val="22"/>
          <w:szCs w:val="22"/>
          <w:lang w:eastAsia="zh-CN"/>
        </w:rPr>
      </w:pPr>
      <w:r w:rsidRPr="00D5163E">
        <w:rPr>
          <w:sz w:val="22"/>
          <w:szCs w:val="22"/>
        </w:rPr>
        <w:t>The composition of the Project Board include</w:t>
      </w:r>
      <w:r w:rsidR="00BD3FAE" w:rsidRPr="00D5163E">
        <w:rPr>
          <w:sz w:val="22"/>
          <w:szCs w:val="22"/>
        </w:rPr>
        <w:t>s</w:t>
      </w:r>
      <w:r w:rsidRPr="00D5163E">
        <w:rPr>
          <w:sz w:val="22"/>
          <w:szCs w:val="22"/>
        </w:rPr>
        <w:t xml:space="preserve"> the following roles: </w:t>
      </w:r>
    </w:p>
    <w:p w14:paraId="4EDD5D0C" w14:textId="77777777" w:rsidR="007C1B51" w:rsidRPr="00D5163E" w:rsidRDefault="007C1B51" w:rsidP="002C2489">
      <w:pPr>
        <w:spacing w:after="0"/>
        <w:rPr>
          <w:sz w:val="22"/>
          <w:szCs w:val="22"/>
        </w:rPr>
      </w:pPr>
    </w:p>
    <w:p w14:paraId="1D47787E" w14:textId="4B2E35C1" w:rsidR="007C1B51" w:rsidRPr="00E115B4" w:rsidRDefault="00943CF5" w:rsidP="007E081C">
      <w:pPr>
        <w:spacing w:after="0"/>
        <w:rPr>
          <w:rFonts w:asciiTheme="majorHAnsi" w:hAnsiTheme="majorHAnsi" w:cstheme="majorHAnsi"/>
          <w:iCs/>
          <w:sz w:val="22"/>
          <w:szCs w:val="22"/>
        </w:rPr>
      </w:pPr>
      <w:r w:rsidRPr="00D5163E">
        <w:rPr>
          <w:i/>
          <w:iCs/>
          <w:sz w:val="22"/>
          <w:szCs w:val="22"/>
        </w:rPr>
        <w:t xml:space="preserve">Project </w:t>
      </w:r>
      <w:r w:rsidR="007C1B51" w:rsidRPr="00D5163E">
        <w:rPr>
          <w:i/>
          <w:iCs/>
          <w:sz w:val="22"/>
          <w:szCs w:val="22"/>
        </w:rPr>
        <w:t>Executive</w:t>
      </w:r>
      <w:r w:rsidR="007C1B51" w:rsidRPr="00D5163E">
        <w:rPr>
          <w:sz w:val="22"/>
          <w:szCs w:val="22"/>
        </w:rPr>
        <w:t xml:space="preserve">: The </w:t>
      </w:r>
      <w:r w:rsidRPr="00D5163E">
        <w:rPr>
          <w:sz w:val="22"/>
          <w:szCs w:val="22"/>
        </w:rPr>
        <w:t xml:space="preserve">Project </w:t>
      </w:r>
      <w:r w:rsidR="007C1B51" w:rsidRPr="00D5163E">
        <w:rPr>
          <w:sz w:val="22"/>
          <w:szCs w:val="22"/>
        </w:rPr>
        <w:t xml:space="preserve">Executive is an individual who represents ownership of the project </w:t>
      </w:r>
      <w:r w:rsidR="00CD29EF" w:rsidRPr="00D5163E">
        <w:rPr>
          <w:sz w:val="22"/>
          <w:szCs w:val="22"/>
        </w:rPr>
        <w:t>and</w:t>
      </w:r>
      <w:r w:rsidR="007C1B51" w:rsidRPr="00D5163E">
        <w:rPr>
          <w:sz w:val="22"/>
          <w:szCs w:val="22"/>
        </w:rPr>
        <w:t xml:space="preserve"> chair</w:t>
      </w:r>
      <w:r w:rsidR="00CD29EF" w:rsidRPr="00D5163E">
        <w:rPr>
          <w:sz w:val="22"/>
          <w:szCs w:val="22"/>
        </w:rPr>
        <w:t>s</w:t>
      </w:r>
      <w:r w:rsidR="007C1B51" w:rsidRPr="00D5163E">
        <w:rPr>
          <w:sz w:val="22"/>
          <w:szCs w:val="22"/>
        </w:rPr>
        <w:t xml:space="preserve"> the Project </w:t>
      </w:r>
      <w:r w:rsidR="007C1B51" w:rsidRPr="00D5163E">
        <w:rPr>
          <w:rFonts w:asciiTheme="majorHAnsi" w:hAnsiTheme="majorHAnsi" w:cstheme="majorHAnsi"/>
          <w:sz w:val="22"/>
          <w:szCs w:val="22"/>
        </w:rPr>
        <w:t>Board</w:t>
      </w:r>
      <w:r w:rsidR="00CD29EF" w:rsidRPr="00D5163E">
        <w:rPr>
          <w:rFonts w:asciiTheme="majorHAnsi" w:hAnsiTheme="majorHAnsi" w:cstheme="majorHAnsi"/>
          <w:sz w:val="22"/>
          <w:szCs w:val="22"/>
        </w:rPr>
        <w:t>.</w:t>
      </w:r>
      <w:r w:rsidR="00097FC0" w:rsidRPr="00D5163E">
        <w:rPr>
          <w:rFonts w:asciiTheme="majorHAnsi" w:hAnsiTheme="majorHAnsi" w:cstheme="majorHAnsi"/>
          <w:sz w:val="22"/>
          <w:szCs w:val="22"/>
        </w:rPr>
        <w:t xml:space="preserve"> </w:t>
      </w:r>
      <w:r w:rsidR="00CD29EF" w:rsidRPr="00D5163E">
        <w:rPr>
          <w:rFonts w:asciiTheme="majorHAnsi" w:hAnsiTheme="majorHAnsi" w:cstheme="majorHAnsi"/>
          <w:sz w:val="22"/>
          <w:szCs w:val="22"/>
        </w:rPr>
        <w:t>F</w:t>
      </w:r>
      <w:r w:rsidR="00097FC0" w:rsidRPr="00D5163E">
        <w:rPr>
          <w:rFonts w:asciiTheme="majorHAnsi" w:hAnsiTheme="majorHAnsi" w:cstheme="majorHAnsi"/>
          <w:sz w:val="22"/>
          <w:szCs w:val="22"/>
        </w:rPr>
        <w:t xml:space="preserve">or the </w:t>
      </w:r>
      <w:r w:rsidR="00492629" w:rsidRPr="00D5163E">
        <w:rPr>
          <w:rFonts w:asciiTheme="majorHAnsi" w:hAnsiTheme="majorHAnsi" w:cstheme="majorHAnsi"/>
          <w:sz w:val="22"/>
          <w:szCs w:val="22"/>
        </w:rPr>
        <w:t xml:space="preserve">ADLIGHT </w:t>
      </w:r>
      <w:r w:rsidR="00097FC0" w:rsidRPr="00D5163E">
        <w:rPr>
          <w:rFonts w:asciiTheme="majorHAnsi" w:hAnsiTheme="majorHAnsi" w:cstheme="majorHAnsi"/>
          <w:sz w:val="22"/>
          <w:szCs w:val="22"/>
        </w:rPr>
        <w:t>Project,</w:t>
      </w:r>
      <w:r w:rsidR="007C1B51" w:rsidRPr="00D5163E">
        <w:rPr>
          <w:rFonts w:asciiTheme="majorHAnsi" w:hAnsiTheme="majorHAnsi" w:cstheme="majorHAnsi"/>
          <w:sz w:val="22"/>
          <w:szCs w:val="22"/>
        </w:rPr>
        <w:t xml:space="preserve"> </w:t>
      </w:r>
      <w:r w:rsidR="00097FC0" w:rsidRPr="00D5163E">
        <w:rPr>
          <w:rFonts w:asciiTheme="majorHAnsi" w:hAnsiTheme="majorHAnsi" w:cstheme="majorHAnsi"/>
          <w:sz w:val="22"/>
          <w:szCs w:val="22"/>
        </w:rPr>
        <w:t>t</w:t>
      </w:r>
      <w:r w:rsidR="007C1B51" w:rsidRPr="00D5163E">
        <w:rPr>
          <w:rFonts w:asciiTheme="majorHAnsi" w:hAnsiTheme="majorHAnsi" w:cstheme="majorHAnsi"/>
          <w:sz w:val="22"/>
          <w:szCs w:val="22"/>
        </w:rPr>
        <w:t xml:space="preserve">he </w:t>
      </w:r>
      <w:r w:rsidR="00C76D1A" w:rsidRPr="00D5163E">
        <w:rPr>
          <w:rFonts w:asciiTheme="majorHAnsi" w:hAnsiTheme="majorHAnsi" w:cstheme="majorHAnsi"/>
          <w:sz w:val="22"/>
          <w:szCs w:val="22"/>
        </w:rPr>
        <w:t xml:space="preserve">Project </w:t>
      </w:r>
      <w:r w:rsidR="007C1B51" w:rsidRPr="00D5163E">
        <w:rPr>
          <w:rFonts w:asciiTheme="majorHAnsi" w:hAnsiTheme="majorHAnsi" w:cstheme="majorHAnsi"/>
          <w:sz w:val="22"/>
          <w:szCs w:val="22"/>
        </w:rPr>
        <w:t xml:space="preserve">Executive is </w:t>
      </w:r>
      <w:r w:rsidR="00CD29EF" w:rsidRPr="00D5163E">
        <w:rPr>
          <w:rFonts w:asciiTheme="majorHAnsi" w:hAnsiTheme="majorHAnsi" w:cstheme="majorHAnsi"/>
          <w:sz w:val="22"/>
          <w:szCs w:val="22"/>
        </w:rPr>
        <w:t xml:space="preserve">the </w:t>
      </w:r>
      <w:r w:rsidR="001F64BA" w:rsidRPr="0097400E">
        <w:rPr>
          <w:rFonts w:asciiTheme="majorHAnsi" w:hAnsiTheme="majorHAnsi"/>
          <w:sz w:val="22"/>
          <w:highlight w:val="cyan"/>
        </w:rPr>
        <w:t xml:space="preserve">Director </w:t>
      </w:r>
      <w:r w:rsidR="00C07B0F" w:rsidRPr="0097400E">
        <w:rPr>
          <w:rFonts w:asciiTheme="majorHAnsi" w:hAnsiTheme="majorHAnsi"/>
          <w:sz w:val="22"/>
          <w:highlight w:val="cyan"/>
        </w:rPr>
        <w:t xml:space="preserve">of </w:t>
      </w:r>
      <w:r w:rsidR="00D221F0" w:rsidRPr="00D221F0">
        <w:rPr>
          <w:rFonts w:asciiTheme="majorHAnsi" w:hAnsiTheme="majorHAnsi" w:cstheme="majorHAnsi"/>
          <w:bCs/>
          <w:iCs/>
          <w:sz w:val="22"/>
          <w:szCs w:val="22"/>
          <w:highlight w:val="cyan"/>
        </w:rPr>
        <w:t>Energy Conservation</w:t>
      </w:r>
      <w:r w:rsidR="00D221F0">
        <w:rPr>
          <w:rFonts w:asciiTheme="majorHAnsi" w:hAnsiTheme="majorHAnsi" w:cstheme="majorHAnsi"/>
          <w:bCs/>
          <w:iCs/>
          <w:sz w:val="22"/>
          <w:szCs w:val="22"/>
        </w:rPr>
        <w:t xml:space="preserve"> (DEC) of </w:t>
      </w:r>
      <w:r w:rsidR="00C07B0F" w:rsidRPr="00D5163E">
        <w:rPr>
          <w:rFonts w:asciiTheme="majorHAnsi" w:hAnsiTheme="majorHAnsi" w:cstheme="majorHAnsi"/>
          <w:bCs/>
          <w:iCs/>
          <w:sz w:val="22"/>
          <w:szCs w:val="22"/>
        </w:rPr>
        <w:t>DG NREEC</w:t>
      </w:r>
      <w:r w:rsidR="008B16B0" w:rsidRPr="00D5163E">
        <w:rPr>
          <w:rFonts w:asciiTheme="majorHAnsi" w:hAnsiTheme="majorHAnsi" w:cstheme="majorHAnsi"/>
          <w:bCs/>
          <w:iCs/>
          <w:sz w:val="22"/>
          <w:szCs w:val="22"/>
        </w:rPr>
        <w:t>, Ministry of Energy and Mineral Resources (MEMR)/DG-NREEC</w:t>
      </w:r>
      <w:r w:rsidR="007C1B51" w:rsidRPr="00D5163E">
        <w:rPr>
          <w:rFonts w:asciiTheme="majorHAnsi" w:hAnsiTheme="majorHAnsi" w:cstheme="majorHAnsi"/>
          <w:i/>
          <w:sz w:val="22"/>
          <w:szCs w:val="22"/>
        </w:rPr>
        <w:t>.</w:t>
      </w:r>
      <w:r w:rsidR="00E115B4">
        <w:rPr>
          <w:rFonts w:asciiTheme="majorHAnsi" w:hAnsiTheme="majorHAnsi" w:cstheme="majorHAnsi"/>
          <w:i/>
          <w:sz w:val="22"/>
          <w:szCs w:val="22"/>
        </w:rPr>
        <w:t xml:space="preserve"> </w:t>
      </w:r>
      <w:r w:rsidR="00E115B4" w:rsidRPr="005E30DF">
        <w:rPr>
          <w:rFonts w:asciiTheme="majorHAnsi" w:hAnsiTheme="majorHAnsi" w:cstheme="majorHAnsi"/>
          <w:iCs/>
          <w:sz w:val="22"/>
          <w:szCs w:val="22"/>
          <w:highlight w:val="cyan"/>
        </w:rPr>
        <w:t>In daily project implementation, the MEMR/DG-NREEC is represented by National Project Director as project executive</w:t>
      </w:r>
      <w:r w:rsidR="00135339" w:rsidRPr="005E30DF">
        <w:rPr>
          <w:rFonts w:asciiTheme="majorHAnsi" w:hAnsiTheme="majorHAnsi" w:cstheme="majorHAnsi"/>
          <w:iCs/>
          <w:sz w:val="22"/>
          <w:szCs w:val="22"/>
          <w:highlight w:val="cyan"/>
        </w:rPr>
        <w:t>.</w:t>
      </w:r>
    </w:p>
    <w:p w14:paraId="59E63929" w14:textId="77777777" w:rsidR="007C1B51" w:rsidRPr="00D5163E" w:rsidRDefault="007C1B51" w:rsidP="007E081C">
      <w:pPr>
        <w:spacing w:after="0"/>
        <w:rPr>
          <w:rFonts w:asciiTheme="majorHAnsi" w:hAnsiTheme="majorHAnsi" w:cstheme="majorHAnsi"/>
          <w:sz w:val="22"/>
          <w:szCs w:val="22"/>
        </w:rPr>
      </w:pPr>
    </w:p>
    <w:p w14:paraId="60D3273C" w14:textId="79346100" w:rsidR="002275EA" w:rsidRPr="00D5163E" w:rsidRDefault="002275EA" w:rsidP="002275EA">
      <w:pPr>
        <w:rPr>
          <w:rFonts w:asciiTheme="majorHAnsi" w:hAnsiTheme="majorHAnsi" w:cstheme="majorHAnsi"/>
          <w:sz w:val="22"/>
          <w:szCs w:val="22"/>
        </w:rPr>
      </w:pPr>
      <w:r w:rsidRPr="00D5163E">
        <w:rPr>
          <w:rFonts w:asciiTheme="majorHAnsi" w:hAnsiTheme="majorHAnsi" w:cstheme="majorHAnsi"/>
          <w:i/>
          <w:iCs/>
          <w:sz w:val="22"/>
          <w:szCs w:val="22"/>
        </w:rPr>
        <w:t>Beneficiary Representative(s)</w:t>
      </w:r>
      <w:r w:rsidRPr="00D5163E">
        <w:rPr>
          <w:rFonts w:asciiTheme="majorHAnsi" w:hAnsiTheme="majorHAnsi" w:cstheme="majorHAnsi"/>
          <w:sz w:val="22"/>
          <w:szCs w:val="22"/>
        </w:rPr>
        <w:t xml:space="preserve">: </w:t>
      </w:r>
      <w:r w:rsidR="00AF0FA7" w:rsidRPr="00D5163E">
        <w:rPr>
          <w:rFonts w:asciiTheme="majorHAnsi" w:hAnsiTheme="majorHAnsi" w:cstheme="majorHAnsi"/>
          <w:sz w:val="22"/>
          <w:szCs w:val="22"/>
        </w:rPr>
        <w:t xml:space="preserve">The beneficiary </w:t>
      </w:r>
      <w:r w:rsidR="002823B5" w:rsidRPr="00D5163E">
        <w:rPr>
          <w:rFonts w:asciiTheme="majorHAnsi" w:hAnsiTheme="majorHAnsi" w:cstheme="majorHAnsi"/>
          <w:sz w:val="22"/>
          <w:szCs w:val="22"/>
        </w:rPr>
        <w:t>Representatives are i</w:t>
      </w:r>
      <w:r w:rsidRPr="00D5163E">
        <w:rPr>
          <w:rFonts w:asciiTheme="majorHAnsi" w:eastAsia="Times New Roman" w:hAnsiTheme="majorHAnsi" w:cstheme="majorHAnsi"/>
          <w:sz w:val="22"/>
          <w:szCs w:val="22"/>
        </w:rPr>
        <w:t xml:space="preserve">ndividuals or groups representing the interests of those who will ultimately benefit from the project. Their primary function within the board is to ensure the realization of project results from the perspective of project beneficiaries. </w:t>
      </w:r>
      <w:r w:rsidRPr="00D5163E">
        <w:rPr>
          <w:rFonts w:asciiTheme="majorHAnsi" w:hAnsiTheme="majorHAnsi" w:cstheme="majorHAnsi"/>
          <w:sz w:val="22"/>
          <w:szCs w:val="22"/>
        </w:rPr>
        <w:t xml:space="preserve">The Beneficiary representative </w:t>
      </w:r>
      <w:r w:rsidR="00A46C5C" w:rsidRPr="00D5163E">
        <w:rPr>
          <w:rFonts w:asciiTheme="majorHAnsi" w:hAnsiTheme="majorHAnsi" w:cstheme="majorHAnsi"/>
          <w:sz w:val="22"/>
          <w:szCs w:val="22"/>
        </w:rPr>
        <w:t xml:space="preserve">is the </w:t>
      </w:r>
      <w:r w:rsidR="00A46C5C" w:rsidRPr="00D5163E">
        <w:rPr>
          <w:rFonts w:cs="Arial"/>
          <w:noProof/>
          <w:sz w:val="22"/>
          <w:szCs w:val="22"/>
          <w:lang w:eastAsia="zh-CN"/>
        </w:rPr>
        <w:t>Ministry of Energy and Mineral Resource (MEMR)</w:t>
      </w:r>
      <w:r w:rsidR="00A46C5C" w:rsidRPr="00D5163E">
        <w:rPr>
          <w:i/>
          <w:sz w:val="22"/>
          <w:szCs w:val="22"/>
        </w:rPr>
        <w:t>.</w:t>
      </w:r>
    </w:p>
    <w:p w14:paraId="2EEFC85C" w14:textId="77777777" w:rsidR="002275EA" w:rsidRPr="00D5163E" w:rsidRDefault="002275EA" w:rsidP="002275EA">
      <w:pPr>
        <w:spacing w:after="0"/>
        <w:jc w:val="left"/>
        <w:rPr>
          <w:rFonts w:asciiTheme="majorHAnsi" w:hAnsiTheme="majorHAnsi" w:cstheme="majorHAnsi"/>
          <w:sz w:val="22"/>
          <w:szCs w:val="22"/>
        </w:rPr>
      </w:pPr>
    </w:p>
    <w:p w14:paraId="554A161D" w14:textId="77777777" w:rsidR="00135339" w:rsidRPr="002275EA" w:rsidRDefault="00135339" w:rsidP="00135339">
      <w:pPr>
        <w:rPr>
          <w:rFonts w:asciiTheme="majorHAnsi" w:hAnsiTheme="majorHAnsi" w:cstheme="majorHAnsi"/>
          <w:sz w:val="22"/>
          <w:szCs w:val="22"/>
        </w:rPr>
      </w:pPr>
      <w:r w:rsidRPr="00A9434D">
        <w:rPr>
          <w:rFonts w:asciiTheme="majorHAnsi" w:hAnsiTheme="majorHAnsi" w:cstheme="majorHAnsi"/>
          <w:i/>
          <w:iCs/>
          <w:sz w:val="22"/>
          <w:szCs w:val="22"/>
        </w:rPr>
        <w:t>Development Partner(s)</w:t>
      </w:r>
      <w:r w:rsidRPr="002275EA">
        <w:rPr>
          <w:rFonts w:asciiTheme="majorHAnsi" w:hAnsiTheme="majorHAnsi" w:cstheme="majorHAnsi"/>
          <w:sz w:val="22"/>
          <w:szCs w:val="22"/>
        </w:rPr>
        <w:t xml:space="preserve">: </w:t>
      </w:r>
      <w:r>
        <w:rPr>
          <w:rFonts w:asciiTheme="majorHAnsi" w:hAnsiTheme="majorHAnsi" w:cstheme="majorHAnsi"/>
          <w:sz w:val="22"/>
          <w:szCs w:val="22"/>
        </w:rPr>
        <w:t>The Development Partners are i</w:t>
      </w:r>
      <w:r w:rsidRPr="002275EA">
        <w:rPr>
          <w:rFonts w:asciiTheme="majorHAnsi" w:eastAsia="Times New Roman" w:hAnsiTheme="majorHAnsi" w:cstheme="majorHAnsi"/>
          <w:sz w:val="22"/>
          <w:szCs w:val="22"/>
        </w:rPr>
        <w:t xml:space="preserve">ndividuals or groups representing the interests of the parties concerned that provide funding and/or technical expertise to the project. </w:t>
      </w:r>
      <w:r>
        <w:rPr>
          <w:rFonts w:asciiTheme="majorHAnsi" w:eastAsia="Times New Roman" w:hAnsiTheme="majorHAnsi" w:cstheme="majorHAnsi"/>
          <w:sz w:val="22"/>
          <w:szCs w:val="22"/>
        </w:rPr>
        <w:t>For the ADLIGHT project, t</w:t>
      </w:r>
      <w:r w:rsidRPr="002275EA">
        <w:rPr>
          <w:rFonts w:asciiTheme="majorHAnsi" w:hAnsiTheme="majorHAnsi" w:cstheme="majorHAnsi"/>
          <w:sz w:val="22"/>
          <w:szCs w:val="22"/>
        </w:rPr>
        <w:t>he Development Partner</w:t>
      </w:r>
      <w:r>
        <w:rPr>
          <w:rFonts w:asciiTheme="majorHAnsi" w:hAnsiTheme="majorHAnsi" w:cstheme="majorHAnsi"/>
          <w:sz w:val="22"/>
          <w:szCs w:val="22"/>
        </w:rPr>
        <w:t xml:space="preserve">s </w:t>
      </w:r>
      <w:r w:rsidRPr="002275EA">
        <w:rPr>
          <w:rFonts w:asciiTheme="majorHAnsi" w:hAnsiTheme="majorHAnsi" w:cstheme="majorHAnsi"/>
          <w:sz w:val="22"/>
          <w:szCs w:val="22"/>
        </w:rPr>
        <w:t>are</w:t>
      </w:r>
      <w:r>
        <w:rPr>
          <w:rFonts w:asciiTheme="majorHAnsi" w:hAnsiTheme="majorHAnsi" w:cstheme="majorHAnsi"/>
          <w:sz w:val="22"/>
          <w:szCs w:val="22"/>
        </w:rPr>
        <w:t xml:space="preserve"> expected to be GIZ and USAID. </w:t>
      </w:r>
      <w:r w:rsidRPr="007E081C">
        <w:rPr>
          <w:rFonts w:cs="Arial"/>
          <w:sz w:val="22"/>
          <w:szCs w:val="22"/>
          <w:lang w:eastAsia="zh-CN"/>
        </w:rPr>
        <w:t>The final membership of the Project Board will be finalized during the Inception workshop for the project.</w:t>
      </w:r>
      <w:r>
        <w:rPr>
          <w:rFonts w:cs="Arial"/>
          <w:sz w:val="22"/>
          <w:szCs w:val="22"/>
          <w:lang w:eastAsia="zh-CN"/>
        </w:rPr>
        <w:t xml:space="preserve"> </w:t>
      </w:r>
    </w:p>
    <w:p w14:paraId="096142FE" w14:textId="77777777" w:rsidR="002275EA" w:rsidRPr="00D5163E" w:rsidRDefault="002275EA" w:rsidP="002275EA">
      <w:pPr>
        <w:spacing w:after="0"/>
        <w:ind w:left="360"/>
        <w:jc w:val="left"/>
        <w:rPr>
          <w:rFonts w:asciiTheme="majorHAnsi" w:hAnsiTheme="majorHAnsi" w:cstheme="majorHAnsi"/>
          <w:sz w:val="22"/>
          <w:szCs w:val="22"/>
          <w:u w:val="single"/>
        </w:rPr>
      </w:pPr>
    </w:p>
    <w:p w14:paraId="7353B86D" w14:textId="74BFD603" w:rsidR="002275EA" w:rsidRPr="00D5163E" w:rsidRDefault="002275EA" w:rsidP="002275EA">
      <w:pPr>
        <w:rPr>
          <w:rFonts w:asciiTheme="majorHAnsi" w:hAnsiTheme="majorHAnsi" w:cstheme="majorHAnsi"/>
          <w:i/>
          <w:sz w:val="22"/>
          <w:szCs w:val="22"/>
        </w:rPr>
      </w:pPr>
      <w:r w:rsidRPr="0097400E">
        <w:rPr>
          <w:rFonts w:asciiTheme="majorHAnsi" w:hAnsiTheme="majorHAnsi"/>
          <w:i/>
          <w:sz w:val="22"/>
          <w:highlight w:val="cyan"/>
        </w:rPr>
        <w:t>Project Assurance</w:t>
      </w:r>
      <w:r w:rsidRPr="0097400E">
        <w:rPr>
          <w:rFonts w:asciiTheme="majorHAnsi" w:hAnsiTheme="majorHAnsi"/>
          <w:sz w:val="22"/>
          <w:highlight w:val="cyan"/>
          <w:u w:val="single"/>
        </w:rPr>
        <w:t>:</w:t>
      </w:r>
      <w:r w:rsidRPr="0097400E">
        <w:rPr>
          <w:rFonts w:asciiTheme="majorHAnsi" w:hAnsiTheme="majorHAnsi"/>
          <w:sz w:val="22"/>
          <w:highlight w:val="cyan"/>
        </w:rPr>
        <w:t xml:space="preserve"> UNDP </w:t>
      </w:r>
      <w:r w:rsidRPr="00D5163E">
        <w:rPr>
          <w:rFonts w:asciiTheme="majorHAnsi" w:hAnsiTheme="majorHAnsi" w:cstheme="majorHAnsi"/>
          <w:sz w:val="22"/>
          <w:szCs w:val="22"/>
        </w:rPr>
        <w:t>perform</w:t>
      </w:r>
      <w:r w:rsidR="00EF0626">
        <w:rPr>
          <w:rFonts w:asciiTheme="majorHAnsi" w:hAnsiTheme="majorHAnsi" w:cstheme="majorHAnsi"/>
          <w:sz w:val="22"/>
          <w:szCs w:val="22"/>
        </w:rPr>
        <w:t>s</w:t>
      </w:r>
      <w:r w:rsidRPr="00D5163E">
        <w:rPr>
          <w:rFonts w:asciiTheme="majorHAnsi" w:hAnsiTheme="majorHAnsi" w:cstheme="majorHAnsi"/>
          <w:sz w:val="22"/>
          <w:szCs w:val="22"/>
        </w:rPr>
        <w:t xml:space="preserve"> the quality assurance role and supports the Project Board and Project Management Unit by carrying out objective and independent project oversight and monitoring functions</w:t>
      </w:r>
      <w:r w:rsidR="00C15ECE">
        <w:rPr>
          <w:rFonts w:asciiTheme="majorHAnsi" w:hAnsiTheme="majorHAnsi" w:cstheme="majorHAnsi"/>
          <w:sz w:val="22"/>
          <w:szCs w:val="22"/>
        </w:rPr>
        <w:t xml:space="preserve"> in relation to Components 1 and 3</w:t>
      </w:r>
      <w:r w:rsidRPr="00D5163E">
        <w:rPr>
          <w:rFonts w:asciiTheme="majorHAnsi" w:hAnsiTheme="majorHAnsi" w:cstheme="majorHAnsi"/>
          <w:sz w:val="22"/>
          <w:szCs w:val="22"/>
        </w:rPr>
        <w:t>. This role ensures appropriate project management milestones are managed and completed. The Project Board cannot delegate any of its quality assurance responsibilities to the Project Manager. UNDP provides a three – tier oversight services involving the UNDP Country Offices and UNDP at regional and headquarters levels. Project assurance is totally independent of the Project Management function.</w:t>
      </w:r>
    </w:p>
    <w:p w14:paraId="47FD80EF" w14:textId="7717CEBD" w:rsidR="007C1B51" w:rsidRPr="00D5163E" w:rsidRDefault="007C1B51" w:rsidP="007E081C">
      <w:pPr>
        <w:tabs>
          <w:tab w:val="left" w:pos="0"/>
        </w:tabs>
        <w:rPr>
          <w:rFonts w:asciiTheme="majorHAnsi" w:hAnsiTheme="majorHAnsi" w:cstheme="majorHAnsi"/>
          <w:noProof/>
          <w:sz w:val="22"/>
          <w:szCs w:val="22"/>
          <w:lang w:eastAsia="zh-CN"/>
        </w:rPr>
      </w:pPr>
    </w:p>
    <w:p w14:paraId="37FEC05F" w14:textId="77777777" w:rsidR="00DC27D2" w:rsidRPr="00DD7CE7" w:rsidRDefault="00DC27D2" w:rsidP="00DC27D2">
      <w:pPr>
        <w:spacing w:after="0"/>
        <w:jc w:val="left"/>
        <w:rPr>
          <w:rFonts w:asciiTheme="majorHAnsi" w:hAnsiTheme="majorHAnsi" w:cstheme="majorHAnsi"/>
          <w:sz w:val="22"/>
          <w:szCs w:val="22"/>
        </w:rPr>
      </w:pPr>
      <w:r w:rsidRPr="00DD7CE7">
        <w:rPr>
          <w:rFonts w:asciiTheme="majorHAnsi" w:hAnsiTheme="majorHAnsi" w:cstheme="majorHAnsi"/>
          <w:noProof/>
          <w:sz w:val="22"/>
          <w:szCs w:val="22"/>
          <w:u w:val="single"/>
          <w:lang w:eastAsia="zh-CN"/>
        </w:rPr>
        <w:lastRenderedPageBreak/>
        <w:t>Project Manager</w:t>
      </w:r>
      <w:r w:rsidRPr="00DD7CE7">
        <w:rPr>
          <w:rFonts w:asciiTheme="majorHAnsi" w:hAnsiTheme="majorHAnsi" w:cstheme="majorHAnsi"/>
          <w:noProof/>
          <w:sz w:val="22"/>
          <w:szCs w:val="22"/>
          <w:lang w:eastAsia="zh-CN"/>
        </w:rPr>
        <w:t xml:space="preserve">: The Project Manager </w:t>
      </w:r>
      <w:r w:rsidRPr="00DD7CE7">
        <w:rPr>
          <w:rFonts w:asciiTheme="majorHAnsi" w:hAnsiTheme="majorHAnsi" w:cstheme="majorHAnsi"/>
          <w:sz w:val="22"/>
          <w:szCs w:val="22"/>
        </w:rPr>
        <w:t xml:space="preserve">has the authority to run the project on a day-to-day basis on behalf of the Implementing Partner within the constraints laid down by the Project Board. The Implementing Partner appoints the Project Manager, who must be different from the Implementing Partner’s representative in the Project Board. </w:t>
      </w:r>
    </w:p>
    <w:p w14:paraId="1FA88628" w14:textId="77777777" w:rsidR="00DD7CE7" w:rsidRPr="00D5163E" w:rsidRDefault="00DD7CE7" w:rsidP="00DD7CE7">
      <w:pPr>
        <w:spacing w:after="0"/>
        <w:jc w:val="left"/>
        <w:rPr>
          <w:rFonts w:asciiTheme="majorHAnsi" w:hAnsiTheme="majorHAnsi" w:cstheme="majorHAnsi"/>
          <w:sz w:val="22"/>
          <w:szCs w:val="22"/>
        </w:rPr>
      </w:pPr>
    </w:p>
    <w:p w14:paraId="1F2F701E" w14:textId="77777777" w:rsidR="00DD7CE7" w:rsidRPr="00D5163E" w:rsidRDefault="00DD7CE7" w:rsidP="0097400E">
      <w:pPr>
        <w:spacing w:after="0"/>
        <w:rPr>
          <w:rFonts w:asciiTheme="majorHAnsi" w:hAnsiTheme="majorHAnsi" w:cstheme="majorHAnsi"/>
          <w:sz w:val="22"/>
          <w:szCs w:val="22"/>
        </w:rPr>
      </w:pPr>
      <w:r w:rsidRPr="00D5163E">
        <w:rPr>
          <w:rFonts w:asciiTheme="majorHAnsi" w:hAnsiTheme="majorHAnsi" w:cstheme="majorHAnsi"/>
          <w:sz w:val="22"/>
          <w:szCs w:val="22"/>
        </w:rPr>
        <w:t>The Project Manager’s primary responsibility is to ensure that the project produces the results specified in the project document, to the required standard of quality and within the specified constraints of time and cost. The Project Manager will inform the Project Board and the Project Assurance roles of any delays or difficulties as they arise during implementation so that appropriate support and corrective measures can be adopted. The Project Manager will remain on contract until the Terminal Evaluation report and the corresponding management response have been finalized and the required tasks for operational closure and transfer of assets are fully completed.</w:t>
      </w:r>
    </w:p>
    <w:p w14:paraId="79ED0297" w14:textId="77777777" w:rsidR="00DD7CE7" w:rsidRPr="00D5163E" w:rsidRDefault="00DD7CE7" w:rsidP="00DD7CE7">
      <w:pPr>
        <w:spacing w:before="120" w:after="120"/>
        <w:jc w:val="left"/>
        <w:rPr>
          <w:rFonts w:asciiTheme="majorHAnsi" w:hAnsiTheme="majorHAnsi" w:cstheme="majorHAnsi"/>
          <w:sz w:val="22"/>
          <w:szCs w:val="22"/>
        </w:rPr>
      </w:pPr>
      <w:r w:rsidRPr="00D5163E">
        <w:rPr>
          <w:rFonts w:asciiTheme="majorHAnsi" w:hAnsiTheme="majorHAnsi" w:cstheme="majorHAnsi"/>
          <w:sz w:val="22"/>
          <w:szCs w:val="22"/>
        </w:rPr>
        <w:t>Specific responsibilities include:</w:t>
      </w:r>
    </w:p>
    <w:p w14:paraId="148956F1" w14:textId="77777777" w:rsidR="00DD7CE7" w:rsidRPr="00D5163E" w:rsidRDefault="00DD7CE7" w:rsidP="00DD7CE7">
      <w:pPr>
        <w:pStyle w:val="ListParagraph"/>
        <w:numPr>
          <w:ilvl w:val="0"/>
          <w:numId w:val="98"/>
        </w:numPr>
        <w:rPr>
          <w:rFonts w:asciiTheme="majorHAnsi" w:eastAsia="Times New Roman" w:hAnsiTheme="majorHAnsi" w:cstheme="majorHAnsi"/>
          <w:color w:val="000000"/>
          <w:sz w:val="22"/>
          <w:szCs w:val="22"/>
        </w:rPr>
      </w:pPr>
      <w:r w:rsidRPr="00D5163E">
        <w:rPr>
          <w:rFonts w:asciiTheme="majorHAnsi" w:eastAsia="Times New Roman" w:hAnsiTheme="majorHAnsi" w:cstheme="majorHAnsi"/>
          <w:color w:val="000000"/>
          <w:sz w:val="22"/>
          <w:szCs w:val="22"/>
        </w:rPr>
        <w:t>Manage the overall conduct of the project.</w:t>
      </w:r>
    </w:p>
    <w:p w14:paraId="73D9073B" w14:textId="77777777" w:rsidR="00DD7CE7" w:rsidRPr="00D5163E" w:rsidRDefault="00DD7CE7" w:rsidP="00DD7CE7">
      <w:pPr>
        <w:pStyle w:val="ListParagraph"/>
        <w:numPr>
          <w:ilvl w:val="0"/>
          <w:numId w:val="98"/>
        </w:numPr>
        <w:rPr>
          <w:rFonts w:asciiTheme="majorHAnsi" w:eastAsia="Times New Roman" w:hAnsiTheme="majorHAnsi" w:cstheme="majorHAnsi"/>
          <w:color w:val="000000"/>
          <w:sz w:val="22"/>
          <w:szCs w:val="22"/>
        </w:rPr>
      </w:pPr>
      <w:r w:rsidRPr="00D5163E">
        <w:rPr>
          <w:rFonts w:asciiTheme="majorHAnsi" w:eastAsia="Times New Roman" w:hAnsiTheme="majorHAnsi" w:cstheme="majorHAnsi"/>
          <w:color w:val="000000"/>
          <w:sz w:val="22"/>
          <w:szCs w:val="22"/>
        </w:rPr>
        <w:t>Plan the activities of the project and monitor progress against the approved workplan.</w:t>
      </w:r>
    </w:p>
    <w:p w14:paraId="67F75EAA" w14:textId="77777777" w:rsidR="00DD7CE7" w:rsidRPr="00D5163E" w:rsidRDefault="00DD7CE7" w:rsidP="00DD7CE7">
      <w:pPr>
        <w:pStyle w:val="ListParagraph"/>
        <w:numPr>
          <w:ilvl w:val="0"/>
          <w:numId w:val="98"/>
        </w:numPr>
        <w:rPr>
          <w:rFonts w:asciiTheme="majorHAnsi" w:eastAsia="Times New Roman" w:hAnsiTheme="majorHAnsi" w:cstheme="majorHAnsi"/>
          <w:color w:val="000000"/>
          <w:sz w:val="22"/>
          <w:szCs w:val="22"/>
        </w:rPr>
      </w:pPr>
      <w:r w:rsidRPr="00D5163E">
        <w:rPr>
          <w:rFonts w:asciiTheme="majorHAnsi" w:eastAsia="Times New Roman" w:hAnsiTheme="majorHAnsi" w:cstheme="majorHAnsi"/>
          <w:color w:val="000000"/>
          <w:sz w:val="22"/>
          <w:szCs w:val="22"/>
        </w:rPr>
        <w:t>Execute activities by managing personnel, goods and services, training and low-value grants, including drafting terms of reference and work specifications, and overseeing all contractors’ work.</w:t>
      </w:r>
    </w:p>
    <w:p w14:paraId="17F77FE5" w14:textId="77777777" w:rsidR="00DD7CE7" w:rsidRPr="00D5163E" w:rsidRDefault="00DD7CE7" w:rsidP="00DD7CE7">
      <w:pPr>
        <w:pStyle w:val="ListParagraph"/>
        <w:numPr>
          <w:ilvl w:val="0"/>
          <w:numId w:val="98"/>
        </w:numPr>
        <w:rPr>
          <w:rFonts w:asciiTheme="majorHAnsi" w:eastAsia="Times New Roman" w:hAnsiTheme="majorHAnsi" w:cstheme="majorHAnsi"/>
          <w:color w:val="000000"/>
          <w:sz w:val="22"/>
          <w:szCs w:val="22"/>
        </w:rPr>
      </w:pPr>
      <w:r w:rsidRPr="00D5163E">
        <w:rPr>
          <w:rFonts w:asciiTheme="majorHAnsi" w:eastAsia="Times New Roman" w:hAnsiTheme="majorHAnsi" w:cstheme="majorHAnsi"/>
          <w:color w:val="000000"/>
          <w:sz w:val="22"/>
          <w:szCs w:val="22"/>
        </w:rPr>
        <w:t>Monitor events as determined in the project monitoring plan, and update the plan as required.</w:t>
      </w:r>
    </w:p>
    <w:p w14:paraId="0CF22965" w14:textId="77777777" w:rsidR="00DD7CE7" w:rsidRPr="00D5163E" w:rsidRDefault="00DD7CE7" w:rsidP="00DD7CE7">
      <w:pPr>
        <w:pStyle w:val="ListParagraph"/>
        <w:numPr>
          <w:ilvl w:val="0"/>
          <w:numId w:val="98"/>
        </w:numPr>
        <w:rPr>
          <w:rFonts w:asciiTheme="majorHAnsi" w:eastAsia="Times New Roman" w:hAnsiTheme="majorHAnsi" w:cstheme="majorHAnsi"/>
          <w:color w:val="000000"/>
          <w:sz w:val="22"/>
          <w:szCs w:val="22"/>
        </w:rPr>
      </w:pPr>
      <w:r w:rsidRPr="00D5163E">
        <w:rPr>
          <w:rFonts w:asciiTheme="majorHAnsi" w:eastAsia="Times New Roman" w:hAnsiTheme="majorHAnsi" w:cstheme="majorHAnsi"/>
          <w:color w:val="000000"/>
          <w:sz w:val="22"/>
          <w:szCs w:val="22"/>
        </w:rPr>
        <w:t>Provide support for completion of assessments required by UNDP, spot checks and audits.</w:t>
      </w:r>
    </w:p>
    <w:p w14:paraId="412AB9D2" w14:textId="77777777" w:rsidR="00DD7CE7" w:rsidRPr="00D5163E" w:rsidRDefault="00DD7CE7" w:rsidP="00DD7CE7">
      <w:pPr>
        <w:pStyle w:val="ListParagraph"/>
        <w:numPr>
          <w:ilvl w:val="0"/>
          <w:numId w:val="98"/>
        </w:numPr>
        <w:rPr>
          <w:rFonts w:asciiTheme="majorHAnsi" w:eastAsia="Times New Roman" w:hAnsiTheme="majorHAnsi" w:cstheme="majorHAnsi"/>
          <w:color w:val="000000"/>
          <w:sz w:val="22"/>
          <w:szCs w:val="22"/>
        </w:rPr>
      </w:pPr>
      <w:r w:rsidRPr="00D5163E">
        <w:rPr>
          <w:rFonts w:asciiTheme="majorHAnsi" w:eastAsia="Times New Roman" w:hAnsiTheme="majorHAnsi" w:cstheme="majorHAnsi"/>
          <w:color w:val="000000"/>
          <w:sz w:val="22"/>
          <w:szCs w:val="22"/>
        </w:rPr>
        <w:t>Manage requests for the provision of UNDP financial resources through funding advances, direct payments or reimbursement using the FACE form.</w:t>
      </w:r>
    </w:p>
    <w:p w14:paraId="1F2774A0" w14:textId="77777777" w:rsidR="00DD7CE7" w:rsidRPr="00D5163E" w:rsidRDefault="00DD7CE7" w:rsidP="00DD7CE7">
      <w:pPr>
        <w:pStyle w:val="ListParagraph"/>
        <w:numPr>
          <w:ilvl w:val="0"/>
          <w:numId w:val="98"/>
        </w:numPr>
        <w:rPr>
          <w:rFonts w:asciiTheme="majorHAnsi" w:eastAsia="Times New Roman" w:hAnsiTheme="majorHAnsi" w:cstheme="majorHAnsi"/>
          <w:color w:val="000000"/>
          <w:sz w:val="22"/>
          <w:szCs w:val="22"/>
        </w:rPr>
      </w:pPr>
      <w:r w:rsidRPr="00D5163E">
        <w:rPr>
          <w:rFonts w:asciiTheme="majorHAnsi" w:eastAsia="Times New Roman" w:hAnsiTheme="majorHAnsi" w:cstheme="majorHAnsi"/>
          <w:color w:val="000000"/>
          <w:sz w:val="22"/>
          <w:szCs w:val="22"/>
        </w:rPr>
        <w:t>Monitor financial resources and accounting to ensure the accuracy and reliability of financial reports.</w:t>
      </w:r>
    </w:p>
    <w:p w14:paraId="47B1CE9A" w14:textId="77777777" w:rsidR="00DD7CE7" w:rsidRPr="00D5163E" w:rsidRDefault="00DD7CE7" w:rsidP="00DD7CE7">
      <w:pPr>
        <w:pStyle w:val="ListParagraph"/>
        <w:numPr>
          <w:ilvl w:val="0"/>
          <w:numId w:val="98"/>
        </w:numPr>
        <w:rPr>
          <w:rFonts w:asciiTheme="majorHAnsi" w:eastAsia="Times New Roman" w:hAnsiTheme="majorHAnsi" w:cstheme="majorHAnsi"/>
          <w:color w:val="000000"/>
          <w:sz w:val="22"/>
          <w:szCs w:val="22"/>
        </w:rPr>
      </w:pPr>
      <w:r w:rsidRPr="00D5163E">
        <w:rPr>
          <w:rFonts w:asciiTheme="majorHAnsi" w:eastAsia="Times New Roman" w:hAnsiTheme="majorHAnsi" w:cstheme="majorHAnsi"/>
          <w:color w:val="000000"/>
          <w:sz w:val="22"/>
          <w:szCs w:val="22"/>
        </w:rPr>
        <w:t>Monitor progress, watch for plan deviations and make course corrections when needed within project board-agreed tolerances to achieve results.</w:t>
      </w:r>
    </w:p>
    <w:p w14:paraId="0B4FD7CB" w14:textId="77777777" w:rsidR="00DD7CE7" w:rsidRPr="00D5163E" w:rsidRDefault="00DD7CE7" w:rsidP="00DD7CE7">
      <w:pPr>
        <w:pStyle w:val="ListParagraph"/>
        <w:numPr>
          <w:ilvl w:val="0"/>
          <w:numId w:val="98"/>
        </w:numPr>
        <w:rPr>
          <w:rFonts w:asciiTheme="majorHAnsi" w:eastAsia="Times New Roman" w:hAnsiTheme="majorHAnsi" w:cstheme="majorHAnsi"/>
          <w:color w:val="000000"/>
          <w:sz w:val="22"/>
          <w:szCs w:val="22"/>
        </w:rPr>
      </w:pPr>
      <w:r w:rsidRPr="00D5163E">
        <w:rPr>
          <w:rFonts w:asciiTheme="majorHAnsi" w:eastAsia="Times New Roman" w:hAnsiTheme="majorHAnsi" w:cstheme="majorHAnsi"/>
          <w:color w:val="000000"/>
          <w:sz w:val="22"/>
          <w:szCs w:val="22"/>
        </w:rPr>
        <w:t>Ensure that changes are controlled and problems addressed.</w:t>
      </w:r>
    </w:p>
    <w:p w14:paraId="1116452A" w14:textId="77777777" w:rsidR="00DD7CE7" w:rsidRPr="00D5163E" w:rsidRDefault="00DD7CE7" w:rsidP="00DD7CE7">
      <w:pPr>
        <w:pStyle w:val="ListParagraph"/>
        <w:numPr>
          <w:ilvl w:val="0"/>
          <w:numId w:val="98"/>
        </w:numPr>
        <w:rPr>
          <w:rFonts w:asciiTheme="majorHAnsi" w:eastAsia="Times New Roman" w:hAnsiTheme="majorHAnsi" w:cstheme="majorHAnsi"/>
          <w:color w:val="000000"/>
          <w:sz w:val="22"/>
          <w:szCs w:val="22"/>
        </w:rPr>
      </w:pPr>
      <w:r w:rsidRPr="00D5163E">
        <w:rPr>
          <w:rFonts w:asciiTheme="majorHAnsi" w:eastAsia="Times New Roman" w:hAnsiTheme="majorHAnsi" w:cstheme="majorHAnsi"/>
          <w:color w:val="000000"/>
          <w:sz w:val="22"/>
          <w:szCs w:val="22"/>
        </w:rPr>
        <w:t>Perform regular progress reporting to the project board as agreed with the board, including measures to address challenges and opportunities.</w:t>
      </w:r>
    </w:p>
    <w:p w14:paraId="1E681B80" w14:textId="77777777" w:rsidR="00DD7CE7" w:rsidRPr="00D5163E" w:rsidRDefault="00DD7CE7" w:rsidP="00DD7CE7">
      <w:pPr>
        <w:pStyle w:val="ListParagraph"/>
        <w:numPr>
          <w:ilvl w:val="0"/>
          <w:numId w:val="98"/>
        </w:numPr>
        <w:rPr>
          <w:rFonts w:asciiTheme="majorHAnsi" w:eastAsia="Times New Roman" w:hAnsiTheme="majorHAnsi" w:cstheme="majorHAnsi"/>
          <w:color w:val="000000"/>
          <w:sz w:val="22"/>
          <w:szCs w:val="22"/>
        </w:rPr>
      </w:pPr>
      <w:r w:rsidRPr="00D5163E">
        <w:rPr>
          <w:rFonts w:asciiTheme="majorHAnsi" w:eastAsia="Times New Roman" w:hAnsiTheme="majorHAnsi" w:cstheme="majorHAnsi"/>
          <w:color w:val="000000"/>
          <w:sz w:val="22"/>
          <w:szCs w:val="22"/>
        </w:rPr>
        <w:t>Prepare and submit financial reports to UNDP on a quarterly basis.</w:t>
      </w:r>
    </w:p>
    <w:p w14:paraId="1AF3BCAB" w14:textId="77777777" w:rsidR="00DD7CE7" w:rsidRPr="00D5163E" w:rsidRDefault="00DD7CE7" w:rsidP="00DD7CE7">
      <w:pPr>
        <w:pStyle w:val="ListParagraph"/>
        <w:numPr>
          <w:ilvl w:val="0"/>
          <w:numId w:val="98"/>
        </w:numPr>
        <w:rPr>
          <w:rFonts w:asciiTheme="majorHAnsi" w:hAnsiTheme="majorHAnsi" w:cstheme="majorHAnsi"/>
          <w:sz w:val="22"/>
          <w:szCs w:val="22"/>
        </w:rPr>
      </w:pPr>
      <w:r w:rsidRPr="00D5163E">
        <w:rPr>
          <w:rFonts w:asciiTheme="majorHAnsi" w:hAnsiTheme="majorHAnsi" w:cstheme="majorHAnsi"/>
          <w:sz w:val="22"/>
          <w:szCs w:val="22"/>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1399A452" w14:textId="77777777" w:rsidR="00DD7CE7" w:rsidRPr="00D5163E" w:rsidRDefault="00DD7CE7" w:rsidP="00DD7CE7">
      <w:pPr>
        <w:pStyle w:val="ListParagraph"/>
        <w:numPr>
          <w:ilvl w:val="0"/>
          <w:numId w:val="98"/>
        </w:numPr>
        <w:rPr>
          <w:rFonts w:asciiTheme="majorHAnsi" w:eastAsia="Times New Roman" w:hAnsiTheme="majorHAnsi" w:cstheme="majorHAnsi"/>
          <w:color w:val="000000"/>
          <w:sz w:val="22"/>
          <w:szCs w:val="22"/>
        </w:rPr>
      </w:pPr>
      <w:r w:rsidRPr="00D5163E">
        <w:rPr>
          <w:rFonts w:asciiTheme="majorHAnsi" w:eastAsia="Times New Roman" w:hAnsiTheme="majorHAnsi" w:cstheme="majorHAnsi"/>
          <w:color w:val="000000"/>
          <w:sz w:val="22"/>
          <w:szCs w:val="22"/>
        </w:rPr>
        <w:t>Capture lessons learned during project implementation.</w:t>
      </w:r>
    </w:p>
    <w:p w14:paraId="08419A1C" w14:textId="77777777" w:rsidR="00DD7CE7" w:rsidRPr="00D5163E" w:rsidRDefault="00DD7CE7" w:rsidP="00DD7CE7">
      <w:pPr>
        <w:pStyle w:val="ListParagraph"/>
        <w:numPr>
          <w:ilvl w:val="0"/>
          <w:numId w:val="98"/>
        </w:numPr>
        <w:rPr>
          <w:rFonts w:asciiTheme="majorHAnsi" w:eastAsia="Times New Roman" w:hAnsiTheme="majorHAnsi" w:cstheme="majorHAnsi"/>
          <w:color w:val="000000"/>
          <w:sz w:val="22"/>
          <w:szCs w:val="22"/>
        </w:rPr>
      </w:pPr>
      <w:r w:rsidRPr="00D5163E">
        <w:rPr>
          <w:rFonts w:asciiTheme="majorHAnsi" w:eastAsia="Times New Roman" w:hAnsiTheme="majorHAnsi" w:cstheme="majorHAnsi"/>
          <w:color w:val="000000"/>
          <w:sz w:val="22"/>
          <w:szCs w:val="22"/>
        </w:rPr>
        <w:t>Prepare revisions to the multi-year workplan, as needed, as well as annual and quarterly plans if required.</w:t>
      </w:r>
    </w:p>
    <w:p w14:paraId="57C1E01D" w14:textId="77777777" w:rsidR="00DD7CE7" w:rsidRPr="00D5163E" w:rsidRDefault="00DD7CE7" w:rsidP="00DD7CE7">
      <w:pPr>
        <w:numPr>
          <w:ilvl w:val="0"/>
          <w:numId w:val="97"/>
        </w:numPr>
        <w:spacing w:after="0"/>
        <w:jc w:val="left"/>
        <w:rPr>
          <w:rFonts w:asciiTheme="majorHAnsi" w:hAnsiTheme="majorHAnsi" w:cstheme="majorHAnsi"/>
          <w:sz w:val="22"/>
          <w:szCs w:val="22"/>
        </w:rPr>
      </w:pPr>
      <w:r w:rsidRPr="00D5163E">
        <w:rPr>
          <w:rFonts w:asciiTheme="majorHAnsi" w:hAnsiTheme="majorHAnsi" w:cstheme="majorHAnsi"/>
          <w:sz w:val="22"/>
          <w:szCs w:val="22"/>
        </w:rPr>
        <w:t xml:space="preserve">Prepare the inception report no later than one month after the inception workshop. </w:t>
      </w:r>
    </w:p>
    <w:p w14:paraId="43BF9E5D" w14:textId="77777777" w:rsidR="00DD7CE7" w:rsidRPr="00D5163E" w:rsidRDefault="00DD7CE7" w:rsidP="00DD7CE7">
      <w:pPr>
        <w:numPr>
          <w:ilvl w:val="0"/>
          <w:numId w:val="97"/>
        </w:numPr>
        <w:spacing w:after="0"/>
        <w:jc w:val="left"/>
        <w:rPr>
          <w:rFonts w:asciiTheme="majorHAnsi" w:hAnsiTheme="majorHAnsi" w:cstheme="majorHAnsi"/>
          <w:sz w:val="22"/>
          <w:szCs w:val="22"/>
        </w:rPr>
      </w:pPr>
      <w:r w:rsidRPr="00D5163E">
        <w:rPr>
          <w:rFonts w:asciiTheme="majorHAnsi" w:hAnsiTheme="majorHAnsi" w:cstheme="majorHAnsi"/>
          <w:sz w:val="22"/>
          <w:szCs w:val="22"/>
        </w:rPr>
        <w:t xml:space="preserve">Ensure that the indicators included in the project results framework are monitored annually in advance of the GEF PIR submission deadline so that progress can be reported in the GEF PIR. </w:t>
      </w:r>
    </w:p>
    <w:p w14:paraId="292B29DB" w14:textId="77777777" w:rsidR="00DD7CE7" w:rsidRPr="00D5163E" w:rsidRDefault="00DD7CE7" w:rsidP="00DD7CE7">
      <w:pPr>
        <w:numPr>
          <w:ilvl w:val="0"/>
          <w:numId w:val="88"/>
        </w:numPr>
        <w:spacing w:after="0"/>
        <w:jc w:val="left"/>
        <w:rPr>
          <w:rFonts w:asciiTheme="majorHAnsi" w:hAnsiTheme="majorHAnsi" w:cstheme="majorHAnsi"/>
          <w:sz w:val="22"/>
          <w:szCs w:val="22"/>
        </w:rPr>
      </w:pPr>
      <w:r w:rsidRPr="00D5163E">
        <w:rPr>
          <w:rFonts w:asciiTheme="majorHAnsi" w:hAnsiTheme="majorHAnsi" w:cstheme="majorHAnsi"/>
          <w:sz w:val="22"/>
          <w:szCs w:val="22"/>
        </w:rPr>
        <w:t>Prepare the GEF PIR;</w:t>
      </w:r>
    </w:p>
    <w:p w14:paraId="77F188C0" w14:textId="77777777" w:rsidR="00DD7CE7" w:rsidRPr="00D5163E" w:rsidRDefault="00DD7CE7" w:rsidP="00DD7CE7">
      <w:pPr>
        <w:pStyle w:val="ListParagraph"/>
        <w:numPr>
          <w:ilvl w:val="0"/>
          <w:numId w:val="88"/>
        </w:numPr>
        <w:rPr>
          <w:rFonts w:asciiTheme="majorHAnsi" w:hAnsiTheme="majorHAnsi" w:cstheme="majorHAnsi"/>
          <w:sz w:val="22"/>
          <w:szCs w:val="22"/>
        </w:rPr>
      </w:pPr>
      <w:r w:rsidRPr="00D5163E">
        <w:rPr>
          <w:rFonts w:asciiTheme="majorHAnsi" w:hAnsiTheme="majorHAnsi" w:cstheme="majorHAnsi"/>
          <w:sz w:val="22"/>
          <w:szCs w:val="22"/>
        </w:rPr>
        <w:t>Assess major and minor amendments to the project within the parameters set by UNDP-GEF;</w:t>
      </w:r>
    </w:p>
    <w:p w14:paraId="081837EC" w14:textId="77777777" w:rsidR="00DD7CE7" w:rsidRPr="00D5163E" w:rsidRDefault="00DD7CE7" w:rsidP="00DD7CE7">
      <w:pPr>
        <w:numPr>
          <w:ilvl w:val="0"/>
          <w:numId w:val="88"/>
        </w:numPr>
        <w:spacing w:after="0"/>
        <w:jc w:val="left"/>
        <w:rPr>
          <w:rFonts w:asciiTheme="majorHAnsi" w:hAnsiTheme="majorHAnsi" w:cstheme="majorHAnsi"/>
          <w:sz w:val="22"/>
          <w:szCs w:val="22"/>
        </w:rPr>
      </w:pPr>
      <w:r w:rsidRPr="00D5163E">
        <w:rPr>
          <w:rFonts w:asciiTheme="majorHAnsi" w:hAnsiTheme="majorHAnsi" w:cstheme="majorHAnsi"/>
          <w:sz w:val="22"/>
          <w:szCs w:val="22"/>
        </w:rPr>
        <w:t>Monitor implementation plans including the gender action plan, stakeholder engagement plan, and any environmental and social management plans;</w:t>
      </w:r>
    </w:p>
    <w:p w14:paraId="24260A1D" w14:textId="77777777" w:rsidR="00DD7CE7" w:rsidRPr="00D5163E" w:rsidRDefault="00DD7CE7" w:rsidP="00DD7CE7">
      <w:pPr>
        <w:numPr>
          <w:ilvl w:val="0"/>
          <w:numId w:val="88"/>
        </w:numPr>
        <w:spacing w:after="0"/>
        <w:jc w:val="left"/>
        <w:rPr>
          <w:rFonts w:asciiTheme="majorHAnsi" w:hAnsiTheme="majorHAnsi" w:cstheme="majorHAnsi"/>
          <w:sz w:val="22"/>
          <w:szCs w:val="22"/>
        </w:rPr>
      </w:pPr>
      <w:r w:rsidRPr="00D5163E">
        <w:rPr>
          <w:rFonts w:asciiTheme="majorHAnsi" w:hAnsiTheme="majorHAnsi" w:cstheme="majorHAnsi"/>
          <w:sz w:val="22"/>
          <w:szCs w:val="22"/>
        </w:rPr>
        <w:t>Monitor and track progress against the GEF Core indicators.</w:t>
      </w:r>
    </w:p>
    <w:p w14:paraId="625EC8E9" w14:textId="77777777" w:rsidR="00DD7CE7" w:rsidRPr="00D5163E" w:rsidRDefault="00DD7CE7" w:rsidP="00DD7CE7">
      <w:pPr>
        <w:numPr>
          <w:ilvl w:val="0"/>
          <w:numId w:val="88"/>
        </w:numPr>
        <w:spacing w:after="0"/>
        <w:jc w:val="left"/>
        <w:rPr>
          <w:rFonts w:asciiTheme="majorHAnsi" w:hAnsiTheme="majorHAnsi" w:cstheme="majorHAnsi"/>
          <w:sz w:val="22"/>
          <w:szCs w:val="22"/>
        </w:rPr>
      </w:pPr>
      <w:r w:rsidRPr="00D5163E">
        <w:rPr>
          <w:rFonts w:asciiTheme="majorHAnsi" w:hAnsiTheme="majorHAnsi" w:cstheme="majorHAnsi"/>
          <w:sz w:val="22"/>
          <w:szCs w:val="22"/>
        </w:rPr>
        <w:t>Support the Mid-term review and Terminal Evaluation process.</w:t>
      </w:r>
    </w:p>
    <w:p w14:paraId="694E6C55" w14:textId="77777777" w:rsidR="00DD7CE7" w:rsidRPr="00D5163E" w:rsidRDefault="00DD7CE7" w:rsidP="00DD7CE7">
      <w:pPr>
        <w:spacing w:after="0"/>
        <w:jc w:val="left"/>
        <w:rPr>
          <w:rFonts w:asciiTheme="majorHAnsi" w:hAnsiTheme="majorHAnsi" w:cstheme="majorHAnsi"/>
          <w:b/>
          <w:sz w:val="22"/>
          <w:szCs w:val="22"/>
        </w:rPr>
      </w:pPr>
    </w:p>
    <w:p w14:paraId="7AAF8B63" w14:textId="77777777" w:rsidR="005C347F" w:rsidRPr="0097400E" w:rsidRDefault="005C347F" w:rsidP="007E081C">
      <w:pPr>
        <w:spacing w:after="0"/>
        <w:rPr>
          <w:sz w:val="22"/>
          <w:lang w:val="en-GB"/>
        </w:rPr>
      </w:pPr>
    </w:p>
    <w:p w14:paraId="3B83474E" w14:textId="1B4E196A" w:rsidR="005C347F" w:rsidRPr="00D5163E" w:rsidRDefault="0066260C" w:rsidP="007E081C">
      <w:pPr>
        <w:spacing w:after="0"/>
        <w:rPr>
          <w:b/>
          <w:sz w:val="22"/>
          <w:szCs w:val="22"/>
        </w:rPr>
      </w:pPr>
      <w:r w:rsidRPr="00D5163E">
        <w:rPr>
          <w:b/>
          <w:sz w:val="22"/>
          <w:szCs w:val="22"/>
        </w:rPr>
        <w:t>Delineation</w:t>
      </w:r>
      <w:r w:rsidR="005C347F" w:rsidRPr="00D5163E">
        <w:rPr>
          <w:b/>
          <w:sz w:val="22"/>
          <w:szCs w:val="22"/>
        </w:rPr>
        <w:t xml:space="preserve"> of </w:t>
      </w:r>
      <w:r w:rsidR="00E44AA0" w:rsidRPr="00D5163E">
        <w:rPr>
          <w:b/>
          <w:sz w:val="22"/>
          <w:szCs w:val="22"/>
        </w:rPr>
        <w:t>R</w:t>
      </w:r>
      <w:r w:rsidR="005C347F" w:rsidRPr="00D5163E">
        <w:rPr>
          <w:b/>
          <w:sz w:val="22"/>
          <w:szCs w:val="22"/>
        </w:rPr>
        <w:t xml:space="preserve">oles and </w:t>
      </w:r>
      <w:r w:rsidRPr="00D5163E">
        <w:rPr>
          <w:b/>
          <w:sz w:val="22"/>
          <w:szCs w:val="22"/>
        </w:rPr>
        <w:t>Responsibilities</w:t>
      </w:r>
      <w:r w:rsidR="00C368C2" w:rsidRPr="00D5163E">
        <w:rPr>
          <w:b/>
          <w:sz w:val="22"/>
          <w:szCs w:val="22"/>
        </w:rPr>
        <w:t xml:space="preserve"> of UNDP and </w:t>
      </w:r>
      <w:r w:rsidR="002C5619">
        <w:rPr>
          <w:b/>
          <w:sz w:val="22"/>
          <w:szCs w:val="22"/>
        </w:rPr>
        <w:t>UNEP</w:t>
      </w:r>
    </w:p>
    <w:p w14:paraId="36535C5E" w14:textId="1E31AFA2" w:rsidR="005C347F" w:rsidRPr="00D5163E" w:rsidRDefault="005C347F" w:rsidP="007E081C">
      <w:pPr>
        <w:spacing w:after="0"/>
        <w:rPr>
          <w:sz w:val="22"/>
          <w:szCs w:val="22"/>
        </w:rPr>
      </w:pPr>
    </w:p>
    <w:p w14:paraId="370B649B" w14:textId="261A545B" w:rsidR="00694C9A" w:rsidRPr="00D5163E" w:rsidRDefault="0066260C" w:rsidP="007E081C">
      <w:pPr>
        <w:spacing w:after="0"/>
        <w:rPr>
          <w:sz w:val="22"/>
          <w:szCs w:val="22"/>
        </w:rPr>
      </w:pPr>
      <w:r w:rsidRPr="00D5163E">
        <w:rPr>
          <w:sz w:val="22"/>
          <w:szCs w:val="22"/>
        </w:rPr>
        <w:t>Considering that ADLIGHT is a national as well as a multi-country project being implemented by</w:t>
      </w:r>
      <w:r w:rsidR="00694C9A" w:rsidRPr="00D5163E">
        <w:rPr>
          <w:sz w:val="22"/>
          <w:szCs w:val="22"/>
        </w:rPr>
        <w:t xml:space="preserve"> UNDP</w:t>
      </w:r>
      <w:r w:rsidR="00C15ECE">
        <w:rPr>
          <w:sz w:val="22"/>
          <w:szCs w:val="22"/>
        </w:rPr>
        <w:t xml:space="preserve"> (for Components 1 and 3, as per the terms of this Project Document)</w:t>
      </w:r>
      <w:r w:rsidR="00694C9A" w:rsidRPr="00D5163E">
        <w:rPr>
          <w:sz w:val="22"/>
          <w:szCs w:val="22"/>
        </w:rPr>
        <w:t xml:space="preserve"> </w:t>
      </w:r>
      <w:r w:rsidRPr="00D5163E">
        <w:rPr>
          <w:sz w:val="22"/>
          <w:szCs w:val="22"/>
        </w:rPr>
        <w:t>a</w:t>
      </w:r>
      <w:r w:rsidR="00694C9A" w:rsidRPr="00D5163E">
        <w:rPr>
          <w:sz w:val="22"/>
          <w:szCs w:val="22"/>
        </w:rPr>
        <w:t>nd</w:t>
      </w:r>
      <w:r w:rsidRPr="00D5163E">
        <w:rPr>
          <w:sz w:val="22"/>
          <w:szCs w:val="22"/>
        </w:rPr>
        <w:t xml:space="preserve"> </w:t>
      </w:r>
      <w:r w:rsidR="002C5619">
        <w:rPr>
          <w:sz w:val="22"/>
          <w:szCs w:val="22"/>
        </w:rPr>
        <w:t>UNEP</w:t>
      </w:r>
      <w:r w:rsidR="00C15ECE">
        <w:rPr>
          <w:sz w:val="22"/>
          <w:szCs w:val="22"/>
        </w:rPr>
        <w:t xml:space="preserve"> (for Component 2, as per the terms of the Project Cooperation Agreement to be signed between UNEP and the Government of Indonesia)</w:t>
      </w:r>
      <w:r w:rsidRPr="00D5163E">
        <w:rPr>
          <w:sz w:val="22"/>
          <w:szCs w:val="22"/>
        </w:rPr>
        <w:t xml:space="preserve">, the </w:t>
      </w:r>
      <w:r w:rsidR="00694C9A" w:rsidRPr="00D5163E">
        <w:rPr>
          <w:sz w:val="22"/>
          <w:szCs w:val="22"/>
        </w:rPr>
        <w:t>oversight roles</w:t>
      </w:r>
      <w:r w:rsidRPr="00D5163E">
        <w:rPr>
          <w:sz w:val="22"/>
          <w:szCs w:val="22"/>
        </w:rPr>
        <w:t xml:space="preserve"> and responsibilities </w:t>
      </w:r>
      <w:r w:rsidR="00C15ECE">
        <w:rPr>
          <w:sz w:val="22"/>
          <w:szCs w:val="22"/>
        </w:rPr>
        <w:t xml:space="preserve">shall be carried out </w:t>
      </w:r>
      <w:r w:rsidR="00694C9A" w:rsidRPr="00D5163E">
        <w:rPr>
          <w:sz w:val="22"/>
          <w:szCs w:val="22"/>
        </w:rPr>
        <w:t>in the different aspects of governance and project management</w:t>
      </w:r>
      <w:r w:rsidR="00C15ECE">
        <w:rPr>
          <w:sz w:val="22"/>
          <w:szCs w:val="22"/>
        </w:rPr>
        <w:t xml:space="preserve"> as follows</w:t>
      </w:r>
      <w:r w:rsidR="00694C9A" w:rsidRPr="00D5163E">
        <w:rPr>
          <w:sz w:val="22"/>
          <w:szCs w:val="22"/>
        </w:rPr>
        <w:t>.</w:t>
      </w:r>
    </w:p>
    <w:p w14:paraId="4B1F5BB6" w14:textId="2750A1BE" w:rsidR="00694C9A" w:rsidRPr="00D5163E" w:rsidRDefault="00694C9A" w:rsidP="007E081C">
      <w:pPr>
        <w:spacing w:after="0"/>
        <w:rPr>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2970"/>
        <w:gridCol w:w="3240"/>
      </w:tblGrid>
      <w:tr w:rsidR="00367D63" w:rsidRPr="00D5163E" w14:paraId="7775A574" w14:textId="4D11CB0F" w:rsidTr="00A12455">
        <w:trPr>
          <w:jc w:val="center"/>
        </w:trPr>
        <w:tc>
          <w:tcPr>
            <w:tcW w:w="1885" w:type="dxa"/>
            <w:shd w:val="clear" w:color="auto" w:fill="auto"/>
            <w:vAlign w:val="center"/>
          </w:tcPr>
          <w:p w14:paraId="0D0E20F3" w14:textId="5B59AB4C" w:rsidR="00367D63" w:rsidRPr="00D5163E" w:rsidRDefault="00367D63" w:rsidP="007E081C">
            <w:pPr>
              <w:spacing w:after="0"/>
              <w:rPr>
                <w:b/>
                <w:szCs w:val="20"/>
              </w:rPr>
            </w:pPr>
          </w:p>
        </w:tc>
        <w:tc>
          <w:tcPr>
            <w:tcW w:w="2970" w:type="dxa"/>
            <w:shd w:val="clear" w:color="auto" w:fill="auto"/>
            <w:vAlign w:val="center"/>
          </w:tcPr>
          <w:p w14:paraId="0F5D8267" w14:textId="0E780FC1" w:rsidR="00367D63" w:rsidRPr="00D5163E" w:rsidRDefault="00367D63" w:rsidP="007E081C">
            <w:pPr>
              <w:spacing w:after="0"/>
              <w:jc w:val="center"/>
              <w:rPr>
                <w:b/>
                <w:szCs w:val="20"/>
              </w:rPr>
            </w:pPr>
            <w:r w:rsidRPr="00D5163E">
              <w:rPr>
                <w:b/>
                <w:szCs w:val="20"/>
              </w:rPr>
              <w:t>UNDP</w:t>
            </w:r>
          </w:p>
          <w:p w14:paraId="52FDF2AF" w14:textId="5B22F74E" w:rsidR="00367D63" w:rsidRPr="00D5163E" w:rsidRDefault="00367D63" w:rsidP="007E081C">
            <w:pPr>
              <w:spacing w:after="0"/>
              <w:jc w:val="center"/>
              <w:rPr>
                <w:b/>
                <w:szCs w:val="20"/>
              </w:rPr>
            </w:pPr>
          </w:p>
        </w:tc>
        <w:tc>
          <w:tcPr>
            <w:tcW w:w="3240" w:type="dxa"/>
            <w:vAlign w:val="center"/>
          </w:tcPr>
          <w:p w14:paraId="4B920BD5" w14:textId="0ABE9975" w:rsidR="00367D63" w:rsidRPr="00D5163E" w:rsidRDefault="002C5619" w:rsidP="007E081C">
            <w:pPr>
              <w:spacing w:after="0"/>
              <w:jc w:val="center"/>
              <w:rPr>
                <w:b/>
                <w:szCs w:val="20"/>
              </w:rPr>
            </w:pPr>
            <w:r>
              <w:rPr>
                <w:b/>
                <w:szCs w:val="20"/>
              </w:rPr>
              <w:t>UNEP</w:t>
            </w:r>
          </w:p>
        </w:tc>
      </w:tr>
      <w:tr w:rsidR="00367D63" w:rsidRPr="00D5163E" w14:paraId="06A3468C" w14:textId="328D6A12" w:rsidTr="00A12455">
        <w:trPr>
          <w:jc w:val="center"/>
        </w:trPr>
        <w:tc>
          <w:tcPr>
            <w:tcW w:w="1885" w:type="dxa"/>
            <w:shd w:val="clear" w:color="auto" w:fill="auto"/>
          </w:tcPr>
          <w:p w14:paraId="77594E3F" w14:textId="4AA54396" w:rsidR="00367D63" w:rsidRPr="00D5163E" w:rsidRDefault="00367D63" w:rsidP="002C2489">
            <w:pPr>
              <w:spacing w:after="0"/>
              <w:rPr>
                <w:szCs w:val="20"/>
              </w:rPr>
            </w:pPr>
            <w:r w:rsidRPr="00D5163E">
              <w:rPr>
                <w:szCs w:val="20"/>
              </w:rPr>
              <w:t>Outcomes and Outputs Coverage</w:t>
            </w:r>
          </w:p>
        </w:tc>
        <w:tc>
          <w:tcPr>
            <w:tcW w:w="2970" w:type="dxa"/>
            <w:shd w:val="clear" w:color="auto" w:fill="auto"/>
          </w:tcPr>
          <w:p w14:paraId="1975B45A" w14:textId="50327277" w:rsidR="00367D63" w:rsidRPr="00D5163E" w:rsidRDefault="00367D63" w:rsidP="007E081C">
            <w:pPr>
              <w:spacing w:after="0"/>
              <w:rPr>
                <w:szCs w:val="20"/>
              </w:rPr>
            </w:pPr>
            <w:r w:rsidRPr="00D5163E">
              <w:rPr>
                <w:szCs w:val="20"/>
              </w:rPr>
              <w:t>Outcome 1 and 3</w:t>
            </w:r>
          </w:p>
        </w:tc>
        <w:tc>
          <w:tcPr>
            <w:tcW w:w="3240" w:type="dxa"/>
          </w:tcPr>
          <w:p w14:paraId="7E7711F5" w14:textId="475C148E" w:rsidR="00367D63" w:rsidRPr="00D5163E" w:rsidRDefault="00367D63" w:rsidP="007E081C">
            <w:pPr>
              <w:spacing w:after="0"/>
              <w:rPr>
                <w:szCs w:val="20"/>
              </w:rPr>
            </w:pPr>
            <w:r w:rsidRPr="00D5163E">
              <w:rPr>
                <w:szCs w:val="20"/>
              </w:rPr>
              <w:t>Outcome 2</w:t>
            </w:r>
          </w:p>
        </w:tc>
      </w:tr>
      <w:tr w:rsidR="00367D63" w:rsidRPr="00D5163E" w14:paraId="0A1048C8" w14:textId="33B083D4" w:rsidTr="00A12455">
        <w:trPr>
          <w:jc w:val="center"/>
        </w:trPr>
        <w:tc>
          <w:tcPr>
            <w:tcW w:w="1885" w:type="dxa"/>
            <w:shd w:val="clear" w:color="auto" w:fill="auto"/>
          </w:tcPr>
          <w:p w14:paraId="40D61F68" w14:textId="6D1B4DAD" w:rsidR="00367D63" w:rsidRPr="00D5163E" w:rsidRDefault="00367D63" w:rsidP="002C2489">
            <w:pPr>
              <w:spacing w:after="0"/>
              <w:rPr>
                <w:szCs w:val="20"/>
              </w:rPr>
            </w:pPr>
            <w:r w:rsidRPr="00D5163E">
              <w:rPr>
                <w:szCs w:val="20"/>
              </w:rPr>
              <w:t>Budgeting/Financial</w:t>
            </w:r>
          </w:p>
        </w:tc>
        <w:tc>
          <w:tcPr>
            <w:tcW w:w="2970" w:type="dxa"/>
            <w:shd w:val="clear" w:color="auto" w:fill="auto"/>
          </w:tcPr>
          <w:p w14:paraId="4C4D3FEA" w14:textId="00AA0083" w:rsidR="00367D63" w:rsidRPr="00D5163E" w:rsidRDefault="00367D63" w:rsidP="007E081C">
            <w:pPr>
              <w:spacing w:after="0"/>
              <w:rPr>
                <w:szCs w:val="20"/>
              </w:rPr>
            </w:pPr>
            <w:r w:rsidRPr="00D5163E">
              <w:rPr>
                <w:szCs w:val="20"/>
              </w:rPr>
              <w:t>USD 2,633,372</w:t>
            </w:r>
          </w:p>
        </w:tc>
        <w:tc>
          <w:tcPr>
            <w:tcW w:w="3240" w:type="dxa"/>
          </w:tcPr>
          <w:p w14:paraId="3F63167C" w14:textId="050F36A8" w:rsidR="00367D63" w:rsidRPr="00D5163E" w:rsidRDefault="00367D63" w:rsidP="007E081C">
            <w:pPr>
              <w:spacing w:after="0"/>
              <w:rPr>
                <w:szCs w:val="20"/>
              </w:rPr>
            </w:pPr>
            <w:r w:rsidRPr="00D5163E">
              <w:rPr>
                <w:szCs w:val="20"/>
              </w:rPr>
              <w:t>USD</w:t>
            </w:r>
            <w:r w:rsidRPr="00D5163E">
              <w:rPr>
                <w:rFonts w:cs="Calibri"/>
                <w:szCs w:val="20"/>
              </w:rPr>
              <w:t xml:space="preserve"> 1,262,500</w:t>
            </w:r>
          </w:p>
        </w:tc>
      </w:tr>
      <w:tr w:rsidR="00367D63" w:rsidRPr="00D5163E" w14:paraId="4A0F5A57" w14:textId="764019E7" w:rsidTr="00A12455">
        <w:trPr>
          <w:jc w:val="center"/>
        </w:trPr>
        <w:tc>
          <w:tcPr>
            <w:tcW w:w="1885" w:type="dxa"/>
            <w:shd w:val="clear" w:color="auto" w:fill="auto"/>
          </w:tcPr>
          <w:p w14:paraId="2DC4E392" w14:textId="3B53392F" w:rsidR="00367D63" w:rsidRPr="00D5163E" w:rsidRDefault="00367D63" w:rsidP="002C2489">
            <w:pPr>
              <w:spacing w:after="0"/>
              <w:rPr>
                <w:szCs w:val="20"/>
              </w:rPr>
            </w:pPr>
            <w:r w:rsidRPr="00D5163E">
              <w:rPr>
                <w:szCs w:val="20"/>
              </w:rPr>
              <w:t xml:space="preserve">Implementation </w:t>
            </w:r>
          </w:p>
        </w:tc>
        <w:tc>
          <w:tcPr>
            <w:tcW w:w="2970" w:type="dxa"/>
            <w:shd w:val="clear" w:color="auto" w:fill="auto"/>
          </w:tcPr>
          <w:p w14:paraId="42036B0C" w14:textId="6E2DA007" w:rsidR="00367D63" w:rsidRPr="00D5163E" w:rsidRDefault="00367D63" w:rsidP="007E081C">
            <w:pPr>
              <w:spacing w:after="0"/>
              <w:rPr>
                <w:szCs w:val="20"/>
              </w:rPr>
            </w:pPr>
            <w:r w:rsidRPr="00D5163E">
              <w:rPr>
                <w:szCs w:val="20"/>
              </w:rPr>
              <w:t>NIM</w:t>
            </w:r>
          </w:p>
        </w:tc>
        <w:tc>
          <w:tcPr>
            <w:tcW w:w="3240" w:type="dxa"/>
          </w:tcPr>
          <w:p w14:paraId="7479C356" w14:textId="132464EA" w:rsidR="00367D63" w:rsidRPr="00D5163E" w:rsidRDefault="005F4017" w:rsidP="007E081C">
            <w:pPr>
              <w:spacing w:after="0"/>
              <w:rPr>
                <w:szCs w:val="20"/>
              </w:rPr>
            </w:pPr>
            <w:r w:rsidRPr="00D5163E">
              <w:rPr>
                <w:szCs w:val="20"/>
              </w:rPr>
              <w:t>NIM</w:t>
            </w:r>
          </w:p>
        </w:tc>
      </w:tr>
      <w:tr w:rsidR="00367D63" w:rsidRPr="00D5163E" w14:paraId="041A433E" w14:textId="356AA8BE" w:rsidTr="00A12455">
        <w:trPr>
          <w:jc w:val="center"/>
        </w:trPr>
        <w:tc>
          <w:tcPr>
            <w:tcW w:w="1885" w:type="dxa"/>
            <w:shd w:val="clear" w:color="auto" w:fill="auto"/>
          </w:tcPr>
          <w:p w14:paraId="4A099119" w14:textId="5FF92E3B" w:rsidR="00367D63" w:rsidRPr="00D5163E" w:rsidRDefault="00367D63" w:rsidP="002C2489">
            <w:pPr>
              <w:spacing w:after="0"/>
              <w:rPr>
                <w:szCs w:val="20"/>
              </w:rPr>
            </w:pPr>
            <w:r w:rsidRPr="00D5163E">
              <w:rPr>
                <w:szCs w:val="20"/>
              </w:rPr>
              <w:t>M&amp;E</w:t>
            </w:r>
          </w:p>
        </w:tc>
        <w:tc>
          <w:tcPr>
            <w:tcW w:w="2970" w:type="dxa"/>
            <w:shd w:val="clear" w:color="auto" w:fill="auto"/>
          </w:tcPr>
          <w:p w14:paraId="48CA0FB9" w14:textId="6BD8F74D" w:rsidR="00367D63" w:rsidRPr="00D5163E" w:rsidRDefault="00367D63" w:rsidP="007E081C">
            <w:pPr>
              <w:spacing w:after="0"/>
              <w:rPr>
                <w:szCs w:val="20"/>
              </w:rPr>
            </w:pPr>
            <w:r w:rsidRPr="00D5163E">
              <w:rPr>
                <w:szCs w:val="20"/>
              </w:rPr>
              <w:t>Standard reporting, e.g. APR/PIR, Quarterly Reports, Mid-term Review, Terminal Evaluation for assigned component, to be consolidated by PMU</w:t>
            </w:r>
          </w:p>
        </w:tc>
        <w:tc>
          <w:tcPr>
            <w:tcW w:w="3240" w:type="dxa"/>
          </w:tcPr>
          <w:p w14:paraId="1C9E0911" w14:textId="3796F611" w:rsidR="00367D63" w:rsidRPr="00D5163E" w:rsidRDefault="00367D63" w:rsidP="007E081C">
            <w:pPr>
              <w:spacing w:after="0"/>
              <w:rPr>
                <w:szCs w:val="20"/>
              </w:rPr>
            </w:pPr>
            <w:r w:rsidRPr="00D5163E">
              <w:rPr>
                <w:szCs w:val="20"/>
              </w:rPr>
              <w:t xml:space="preserve">Standard reporting, e.g. APR/PIR, Quarterly Reports, Mid-term Review, Terminal Evaluation for assigned component, to be consolidated by PMU </w:t>
            </w:r>
          </w:p>
        </w:tc>
      </w:tr>
      <w:tr w:rsidR="00367D63" w:rsidRPr="00D5163E" w14:paraId="443669EC" w14:textId="18E0AC88" w:rsidTr="00A12455">
        <w:trPr>
          <w:jc w:val="center"/>
        </w:trPr>
        <w:tc>
          <w:tcPr>
            <w:tcW w:w="1885" w:type="dxa"/>
            <w:shd w:val="clear" w:color="auto" w:fill="auto"/>
          </w:tcPr>
          <w:p w14:paraId="7E9248DB" w14:textId="203CD7D1" w:rsidR="00367D63" w:rsidRPr="00D5163E" w:rsidRDefault="00367D63" w:rsidP="002C2489">
            <w:pPr>
              <w:spacing w:after="0"/>
              <w:rPr>
                <w:szCs w:val="20"/>
              </w:rPr>
            </w:pPr>
            <w:r w:rsidRPr="00D5163E">
              <w:rPr>
                <w:szCs w:val="20"/>
              </w:rPr>
              <w:t>Post-project arrangements</w:t>
            </w:r>
          </w:p>
        </w:tc>
        <w:tc>
          <w:tcPr>
            <w:tcW w:w="2970" w:type="dxa"/>
            <w:shd w:val="clear" w:color="auto" w:fill="auto"/>
          </w:tcPr>
          <w:p w14:paraId="61EB4796" w14:textId="06773AC4" w:rsidR="00367D63" w:rsidRPr="00D5163E" w:rsidRDefault="00367D63" w:rsidP="007E081C">
            <w:pPr>
              <w:spacing w:after="0"/>
              <w:rPr>
                <w:szCs w:val="20"/>
              </w:rPr>
            </w:pPr>
            <w:r w:rsidRPr="00D5163E">
              <w:rPr>
                <w:szCs w:val="20"/>
              </w:rPr>
              <w:t>As determined in the project plans for Outcome 1 and 3</w:t>
            </w:r>
          </w:p>
        </w:tc>
        <w:tc>
          <w:tcPr>
            <w:tcW w:w="3240" w:type="dxa"/>
          </w:tcPr>
          <w:p w14:paraId="139D9479" w14:textId="19E59DBA" w:rsidR="00367D63" w:rsidRPr="00D5163E" w:rsidRDefault="00367D63" w:rsidP="007E081C">
            <w:pPr>
              <w:spacing w:after="0"/>
              <w:rPr>
                <w:szCs w:val="20"/>
              </w:rPr>
            </w:pPr>
            <w:r w:rsidRPr="00D5163E">
              <w:rPr>
                <w:szCs w:val="20"/>
              </w:rPr>
              <w:t xml:space="preserve">As determined in the project plans for Outcome 2 </w:t>
            </w:r>
          </w:p>
        </w:tc>
      </w:tr>
    </w:tbl>
    <w:p w14:paraId="5A25250B" w14:textId="7E47AD93" w:rsidR="0066260C" w:rsidRPr="00D5163E" w:rsidRDefault="0066260C" w:rsidP="002C2489">
      <w:pPr>
        <w:spacing w:after="0"/>
        <w:rPr>
          <w:sz w:val="22"/>
          <w:szCs w:val="22"/>
        </w:rPr>
      </w:pPr>
    </w:p>
    <w:p w14:paraId="5E0AFE53" w14:textId="77777777" w:rsidR="00393350" w:rsidRPr="00D5163E" w:rsidRDefault="00393350" w:rsidP="007E081C">
      <w:pPr>
        <w:spacing w:after="0"/>
        <w:rPr>
          <w:sz w:val="22"/>
          <w:szCs w:val="22"/>
          <w:u w:val="single"/>
        </w:rPr>
      </w:pPr>
    </w:p>
    <w:p w14:paraId="6306B575" w14:textId="77777777" w:rsidR="003C57A7" w:rsidRPr="0097400E" w:rsidRDefault="003C57A7" w:rsidP="007E081C">
      <w:pPr>
        <w:spacing w:after="0"/>
        <w:rPr>
          <w:b/>
          <w:sz w:val="22"/>
        </w:rPr>
      </w:pPr>
    </w:p>
    <w:p w14:paraId="074B7957" w14:textId="31DBD2A0" w:rsidR="00BD41B0" w:rsidRPr="00D5163E" w:rsidRDefault="00BD41B0" w:rsidP="007E081C">
      <w:pPr>
        <w:spacing w:after="0"/>
        <w:rPr>
          <w:rFonts w:cs="Calibri"/>
          <w:sz w:val="22"/>
          <w:szCs w:val="22"/>
        </w:rPr>
        <w:sectPr w:rsidR="00BD41B0" w:rsidRPr="00D5163E" w:rsidSect="006353F2">
          <w:pgSz w:w="12240" w:h="15840" w:code="1"/>
          <w:pgMar w:top="1440" w:right="1440" w:bottom="1440" w:left="1440" w:header="720" w:footer="432" w:gutter="0"/>
          <w:cols w:space="708"/>
          <w:titlePg/>
          <w:docGrid w:linePitch="360"/>
        </w:sectPr>
      </w:pPr>
    </w:p>
    <w:p w14:paraId="3D1F8F79" w14:textId="7ECFDC83" w:rsidR="006E3B4C" w:rsidRPr="00D5163E" w:rsidRDefault="006E3B4C" w:rsidP="007E081C">
      <w:pPr>
        <w:spacing w:after="0"/>
        <w:rPr>
          <w:rFonts w:cs="Calibri"/>
          <w:sz w:val="22"/>
          <w:szCs w:val="22"/>
        </w:rPr>
      </w:pPr>
    </w:p>
    <w:p w14:paraId="389F3E07" w14:textId="77777777" w:rsidR="003E3ABA" w:rsidRPr="00D5163E" w:rsidRDefault="003E3ABA" w:rsidP="007E081C">
      <w:pPr>
        <w:pStyle w:val="Heading1"/>
        <w:spacing w:before="0" w:after="0"/>
        <w:rPr>
          <w:rFonts w:ascii="Calibri" w:hAnsi="Calibri"/>
        </w:rPr>
      </w:pPr>
      <w:bookmarkStart w:id="31" w:name="_Toc526869210"/>
      <w:r w:rsidRPr="00D5163E">
        <w:rPr>
          <w:rFonts w:ascii="Calibri" w:hAnsi="Calibri"/>
        </w:rPr>
        <w:t>Financial Planning and Management</w:t>
      </w:r>
      <w:bookmarkEnd w:id="31"/>
      <w:r w:rsidRPr="00D5163E">
        <w:rPr>
          <w:rFonts w:ascii="Calibri" w:hAnsi="Calibri"/>
        </w:rPr>
        <w:t xml:space="preserve"> </w:t>
      </w:r>
    </w:p>
    <w:p w14:paraId="501B6D81" w14:textId="77777777" w:rsidR="00CD7018" w:rsidRPr="00D5163E" w:rsidRDefault="00CD7018" w:rsidP="007E081C">
      <w:pPr>
        <w:autoSpaceDE w:val="0"/>
        <w:autoSpaceDN w:val="0"/>
        <w:adjustRightInd w:val="0"/>
        <w:spacing w:after="0"/>
        <w:rPr>
          <w:color w:val="000000"/>
          <w:szCs w:val="20"/>
        </w:rPr>
      </w:pPr>
    </w:p>
    <w:p w14:paraId="4744DB55" w14:textId="7E86E00E" w:rsidR="003E3ABA" w:rsidRPr="00D5163E" w:rsidRDefault="003E3ABA" w:rsidP="007E081C">
      <w:pPr>
        <w:autoSpaceDE w:val="0"/>
        <w:autoSpaceDN w:val="0"/>
        <w:adjustRightInd w:val="0"/>
        <w:spacing w:after="0"/>
        <w:rPr>
          <w:color w:val="000000"/>
          <w:sz w:val="22"/>
          <w:szCs w:val="22"/>
        </w:rPr>
      </w:pPr>
      <w:r w:rsidRPr="00D5163E">
        <w:rPr>
          <w:color w:val="000000"/>
          <w:sz w:val="22"/>
          <w:szCs w:val="22"/>
        </w:rPr>
        <w:t xml:space="preserve">The </w:t>
      </w:r>
      <w:r w:rsidR="0091438A" w:rsidRPr="00D5163E">
        <w:rPr>
          <w:rFonts w:cs="Calibri"/>
          <w:sz w:val="22"/>
          <w:szCs w:val="22"/>
        </w:rPr>
        <w:t>total resources for project implementation are USD</w:t>
      </w:r>
      <w:r w:rsidR="00933050" w:rsidRPr="00D5163E">
        <w:rPr>
          <w:rFonts w:cs="Calibri"/>
          <w:sz w:val="22"/>
          <w:szCs w:val="22"/>
        </w:rPr>
        <w:t xml:space="preserve"> </w:t>
      </w:r>
      <w:r w:rsidR="00367D63" w:rsidRPr="0097400E">
        <w:rPr>
          <w:sz w:val="22"/>
        </w:rPr>
        <w:t>4</w:t>
      </w:r>
      <w:r w:rsidR="00A634A3" w:rsidRPr="0097400E">
        <w:rPr>
          <w:sz w:val="22"/>
        </w:rPr>
        <w:t>0</w:t>
      </w:r>
      <w:r w:rsidR="00367D63" w:rsidRPr="0097400E">
        <w:rPr>
          <w:sz w:val="22"/>
        </w:rPr>
        <w:t>,</w:t>
      </w:r>
      <w:r w:rsidR="004762AC" w:rsidRPr="0097400E">
        <w:rPr>
          <w:sz w:val="22"/>
        </w:rPr>
        <w:t>990</w:t>
      </w:r>
      <w:r w:rsidR="00367D63" w:rsidRPr="0097400E">
        <w:rPr>
          <w:sz w:val="22"/>
        </w:rPr>
        <w:t>,209</w:t>
      </w:r>
      <w:r w:rsidRPr="00D5163E">
        <w:rPr>
          <w:color w:val="000000"/>
          <w:sz w:val="22"/>
          <w:szCs w:val="22"/>
        </w:rPr>
        <w:t xml:space="preserve">. This is financed through a GEF grant </w:t>
      </w:r>
      <w:r w:rsidR="00C734E0" w:rsidRPr="00D5163E">
        <w:rPr>
          <w:sz w:val="22"/>
          <w:szCs w:val="22"/>
        </w:rPr>
        <w:t xml:space="preserve">USD 2,633,372  administered by UNDP </w:t>
      </w:r>
      <w:r w:rsidR="008052B6" w:rsidRPr="00D5163E">
        <w:rPr>
          <w:rFonts w:cs="Calibri"/>
          <w:sz w:val="22"/>
          <w:szCs w:val="22"/>
        </w:rPr>
        <w:t xml:space="preserve"> representing the incremental resources needed achieve the Alternative Scenario under ADLIGHT. </w:t>
      </w:r>
      <w:r w:rsidR="008052B6" w:rsidRPr="00D5163E">
        <w:rPr>
          <w:color w:val="000000"/>
          <w:sz w:val="22"/>
          <w:szCs w:val="22"/>
        </w:rPr>
        <w:t>This will</w:t>
      </w:r>
      <w:r w:rsidR="00A40B1B" w:rsidRPr="00D5163E">
        <w:rPr>
          <w:color w:val="000000"/>
          <w:sz w:val="22"/>
          <w:szCs w:val="22"/>
        </w:rPr>
        <w:t xml:space="preserve"> be supported by </w:t>
      </w:r>
      <w:r w:rsidR="008822EF" w:rsidRPr="00D5163E">
        <w:rPr>
          <w:color w:val="000000"/>
          <w:sz w:val="22"/>
          <w:szCs w:val="22"/>
        </w:rPr>
        <w:t xml:space="preserve">in-kind </w:t>
      </w:r>
      <w:r w:rsidRPr="00D5163E">
        <w:rPr>
          <w:color w:val="000000"/>
          <w:sz w:val="22"/>
          <w:szCs w:val="22"/>
        </w:rPr>
        <w:t xml:space="preserve">co-financing </w:t>
      </w:r>
      <w:r w:rsidR="00A40B1B" w:rsidRPr="00D5163E">
        <w:rPr>
          <w:color w:val="000000"/>
          <w:sz w:val="22"/>
          <w:szCs w:val="22"/>
        </w:rPr>
        <w:t xml:space="preserve">of USD 80,000 </w:t>
      </w:r>
      <w:r w:rsidRPr="00D5163E">
        <w:rPr>
          <w:color w:val="000000"/>
          <w:sz w:val="22"/>
          <w:szCs w:val="22"/>
        </w:rPr>
        <w:t>to be administered by UNDP</w:t>
      </w:r>
      <w:r w:rsidR="00A40B1B" w:rsidRPr="00D5163E">
        <w:rPr>
          <w:color w:val="000000"/>
          <w:sz w:val="22"/>
          <w:szCs w:val="22"/>
        </w:rPr>
        <w:t xml:space="preserve"> and</w:t>
      </w:r>
      <w:r w:rsidR="0091438A" w:rsidRPr="00D5163E">
        <w:rPr>
          <w:color w:val="000000"/>
          <w:sz w:val="22"/>
          <w:szCs w:val="22"/>
        </w:rPr>
        <w:t xml:space="preserve"> in</w:t>
      </w:r>
      <w:r w:rsidR="00A40B1B" w:rsidRPr="00D5163E">
        <w:rPr>
          <w:color w:val="000000"/>
          <w:sz w:val="22"/>
          <w:szCs w:val="22"/>
        </w:rPr>
        <w:t>-</w:t>
      </w:r>
      <w:r w:rsidR="00367D63" w:rsidRPr="00D5163E">
        <w:rPr>
          <w:color w:val="000000"/>
          <w:sz w:val="22"/>
          <w:szCs w:val="22"/>
        </w:rPr>
        <w:t xml:space="preserve">kind </w:t>
      </w:r>
      <w:r w:rsidR="0091438A" w:rsidRPr="00D5163E">
        <w:rPr>
          <w:color w:val="000000"/>
          <w:sz w:val="22"/>
          <w:szCs w:val="22"/>
        </w:rPr>
        <w:t xml:space="preserve">co-financing </w:t>
      </w:r>
      <w:r w:rsidR="00A40B1B" w:rsidRPr="00D5163E">
        <w:rPr>
          <w:color w:val="000000"/>
          <w:sz w:val="22"/>
          <w:szCs w:val="22"/>
        </w:rPr>
        <w:t xml:space="preserve">of USD 60,000 </w:t>
      </w:r>
      <w:r w:rsidR="0091438A" w:rsidRPr="00D5163E">
        <w:rPr>
          <w:color w:val="000000"/>
          <w:sz w:val="22"/>
          <w:szCs w:val="22"/>
        </w:rPr>
        <w:t xml:space="preserve">to be administered by </w:t>
      </w:r>
      <w:r w:rsidR="002C5619">
        <w:rPr>
          <w:color w:val="000000"/>
          <w:sz w:val="22"/>
          <w:szCs w:val="22"/>
        </w:rPr>
        <w:t>UNEP</w:t>
      </w:r>
      <w:r w:rsidR="00A40B1B" w:rsidRPr="00D5163E">
        <w:rPr>
          <w:color w:val="000000"/>
          <w:sz w:val="22"/>
          <w:szCs w:val="22"/>
        </w:rPr>
        <w:t xml:space="preserve">. </w:t>
      </w:r>
      <w:r w:rsidR="008052B6" w:rsidRPr="00D5163E">
        <w:rPr>
          <w:color w:val="000000"/>
          <w:sz w:val="22"/>
          <w:szCs w:val="22"/>
        </w:rPr>
        <w:t xml:space="preserve">Complementing these GEF, UNDP and </w:t>
      </w:r>
      <w:r w:rsidR="002C5619">
        <w:rPr>
          <w:color w:val="000000"/>
          <w:sz w:val="22"/>
          <w:szCs w:val="22"/>
        </w:rPr>
        <w:t>UNEP</w:t>
      </w:r>
      <w:r w:rsidR="008052B6" w:rsidRPr="00D5163E">
        <w:rPr>
          <w:color w:val="000000"/>
          <w:sz w:val="22"/>
          <w:szCs w:val="22"/>
        </w:rPr>
        <w:t xml:space="preserve"> grants will be </w:t>
      </w:r>
      <w:r w:rsidR="008167DB" w:rsidRPr="00D5163E">
        <w:rPr>
          <w:color w:val="000000"/>
          <w:sz w:val="22"/>
          <w:szCs w:val="22"/>
        </w:rPr>
        <w:t xml:space="preserve">parallel co-financing valued at </w:t>
      </w:r>
      <w:r w:rsidR="00BF0444" w:rsidRPr="00D5163E">
        <w:rPr>
          <w:color w:val="000000"/>
          <w:sz w:val="22"/>
          <w:szCs w:val="22"/>
        </w:rPr>
        <w:t xml:space="preserve">USD </w:t>
      </w:r>
      <w:r w:rsidR="00933050" w:rsidRPr="0097400E">
        <w:rPr>
          <w:color w:val="000000"/>
          <w:sz w:val="22"/>
        </w:rPr>
        <w:t>37,</w:t>
      </w:r>
      <w:r w:rsidR="004762AC" w:rsidRPr="0097400E">
        <w:rPr>
          <w:color w:val="000000"/>
          <w:sz w:val="22"/>
        </w:rPr>
        <w:t>094</w:t>
      </w:r>
      <w:r w:rsidR="00933050" w:rsidRPr="0097400E">
        <w:rPr>
          <w:color w:val="000000"/>
          <w:sz w:val="22"/>
        </w:rPr>
        <w:t>,337</w:t>
      </w:r>
      <w:r w:rsidRPr="00D5163E">
        <w:rPr>
          <w:color w:val="000000"/>
          <w:sz w:val="22"/>
          <w:szCs w:val="22"/>
        </w:rPr>
        <w:t xml:space="preserve"> </w:t>
      </w:r>
      <w:r w:rsidR="008167DB" w:rsidRPr="00D5163E">
        <w:rPr>
          <w:color w:val="000000"/>
          <w:sz w:val="22"/>
          <w:szCs w:val="22"/>
        </w:rPr>
        <w:t>as detailed below representing</w:t>
      </w:r>
      <w:r w:rsidR="008052B6" w:rsidRPr="00D5163E">
        <w:rPr>
          <w:color w:val="000000"/>
          <w:sz w:val="22"/>
          <w:szCs w:val="22"/>
        </w:rPr>
        <w:t xml:space="preserve"> related </w:t>
      </w:r>
      <w:r w:rsidR="008167DB" w:rsidRPr="00D5163E">
        <w:rPr>
          <w:color w:val="000000"/>
          <w:sz w:val="22"/>
          <w:szCs w:val="22"/>
        </w:rPr>
        <w:t xml:space="preserve">project </w:t>
      </w:r>
      <w:r w:rsidR="008052B6" w:rsidRPr="00D5163E">
        <w:rPr>
          <w:color w:val="000000"/>
          <w:sz w:val="22"/>
          <w:szCs w:val="22"/>
        </w:rPr>
        <w:t>resources from the Government of Indonesia and the private sector</w:t>
      </w:r>
      <w:r w:rsidR="00BF0444" w:rsidRPr="00D5163E">
        <w:rPr>
          <w:color w:val="000000"/>
          <w:sz w:val="22"/>
          <w:szCs w:val="22"/>
        </w:rPr>
        <w:t xml:space="preserve">. </w:t>
      </w:r>
      <w:r w:rsidR="009A7F79">
        <w:rPr>
          <w:color w:val="000000"/>
          <w:sz w:val="22"/>
          <w:szCs w:val="22"/>
        </w:rPr>
        <w:t>A GEF Grant of USD 1,262,500</w:t>
      </w:r>
      <w:r w:rsidR="00386878">
        <w:rPr>
          <w:color w:val="000000"/>
          <w:sz w:val="22"/>
          <w:szCs w:val="22"/>
        </w:rPr>
        <w:t xml:space="preserve"> is administered by UNEP. </w:t>
      </w:r>
      <w:r w:rsidRPr="00D5163E">
        <w:rPr>
          <w:color w:val="000000"/>
          <w:sz w:val="22"/>
          <w:szCs w:val="22"/>
        </w:rPr>
        <w:t xml:space="preserve">UNDP, as the </w:t>
      </w:r>
      <w:r w:rsidR="00BF0444" w:rsidRPr="00D5163E">
        <w:rPr>
          <w:color w:val="000000"/>
          <w:sz w:val="22"/>
          <w:szCs w:val="22"/>
        </w:rPr>
        <w:t xml:space="preserve">lead </w:t>
      </w:r>
      <w:r w:rsidRPr="00D5163E">
        <w:rPr>
          <w:color w:val="000000"/>
          <w:sz w:val="22"/>
          <w:szCs w:val="22"/>
        </w:rPr>
        <w:t xml:space="preserve">GEF Implementing Agency, is responsible for the execution of the GEF resources and the </w:t>
      </w:r>
      <w:r w:rsidRPr="00D5163E">
        <w:rPr>
          <w:color w:val="000000"/>
          <w:sz w:val="22"/>
          <w:szCs w:val="22"/>
          <w:lang w:eastAsia="zh-CN"/>
        </w:rPr>
        <w:t xml:space="preserve">cash co-financing transferred to UNDP </w:t>
      </w:r>
      <w:r w:rsidR="008167DB" w:rsidRPr="00D5163E">
        <w:rPr>
          <w:color w:val="000000"/>
          <w:sz w:val="22"/>
          <w:szCs w:val="22"/>
          <w:lang w:eastAsia="zh-CN"/>
        </w:rPr>
        <w:t xml:space="preserve">for Component 1 and 3, while </w:t>
      </w:r>
      <w:r w:rsidR="002C5619">
        <w:rPr>
          <w:color w:val="000000"/>
          <w:sz w:val="22"/>
          <w:szCs w:val="22"/>
          <w:lang w:eastAsia="zh-CN"/>
        </w:rPr>
        <w:t>UNEP</w:t>
      </w:r>
      <w:r w:rsidR="008167DB" w:rsidRPr="00D5163E">
        <w:rPr>
          <w:color w:val="000000"/>
          <w:sz w:val="22"/>
          <w:szCs w:val="22"/>
          <w:lang w:eastAsia="zh-CN"/>
        </w:rPr>
        <w:t xml:space="preserve"> </w:t>
      </w:r>
      <w:r w:rsidR="00337F31" w:rsidRPr="00D5163E">
        <w:rPr>
          <w:color w:val="000000"/>
          <w:sz w:val="22"/>
          <w:szCs w:val="22"/>
          <w:lang w:eastAsia="zh-CN"/>
        </w:rPr>
        <w:t xml:space="preserve">will </w:t>
      </w:r>
      <w:r w:rsidR="008167DB" w:rsidRPr="00D5163E">
        <w:rPr>
          <w:color w:val="000000"/>
          <w:sz w:val="22"/>
          <w:szCs w:val="22"/>
          <w:lang w:eastAsia="zh-CN"/>
        </w:rPr>
        <w:t xml:space="preserve">be responsible likewise for Component 2.  Financial </w:t>
      </w:r>
      <w:r w:rsidR="001867F6" w:rsidRPr="00D5163E">
        <w:rPr>
          <w:color w:val="000000"/>
          <w:sz w:val="22"/>
          <w:szCs w:val="22"/>
          <w:lang w:eastAsia="zh-CN"/>
        </w:rPr>
        <w:t xml:space="preserve">reporting to </w:t>
      </w:r>
      <w:r w:rsidR="008167DB" w:rsidRPr="00D5163E">
        <w:rPr>
          <w:color w:val="000000"/>
          <w:sz w:val="22"/>
          <w:szCs w:val="22"/>
          <w:lang w:eastAsia="zh-CN"/>
        </w:rPr>
        <w:t>GEF will be the overall responsibility of UNDP</w:t>
      </w:r>
      <w:r w:rsidR="001867F6" w:rsidRPr="00D5163E">
        <w:rPr>
          <w:color w:val="000000"/>
          <w:sz w:val="22"/>
          <w:szCs w:val="22"/>
        </w:rPr>
        <w:t xml:space="preserve"> through the PIR</w:t>
      </w:r>
      <w:r w:rsidR="003562B2" w:rsidRPr="00D5163E">
        <w:rPr>
          <w:color w:val="000000"/>
          <w:sz w:val="22"/>
          <w:szCs w:val="22"/>
        </w:rPr>
        <w:t xml:space="preserve"> to be assisted by the PMU</w:t>
      </w:r>
      <w:r w:rsidR="001867F6" w:rsidRPr="00D5163E">
        <w:rPr>
          <w:color w:val="000000"/>
          <w:sz w:val="22"/>
          <w:szCs w:val="22"/>
        </w:rPr>
        <w:t xml:space="preserve">, with inputs from </w:t>
      </w:r>
      <w:r w:rsidR="002C5619">
        <w:rPr>
          <w:color w:val="000000"/>
          <w:sz w:val="22"/>
          <w:szCs w:val="22"/>
        </w:rPr>
        <w:t>UNEP</w:t>
      </w:r>
      <w:r w:rsidR="008167DB" w:rsidRPr="00D5163E">
        <w:rPr>
          <w:color w:val="000000"/>
          <w:sz w:val="22"/>
          <w:szCs w:val="22"/>
        </w:rPr>
        <w:t xml:space="preserve"> for Component 2</w:t>
      </w:r>
      <w:r w:rsidR="001867F6" w:rsidRPr="00D5163E">
        <w:rPr>
          <w:color w:val="000000"/>
          <w:sz w:val="22"/>
          <w:szCs w:val="22"/>
        </w:rPr>
        <w:t>.</w:t>
      </w:r>
      <w:r w:rsidR="004A42AF" w:rsidRPr="00D5163E">
        <w:rPr>
          <w:color w:val="000000"/>
          <w:sz w:val="22"/>
          <w:szCs w:val="22"/>
        </w:rPr>
        <w:t xml:space="preserve"> </w:t>
      </w:r>
    </w:p>
    <w:p w14:paraId="300BC1C2" w14:textId="4E14EDBE" w:rsidR="004A42AF" w:rsidRPr="00D5163E" w:rsidRDefault="004A42AF" w:rsidP="007E081C">
      <w:pPr>
        <w:autoSpaceDE w:val="0"/>
        <w:autoSpaceDN w:val="0"/>
        <w:adjustRightInd w:val="0"/>
        <w:spacing w:after="0"/>
        <w:rPr>
          <w:color w:val="000000"/>
          <w:sz w:val="22"/>
          <w:szCs w:val="22"/>
        </w:rPr>
      </w:pPr>
    </w:p>
    <w:p w14:paraId="379F342E" w14:textId="77777777" w:rsidR="003E3ABA" w:rsidRPr="00D5163E" w:rsidRDefault="003E3ABA" w:rsidP="007E081C">
      <w:pPr>
        <w:autoSpaceDE w:val="0"/>
        <w:autoSpaceDN w:val="0"/>
        <w:adjustRightInd w:val="0"/>
        <w:spacing w:after="0"/>
        <w:rPr>
          <w:color w:val="000000"/>
          <w:sz w:val="22"/>
          <w:szCs w:val="22"/>
        </w:rPr>
      </w:pPr>
    </w:p>
    <w:p w14:paraId="71A19C8E" w14:textId="77777777" w:rsidR="003E3ABA" w:rsidRPr="00D5163E" w:rsidRDefault="003E3ABA" w:rsidP="007E081C">
      <w:pPr>
        <w:autoSpaceDE w:val="0"/>
        <w:autoSpaceDN w:val="0"/>
        <w:adjustRightInd w:val="0"/>
        <w:spacing w:after="0"/>
        <w:rPr>
          <w:color w:val="000000"/>
          <w:sz w:val="22"/>
          <w:szCs w:val="22"/>
        </w:rPr>
      </w:pPr>
      <w:r w:rsidRPr="00D5163E">
        <w:rPr>
          <w:color w:val="000000"/>
          <w:sz w:val="22"/>
          <w:szCs w:val="22"/>
          <w:u w:val="single"/>
        </w:rPr>
        <w:t>Parallel co-financing</w:t>
      </w:r>
      <w:r w:rsidRPr="00D5163E">
        <w:rPr>
          <w:color w:val="000000"/>
          <w:sz w:val="22"/>
          <w:szCs w:val="22"/>
        </w:rPr>
        <w:t xml:space="preserve">:  </w:t>
      </w:r>
      <w:r w:rsidR="00CA1DCA" w:rsidRPr="00D5163E">
        <w:rPr>
          <w:color w:val="000000"/>
          <w:sz w:val="22"/>
          <w:szCs w:val="22"/>
        </w:rPr>
        <w:t xml:space="preserve">The actual realization of project co-financing will be monitored during the mid-term review and terminal evaluation process and will be reported to the GEF. </w:t>
      </w:r>
      <w:r w:rsidRPr="00D5163E">
        <w:rPr>
          <w:color w:val="000000"/>
          <w:sz w:val="22"/>
          <w:szCs w:val="22"/>
        </w:rPr>
        <w:t>The planned parallel co-financing will be used as follows:</w:t>
      </w:r>
    </w:p>
    <w:p w14:paraId="5FFFD73D" w14:textId="77777777" w:rsidR="003E3ABA" w:rsidRPr="00D5163E" w:rsidRDefault="003E3ABA" w:rsidP="007E081C">
      <w:pPr>
        <w:autoSpaceDE w:val="0"/>
        <w:autoSpaceDN w:val="0"/>
        <w:adjustRightInd w:val="0"/>
        <w:spacing w:after="0"/>
        <w:rPr>
          <w:color w:val="000000"/>
          <w:szCs w:val="20"/>
        </w:rPr>
      </w:pPr>
    </w:p>
    <w:tbl>
      <w:tblPr>
        <w:tblW w:w="46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84"/>
        <w:gridCol w:w="1182"/>
        <w:gridCol w:w="1368"/>
        <w:gridCol w:w="1253"/>
        <w:gridCol w:w="1374"/>
        <w:gridCol w:w="1311"/>
      </w:tblGrid>
      <w:tr w:rsidR="00176796" w:rsidRPr="00D5163E" w14:paraId="2E137DFC" w14:textId="77777777" w:rsidTr="00FE4CB6">
        <w:trPr>
          <w:cantSplit/>
          <w:tblHeader/>
          <w:jc w:val="center"/>
        </w:trPr>
        <w:tc>
          <w:tcPr>
            <w:tcW w:w="1302" w:type="pct"/>
            <w:shd w:val="clear" w:color="auto" w:fill="F2F2F2"/>
            <w:vAlign w:val="center"/>
          </w:tcPr>
          <w:p w14:paraId="594A56F0" w14:textId="77777777" w:rsidR="00176796" w:rsidRPr="00D5163E" w:rsidRDefault="00176796" w:rsidP="007E081C">
            <w:pPr>
              <w:spacing w:after="0"/>
              <w:jc w:val="center"/>
              <w:rPr>
                <w:rFonts w:cs="Calibri"/>
                <w:b/>
                <w:color w:val="000000"/>
                <w:szCs w:val="20"/>
              </w:rPr>
            </w:pPr>
            <w:r w:rsidRPr="00D5163E">
              <w:rPr>
                <w:rFonts w:cs="Calibri"/>
                <w:b/>
                <w:color w:val="000000"/>
                <w:szCs w:val="20"/>
              </w:rPr>
              <w:t>Co-financing Source</w:t>
            </w:r>
          </w:p>
        </w:tc>
        <w:tc>
          <w:tcPr>
            <w:tcW w:w="674" w:type="pct"/>
            <w:shd w:val="clear" w:color="auto" w:fill="F2F2F2"/>
            <w:vAlign w:val="center"/>
          </w:tcPr>
          <w:p w14:paraId="13F615D9" w14:textId="3746D104" w:rsidR="00176796" w:rsidRPr="00D5163E" w:rsidRDefault="00176796" w:rsidP="007E081C">
            <w:pPr>
              <w:spacing w:after="0"/>
              <w:ind w:left="5"/>
              <w:jc w:val="center"/>
              <w:rPr>
                <w:rFonts w:cs="Calibri"/>
                <w:b/>
                <w:color w:val="000000"/>
                <w:szCs w:val="20"/>
              </w:rPr>
            </w:pPr>
            <w:r w:rsidRPr="00D5163E">
              <w:rPr>
                <w:rFonts w:cs="Calibri"/>
                <w:b/>
                <w:color w:val="000000"/>
                <w:szCs w:val="20"/>
              </w:rPr>
              <w:t>Co-financing Type</w:t>
            </w:r>
          </w:p>
        </w:tc>
        <w:tc>
          <w:tcPr>
            <w:tcW w:w="780" w:type="pct"/>
            <w:shd w:val="clear" w:color="auto" w:fill="F2F2F2"/>
            <w:vAlign w:val="center"/>
          </w:tcPr>
          <w:p w14:paraId="62B0E572" w14:textId="77777777" w:rsidR="00176796" w:rsidRPr="00D5163E" w:rsidRDefault="00176796" w:rsidP="007E081C">
            <w:pPr>
              <w:spacing w:after="0"/>
              <w:ind w:left="-6"/>
              <w:jc w:val="center"/>
              <w:rPr>
                <w:rFonts w:cs="Calibri"/>
                <w:b/>
                <w:color w:val="000000"/>
                <w:szCs w:val="20"/>
              </w:rPr>
            </w:pPr>
            <w:r w:rsidRPr="00D5163E">
              <w:rPr>
                <w:rFonts w:cs="Calibri"/>
                <w:b/>
                <w:color w:val="000000"/>
                <w:szCs w:val="20"/>
              </w:rPr>
              <w:t>Co-financing Amount ($)</w:t>
            </w:r>
          </w:p>
        </w:tc>
        <w:tc>
          <w:tcPr>
            <w:tcW w:w="714" w:type="pct"/>
            <w:shd w:val="clear" w:color="auto" w:fill="F2F2F2"/>
            <w:vAlign w:val="center"/>
          </w:tcPr>
          <w:p w14:paraId="375F286C" w14:textId="32C8DA1C" w:rsidR="00176796" w:rsidRPr="00D5163E" w:rsidRDefault="00176796" w:rsidP="007E081C">
            <w:pPr>
              <w:autoSpaceDE w:val="0"/>
              <w:autoSpaceDN w:val="0"/>
              <w:adjustRightInd w:val="0"/>
              <w:spacing w:after="0"/>
              <w:jc w:val="center"/>
              <w:rPr>
                <w:rFonts w:cs="Calibri"/>
                <w:b/>
                <w:color w:val="000000"/>
                <w:szCs w:val="20"/>
              </w:rPr>
            </w:pPr>
            <w:r w:rsidRPr="00D5163E">
              <w:rPr>
                <w:rFonts w:cs="Calibri"/>
                <w:b/>
                <w:color w:val="000000"/>
                <w:szCs w:val="20"/>
              </w:rPr>
              <w:t>Planned Activities/</w:t>
            </w:r>
            <w:r w:rsidR="008167DB" w:rsidRPr="00D5163E">
              <w:rPr>
                <w:rFonts w:cs="Calibri"/>
                <w:b/>
                <w:color w:val="000000"/>
                <w:szCs w:val="20"/>
              </w:rPr>
              <w:t xml:space="preserve"> </w:t>
            </w:r>
            <w:r w:rsidRPr="00D5163E">
              <w:rPr>
                <w:rFonts w:cs="Calibri"/>
                <w:b/>
                <w:color w:val="000000"/>
                <w:szCs w:val="20"/>
              </w:rPr>
              <w:t>Outputs</w:t>
            </w:r>
          </w:p>
        </w:tc>
        <w:tc>
          <w:tcPr>
            <w:tcW w:w="783" w:type="pct"/>
            <w:shd w:val="clear" w:color="auto" w:fill="F2F2F2"/>
            <w:vAlign w:val="center"/>
          </w:tcPr>
          <w:p w14:paraId="589E8130" w14:textId="77777777" w:rsidR="00176796" w:rsidRPr="00D5163E" w:rsidRDefault="00176796" w:rsidP="007E081C">
            <w:pPr>
              <w:autoSpaceDE w:val="0"/>
              <w:autoSpaceDN w:val="0"/>
              <w:adjustRightInd w:val="0"/>
              <w:spacing w:after="0"/>
              <w:jc w:val="center"/>
              <w:rPr>
                <w:rFonts w:cs="Calibri"/>
                <w:b/>
                <w:color w:val="000000"/>
                <w:szCs w:val="20"/>
              </w:rPr>
            </w:pPr>
            <w:r w:rsidRPr="00D5163E">
              <w:rPr>
                <w:rFonts w:cs="Calibri"/>
                <w:b/>
                <w:color w:val="000000"/>
                <w:szCs w:val="20"/>
              </w:rPr>
              <w:t>Risks</w:t>
            </w:r>
          </w:p>
        </w:tc>
        <w:tc>
          <w:tcPr>
            <w:tcW w:w="747" w:type="pct"/>
            <w:shd w:val="clear" w:color="auto" w:fill="F2F2F2"/>
            <w:vAlign w:val="center"/>
          </w:tcPr>
          <w:p w14:paraId="53CEF2FE" w14:textId="77777777" w:rsidR="00176796" w:rsidRPr="00D5163E" w:rsidRDefault="00176796" w:rsidP="007E081C">
            <w:pPr>
              <w:autoSpaceDE w:val="0"/>
              <w:autoSpaceDN w:val="0"/>
              <w:adjustRightInd w:val="0"/>
              <w:spacing w:after="0"/>
              <w:jc w:val="center"/>
              <w:rPr>
                <w:rFonts w:cs="Calibri"/>
                <w:b/>
                <w:color w:val="000000"/>
                <w:szCs w:val="20"/>
              </w:rPr>
            </w:pPr>
            <w:r w:rsidRPr="00D5163E">
              <w:rPr>
                <w:rFonts w:cs="Calibri"/>
                <w:b/>
                <w:color w:val="000000"/>
                <w:szCs w:val="20"/>
              </w:rPr>
              <w:t>Risk Mitigation Measures</w:t>
            </w:r>
          </w:p>
        </w:tc>
      </w:tr>
      <w:tr w:rsidR="00176796" w:rsidRPr="00D5163E" w14:paraId="221916BB" w14:textId="77777777" w:rsidTr="00FE4CB6">
        <w:trPr>
          <w:cantSplit/>
          <w:trHeight w:val="336"/>
          <w:jc w:val="center"/>
        </w:trPr>
        <w:tc>
          <w:tcPr>
            <w:tcW w:w="1302" w:type="pct"/>
            <w:shd w:val="clear" w:color="auto" w:fill="F2F2F2"/>
          </w:tcPr>
          <w:p w14:paraId="3CD509FC" w14:textId="77777777" w:rsidR="00176796" w:rsidRPr="00D5163E" w:rsidRDefault="00176796" w:rsidP="002C2489">
            <w:pPr>
              <w:spacing w:after="0"/>
              <w:rPr>
                <w:rFonts w:cs="Calibri"/>
                <w:color w:val="000000"/>
                <w:szCs w:val="20"/>
              </w:rPr>
            </w:pPr>
            <w:r w:rsidRPr="00D5163E">
              <w:rPr>
                <w:rFonts w:cs="Calibri"/>
                <w:color w:val="000000"/>
                <w:szCs w:val="20"/>
              </w:rPr>
              <w:t>Government of Indonesia</w:t>
            </w:r>
          </w:p>
        </w:tc>
        <w:tc>
          <w:tcPr>
            <w:tcW w:w="674" w:type="pct"/>
            <w:shd w:val="clear" w:color="auto" w:fill="F2F2F2"/>
          </w:tcPr>
          <w:p w14:paraId="53ECCF6E" w14:textId="77777777" w:rsidR="00176796" w:rsidRPr="00D5163E" w:rsidRDefault="00176796" w:rsidP="007E081C">
            <w:pPr>
              <w:spacing w:after="0"/>
              <w:rPr>
                <w:rFonts w:cs="Calibri"/>
                <w:color w:val="000000"/>
                <w:szCs w:val="20"/>
              </w:rPr>
            </w:pPr>
          </w:p>
        </w:tc>
        <w:tc>
          <w:tcPr>
            <w:tcW w:w="780" w:type="pct"/>
            <w:shd w:val="clear" w:color="auto" w:fill="F2F2F2"/>
          </w:tcPr>
          <w:p w14:paraId="3EDE825B" w14:textId="77777777" w:rsidR="00176796" w:rsidRPr="00D5163E" w:rsidRDefault="00176796" w:rsidP="007E081C">
            <w:pPr>
              <w:spacing w:after="0"/>
              <w:ind w:left="-6"/>
              <w:rPr>
                <w:rFonts w:cs="Calibri"/>
                <w:color w:val="000000"/>
                <w:szCs w:val="20"/>
              </w:rPr>
            </w:pPr>
          </w:p>
        </w:tc>
        <w:tc>
          <w:tcPr>
            <w:tcW w:w="714" w:type="pct"/>
            <w:shd w:val="clear" w:color="auto" w:fill="F2F2F2"/>
          </w:tcPr>
          <w:p w14:paraId="793BBD43" w14:textId="77777777" w:rsidR="00176796" w:rsidRPr="00D5163E" w:rsidRDefault="00176796" w:rsidP="007E081C">
            <w:pPr>
              <w:spacing w:after="0"/>
              <w:ind w:left="-6"/>
              <w:rPr>
                <w:rFonts w:cs="Calibri"/>
                <w:color w:val="000000"/>
                <w:szCs w:val="20"/>
              </w:rPr>
            </w:pPr>
          </w:p>
        </w:tc>
        <w:tc>
          <w:tcPr>
            <w:tcW w:w="783" w:type="pct"/>
            <w:shd w:val="clear" w:color="auto" w:fill="F2F2F2"/>
          </w:tcPr>
          <w:p w14:paraId="03D8BC3D" w14:textId="77777777" w:rsidR="00176796" w:rsidRPr="00D5163E" w:rsidRDefault="00176796" w:rsidP="007E081C">
            <w:pPr>
              <w:spacing w:after="0"/>
              <w:ind w:left="-6"/>
              <w:rPr>
                <w:rFonts w:cs="Calibri"/>
                <w:color w:val="000000"/>
                <w:szCs w:val="20"/>
              </w:rPr>
            </w:pPr>
          </w:p>
        </w:tc>
        <w:tc>
          <w:tcPr>
            <w:tcW w:w="747" w:type="pct"/>
            <w:shd w:val="clear" w:color="auto" w:fill="F2F2F2"/>
          </w:tcPr>
          <w:p w14:paraId="2CBA1E3E" w14:textId="77777777" w:rsidR="00176796" w:rsidRPr="00D5163E" w:rsidRDefault="00176796" w:rsidP="007E081C">
            <w:pPr>
              <w:spacing w:after="0"/>
              <w:ind w:left="-6"/>
              <w:rPr>
                <w:rFonts w:cs="Calibri"/>
                <w:color w:val="000000"/>
                <w:szCs w:val="20"/>
              </w:rPr>
            </w:pPr>
          </w:p>
        </w:tc>
      </w:tr>
      <w:tr w:rsidR="00176796" w:rsidRPr="00D5163E" w14:paraId="1ACEA1FF" w14:textId="77777777" w:rsidTr="003F1771">
        <w:trPr>
          <w:cantSplit/>
          <w:trHeight w:val="584"/>
          <w:jc w:val="center"/>
        </w:trPr>
        <w:tc>
          <w:tcPr>
            <w:tcW w:w="1302" w:type="pct"/>
            <w:vMerge w:val="restart"/>
          </w:tcPr>
          <w:p w14:paraId="3789B743" w14:textId="57F010F2" w:rsidR="00176796" w:rsidRPr="00D5163E" w:rsidRDefault="00176796" w:rsidP="00DD7CE7">
            <w:pPr>
              <w:pStyle w:val="ListParagraph"/>
              <w:numPr>
                <w:ilvl w:val="0"/>
                <w:numId w:val="65"/>
              </w:numPr>
              <w:ind w:left="154" w:hanging="206"/>
              <w:rPr>
                <w:rFonts w:ascii="Calibri" w:hAnsi="Calibri" w:cs="Calibri"/>
                <w:noProof/>
                <w:color w:val="000000"/>
                <w:sz w:val="20"/>
                <w:szCs w:val="20"/>
              </w:rPr>
            </w:pPr>
            <w:r w:rsidRPr="00D5163E">
              <w:rPr>
                <w:rFonts w:ascii="Calibri" w:hAnsi="Calibri" w:cs="Calibri"/>
                <w:color w:val="000000"/>
                <w:sz w:val="20"/>
                <w:szCs w:val="20"/>
              </w:rPr>
              <w:t>Ministry of Energy and Mineral Resource (DG-NREEC)</w:t>
            </w:r>
          </w:p>
        </w:tc>
        <w:tc>
          <w:tcPr>
            <w:tcW w:w="674" w:type="pct"/>
            <w:shd w:val="clear" w:color="auto" w:fill="auto"/>
          </w:tcPr>
          <w:p w14:paraId="39484913" w14:textId="77777777" w:rsidR="00176796" w:rsidRPr="00D5163E" w:rsidRDefault="00176796" w:rsidP="007E081C">
            <w:pPr>
              <w:spacing w:after="0"/>
              <w:rPr>
                <w:rFonts w:cs="Calibri"/>
                <w:color w:val="000000"/>
                <w:szCs w:val="20"/>
              </w:rPr>
            </w:pPr>
            <w:r w:rsidRPr="00D5163E">
              <w:rPr>
                <w:rFonts w:cs="Calibri"/>
                <w:color w:val="000000"/>
                <w:szCs w:val="20"/>
              </w:rPr>
              <w:t>In-kind</w:t>
            </w:r>
          </w:p>
        </w:tc>
        <w:tc>
          <w:tcPr>
            <w:tcW w:w="780" w:type="pct"/>
          </w:tcPr>
          <w:p w14:paraId="141A3840" w14:textId="01EDFAE8" w:rsidR="00176796" w:rsidRPr="00D5163E" w:rsidRDefault="00176796" w:rsidP="007E081C">
            <w:pPr>
              <w:spacing w:after="0"/>
              <w:ind w:left="-6"/>
              <w:jc w:val="right"/>
              <w:rPr>
                <w:rFonts w:cs="Calibri"/>
                <w:color w:val="000000"/>
                <w:szCs w:val="20"/>
              </w:rPr>
            </w:pPr>
            <w:r w:rsidRPr="00D5163E">
              <w:rPr>
                <w:rFonts w:cs="Calibri"/>
                <w:color w:val="000000"/>
                <w:szCs w:val="20"/>
              </w:rPr>
              <w:t>268,000</w:t>
            </w:r>
          </w:p>
          <w:p w14:paraId="4CEC9BAF" w14:textId="77777777" w:rsidR="00176796" w:rsidRPr="00D5163E" w:rsidRDefault="00176796" w:rsidP="007E081C">
            <w:pPr>
              <w:spacing w:after="0"/>
              <w:ind w:left="-6"/>
              <w:jc w:val="right"/>
              <w:rPr>
                <w:rFonts w:cs="Calibri"/>
                <w:color w:val="000000"/>
                <w:szCs w:val="20"/>
              </w:rPr>
            </w:pPr>
          </w:p>
        </w:tc>
        <w:tc>
          <w:tcPr>
            <w:tcW w:w="714" w:type="pct"/>
            <w:vMerge w:val="restart"/>
          </w:tcPr>
          <w:p w14:paraId="2C1D5766" w14:textId="77777777" w:rsidR="00176796" w:rsidRPr="00D5163E" w:rsidRDefault="00176796" w:rsidP="007E081C">
            <w:pPr>
              <w:spacing w:after="0"/>
              <w:ind w:left="-6"/>
              <w:rPr>
                <w:rFonts w:cs="Calibri"/>
                <w:color w:val="000000"/>
                <w:szCs w:val="20"/>
              </w:rPr>
            </w:pPr>
            <w:r w:rsidRPr="00D5163E">
              <w:rPr>
                <w:rFonts w:cs="Calibri"/>
                <w:color w:val="000000"/>
                <w:szCs w:val="20"/>
              </w:rPr>
              <w:t>All Outputs</w:t>
            </w:r>
          </w:p>
        </w:tc>
        <w:tc>
          <w:tcPr>
            <w:tcW w:w="783" w:type="pct"/>
            <w:vMerge w:val="restart"/>
          </w:tcPr>
          <w:p w14:paraId="7CAEC130" w14:textId="77777777" w:rsidR="00176796" w:rsidRPr="00D5163E" w:rsidRDefault="00176796" w:rsidP="007E081C">
            <w:pPr>
              <w:spacing w:after="0"/>
              <w:ind w:left="-6"/>
              <w:rPr>
                <w:rFonts w:cs="Calibri"/>
                <w:color w:val="000000"/>
                <w:szCs w:val="20"/>
              </w:rPr>
            </w:pPr>
            <w:r w:rsidRPr="00D5163E">
              <w:rPr>
                <w:rFonts w:cs="Calibri"/>
                <w:color w:val="000000"/>
                <w:szCs w:val="20"/>
              </w:rPr>
              <w:t>Changes in policy direction, leaders and priorities</w:t>
            </w:r>
          </w:p>
        </w:tc>
        <w:tc>
          <w:tcPr>
            <w:tcW w:w="747" w:type="pct"/>
            <w:vMerge w:val="restart"/>
          </w:tcPr>
          <w:p w14:paraId="5736462C" w14:textId="77777777" w:rsidR="00176796" w:rsidRPr="00D5163E" w:rsidRDefault="00176796" w:rsidP="007E081C">
            <w:pPr>
              <w:spacing w:after="0"/>
              <w:ind w:left="-6"/>
              <w:rPr>
                <w:rFonts w:cs="Calibri"/>
                <w:color w:val="000000"/>
                <w:szCs w:val="20"/>
              </w:rPr>
            </w:pPr>
            <w:r w:rsidRPr="00D5163E">
              <w:rPr>
                <w:rFonts w:cs="Calibri"/>
                <w:color w:val="000000"/>
                <w:szCs w:val="20"/>
              </w:rPr>
              <w:t>Close coordination and effective MEMR/DGNREEC/PMU project management and M&amp;E</w:t>
            </w:r>
          </w:p>
        </w:tc>
      </w:tr>
      <w:tr w:rsidR="00176796" w:rsidRPr="00D5163E" w14:paraId="2FF3ECED" w14:textId="77777777" w:rsidTr="003F1771">
        <w:trPr>
          <w:cantSplit/>
          <w:trHeight w:val="620"/>
          <w:jc w:val="center"/>
        </w:trPr>
        <w:tc>
          <w:tcPr>
            <w:tcW w:w="1302" w:type="pct"/>
            <w:vMerge/>
          </w:tcPr>
          <w:p w14:paraId="231F105A" w14:textId="77777777" w:rsidR="00176796" w:rsidRPr="00D5163E" w:rsidRDefault="00176796" w:rsidP="007E081C">
            <w:pPr>
              <w:spacing w:after="0"/>
              <w:rPr>
                <w:rFonts w:cs="Calibri"/>
                <w:color w:val="000000"/>
                <w:szCs w:val="20"/>
              </w:rPr>
            </w:pPr>
          </w:p>
        </w:tc>
        <w:tc>
          <w:tcPr>
            <w:tcW w:w="674" w:type="pct"/>
            <w:shd w:val="clear" w:color="auto" w:fill="auto"/>
          </w:tcPr>
          <w:p w14:paraId="79C3173F" w14:textId="4EF36BB9" w:rsidR="00176796" w:rsidRPr="00D5163E" w:rsidRDefault="00176796" w:rsidP="007E081C">
            <w:pPr>
              <w:spacing w:after="0"/>
              <w:rPr>
                <w:rFonts w:cs="Calibri"/>
                <w:color w:val="000000"/>
                <w:szCs w:val="20"/>
              </w:rPr>
            </w:pPr>
            <w:r w:rsidRPr="00D5163E">
              <w:rPr>
                <w:rFonts w:cs="Calibri"/>
                <w:color w:val="000000"/>
                <w:szCs w:val="20"/>
              </w:rPr>
              <w:t xml:space="preserve">Cash </w:t>
            </w:r>
          </w:p>
        </w:tc>
        <w:tc>
          <w:tcPr>
            <w:tcW w:w="780" w:type="pct"/>
          </w:tcPr>
          <w:p w14:paraId="4C5FC1D3" w14:textId="6B786B3A" w:rsidR="00176796" w:rsidRPr="00D5163E" w:rsidRDefault="00176796" w:rsidP="007E081C">
            <w:pPr>
              <w:spacing w:after="0"/>
              <w:ind w:left="-6"/>
              <w:jc w:val="right"/>
              <w:rPr>
                <w:rFonts w:cs="Calibri"/>
                <w:color w:val="000000"/>
                <w:szCs w:val="20"/>
              </w:rPr>
            </w:pPr>
            <w:r w:rsidRPr="00D5163E">
              <w:rPr>
                <w:rFonts w:cs="Calibri"/>
                <w:color w:val="000000"/>
                <w:szCs w:val="20"/>
              </w:rPr>
              <w:t>13,277,000</w:t>
            </w:r>
          </w:p>
        </w:tc>
        <w:tc>
          <w:tcPr>
            <w:tcW w:w="714" w:type="pct"/>
            <w:vMerge/>
          </w:tcPr>
          <w:p w14:paraId="109B91C0" w14:textId="77777777" w:rsidR="00176796" w:rsidRPr="00D5163E" w:rsidRDefault="00176796" w:rsidP="007E081C">
            <w:pPr>
              <w:spacing w:after="0"/>
              <w:ind w:left="-6"/>
              <w:rPr>
                <w:rFonts w:cs="Calibri"/>
                <w:color w:val="000000"/>
                <w:szCs w:val="20"/>
              </w:rPr>
            </w:pPr>
          </w:p>
        </w:tc>
        <w:tc>
          <w:tcPr>
            <w:tcW w:w="783" w:type="pct"/>
            <w:vMerge/>
          </w:tcPr>
          <w:p w14:paraId="3B331AEA" w14:textId="77777777" w:rsidR="00176796" w:rsidRPr="00D5163E" w:rsidRDefault="00176796" w:rsidP="007E081C">
            <w:pPr>
              <w:spacing w:after="0"/>
              <w:ind w:left="-6"/>
              <w:rPr>
                <w:rFonts w:cs="Calibri"/>
                <w:color w:val="000000"/>
                <w:szCs w:val="20"/>
              </w:rPr>
            </w:pPr>
          </w:p>
        </w:tc>
        <w:tc>
          <w:tcPr>
            <w:tcW w:w="747" w:type="pct"/>
            <w:vMerge/>
          </w:tcPr>
          <w:p w14:paraId="329C4446" w14:textId="77777777" w:rsidR="00176796" w:rsidRPr="00D5163E" w:rsidRDefault="00176796" w:rsidP="007E081C">
            <w:pPr>
              <w:spacing w:after="0"/>
              <w:ind w:left="-6"/>
              <w:rPr>
                <w:rFonts w:cs="Calibri"/>
                <w:color w:val="000000"/>
                <w:szCs w:val="20"/>
              </w:rPr>
            </w:pPr>
          </w:p>
        </w:tc>
      </w:tr>
      <w:tr w:rsidR="00176796" w:rsidRPr="00D5163E" w14:paraId="798F6847" w14:textId="77777777" w:rsidTr="00FE4CB6">
        <w:trPr>
          <w:cantSplit/>
          <w:trHeight w:val="336"/>
          <w:jc w:val="center"/>
        </w:trPr>
        <w:tc>
          <w:tcPr>
            <w:tcW w:w="1302" w:type="pct"/>
            <w:vMerge/>
          </w:tcPr>
          <w:p w14:paraId="3C1C9800" w14:textId="77777777" w:rsidR="00176796" w:rsidRPr="00D5163E" w:rsidRDefault="00176796" w:rsidP="007E081C">
            <w:pPr>
              <w:spacing w:after="0"/>
              <w:rPr>
                <w:rFonts w:cs="Calibri"/>
                <w:color w:val="000000"/>
                <w:szCs w:val="20"/>
              </w:rPr>
            </w:pPr>
          </w:p>
        </w:tc>
        <w:tc>
          <w:tcPr>
            <w:tcW w:w="674" w:type="pct"/>
            <w:shd w:val="clear" w:color="auto" w:fill="auto"/>
          </w:tcPr>
          <w:p w14:paraId="30001F54" w14:textId="05B673CE" w:rsidR="00176796" w:rsidRPr="00D5163E" w:rsidRDefault="00176796" w:rsidP="007E081C">
            <w:pPr>
              <w:spacing w:after="0"/>
              <w:rPr>
                <w:rFonts w:cs="Calibri"/>
                <w:color w:val="000000"/>
                <w:szCs w:val="20"/>
              </w:rPr>
            </w:pPr>
            <w:r w:rsidRPr="00D5163E">
              <w:rPr>
                <w:rFonts w:cs="Calibri"/>
                <w:color w:val="000000"/>
                <w:szCs w:val="20"/>
              </w:rPr>
              <w:t>Subtotal</w:t>
            </w:r>
          </w:p>
        </w:tc>
        <w:tc>
          <w:tcPr>
            <w:tcW w:w="780" w:type="pct"/>
          </w:tcPr>
          <w:p w14:paraId="0FBE9F80" w14:textId="43855052" w:rsidR="00176796" w:rsidRPr="00D5163E" w:rsidRDefault="00176796" w:rsidP="007E081C">
            <w:pPr>
              <w:spacing w:after="0"/>
              <w:ind w:left="-6"/>
              <w:jc w:val="right"/>
              <w:rPr>
                <w:rFonts w:cs="Calibri"/>
                <w:color w:val="000000"/>
                <w:szCs w:val="20"/>
              </w:rPr>
            </w:pPr>
            <w:r w:rsidRPr="00D5163E">
              <w:rPr>
                <w:rFonts w:cs="Calibri"/>
                <w:color w:val="000000"/>
                <w:szCs w:val="20"/>
              </w:rPr>
              <w:t>13,545,000</w:t>
            </w:r>
          </w:p>
        </w:tc>
        <w:tc>
          <w:tcPr>
            <w:tcW w:w="714" w:type="pct"/>
            <w:vMerge/>
          </w:tcPr>
          <w:p w14:paraId="1EF9BE01" w14:textId="77777777" w:rsidR="00176796" w:rsidRPr="00D5163E" w:rsidRDefault="00176796" w:rsidP="007E081C">
            <w:pPr>
              <w:spacing w:after="0"/>
              <w:ind w:left="-6"/>
              <w:rPr>
                <w:rFonts w:cs="Calibri"/>
                <w:color w:val="000000"/>
                <w:szCs w:val="20"/>
              </w:rPr>
            </w:pPr>
          </w:p>
        </w:tc>
        <w:tc>
          <w:tcPr>
            <w:tcW w:w="783" w:type="pct"/>
            <w:vMerge/>
          </w:tcPr>
          <w:p w14:paraId="6DFAF14B" w14:textId="77777777" w:rsidR="00176796" w:rsidRPr="00D5163E" w:rsidRDefault="00176796" w:rsidP="007E081C">
            <w:pPr>
              <w:spacing w:after="0"/>
              <w:ind w:left="-6"/>
              <w:rPr>
                <w:rFonts w:cs="Calibri"/>
                <w:color w:val="000000"/>
                <w:szCs w:val="20"/>
              </w:rPr>
            </w:pPr>
          </w:p>
        </w:tc>
        <w:tc>
          <w:tcPr>
            <w:tcW w:w="747" w:type="pct"/>
            <w:vMerge/>
          </w:tcPr>
          <w:p w14:paraId="4F07CEA5" w14:textId="77777777" w:rsidR="00176796" w:rsidRPr="00D5163E" w:rsidRDefault="00176796" w:rsidP="007E081C">
            <w:pPr>
              <w:spacing w:after="0"/>
              <w:ind w:left="-6"/>
              <w:rPr>
                <w:rFonts w:cs="Calibri"/>
                <w:color w:val="000000"/>
                <w:szCs w:val="20"/>
              </w:rPr>
            </w:pPr>
          </w:p>
        </w:tc>
      </w:tr>
      <w:tr w:rsidR="00176796" w:rsidRPr="00D5163E" w14:paraId="457AF834" w14:textId="77777777" w:rsidTr="00FE4CB6">
        <w:trPr>
          <w:cantSplit/>
          <w:jc w:val="center"/>
        </w:trPr>
        <w:tc>
          <w:tcPr>
            <w:tcW w:w="1302" w:type="pct"/>
          </w:tcPr>
          <w:p w14:paraId="04297DE5" w14:textId="77777777" w:rsidR="00176796" w:rsidRPr="00D5163E" w:rsidRDefault="00176796" w:rsidP="00DD7CE7">
            <w:pPr>
              <w:pStyle w:val="ListParagraph"/>
              <w:numPr>
                <w:ilvl w:val="0"/>
                <w:numId w:val="65"/>
              </w:numPr>
              <w:ind w:left="154" w:hanging="206"/>
              <w:rPr>
                <w:rFonts w:cs="Calibri"/>
                <w:noProof/>
                <w:color w:val="000000"/>
                <w:szCs w:val="20"/>
              </w:rPr>
            </w:pPr>
            <w:r w:rsidRPr="00D5163E">
              <w:rPr>
                <w:rFonts w:ascii="Calibri" w:hAnsi="Calibri" w:cs="Calibri"/>
                <w:color w:val="000000"/>
                <w:sz w:val="20"/>
                <w:szCs w:val="20"/>
              </w:rPr>
              <w:t>Ministry of Energy and Mineral Resource (P3TEK – R&amp;D Dept)</w:t>
            </w:r>
          </w:p>
        </w:tc>
        <w:tc>
          <w:tcPr>
            <w:tcW w:w="674" w:type="pct"/>
            <w:shd w:val="clear" w:color="auto" w:fill="auto"/>
          </w:tcPr>
          <w:p w14:paraId="46CF6DE4" w14:textId="77777777" w:rsidR="00176796" w:rsidRPr="00D5163E" w:rsidRDefault="00176796" w:rsidP="007E081C">
            <w:pPr>
              <w:spacing w:after="0"/>
              <w:rPr>
                <w:rFonts w:cs="Calibri"/>
                <w:color w:val="000000"/>
                <w:szCs w:val="20"/>
              </w:rPr>
            </w:pPr>
            <w:r w:rsidRPr="00D5163E">
              <w:rPr>
                <w:rFonts w:cs="Calibri"/>
                <w:color w:val="000000"/>
                <w:szCs w:val="20"/>
              </w:rPr>
              <w:t>In-kind</w:t>
            </w:r>
          </w:p>
          <w:p w14:paraId="1EB7AA68" w14:textId="77777777" w:rsidR="00176796" w:rsidRPr="00D5163E" w:rsidRDefault="00176796" w:rsidP="007E081C">
            <w:pPr>
              <w:spacing w:after="0"/>
              <w:rPr>
                <w:rFonts w:cs="Calibri"/>
                <w:color w:val="000000"/>
                <w:szCs w:val="20"/>
              </w:rPr>
            </w:pPr>
            <w:r w:rsidRPr="00D5163E">
              <w:rPr>
                <w:rFonts w:cs="Calibri"/>
                <w:color w:val="000000"/>
                <w:szCs w:val="20"/>
              </w:rPr>
              <w:t>(lab)</w:t>
            </w:r>
          </w:p>
        </w:tc>
        <w:tc>
          <w:tcPr>
            <w:tcW w:w="780" w:type="pct"/>
          </w:tcPr>
          <w:p w14:paraId="071124D0" w14:textId="77777777" w:rsidR="00176796" w:rsidRPr="00D5163E" w:rsidRDefault="00176796" w:rsidP="007E081C">
            <w:pPr>
              <w:spacing w:after="0"/>
              <w:ind w:left="-6"/>
              <w:jc w:val="right"/>
              <w:rPr>
                <w:rFonts w:cs="Calibri"/>
                <w:color w:val="000000"/>
                <w:szCs w:val="20"/>
              </w:rPr>
            </w:pPr>
            <w:r w:rsidRPr="00D5163E">
              <w:rPr>
                <w:rFonts w:cs="Calibri"/>
                <w:color w:val="000000"/>
                <w:szCs w:val="20"/>
              </w:rPr>
              <w:t xml:space="preserve"> 4,167,300</w:t>
            </w:r>
          </w:p>
        </w:tc>
        <w:tc>
          <w:tcPr>
            <w:tcW w:w="714" w:type="pct"/>
          </w:tcPr>
          <w:p w14:paraId="37BDE88D" w14:textId="77777777" w:rsidR="00176796" w:rsidRPr="00D5163E" w:rsidRDefault="00176796" w:rsidP="007E081C">
            <w:pPr>
              <w:spacing w:after="0"/>
              <w:ind w:left="-6"/>
              <w:rPr>
                <w:rFonts w:cs="Calibri"/>
                <w:color w:val="000000"/>
                <w:szCs w:val="20"/>
              </w:rPr>
            </w:pPr>
            <w:r w:rsidRPr="00D5163E">
              <w:rPr>
                <w:rFonts w:cs="Calibri"/>
                <w:color w:val="000000"/>
                <w:szCs w:val="20"/>
              </w:rPr>
              <w:t xml:space="preserve">Outputs 1.1, 2.1, 2.3, 2.5 </w:t>
            </w:r>
          </w:p>
        </w:tc>
        <w:tc>
          <w:tcPr>
            <w:tcW w:w="783" w:type="pct"/>
          </w:tcPr>
          <w:p w14:paraId="0B8F2A6A" w14:textId="77777777" w:rsidR="00176796" w:rsidRPr="00D5163E" w:rsidRDefault="00176796" w:rsidP="007E081C">
            <w:pPr>
              <w:spacing w:after="0"/>
              <w:ind w:left="-6"/>
              <w:rPr>
                <w:rFonts w:cs="Calibri"/>
                <w:color w:val="000000"/>
                <w:szCs w:val="20"/>
              </w:rPr>
            </w:pPr>
            <w:r w:rsidRPr="00D5163E">
              <w:rPr>
                <w:rFonts w:cs="Calibri"/>
                <w:color w:val="000000"/>
                <w:szCs w:val="20"/>
              </w:rPr>
              <w:t>Budgeting constraints</w:t>
            </w:r>
          </w:p>
        </w:tc>
        <w:tc>
          <w:tcPr>
            <w:tcW w:w="747" w:type="pct"/>
          </w:tcPr>
          <w:p w14:paraId="0E5AD909" w14:textId="77777777" w:rsidR="00176796" w:rsidRPr="00D5163E" w:rsidRDefault="00176796" w:rsidP="007E081C">
            <w:pPr>
              <w:spacing w:after="0"/>
              <w:ind w:left="-6"/>
              <w:rPr>
                <w:rFonts w:cs="Calibri"/>
                <w:color w:val="000000"/>
                <w:szCs w:val="20"/>
              </w:rPr>
            </w:pPr>
            <w:r w:rsidRPr="00D5163E">
              <w:rPr>
                <w:rFonts w:cs="Calibri"/>
                <w:color w:val="000000"/>
                <w:szCs w:val="20"/>
              </w:rPr>
              <w:t>Coordination with MEMR and PMU</w:t>
            </w:r>
          </w:p>
        </w:tc>
      </w:tr>
      <w:tr w:rsidR="00176796" w:rsidRPr="00D5163E" w14:paraId="62681C5E" w14:textId="77777777" w:rsidTr="00FE4CB6">
        <w:trPr>
          <w:cantSplit/>
          <w:jc w:val="center"/>
        </w:trPr>
        <w:tc>
          <w:tcPr>
            <w:tcW w:w="1302" w:type="pct"/>
          </w:tcPr>
          <w:p w14:paraId="1990B65D" w14:textId="77777777" w:rsidR="00176796" w:rsidRPr="00D5163E" w:rsidRDefault="00176796" w:rsidP="00DD7CE7">
            <w:pPr>
              <w:pStyle w:val="ListParagraph"/>
              <w:numPr>
                <w:ilvl w:val="0"/>
                <w:numId w:val="65"/>
              </w:numPr>
              <w:ind w:left="154" w:hanging="206"/>
              <w:rPr>
                <w:rFonts w:ascii="Calibri" w:hAnsi="Calibri" w:cs="Calibri"/>
                <w:noProof/>
                <w:color w:val="000000"/>
                <w:sz w:val="20"/>
                <w:szCs w:val="20"/>
              </w:rPr>
            </w:pPr>
            <w:r w:rsidRPr="00D5163E">
              <w:rPr>
                <w:rFonts w:ascii="Calibri" w:hAnsi="Calibri" w:cs="Calibri"/>
                <w:color w:val="000000"/>
                <w:sz w:val="20"/>
                <w:szCs w:val="20"/>
              </w:rPr>
              <w:t>City of Solo/Surakarta (Mayor) Government</w:t>
            </w:r>
          </w:p>
        </w:tc>
        <w:tc>
          <w:tcPr>
            <w:tcW w:w="674" w:type="pct"/>
            <w:shd w:val="clear" w:color="auto" w:fill="auto"/>
          </w:tcPr>
          <w:p w14:paraId="5FB0CE99" w14:textId="77777777" w:rsidR="00176796" w:rsidRPr="00D5163E" w:rsidRDefault="00176796" w:rsidP="007E081C">
            <w:pPr>
              <w:spacing w:after="0"/>
              <w:rPr>
                <w:rFonts w:cs="Calibri"/>
                <w:color w:val="000000"/>
                <w:szCs w:val="20"/>
              </w:rPr>
            </w:pPr>
            <w:r w:rsidRPr="00D5163E">
              <w:rPr>
                <w:rFonts w:cs="Calibri"/>
                <w:color w:val="000000"/>
                <w:szCs w:val="20"/>
              </w:rPr>
              <w:t xml:space="preserve">In-kind </w:t>
            </w:r>
          </w:p>
          <w:p w14:paraId="1CF2A1FF" w14:textId="60E56AC2" w:rsidR="00176796" w:rsidRPr="00D5163E" w:rsidRDefault="003B3A7E" w:rsidP="007E081C">
            <w:pPr>
              <w:spacing w:after="0"/>
              <w:rPr>
                <w:rFonts w:cs="Calibri"/>
                <w:color w:val="000000"/>
                <w:szCs w:val="20"/>
              </w:rPr>
            </w:pPr>
            <w:r w:rsidRPr="00D5163E">
              <w:rPr>
                <w:rFonts w:cs="Calibri"/>
                <w:color w:val="000000"/>
                <w:szCs w:val="20"/>
              </w:rPr>
              <w:t>(Pilot EE Street light</w:t>
            </w:r>
            <w:r w:rsidR="00176796" w:rsidRPr="00D5163E">
              <w:rPr>
                <w:rFonts w:cs="Calibri"/>
                <w:color w:val="000000"/>
                <w:szCs w:val="20"/>
              </w:rPr>
              <w:t>)</w:t>
            </w:r>
          </w:p>
        </w:tc>
        <w:tc>
          <w:tcPr>
            <w:tcW w:w="780" w:type="pct"/>
          </w:tcPr>
          <w:p w14:paraId="233D6205" w14:textId="7C9229B7" w:rsidR="00176796" w:rsidRPr="00D5163E" w:rsidRDefault="00176796" w:rsidP="007E081C">
            <w:pPr>
              <w:spacing w:after="0"/>
              <w:ind w:left="-6"/>
              <w:jc w:val="right"/>
              <w:rPr>
                <w:rFonts w:cs="Calibri"/>
                <w:color w:val="000000"/>
                <w:szCs w:val="20"/>
              </w:rPr>
            </w:pPr>
            <w:r w:rsidRPr="00D5163E">
              <w:rPr>
                <w:rFonts w:cs="Calibri"/>
                <w:color w:val="000000"/>
                <w:szCs w:val="20"/>
              </w:rPr>
              <w:t>10,015,037</w:t>
            </w:r>
          </w:p>
          <w:p w14:paraId="04E61E01" w14:textId="77777777" w:rsidR="00176796" w:rsidRPr="00D5163E" w:rsidRDefault="00176796" w:rsidP="007E081C">
            <w:pPr>
              <w:spacing w:after="0"/>
              <w:ind w:left="-6"/>
              <w:jc w:val="right"/>
              <w:rPr>
                <w:rFonts w:cs="Calibri"/>
                <w:color w:val="000000"/>
                <w:szCs w:val="20"/>
              </w:rPr>
            </w:pPr>
          </w:p>
          <w:p w14:paraId="0B19CB15" w14:textId="77777777" w:rsidR="00176796" w:rsidRPr="00D5163E" w:rsidRDefault="00176796" w:rsidP="007E081C">
            <w:pPr>
              <w:spacing w:after="0"/>
              <w:ind w:left="-6"/>
              <w:jc w:val="right"/>
              <w:rPr>
                <w:rFonts w:cs="Calibri"/>
                <w:color w:val="000000"/>
                <w:szCs w:val="20"/>
              </w:rPr>
            </w:pPr>
          </w:p>
        </w:tc>
        <w:tc>
          <w:tcPr>
            <w:tcW w:w="714" w:type="pct"/>
          </w:tcPr>
          <w:p w14:paraId="77909960" w14:textId="77777777" w:rsidR="00176796" w:rsidRPr="00D5163E" w:rsidRDefault="00176796" w:rsidP="007E081C">
            <w:pPr>
              <w:spacing w:after="0"/>
              <w:ind w:left="-6"/>
              <w:rPr>
                <w:rFonts w:cs="Calibri"/>
                <w:color w:val="000000"/>
                <w:szCs w:val="20"/>
              </w:rPr>
            </w:pPr>
            <w:r w:rsidRPr="00D5163E">
              <w:rPr>
                <w:rFonts w:cs="Calibri"/>
                <w:color w:val="000000"/>
                <w:szCs w:val="20"/>
              </w:rPr>
              <w:t>Outputs 3.1, 3.2, 3.3</w:t>
            </w:r>
          </w:p>
        </w:tc>
        <w:tc>
          <w:tcPr>
            <w:tcW w:w="783" w:type="pct"/>
          </w:tcPr>
          <w:p w14:paraId="0158F349" w14:textId="77777777" w:rsidR="00176796" w:rsidRPr="00D5163E" w:rsidRDefault="00176796" w:rsidP="007E081C">
            <w:pPr>
              <w:spacing w:after="0"/>
              <w:ind w:left="-6"/>
              <w:rPr>
                <w:rFonts w:cs="Calibri"/>
                <w:color w:val="000000"/>
                <w:szCs w:val="20"/>
              </w:rPr>
            </w:pPr>
            <w:r w:rsidRPr="00D5163E">
              <w:rPr>
                <w:rFonts w:cs="Calibri"/>
                <w:color w:val="000000"/>
                <w:szCs w:val="20"/>
              </w:rPr>
              <w:t>Budgeting constraints</w:t>
            </w:r>
          </w:p>
        </w:tc>
        <w:tc>
          <w:tcPr>
            <w:tcW w:w="747" w:type="pct"/>
          </w:tcPr>
          <w:p w14:paraId="4C79F14A" w14:textId="77777777" w:rsidR="00176796" w:rsidRPr="00D5163E" w:rsidRDefault="00176796" w:rsidP="007E081C">
            <w:pPr>
              <w:spacing w:after="0"/>
              <w:ind w:left="-6"/>
              <w:rPr>
                <w:rFonts w:cs="Calibri"/>
                <w:color w:val="000000"/>
                <w:szCs w:val="20"/>
              </w:rPr>
            </w:pPr>
            <w:r w:rsidRPr="00D5163E">
              <w:rPr>
                <w:rFonts w:cs="Calibri"/>
                <w:color w:val="000000"/>
                <w:szCs w:val="20"/>
              </w:rPr>
              <w:t>Close coordination</w:t>
            </w:r>
          </w:p>
        </w:tc>
      </w:tr>
      <w:tr w:rsidR="00176796" w:rsidRPr="00D5163E" w14:paraId="0B4966EB" w14:textId="77777777" w:rsidTr="003F1771">
        <w:trPr>
          <w:cantSplit/>
          <w:trHeight w:val="773"/>
          <w:jc w:val="center"/>
        </w:trPr>
        <w:tc>
          <w:tcPr>
            <w:tcW w:w="1302" w:type="pct"/>
            <w:vMerge w:val="restart"/>
          </w:tcPr>
          <w:p w14:paraId="3EE6C4E1" w14:textId="18D3A988" w:rsidR="00176796" w:rsidRPr="00D5163E" w:rsidRDefault="00176796" w:rsidP="00DD7CE7">
            <w:pPr>
              <w:pStyle w:val="ListParagraph"/>
              <w:numPr>
                <w:ilvl w:val="0"/>
                <w:numId w:val="65"/>
              </w:numPr>
              <w:ind w:left="154" w:hanging="206"/>
              <w:rPr>
                <w:rFonts w:ascii="Calibri" w:hAnsi="Calibri" w:cs="Calibri"/>
                <w:noProof/>
                <w:color w:val="000000"/>
                <w:sz w:val="20"/>
                <w:szCs w:val="20"/>
              </w:rPr>
            </w:pPr>
            <w:r w:rsidRPr="00D5163E">
              <w:rPr>
                <w:rFonts w:ascii="Calibri" w:hAnsi="Calibri" w:cs="Calibri"/>
                <w:color w:val="000000"/>
                <w:sz w:val="20"/>
                <w:szCs w:val="20"/>
              </w:rPr>
              <w:t>National Standardization Agency (</w:t>
            </w:r>
            <w:r w:rsidRPr="00D5163E">
              <w:rPr>
                <w:rFonts w:ascii="Calibri" w:hAnsi="Calibri" w:cs="Calibri"/>
                <w:i/>
                <w:color w:val="000000"/>
                <w:sz w:val="20"/>
                <w:szCs w:val="20"/>
              </w:rPr>
              <w:t>Badan Standardisasi Nasional, BSN</w:t>
            </w:r>
            <w:r w:rsidRPr="00D5163E">
              <w:rPr>
                <w:rFonts w:ascii="Calibri" w:hAnsi="Calibri" w:cs="Calibri"/>
                <w:color w:val="000000"/>
                <w:sz w:val="20"/>
                <w:szCs w:val="20"/>
              </w:rPr>
              <w:t>)</w:t>
            </w:r>
          </w:p>
        </w:tc>
        <w:tc>
          <w:tcPr>
            <w:tcW w:w="674" w:type="pct"/>
            <w:shd w:val="clear" w:color="auto" w:fill="auto"/>
          </w:tcPr>
          <w:p w14:paraId="361BB40C" w14:textId="6C61000E" w:rsidR="00176796" w:rsidRPr="00D5163E" w:rsidRDefault="00176796" w:rsidP="007E081C">
            <w:pPr>
              <w:spacing w:after="0"/>
              <w:rPr>
                <w:rFonts w:cs="Calibri"/>
                <w:color w:val="000000"/>
                <w:szCs w:val="20"/>
              </w:rPr>
            </w:pPr>
            <w:r w:rsidRPr="00D5163E">
              <w:rPr>
                <w:rFonts w:cs="Calibri"/>
                <w:color w:val="000000"/>
                <w:szCs w:val="20"/>
              </w:rPr>
              <w:t>In-kind</w:t>
            </w:r>
          </w:p>
        </w:tc>
        <w:tc>
          <w:tcPr>
            <w:tcW w:w="780" w:type="pct"/>
          </w:tcPr>
          <w:p w14:paraId="5FD6EEB3" w14:textId="604C1C0F" w:rsidR="00176796" w:rsidRPr="00D5163E" w:rsidRDefault="00176796" w:rsidP="007E081C">
            <w:pPr>
              <w:spacing w:after="0"/>
              <w:ind w:left="-6"/>
              <w:jc w:val="right"/>
              <w:rPr>
                <w:rFonts w:cs="Calibri"/>
                <w:color w:val="000000"/>
                <w:szCs w:val="20"/>
              </w:rPr>
            </w:pPr>
            <w:r w:rsidRPr="00D5163E">
              <w:rPr>
                <w:rFonts w:cs="Calibri"/>
                <w:color w:val="000000"/>
                <w:szCs w:val="20"/>
              </w:rPr>
              <w:t>112,000</w:t>
            </w:r>
          </w:p>
        </w:tc>
        <w:tc>
          <w:tcPr>
            <w:tcW w:w="714" w:type="pct"/>
            <w:vMerge w:val="restart"/>
          </w:tcPr>
          <w:p w14:paraId="539027A9" w14:textId="7DB706EE" w:rsidR="00176796" w:rsidRPr="00D5163E" w:rsidRDefault="00176796" w:rsidP="007E081C">
            <w:pPr>
              <w:spacing w:after="0"/>
              <w:ind w:left="-6"/>
              <w:rPr>
                <w:rFonts w:cs="Calibri"/>
                <w:color w:val="000000"/>
                <w:szCs w:val="20"/>
              </w:rPr>
            </w:pPr>
            <w:r w:rsidRPr="00D5163E">
              <w:rPr>
                <w:rFonts w:cs="Calibri"/>
                <w:color w:val="000000"/>
                <w:szCs w:val="20"/>
              </w:rPr>
              <w:t>Output 2.3</w:t>
            </w:r>
          </w:p>
        </w:tc>
        <w:tc>
          <w:tcPr>
            <w:tcW w:w="783" w:type="pct"/>
            <w:vMerge w:val="restart"/>
          </w:tcPr>
          <w:p w14:paraId="5C4E680B" w14:textId="7191CAA6" w:rsidR="00176796" w:rsidRPr="00D5163E" w:rsidRDefault="00176796" w:rsidP="007E081C">
            <w:pPr>
              <w:spacing w:after="0"/>
              <w:ind w:left="-6"/>
              <w:rPr>
                <w:rFonts w:cs="Calibri"/>
                <w:color w:val="000000"/>
                <w:szCs w:val="20"/>
              </w:rPr>
            </w:pPr>
            <w:r w:rsidRPr="00D5163E">
              <w:rPr>
                <w:rFonts w:cs="Calibri"/>
                <w:color w:val="000000"/>
                <w:szCs w:val="20"/>
              </w:rPr>
              <w:t>Delays in the development and enforcement of MEPS</w:t>
            </w:r>
          </w:p>
        </w:tc>
        <w:tc>
          <w:tcPr>
            <w:tcW w:w="747" w:type="pct"/>
            <w:vMerge w:val="restart"/>
          </w:tcPr>
          <w:p w14:paraId="46FA4C2E" w14:textId="50B0FD7A" w:rsidR="00176796" w:rsidRPr="00D5163E" w:rsidRDefault="00176796" w:rsidP="007E081C">
            <w:pPr>
              <w:spacing w:after="0"/>
              <w:ind w:left="-6"/>
              <w:rPr>
                <w:rFonts w:cs="Calibri"/>
                <w:color w:val="000000"/>
                <w:szCs w:val="20"/>
              </w:rPr>
            </w:pPr>
            <w:r w:rsidRPr="00D5163E">
              <w:rPr>
                <w:rFonts w:cs="Calibri"/>
                <w:color w:val="000000"/>
                <w:szCs w:val="20"/>
              </w:rPr>
              <w:t>Close follow-up and facilitation as well as developing and issuing the SNI</w:t>
            </w:r>
          </w:p>
        </w:tc>
      </w:tr>
      <w:tr w:rsidR="00176796" w:rsidRPr="00D5163E" w14:paraId="1C4366C0" w14:textId="77777777" w:rsidTr="003F1771">
        <w:trPr>
          <w:cantSplit/>
          <w:trHeight w:val="611"/>
          <w:jc w:val="center"/>
        </w:trPr>
        <w:tc>
          <w:tcPr>
            <w:tcW w:w="1302" w:type="pct"/>
            <w:vMerge/>
          </w:tcPr>
          <w:p w14:paraId="20E6B203" w14:textId="77777777" w:rsidR="00176796" w:rsidRPr="00D5163E" w:rsidRDefault="00176796" w:rsidP="007E081C">
            <w:pPr>
              <w:spacing w:after="0"/>
              <w:rPr>
                <w:rFonts w:cs="Calibri"/>
                <w:color w:val="000000"/>
                <w:szCs w:val="20"/>
              </w:rPr>
            </w:pPr>
          </w:p>
        </w:tc>
        <w:tc>
          <w:tcPr>
            <w:tcW w:w="674" w:type="pct"/>
            <w:shd w:val="clear" w:color="auto" w:fill="auto"/>
          </w:tcPr>
          <w:p w14:paraId="4D47DE94" w14:textId="18BD2B67" w:rsidR="00176796" w:rsidRPr="00D5163E" w:rsidRDefault="00176796" w:rsidP="007E081C">
            <w:pPr>
              <w:spacing w:after="0"/>
              <w:rPr>
                <w:rFonts w:cs="Calibri"/>
                <w:color w:val="000000"/>
                <w:szCs w:val="20"/>
              </w:rPr>
            </w:pPr>
            <w:r w:rsidRPr="00D5163E">
              <w:rPr>
                <w:rFonts w:cs="Calibri"/>
                <w:color w:val="000000"/>
                <w:szCs w:val="20"/>
              </w:rPr>
              <w:t>cash</w:t>
            </w:r>
          </w:p>
        </w:tc>
        <w:tc>
          <w:tcPr>
            <w:tcW w:w="780" w:type="pct"/>
          </w:tcPr>
          <w:p w14:paraId="5932A42A" w14:textId="2C36C57E" w:rsidR="00176796" w:rsidRPr="00D5163E" w:rsidRDefault="00176796" w:rsidP="007E081C">
            <w:pPr>
              <w:spacing w:after="0"/>
              <w:ind w:left="-6"/>
              <w:jc w:val="right"/>
              <w:rPr>
                <w:rFonts w:cs="Calibri"/>
                <w:color w:val="000000"/>
                <w:szCs w:val="20"/>
              </w:rPr>
            </w:pPr>
            <w:r w:rsidRPr="00D5163E">
              <w:rPr>
                <w:rFonts w:cs="Calibri"/>
                <w:color w:val="000000"/>
                <w:szCs w:val="20"/>
              </w:rPr>
              <w:t>50,000</w:t>
            </w:r>
          </w:p>
        </w:tc>
        <w:tc>
          <w:tcPr>
            <w:tcW w:w="714" w:type="pct"/>
            <w:vMerge/>
          </w:tcPr>
          <w:p w14:paraId="06D0B548" w14:textId="77777777" w:rsidR="00176796" w:rsidRPr="00D5163E" w:rsidRDefault="00176796" w:rsidP="007E081C">
            <w:pPr>
              <w:spacing w:after="0"/>
              <w:ind w:left="-6"/>
              <w:rPr>
                <w:rFonts w:cs="Calibri"/>
                <w:color w:val="000000"/>
                <w:szCs w:val="20"/>
              </w:rPr>
            </w:pPr>
          </w:p>
        </w:tc>
        <w:tc>
          <w:tcPr>
            <w:tcW w:w="783" w:type="pct"/>
            <w:vMerge/>
          </w:tcPr>
          <w:p w14:paraId="0FC72C5A" w14:textId="77777777" w:rsidR="00176796" w:rsidRPr="00D5163E" w:rsidRDefault="00176796" w:rsidP="007E081C">
            <w:pPr>
              <w:spacing w:after="0"/>
              <w:ind w:left="-6"/>
              <w:rPr>
                <w:rFonts w:cs="Calibri"/>
                <w:color w:val="000000"/>
                <w:szCs w:val="20"/>
              </w:rPr>
            </w:pPr>
          </w:p>
        </w:tc>
        <w:tc>
          <w:tcPr>
            <w:tcW w:w="747" w:type="pct"/>
            <w:vMerge/>
          </w:tcPr>
          <w:p w14:paraId="66FD3E14" w14:textId="77777777" w:rsidR="00176796" w:rsidRPr="00D5163E" w:rsidRDefault="00176796" w:rsidP="007E081C">
            <w:pPr>
              <w:spacing w:after="0"/>
              <w:ind w:left="-6"/>
              <w:rPr>
                <w:rFonts w:cs="Calibri"/>
                <w:color w:val="000000"/>
                <w:szCs w:val="20"/>
              </w:rPr>
            </w:pPr>
          </w:p>
        </w:tc>
      </w:tr>
      <w:tr w:rsidR="00176796" w:rsidRPr="00D5163E" w14:paraId="2D877C5B" w14:textId="77777777" w:rsidTr="00FE4CB6">
        <w:trPr>
          <w:cantSplit/>
          <w:jc w:val="center"/>
        </w:trPr>
        <w:tc>
          <w:tcPr>
            <w:tcW w:w="1302" w:type="pct"/>
            <w:vMerge/>
          </w:tcPr>
          <w:p w14:paraId="4A59093D" w14:textId="77777777" w:rsidR="00176796" w:rsidRPr="00D5163E" w:rsidRDefault="00176796" w:rsidP="007E081C">
            <w:pPr>
              <w:spacing w:after="0"/>
              <w:rPr>
                <w:rFonts w:cs="Calibri"/>
                <w:color w:val="000000"/>
                <w:szCs w:val="20"/>
              </w:rPr>
            </w:pPr>
          </w:p>
        </w:tc>
        <w:tc>
          <w:tcPr>
            <w:tcW w:w="674" w:type="pct"/>
            <w:shd w:val="clear" w:color="auto" w:fill="auto"/>
          </w:tcPr>
          <w:p w14:paraId="54C4391C" w14:textId="04442D86" w:rsidR="00176796" w:rsidRPr="00D5163E" w:rsidRDefault="00176796" w:rsidP="007E081C">
            <w:pPr>
              <w:spacing w:after="0"/>
              <w:rPr>
                <w:rFonts w:cs="Calibri"/>
                <w:color w:val="000000"/>
                <w:szCs w:val="20"/>
              </w:rPr>
            </w:pPr>
            <w:r w:rsidRPr="00D5163E">
              <w:rPr>
                <w:rFonts w:cs="Calibri"/>
                <w:color w:val="000000"/>
                <w:szCs w:val="20"/>
              </w:rPr>
              <w:t>Subtotal</w:t>
            </w:r>
          </w:p>
        </w:tc>
        <w:tc>
          <w:tcPr>
            <w:tcW w:w="780" w:type="pct"/>
          </w:tcPr>
          <w:p w14:paraId="06CFB9BF" w14:textId="4A07B56D" w:rsidR="00176796" w:rsidRPr="00D5163E" w:rsidRDefault="00176796" w:rsidP="007E081C">
            <w:pPr>
              <w:spacing w:after="0"/>
              <w:ind w:left="-6"/>
              <w:jc w:val="right"/>
              <w:rPr>
                <w:rFonts w:cs="Calibri"/>
                <w:color w:val="000000"/>
                <w:szCs w:val="20"/>
              </w:rPr>
            </w:pPr>
            <w:r w:rsidRPr="00D5163E">
              <w:rPr>
                <w:rFonts w:cs="Calibri"/>
                <w:color w:val="000000"/>
                <w:szCs w:val="20"/>
              </w:rPr>
              <w:t>162,000</w:t>
            </w:r>
          </w:p>
        </w:tc>
        <w:tc>
          <w:tcPr>
            <w:tcW w:w="714" w:type="pct"/>
            <w:vMerge/>
          </w:tcPr>
          <w:p w14:paraId="6A158E4E" w14:textId="77777777" w:rsidR="00176796" w:rsidRPr="00D5163E" w:rsidRDefault="00176796" w:rsidP="007E081C">
            <w:pPr>
              <w:spacing w:after="0"/>
              <w:ind w:left="-6"/>
              <w:rPr>
                <w:rFonts w:cs="Calibri"/>
                <w:color w:val="000000"/>
                <w:szCs w:val="20"/>
              </w:rPr>
            </w:pPr>
          </w:p>
        </w:tc>
        <w:tc>
          <w:tcPr>
            <w:tcW w:w="783" w:type="pct"/>
            <w:vMerge/>
          </w:tcPr>
          <w:p w14:paraId="58012FD5" w14:textId="77777777" w:rsidR="00176796" w:rsidRPr="00D5163E" w:rsidRDefault="00176796" w:rsidP="007E081C">
            <w:pPr>
              <w:spacing w:after="0"/>
              <w:ind w:left="-6"/>
              <w:rPr>
                <w:rFonts w:cs="Calibri"/>
                <w:color w:val="000000"/>
                <w:szCs w:val="20"/>
              </w:rPr>
            </w:pPr>
          </w:p>
        </w:tc>
        <w:tc>
          <w:tcPr>
            <w:tcW w:w="747" w:type="pct"/>
            <w:vMerge/>
          </w:tcPr>
          <w:p w14:paraId="4094F4FE" w14:textId="77777777" w:rsidR="00176796" w:rsidRPr="00D5163E" w:rsidRDefault="00176796" w:rsidP="007E081C">
            <w:pPr>
              <w:spacing w:after="0"/>
              <w:ind w:left="-6"/>
              <w:rPr>
                <w:rFonts w:cs="Calibri"/>
                <w:color w:val="000000"/>
                <w:szCs w:val="20"/>
              </w:rPr>
            </w:pPr>
          </w:p>
        </w:tc>
      </w:tr>
      <w:tr w:rsidR="00176796" w:rsidRPr="00D5163E" w14:paraId="381EFD53" w14:textId="77777777" w:rsidTr="00FE4CB6">
        <w:trPr>
          <w:cantSplit/>
          <w:jc w:val="center"/>
        </w:trPr>
        <w:tc>
          <w:tcPr>
            <w:tcW w:w="1302" w:type="pct"/>
          </w:tcPr>
          <w:p w14:paraId="4F1527D3" w14:textId="77777777" w:rsidR="00176796" w:rsidRPr="00D5163E" w:rsidRDefault="00176796" w:rsidP="002C2489">
            <w:pPr>
              <w:spacing w:after="0"/>
              <w:rPr>
                <w:rFonts w:cs="Calibri"/>
                <w:b/>
                <w:color w:val="000000"/>
                <w:szCs w:val="20"/>
              </w:rPr>
            </w:pPr>
            <w:r w:rsidRPr="00D5163E">
              <w:rPr>
                <w:rFonts w:cs="Calibri"/>
                <w:b/>
                <w:color w:val="000000"/>
                <w:szCs w:val="20"/>
              </w:rPr>
              <w:t>Sub-total (GOI)</w:t>
            </w:r>
          </w:p>
        </w:tc>
        <w:tc>
          <w:tcPr>
            <w:tcW w:w="674" w:type="pct"/>
            <w:shd w:val="clear" w:color="auto" w:fill="auto"/>
          </w:tcPr>
          <w:p w14:paraId="79A5B625" w14:textId="77777777" w:rsidR="00176796" w:rsidRPr="00D5163E" w:rsidRDefault="00176796" w:rsidP="007E081C">
            <w:pPr>
              <w:spacing w:after="0"/>
              <w:rPr>
                <w:rFonts w:cs="Calibri"/>
                <w:color w:val="000000"/>
                <w:szCs w:val="20"/>
              </w:rPr>
            </w:pPr>
          </w:p>
        </w:tc>
        <w:tc>
          <w:tcPr>
            <w:tcW w:w="780" w:type="pct"/>
          </w:tcPr>
          <w:p w14:paraId="6549AA3E" w14:textId="0166A1A3" w:rsidR="00176796" w:rsidRPr="00D5163E" w:rsidRDefault="00176796" w:rsidP="007E081C">
            <w:pPr>
              <w:spacing w:after="0"/>
              <w:ind w:left="-6"/>
              <w:jc w:val="right"/>
              <w:rPr>
                <w:rFonts w:cs="Calibri"/>
                <w:b/>
                <w:color w:val="000000"/>
                <w:szCs w:val="20"/>
              </w:rPr>
            </w:pPr>
            <w:r w:rsidRPr="00D5163E">
              <w:rPr>
                <w:rFonts w:cs="Calibri"/>
                <w:b/>
                <w:color w:val="000000"/>
                <w:szCs w:val="20"/>
              </w:rPr>
              <w:t>27,889,337</w:t>
            </w:r>
          </w:p>
        </w:tc>
        <w:tc>
          <w:tcPr>
            <w:tcW w:w="714" w:type="pct"/>
          </w:tcPr>
          <w:p w14:paraId="5614EFA7" w14:textId="77777777" w:rsidR="00176796" w:rsidRPr="00D5163E" w:rsidRDefault="00176796" w:rsidP="007E081C">
            <w:pPr>
              <w:spacing w:after="0"/>
              <w:ind w:left="-6"/>
              <w:rPr>
                <w:rFonts w:cs="Calibri"/>
                <w:b/>
                <w:color w:val="000000"/>
                <w:szCs w:val="20"/>
              </w:rPr>
            </w:pPr>
          </w:p>
        </w:tc>
        <w:tc>
          <w:tcPr>
            <w:tcW w:w="783" w:type="pct"/>
          </w:tcPr>
          <w:p w14:paraId="7C3ABF6B" w14:textId="77777777" w:rsidR="00176796" w:rsidRPr="00D5163E" w:rsidRDefault="00176796" w:rsidP="007E081C">
            <w:pPr>
              <w:spacing w:after="0"/>
              <w:ind w:left="-6"/>
              <w:rPr>
                <w:rFonts w:cs="Calibri"/>
                <w:b/>
                <w:color w:val="000000"/>
                <w:szCs w:val="20"/>
              </w:rPr>
            </w:pPr>
          </w:p>
        </w:tc>
        <w:tc>
          <w:tcPr>
            <w:tcW w:w="747" w:type="pct"/>
          </w:tcPr>
          <w:p w14:paraId="74CE5F55" w14:textId="77777777" w:rsidR="00176796" w:rsidRPr="00D5163E" w:rsidRDefault="00176796" w:rsidP="007E081C">
            <w:pPr>
              <w:spacing w:after="0"/>
              <w:ind w:left="-6"/>
              <w:rPr>
                <w:rFonts w:cs="Calibri"/>
                <w:b/>
                <w:color w:val="000000"/>
                <w:szCs w:val="20"/>
              </w:rPr>
            </w:pPr>
          </w:p>
        </w:tc>
      </w:tr>
      <w:tr w:rsidR="00176796" w:rsidRPr="00D5163E" w14:paraId="2A4B3EDC" w14:textId="77777777" w:rsidTr="00FE4CB6">
        <w:trPr>
          <w:cantSplit/>
          <w:jc w:val="center"/>
        </w:trPr>
        <w:tc>
          <w:tcPr>
            <w:tcW w:w="1302" w:type="pct"/>
            <w:shd w:val="clear" w:color="auto" w:fill="F2F2F2"/>
          </w:tcPr>
          <w:p w14:paraId="17E93744" w14:textId="77777777" w:rsidR="00176796" w:rsidRPr="00D5163E" w:rsidRDefault="00176796" w:rsidP="002C2489">
            <w:pPr>
              <w:spacing w:after="0"/>
              <w:rPr>
                <w:rFonts w:cs="Calibri"/>
                <w:b/>
                <w:color w:val="000000"/>
                <w:szCs w:val="20"/>
              </w:rPr>
            </w:pPr>
            <w:r w:rsidRPr="00D5163E">
              <w:rPr>
                <w:rFonts w:cs="Calibri"/>
                <w:b/>
                <w:color w:val="000000"/>
                <w:szCs w:val="20"/>
              </w:rPr>
              <w:t>Private Sector</w:t>
            </w:r>
          </w:p>
        </w:tc>
        <w:tc>
          <w:tcPr>
            <w:tcW w:w="674" w:type="pct"/>
            <w:shd w:val="clear" w:color="auto" w:fill="F2F2F2"/>
          </w:tcPr>
          <w:p w14:paraId="68F9E492" w14:textId="77777777" w:rsidR="00176796" w:rsidRPr="00D5163E" w:rsidRDefault="00176796" w:rsidP="007E081C">
            <w:pPr>
              <w:spacing w:after="0"/>
              <w:rPr>
                <w:rFonts w:cs="Calibri"/>
                <w:b/>
                <w:color w:val="000000"/>
                <w:szCs w:val="20"/>
              </w:rPr>
            </w:pPr>
          </w:p>
        </w:tc>
        <w:tc>
          <w:tcPr>
            <w:tcW w:w="780" w:type="pct"/>
            <w:shd w:val="clear" w:color="auto" w:fill="F2F2F2"/>
          </w:tcPr>
          <w:p w14:paraId="55C2B012" w14:textId="77777777" w:rsidR="00176796" w:rsidRPr="00D5163E" w:rsidRDefault="00176796" w:rsidP="007E081C">
            <w:pPr>
              <w:spacing w:after="0"/>
              <w:ind w:left="-6"/>
              <w:jc w:val="right"/>
              <w:rPr>
                <w:rFonts w:cs="Calibri"/>
                <w:b/>
                <w:color w:val="000000"/>
                <w:szCs w:val="20"/>
              </w:rPr>
            </w:pPr>
          </w:p>
        </w:tc>
        <w:tc>
          <w:tcPr>
            <w:tcW w:w="714" w:type="pct"/>
            <w:shd w:val="clear" w:color="auto" w:fill="F2F2F2"/>
          </w:tcPr>
          <w:p w14:paraId="28E9861F" w14:textId="77777777" w:rsidR="00176796" w:rsidRPr="00D5163E" w:rsidRDefault="00176796" w:rsidP="007E081C">
            <w:pPr>
              <w:spacing w:after="0"/>
              <w:ind w:left="-6"/>
              <w:rPr>
                <w:rFonts w:cs="Calibri"/>
                <w:b/>
                <w:color w:val="000000"/>
                <w:szCs w:val="20"/>
              </w:rPr>
            </w:pPr>
          </w:p>
        </w:tc>
        <w:tc>
          <w:tcPr>
            <w:tcW w:w="783" w:type="pct"/>
            <w:shd w:val="clear" w:color="auto" w:fill="F2F2F2"/>
          </w:tcPr>
          <w:p w14:paraId="21CB161A" w14:textId="77777777" w:rsidR="00176796" w:rsidRPr="00D5163E" w:rsidRDefault="00176796" w:rsidP="007E081C">
            <w:pPr>
              <w:spacing w:after="0"/>
              <w:ind w:left="-6"/>
              <w:rPr>
                <w:rFonts w:cs="Calibri"/>
                <w:b/>
                <w:color w:val="000000"/>
                <w:szCs w:val="20"/>
              </w:rPr>
            </w:pPr>
          </w:p>
        </w:tc>
        <w:tc>
          <w:tcPr>
            <w:tcW w:w="747" w:type="pct"/>
            <w:shd w:val="clear" w:color="auto" w:fill="F2F2F2"/>
          </w:tcPr>
          <w:p w14:paraId="071B97D3" w14:textId="77777777" w:rsidR="00176796" w:rsidRPr="00D5163E" w:rsidRDefault="00176796" w:rsidP="007E081C">
            <w:pPr>
              <w:spacing w:after="0"/>
              <w:ind w:left="-6"/>
              <w:rPr>
                <w:rFonts w:cs="Calibri"/>
                <w:b/>
                <w:color w:val="000000"/>
                <w:szCs w:val="20"/>
              </w:rPr>
            </w:pPr>
          </w:p>
        </w:tc>
      </w:tr>
      <w:tr w:rsidR="00176796" w:rsidRPr="00D5163E" w14:paraId="1DBE61B6" w14:textId="77777777" w:rsidTr="00FE4CB6">
        <w:trPr>
          <w:cantSplit/>
          <w:jc w:val="center"/>
        </w:trPr>
        <w:tc>
          <w:tcPr>
            <w:tcW w:w="1302" w:type="pct"/>
          </w:tcPr>
          <w:p w14:paraId="23B750A5" w14:textId="77777777" w:rsidR="00176796" w:rsidRPr="00D5163E" w:rsidRDefault="00176796" w:rsidP="00DD7CE7">
            <w:pPr>
              <w:pStyle w:val="ListParagraph"/>
              <w:numPr>
                <w:ilvl w:val="0"/>
                <w:numId w:val="65"/>
              </w:numPr>
              <w:ind w:left="154" w:hanging="206"/>
              <w:rPr>
                <w:rFonts w:ascii="Calibri" w:hAnsi="Calibri" w:cs="Calibri"/>
                <w:noProof/>
                <w:color w:val="000000"/>
                <w:sz w:val="20"/>
                <w:szCs w:val="20"/>
              </w:rPr>
            </w:pPr>
            <w:r w:rsidRPr="00D5163E">
              <w:rPr>
                <w:rFonts w:ascii="Calibri" w:hAnsi="Calibri" w:cs="Calibri"/>
                <w:color w:val="000000"/>
                <w:sz w:val="20"/>
                <w:szCs w:val="20"/>
              </w:rPr>
              <w:lastRenderedPageBreak/>
              <w:t>Indonesian Lighting Manufacturers Association – GAMATRINDO</w:t>
            </w:r>
          </w:p>
        </w:tc>
        <w:tc>
          <w:tcPr>
            <w:tcW w:w="674" w:type="pct"/>
            <w:shd w:val="clear" w:color="auto" w:fill="auto"/>
          </w:tcPr>
          <w:p w14:paraId="4A9D91CC" w14:textId="77777777" w:rsidR="00176796" w:rsidRPr="00D5163E" w:rsidRDefault="00176796" w:rsidP="007E081C">
            <w:pPr>
              <w:spacing w:after="0"/>
              <w:rPr>
                <w:rFonts w:cs="Calibri"/>
                <w:color w:val="000000"/>
                <w:szCs w:val="20"/>
              </w:rPr>
            </w:pPr>
            <w:r w:rsidRPr="00D5163E">
              <w:rPr>
                <w:rFonts w:cs="Calibri"/>
                <w:color w:val="000000"/>
                <w:szCs w:val="20"/>
              </w:rPr>
              <w:t>Equity</w:t>
            </w:r>
          </w:p>
        </w:tc>
        <w:tc>
          <w:tcPr>
            <w:tcW w:w="780" w:type="pct"/>
          </w:tcPr>
          <w:p w14:paraId="19EF205E" w14:textId="522B22DB" w:rsidR="00176796" w:rsidRPr="00D5163E" w:rsidRDefault="00D3190B" w:rsidP="007E081C">
            <w:pPr>
              <w:spacing w:after="0"/>
              <w:ind w:left="-6"/>
              <w:jc w:val="right"/>
              <w:rPr>
                <w:rFonts w:cs="Calibri"/>
                <w:color w:val="000000"/>
                <w:szCs w:val="20"/>
              </w:rPr>
            </w:pPr>
            <w:r w:rsidRPr="0097400E">
              <w:rPr>
                <w:color w:val="000000"/>
              </w:rPr>
              <w:t>75</w:t>
            </w:r>
            <w:r w:rsidR="00DA63D4" w:rsidRPr="0097400E">
              <w:rPr>
                <w:color w:val="000000"/>
              </w:rPr>
              <w:t>0,000</w:t>
            </w:r>
          </w:p>
        </w:tc>
        <w:tc>
          <w:tcPr>
            <w:tcW w:w="714" w:type="pct"/>
          </w:tcPr>
          <w:p w14:paraId="05B98726" w14:textId="77777777" w:rsidR="00176796" w:rsidRPr="00D5163E" w:rsidRDefault="00176796" w:rsidP="007E081C">
            <w:pPr>
              <w:spacing w:after="0"/>
              <w:ind w:left="-6"/>
              <w:rPr>
                <w:rFonts w:cs="Calibri"/>
                <w:color w:val="000000"/>
                <w:szCs w:val="20"/>
              </w:rPr>
            </w:pPr>
            <w:r w:rsidRPr="00D5163E">
              <w:rPr>
                <w:rFonts w:cs="Calibri"/>
                <w:color w:val="000000"/>
                <w:szCs w:val="20"/>
              </w:rPr>
              <w:t xml:space="preserve">All Outputs </w:t>
            </w:r>
          </w:p>
        </w:tc>
        <w:tc>
          <w:tcPr>
            <w:tcW w:w="783" w:type="pct"/>
          </w:tcPr>
          <w:p w14:paraId="39827DD8" w14:textId="77777777" w:rsidR="00176796" w:rsidRPr="00D5163E" w:rsidRDefault="00176796" w:rsidP="007E081C">
            <w:pPr>
              <w:spacing w:after="0"/>
              <w:ind w:left="-6"/>
              <w:rPr>
                <w:rFonts w:cs="Calibri"/>
                <w:color w:val="000000"/>
                <w:szCs w:val="20"/>
              </w:rPr>
            </w:pPr>
            <w:r w:rsidRPr="00D5163E">
              <w:rPr>
                <w:rFonts w:cs="Calibri"/>
                <w:color w:val="000000"/>
                <w:szCs w:val="20"/>
              </w:rPr>
              <w:t xml:space="preserve">Delays in implementation of Business Transformation Plans </w:t>
            </w:r>
          </w:p>
        </w:tc>
        <w:tc>
          <w:tcPr>
            <w:tcW w:w="747" w:type="pct"/>
          </w:tcPr>
          <w:p w14:paraId="5E22946B" w14:textId="77777777" w:rsidR="00176796" w:rsidRPr="00D5163E" w:rsidRDefault="00176796" w:rsidP="007E081C">
            <w:pPr>
              <w:spacing w:after="0"/>
              <w:ind w:left="-6"/>
              <w:rPr>
                <w:rFonts w:cs="Calibri"/>
                <w:color w:val="000000"/>
                <w:szCs w:val="20"/>
              </w:rPr>
            </w:pPr>
            <w:r w:rsidRPr="00D5163E">
              <w:rPr>
                <w:rFonts w:cs="Calibri"/>
                <w:color w:val="000000"/>
                <w:szCs w:val="20"/>
              </w:rPr>
              <w:t>Close coordination and active participation in all components</w:t>
            </w:r>
          </w:p>
        </w:tc>
      </w:tr>
      <w:tr w:rsidR="00176796" w:rsidRPr="00D5163E" w14:paraId="0C6D511C" w14:textId="77777777" w:rsidTr="00FE4CB6">
        <w:trPr>
          <w:cantSplit/>
          <w:jc w:val="center"/>
        </w:trPr>
        <w:tc>
          <w:tcPr>
            <w:tcW w:w="1302" w:type="pct"/>
          </w:tcPr>
          <w:p w14:paraId="2BB73758" w14:textId="77777777" w:rsidR="00176796" w:rsidRPr="00D5163E" w:rsidRDefault="00176796" w:rsidP="00DD7CE7">
            <w:pPr>
              <w:pStyle w:val="ListParagraph"/>
              <w:numPr>
                <w:ilvl w:val="0"/>
                <w:numId w:val="65"/>
              </w:numPr>
              <w:ind w:left="154" w:hanging="206"/>
              <w:rPr>
                <w:rFonts w:cs="Calibri"/>
                <w:noProof/>
                <w:color w:val="000000"/>
                <w:szCs w:val="20"/>
              </w:rPr>
            </w:pPr>
            <w:r w:rsidRPr="00D5163E">
              <w:rPr>
                <w:rFonts w:ascii="Calibri" w:hAnsi="Calibri" w:cs="Calibri"/>
                <w:color w:val="000000"/>
                <w:sz w:val="20"/>
                <w:szCs w:val="20"/>
              </w:rPr>
              <w:t>Indonesian Lighting Manufactures Association - APERLINDO</w:t>
            </w:r>
          </w:p>
        </w:tc>
        <w:tc>
          <w:tcPr>
            <w:tcW w:w="674" w:type="pct"/>
            <w:shd w:val="clear" w:color="auto" w:fill="auto"/>
          </w:tcPr>
          <w:p w14:paraId="2ED2F599" w14:textId="77777777" w:rsidR="00176796" w:rsidRPr="00D5163E" w:rsidRDefault="00176796" w:rsidP="007E081C">
            <w:pPr>
              <w:spacing w:after="0"/>
              <w:rPr>
                <w:rFonts w:cs="Calibri"/>
                <w:color w:val="000000"/>
                <w:szCs w:val="20"/>
              </w:rPr>
            </w:pPr>
            <w:r w:rsidRPr="00D5163E">
              <w:rPr>
                <w:rFonts w:cs="Calibri"/>
                <w:color w:val="000000"/>
                <w:szCs w:val="20"/>
              </w:rPr>
              <w:t>Equity</w:t>
            </w:r>
          </w:p>
        </w:tc>
        <w:tc>
          <w:tcPr>
            <w:tcW w:w="780" w:type="pct"/>
          </w:tcPr>
          <w:p w14:paraId="6E24C51F" w14:textId="77777777" w:rsidR="00176796" w:rsidRPr="00D5163E" w:rsidRDefault="00176796" w:rsidP="007E081C">
            <w:pPr>
              <w:spacing w:after="0"/>
              <w:ind w:left="-6"/>
              <w:jc w:val="right"/>
              <w:rPr>
                <w:rFonts w:cs="Calibri"/>
                <w:color w:val="000000"/>
                <w:szCs w:val="20"/>
              </w:rPr>
            </w:pPr>
            <w:r w:rsidRPr="00D5163E">
              <w:rPr>
                <w:rFonts w:cs="Calibri"/>
                <w:color w:val="000000"/>
                <w:szCs w:val="20"/>
              </w:rPr>
              <w:t>5,000,000</w:t>
            </w:r>
          </w:p>
        </w:tc>
        <w:tc>
          <w:tcPr>
            <w:tcW w:w="714" w:type="pct"/>
          </w:tcPr>
          <w:p w14:paraId="13AB2E99" w14:textId="77777777" w:rsidR="00176796" w:rsidRPr="00D5163E" w:rsidRDefault="00176796" w:rsidP="007E081C">
            <w:pPr>
              <w:spacing w:after="0"/>
              <w:ind w:left="-6"/>
              <w:rPr>
                <w:rFonts w:cs="Calibri"/>
                <w:color w:val="000000"/>
                <w:szCs w:val="20"/>
              </w:rPr>
            </w:pPr>
            <w:r w:rsidRPr="00D5163E">
              <w:rPr>
                <w:rFonts w:cs="Calibri"/>
                <w:color w:val="000000"/>
                <w:szCs w:val="20"/>
              </w:rPr>
              <w:t>All Outputs</w:t>
            </w:r>
          </w:p>
        </w:tc>
        <w:tc>
          <w:tcPr>
            <w:tcW w:w="783" w:type="pct"/>
          </w:tcPr>
          <w:p w14:paraId="2927727C" w14:textId="77777777" w:rsidR="00176796" w:rsidRPr="00D5163E" w:rsidRDefault="00176796" w:rsidP="007E081C">
            <w:pPr>
              <w:spacing w:after="0"/>
              <w:ind w:left="-6"/>
              <w:rPr>
                <w:rFonts w:cs="Calibri"/>
                <w:color w:val="000000"/>
                <w:szCs w:val="20"/>
              </w:rPr>
            </w:pPr>
            <w:r w:rsidRPr="00D5163E">
              <w:rPr>
                <w:rFonts w:cs="Calibri"/>
                <w:color w:val="000000"/>
                <w:szCs w:val="20"/>
              </w:rPr>
              <w:t xml:space="preserve">Delays in implementation of Business Transformation Plans </w:t>
            </w:r>
          </w:p>
        </w:tc>
        <w:tc>
          <w:tcPr>
            <w:tcW w:w="747" w:type="pct"/>
          </w:tcPr>
          <w:p w14:paraId="695FBCC9" w14:textId="77777777" w:rsidR="00176796" w:rsidRPr="00D5163E" w:rsidRDefault="00176796" w:rsidP="007E081C">
            <w:pPr>
              <w:spacing w:after="0"/>
              <w:ind w:left="-6"/>
              <w:rPr>
                <w:rFonts w:cs="Calibri"/>
                <w:color w:val="000000"/>
                <w:szCs w:val="20"/>
              </w:rPr>
            </w:pPr>
            <w:r w:rsidRPr="00D5163E">
              <w:rPr>
                <w:rFonts w:cs="Calibri"/>
                <w:color w:val="000000"/>
                <w:szCs w:val="20"/>
              </w:rPr>
              <w:t>Close coordination and active participation in all components</w:t>
            </w:r>
          </w:p>
        </w:tc>
      </w:tr>
      <w:tr w:rsidR="00176796" w:rsidRPr="00D5163E" w14:paraId="662403BB" w14:textId="77777777" w:rsidTr="00FE4CB6">
        <w:trPr>
          <w:cantSplit/>
          <w:jc w:val="center"/>
        </w:trPr>
        <w:tc>
          <w:tcPr>
            <w:tcW w:w="1302" w:type="pct"/>
          </w:tcPr>
          <w:p w14:paraId="7888A049" w14:textId="77777777" w:rsidR="00176796" w:rsidRPr="00D5163E" w:rsidRDefault="00176796" w:rsidP="00DD7CE7">
            <w:pPr>
              <w:pStyle w:val="ListParagraph"/>
              <w:numPr>
                <w:ilvl w:val="0"/>
                <w:numId w:val="65"/>
              </w:numPr>
              <w:ind w:left="154" w:hanging="206"/>
              <w:rPr>
                <w:rFonts w:cs="Calibri"/>
                <w:noProof/>
                <w:color w:val="000000"/>
                <w:szCs w:val="20"/>
              </w:rPr>
            </w:pPr>
            <w:r w:rsidRPr="00D5163E">
              <w:rPr>
                <w:rFonts w:ascii="Calibri" w:hAnsi="Calibri" w:cs="Calibri"/>
                <w:color w:val="000000"/>
                <w:sz w:val="20"/>
                <w:szCs w:val="20"/>
              </w:rPr>
              <w:t>Solarens (local LED manufacture)</w:t>
            </w:r>
          </w:p>
          <w:p w14:paraId="2C7A0509" w14:textId="77777777" w:rsidR="00176796" w:rsidRPr="00D5163E" w:rsidRDefault="00176796" w:rsidP="007E081C">
            <w:pPr>
              <w:spacing w:after="0"/>
              <w:rPr>
                <w:rFonts w:cs="Calibri"/>
                <w:color w:val="000000"/>
                <w:szCs w:val="20"/>
              </w:rPr>
            </w:pPr>
          </w:p>
        </w:tc>
        <w:tc>
          <w:tcPr>
            <w:tcW w:w="674" w:type="pct"/>
            <w:shd w:val="clear" w:color="auto" w:fill="auto"/>
          </w:tcPr>
          <w:p w14:paraId="601FEF21" w14:textId="77777777" w:rsidR="00176796" w:rsidRPr="00D5163E" w:rsidRDefault="00176796" w:rsidP="007E081C">
            <w:pPr>
              <w:spacing w:after="0"/>
              <w:rPr>
                <w:rFonts w:cs="Calibri"/>
                <w:color w:val="000000"/>
                <w:szCs w:val="20"/>
              </w:rPr>
            </w:pPr>
            <w:r w:rsidRPr="00D5163E">
              <w:rPr>
                <w:rFonts w:cs="Calibri"/>
                <w:color w:val="000000"/>
                <w:szCs w:val="20"/>
              </w:rPr>
              <w:t>Equity</w:t>
            </w:r>
          </w:p>
        </w:tc>
        <w:tc>
          <w:tcPr>
            <w:tcW w:w="780" w:type="pct"/>
          </w:tcPr>
          <w:p w14:paraId="44259C0E" w14:textId="77777777" w:rsidR="00176796" w:rsidRPr="00D5163E" w:rsidRDefault="00176796" w:rsidP="007E081C">
            <w:pPr>
              <w:spacing w:after="0"/>
              <w:ind w:left="-6"/>
              <w:jc w:val="right"/>
              <w:rPr>
                <w:rFonts w:cs="Calibri"/>
                <w:color w:val="000000"/>
                <w:szCs w:val="20"/>
              </w:rPr>
            </w:pPr>
            <w:r w:rsidRPr="00D5163E">
              <w:rPr>
                <w:rFonts w:cs="Calibri"/>
                <w:color w:val="000000"/>
                <w:szCs w:val="20"/>
              </w:rPr>
              <w:t>1,115,000</w:t>
            </w:r>
          </w:p>
        </w:tc>
        <w:tc>
          <w:tcPr>
            <w:tcW w:w="714" w:type="pct"/>
          </w:tcPr>
          <w:p w14:paraId="71E0A178" w14:textId="77777777" w:rsidR="00176796" w:rsidRPr="00D5163E" w:rsidRDefault="00176796" w:rsidP="007E081C">
            <w:pPr>
              <w:spacing w:after="0"/>
              <w:ind w:left="-6"/>
              <w:rPr>
                <w:rFonts w:cs="Calibri"/>
                <w:b/>
                <w:color w:val="000000"/>
                <w:szCs w:val="20"/>
              </w:rPr>
            </w:pPr>
            <w:r w:rsidRPr="00D5163E">
              <w:rPr>
                <w:rFonts w:cs="Calibri"/>
                <w:color w:val="000000"/>
                <w:szCs w:val="20"/>
              </w:rPr>
              <w:t>Outputs 3.1, 3.2, 3.3</w:t>
            </w:r>
          </w:p>
        </w:tc>
        <w:tc>
          <w:tcPr>
            <w:tcW w:w="783" w:type="pct"/>
          </w:tcPr>
          <w:p w14:paraId="519F775F" w14:textId="77777777" w:rsidR="00176796" w:rsidRPr="00D5163E" w:rsidRDefault="00176796" w:rsidP="007E081C">
            <w:pPr>
              <w:spacing w:after="0"/>
              <w:ind w:left="-6"/>
              <w:rPr>
                <w:rFonts w:cs="Calibri"/>
                <w:color w:val="000000"/>
                <w:szCs w:val="20"/>
              </w:rPr>
            </w:pPr>
            <w:r w:rsidRPr="00D5163E">
              <w:rPr>
                <w:rFonts w:cs="Calibri"/>
                <w:color w:val="000000"/>
                <w:szCs w:val="20"/>
              </w:rPr>
              <w:t xml:space="preserve">Delays in implementation of Business Transformation Plans </w:t>
            </w:r>
          </w:p>
        </w:tc>
        <w:tc>
          <w:tcPr>
            <w:tcW w:w="747" w:type="pct"/>
          </w:tcPr>
          <w:p w14:paraId="6DB35E3C" w14:textId="77777777" w:rsidR="00176796" w:rsidRPr="00D5163E" w:rsidRDefault="00176796" w:rsidP="007E081C">
            <w:pPr>
              <w:spacing w:after="0"/>
              <w:ind w:left="-6"/>
              <w:rPr>
                <w:rFonts w:cs="Calibri"/>
                <w:color w:val="000000"/>
                <w:szCs w:val="20"/>
              </w:rPr>
            </w:pPr>
            <w:r w:rsidRPr="00D5163E">
              <w:rPr>
                <w:rFonts w:cs="Calibri"/>
                <w:color w:val="000000"/>
                <w:szCs w:val="20"/>
              </w:rPr>
              <w:t>Close coordination and active participation in all components</w:t>
            </w:r>
          </w:p>
        </w:tc>
      </w:tr>
      <w:tr w:rsidR="00176796" w:rsidRPr="00D5163E" w14:paraId="0B57E3CF" w14:textId="77777777" w:rsidTr="00FE4CB6">
        <w:trPr>
          <w:cantSplit/>
          <w:jc w:val="center"/>
        </w:trPr>
        <w:tc>
          <w:tcPr>
            <w:tcW w:w="1302" w:type="pct"/>
          </w:tcPr>
          <w:p w14:paraId="0EB0053D" w14:textId="77777777" w:rsidR="00176796" w:rsidRPr="00D5163E" w:rsidRDefault="00176796" w:rsidP="00DD7CE7">
            <w:pPr>
              <w:pStyle w:val="ListParagraph"/>
              <w:numPr>
                <w:ilvl w:val="0"/>
                <w:numId w:val="65"/>
              </w:numPr>
              <w:ind w:left="154" w:hanging="206"/>
              <w:rPr>
                <w:rFonts w:cs="Calibri"/>
                <w:noProof/>
                <w:color w:val="000000"/>
                <w:szCs w:val="20"/>
              </w:rPr>
            </w:pPr>
            <w:r w:rsidRPr="00D5163E">
              <w:rPr>
                <w:rFonts w:ascii="Calibri" w:hAnsi="Calibri" w:cs="Calibri"/>
                <w:color w:val="000000"/>
                <w:sz w:val="20"/>
                <w:szCs w:val="20"/>
              </w:rPr>
              <w:t>Adyawinsa (local LED manufacture)</w:t>
            </w:r>
          </w:p>
        </w:tc>
        <w:tc>
          <w:tcPr>
            <w:tcW w:w="674" w:type="pct"/>
            <w:shd w:val="clear" w:color="auto" w:fill="auto"/>
          </w:tcPr>
          <w:p w14:paraId="11C5A2A5" w14:textId="77777777" w:rsidR="00176796" w:rsidRPr="00D5163E" w:rsidRDefault="00176796" w:rsidP="007E081C">
            <w:pPr>
              <w:spacing w:after="0"/>
              <w:rPr>
                <w:rFonts w:cs="Calibri"/>
                <w:color w:val="000000"/>
                <w:szCs w:val="20"/>
              </w:rPr>
            </w:pPr>
            <w:r w:rsidRPr="00D5163E">
              <w:rPr>
                <w:rFonts w:cs="Calibri"/>
                <w:color w:val="000000"/>
                <w:szCs w:val="20"/>
              </w:rPr>
              <w:t>Equity</w:t>
            </w:r>
          </w:p>
        </w:tc>
        <w:tc>
          <w:tcPr>
            <w:tcW w:w="780" w:type="pct"/>
          </w:tcPr>
          <w:p w14:paraId="65FD513B" w14:textId="77777777" w:rsidR="00176796" w:rsidRPr="00D5163E" w:rsidRDefault="00176796" w:rsidP="007E081C">
            <w:pPr>
              <w:spacing w:after="0"/>
              <w:ind w:left="-6"/>
              <w:jc w:val="right"/>
              <w:rPr>
                <w:rFonts w:cs="Calibri"/>
                <w:color w:val="000000"/>
                <w:szCs w:val="20"/>
              </w:rPr>
            </w:pPr>
            <w:r w:rsidRPr="00D5163E">
              <w:rPr>
                <w:rFonts w:cs="Calibri"/>
                <w:color w:val="000000"/>
                <w:szCs w:val="20"/>
              </w:rPr>
              <w:t>2,000,000</w:t>
            </w:r>
          </w:p>
        </w:tc>
        <w:tc>
          <w:tcPr>
            <w:tcW w:w="714" w:type="pct"/>
          </w:tcPr>
          <w:p w14:paraId="4222349A" w14:textId="77777777" w:rsidR="00176796" w:rsidRPr="00D5163E" w:rsidRDefault="00176796" w:rsidP="007E081C">
            <w:pPr>
              <w:spacing w:after="0"/>
              <w:ind w:left="-6"/>
              <w:rPr>
                <w:rFonts w:cs="Calibri"/>
                <w:color w:val="000000"/>
                <w:szCs w:val="20"/>
              </w:rPr>
            </w:pPr>
          </w:p>
        </w:tc>
        <w:tc>
          <w:tcPr>
            <w:tcW w:w="783" w:type="pct"/>
          </w:tcPr>
          <w:p w14:paraId="3548CE90" w14:textId="77777777" w:rsidR="00176796" w:rsidRPr="00D5163E" w:rsidRDefault="00176796" w:rsidP="007E081C">
            <w:pPr>
              <w:spacing w:after="0"/>
              <w:ind w:left="-6"/>
              <w:rPr>
                <w:rFonts w:cs="Calibri"/>
                <w:color w:val="000000"/>
                <w:szCs w:val="20"/>
              </w:rPr>
            </w:pPr>
          </w:p>
        </w:tc>
        <w:tc>
          <w:tcPr>
            <w:tcW w:w="747" w:type="pct"/>
          </w:tcPr>
          <w:p w14:paraId="45294341" w14:textId="77777777" w:rsidR="00176796" w:rsidRPr="00D5163E" w:rsidRDefault="00176796" w:rsidP="007E081C">
            <w:pPr>
              <w:spacing w:after="0"/>
              <w:ind w:left="-6"/>
              <w:rPr>
                <w:rFonts w:cs="Calibri"/>
                <w:color w:val="000000"/>
                <w:szCs w:val="20"/>
              </w:rPr>
            </w:pPr>
          </w:p>
        </w:tc>
      </w:tr>
      <w:tr w:rsidR="00FE4CB6" w:rsidRPr="00D5163E" w14:paraId="39734D6C" w14:textId="77777777" w:rsidTr="00FE4CB6">
        <w:trPr>
          <w:cantSplit/>
          <w:jc w:val="center"/>
        </w:trPr>
        <w:tc>
          <w:tcPr>
            <w:tcW w:w="1302" w:type="pct"/>
          </w:tcPr>
          <w:p w14:paraId="09D06976" w14:textId="57979179" w:rsidR="00FE4CB6" w:rsidRPr="00D5163E" w:rsidRDefault="00FE4CB6" w:rsidP="00DD7CE7">
            <w:pPr>
              <w:pStyle w:val="ListParagraph"/>
              <w:numPr>
                <w:ilvl w:val="0"/>
                <w:numId w:val="65"/>
              </w:numPr>
              <w:ind w:left="154" w:hanging="206"/>
              <w:rPr>
                <w:rFonts w:ascii="Calibri" w:hAnsi="Calibri" w:cs="Calibri"/>
                <w:noProof/>
                <w:color w:val="000000"/>
                <w:sz w:val="20"/>
                <w:szCs w:val="20"/>
              </w:rPr>
            </w:pPr>
            <w:r w:rsidRPr="00D5163E">
              <w:rPr>
                <w:rFonts w:ascii="Calibri" w:hAnsi="Calibri" w:cs="Calibri"/>
                <w:color w:val="000000"/>
                <w:sz w:val="20"/>
                <w:szCs w:val="20"/>
              </w:rPr>
              <w:t>Global Efficient Lighting Centre</w:t>
            </w:r>
          </w:p>
        </w:tc>
        <w:tc>
          <w:tcPr>
            <w:tcW w:w="674" w:type="pct"/>
            <w:shd w:val="clear" w:color="auto" w:fill="auto"/>
          </w:tcPr>
          <w:p w14:paraId="1B6A7E94" w14:textId="66BB22CA" w:rsidR="00FE4CB6" w:rsidRPr="00D5163E" w:rsidRDefault="00FE4CB6" w:rsidP="007E081C">
            <w:pPr>
              <w:spacing w:after="0"/>
              <w:rPr>
                <w:rFonts w:cs="Calibri"/>
                <w:color w:val="000000"/>
                <w:szCs w:val="20"/>
              </w:rPr>
            </w:pPr>
            <w:r w:rsidRPr="00D5163E">
              <w:rPr>
                <w:rFonts w:cs="Calibri"/>
                <w:color w:val="000000"/>
                <w:szCs w:val="20"/>
              </w:rPr>
              <w:t>In-kind</w:t>
            </w:r>
          </w:p>
        </w:tc>
        <w:tc>
          <w:tcPr>
            <w:tcW w:w="780" w:type="pct"/>
          </w:tcPr>
          <w:p w14:paraId="5F86BBC5" w14:textId="34327A59" w:rsidR="00FE4CB6" w:rsidRPr="00D5163E" w:rsidRDefault="00FE4CB6" w:rsidP="007E081C">
            <w:pPr>
              <w:spacing w:after="0"/>
              <w:ind w:left="-6"/>
              <w:jc w:val="right"/>
              <w:rPr>
                <w:rFonts w:cs="Calibri"/>
                <w:color w:val="000000"/>
                <w:szCs w:val="20"/>
              </w:rPr>
            </w:pPr>
            <w:r w:rsidRPr="00D5163E">
              <w:rPr>
                <w:rFonts w:cs="Calibri"/>
                <w:color w:val="000000"/>
                <w:szCs w:val="20"/>
              </w:rPr>
              <w:t>200,000</w:t>
            </w:r>
          </w:p>
        </w:tc>
        <w:tc>
          <w:tcPr>
            <w:tcW w:w="714" w:type="pct"/>
          </w:tcPr>
          <w:p w14:paraId="4EDE63C2" w14:textId="0F8C6F71" w:rsidR="00FE4CB6" w:rsidRPr="00D5163E" w:rsidRDefault="00FE4CB6" w:rsidP="007E081C">
            <w:pPr>
              <w:spacing w:after="0"/>
              <w:ind w:left="-6"/>
              <w:rPr>
                <w:rFonts w:cs="Calibri"/>
                <w:color w:val="000000"/>
                <w:szCs w:val="20"/>
              </w:rPr>
            </w:pPr>
            <w:r w:rsidRPr="00D5163E">
              <w:rPr>
                <w:rFonts w:cs="Calibri"/>
                <w:color w:val="000000"/>
                <w:szCs w:val="20"/>
              </w:rPr>
              <w:t>Output 2.3</w:t>
            </w:r>
          </w:p>
        </w:tc>
        <w:tc>
          <w:tcPr>
            <w:tcW w:w="783" w:type="pct"/>
          </w:tcPr>
          <w:p w14:paraId="44A5F898" w14:textId="199C03FE" w:rsidR="00FE4CB6" w:rsidRPr="00D5163E" w:rsidRDefault="00FE4CB6" w:rsidP="007E081C">
            <w:pPr>
              <w:spacing w:after="0"/>
              <w:ind w:left="-6"/>
              <w:rPr>
                <w:rFonts w:cs="Calibri"/>
                <w:color w:val="000000"/>
                <w:szCs w:val="20"/>
              </w:rPr>
            </w:pPr>
            <w:r w:rsidRPr="00D5163E">
              <w:rPr>
                <w:rFonts w:cs="Calibri"/>
                <w:color w:val="000000"/>
                <w:szCs w:val="20"/>
              </w:rPr>
              <w:t>Delays in the development and enforcement of MEPS</w:t>
            </w:r>
          </w:p>
        </w:tc>
        <w:tc>
          <w:tcPr>
            <w:tcW w:w="747" w:type="pct"/>
          </w:tcPr>
          <w:p w14:paraId="2E3EC75F" w14:textId="36B05871" w:rsidR="00FE4CB6" w:rsidRPr="00D5163E" w:rsidRDefault="00FE4CB6" w:rsidP="007E081C">
            <w:pPr>
              <w:spacing w:after="0"/>
              <w:ind w:left="-6"/>
              <w:rPr>
                <w:rFonts w:cs="Calibri"/>
                <w:color w:val="000000"/>
                <w:szCs w:val="20"/>
              </w:rPr>
            </w:pPr>
            <w:r w:rsidRPr="00D5163E">
              <w:rPr>
                <w:rFonts w:cs="Calibri"/>
                <w:color w:val="000000"/>
                <w:szCs w:val="20"/>
              </w:rPr>
              <w:t xml:space="preserve">Close follow-up and facilitation as well </w:t>
            </w:r>
          </w:p>
        </w:tc>
      </w:tr>
      <w:tr w:rsidR="00FE4CB6" w:rsidRPr="00D5163E" w14:paraId="680117C2" w14:textId="77777777" w:rsidTr="00FE4CB6">
        <w:trPr>
          <w:cantSplit/>
          <w:jc w:val="center"/>
        </w:trPr>
        <w:tc>
          <w:tcPr>
            <w:tcW w:w="1302" w:type="pct"/>
          </w:tcPr>
          <w:p w14:paraId="45CB45EE" w14:textId="77777777" w:rsidR="00FE4CB6" w:rsidRPr="00D5163E" w:rsidRDefault="00FE4CB6" w:rsidP="002C2489">
            <w:pPr>
              <w:spacing w:after="0"/>
              <w:rPr>
                <w:rFonts w:cs="Calibri"/>
                <w:b/>
                <w:color w:val="000000"/>
                <w:szCs w:val="20"/>
              </w:rPr>
            </w:pPr>
            <w:r w:rsidRPr="00D5163E">
              <w:rPr>
                <w:rFonts w:cs="Calibri"/>
                <w:b/>
                <w:color w:val="000000"/>
                <w:szCs w:val="20"/>
              </w:rPr>
              <w:t>Sub-total Private Sector</w:t>
            </w:r>
          </w:p>
        </w:tc>
        <w:tc>
          <w:tcPr>
            <w:tcW w:w="674" w:type="pct"/>
            <w:shd w:val="clear" w:color="auto" w:fill="auto"/>
          </w:tcPr>
          <w:p w14:paraId="22468B1D" w14:textId="77777777" w:rsidR="00FE4CB6" w:rsidRPr="00D5163E" w:rsidRDefault="00FE4CB6" w:rsidP="007E081C">
            <w:pPr>
              <w:spacing w:after="0"/>
              <w:rPr>
                <w:rFonts w:cs="Calibri"/>
                <w:b/>
                <w:color w:val="000000"/>
                <w:szCs w:val="20"/>
              </w:rPr>
            </w:pPr>
          </w:p>
        </w:tc>
        <w:tc>
          <w:tcPr>
            <w:tcW w:w="780" w:type="pct"/>
          </w:tcPr>
          <w:p w14:paraId="07538E3D" w14:textId="5BE502A0" w:rsidR="00FE4CB6" w:rsidRPr="00D5163E" w:rsidRDefault="00DA63D4" w:rsidP="007E081C">
            <w:pPr>
              <w:spacing w:after="0"/>
              <w:ind w:left="-6"/>
              <w:jc w:val="right"/>
              <w:rPr>
                <w:rFonts w:cs="Calibri"/>
                <w:b/>
                <w:color w:val="000000"/>
                <w:szCs w:val="20"/>
              </w:rPr>
            </w:pPr>
            <w:r w:rsidRPr="00D5163E">
              <w:rPr>
                <w:rFonts w:cs="Calibri"/>
                <w:b/>
                <w:color w:val="000000"/>
                <w:szCs w:val="20"/>
              </w:rPr>
              <w:t>9</w:t>
            </w:r>
            <w:r w:rsidRPr="0097400E">
              <w:rPr>
                <w:b/>
                <w:color w:val="000000"/>
              </w:rPr>
              <w:t>,</w:t>
            </w:r>
            <w:r w:rsidR="00F554B2" w:rsidRPr="0097400E">
              <w:rPr>
                <w:b/>
                <w:color w:val="000000"/>
              </w:rPr>
              <w:t>065</w:t>
            </w:r>
            <w:r w:rsidRPr="00D5163E">
              <w:rPr>
                <w:rFonts w:cs="Calibri"/>
                <w:b/>
                <w:color w:val="000000"/>
                <w:szCs w:val="20"/>
              </w:rPr>
              <w:t>,000</w:t>
            </w:r>
          </w:p>
        </w:tc>
        <w:tc>
          <w:tcPr>
            <w:tcW w:w="714" w:type="pct"/>
          </w:tcPr>
          <w:p w14:paraId="2B845E34" w14:textId="77777777" w:rsidR="00FE4CB6" w:rsidRPr="00D5163E" w:rsidRDefault="00FE4CB6" w:rsidP="007E081C">
            <w:pPr>
              <w:spacing w:after="0"/>
              <w:ind w:left="-6"/>
              <w:rPr>
                <w:rFonts w:cs="Calibri"/>
                <w:b/>
                <w:color w:val="000000"/>
                <w:szCs w:val="20"/>
              </w:rPr>
            </w:pPr>
          </w:p>
        </w:tc>
        <w:tc>
          <w:tcPr>
            <w:tcW w:w="783" w:type="pct"/>
          </w:tcPr>
          <w:p w14:paraId="101EB288" w14:textId="77777777" w:rsidR="00FE4CB6" w:rsidRPr="00D5163E" w:rsidRDefault="00FE4CB6" w:rsidP="007E081C">
            <w:pPr>
              <w:spacing w:after="0"/>
              <w:ind w:left="-6"/>
              <w:rPr>
                <w:rFonts w:cs="Calibri"/>
                <w:b/>
                <w:color w:val="000000"/>
                <w:szCs w:val="20"/>
              </w:rPr>
            </w:pPr>
          </w:p>
        </w:tc>
        <w:tc>
          <w:tcPr>
            <w:tcW w:w="747" w:type="pct"/>
          </w:tcPr>
          <w:p w14:paraId="04B3C362" w14:textId="77777777" w:rsidR="00FE4CB6" w:rsidRPr="00D5163E" w:rsidRDefault="00FE4CB6" w:rsidP="007E081C">
            <w:pPr>
              <w:spacing w:after="0"/>
              <w:ind w:left="-6"/>
              <w:rPr>
                <w:rFonts w:cs="Calibri"/>
                <w:b/>
                <w:color w:val="000000"/>
                <w:szCs w:val="20"/>
              </w:rPr>
            </w:pPr>
          </w:p>
        </w:tc>
      </w:tr>
      <w:tr w:rsidR="00FE4CB6" w:rsidRPr="00D5163E" w14:paraId="47D5A4D3" w14:textId="77777777" w:rsidTr="00FE4CB6">
        <w:trPr>
          <w:cantSplit/>
          <w:jc w:val="center"/>
        </w:trPr>
        <w:tc>
          <w:tcPr>
            <w:tcW w:w="1302" w:type="pct"/>
            <w:shd w:val="clear" w:color="auto" w:fill="F2F2F2"/>
          </w:tcPr>
          <w:p w14:paraId="0CF95242" w14:textId="77777777" w:rsidR="00FE4CB6" w:rsidRPr="00D5163E" w:rsidRDefault="00FE4CB6" w:rsidP="002C2489">
            <w:pPr>
              <w:spacing w:after="0"/>
              <w:rPr>
                <w:rFonts w:cs="Calibri"/>
                <w:b/>
                <w:color w:val="000000"/>
                <w:szCs w:val="20"/>
              </w:rPr>
            </w:pPr>
            <w:r w:rsidRPr="00D5163E">
              <w:rPr>
                <w:rFonts w:cs="Calibri"/>
                <w:b/>
                <w:color w:val="000000"/>
                <w:szCs w:val="20"/>
              </w:rPr>
              <w:t>GEF Agency</w:t>
            </w:r>
          </w:p>
        </w:tc>
        <w:tc>
          <w:tcPr>
            <w:tcW w:w="674" w:type="pct"/>
            <w:shd w:val="clear" w:color="auto" w:fill="F2F2F2"/>
          </w:tcPr>
          <w:p w14:paraId="53D56D37" w14:textId="77777777" w:rsidR="00FE4CB6" w:rsidRPr="00D5163E" w:rsidRDefault="00FE4CB6" w:rsidP="007E081C">
            <w:pPr>
              <w:spacing w:after="0"/>
              <w:rPr>
                <w:rFonts w:cs="Calibri"/>
                <w:b/>
                <w:color w:val="000000"/>
                <w:szCs w:val="20"/>
              </w:rPr>
            </w:pPr>
          </w:p>
        </w:tc>
        <w:tc>
          <w:tcPr>
            <w:tcW w:w="780" w:type="pct"/>
            <w:shd w:val="clear" w:color="auto" w:fill="F2F2F2"/>
          </w:tcPr>
          <w:p w14:paraId="3DCBBC82" w14:textId="77777777" w:rsidR="00FE4CB6" w:rsidRPr="00D5163E" w:rsidRDefault="00FE4CB6" w:rsidP="007E081C">
            <w:pPr>
              <w:spacing w:after="0"/>
              <w:ind w:left="-6"/>
              <w:jc w:val="right"/>
              <w:rPr>
                <w:rFonts w:cs="Calibri"/>
                <w:b/>
                <w:color w:val="000000"/>
                <w:szCs w:val="20"/>
              </w:rPr>
            </w:pPr>
          </w:p>
        </w:tc>
        <w:tc>
          <w:tcPr>
            <w:tcW w:w="714" w:type="pct"/>
            <w:shd w:val="clear" w:color="auto" w:fill="F2F2F2"/>
          </w:tcPr>
          <w:p w14:paraId="4C0BA5C9" w14:textId="77777777" w:rsidR="00FE4CB6" w:rsidRPr="00D5163E" w:rsidRDefault="00FE4CB6" w:rsidP="007E081C">
            <w:pPr>
              <w:spacing w:after="0"/>
              <w:ind w:left="-6"/>
              <w:rPr>
                <w:rFonts w:cs="Calibri"/>
                <w:b/>
                <w:color w:val="000000"/>
                <w:szCs w:val="20"/>
              </w:rPr>
            </w:pPr>
          </w:p>
        </w:tc>
        <w:tc>
          <w:tcPr>
            <w:tcW w:w="783" w:type="pct"/>
            <w:shd w:val="clear" w:color="auto" w:fill="F2F2F2"/>
          </w:tcPr>
          <w:p w14:paraId="75E3F2B2" w14:textId="77777777" w:rsidR="00FE4CB6" w:rsidRPr="00D5163E" w:rsidRDefault="00FE4CB6" w:rsidP="007E081C">
            <w:pPr>
              <w:spacing w:after="0"/>
              <w:ind w:left="-6"/>
              <w:rPr>
                <w:rFonts w:cs="Calibri"/>
                <w:b/>
                <w:color w:val="000000"/>
                <w:szCs w:val="20"/>
              </w:rPr>
            </w:pPr>
          </w:p>
        </w:tc>
        <w:tc>
          <w:tcPr>
            <w:tcW w:w="747" w:type="pct"/>
            <w:shd w:val="clear" w:color="auto" w:fill="F2F2F2"/>
          </w:tcPr>
          <w:p w14:paraId="44E29F55" w14:textId="77777777" w:rsidR="00FE4CB6" w:rsidRPr="00D5163E" w:rsidRDefault="00FE4CB6" w:rsidP="007E081C">
            <w:pPr>
              <w:spacing w:after="0"/>
              <w:ind w:left="-6"/>
              <w:rPr>
                <w:rFonts w:cs="Calibri"/>
                <w:b/>
                <w:color w:val="000000"/>
                <w:szCs w:val="20"/>
              </w:rPr>
            </w:pPr>
          </w:p>
        </w:tc>
      </w:tr>
      <w:tr w:rsidR="00FE4CB6" w:rsidRPr="00D5163E" w14:paraId="74286049" w14:textId="77777777" w:rsidTr="00FE4CB6">
        <w:trPr>
          <w:cantSplit/>
          <w:jc w:val="center"/>
        </w:trPr>
        <w:tc>
          <w:tcPr>
            <w:tcW w:w="1302" w:type="pct"/>
          </w:tcPr>
          <w:p w14:paraId="6A2104D9" w14:textId="2BB88C28" w:rsidR="00FE4CB6" w:rsidRPr="00D5163E" w:rsidRDefault="002C5619" w:rsidP="00DD7CE7">
            <w:pPr>
              <w:pStyle w:val="ListParagraph"/>
              <w:numPr>
                <w:ilvl w:val="0"/>
                <w:numId w:val="65"/>
              </w:numPr>
              <w:ind w:left="244" w:hanging="270"/>
              <w:rPr>
                <w:rFonts w:cs="Calibri"/>
                <w:noProof/>
                <w:color w:val="000000"/>
                <w:szCs w:val="20"/>
              </w:rPr>
            </w:pPr>
            <w:r>
              <w:rPr>
                <w:rFonts w:ascii="Calibri" w:hAnsi="Calibri" w:cs="Calibri"/>
                <w:color w:val="000000"/>
                <w:sz w:val="20"/>
                <w:szCs w:val="20"/>
              </w:rPr>
              <w:t>UNEP</w:t>
            </w:r>
          </w:p>
        </w:tc>
        <w:tc>
          <w:tcPr>
            <w:tcW w:w="674" w:type="pct"/>
            <w:shd w:val="clear" w:color="auto" w:fill="auto"/>
          </w:tcPr>
          <w:p w14:paraId="0FC3DCA4" w14:textId="77777777" w:rsidR="00FE4CB6" w:rsidRPr="00D5163E" w:rsidRDefault="00FE4CB6" w:rsidP="007E081C">
            <w:pPr>
              <w:spacing w:after="0"/>
              <w:rPr>
                <w:rFonts w:cs="Calibri"/>
                <w:color w:val="000000"/>
                <w:szCs w:val="20"/>
              </w:rPr>
            </w:pPr>
            <w:r w:rsidRPr="00D5163E">
              <w:rPr>
                <w:rFonts w:cs="Calibri"/>
                <w:color w:val="000000"/>
                <w:szCs w:val="20"/>
              </w:rPr>
              <w:t>In-kind</w:t>
            </w:r>
          </w:p>
        </w:tc>
        <w:tc>
          <w:tcPr>
            <w:tcW w:w="780" w:type="pct"/>
          </w:tcPr>
          <w:p w14:paraId="67F430F4" w14:textId="731A0EF3" w:rsidR="00FE4CB6" w:rsidRPr="00D5163E" w:rsidRDefault="00FE4CB6" w:rsidP="007E081C">
            <w:pPr>
              <w:spacing w:after="0"/>
              <w:ind w:left="-6"/>
              <w:jc w:val="right"/>
              <w:rPr>
                <w:rFonts w:cs="Calibri"/>
                <w:color w:val="000000"/>
                <w:szCs w:val="20"/>
              </w:rPr>
            </w:pPr>
            <w:r w:rsidRPr="00D5163E">
              <w:rPr>
                <w:rFonts w:cs="Calibri"/>
                <w:color w:val="000000"/>
                <w:szCs w:val="20"/>
              </w:rPr>
              <w:t>60,000</w:t>
            </w:r>
          </w:p>
          <w:p w14:paraId="1E06F562" w14:textId="49BC79BC" w:rsidR="00FE4CB6" w:rsidRPr="00D5163E" w:rsidRDefault="00FE4CB6" w:rsidP="007E081C">
            <w:pPr>
              <w:spacing w:after="0"/>
              <w:ind w:left="-6"/>
              <w:jc w:val="right"/>
              <w:rPr>
                <w:rFonts w:cs="Calibri"/>
                <w:color w:val="000000"/>
                <w:szCs w:val="20"/>
              </w:rPr>
            </w:pPr>
          </w:p>
        </w:tc>
        <w:tc>
          <w:tcPr>
            <w:tcW w:w="714" w:type="pct"/>
          </w:tcPr>
          <w:p w14:paraId="0C0063EE" w14:textId="77777777" w:rsidR="00FE4CB6" w:rsidRPr="00D5163E" w:rsidRDefault="00FE4CB6" w:rsidP="007E081C">
            <w:pPr>
              <w:spacing w:after="0"/>
              <w:rPr>
                <w:rFonts w:cs="Calibri"/>
                <w:szCs w:val="20"/>
              </w:rPr>
            </w:pPr>
            <w:r w:rsidRPr="00D5163E">
              <w:rPr>
                <w:rFonts w:cs="Calibri"/>
                <w:color w:val="000000"/>
                <w:szCs w:val="20"/>
              </w:rPr>
              <w:t>All Outputs</w:t>
            </w:r>
          </w:p>
        </w:tc>
        <w:tc>
          <w:tcPr>
            <w:tcW w:w="783" w:type="pct"/>
          </w:tcPr>
          <w:p w14:paraId="06066533" w14:textId="77777777" w:rsidR="00FE4CB6" w:rsidRPr="00D5163E" w:rsidRDefault="00FE4CB6" w:rsidP="007E081C">
            <w:pPr>
              <w:spacing w:after="0"/>
              <w:ind w:left="-6"/>
              <w:rPr>
                <w:rFonts w:cs="Calibri"/>
                <w:color w:val="000000"/>
                <w:szCs w:val="20"/>
              </w:rPr>
            </w:pPr>
            <w:r w:rsidRPr="00D5163E">
              <w:rPr>
                <w:rFonts w:cs="Calibri"/>
                <w:color w:val="000000"/>
                <w:szCs w:val="20"/>
              </w:rPr>
              <w:t>None</w:t>
            </w:r>
          </w:p>
        </w:tc>
        <w:tc>
          <w:tcPr>
            <w:tcW w:w="747" w:type="pct"/>
          </w:tcPr>
          <w:p w14:paraId="3E6510CC" w14:textId="77777777" w:rsidR="00FE4CB6" w:rsidRPr="00D5163E" w:rsidRDefault="00FE4CB6" w:rsidP="007E081C">
            <w:pPr>
              <w:spacing w:after="0"/>
              <w:ind w:left="-6"/>
              <w:rPr>
                <w:rFonts w:cs="Calibri"/>
                <w:color w:val="000000"/>
                <w:szCs w:val="20"/>
              </w:rPr>
            </w:pPr>
          </w:p>
        </w:tc>
      </w:tr>
      <w:tr w:rsidR="00FE4CB6" w:rsidRPr="00D5163E" w14:paraId="15E52C7E" w14:textId="77777777" w:rsidTr="00FE4CB6">
        <w:trPr>
          <w:cantSplit/>
          <w:jc w:val="center"/>
        </w:trPr>
        <w:tc>
          <w:tcPr>
            <w:tcW w:w="1302" w:type="pct"/>
          </w:tcPr>
          <w:p w14:paraId="4C02C5B5" w14:textId="77777777" w:rsidR="00FE4CB6" w:rsidRPr="00D5163E" w:rsidRDefault="00FE4CB6" w:rsidP="00DD7CE7">
            <w:pPr>
              <w:pStyle w:val="ListParagraph"/>
              <w:numPr>
                <w:ilvl w:val="0"/>
                <w:numId w:val="65"/>
              </w:numPr>
              <w:ind w:left="334" w:hanging="334"/>
              <w:rPr>
                <w:rFonts w:ascii="Calibri" w:hAnsi="Calibri" w:cs="Calibri"/>
                <w:noProof/>
                <w:color w:val="000000"/>
                <w:sz w:val="20"/>
                <w:szCs w:val="20"/>
              </w:rPr>
            </w:pPr>
            <w:r w:rsidRPr="00D5163E">
              <w:rPr>
                <w:rFonts w:ascii="Calibri" w:hAnsi="Calibri" w:cs="Calibri"/>
                <w:color w:val="000000"/>
                <w:sz w:val="20"/>
                <w:szCs w:val="20"/>
              </w:rPr>
              <w:t>UNDP</w:t>
            </w:r>
          </w:p>
        </w:tc>
        <w:tc>
          <w:tcPr>
            <w:tcW w:w="674" w:type="pct"/>
            <w:shd w:val="clear" w:color="auto" w:fill="auto"/>
          </w:tcPr>
          <w:p w14:paraId="21678DE4" w14:textId="4D949046" w:rsidR="00FE4CB6" w:rsidRPr="00D5163E" w:rsidRDefault="00A25C02" w:rsidP="007E081C">
            <w:pPr>
              <w:spacing w:after="0"/>
              <w:rPr>
                <w:rFonts w:cs="Calibri"/>
                <w:color w:val="000000"/>
                <w:szCs w:val="20"/>
              </w:rPr>
            </w:pPr>
            <w:r w:rsidRPr="00D5163E">
              <w:rPr>
                <w:rFonts w:cs="Calibri"/>
                <w:color w:val="000000"/>
                <w:szCs w:val="20"/>
              </w:rPr>
              <w:t>In-kind</w:t>
            </w:r>
          </w:p>
        </w:tc>
        <w:tc>
          <w:tcPr>
            <w:tcW w:w="780" w:type="pct"/>
          </w:tcPr>
          <w:p w14:paraId="1CBB3534" w14:textId="77777777" w:rsidR="00FE4CB6" w:rsidRPr="00D5163E" w:rsidRDefault="00FE4CB6" w:rsidP="007E081C">
            <w:pPr>
              <w:spacing w:after="0"/>
              <w:ind w:left="-6"/>
              <w:jc w:val="right"/>
              <w:rPr>
                <w:rFonts w:cs="Calibri"/>
                <w:color w:val="000000"/>
                <w:szCs w:val="20"/>
              </w:rPr>
            </w:pPr>
            <w:r w:rsidRPr="00D5163E">
              <w:rPr>
                <w:rFonts w:cs="Calibri"/>
                <w:color w:val="000000"/>
                <w:szCs w:val="20"/>
              </w:rPr>
              <w:t>80,000</w:t>
            </w:r>
          </w:p>
          <w:p w14:paraId="54F4C968" w14:textId="576FB01C" w:rsidR="00FE4CB6" w:rsidRPr="00D5163E" w:rsidRDefault="00FE4CB6" w:rsidP="007E081C">
            <w:pPr>
              <w:spacing w:after="0"/>
              <w:ind w:left="-6"/>
              <w:jc w:val="right"/>
              <w:rPr>
                <w:rFonts w:cs="Calibri"/>
                <w:color w:val="000000"/>
                <w:szCs w:val="20"/>
              </w:rPr>
            </w:pPr>
          </w:p>
        </w:tc>
        <w:tc>
          <w:tcPr>
            <w:tcW w:w="714" w:type="pct"/>
          </w:tcPr>
          <w:p w14:paraId="4DDF797D" w14:textId="77777777" w:rsidR="00FE4CB6" w:rsidRPr="00D5163E" w:rsidRDefault="00FE4CB6" w:rsidP="007E081C">
            <w:pPr>
              <w:spacing w:after="0"/>
              <w:rPr>
                <w:rFonts w:cs="Calibri"/>
                <w:szCs w:val="20"/>
              </w:rPr>
            </w:pPr>
            <w:r w:rsidRPr="00D5163E">
              <w:rPr>
                <w:rFonts w:cs="Calibri"/>
                <w:color w:val="000000"/>
                <w:szCs w:val="20"/>
              </w:rPr>
              <w:t>All Outputs</w:t>
            </w:r>
          </w:p>
        </w:tc>
        <w:tc>
          <w:tcPr>
            <w:tcW w:w="783" w:type="pct"/>
          </w:tcPr>
          <w:p w14:paraId="1144A108" w14:textId="77777777" w:rsidR="00FE4CB6" w:rsidRPr="00D5163E" w:rsidRDefault="00FE4CB6" w:rsidP="007E081C">
            <w:pPr>
              <w:spacing w:after="0"/>
              <w:ind w:left="-6"/>
              <w:rPr>
                <w:rFonts w:cs="Calibri"/>
                <w:color w:val="000000"/>
                <w:szCs w:val="20"/>
              </w:rPr>
            </w:pPr>
            <w:r w:rsidRPr="00D5163E">
              <w:rPr>
                <w:rFonts w:cs="Calibri"/>
                <w:color w:val="000000"/>
                <w:szCs w:val="20"/>
              </w:rPr>
              <w:t>None</w:t>
            </w:r>
          </w:p>
        </w:tc>
        <w:tc>
          <w:tcPr>
            <w:tcW w:w="747" w:type="pct"/>
          </w:tcPr>
          <w:p w14:paraId="10E2639C" w14:textId="77777777" w:rsidR="00FE4CB6" w:rsidRPr="00D5163E" w:rsidRDefault="00FE4CB6" w:rsidP="007E081C">
            <w:pPr>
              <w:spacing w:after="0"/>
              <w:ind w:left="-6"/>
              <w:rPr>
                <w:rFonts w:cs="Calibri"/>
                <w:color w:val="000000"/>
                <w:szCs w:val="20"/>
              </w:rPr>
            </w:pPr>
          </w:p>
        </w:tc>
      </w:tr>
      <w:tr w:rsidR="00FE4CB6" w:rsidRPr="00D5163E" w14:paraId="21E488F1" w14:textId="77777777" w:rsidTr="00FE4CB6">
        <w:trPr>
          <w:cantSplit/>
          <w:jc w:val="center"/>
        </w:trPr>
        <w:tc>
          <w:tcPr>
            <w:tcW w:w="1302" w:type="pct"/>
          </w:tcPr>
          <w:p w14:paraId="13E8AD20" w14:textId="77777777" w:rsidR="00FE4CB6" w:rsidRPr="00D5163E" w:rsidRDefault="00FE4CB6" w:rsidP="002C2489">
            <w:pPr>
              <w:spacing w:after="0"/>
              <w:rPr>
                <w:rFonts w:cs="Calibri"/>
                <w:b/>
                <w:color w:val="000000"/>
                <w:szCs w:val="20"/>
              </w:rPr>
            </w:pPr>
            <w:r w:rsidRPr="00D5163E">
              <w:rPr>
                <w:rFonts w:cs="Calibri"/>
                <w:b/>
                <w:color w:val="000000"/>
                <w:szCs w:val="20"/>
              </w:rPr>
              <w:t>Sub-total GEF Agency</w:t>
            </w:r>
          </w:p>
        </w:tc>
        <w:tc>
          <w:tcPr>
            <w:tcW w:w="674" w:type="pct"/>
            <w:shd w:val="clear" w:color="auto" w:fill="auto"/>
          </w:tcPr>
          <w:p w14:paraId="604665D0" w14:textId="77777777" w:rsidR="00FE4CB6" w:rsidRPr="00D5163E" w:rsidRDefault="00FE4CB6" w:rsidP="007E081C">
            <w:pPr>
              <w:spacing w:after="0"/>
              <w:rPr>
                <w:rFonts w:cs="Calibri"/>
                <w:color w:val="000000"/>
                <w:szCs w:val="20"/>
              </w:rPr>
            </w:pPr>
          </w:p>
        </w:tc>
        <w:tc>
          <w:tcPr>
            <w:tcW w:w="780" w:type="pct"/>
          </w:tcPr>
          <w:p w14:paraId="07BCB774" w14:textId="3D80C108" w:rsidR="00FE4CB6" w:rsidRPr="00D5163E" w:rsidRDefault="00FE4CB6" w:rsidP="007E081C">
            <w:pPr>
              <w:spacing w:after="0"/>
              <w:ind w:left="-6"/>
              <w:jc w:val="right"/>
              <w:rPr>
                <w:rFonts w:cs="Calibri"/>
                <w:b/>
                <w:color w:val="000000"/>
                <w:szCs w:val="20"/>
              </w:rPr>
            </w:pPr>
            <w:r w:rsidRPr="00D5163E">
              <w:rPr>
                <w:rFonts w:cs="Calibri"/>
                <w:b/>
                <w:color w:val="000000"/>
                <w:szCs w:val="20"/>
              </w:rPr>
              <w:t>140,000</w:t>
            </w:r>
          </w:p>
        </w:tc>
        <w:tc>
          <w:tcPr>
            <w:tcW w:w="714" w:type="pct"/>
          </w:tcPr>
          <w:p w14:paraId="6DD69D47" w14:textId="77777777" w:rsidR="00FE4CB6" w:rsidRPr="00D5163E" w:rsidRDefault="00FE4CB6" w:rsidP="007E081C">
            <w:pPr>
              <w:spacing w:after="0"/>
              <w:ind w:left="-6"/>
              <w:rPr>
                <w:rFonts w:cs="Calibri"/>
                <w:b/>
                <w:color w:val="000000"/>
                <w:szCs w:val="20"/>
              </w:rPr>
            </w:pPr>
          </w:p>
        </w:tc>
        <w:tc>
          <w:tcPr>
            <w:tcW w:w="783" w:type="pct"/>
          </w:tcPr>
          <w:p w14:paraId="5D5C9936" w14:textId="77777777" w:rsidR="00FE4CB6" w:rsidRPr="00D5163E" w:rsidRDefault="00FE4CB6" w:rsidP="007E081C">
            <w:pPr>
              <w:spacing w:after="0"/>
              <w:ind w:left="-6"/>
              <w:rPr>
                <w:rFonts w:cs="Calibri"/>
                <w:b/>
                <w:color w:val="000000"/>
                <w:szCs w:val="20"/>
              </w:rPr>
            </w:pPr>
          </w:p>
        </w:tc>
        <w:tc>
          <w:tcPr>
            <w:tcW w:w="747" w:type="pct"/>
          </w:tcPr>
          <w:p w14:paraId="446EA687" w14:textId="77777777" w:rsidR="00FE4CB6" w:rsidRPr="00D5163E" w:rsidRDefault="00FE4CB6" w:rsidP="007E081C">
            <w:pPr>
              <w:spacing w:after="0"/>
              <w:ind w:left="-6"/>
              <w:rPr>
                <w:rFonts w:cs="Calibri"/>
                <w:b/>
                <w:color w:val="000000"/>
                <w:szCs w:val="20"/>
              </w:rPr>
            </w:pPr>
          </w:p>
        </w:tc>
      </w:tr>
      <w:tr w:rsidR="00FE4CB6" w:rsidRPr="00D5163E" w14:paraId="59EA4E74" w14:textId="77777777" w:rsidTr="00FE4CB6">
        <w:trPr>
          <w:cantSplit/>
          <w:jc w:val="center"/>
        </w:trPr>
        <w:tc>
          <w:tcPr>
            <w:tcW w:w="1302" w:type="pct"/>
          </w:tcPr>
          <w:p w14:paraId="57665AAB" w14:textId="77777777" w:rsidR="00FE4CB6" w:rsidRPr="00D5163E" w:rsidRDefault="00FE4CB6" w:rsidP="002C2489">
            <w:pPr>
              <w:spacing w:after="0"/>
              <w:rPr>
                <w:rFonts w:cs="Calibri"/>
                <w:b/>
                <w:color w:val="000000"/>
                <w:szCs w:val="20"/>
              </w:rPr>
            </w:pPr>
            <w:r w:rsidRPr="00D5163E">
              <w:rPr>
                <w:rFonts w:cs="Calibri"/>
                <w:b/>
                <w:color w:val="000000"/>
                <w:szCs w:val="20"/>
              </w:rPr>
              <w:t>Total Co-financing</w:t>
            </w:r>
          </w:p>
        </w:tc>
        <w:tc>
          <w:tcPr>
            <w:tcW w:w="674" w:type="pct"/>
            <w:shd w:val="clear" w:color="auto" w:fill="auto"/>
          </w:tcPr>
          <w:p w14:paraId="0CB13927" w14:textId="77777777" w:rsidR="00FE4CB6" w:rsidRPr="00D5163E" w:rsidRDefault="00FE4CB6" w:rsidP="007E081C">
            <w:pPr>
              <w:spacing w:after="0"/>
              <w:rPr>
                <w:rFonts w:cs="Calibri"/>
                <w:color w:val="000000"/>
                <w:szCs w:val="20"/>
              </w:rPr>
            </w:pPr>
          </w:p>
        </w:tc>
        <w:tc>
          <w:tcPr>
            <w:tcW w:w="780" w:type="pct"/>
          </w:tcPr>
          <w:p w14:paraId="05EA3748" w14:textId="7BA29082" w:rsidR="00FE4CB6" w:rsidRPr="00D5163E" w:rsidRDefault="00933050" w:rsidP="007E081C">
            <w:pPr>
              <w:spacing w:after="0"/>
              <w:ind w:left="-6"/>
              <w:jc w:val="right"/>
              <w:rPr>
                <w:rFonts w:cs="Calibri"/>
                <w:b/>
                <w:color w:val="000000"/>
                <w:szCs w:val="20"/>
              </w:rPr>
            </w:pPr>
            <w:r w:rsidRPr="00D5163E">
              <w:rPr>
                <w:rFonts w:cs="Calibri"/>
                <w:b/>
                <w:color w:val="000000"/>
                <w:szCs w:val="20"/>
              </w:rPr>
              <w:t>37</w:t>
            </w:r>
            <w:r w:rsidR="00FE4CB6" w:rsidRPr="00D5163E">
              <w:rPr>
                <w:rFonts w:cs="Calibri"/>
                <w:b/>
                <w:color w:val="000000"/>
                <w:szCs w:val="20"/>
              </w:rPr>
              <w:t>,</w:t>
            </w:r>
            <w:r w:rsidR="00F554B2" w:rsidRPr="0097400E">
              <w:rPr>
                <w:b/>
                <w:color w:val="000000"/>
              </w:rPr>
              <w:t>094</w:t>
            </w:r>
            <w:r w:rsidR="00FE4CB6" w:rsidRPr="00D5163E">
              <w:rPr>
                <w:rFonts w:cs="Calibri"/>
                <w:b/>
                <w:color w:val="000000"/>
                <w:szCs w:val="20"/>
              </w:rPr>
              <w:t>,337</w:t>
            </w:r>
          </w:p>
        </w:tc>
        <w:tc>
          <w:tcPr>
            <w:tcW w:w="714" w:type="pct"/>
          </w:tcPr>
          <w:p w14:paraId="05577BC8" w14:textId="77777777" w:rsidR="00FE4CB6" w:rsidRPr="00D5163E" w:rsidRDefault="00FE4CB6" w:rsidP="007E081C">
            <w:pPr>
              <w:spacing w:after="0"/>
              <w:ind w:left="-6"/>
              <w:rPr>
                <w:rFonts w:cs="Calibri"/>
                <w:b/>
                <w:color w:val="000000"/>
                <w:szCs w:val="20"/>
              </w:rPr>
            </w:pPr>
          </w:p>
        </w:tc>
        <w:tc>
          <w:tcPr>
            <w:tcW w:w="783" w:type="pct"/>
          </w:tcPr>
          <w:p w14:paraId="08346B18" w14:textId="77777777" w:rsidR="00FE4CB6" w:rsidRPr="00D5163E" w:rsidRDefault="00FE4CB6" w:rsidP="007E081C">
            <w:pPr>
              <w:spacing w:after="0"/>
              <w:ind w:left="-6"/>
              <w:rPr>
                <w:rFonts w:cs="Calibri"/>
                <w:b/>
                <w:color w:val="000000"/>
                <w:szCs w:val="20"/>
              </w:rPr>
            </w:pPr>
          </w:p>
        </w:tc>
        <w:tc>
          <w:tcPr>
            <w:tcW w:w="747" w:type="pct"/>
          </w:tcPr>
          <w:p w14:paraId="5DFD3D7A" w14:textId="77777777" w:rsidR="00FE4CB6" w:rsidRPr="00D5163E" w:rsidRDefault="00FE4CB6" w:rsidP="007E081C">
            <w:pPr>
              <w:spacing w:after="0"/>
              <w:ind w:left="-6"/>
              <w:rPr>
                <w:rFonts w:cs="Calibri"/>
                <w:b/>
                <w:color w:val="000000"/>
                <w:szCs w:val="20"/>
              </w:rPr>
            </w:pPr>
          </w:p>
        </w:tc>
      </w:tr>
      <w:tr w:rsidR="00FE4CB6" w:rsidRPr="00D5163E" w14:paraId="7A1B4DD7" w14:textId="77777777" w:rsidTr="00FE4CB6">
        <w:trPr>
          <w:cantSplit/>
          <w:jc w:val="center"/>
          <w:hidden/>
        </w:trPr>
        <w:tc>
          <w:tcPr>
            <w:tcW w:w="1302" w:type="pct"/>
          </w:tcPr>
          <w:p w14:paraId="0CD0950E" w14:textId="77777777" w:rsidR="00FE4CB6" w:rsidRPr="00D5163E" w:rsidRDefault="00FE4CB6" w:rsidP="002C2489">
            <w:pPr>
              <w:spacing w:after="0"/>
              <w:rPr>
                <w:rFonts w:cs="Calibri"/>
                <w:vanish/>
                <w:color w:val="000000"/>
                <w:szCs w:val="20"/>
              </w:rPr>
            </w:pPr>
            <w:r w:rsidRPr="00D5163E">
              <w:rPr>
                <w:rFonts w:cs="Calibri"/>
                <w:vanish/>
                <w:color w:val="000000"/>
                <w:szCs w:val="20"/>
              </w:rPr>
              <w:fldChar w:fldCharType="begin">
                <w:ffData>
                  <w:name w:val="nameOfCofin_05"/>
                  <w:enabled/>
                  <w:calcOnExit w:val="0"/>
                  <w:textInput/>
                </w:ffData>
              </w:fldChar>
            </w:r>
            <w:r w:rsidRPr="00D5163E">
              <w:rPr>
                <w:rFonts w:cs="Calibri"/>
                <w:vanish/>
                <w:color w:val="000000"/>
                <w:szCs w:val="20"/>
              </w:rPr>
              <w:instrText xml:space="preserve"> FORMTEXT </w:instrText>
            </w:r>
            <w:r w:rsidRPr="00D5163E">
              <w:rPr>
                <w:rFonts w:cs="Calibri"/>
                <w:vanish/>
                <w:color w:val="000000"/>
                <w:szCs w:val="20"/>
              </w:rPr>
            </w:r>
            <w:r w:rsidRPr="00D5163E">
              <w:rPr>
                <w:rFonts w:cs="Calibri"/>
                <w:vanish/>
                <w:color w:val="000000"/>
                <w:szCs w:val="20"/>
              </w:rPr>
              <w:fldChar w:fldCharType="separate"/>
            </w:r>
            <w:r w:rsidRPr="00D5163E">
              <w:rPr>
                <w:rFonts w:cs="Calibri"/>
                <w:vanish/>
                <w:color w:val="000000"/>
                <w:szCs w:val="20"/>
              </w:rPr>
              <w:t> </w:t>
            </w:r>
            <w:r w:rsidRPr="00D5163E">
              <w:rPr>
                <w:rFonts w:cs="Calibri"/>
                <w:vanish/>
                <w:color w:val="000000"/>
                <w:szCs w:val="20"/>
              </w:rPr>
              <w:t> </w:t>
            </w:r>
            <w:r w:rsidRPr="00D5163E">
              <w:rPr>
                <w:rFonts w:cs="Calibri"/>
                <w:vanish/>
                <w:color w:val="000000"/>
                <w:szCs w:val="20"/>
              </w:rPr>
              <w:t> </w:t>
            </w:r>
            <w:r w:rsidRPr="00D5163E">
              <w:rPr>
                <w:rFonts w:cs="Calibri"/>
                <w:vanish/>
                <w:color w:val="000000"/>
                <w:szCs w:val="20"/>
              </w:rPr>
              <w:t> </w:t>
            </w:r>
            <w:r w:rsidRPr="00D5163E">
              <w:rPr>
                <w:rFonts w:cs="Calibri"/>
                <w:vanish/>
                <w:color w:val="000000"/>
                <w:szCs w:val="20"/>
              </w:rPr>
              <w:t> </w:t>
            </w:r>
            <w:r w:rsidRPr="00D5163E">
              <w:rPr>
                <w:rFonts w:cs="Calibri"/>
                <w:vanish/>
                <w:color w:val="000000"/>
                <w:szCs w:val="20"/>
              </w:rPr>
              <w:fldChar w:fldCharType="end"/>
            </w:r>
          </w:p>
        </w:tc>
        <w:tc>
          <w:tcPr>
            <w:tcW w:w="674" w:type="pct"/>
            <w:shd w:val="clear" w:color="auto" w:fill="auto"/>
          </w:tcPr>
          <w:p w14:paraId="38F2F68E" w14:textId="77777777" w:rsidR="00FE4CB6" w:rsidRPr="00D5163E" w:rsidRDefault="00FE4CB6" w:rsidP="007E081C">
            <w:pPr>
              <w:spacing w:after="0"/>
              <w:ind w:left="5"/>
              <w:rPr>
                <w:rFonts w:cs="Calibri"/>
                <w:vanish/>
                <w:color w:val="000000"/>
                <w:szCs w:val="20"/>
              </w:rPr>
            </w:pPr>
            <w:r w:rsidRPr="00D5163E">
              <w:rPr>
                <w:rFonts w:cs="Calibri"/>
                <w:vanish/>
                <w:color w:val="000000"/>
                <w:szCs w:val="20"/>
              </w:rPr>
              <w:fldChar w:fldCharType="begin">
                <w:ffData>
                  <w:name w:val="CofinType_05"/>
                  <w:enabled/>
                  <w:calcOnExit w:val="0"/>
                  <w:ddList>
                    <w:listEntry w:val="(select)"/>
                    <w:listEntry w:val="Grant"/>
                    <w:listEntry w:val="Soft Loan"/>
                    <w:listEntry w:val="Hard Loan"/>
                    <w:listEntry w:val="Guarantee"/>
                    <w:listEntry w:val="In-kind"/>
                    <w:listEntry w:val="Unknown at this stage"/>
                  </w:ddList>
                </w:ffData>
              </w:fldChar>
            </w:r>
            <w:r w:rsidRPr="00D5163E">
              <w:rPr>
                <w:rFonts w:cs="Calibri"/>
                <w:vanish/>
                <w:color w:val="000000"/>
                <w:szCs w:val="20"/>
              </w:rPr>
              <w:instrText xml:space="preserve"> FORMDROPDOWN </w:instrText>
            </w:r>
            <w:r w:rsidR="001F0207">
              <w:rPr>
                <w:rFonts w:cs="Calibri"/>
                <w:vanish/>
                <w:color w:val="000000"/>
                <w:szCs w:val="20"/>
              </w:rPr>
            </w:r>
            <w:r w:rsidR="001F0207">
              <w:rPr>
                <w:rFonts w:cs="Calibri"/>
                <w:vanish/>
                <w:color w:val="000000"/>
                <w:szCs w:val="20"/>
              </w:rPr>
              <w:fldChar w:fldCharType="separate"/>
            </w:r>
            <w:r w:rsidRPr="00D5163E">
              <w:rPr>
                <w:rFonts w:cs="Calibri"/>
                <w:vanish/>
                <w:color w:val="000000"/>
                <w:szCs w:val="20"/>
              </w:rPr>
              <w:fldChar w:fldCharType="end"/>
            </w:r>
          </w:p>
        </w:tc>
        <w:tc>
          <w:tcPr>
            <w:tcW w:w="780" w:type="pct"/>
          </w:tcPr>
          <w:p w14:paraId="5BE96F77" w14:textId="77777777" w:rsidR="00FE4CB6" w:rsidRPr="00D5163E" w:rsidRDefault="00FE4CB6" w:rsidP="007E081C">
            <w:pPr>
              <w:spacing w:after="0"/>
              <w:ind w:left="-6"/>
              <w:rPr>
                <w:rFonts w:cs="Calibri"/>
                <w:vanish/>
                <w:color w:val="000000"/>
                <w:szCs w:val="20"/>
              </w:rPr>
            </w:pPr>
            <w:r w:rsidRPr="00D5163E">
              <w:rPr>
                <w:rFonts w:cs="Calibri"/>
                <w:vanish/>
                <w:color w:val="000000"/>
                <w:szCs w:val="20"/>
              </w:rPr>
              <w:fldChar w:fldCharType="begin">
                <w:ffData>
                  <w:name w:val="CofinTotal_05"/>
                  <w:enabled/>
                  <w:calcOnExit w:val="0"/>
                  <w:textInput>
                    <w:type w:val="number"/>
                  </w:textInput>
                </w:ffData>
              </w:fldChar>
            </w:r>
            <w:r w:rsidRPr="00D5163E">
              <w:rPr>
                <w:rFonts w:cs="Calibri"/>
                <w:vanish/>
                <w:color w:val="000000"/>
                <w:szCs w:val="20"/>
              </w:rPr>
              <w:instrText xml:space="preserve"> FORMTEXT </w:instrText>
            </w:r>
            <w:r w:rsidRPr="00D5163E">
              <w:rPr>
                <w:rFonts w:cs="Calibri"/>
                <w:vanish/>
                <w:color w:val="000000"/>
                <w:szCs w:val="20"/>
              </w:rPr>
            </w:r>
            <w:r w:rsidRPr="00D5163E">
              <w:rPr>
                <w:rFonts w:cs="Calibri"/>
                <w:vanish/>
                <w:color w:val="000000"/>
                <w:szCs w:val="20"/>
              </w:rPr>
              <w:fldChar w:fldCharType="separate"/>
            </w:r>
            <w:r w:rsidRPr="00D5163E">
              <w:rPr>
                <w:rFonts w:cs="Calibri"/>
                <w:vanish/>
                <w:color w:val="000000"/>
                <w:szCs w:val="20"/>
              </w:rPr>
              <w:t> </w:t>
            </w:r>
            <w:r w:rsidRPr="00D5163E">
              <w:rPr>
                <w:rFonts w:cs="Calibri"/>
                <w:vanish/>
                <w:color w:val="000000"/>
                <w:szCs w:val="20"/>
              </w:rPr>
              <w:t> </w:t>
            </w:r>
            <w:r w:rsidRPr="00D5163E">
              <w:rPr>
                <w:rFonts w:cs="Calibri"/>
                <w:vanish/>
                <w:color w:val="000000"/>
                <w:szCs w:val="20"/>
              </w:rPr>
              <w:t> </w:t>
            </w:r>
            <w:r w:rsidRPr="00D5163E">
              <w:rPr>
                <w:rFonts w:cs="Calibri"/>
                <w:vanish/>
                <w:color w:val="000000"/>
                <w:szCs w:val="20"/>
              </w:rPr>
              <w:t> </w:t>
            </w:r>
            <w:r w:rsidRPr="00D5163E">
              <w:rPr>
                <w:rFonts w:cs="Calibri"/>
                <w:vanish/>
                <w:color w:val="000000"/>
                <w:szCs w:val="20"/>
              </w:rPr>
              <w:t> </w:t>
            </w:r>
            <w:r w:rsidRPr="00D5163E">
              <w:rPr>
                <w:rFonts w:cs="Calibri"/>
                <w:vanish/>
                <w:color w:val="000000"/>
                <w:szCs w:val="20"/>
              </w:rPr>
              <w:fldChar w:fldCharType="end"/>
            </w:r>
          </w:p>
        </w:tc>
        <w:tc>
          <w:tcPr>
            <w:tcW w:w="714" w:type="pct"/>
          </w:tcPr>
          <w:p w14:paraId="256605D1" w14:textId="77777777" w:rsidR="00FE4CB6" w:rsidRPr="00D5163E" w:rsidRDefault="00FE4CB6" w:rsidP="007E081C">
            <w:pPr>
              <w:spacing w:after="0"/>
              <w:ind w:left="-6"/>
              <w:rPr>
                <w:rFonts w:cs="Calibri"/>
                <w:vanish/>
                <w:color w:val="000000"/>
                <w:szCs w:val="20"/>
              </w:rPr>
            </w:pPr>
          </w:p>
        </w:tc>
        <w:tc>
          <w:tcPr>
            <w:tcW w:w="783" w:type="pct"/>
          </w:tcPr>
          <w:p w14:paraId="55F9F7BE" w14:textId="77777777" w:rsidR="00FE4CB6" w:rsidRPr="00D5163E" w:rsidRDefault="00FE4CB6" w:rsidP="007E081C">
            <w:pPr>
              <w:spacing w:after="0"/>
              <w:ind w:left="-6"/>
              <w:rPr>
                <w:rFonts w:cs="Calibri"/>
                <w:vanish/>
                <w:color w:val="000000"/>
                <w:szCs w:val="20"/>
              </w:rPr>
            </w:pPr>
          </w:p>
        </w:tc>
        <w:tc>
          <w:tcPr>
            <w:tcW w:w="747" w:type="pct"/>
          </w:tcPr>
          <w:p w14:paraId="71A22589" w14:textId="77777777" w:rsidR="00FE4CB6" w:rsidRPr="00D5163E" w:rsidRDefault="00FE4CB6" w:rsidP="007E081C">
            <w:pPr>
              <w:spacing w:after="0"/>
              <w:ind w:left="-6"/>
              <w:rPr>
                <w:rFonts w:cs="Calibri"/>
                <w:vanish/>
                <w:color w:val="000000"/>
                <w:szCs w:val="20"/>
              </w:rPr>
            </w:pPr>
          </w:p>
        </w:tc>
      </w:tr>
      <w:tr w:rsidR="00FE4CB6" w:rsidRPr="00D5163E" w14:paraId="2B020C80" w14:textId="77777777" w:rsidTr="00FE4CB6">
        <w:trPr>
          <w:cantSplit/>
          <w:jc w:val="center"/>
          <w:hidden/>
        </w:trPr>
        <w:tc>
          <w:tcPr>
            <w:tcW w:w="1302" w:type="pct"/>
          </w:tcPr>
          <w:p w14:paraId="04862912" w14:textId="77777777" w:rsidR="00FE4CB6" w:rsidRPr="00D5163E" w:rsidRDefault="00FE4CB6" w:rsidP="002C2489">
            <w:pPr>
              <w:spacing w:after="0"/>
              <w:rPr>
                <w:rFonts w:cs="Calibri"/>
                <w:vanish/>
                <w:color w:val="000000"/>
                <w:szCs w:val="20"/>
              </w:rPr>
            </w:pPr>
            <w:r w:rsidRPr="00D5163E">
              <w:rPr>
                <w:rFonts w:cs="Calibri"/>
                <w:vanish/>
                <w:color w:val="000000"/>
                <w:szCs w:val="20"/>
              </w:rPr>
              <w:fldChar w:fldCharType="begin">
                <w:ffData>
                  <w:name w:val="nameOfCofin_06"/>
                  <w:enabled/>
                  <w:calcOnExit w:val="0"/>
                  <w:textInput/>
                </w:ffData>
              </w:fldChar>
            </w:r>
            <w:r w:rsidRPr="00D5163E">
              <w:rPr>
                <w:rFonts w:cs="Calibri"/>
                <w:vanish/>
                <w:color w:val="000000"/>
                <w:szCs w:val="20"/>
              </w:rPr>
              <w:instrText xml:space="preserve"> FORMTEXT </w:instrText>
            </w:r>
            <w:r w:rsidRPr="00D5163E">
              <w:rPr>
                <w:rFonts w:cs="Calibri"/>
                <w:vanish/>
                <w:color w:val="000000"/>
                <w:szCs w:val="20"/>
              </w:rPr>
            </w:r>
            <w:r w:rsidRPr="00D5163E">
              <w:rPr>
                <w:rFonts w:cs="Calibri"/>
                <w:vanish/>
                <w:color w:val="000000"/>
                <w:szCs w:val="20"/>
              </w:rPr>
              <w:fldChar w:fldCharType="separate"/>
            </w:r>
            <w:r w:rsidRPr="00D5163E">
              <w:rPr>
                <w:rFonts w:cs="Calibri"/>
                <w:vanish/>
                <w:color w:val="000000"/>
                <w:szCs w:val="20"/>
              </w:rPr>
              <w:t> </w:t>
            </w:r>
            <w:r w:rsidRPr="00D5163E">
              <w:rPr>
                <w:rFonts w:cs="Calibri"/>
                <w:vanish/>
                <w:color w:val="000000"/>
                <w:szCs w:val="20"/>
              </w:rPr>
              <w:t> </w:t>
            </w:r>
            <w:r w:rsidRPr="00D5163E">
              <w:rPr>
                <w:rFonts w:cs="Calibri"/>
                <w:vanish/>
                <w:color w:val="000000"/>
                <w:szCs w:val="20"/>
              </w:rPr>
              <w:t> </w:t>
            </w:r>
            <w:r w:rsidRPr="00D5163E">
              <w:rPr>
                <w:rFonts w:cs="Calibri"/>
                <w:vanish/>
                <w:color w:val="000000"/>
                <w:szCs w:val="20"/>
              </w:rPr>
              <w:t> </w:t>
            </w:r>
            <w:r w:rsidRPr="00D5163E">
              <w:rPr>
                <w:rFonts w:cs="Calibri"/>
                <w:vanish/>
                <w:color w:val="000000"/>
                <w:szCs w:val="20"/>
              </w:rPr>
              <w:t> </w:t>
            </w:r>
            <w:r w:rsidRPr="00D5163E">
              <w:rPr>
                <w:rFonts w:cs="Calibri"/>
                <w:vanish/>
                <w:color w:val="000000"/>
                <w:szCs w:val="20"/>
              </w:rPr>
              <w:fldChar w:fldCharType="end"/>
            </w:r>
          </w:p>
        </w:tc>
        <w:tc>
          <w:tcPr>
            <w:tcW w:w="674" w:type="pct"/>
            <w:shd w:val="clear" w:color="auto" w:fill="auto"/>
          </w:tcPr>
          <w:p w14:paraId="29E243AC" w14:textId="77777777" w:rsidR="00FE4CB6" w:rsidRPr="00D5163E" w:rsidRDefault="00FE4CB6" w:rsidP="007E081C">
            <w:pPr>
              <w:spacing w:after="0"/>
              <w:ind w:left="5"/>
              <w:rPr>
                <w:rFonts w:cs="Calibri"/>
                <w:vanish/>
                <w:color w:val="000000"/>
                <w:szCs w:val="20"/>
              </w:rPr>
            </w:pPr>
            <w:r w:rsidRPr="00D5163E">
              <w:rPr>
                <w:rFonts w:cs="Calibri"/>
                <w:vanish/>
                <w:color w:val="000000"/>
                <w:szCs w:val="20"/>
              </w:rPr>
              <w:fldChar w:fldCharType="begin">
                <w:ffData>
                  <w:name w:val="CofinType_06"/>
                  <w:enabled/>
                  <w:calcOnExit w:val="0"/>
                  <w:ddList>
                    <w:listEntry w:val="(select)"/>
                    <w:listEntry w:val="Grant"/>
                    <w:listEntry w:val="Soft Loan"/>
                    <w:listEntry w:val="Hard Loan"/>
                    <w:listEntry w:val="Guarantee"/>
                    <w:listEntry w:val="In-kind"/>
                    <w:listEntry w:val="Unknown at this stage"/>
                  </w:ddList>
                </w:ffData>
              </w:fldChar>
            </w:r>
            <w:r w:rsidRPr="00D5163E">
              <w:rPr>
                <w:rFonts w:cs="Calibri"/>
                <w:vanish/>
                <w:color w:val="000000"/>
                <w:szCs w:val="20"/>
              </w:rPr>
              <w:instrText xml:space="preserve"> FORMDROPDOWN </w:instrText>
            </w:r>
            <w:r w:rsidR="001F0207">
              <w:rPr>
                <w:rFonts w:cs="Calibri"/>
                <w:vanish/>
                <w:color w:val="000000"/>
                <w:szCs w:val="20"/>
              </w:rPr>
            </w:r>
            <w:r w:rsidR="001F0207">
              <w:rPr>
                <w:rFonts w:cs="Calibri"/>
                <w:vanish/>
                <w:color w:val="000000"/>
                <w:szCs w:val="20"/>
              </w:rPr>
              <w:fldChar w:fldCharType="separate"/>
            </w:r>
            <w:r w:rsidRPr="00D5163E">
              <w:rPr>
                <w:rFonts w:cs="Calibri"/>
                <w:vanish/>
                <w:color w:val="000000"/>
                <w:szCs w:val="20"/>
              </w:rPr>
              <w:fldChar w:fldCharType="end"/>
            </w:r>
          </w:p>
        </w:tc>
        <w:tc>
          <w:tcPr>
            <w:tcW w:w="780" w:type="pct"/>
          </w:tcPr>
          <w:p w14:paraId="684AF6CC" w14:textId="77777777" w:rsidR="00FE4CB6" w:rsidRPr="00D5163E" w:rsidRDefault="00FE4CB6" w:rsidP="007E081C">
            <w:pPr>
              <w:spacing w:after="0"/>
              <w:ind w:left="-6"/>
              <w:rPr>
                <w:rFonts w:cs="Calibri"/>
                <w:vanish/>
                <w:color w:val="000000"/>
                <w:szCs w:val="20"/>
              </w:rPr>
            </w:pPr>
            <w:r w:rsidRPr="00D5163E">
              <w:rPr>
                <w:rFonts w:cs="Calibri"/>
                <w:vanish/>
                <w:color w:val="000000"/>
                <w:szCs w:val="20"/>
              </w:rPr>
              <w:fldChar w:fldCharType="begin">
                <w:ffData>
                  <w:name w:val="CofinTotal_06"/>
                  <w:enabled/>
                  <w:calcOnExit w:val="0"/>
                  <w:textInput>
                    <w:type w:val="number"/>
                  </w:textInput>
                </w:ffData>
              </w:fldChar>
            </w:r>
            <w:r w:rsidRPr="00D5163E">
              <w:rPr>
                <w:rFonts w:cs="Calibri"/>
                <w:vanish/>
                <w:color w:val="000000"/>
                <w:szCs w:val="20"/>
              </w:rPr>
              <w:instrText xml:space="preserve"> FORMTEXT </w:instrText>
            </w:r>
            <w:r w:rsidRPr="00D5163E">
              <w:rPr>
                <w:rFonts w:cs="Calibri"/>
                <w:vanish/>
                <w:color w:val="000000"/>
                <w:szCs w:val="20"/>
              </w:rPr>
            </w:r>
            <w:r w:rsidRPr="00D5163E">
              <w:rPr>
                <w:rFonts w:cs="Calibri"/>
                <w:vanish/>
                <w:color w:val="000000"/>
                <w:szCs w:val="20"/>
              </w:rPr>
              <w:fldChar w:fldCharType="separate"/>
            </w:r>
            <w:r w:rsidRPr="00D5163E">
              <w:rPr>
                <w:rFonts w:cs="Calibri"/>
                <w:vanish/>
                <w:color w:val="000000"/>
                <w:szCs w:val="20"/>
              </w:rPr>
              <w:t> </w:t>
            </w:r>
            <w:r w:rsidRPr="00D5163E">
              <w:rPr>
                <w:rFonts w:cs="Calibri"/>
                <w:vanish/>
                <w:color w:val="000000"/>
                <w:szCs w:val="20"/>
              </w:rPr>
              <w:t> </w:t>
            </w:r>
            <w:r w:rsidRPr="00D5163E">
              <w:rPr>
                <w:rFonts w:cs="Calibri"/>
                <w:vanish/>
                <w:color w:val="000000"/>
                <w:szCs w:val="20"/>
              </w:rPr>
              <w:t> </w:t>
            </w:r>
            <w:r w:rsidRPr="00D5163E">
              <w:rPr>
                <w:rFonts w:cs="Calibri"/>
                <w:vanish/>
                <w:color w:val="000000"/>
                <w:szCs w:val="20"/>
              </w:rPr>
              <w:t> </w:t>
            </w:r>
            <w:r w:rsidRPr="00D5163E">
              <w:rPr>
                <w:rFonts w:cs="Calibri"/>
                <w:vanish/>
                <w:color w:val="000000"/>
                <w:szCs w:val="20"/>
              </w:rPr>
              <w:t> </w:t>
            </w:r>
            <w:r w:rsidRPr="00D5163E">
              <w:rPr>
                <w:rFonts w:cs="Calibri"/>
                <w:vanish/>
                <w:color w:val="000000"/>
                <w:szCs w:val="20"/>
              </w:rPr>
              <w:fldChar w:fldCharType="end"/>
            </w:r>
          </w:p>
        </w:tc>
        <w:tc>
          <w:tcPr>
            <w:tcW w:w="714" w:type="pct"/>
          </w:tcPr>
          <w:p w14:paraId="1EEADDBB" w14:textId="77777777" w:rsidR="00FE4CB6" w:rsidRPr="00D5163E" w:rsidRDefault="00FE4CB6" w:rsidP="007E081C">
            <w:pPr>
              <w:spacing w:after="0"/>
              <w:ind w:left="-6"/>
              <w:rPr>
                <w:rFonts w:cs="Calibri"/>
                <w:vanish/>
                <w:color w:val="000000"/>
                <w:szCs w:val="20"/>
              </w:rPr>
            </w:pPr>
          </w:p>
        </w:tc>
        <w:tc>
          <w:tcPr>
            <w:tcW w:w="783" w:type="pct"/>
          </w:tcPr>
          <w:p w14:paraId="33491ECF" w14:textId="77777777" w:rsidR="00FE4CB6" w:rsidRPr="00D5163E" w:rsidRDefault="00FE4CB6" w:rsidP="007E081C">
            <w:pPr>
              <w:spacing w:after="0"/>
              <w:ind w:left="-6"/>
              <w:rPr>
                <w:rFonts w:cs="Calibri"/>
                <w:vanish/>
                <w:color w:val="000000"/>
                <w:szCs w:val="20"/>
              </w:rPr>
            </w:pPr>
          </w:p>
        </w:tc>
        <w:tc>
          <w:tcPr>
            <w:tcW w:w="747" w:type="pct"/>
          </w:tcPr>
          <w:p w14:paraId="172FB6CE" w14:textId="77777777" w:rsidR="00FE4CB6" w:rsidRPr="00D5163E" w:rsidRDefault="00FE4CB6" w:rsidP="007E081C">
            <w:pPr>
              <w:spacing w:after="0"/>
              <w:ind w:left="-6"/>
              <w:rPr>
                <w:rFonts w:cs="Calibri"/>
                <w:vanish/>
                <w:color w:val="000000"/>
                <w:szCs w:val="20"/>
              </w:rPr>
            </w:pPr>
          </w:p>
        </w:tc>
      </w:tr>
    </w:tbl>
    <w:p w14:paraId="7114D32B" w14:textId="77777777" w:rsidR="002A49CF" w:rsidRPr="00D5163E" w:rsidRDefault="002A49CF" w:rsidP="002C2489">
      <w:pPr>
        <w:autoSpaceDE w:val="0"/>
        <w:autoSpaceDN w:val="0"/>
        <w:adjustRightInd w:val="0"/>
        <w:spacing w:after="0"/>
        <w:rPr>
          <w:color w:val="000000"/>
          <w:szCs w:val="20"/>
        </w:rPr>
      </w:pPr>
    </w:p>
    <w:p w14:paraId="58BBBB58" w14:textId="186C1C5C" w:rsidR="005E4C83" w:rsidRPr="00D5163E" w:rsidRDefault="003E3ABA" w:rsidP="007E081C">
      <w:pPr>
        <w:pStyle w:val="ListParagraph"/>
        <w:ind w:left="0"/>
        <w:jc w:val="both"/>
        <w:rPr>
          <w:rFonts w:ascii="Calibri" w:hAnsi="Calibri"/>
          <w:sz w:val="22"/>
          <w:szCs w:val="22"/>
        </w:rPr>
      </w:pPr>
      <w:r w:rsidRPr="00D5163E">
        <w:rPr>
          <w:rFonts w:ascii="Calibri" w:hAnsi="Calibri"/>
          <w:sz w:val="22"/>
          <w:szCs w:val="22"/>
          <w:u w:val="single"/>
        </w:rPr>
        <w:t>Budget Revision and Tolerance</w:t>
      </w:r>
      <w:r w:rsidR="00C734E0" w:rsidRPr="00D5163E">
        <w:rPr>
          <w:rFonts w:ascii="Calibri" w:hAnsi="Calibri"/>
          <w:sz w:val="22"/>
          <w:szCs w:val="22"/>
          <w:u w:val="single"/>
        </w:rPr>
        <w:t xml:space="preserve"> (for the UNDP administered part of the GEF grant)</w:t>
      </w:r>
      <w:r w:rsidR="00BF0444" w:rsidRPr="00D5163E">
        <w:rPr>
          <w:rFonts w:ascii="Calibri" w:hAnsi="Calibri"/>
          <w:sz w:val="22"/>
          <w:szCs w:val="22"/>
        </w:rPr>
        <w:t xml:space="preserve">: </w:t>
      </w:r>
      <w:r w:rsidR="00AF4698" w:rsidRPr="00D5163E">
        <w:rPr>
          <w:rFonts w:ascii="Calibri" w:hAnsi="Calibri"/>
          <w:sz w:val="22"/>
          <w:szCs w:val="22"/>
        </w:rPr>
        <w:t xml:space="preserve">As per </w:t>
      </w:r>
      <w:r w:rsidRPr="00D5163E">
        <w:rPr>
          <w:rFonts w:ascii="Calibri" w:hAnsi="Calibri"/>
          <w:sz w:val="22"/>
          <w:szCs w:val="22"/>
        </w:rPr>
        <w:t xml:space="preserve">UNDP requirements outlined in the UNDP POPP, the </w:t>
      </w:r>
      <w:r w:rsidR="005600DF" w:rsidRPr="00D5163E">
        <w:rPr>
          <w:rFonts w:ascii="Calibri" w:hAnsi="Calibri"/>
          <w:sz w:val="22"/>
          <w:szCs w:val="22"/>
        </w:rPr>
        <w:t>P</w:t>
      </w:r>
      <w:r w:rsidRPr="00D5163E">
        <w:rPr>
          <w:rFonts w:ascii="Calibri" w:hAnsi="Calibri"/>
          <w:sz w:val="22"/>
          <w:szCs w:val="22"/>
        </w:rPr>
        <w:t xml:space="preserve">roject </w:t>
      </w:r>
      <w:r w:rsidR="005600DF" w:rsidRPr="00D5163E">
        <w:rPr>
          <w:rFonts w:ascii="Calibri" w:hAnsi="Calibri"/>
          <w:sz w:val="22"/>
          <w:szCs w:val="22"/>
        </w:rPr>
        <w:t>B</w:t>
      </w:r>
      <w:r w:rsidRPr="00D5163E">
        <w:rPr>
          <w:rFonts w:ascii="Calibri" w:hAnsi="Calibri"/>
          <w:sz w:val="22"/>
          <w:szCs w:val="22"/>
        </w:rPr>
        <w:t xml:space="preserve">oard </w:t>
      </w:r>
      <w:r w:rsidR="005E4C83" w:rsidRPr="00D5163E">
        <w:rPr>
          <w:rFonts w:ascii="Calibri" w:hAnsi="Calibri"/>
          <w:sz w:val="22"/>
          <w:szCs w:val="22"/>
        </w:rPr>
        <w:t>will</w:t>
      </w:r>
      <w:r w:rsidRPr="00D5163E">
        <w:rPr>
          <w:rFonts w:ascii="Calibri" w:hAnsi="Calibri"/>
          <w:sz w:val="22"/>
          <w:szCs w:val="22"/>
        </w:rPr>
        <w:t xml:space="preserve"> agree on a budget tolerance level for each plan under the overall annual work plan allowing the </w:t>
      </w:r>
      <w:r w:rsidR="005600DF" w:rsidRPr="00D5163E">
        <w:rPr>
          <w:rFonts w:ascii="Calibri" w:hAnsi="Calibri"/>
          <w:sz w:val="22"/>
          <w:szCs w:val="22"/>
        </w:rPr>
        <w:t>P</w:t>
      </w:r>
      <w:r w:rsidRPr="00D5163E">
        <w:rPr>
          <w:rFonts w:ascii="Calibri" w:hAnsi="Calibri"/>
          <w:sz w:val="22"/>
          <w:szCs w:val="22"/>
        </w:rPr>
        <w:t xml:space="preserve">roject </w:t>
      </w:r>
      <w:r w:rsidR="005600DF" w:rsidRPr="00D5163E">
        <w:rPr>
          <w:rFonts w:ascii="Calibri" w:hAnsi="Calibri"/>
          <w:sz w:val="22"/>
          <w:szCs w:val="22"/>
        </w:rPr>
        <w:t>M</w:t>
      </w:r>
      <w:r w:rsidRPr="00D5163E">
        <w:rPr>
          <w:rFonts w:ascii="Calibri" w:hAnsi="Calibri"/>
          <w:sz w:val="22"/>
          <w:szCs w:val="22"/>
        </w:rPr>
        <w:t>anager to expend up to the tolerance level beyond the approved project budget amount for the year without requiri</w:t>
      </w:r>
      <w:r w:rsidR="005E4C83" w:rsidRPr="00D5163E">
        <w:rPr>
          <w:rFonts w:ascii="Calibri" w:hAnsi="Calibri"/>
          <w:sz w:val="22"/>
          <w:szCs w:val="22"/>
        </w:rPr>
        <w:t>ng a revision from the Project B</w:t>
      </w:r>
      <w:r w:rsidRPr="00D5163E">
        <w:rPr>
          <w:rFonts w:ascii="Calibri" w:hAnsi="Calibri"/>
          <w:sz w:val="22"/>
          <w:szCs w:val="22"/>
        </w:rPr>
        <w:t xml:space="preserve">oard. Should the following deviations occur, the Project Manager and UNDP Country Office will seek the approval of the UNDP-GEF team as these are considered major amendments by the GEF: </w:t>
      </w:r>
    </w:p>
    <w:p w14:paraId="350EFA62" w14:textId="77777777" w:rsidR="00EA6ED8" w:rsidRPr="00D5163E" w:rsidRDefault="00EA6ED8" w:rsidP="007E081C">
      <w:pPr>
        <w:pStyle w:val="ListParagraph"/>
        <w:ind w:left="0"/>
        <w:jc w:val="both"/>
        <w:rPr>
          <w:rFonts w:ascii="Calibri" w:hAnsi="Calibri"/>
          <w:sz w:val="22"/>
          <w:szCs w:val="22"/>
        </w:rPr>
      </w:pPr>
    </w:p>
    <w:p w14:paraId="1AA84C28" w14:textId="77777777" w:rsidR="005E4C83" w:rsidRPr="00D5163E" w:rsidRDefault="005E4C83" w:rsidP="00DD7CE7">
      <w:pPr>
        <w:pStyle w:val="ListParagraph"/>
        <w:numPr>
          <w:ilvl w:val="1"/>
          <w:numId w:val="36"/>
        </w:numPr>
        <w:ind w:left="630"/>
        <w:jc w:val="both"/>
        <w:rPr>
          <w:rFonts w:ascii="Calibri" w:hAnsi="Calibri"/>
          <w:sz w:val="22"/>
          <w:szCs w:val="22"/>
        </w:rPr>
      </w:pPr>
      <w:r w:rsidRPr="00D5163E">
        <w:rPr>
          <w:rFonts w:ascii="Calibri" w:hAnsi="Calibri"/>
          <w:sz w:val="22"/>
          <w:szCs w:val="22"/>
        </w:rPr>
        <w:t>B</w:t>
      </w:r>
      <w:r w:rsidR="003E3ABA" w:rsidRPr="00D5163E">
        <w:rPr>
          <w:rFonts w:ascii="Calibri" w:hAnsi="Calibri"/>
          <w:sz w:val="22"/>
          <w:szCs w:val="22"/>
        </w:rPr>
        <w:t xml:space="preserve">udget re-allocations among components in the project with amounts involving 10% of the total project grant or more; </w:t>
      </w:r>
    </w:p>
    <w:p w14:paraId="457E6A1B" w14:textId="77777777" w:rsidR="005E4C83" w:rsidRPr="00D5163E" w:rsidRDefault="005E4C83" w:rsidP="00DD7CE7">
      <w:pPr>
        <w:pStyle w:val="ListParagraph"/>
        <w:numPr>
          <w:ilvl w:val="1"/>
          <w:numId w:val="36"/>
        </w:numPr>
        <w:ind w:left="630"/>
        <w:jc w:val="both"/>
        <w:rPr>
          <w:rFonts w:ascii="Calibri" w:hAnsi="Calibri"/>
          <w:sz w:val="22"/>
          <w:szCs w:val="22"/>
        </w:rPr>
      </w:pPr>
      <w:r w:rsidRPr="00D5163E">
        <w:rPr>
          <w:rFonts w:ascii="Calibri" w:hAnsi="Calibri"/>
          <w:sz w:val="22"/>
          <w:szCs w:val="22"/>
        </w:rPr>
        <w:t>I</w:t>
      </w:r>
      <w:r w:rsidR="003E3ABA" w:rsidRPr="00D5163E">
        <w:rPr>
          <w:rFonts w:ascii="Calibri" w:hAnsi="Calibri"/>
          <w:sz w:val="22"/>
          <w:szCs w:val="22"/>
        </w:rPr>
        <w:t>ntroduction of new budget items/or components that exceed 5% of original GEF allocation.</w:t>
      </w:r>
      <w:r w:rsidR="00740F26" w:rsidRPr="00D5163E">
        <w:rPr>
          <w:rFonts w:ascii="Calibri" w:hAnsi="Calibri"/>
          <w:sz w:val="22"/>
          <w:szCs w:val="22"/>
        </w:rPr>
        <w:t xml:space="preserve"> </w:t>
      </w:r>
    </w:p>
    <w:p w14:paraId="1DB963E7" w14:textId="77777777" w:rsidR="00AF4698" w:rsidRPr="00D5163E" w:rsidRDefault="00AF4698" w:rsidP="007E081C">
      <w:pPr>
        <w:pStyle w:val="ListParagraph"/>
        <w:ind w:left="0"/>
        <w:jc w:val="both"/>
        <w:rPr>
          <w:rFonts w:ascii="Calibri" w:hAnsi="Calibri"/>
          <w:sz w:val="22"/>
          <w:szCs w:val="22"/>
        </w:rPr>
      </w:pPr>
    </w:p>
    <w:p w14:paraId="6C3A6371" w14:textId="77777777" w:rsidR="00A02284" w:rsidRPr="00D5163E" w:rsidRDefault="00740F26" w:rsidP="007E081C">
      <w:pPr>
        <w:spacing w:after="0"/>
        <w:rPr>
          <w:sz w:val="22"/>
          <w:szCs w:val="22"/>
          <w:u w:val="single"/>
        </w:rPr>
      </w:pPr>
      <w:r w:rsidRPr="00D5163E">
        <w:rPr>
          <w:sz w:val="22"/>
          <w:szCs w:val="22"/>
        </w:rPr>
        <w:lastRenderedPageBreak/>
        <w:t>Any over expenditure incurred beyond the available GEF grant amount will be absorbed by non-GEF resources (e.g. UNDP TRAC or cash co-financing).</w:t>
      </w:r>
      <w:r w:rsidR="00A02284" w:rsidRPr="00D5163E">
        <w:rPr>
          <w:sz w:val="22"/>
          <w:szCs w:val="22"/>
          <w:u w:val="single"/>
        </w:rPr>
        <w:t xml:space="preserve"> </w:t>
      </w:r>
    </w:p>
    <w:p w14:paraId="1705CDAE" w14:textId="77777777" w:rsidR="00A02284" w:rsidRPr="00D5163E" w:rsidRDefault="00A02284" w:rsidP="007E081C">
      <w:pPr>
        <w:spacing w:after="0"/>
        <w:rPr>
          <w:sz w:val="22"/>
          <w:szCs w:val="22"/>
          <w:u w:val="single"/>
        </w:rPr>
      </w:pPr>
    </w:p>
    <w:p w14:paraId="452E2DC8" w14:textId="1002B4BF" w:rsidR="00902997" w:rsidRPr="0097400E" w:rsidRDefault="00902997" w:rsidP="0024746E">
      <w:pPr>
        <w:spacing w:after="0"/>
        <w:rPr>
          <w:rFonts w:asciiTheme="majorHAnsi" w:hAnsiTheme="majorHAnsi"/>
          <w:sz w:val="22"/>
        </w:rPr>
      </w:pPr>
      <w:r w:rsidRPr="00D5163E">
        <w:rPr>
          <w:rFonts w:asciiTheme="majorHAnsi" w:hAnsiTheme="majorHAnsi" w:cstheme="majorHAnsi"/>
          <w:sz w:val="22"/>
          <w:szCs w:val="22"/>
          <w:u w:val="single"/>
        </w:rPr>
        <w:t>Audit</w:t>
      </w:r>
      <w:r w:rsidRPr="00D5163E">
        <w:rPr>
          <w:rFonts w:asciiTheme="majorHAnsi" w:hAnsiTheme="majorHAnsi" w:cstheme="majorHAnsi"/>
          <w:sz w:val="22"/>
          <w:szCs w:val="22"/>
        </w:rPr>
        <w:t xml:space="preserve">: The project will be audited as per UNDP Financial Regulations and Rules and applicable audit policies. Audit cycle and process must be discussed during the Inception workshop. </w:t>
      </w:r>
    </w:p>
    <w:p w14:paraId="30DDC0F2" w14:textId="77777777" w:rsidR="003C12CB" w:rsidRPr="00FD1F96" w:rsidRDefault="003C12CB" w:rsidP="0097400E">
      <w:pPr>
        <w:spacing w:after="0"/>
        <w:rPr>
          <w:sz w:val="22"/>
          <w:u w:val="single"/>
        </w:rPr>
      </w:pPr>
    </w:p>
    <w:p w14:paraId="492B77BE" w14:textId="208B33B0" w:rsidR="00A85715" w:rsidRPr="0097400E" w:rsidRDefault="003E3ABA" w:rsidP="0024746E">
      <w:pPr>
        <w:pStyle w:val="ListParagraph"/>
        <w:ind w:left="0"/>
        <w:jc w:val="both"/>
        <w:rPr>
          <w:rFonts w:asciiTheme="majorHAnsi" w:hAnsiTheme="majorHAnsi"/>
          <w:sz w:val="22"/>
        </w:rPr>
      </w:pPr>
      <w:r w:rsidRPr="00D5163E">
        <w:rPr>
          <w:rFonts w:ascii="Calibri" w:hAnsi="Calibri"/>
          <w:sz w:val="22"/>
          <w:szCs w:val="22"/>
          <w:u w:val="single"/>
        </w:rPr>
        <w:t>Project Closure</w:t>
      </w:r>
      <w:r w:rsidR="00C734E0" w:rsidRPr="00D5163E">
        <w:rPr>
          <w:rFonts w:ascii="Calibri" w:hAnsi="Calibri"/>
          <w:sz w:val="22"/>
          <w:szCs w:val="22"/>
          <w:u w:val="single"/>
        </w:rPr>
        <w:t xml:space="preserve"> (for the UNDP administered part of the GEF grant)</w:t>
      </w:r>
      <w:r w:rsidRPr="00D5163E">
        <w:rPr>
          <w:rFonts w:ascii="Calibri" w:hAnsi="Calibri"/>
          <w:sz w:val="22"/>
          <w:szCs w:val="22"/>
        </w:rPr>
        <w:t>:  Project closu</w:t>
      </w:r>
      <w:r w:rsidR="00AF4698" w:rsidRPr="00D5163E">
        <w:rPr>
          <w:rFonts w:ascii="Calibri" w:hAnsi="Calibri"/>
          <w:sz w:val="22"/>
          <w:szCs w:val="22"/>
        </w:rPr>
        <w:t xml:space="preserve">re will be conducted as per </w:t>
      </w:r>
      <w:r w:rsidRPr="00D5163E">
        <w:rPr>
          <w:rFonts w:ascii="Calibri" w:hAnsi="Calibri"/>
          <w:sz w:val="22"/>
          <w:szCs w:val="22"/>
        </w:rPr>
        <w:t>UNDP requirements outlined in the UNDP POPP</w:t>
      </w:r>
      <w:r w:rsidR="00393350" w:rsidRPr="00D5163E">
        <w:rPr>
          <w:rFonts w:ascii="Calibri" w:hAnsi="Calibri"/>
          <w:sz w:val="22"/>
          <w:szCs w:val="22"/>
        </w:rPr>
        <w:t>.</w:t>
      </w:r>
      <w:r w:rsidRPr="00D5163E">
        <w:rPr>
          <w:rFonts w:ascii="Calibri" w:hAnsi="Calibri"/>
          <w:sz w:val="22"/>
          <w:szCs w:val="22"/>
        </w:rPr>
        <w:t xml:space="preserve"> </w:t>
      </w:r>
      <w:r w:rsidR="00A85715" w:rsidRPr="00D5163E">
        <w:rPr>
          <w:rFonts w:asciiTheme="majorHAnsi" w:hAnsiTheme="majorHAnsi" w:cstheme="majorHAnsi"/>
          <w:sz w:val="22"/>
          <w:szCs w:val="22"/>
        </w:rPr>
        <w:t>All costs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w:t>
      </w:r>
      <w:r w:rsidR="00A85715" w:rsidRPr="0097400E">
        <w:rPr>
          <w:rFonts w:asciiTheme="majorHAnsi" w:hAnsiTheme="majorHAnsi"/>
          <w:sz w:val="22"/>
        </w:rPr>
        <w:t xml:space="preserve">. </w:t>
      </w:r>
    </w:p>
    <w:p w14:paraId="7D8D5652" w14:textId="77777777" w:rsidR="00CD2673" w:rsidRPr="00D5163E" w:rsidRDefault="00CD2673" w:rsidP="0024746E">
      <w:pPr>
        <w:pStyle w:val="ListParagraph"/>
        <w:ind w:left="0"/>
        <w:jc w:val="both"/>
        <w:rPr>
          <w:rFonts w:asciiTheme="majorHAnsi" w:hAnsiTheme="majorHAnsi" w:cstheme="majorHAnsi"/>
          <w:sz w:val="22"/>
          <w:szCs w:val="22"/>
        </w:rPr>
      </w:pPr>
    </w:p>
    <w:p w14:paraId="7F3090C4" w14:textId="77777777" w:rsidR="006C6153" w:rsidRPr="00D5163E" w:rsidRDefault="006C6153" w:rsidP="0024746E">
      <w:pPr>
        <w:spacing w:after="0"/>
        <w:rPr>
          <w:rFonts w:cs="Arial"/>
          <w:noProof/>
          <w:sz w:val="22"/>
          <w:szCs w:val="22"/>
          <w:lang w:val="en-GB" w:eastAsia="zh-CN"/>
        </w:rPr>
      </w:pPr>
      <w:r w:rsidRPr="00D5163E">
        <w:rPr>
          <w:rFonts w:cs="Arial"/>
          <w:bCs/>
          <w:noProof/>
          <w:sz w:val="22"/>
          <w:szCs w:val="22"/>
          <w:u w:val="single"/>
          <w:lang w:val="en-GB" w:eastAsia="zh-CN"/>
        </w:rPr>
        <w:t>Project extensions:</w:t>
      </w:r>
      <w:r w:rsidRPr="00D5163E">
        <w:rPr>
          <w:rFonts w:cs="Arial"/>
          <w:bCs/>
          <w:noProof/>
          <w:sz w:val="22"/>
          <w:szCs w:val="22"/>
          <w:lang w:val="en-GB" w:eastAsia="zh-CN"/>
        </w:rPr>
        <w:t xml:space="preserve"> </w:t>
      </w:r>
      <w:r w:rsidRPr="00D5163E">
        <w:rPr>
          <w:rFonts w:cs="Arial"/>
          <w:noProof/>
          <w:sz w:val="22"/>
          <w:szCs w:val="22"/>
          <w:lang w:val="en-GB" w:eastAsia="zh-CN"/>
        </w:rPr>
        <w:t>The BPPS/GEF Executive Coordinator must approve all project extensions. All extensions incur costs and the GEF project budget cannot be increased. A single extension may be granted on an exceptional basis only if the following conditions are met: one extension only for a project for a maximum of six months; the project management costs during the extension period must remain within the originally approved amount, and any increase in PMC costs will be covered by non-GEF resources; the UNDP Country Office oversight costs during the extension period must be covered by non-GEF resoruces.</w:t>
      </w:r>
    </w:p>
    <w:p w14:paraId="777C8613" w14:textId="77777777" w:rsidR="006C6153" w:rsidRPr="0097400E" w:rsidRDefault="006C6153" w:rsidP="007E081C">
      <w:pPr>
        <w:pStyle w:val="ListParagraph"/>
        <w:ind w:left="0"/>
        <w:jc w:val="both"/>
        <w:rPr>
          <w:rFonts w:ascii="Calibri" w:hAnsi="Calibri"/>
          <w:sz w:val="22"/>
          <w:lang w:val="en-GB"/>
        </w:rPr>
      </w:pPr>
    </w:p>
    <w:p w14:paraId="47B2F93D" w14:textId="5279F59E" w:rsidR="003E3ABA" w:rsidRPr="00D5163E" w:rsidRDefault="003E3ABA" w:rsidP="007E081C">
      <w:pPr>
        <w:spacing w:after="0"/>
        <w:rPr>
          <w:sz w:val="22"/>
          <w:szCs w:val="22"/>
        </w:rPr>
      </w:pPr>
      <w:r w:rsidRPr="00D5163E">
        <w:rPr>
          <w:sz w:val="22"/>
          <w:szCs w:val="22"/>
          <w:u w:val="single"/>
        </w:rPr>
        <w:t>Operational completion</w:t>
      </w:r>
      <w:r w:rsidR="00C734E0" w:rsidRPr="00D5163E">
        <w:rPr>
          <w:sz w:val="22"/>
          <w:szCs w:val="22"/>
          <w:u w:val="single"/>
        </w:rPr>
        <w:t xml:space="preserve"> (for the UNDP administered part of the GEF grant)</w:t>
      </w:r>
      <w:r w:rsidRPr="00D5163E">
        <w:rPr>
          <w:sz w:val="22"/>
          <w:szCs w:val="22"/>
        </w:rPr>
        <w:t>: The project will be operationally completed when the last UNDP-financed inputs have been provided and the related activities have been completed</w:t>
      </w:r>
      <w:r w:rsidR="00AF4698" w:rsidRPr="00D5163E">
        <w:rPr>
          <w:sz w:val="22"/>
          <w:szCs w:val="22"/>
        </w:rPr>
        <w:t xml:space="preserve">. </w:t>
      </w:r>
      <w:r w:rsidR="00393350" w:rsidRPr="00D5163E">
        <w:rPr>
          <w:sz w:val="22"/>
          <w:szCs w:val="22"/>
        </w:rPr>
        <w:t xml:space="preserve">This </w:t>
      </w:r>
      <w:r w:rsidRPr="00D5163E">
        <w:rPr>
          <w:sz w:val="22"/>
          <w:szCs w:val="22"/>
        </w:rPr>
        <w:t>includ</w:t>
      </w:r>
      <w:r w:rsidR="00393350" w:rsidRPr="00D5163E">
        <w:rPr>
          <w:sz w:val="22"/>
          <w:szCs w:val="22"/>
        </w:rPr>
        <w:t>es</w:t>
      </w:r>
      <w:r w:rsidRPr="00D5163E">
        <w:rPr>
          <w:sz w:val="22"/>
          <w:szCs w:val="22"/>
        </w:rPr>
        <w:t xml:space="preserve"> the final clearance of the Terminal Evaluation Report </w:t>
      </w:r>
      <w:r w:rsidR="00393350" w:rsidRPr="00D5163E">
        <w:rPr>
          <w:sz w:val="22"/>
          <w:szCs w:val="22"/>
        </w:rPr>
        <w:t>(</w:t>
      </w:r>
      <w:r w:rsidR="005E4C83" w:rsidRPr="00D5163E">
        <w:rPr>
          <w:sz w:val="22"/>
          <w:szCs w:val="22"/>
        </w:rPr>
        <w:t xml:space="preserve">that will be available </w:t>
      </w:r>
      <w:r w:rsidR="00393350" w:rsidRPr="00D5163E">
        <w:rPr>
          <w:sz w:val="22"/>
          <w:szCs w:val="22"/>
        </w:rPr>
        <w:t xml:space="preserve">in </w:t>
      </w:r>
      <w:r w:rsidRPr="00D5163E">
        <w:rPr>
          <w:sz w:val="22"/>
          <w:szCs w:val="22"/>
        </w:rPr>
        <w:t>English</w:t>
      </w:r>
      <w:r w:rsidR="00393350" w:rsidRPr="00D5163E">
        <w:rPr>
          <w:sz w:val="22"/>
          <w:szCs w:val="22"/>
        </w:rPr>
        <w:t xml:space="preserve">) and </w:t>
      </w:r>
      <w:r w:rsidR="005E4C83" w:rsidRPr="00D5163E">
        <w:rPr>
          <w:sz w:val="22"/>
          <w:szCs w:val="22"/>
        </w:rPr>
        <w:t xml:space="preserve">the corresponding management response, and </w:t>
      </w:r>
      <w:r w:rsidR="00393350" w:rsidRPr="00D5163E">
        <w:rPr>
          <w:sz w:val="22"/>
          <w:szCs w:val="22"/>
        </w:rPr>
        <w:t xml:space="preserve">the end-of-project </w:t>
      </w:r>
      <w:r w:rsidR="005E4C83" w:rsidRPr="00D5163E">
        <w:rPr>
          <w:sz w:val="22"/>
          <w:szCs w:val="22"/>
        </w:rPr>
        <w:t xml:space="preserve">review </w:t>
      </w:r>
      <w:r w:rsidR="00393350" w:rsidRPr="00D5163E">
        <w:rPr>
          <w:sz w:val="22"/>
          <w:szCs w:val="22"/>
        </w:rPr>
        <w:t>Project Board m</w:t>
      </w:r>
      <w:r w:rsidRPr="00D5163E">
        <w:rPr>
          <w:sz w:val="22"/>
          <w:szCs w:val="22"/>
        </w:rPr>
        <w:t xml:space="preserve">eeting. </w:t>
      </w:r>
      <w:r w:rsidR="00037F6D" w:rsidRPr="00D5163E">
        <w:rPr>
          <w:sz w:val="22"/>
          <w:szCs w:val="22"/>
        </w:rPr>
        <w:t xml:space="preserve">Operational closure must happen with 3 months of posting the TE report to the UNDP ERC. </w:t>
      </w:r>
      <w:r w:rsidRPr="00D5163E">
        <w:rPr>
          <w:sz w:val="22"/>
          <w:szCs w:val="22"/>
        </w:rPr>
        <w:t xml:space="preserve">The Implementing Partner through a Project Board decision will notify </w:t>
      </w:r>
      <w:r w:rsidR="005E4C83" w:rsidRPr="00D5163E">
        <w:rPr>
          <w:sz w:val="22"/>
          <w:szCs w:val="22"/>
        </w:rPr>
        <w:t xml:space="preserve">the UNDP Country Office when </w:t>
      </w:r>
      <w:r w:rsidRPr="00D5163E">
        <w:rPr>
          <w:sz w:val="22"/>
          <w:szCs w:val="22"/>
        </w:rPr>
        <w:t xml:space="preserve">operational closure has been completed. </w:t>
      </w:r>
      <w:r w:rsidR="009E3075" w:rsidRPr="00D5163E">
        <w:rPr>
          <w:sz w:val="22"/>
          <w:szCs w:val="22"/>
        </w:rPr>
        <w:t>At this time, t</w:t>
      </w:r>
      <w:r w:rsidRPr="00D5163E">
        <w:rPr>
          <w:sz w:val="22"/>
          <w:szCs w:val="22"/>
        </w:rPr>
        <w:t xml:space="preserve">he relevant parties </w:t>
      </w:r>
      <w:r w:rsidR="005E4C83" w:rsidRPr="00D5163E">
        <w:rPr>
          <w:sz w:val="22"/>
          <w:szCs w:val="22"/>
        </w:rPr>
        <w:t>will</w:t>
      </w:r>
      <w:r w:rsidR="00740F26" w:rsidRPr="00D5163E">
        <w:rPr>
          <w:sz w:val="22"/>
          <w:szCs w:val="22"/>
        </w:rPr>
        <w:t xml:space="preserve"> have already agreed and confirmed in writing o</w:t>
      </w:r>
      <w:r w:rsidRPr="00D5163E">
        <w:rPr>
          <w:sz w:val="22"/>
          <w:szCs w:val="22"/>
        </w:rPr>
        <w:t xml:space="preserve">n the </w:t>
      </w:r>
      <w:r w:rsidR="00740F26" w:rsidRPr="00D5163E">
        <w:rPr>
          <w:sz w:val="22"/>
          <w:szCs w:val="22"/>
        </w:rPr>
        <w:t xml:space="preserve">arrangements for the </w:t>
      </w:r>
      <w:r w:rsidRPr="00D5163E">
        <w:rPr>
          <w:sz w:val="22"/>
          <w:szCs w:val="22"/>
        </w:rPr>
        <w:t xml:space="preserve">disposal of any equipment that is still the property of UNDP. </w:t>
      </w:r>
    </w:p>
    <w:p w14:paraId="381064D7" w14:textId="77777777" w:rsidR="00393350" w:rsidRPr="00D5163E" w:rsidRDefault="00393350" w:rsidP="007E081C">
      <w:pPr>
        <w:spacing w:after="0"/>
        <w:rPr>
          <w:sz w:val="22"/>
          <w:szCs w:val="22"/>
          <w:u w:val="single"/>
        </w:rPr>
      </w:pPr>
    </w:p>
    <w:p w14:paraId="2C84F893" w14:textId="1D8BD75F" w:rsidR="00696431" w:rsidRPr="00D5163E" w:rsidRDefault="00696431" w:rsidP="007E081C">
      <w:pPr>
        <w:spacing w:after="0"/>
        <w:rPr>
          <w:rFonts w:asciiTheme="majorHAnsi" w:hAnsiTheme="majorHAnsi"/>
          <w:sz w:val="22"/>
          <w:szCs w:val="22"/>
          <w:u w:val="single"/>
        </w:rPr>
      </w:pPr>
      <w:r w:rsidRPr="00D5163E">
        <w:rPr>
          <w:rFonts w:asciiTheme="majorHAnsi" w:hAnsiTheme="majorHAnsi"/>
          <w:sz w:val="22"/>
          <w:szCs w:val="22"/>
          <w:u w:val="single"/>
        </w:rPr>
        <w:t>Transfer or disposal of assets</w:t>
      </w:r>
      <w:r w:rsidR="00C734E0" w:rsidRPr="00D5163E">
        <w:rPr>
          <w:rFonts w:asciiTheme="majorHAnsi" w:hAnsiTheme="majorHAnsi"/>
          <w:sz w:val="22"/>
          <w:szCs w:val="22"/>
          <w:u w:val="single"/>
        </w:rPr>
        <w:t xml:space="preserve"> </w:t>
      </w:r>
      <w:r w:rsidR="00C734E0" w:rsidRPr="00D5163E">
        <w:rPr>
          <w:sz w:val="22"/>
          <w:szCs w:val="22"/>
          <w:u w:val="single"/>
        </w:rPr>
        <w:t>(for the UNDP administered part of the GEF grant)</w:t>
      </w:r>
      <w:r w:rsidRPr="00D5163E">
        <w:rPr>
          <w:rFonts w:asciiTheme="majorHAnsi" w:hAnsiTheme="majorHAnsi"/>
          <w:sz w:val="22"/>
          <w:szCs w:val="22"/>
        </w:rPr>
        <w:t>: In consultation with the NIM Implementing Partner and other parties of the project, UNDP programme manager (UNDP Resident Representative)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00D5163E">
        <w:rPr>
          <w:rStyle w:val="FootnoteReference"/>
          <w:rFonts w:asciiTheme="majorHAnsi" w:hAnsiTheme="majorHAnsi"/>
          <w:sz w:val="22"/>
          <w:szCs w:val="22"/>
        </w:rPr>
        <w:footnoteReference w:id="20"/>
      </w:r>
      <w:r w:rsidRPr="00D5163E">
        <w:rPr>
          <w:rFonts w:asciiTheme="majorHAnsi" w:hAnsiTheme="majorHAnsi"/>
          <w:sz w:val="22"/>
          <w:szCs w:val="22"/>
        </w:rPr>
        <w:t>.</w:t>
      </w:r>
      <w:r w:rsidR="00700D3A" w:rsidRPr="00D5163E">
        <w:rPr>
          <w:rFonts w:asciiTheme="majorHAnsi" w:hAnsiTheme="majorHAnsi"/>
          <w:sz w:val="22"/>
          <w:szCs w:val="22"/>
        </w:rPr>
        <w:t xml:space="preserve"> The transfer should be done before Project Management Unit complete their assignments.</w:t>
      </w:r>
    </w:p>
    <w:p w14:paraId="0440ED1B" w14:textId="77777777" w:rsidR="00696431" w:rsidRPr="00D5163E" w:rsidRDefault="00696431" w:rsidP="007E081C">
      <w:pPr>
        <w:spacing w:after="0"/>
        <w:rPr>
          <w:sz w:val="22"/>
          <w:szCs w:val="22"/>
          <w:u w:val="single"/>
        </w:rPr>
      </w:pPr>
    </w:p>
    <w:p w14:paraId="67F9511D" w14:textId="4CBA5D0F" w:rsidR="005E4C83" w:rsidRPr="00D5163E" w:rsidRDefault="003E3ABA" w:rsidP="007E081C">
      <w:pPr>
        <w:spacing w:after="0"/>
        <w:rPr>
          <w:sz w:val="22"/>
          <w:szCs w:val="22"/>
        </w:rPr>
      </w:pPr>
      <w:r w:rsidRPr="00D5163E">
        <w:rPr>
          <w:sz w:val="22"/>
          <w:szCs w:val="22"/>
          <w:u w:val="single"/>
        </w:rPr>
        <w:t>Financial completion</w:t>
      </w:r>
      <w:r w:rsidR="00C734E0" w:rsidRPr="00D5163E">
        <w:rPr>
          <w:sz w:val="22"/>
          <w:szCs w:val="22"/>
          <w:u w:val="single"/>
        </w:rPr>
        <w:t xml:space="preserve"> (for the UNDP administered part of the GEF grant)</w:t>
      </w:r>
      <w:r w:rsidRPr="00D5163E">
        <w:rPr>
          <w:sz w:val="22"/>
          <w:szCs w:val="22"/>
        </w:rPr>
        <w:t xml:space="preserve">:  The project will be financially closed when the following conditions have been met: </w:t>
      </w:r>
    </w:p>
    <w:p w14:paraId="62A9AA89" w14:textId="77777777" w:rsidR="005E4C83" w:rsidRPr="00D5163E" w:rsidRDefault="005E4C83" w:rsidP="00DD7CE7">
      <w:pPr>
        <w:numPr>
          <w:ilvl w:val="1"/>
          <w:numId w:val="37"/>
        </w:numPr>
        <w:spacing w:after="0"/>
        <w:ind w:left="630"/>
        <w:rPr>
          <w:sz w:val="22"/>
          <w:szCs w:val="22"/>
        </w:rPr>
      </w:pPr>
      <w:r w:rsidRPr="00D5163E">
        <w:rPr>
          <w:sz w:val="22"/>
          <w:szCs w:val="22"/>
        </w:rPr>
        <w:t>T</w:t>
      </w:r>
      <w:r w:rsidR="003E3ABA" w:rsidRPr="00D5163E">
        <w:rPr>
          <w:sz w:val="22"/>
          <w:szCs w:val="22"/>
        </w:rPr>
        <w:t xml:space="preserve">he project is operationally completed or has been cancelled; </w:t>
      </w:r>
    </w:p>
    <w:p w14:paraId="22004448" w14:textId="77777777" w:rsidR="005E4C83" w:rsidRPr="00D5163E" w:rsidRDefault="005E4C83" w:rsidP="00DD7CE7">
      <w:pPr>
        <w:numPr>
          <w:ilvl w:val="1"/>
          <w:numId w:val="37"/>
        </w:numPr>
        <w:spacing w:after="0"/>
        <w:ind w:left="630"/>
        <w:rPr>
          <w:sz w:val="22"/>
          <w:szCs w:val="22"/>
        </w:rPr>
      </w:pPr>
      <w:r w:rsidRPr="00D5163E">
        <w:rPr>
          <w:sz w:val="22"/>
          <w:szCs w:val="22"/>
        </w:rPr>
        <w:t>T</w:t>
      </w:r>
      <w:r w:rsidR="003E3ABA" w:rsidRPr="00D5163E">
        <w:rPr>
          <w:sz w:val="22"/>
          <w:szCs w:val="22"/>
        </w:rPr>
        <w:t xml:space="preserve">he </w:t>
      </w:r>
      <w:r w:rsidRPr="00D5163E">
        <w:rPr>
          <w:sz w:val="22"/>
          <w:szCs w:val="22"/>
        </w:rPr>
        <w:t>Implementing P</w:t>
      </w:r>
      <w:r w:rsidR="003E3ABA" w:rsidRPr="00D5163E">
        <w:rPr>
          <w:sz w:val="22"/>
          <w:szCs w:val="22"/>
        </w:rPr>
        <w:t xml:space="preserve">artner has reported all financial transactions to UNDP; </w:t>
      </w:r>
    </w:p>
    <w:p w14:paraId="7F4830F4" w14:textId="77777777" w:rsidR="005E4C83" w:rsidRPr="00D5163E" w:rsidRDefault="003E3ABA" w:rsidP="00DD7CE7">
      <w:pPr>
        <w:numPr>
          <w:ilvl w:val="1"/>
          <w:numId w:val="37"/>
        </w:numPr>
        <w:spacing w:after="0"/>
        <w:ind w:left="630"/>
        <w:rPr>
          <w:sz w:val="22"/>
          <w:szCs w:val="22"/>
        </w:rPr>
      </w:pPr>
      <w:r w:rsidRPr="00D5163E">
        <w:rPr>
          <w:sz w:val="22"/>
          <w:szCs w:val="22"/>
        </w:rPr>
        <w:t xml:space="preserve">UNDP has closed the accounts for the project; </w:t>
      </w:r>
    </w:p>
    <w:p w14:paraId="0F8B06B1" w14:textId="77777777" w:rsidR="003E3ABA" w:rsidRPr="00D5163E" w:rsidRDefault="002C5C7C" w:rsidP="00DD7CE7">
      <w:pPr>
        <w:numPr>
          <w:ilvl w:val="1"/>
          <w:numId w:val="37"/>
        </w:numPr>
        <w:spacing w:after="0"/>
        <w:ind w:left="630"/>
        <w:rPr>
          <w:sz w:val="22"/>
          <w:szCs w:val="22"/>
        </w:rPr>
      </w:pPr>
      <w:r w:rsidRPr="00D5163E">
        <w:rPr>
          <w:sz w:val="22"/>
          <w:szCs w:val="22"/>
        </w:rPr>
        <w:lastRenderedPageBreak/>
        <w:t>UNDP and the Implementing P</w:t>
      </w:r>
      <w:r w:rsidR="003E3ABA" w:rsidRPr="00D5163E">
        <w:rPr>
          <w:sz w:val="22"/>
          <w:szCs w:val="22"/>
        </w:rPr>
        <w:t xml:space="preserve">artner have certified a final Combined Delivery Report (which serves as final budget revision). </w:t>
      </w:r>
    </w:p>
    <w:p w14:paraId="638C6620" w14:textId="77777777" w:rsidR="00A02284" w:rsidRPr="00D5163E" w:rsidRDefault="00A02284" w:rsidP="007E081C">
      <w:pPr>
        <w:spacing w:after="0"/>
        <w:rPr>
          <w:sz w:val="22"/>
          <w:szCs w:val="22"/>
        </w:rPr>
      </w:pPr>
    </w:p>
    <w:p w14:paraId="1C36D1D0" w14:textId="268B09BB" w:rsidR="003E3ABA" w:rsidRPr="00D5163E" w:rsidRDefault="003E3ABA" w:rsidP="007E081C">
      <w:pPr>
        <w:spacing w:after="0"/>
        <w:rPr>
          <w:sz w:val="22"/>
          <w:szCs w:val="22"/>
        </w:rPr>
      </w:pPr>
      <w:r w:rsidRPr="00D5163E">
        <w:rPr>
          <w:sz w:val="22"/>
          <w:szCs w:val="22"/>
        </w:rPr>
        <w:t xml:space="preserve">The project will be financially completed within </w:t>
      </w:r>
      <w:r w:rsidR="00F633AB" w:rsidRPr="00D5163E">
        <w:rPr>
          <w:sz w:val="22"/>
          <w:szCs w:val="22"/>
        </w:rPr>
        <w:t>6</w:t>
      </w:r>
      <w:r w:rsidRPr="00D5163E">
        <w:rPr>
          <w:sz w:val="22"/>
          <w:szCs w:val="22"/>
        </w:rPr>
        <w:t xml:space="preserve"> months of operational closure or after the date of cancellation.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w:t>
      </w:r>
      <w:r w:rsidR="00030114" w:rsidRPr="00D5163E">
        <w:rPr>
          <w:sz w:val="22"/>
          <w:szCs w:val="22"/>
        </w:rPr>
        <w:t xml:space="preserve"> BPPS</w:t>
      </w:r>
      <w:r w:rsidR="007632E6" w:rsidRPr="00D5163E">
        <w:rPr>
          <w:sz w:val="22"/>
          <w:szCs w:val="22"/>
        </w:rPr>
        <w:t>/</w:t>
      </w:r>
      <w:r w:rsidRPr="00D5163E">
        <w:rPr>
          <w:sz w:val="22"/>
          <w:szCs w:val="22"/>
        </w:rPr>
        <w:t xml:space="preserve">GEF Unit for confirmation before the project will be financially closed in Atlas by the </w:t>
      </w:r>
      <w:r w:rsidR="005E4C83" w:rsidRPr="00D5163E">
        <w:rPr>
          <w:sz w:val="22"/>
          <w:szCs w:val="22"/>
        </w:rPr>
        <w:t xml:space="preserve">UNDP </w:t>
      </w:r>
      <w:r w:rsidRPr="00D5163E">
        <w:rPr>
          <w:sz w:val="22"/>
          <w:szCs w:val="22"/>
        </w:rPr>
        <w:t>Country Office.</w:t>
      </w:r>
    </w:p>
    <w:p w14:paraId="779F7B78" w14:textId="3C50B12A" w:rsidR="004A42AF" w:rsidRPr="00D5163E" w:rsidRDefault="004A42AF" w:rsidP="007E081C">
      <w:pPr>
        <w:spacing w:after="0"/>
        <w:rPr>
          <w:sz w:val="22"/>
          <w:szCs w:val="22"/>
        </w:rPr>
      </w:pPr>
    </w:p>
    <w:p w14:paraId="33C636A0" w14:textId="77777777" w:rsidR="007632E6" w:rsidRPr="00D5163E" w:rsidRDefault="007632E6" w:rsidP="00DB2A92">
      <w:pPr>
        <w:spacing w:after="0"/>
        <w:rPr>
          <w:rFonts w:asciiTheme="majorHAnsi" w:hAnsiTheme="majorHAnsi" w:cstheme="majorHAnsi"/>
          <w:szCs w:val="20"/>
        </w:rPr>
      </w:pPr>
      <w:r w:rsidRPr="00D5163E">
        <w:rPr>
          <w:sz w:val="22"/>
          <w:szCs w:val="22"/>
          <w:u w:val="single"/>
        </w:rPr>
        <w:t>Refund to Donor (for the UNDP administered part of the GEF grant):</w:t>
      </w:r>
      <w:r w:rsidRPr="00D5163E">
        <w:rPr>
          <w:sz w:val="22"/>
          <w:szCs w:val="22"/>
        </w:rPr>
        <w:t xml:space="preserve">  Should a refund of unspent funds to the GEF be necessary, this will be managed directly by the </w:t>
      </w:r>
      <w:r w:rsidRPr="00D5163E">
        <w:rPr>
          <w:rFonts w:asciiTheme="majorHAnsi" w:hAnsiTheme="majorHAnsi" w:cstheme="majorHAnsi"/>
          <w:sz w:val="22"/>
          <w:szCs w:val="22"/>
        </w:rPr>
        <w:t>BPPS/GEF Directorate in New York. No action is required by the UNDP Country Office on the actual refund from UNDP project to the GEF Trustee.</w:t>
      </w:r>
    </w:p>
    <w:p w14:paraId="7EA97AC9" w14:textId="3AA0EED8" w:rsidR="004A42AF" w:rsidRPr="00D5163E" w:rsidRDefault="004A42AF" w:rsidP="007E081C">
      <w:pPr>
        <w:spacing w:after="0"/>
        <w:rPr>
          <w:sz w:val="22"/>
          <w:szCs w:val="22"/>
        </w:rPr>
      </w:pPr>
    </w:p>
    <w:p w14:paraId="7E1BD986" w14:textId="77777777" w:rsidR="003E3ABA" w:rsidRPr="00D5163E" w:rsidRDefault="003E3ABA" w:rsidP="007E081C">
      <w:pPr>
        <w:spacing w:after="0"/>
        <w:rPr>
          <w:rFonts w:cs="Segoe UI"/>
          <w:color w:val="000000"/>
          <w:szCs w:val="20"/>
        </w:rPr>
      </w:pPr>
    </w:p>
    <w:p w14:paraId="32E43DB1" w14:textId="77777777" w:rsidR="004A42AF" w:rsidRPr="00D5163E" w:rsidRDefault="004A42AF" w:rsidP="007E081C">
      <w:pPr>
        <w:spacing w:after="0"/>
        <w:rPr>
          <w:b/>
          <w:smallCaps/>
          <w:spacing w:val="-2"/>
          <w:sz w:val="28"/>
          <w:szCs w:val="28"/>
        </w:rPr>
      </w:pPr>
    </w:p>
    <w:p w14:paraId="0D74D608" w14:textId="013EE580" w:rsidR="004A42AF" w:rsidRPr="00D5163E" w:rsidRDefault="004A42AF" w:rsidP="007E081C">
      <w:pPr>
        <w:spacing w:after="0"/>
        <w:rPr>
          <w:smallCaps/>
          <w:spacing w:val="-2"/>
          <w:sz w:val="28"/>
          <w:szCs w:val="28"/>
        </w:rPr>
        <w:sectPr w:rsidR="004A42AF" w:rsidRPr="00D5163E" w:rsidSect="006353F2">
          <w:pgSz w:w="12240" w:h="15840" w:code="1"/>
          <w:pgMar w:top="1440" w:right="1440" w:bottom="1440" w:left="1440" w:header="720" w:footer="432" w:gutter="0"/>
          <w:cols w:space="708"/>
          <w:titlePg/>
          <w:docGrid w:linePitch="360"/>
        </w:sectPr>
      </w:pPr>
    </w:p>
    <w:p w14:paraId="56439732" w14:textId="28EFC560" w:rsidR="003E3ABA" w:rsidRPr="00D5163E" w:rsidRDefault="003E3ABA" w:rsidP="007E081C">
      <w:pPr>
        <w:pStyle w:val="Heading1"/>
        <w:spacing w:before="0" w:after="60"/>
        <w:rPr>
          <w:rFonts w:ascii="Calibri" w:hAnsi="Calibri"/>
          <w:szCs w:val="28"/>
        </w:rPr>
      </w:pPr>
      <w:bookmarkStart w:id="32" w:name="_Toc526869211"/>
      <w:r w:rsidRPr="00D5163E">
        <w:rPr>
          <w:rFonts w:ascii="Calibri" w:hAnsi="Calibri"/>
          <w:szCs w:val="28"/>
        </w:rPr>
        <w:lastRenderedPageBreak/>
        <w:t>Total Budget and Work Plan</w:t>
      </w:r>
      <w:bookmarkEnd w:id="32"/>
      <w:r w:rsidR="001867F6" w:rsidRPr="00D5163E">
        <w:rPr>
          <w:rFonts w:ascii="Calibri" w:hAnsi="Calibri"/>
          <w:szCs w:val="28"/>
        </w:rPr>
        <w:t xml:space="preserve"> </w:t>
      </w:r>
    </w:p>
    <w:p w14:paraId="7A0C2C08" w14:textId="77777777" w:rsidR="003E3ABA" w:rsidRPr="0097400E" w:rsidRDefault="003E3ABA" w:rsidP="007E081C"/>
    <w:tbl>
      <w:tblPr>
        <w:tblW w:w="138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59"/>
        <w:gridCol w:w="3745"/>
        <w:gridCol w:w="3748"/>
        <w:gridCol w:w="3208"/>
      </w:tblGrid>
      <w:tr w:rsidR="00A42DA0" w:rsidRPr="007E081C" w14:paraId="3B792762" w14:textId="77777777" w:rsidTr="007522B2">
        <w:trPr>
          <w:cantSplit/>
        </w:trPr>
        <w:tc>
          <w:tcPr>
            <w:tcW w:w="13860" w:type="dxa"/>
            <w:gridSpan w:val="4"/>
            <w:shd w:val="clear" w:color="auto" w:fill="D9D9D9"/>
            <w:noWrap/>
            <w:vAlign w:val="bottom"/>
          </w:tcPr>
          <w:p w14:paraId="3EF0EB21" w14:textId="77777777" w:rsidR="00A42DA0" w:rsidRPr="007E081C" w:rsidRDefault="00A42DA0" w:rsidP="007522B2">
            <w:pPr>
              <w:rPr>
                <w:b/>
                <w:bCs/>
                <w:szCs w:val="22"/>
              </w:rPr>
            </w:pPr>
            <w:r w:rsidRPr="007E081C">
              <w:rPr>
                <w:b/>
                <w:bCs/>
                <w:szCs w:val="22"/>
              </w:rPr>
              <w:t>Total Budget and Work Plan</w:t>
            </w:r>
          </w:p>
        </w:tc>
      </w:tr>
      <w:tr w:rsidR="00A42DA0" w:rsidRPr="007E081C" w14:paraId="55B44593" w14:textId="77777777" w:rsidTr="007522B2">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0"/>
        </w:trPr>
        <w:tc>
          <w:tcPr>
            <w:tcW w:w="31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E89EA3" w14:textId="77777777" w:rsidR="00A42DA0" w:rsidRPr="007E081C" w:rsidRDefault="00A42DA0" w:rsidP="007522B2">
            <w:pPr>
              <w:rPr>
                <w:rFonts w:cs="Arial"/>
                <w:bCs/>
                <w:color w:val="000000"/>
                <w:sz w:val="18"/>
                <w:szCs w:val="16"/>
                <w:lang w:eastAsia="zh-CN"/>
              </w:rPr>
            </w:pPr>
            <w:r w:rsidRPr="007E081C">
              <w:rPr>
                <w:rFonts w:cs="Arial"/>
                <w:bCs/>
                <w:color w:val="000000"/>
                <w:sz w:val="18"/>
                <w:szCs w:val="16"/>
                <w:lang w:eastAsia="zh-CN"/>
              </w:rPr>
              <w:t>Atlas Proposal or Award ID:</w:t>
            </w:r>
          </w:p>
        </w:tc>
        <w:tc>
          <w:tcPr>
            <w:tcW w:w="3745" w:type="dxa"/>
            <w:tcBorders>
              <w:top w:val="single" w:sz="4" w:space="0" w:color="auto"/>
              <w:left w:val="nil"/>
              <w:bottom w:val="single" w:sz="4" w:space="0" w:color="auto"/>
              <w:right w:val="single" w:sz="4" w:space="0" w:color="000000"/>
            </w:tcBorders>
            <w:shd w:val="clear" w:color="auto" w:fill="auto"/>
            <w:noWrap/>
            <w:vAlign w:val="center"/>
          </w:tcPr>
          <w:p w14:paraId="441AAA5B" w14:textId="77777777" w:rsidR="00A42DA0" w:rsidRPr="007E081C" w:rsidRDefault="00A42DA0" w:rsidP="007522B2">
            <w:pPr>
              <w:rPr>
                <w:rFonts w:cs="Arial"/>
                <w:bCs/>
                <w:color w:val="000000"/>
                <w:sz w:val="18"/>
                <w:szCs w:val="16"/>
                <w:lang w:eastAsia="zh-CN"/>
              </w:rPr>
            </w:pPr>
            <w:r w:rsidRPr="007E081C">
              <w:rPr>
                <w:rFonts w:cs="Calibri"/>
                <w:szCs w:val="20"/>
              </w:rPr>
              <w:t>000</w:t>
            </w:r>
            <w:r w:rsidRPr="00B0178D">
              <w:rPr>
                <w:rFonts w:cs="Calibri"/>
                <w:szCs w:val="20"/>
              </w:rPr>
              <w:t>98585</w:t>
            </w:r>
          </w:p>
        </w:tc>
        <w:tc>
          <w:tcPr>
            <w:tcW w:w="3748" w:type="dxa"/>
            <w:tcBorders>
              <w:top w:val="single" w:sz="4" w:space="0" w:color="auto"/>
              <w:left w:val="nil"/>
              <w:bottom w:val="single" w:sz="4" w:space="0" w:color="auto"/>
              <w:right w:val="single" w:sz="4" w:space="0" w:color="000000"/>
            </w:tcBorders>
            <w:shd w:val="clear" w:color="auto" w:fill="auto"/>
            <w:vAlign w:val="center"/>
          </w:tcPr>
          <w:p w14:paraId="4E06486A" w14:textId="77777777" w:rsidR="00A42DA0" w:rsidRPr="007E081C" w:rsidRDefault="00A42DA0" w:rsidP="007522B2">
            <w:pPr>
              <w:rPr>
                <w:rFonts w:cs="Arial"/>
                <w:bCs/>
                <w:color w:val="000000"/>
                <w:sz w:val="18"/>
                <w:szCs w:val="16"/>
                <w:lang w:eastAsia="zh-CN"/>
              </w:rPr>
            </w:pPr>
            <w:r w:rsidRPr="007E081C">
              <w:rPr>
                <w:rFonts w:cs="Arial"/>
                <w:bCs/>
                <w:color w:val="000000"/>
                <w:sz w:val="18"/>
                <w:szCs w:val="16"/>
                <w:lang w:eastAsia="zh-CN"/>
              </w:rPr>
              <w:t>Atlas Primary Output Project ID:</w:t>
            </w:r>
          </w:p>
        </w:tc>
        <w:tc>
          <w:tcPr>
            <w:tcW w:w="3208" w:type="dxa"/>
            <w:tcBorders>
              <w:top w:val="single" w:sz="4" w:space="0" w:color="auto"/>
              <w:left w:val="nil"/>
              <w:bottom w:val="single" w:sz="4" w:space="0" w:color="auto"/>
              <w:right w:val="single" w:sz="4" w:space="0" w:color="000000"/>
            </w:tcBorders>
            <w:shd w:val="clear" w:color="auto" w:fill="auto"/>
            <w:vAlign w:val="center"/>
          </w:tcPr>
          <w:p w14:paraId="6214DECD" w14:textId="77777777" w:rsidR="00A42DA0" w:rsidRPr="007E081C" w:rsidRDefault="00A42DA0" w:rsidP="007522B2">
            <w:pPr>
              <w:rPr>
                <w:rFonts w:cs="Arial"/>
                <w:bCs/>
                <w:color w:val="000000"/>
                <w:sz w:val="18"/>
                <w:szCs w:val="16"/>
                <w:lang w:eastAsia="zh-CN"/>
              </w:rPr>
            </w:pPr>
            <w:r w:rsidRPr="007E081C">
              <w:rPr>
                <w:rFonts w:cs="Calibri"/>
                <w:szCs w:val="20"/>
              </w:rPr>
              <w:t>00</w:t>
            </w:r>
            <w:r w:rsidRPr="00B0178D">
              <w:rPr>
                <w:rFonts w:cs="Calibri"/>
                <w:szCs w:val="20"/>
              </w:rPr>
              <w:t>101814</w:t>
            </w:r>
          </w:p>
        </w:tc>
      </w:tr>
      <w:tr w:rsidR="00A42DA0" w:rsidRPr="007E081C" w14:paraId="40644934" w14:textId="77777777" w:rsidTr="007522B2">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9" w:type="dxa"/>
            <w:tcBorders>
              <w:top w:val="nil"/>
              <w:left w:val="single" w:sz="4" w:space="0" w:color="auto"/>
              <w:bottom w:val="single" w:sz="4" w:space="0" w:color="auto"/>
              <w:right w:val="single" w:sz="4" w:space="0" w:color="auto"/>
            </w:tcBorders>
            <w:shd w:val="clear" w:color="auto" w:fill="auto"/>
            <w:noWrap/>
            <w:vAlign w:val="center"/>
            <w:hideMark/>
          </w:tcPr>
          <w:p w14:paraId="7FDDEFD7" w14:textId="77777777" w:rsidR="00A42DA0" w:rsidRPr="007E081C" w:rsidRDefault="00A42DA0" w:rsidP="007522B2">
            <w:pPr>
              <w:rPr>
                <w:rFonts w:cs="Arial"/>
                <w:bCs/>
                <w:color w:val="000000"/>
                <w:sz w:val="18"/>
                <w:szCs w:val="16"/>
                <w:lang w:eastAsia="zh-CN"/>
              </w:rPr>
            </w:pPr>
            <w:r w:rsidRPr="007E081C">
              <w:rPr>
                <w:rFonts w:cs="Arial"/>
                <w:bCs/>
                <w:color w:val="000000"/>
                <w:sz w:val="18"/>
                <w:szCs w:val="16"/>
                <w:lang w:eastAsia="zh-CN"/>
              </w:rPr>
              <w:t>Atlas Proposal or Award Title:</w:t>
            </w:r>
          </w:p>
        </w:tc>
        <w:tc>
          <w:tcPr>
            <w:tcW w:w="10701" w:type="dxa"/>
            <w:gridSpan w:val="3"/>
            <w:tcBorders>
              <w:top w:val="single" w:sz="4" w:space="0" w:color="auto"/>
              <w:left w:val="nil"/>
              <w:bottom w:val="single" w:sz="4" w:space="0" w:color="auto"/>
              <w:right w:val="single" w:sz="4" w:space="0" w:color="000000"/>
            </w:tcBorders>
            <w:shd w:val="clear" w:color="auto" w:fill="auto"/>
            <w:noWrap/>
            <w:vAlign w:val="center"/>
          </w:tcPr>
          <w:p w14:paraId="00470A57" w14:textId="77777777" w:rsidR="00A42DA0" w:rsidRPr="007E081C" w:rsidRDefault="00A42DA0" w:rsidP="007522B2">
            <w:pPr>
              <w:rPr>
                <w:rFonts w:cs="Arial"/>
                <w:bCs/>
                <w:color w:val="000000"/>
                <w:szCs w:val="20"/>
                <w:lang w:eastAsia="zh-CN"/>
              </w:rPr>
            </w:pPr>
            <w:r w:rsidRPr="007E081C">
              <w:rPr>
                <w:b/>
                <w:szCs w:val="20"/>
              </w:rPr>
              <w:t>Advancing Indonesia’s Lighting Market to High Efficient Technologies (ADLIGHT)</w:t>
            </w:r>
          </w:p>
        </w:tc>
      </w:tr>
      <w:tr w:rsidR="00A42DA0" w:rsidRPr="007E081C" w14:paraId="1BD6EAF9" w14:textId="77777777" w:rsidTr="007522B2">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9" w:type="dxa"/>
            <w:tcBorders>
              <w:top w:val="nil"/>
              <w:left w:val="single" w:sz="4" w:space="0" w:color="auto"/>
              <w:bottom w:val="single" w:sz="4" w:space="0" w:color="auto"/>
              <w:right w:val="single" w:sz="4" w:space="0" w:color="auto"/>
            </w:tcBorders>
            <w:shd w:val="clear" w:color="auto" w:fill="auto"/>
            <w:noWrap/>
            <w:vAlign w:val="center"/>
            <w:hideMark/>
          </w:tcPr>
          <w:p w14:paraId="62592010" w14:textId="77777777" w:rsidR="00A42DA0" w:rsidRPr="007E081C" w:rsidRDefault="00A42DA0" w:rsidP="007522B2">
            <w:pPr>
              <w:rPr>
                <w:rFonts w:cs="Arial"/>
                <w:bCs/>
                <w:color w:val="000000"/>
                <w:sz w:val="18"/>
                <w:szCs w:val="16"/>
                <w:lang w:eastAsia="zh-CN"/>
              </w:rPr>
            </w:pPr>
            <w:r w:rsidRPr="007E081C">
              <w:rPr>
                <w:rFonts w:cs="Arial"/>
                <w:bCs/>
                <w:color w:val="000000"/>
                <w:sz w:val="18"/>
                <w:szCs w:val="16"/>
                <w:lang w:eastAsia="zh-CN"/>
              </w:rPr>
              <w:t>Atlas Business Unit</w:t>
            </w:r>
          </w:p>
        </w:tc>
        <w:tc>
          <w:tcPr>
            <w:tcW w:w="10701" w:type="dxa"/>
            <w:gridSpan w:val="3"/>
            <w:tcBorders>
              <w:top w:val="single" w:sz="4" w:space="0" w:color="auto"/>
              <w:left w:val="nil"/>
              <w:bottom w:val="single" w:sz="4" w:space="0" w:color="auto"/>
              <w:right w:val="single" w:sz="4" w:space="0" w:color="000000"/>
            </w:tcBorders>
            <w:shd w:val="clear" w:color="auto" w:fill="auto"/>
            <w:noWrap/>
            <w:vAlign w:val="center"/>
          </w:tcPr>
          <w:p w14:paraId="102FFBAE" w14:textId="77777777" w:rsidR="00A42DA0" w:rsidRPr="00950500" w:rsidRDefault="00A42DA0" w:rsidP="007522B2">
            <w:pPr>
              <w:rPr>
                <w:rFonts w:cs="Arial"/>
                <w:bCs/>
                <w:iCs/>
                <w:color w:val="000000"/>
                <w:sz w:val="18"/>
                <w:szCs w:val="16"/>
                <w:lang w:eastAsia="zh-CN"/>
              </w:rPr>
            </w:pPr>
            <w:r w:rsidRPr="00950500">
              <w:rPr>
                <w:rFonts w:cs="Arial"/>
                <w:bCs/>
                <w:iCs/>
                <w:color w:val="000000"/>
                <w:sz w:val="18"/>
                <w:szCs w:val="16"/>
                <w:lang w:eastAsia="zh-CN"/>
              </w:rPr>
              <w:t>IDN10</w:t>
            </w:r>
          </w:p>
        </w:tc>
      </w:tr>
      <w:tr w:rsidR="00A42DA0" w:rsidRPr="007E081C" w14:paraId="39C0BB0B" w14:textId="77777777" w:rsidTr="007522B2">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9" w:type="dxa"/>
            <w:tcBorders>
              <w:top w:val="nil"/>
              <w:left w:val="single" w:sz="4" w:space="0" w:color="auto"/>
              <w:bottom w:val="single" w:sz="4" w:space="0" w:color="auto"/>
              <w:right w:val="single" w:sz="4" w:space="0" w:color="auto"/>
            </w:tcBorders>
            <w:shd w:val="clear" w:color="auto" w:fill="auto"/>
            <w:noWrap/>
            <w:vAlign w:val="center"/>
            <w:hideMark/>
          </w:tcPr>
          <w:p w14:paraId="1F01251B" w14:textId="77777777" w:rsidR="00A42DA0" w:rsidRPr="007E081C" w:rsidRDefault="00A42DA0" w:rsidP="007522B2">
            <w:pPr>
              <w:rPr>
                <w:rFonts w:cs="Arial"/>
                <w:bCs/>
                <w:color w:val="000000"/>
                <w:sz w:val="18"/>
                <w:szCs w:val="16"/>
                <w:lang w:eastAsia="zh-CN"/>
              </w:rPr>
            </w:pPr>
            <w:r w:rsidRPr="007E081C">
              <w:rPr>
                <w:rFonts w:cs="Arial"/>
                <w:bCs/>
                <w:color w:val="000000"/>
                <w:sz w:val="18"/>
                <w:szCs w:val="16"/>
                <w:lang w:eastAsia="zh-CN"/>
              </w:rPr>
              <w:t>Atlas Primary Output Project Title</w:t>
            </w:r>
          </w:p>
        </w:tc>
        <w:tc>
          <w:tcPr>
            <w:tcW w:w="10701" w:type="dxa"/>
            <w:gridSpan w:val="3"/>
            <w:tcBorders>
              <w:top w:val="single" w:sz="4" w:space="0" w:color="auto"/>
              <w:left w:val="nil"/>
              <w:bottom w:val="single" w:sz="4" w:space="0" w:color="auto"/>
              <w:right w:val="single" w:sz="4" w:space="0" w:color="000000"/>
            </w:tcBorders>
            <w:shd w:val="clear" w:color="auto" w:fill="auto"/>
            <w:noWrap/>
            <w:vAlign w:val="center"/>
          </w:tcPr>
          <w:p w14:paraId="09F93DB3" w14:textId="77777777" w:rsidR="00A42DA0" w:rsidRPr="007E081C" w:rsidRDefault="00A42DA0" w:rsidP="007522B2">
            <w:pPr>
              <w:rPr>
                <w:rFonts w:cs="Arial"/>
                <w:bCs/>
                <w:color w:val="000000"/>
                <w:sz w:val="18"/>
                <w:szCs w:val="18"/>
                <w:lang w:eastAsia="zh-CN"/>
              </w:rPr>
            </w:pPr>
            <w:r w:rsidRPr="007E081C">
              <w:rPr>
                <w:b/>
                <w:szCs w:val="20"/>
              </w:rPr>
              <w:t>Advancing Indonesia’s Lighting Market to High Efficient Technologies (ADLIGHT)</w:t>
            </w:r>
          </w:p>
        </w:tc>
      </w:tr>
      <w:tr w:rsidR="00A42DA0" w:rsidRPr="007E081C" w14:paraId="2F48B059" w14:textId="77777777" w:rsidTr="007522B2">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9" w:type="dxa"/>
            <w:tcBorders>
              <w:top w:val="nil"/>
              <w:left w:val="single" w:sz="4" w:space="0" w:color="auto"/>
              <w:bottom w:val="single" w:sz="4" w:space="0" w:color="auto"/>
              <w:right w:val="single" w:sz="4" w:space="0" w:color="auto"/>
            </w:tcBorders>
            <w:shd w:val="clear" w:color="auto" w:fill="auto"/>
            <w:noWrap/>
            <w:vAlign w:val="center"/>
            <w:hideMark/>
          </w:tcPr>
          <w:p w14:paraId="31D4659F" w14:textId="77777777" w:rsidR="00A42DA0" w:rsidRPr="007E081C" w:rsidRDefault="00A42DA0" w:rsidP="007522B2">
            <w:pPr>
              <w:rPr>
                <w:rFonts w:cs="Arial"/>
                <w:bCs/>
                <w:color w:val="000000"/>
                <w:sz w:val="18"/>
                <w:szCs w:val="16"/>
                <w:lang w:eastAsia="zh-CN"/>
              </w:rPr>
            </w:pPr>
            <w:r w:rsidRPr="007E081C">
              <w:rPr>
                <w:rFonts w:cs="Arial"/>
                <w:bCs/>
                <w:color w:val="000000"/>
                <w:sz w:val="18"/>
                <w:szCs w:val="16"/>
                <w:lang w:eastAsia="zh-CN"/>
              </w:rPr>
              <w:t xml:space="preserve">UNDP-GEF PIMS No. </w:t>
            </w:r>
          </w:p>
        </w:tc>
        <w:tc>
          <w:tcPr>
            <w:tcW w:w="10701" w:type="dxa"/>
            <w:gridSpan w:val="3"/>
            <w:tcBorders>
              <w:top w:val="single" w:sz="4" w:space="0" w:color="auto"/>
              <w:left w:val="nil"/>
              <w:bottom w:val="single" w:sz="4" w:space="0" w:color="auto"/>
              <w:right w:val="single" w:sz="4" w:space="0" w:color="auto"/>
            </w:tcBorders>
            <w:shd w:val="clear" w:color="auto" w:fill="auto"/>
            <w:noWrap/>
            <w:vAlign w:val="center"/>
          </w:tcPr>
          <w:p w14:paraId="3C4B4952" w14:textId="77777777" w:rsidR="00A42DA0" w:rsidRPr="007E081C" w:rsidRDefault="00A42DA0" w:rsidP="007522B2">
            <w:pPr>
              <w:rPr>
                <w:rFonts w:cs="Arial"/>
                <w:bCs/>
                <w:color w:val="000000"/>
                <w:sz w:val="18"/>
                <w:szCs w:val="16"/>
                <w:lang w:eastAsia="zh-CN"/>
              </w:rPr>
            </w:pPr>
            <w:r w:rsidRPr="007E081C">
              <w:rPr>
                <w:rFonts w:cs="Arial"/>
                <w:bCs/>
                <w:color w:val="000000"/>
                <w:sz w:val="18"/>
                <w:szCs w:val="16"/>
                <w:lang w:eastAsia="zh-CN"/>
              </w:rPr>
              <w:t>5721</w:t>
            </w:r>
          </w:p>
        </w:tc>
      </w:tr>
      <w:tr w:rsidR="00A42DA0" w:rsidRPr="007E081C" w14:paraId="62BD93A1" w14:textId="77777777" w:rsidTr="007522B2">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9" w:type="dxa"/>
            <w:tcBorders>
              <w:top w:val="nil"/>
              <w:left w:val="single" w:sz="4" w:space="0" w:color="auto"/>
              <w:bottom w:val="single" w:sz="4" w:space="0" w:color="auto"/>
              <w:right w:val="single" w:sz="4" w:space="0" w:color="auto"/>
            </w:tcBorders>
            <w:shd w:val="clear" w:color="auto" w:fill="auto"/>
            <w:vAlign w:val="center"/>
            <w:hideMark/>
          </w:tcPr>
          <w:p w14:paraId="12A20CD8" w14:textId="77777777" w:rsidR="00A42DA0" w:rsidRPr="007E081C" w:rsidRDefault="00A42DA0" w:rsidP="007522B2">
            <w:pPr>
              <w:rPr>
                <w:rFonts w:cs="Arial"/>
                <w:bCs/>
                <w:color w:val="000000"/>
                <w:sz w:val="18"/>
                <w:szCs w:val="16"/>
                <w:lang w:eastAsia="zh-CN"/>
              </w:rPr>
            </w:pPr>
            <w:r w:rsidRPr="007E081C">
              <w:rPr>
                <w:rFonts w:cs="Arial"/>
                <w:bCs/>
                <w:color w:val="000000"/>
                <w:sz w:val="18"/>
                <w:szCs w:val="16"/>
                <w:lang w:eastAsia="zh-CN"/>
              </w:rPr>
              <w:t xml:space="preserve">Implementing Partner </w:t>
            </w:r>
          </w:p>
        </w:tc>
        <w:tc>
          <w:tcPr>
            <w:tcW w:w="10701" w:type="dxa"/>
            <w:gridSpan w:val="3"/>
            <w:tcBorders>
              <w:top w:val="single" w:sz="4" w:space="0" w:color="auto"/>
              <w:left w:val="nil"/>
              <w:bottom w:val="single" w:sz="4" w:space="0" w:color="auto"/>
              <w:right w:val="single" w:sz="4" w:space="0" w:color="000000"/>
            </w:tcBorders>
            <w:shd w:val="clear" w:color="auto" w:fill="auto"/>
            <w:noWrap/>
            <w:vAlign w:val="center"/>
          </w:tcPr>
          <w:p w14:paraId="6DD36B05" w14:textId="77777777" w:rsidR="00A42DA0" w:rsidRPr="007E081C" w:rsidRDefault="00A42DA0" w:rsidP="007522B2">
            <w:pPr>
              <w:rPr>
                <w:rFonts w:cs="Arial"/>
                <w:bCs/>
                <w:color w:val="000000"/>
                <w:sz w:val="18"/>
                <w:szCs w:val="16"/>
                <w:lang w:eastAsia="zh-CN"/>
              </w:rPr>
            </w:pPr>
            <w:r w:rsidRPr="007E081C">
              <w:rPr>
                <w:rFonts w:cs="Calibri"/>
                <w:szCs w:val="20"/>
              </w:rPr>
              <w:t>Ministry of Energy and Mineral Resources (MEMR)</w:t>
            </w:r>
          </w:p>
        </w:tc>
      </w:tr>
    </w:tbl>
    <w:p w14:paraId="1DD56839" w14:textId="77777777" w:rsidR="00A42DA0" w:rsidRPr="007E081C" w:rsidRDefault="00A42DA0" w:rsidP="00A42DA0">
      <w:pPr>
        <w:rPr>
          <w:rFonts w:ascii="Times New Roman" w:hAnsi="Times New Roman"/>
          <w:sz w:val="18"/>
          <w:szCs w:val="18"/>
        </w:rPr>
      </w:pPr>
    </w:p>
    <w:tbl>
      <w:tblPr>
        <w:tblW w:w="14063"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3"/>
        <w:gridCol w:w="1381"/>
        <w:gridCol w:w="753"/>
        <w:gridCol w:w="764"/>
        <w:gridCol w:w="989"/>
        <w:gridCol w:w="2610"/>
        <w:gridCol w:w="1260"/>
        <w:gridCol w:w="1080"/>
        <w:gridCol w:w="1170"/>
        <w:gridCol w:w="990"/>
        <w:gridCol w:w="833"/>
      </w:tblGrid>
      <w:tr w:rsidR="00A42DA0" w:rsidRPr="007E081C" w14:paraId="6DD0721F" w14:textId="77777777" w:rsidTr="007522B2">
        <w:trPr>
          <w:trHeight w:val="1290"/>
        </w:trPr>
        <w:tc>
          <w:tcPr>
            <w:tcW w:w="2233" w:type="dxa"/>
            <w:shd w:val="clear" w:color="000000" w:fill="D9D9D9"/>
            <w:vAlign w:val="center"/>
            <w:hideMark/>
          </w:tcPr>
          <w:p w14:paraId="1F0C194B"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 xml:space="preserve">GEF Outcome/Atlas Activity </w:t>
            </w:r>
          </w:p>
        </w:tc>
        <w:tc>
          <w:tcPr>
            <w:tcW w:w="1381" w:type="dxa"/>
            <w:shd w:val="clear" w:color="000000" w:fill="D9D9D9"/>
            <w:vAlign w:val="center"/>
            <w:hideMark/>
          </w:tcPr>
          <w:p w14:paraId="2E3309C5"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 xml:space="preserve"> Responsible Party/ Implementing Agent </w:t>
            </w:r>
          </w:p>
        </w:tc>
        <w:tc>
          <w:tcPr>
            <w:tcW w:w="753" w:type="dxa"/>
            <w:shd w:val="clear" w:color="000000" w:fill="D9D9D9"/>
            <w:vAlign w:val="center"/>
            <w:hideMark/>
          </w:tcPr>
          <w:p w14:paraId="770A94E4"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Fund ID</w:t>
            </w:r>
          </w:p>
        </w:tc>
        <w:tc>
          <w:tcPr>
            <w:tcW w:w="764" w:type="dxa"/>
            <w:shd w:val="clear" w:color="000000" w:fill="D9D9D9"/>
            <w:vAlign w:val="center"/>
            <w:hideMark/>
          </w:tcPr>
          <w:p w14:paraId="6BFEF639"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Donor Name</w:t>
            </w:r>
          </w:p>
        </w:tc>
        <w:tc>
          <w:tcPr>
            <w:tcW w:w="989" w:type="dxa"/>
            <w:shd w:val="clear" w:color="000000" w:fill="D9D9D9"/>
            <w:vAlign w:val="center"/>
            <w:hideMark/>
          </w:tcPr>
          <w:p w14:paraId="2F38CB3D"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Atlas Budgetary Account Code</w:t>
            </w:r>
          </w:p>
        </w:tc>
        <w:tc>
          <w:tcPr>
            <w:tcW w:w="2610" w:type="dxa"/>
            <w:shd w:val="clear" w:color="000000" w:fill="D9D9D9"/>
            <w:vAlign w:val="center"/>
            <w:hideMark/>
          </w:tcPr>
          <w:p w14:paraId="30D9B79B"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 xml:space="preserve"> ATLAS Budget Description </w:t>
            </w:r>
          </w:p>
        </w:tc>
        <w:tc>
          <w:tcPr>
            <w:tcW w:w="1260" w:type="dxa"/>
            <w:shd w:val="clear" w:color="000000" w:fill="D9D9D9"/>
            <w:vAlign w:val="center"/>
            <w:hideMark/>
          </w:tcPr>
          <w:p w14:paraId="2B6583FC"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 xml:space="preserve">Year 1 </w:t>
            </w:r>
          </w:p>
        </w:tc>
        <w:tc>
          <w:tcPr>
            <w:tcW w:w="1080" w:type="dxa"/>
            <w:shd w:val="clear" w:color="000000" w:fill="D9D9D9"/>
            <w:vAlign w:val="center"/>
            <w:hideMark/>
          </w:tcPr>
          <w:p w14:paraId="708529BE"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 xml:space="preserve">Year 2 </w:t>
            </w:r>
          </w:p>
        </w:tc>
        <w:tc>
          <w:tcPr>
            <w:tcW w:w="1170" w:type="dxa"/>
            <w:shd w:val="clear" w:color="000000" w:fill="D9D9D9"/>
            <w:vAlign w:val="center"/>
            <w:hideMark/>
          </w:tcPr>
          <w:p w14:paraId="3F9F5E00"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 xml:space="preserve"> Year 3 </w:t>
            </w:r>
          </w:p>
        </w:tc>
        <w:tc>
          <w:tcPr>
            <w:tcW w:w="990" w:type="dxa"/>
            <w:shd w:val="clear" w:color="000000" w:fill="D9D9D9"/>
            <w:vAlign w:val="center"/>
            <w:hideMark/>
          </w:tcPr>
          <w:p w14:paraId="5FE60921"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 xml:space="preserve"> Total </w:t>
            </w:r>
          </w:p>
        </w:tc>
        <w:tc>
          <w:tcPr>
            <w:tcW w:w="833" w:type="dxa"/>
            <w:shd w:val="clear" w:color="000000" w:fill="D9D9D9"/>
            <w:vAlign w:val="center"/>
            <w:hideMark/>
          </w:tcPr>
          <w:p w14:paraId="16F91CBE"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 xml:space="preserve"> See Budget Note: </w:t>
            </w:r>
          </w:p>
        </w:tc>
      </w:tr>
      <w:tr w:rsidR="00A42DA0" w:rsidRPr="007E081C" w14:paraId="310A931D" w14:textId="77777777" w:rsidTr="007522B2">
        <w:trPr>
          <w:trHeight w:val="315"/>
        </w:trPr>
        <w:tc>
          <w:tcPr>
            <w:tcW w:w="2233" w:type="dxa"/>
            <w:vMerge w:val="restart"/>
            <w:shd w:val="clear" w:color="auto" w:fill="auto"/>
            <w:vAlign w:val="center"/>
            <w:hideMark/>
          </w:tcPr>
          <w:p w14:paraId="70B70BF1" w14:textId="77777777" w:rsidR="00A42DA0" w:rsidRPr="007E081C" w:rsidRDefault="00A42DA0" w:rsidP="007522B2">
            <w:pPr>
              <w:spacing w:after="0"/>
              <w:jc w:val="left"/>
              <w:rPr>
                <w:rFonts w:eastAsia="Times New Roman" w:cs="Calibri"/>
                <w:b/>
                <w:bCs/>
                <w:szCs w:val="20"/>
              </w:rPr>
            </w:pPr>
            <w:r w:rsidRPr="007E081C">
              <w:rPr>
                <w:rFonts w:eastAsia="Times New Roman" w:cs="Calibri"/>
                <w:b/>
                <w:bCs/>
                <w:szCs w:val="20"/>
              </w:rPr>
              <w:t xml:space="preserve"> Component/Outcome 1: Improved quality, energy efficient and affordable locally-produced EE Lighting (EEL) products and systems  </w:t>
            </w:r>
          </w:p>
        </w:tc>
        <w:tc>
          <w:tcPr>
            <w:tcW w:w="1381" w:type="dxa"/>
            <w:vMerge w:val="restart"/>
            <w:shd w:val="clear" w:color="auto" w:fill="auto"/>
            <w:vAlign w:val="center"/>
            <w:hideMark/>
          </w:tcPr>
          <w:p w14:paraId="3951FFFB"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 xml:space="preserve"> </w:t>
            </w:r>
            <w:r w:rsidRPr="00950500">
              <w:rPr>
                <w:rFonts w:eastAsia="Times New Roman" w:cs="Calibri"/>
                <w:b/>
                <w:bCs/>
                <w:szCs w:val="20"/>
              </w:rPr>
              <w:t>MEMR</w:t>
            </w:r>
            <w:r w:rsidRPr="007E081C">
              <w:rPr>
                <w:rFonts w:eastAsia="Times New Roman" w:cs="Calibri"/>
                <w:b/>
                <w:bCs/>
                <w:szCs w:val="20"/>
              </w:rPr>
              <w:t xml:space="preserve"> </w:t>
            </w:r>
          </w:p>
        </w:tc>
        <w:tc>
          <w:tcPr>
            <w:tcW w:w="753" w:type="dxa"/>
            <w:vMerge w:val="restart"/>
            <w:shd w:val="clear" w:color="auto" w:fill="auto"/>
            <w:vAlign w:val="center"/>
            <w:hideMark/>
          </w:tcPr>
          <w:p w14:paraId="19D61B86"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62000</w:t>
            </w:r>
          </w:p>
        </w:tc>
        <w:tc>
          <w:tcPr>
            <w:tcW w:w="764" w:type="dxa"/>
            <w:vMerge w:val="restart"/>
            <w:shd w:val="clear" w:color="auto" w:fill="auto"/>
            <w:vAlign w:val="center"/>
            <w:hideMark/>
          </w:tcPr>
          <w:p w14:paraId="45EAA744"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GEF</w:t>
            </w:r>
          </w:p>
        </w:tc>
        <w:tc>
          <w:tcPr>
            <w:tcW w:w="989" w:type="dxa"/>
            <w:shd w:val="clear" w:color="auto" w:fill="auto"/>
            <w:noWrap/>
            <w:vAlign w:val="center"/>
            <w:hideMark/>
          </w:tcPr>
          <w:p w14:paraId="561FAF66"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71200</w:t>
            </w:r>
          </w:p>
        </w:tc>
        <w:tc>
          <w:tcPr>
            <w:tcW w:w="2610" w:type="dxa"/>
            <w:shd w:val="clear" w:color="auto" w:fill="auto"/>
            <w:vAlign w:val="center"/>
            <w:hideMark/>
          </w:tcPr>
          <w:p w14:paraId="1898B1C6" w14:textId="77777777" w:rsidR="00A42DA0" w:rsidRPr="00C72EA6" w:rsidRDefault="00A42DA0" w:rsidP="007522B2">
            <w:pPr>
              <w:spacing w:after="0"/>
              <w:jc w:val="left"/>
              <w:rPr>
                <w:rFonts w:eastAsia="Times New Roman" w:cs="Calibri"/>
                <w:sz w:val="18"/>
                <w:szCs w:val="18"/>
              </w:rPr>
            </w:pPr>
            <w:r w:rsidRPr="00C72EA6">
              <w:rPr>
                <w:rFonts w:eastAsia="Times New Roman" w:cs="Calibri"/>
                <w:sz w:val="18"/>
                <w:szCs w:val="18"/>
              </w:rPr>
              <w:t xml:space="preserve">International consultants </w:t>
            </w:r>
          </w:p>
        </w:tc>
        <w:tc>
          <w:tcPr>
            <w:tcW w:w="1260" w:type="dxa"/>
            <w:shd w:val="clear" w:color="auto" w:fill="auto"/>
            <w:vAlign w:val="center"/>
          </w:tcPr>
          <w:p w14:paraId="34E8CAFA"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90,000 </w:t>
            </w:r>
          </w:p>
        </w:tc>
        <w:tc>
          <w:tcPr>
            <w:tcW w:w="1080" w:type="dxa"/>
            <w:shd w:val="clear" w:color="auto" w:fill="auto"/>
            <w:vAlign w:val="center"/>
          </w:tcPr>
          <w:p w14:paraId="61BFAEB0"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34,000 </w:t>
            </w:r>
          </w:p>
        </w:tc>
        <w:tc>
          <w:tcPr>
            <w:tcW w:w="1170" w:type="dxa"/>
            <w:shd w:val="clear" w:color="auto" w:fill="auto"/>
            <w:vAlign w:val="center"/>
          </w:tcPr>
          <w:p w14:paraId="119D75EC"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34,000 </w:t>
            </w:r>
          </w:p>
        </w:tc>
        <w:tc>
          <w:tcPr>
            <w:tcW w:w="990" w:type="dxa"/>
            <w:shd w:val="clear" w:color="auto" w:fill="auto"/>
            <w:vAlign w:val="center"/>
          </w:tcPr>
          <w:p w14:paraId="60C1AC5C"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158,000 </w:t>
            </w:r>
          </w:p>
        </w:tc>
        <w:tc>
          <w:tcPr>
            <w:tcW w:w="833" w:type="dxa"/>
            <w:shd w:val="clear" w:color="auto" w:fill="auto"/>
            <w:vAlign w:val="center"/>
          </w:tcPr>
          <w:p w14:paraId="00FE2629"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1</w:t>
            </w:r>
          </w:p>
        </w:tc>
      </w:tr>
      <w:tr w:rsidR="00A42DA0" w:rsidRPr="007E081C" w14:paraId="42506FD6" w14:textId="77777777" w:rsidTr="007522B2">
        <w:trPr>
          <w:trHeight w:val="315"/>
        </w:trPr>
        <w:tc>
          <w:tcPr>
            <w:tcW w:w="2233" w:type="dxa"/>
            <w:vMerge/>
            <w:vAlign w:val="center"/>
            <w:hideMark/>
          </w:tcPr>
          <w:p w14:paraId="7DBA9D6B"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7B360E10"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63C66B87"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4E1813A7" w14:textId="77777777" w:rsidR="00A42DA0" w:rsidRPr="007E081C" w:rsidRDefault="00A42DA0" w:rsidP="007522B2">
            <w:pPr>
              <w:spacing w:after="0"/>
              <w:jc w:val="left"/>
              <w:rPr>
                <w:rFonts w:eastAsia="Times New Roman" w:cs="Calibri"/>
                <w:b/>
                <w:bCs/>
                <w:szCs w:val="20"/>
              </w:rPr>
            </w:pPr>
          </w:p>
        </w:tc>
        <w:tc>
          <w:tcPr>
            <w:tcW w:w="989" w:type="dxa"/>
            <w:shd w:val="clear" w:color="auto" w:fill="auto"/>
            <w:noWrap/>
            <w:vAlign w:val="center"/>
            <w:hideMark/>
          </w:tcPr>
          <w:p w14:paraId="0CB6BFF1"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71300</w:t>
            </w:r>
          </w:p>
        </w:tc>
        <w:tc>
          <w:tcPr>
            <w:tcW w:w="2610" w:type="dxa"/>
            <w:shd w:val="clear" w:color="auto" w:fill="auto"/>
            <w:vAlign w:val="center"/>
            <w:hideMark/>
          </w:tcPr>
          <w:p w14:paraId="59EE44F6" w14:textId="77777777" w:rsidR="00A42DA0" w:rsidRPr="00C72EA6" w:rsidRDefault="00A42DA0" w:rsidP="007522B2">
            <w:pPr>
              <w:spacing w:after="0"/>
              <w:jc w:val="left"/>
              <w:rPr>
                <w:rFonts w:eastAsia="Times New Roman" w:cs="Calibri"/>
                <w:sz w:val="18"/>
                <w:szCs w:val="18"/>
              </w:rPr>
            </w:pPr>
            <w:r w:rsidRPr="00C72EA6">
              <w:rPr>
                <w:rFonts w:eastAsia="Times New Roman" w:cs="Calibri"/>
                <w:sz w:val="18"/>
                <w:szCs w:val="18"/>
              </w:rPr>
              <w:t xml:space="preserve">National consultants </w:t>
            </w:r>
          </w:p>
        </w:tc>
        <w:tc>
          <w:tcPr>
            <w:tcW w:w="1260" w:type="dxa"/>
            <w:shd w:val="clear" w:color="auto" w:fill="auto"/>
            <w:vAlign w:val="center"/>
          </w:tcPr>
          <w:p w14:paraId="24D864FD"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100,000 </w:t>
            </w:r>
          </w:p>
        </w:tc>
        <w:tc>
          <w:tcPr>
            <w:tcW w:w="1080" w:type="dxa"/>
            <w:shd w:val="clear" w:color="auto" w:fill="auto"/>
            <w:vAlign w:val="center"/>
          </w:tcPr>
          <w:p w14:paraId="1CA70CAA"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18,000 </w:t>
            </w:r>
          </w:p>
        </w:tc>
        <w:tc>
          <w:tcPr>
            <w:tcW w:w="1170" w:type="dxa"/>
            <w:shd w:val="clear" w:color="auto" w:fill="auto"/>
            <w:vAlign w:val="center"/>
          </w:tcPr>
          <w:p w14:paraId="4F9D8590"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18,000 </w:t>
            </w:r>
          </w:p>
        </w:tc>
        <w:tc>
          <w:tcPr>
            <w:tcW w:w="990" w:type="dxa"/>
            <w:shd w:val="clear" w:color="auto" w:fill="auto"/>
            <w:vAlign w:val="center"/>
          </w:tcPr>
          <w:p w14:paraId="6919BACE"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136,000 </w:t>
            </w:r>
          </w:p>
        </w:tc>
        <w:tc>
          <w:tcPr>
            <w:tcW w:w="833" w:type="dxa"/>
            <w:shd w:val="clear" w:color="auto" w:fill="auto"/>
            <w:vAlign w:val="center"/>
          </w:tcPr>
          <w:p w14:paraId="1B205458"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2</w:t>
            </w:r>
          </w:p>
        </w:tc>
      </w:tr>
      <w:tr w:rsidR="00A42DA0" w:rsidRPr="007E081C" w14:paraId="222712CF" w14:textId="77777777" w:rsidTr="007522B2">
        <w:trPr>
          <w:trHeight w:val="315"/>
        </w:trPr>
        <w:tc>
          <w:tcPr>
            <w:tcW w:w="2233" w:type="dxa"/>
            <w:vMerge/>
            <w:vAlign w:val="center"/>
            <w:hideMark/>
          </w:tcPr>
          <w:p w14:paraId="22DF439A"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6A314322"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7EE96788"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5B35DA18" w14:textId="77777777" w:rsidR="00A42DA0" w:rsidRPr="007E081C" w:rsidRDefault="00A42DA0" w:rsidP="007522B2">
            <w:pPr>
              <w:spacing w:after="0"/>
              <w:jc w:val="left"/>
              <w:rPr>
                <w:rFonts w:eastAsia="Times New Roman" w:cs="Calibri"/>
                <w:b/>
                <w:bCs/>
                <w:szCs w:val="20"/>
              </w:rPr>
            </w:pPr>
          </w:p>
        </w:tc>
        <w:tc>
          <w:tcPr>
            <w:tcW w:w="989" w:type="dxa"/>
            <w:shd w:val="clear" w:color="auto" w:fill="auto"/>
            <w:noWrap/>
            <w:vAlign w:val="center"/>
            <w:hideMark/>
          </w:tcPr>
          <w:p w14:paraId="3BFCB724"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72100</w:t>
            </w:r>
          </w:p>
        </w:tc>
        <w:tc>
          <w:tcPr>
            <w:tcW w:w="2610" w:type="dxa"/>
            <w:shd w:val="clear" w:color="auto" w:fill="auto"/>
            <w:vAlign w:val="center"/>
            <w:hideMark/>
          </w:tcPr>
          <w:p w14:paraId="690AB38C" w14:textId="77777777" w:rsidR="00A42DA0" w:rsidRPr="00C72EA6" w:rsidRDefault="00A42DA0" w:rsidP="007522B2">
            <w:pPr>
              <w:spacing w:after="0"/>
              <w:jc w:val="left"/>
              <w:rPr>
                <w:rFonts w:eastAsia="Times New Roman" w:cs="Calibri"/>
                <w:sz w:val="18"/>
                <w:szCs w:val="18"/>
              </w:rPr>
            </w:pPr>
            <w:r w:rsidRPr="00C72EA6">
              <w:rPr>
                <w:rFonts w:eastAsia="Times New Roman" w:cs="Calibri"/>
                <w:sz w:val="18"/>
                <w:szCs w:val="18"/>
              </w:rPr>
              <w:t>Contractual services-companies</w:t>
            </w:r>
          </w:p>
        </w:tc>
        <w:tc>
          <w:tcPr>
            <w:tcW w:w="1260" w:type="dxa"/>
            <w:shd w:val="clear" w:color="auto" w:fill="auto"/>
            <w:vAlign w:val="center"/>
          </w:tcPr>
          <w:p w14:paraId="5A96E909"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155,300 </w:t>
            </w:r>
          </w:p>
        </w:tc>
        <w:tc>
          <w:tcPr>
            <w:tcW w:w="1080" w:type="dxa"/>
            <w:shd w:val="clear" w:color="auto" w:fill="auto"/>
            <w:vAlign w:val="center"/>
          </w:tcPr>
          <w:p w14:paraId="6A76DCAD"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100,000 </w:t>
            </w:r>
          </w:p>
        </w:tc>
        <w:tc>
          <w:tcPr>
            <w:tcW w:w="1170" w:type="dxa"/>
            <w:shd w:val="clear" w:color="auto" w:fill="auto"/>
            <w:vAlign w:val="center"/>
          </w:tcPr>
          <w:p w14:paraId="6CFCD3F4"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70,000 </w:t>
            </w:r>
          </w:p>
        </w:tc>
        <w:tc>
          <w:tcPr>
            <w:tcW w:w="990" w:type="dxa"/>
            <w:shd w:val="clear" w:color="auto" w:fill="auto"/>
            <w:vAlign w:val="center"/>
          </w:tcPr>
          <w:p w14:paraId="3A5C2230"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325,300 </w:t>
            </w:r>
          </w:p>
        </w:tc>
        <w:tc>
          <w:tcPr>
            <w:tcW w:w="833" w:type="dxa"/>
            <w:shd w:val="clear" w:color="auto" w:fill="auto"/>
            <w:vAlign w:val="center"/>
          </w:tcPr>
          <w:p w14:paraId="7B9870AA"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3</w:t>
            </w:r>
          </w:p>
        </w:tc>
      </w:tr>
      <w:tr w:rsidR="00A42DA0" w:rsidRPr="007E081C" w14:paraId="509AF586" w14:textId="77777777" w:rsidTr="007522B2">
        <w:trPr>
          <w:trHeight w:val="315"/>
        </w:trPr>
        <w:tc>
          <w:tcPr>
            <w:tcW w:w="2233" w:type="dxa"/>
            <w:vMerge/>
            <w:vAlign w:val="center"/>
            <w:hideMark/>
          </w:tcPr>
          <w:p w14:paraId="50095C26"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12210C8D"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18EB4289"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146435EC" w14:textId="77777777" w:rsidR="00A42DA0" w:rsidRPr="007E081C" w:rsidRDefault="00A42DA0" w:rsidP="007522B2">
            <w:pPr>
              <w:spacing w:after="0"/>
              <w:jc w:val="left"/>
              <w:rPr>
                <w:rFonts w:eastAsia="Times New Roman" w:cs="Calibri"/>
                <w:b/>
                <w:bCs/>
                <w:szCs w:val="20"/>
              </w:rPr>
            </w:pPr>
          </w:p>
        </w:tc>
        <w:tc>
          <w:tcPr>
            <w:tcW w:w="989" w:type="dxa"/>
            <w:shd w:val="clear" w:color="auto" w:fill="auto"/>
            <w:noWrap/>
            <w:vAlign w:val="center"/>
            <w:hideMark/>
          </w:tcPr>
          <w:p w14:paraId="63756265"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71600</w:t>
            </w:r>
          </w:p>
        </w:tc>
        <w:tc>
          <w:tcPr>
            <w:tcW w:w="2610" w:type="dxa"/>
            <w:shd w:val="clear" w:color="auto" w:fill="auto"/>
            <w:vAlign w:val="center"/>
            <w:hideMark/>
          </w:tcPr>
          <w:p w14:paraId="294C975B" w14:textId="77777777" w:rsidR="00A42DA0" w:rsidRPr="00C72EA6" w:rsidRDefault="00A42DA0" w:rsidP="007522B2">
            <w:pPr>
              <w:spacing w:after="0"/>
              <w:jc w:val="left"/>
              <w:rPr>
                <w:rFonts w:eastAsia="Times New Roman" w:cs="Calibri"/>
                <w:sz w:val="18"/>
                <w:szCs w:val="18"/>
              </w:rPr>
            </w:pPr>
            <w:r w:rsidRPr="00C72EA6">
              <w:rPr>
                <w:rFonts w:eastAsia="Times New Roman" w:cs="Calibri"/>
                <w:sz w:val="18"/>
                <w:szCs w:val="18"/>
              </w:rPr>
              <w:t xml:space="preserve">Travel </w:t>
            </w:r>
          </w:p>
        </w:tc>
        <w:tc>
          <w:tcPr>
            <w:tcW w:w="1260" w:type="dxa"/>
            <w:shd w:val="clear" w:color="auto" w:fill="auto"/>
            <w:vAlign w:val="center"/>
          </w:tcPr>
          <w:p w14:paraId="7A574FA7"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119,440 </w:t>
            </w:r>
          </w:p>
        </w:tc>
        <w:tc>
          <w:tcPr>
            <w:tcW w:w="1080" w:type="dxa"/>
            <w:shd w:val="clear" w:color="auto" w:fill="auto"/>
            <w:vAlign w:val="center"/>
          </w:tcPr>
          <w:p w14:paraId="0297B275"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33,250 </w:t>
            </w:r>
          </w:p>
        </w:tc>
        <w:tc>
          <w:tcPr>
            <w:tcW w:w="1170" w:type="dxa"/>
            <w:shd w:val="clear" w:color="auto" w:fill="auto"/>
            <w:vAlign w:val="center"/>
          </w:tcPr>
          <w:p w14:paraId="10A5DE7D"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33,250 </w:t>
            </w:r>
          </w:p>
        </w:tc>
        <w:tc>
          <w:tcPr>
            <w:tcW w:w="990" w:type="dxa"/>
            <w:shd w:val="clear" w:color="auto" w:fill="auto"/>
            <w:vAlign w:val="center"/>
          </w:tcPr>
          <w:p w14:paraId="46552CCA"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185,940 </w:t>
            </w:r>
          </w:p>
        </w:tc>
        <w:tc>
          <w:tcPr>
            <w:tcW w:w="833" w:type="dxa"/>
            <w:shd w:val="clear" w:color="auto" w:fill="auto"/>
            <w:vAlign w:val="center"/>
          </w:tcPr>
          <w:p w14:paraId="4CA427E2"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4</w:t>
            </w:r>
          </w:p>
        </w:tc>
      </w:tr>
      <w:tr w:rsidR="00A42DA0" w:rsidRPr="007E081C" w14:paraId="492939BE" w14:textId="77777777" w:rsidTr="007522B2">
        <w:trPr>
          <w:trHeight w:val="315"/>
        </w:trPr>
        <w:tc>
          <w:tcPr>
            <w:tcW w:w="2233" w:type="dxa"/>
            <w:vMerge/>
            <w:vAlign w:val="center"/>
            <w:hideMark/>
          </w:tcPr>
          <w:p w14:paraId="63C9E926"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54023DFB"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7510A497"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1A872FF7" w14:textId="77777777" w:rsidR="00A42DA0" w:rsidRPr="007E081C" w:rsidRDefault="00A42DA0" w:rsidP="007522B2">
            <w:pPr>
              <w:spacing w:after="0"/>
              <w:jc w:val="left"/>
              <w:rPr>
                <w:rFonts w:eastAsia="Times New Roman" w:cs="Calibri"/>
                <w:b/>
                <w:bCs/>
                <w:szCs w:val="20"/>
              </w:rPr>
            </w:pPr>
          </w:p>
        </w:tc>
        <w:tc>
          <w:tcPr>
            <w:tcW w:w="989" w:type="dxa"/>
            <w:shd w:val="clear" w:color="auto" w:fill="auto"/>
            <w:noWrap/>
            <w:vAlign w:val="center"/>
            <w:hideMark/>
          </w:tcPr>
          <w:p w14:paraId="4F47DAFD"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75700</w:t>
            </w:r>
          </w:p>
        </w:tc>
        <w:tc>
          <w:tcPr>
            <w:tcW w:w="2610" w:type="dxa"/>
            <w:shd w:val="clear" w:color="auto" w:fill="auto"/>
            <w:vAlign w:val="center"/>
            <w:hideMark/>
          </w:tcPr>
          <w:p w14:paraId="12A907F6" w14:textId="77777777" w:rsidR="00A42DA0" w:rsidRPr="00C72EA6" w:rsidRDefault="00A42DA0" w:rsidP="007522B2">
            <w:pPr>
              <w:spacing w:after="0"/>
              <w:jc w:val="left"/>
              <w:rPr>
                <w:rFonts w:eastAsia="Times New Roman" w:cs="Calibri"/>
                <w:sz w:val="18"/>
                <w:szCs w:val="18"/>
              </w:rPr>
            </w:pPr>
            <w:r w:rsidRPr="00B0178D">
              <w:rPr>
                <w:rFonts w:eastAsia="Times New Roman" w:cs="Calibri"/>
                <w:sz w:val="18"/>
                <w:szCs w:val="18"/>
              </w:rPr>
              <w:t>Training, workshop and conference</w:t>
            </w:r>
            <w:r w:rsidRPr="00C72EA6">
              <w:rPr>
                <w:rFonts w:eastAsia="Times New Roman" w:cs="Calibri"/>
                <w:sz w:val="18"/>
                <w:szCs w:val="18"/>
              </w:rPr>
              <w:t xml:space="preserve"> </w:t>
            </w:r>
          </w:p>
        </w:tc>
        <w:tc>
          <w:tcPr>
            <w:tcW w:w="1260" w:type="dxa"/>
            <w:shd w:val="clear" w:color="auto" w:fill="auto"/>
            <w:vAlign w:val="center"/>
          </w:tcPr>
          <w:p w14:paraId="79A318FE"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55,015 </w:t>
            </w:r>
          </w:p>
        </w:tc>
        <w:tc>
          <w:tcPr>
            <w:tcW w:w="1080" w:type="dxa"/>
            <w:shd w:val="clear" w:color="auto" w:fill="auto"/>
            <w:vAlign w:val="center"/>
          </w:tcPr>
          <w:p w14:paraId="0102C40F"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5,050 </w:t>
            </w:r>
          </w:p>
        </w:tc>
        <w:tc>
          <w:tcPr>
            <w:tcW w:w="1170" w:type="dxa"/>
            <w:shd w:val="clear" w:color="auto" w:fill="auto"/>
            <w:vAlign w:val="center"/>
          </w:tcPr>
          <w:p w14:paraId="6228299F"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5,050 </w:t>
            </w:r>
          </w:p>
        </w:tc>
        <w:tc>
          <w:tcPr>
            <w:tcW w:w="990" w:type="dxa"/>
            <w:shd w:val="clear" w:color="auto" w:fill="auto"/>
            <w:vAlign w:val="center"/>
          </w:tcPr>
          <w:p w14:paraId="39D19F1E"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65,115 </w:t>
            </w:r>
          </w:p>
        </w:tc>
        <w:tc>
          <w:tcPr>
            <w:tcW w:w="833" w:type="dxa"/>
            <w:shd w:val="clear" w:color="auto" w:fill="auto"/>
            <w:vAlign w:val="center"/>
          </w:tcPr>
          <w:p w14:paraId="39D2057C"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5</w:t>
            </w:r>
          </w:p>
        </w:tc>
      </w:tr>
      <w:tr w:rsidR="00A42DA0" w:rsidRPr="007E081C" w14:paraId="51CECB79" w14:textId="77777777" w:rsidTr="007522B2">
        <w:trPr>
          <w:trHeight w:val="390"/>
        </w:trPr>
        <w:tc>
          <w:tcPr>
            <w:tcW w:w="2233" w:type="dxa"/>
            <w:vMerge/>
            <w:vAlign w:val="center"/>
            <w:hideMark/>
          </w:tcPr>
          <w:p w14:paraId="4D9903BE"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02316213"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3B8C2268"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0A10CFC5" w14:textId="77777777" w:rsidR="00A42DA0" w:rsidRPr="007E081C" w:rsidRDefault="00A42DA0" w:rsidP="007522B2">
            <w:pPr>
              <w:spacing w:after="0"/>
              <w:jc w:val="left"/>
              <w:rPr>
                <w:rFonts w:eastAsia="Times New Roman" w:cs="Calibri"/>
                <w:b/>
                <w:bCs/>
                <w:szCs w:val="20"/>
              </w:rPr>
            </w:pPr>
          </w:p>
        </w:tc>
        <w:tc>
          <w:tcPr>
            <w:tcW w:w="989" w:type="dxa"/>
            <w:shd w:val="clear" w:color="auto" w:fill="auto"/>
            <w:noWrap/>
            <w:vAlign w:val="center"/>
            <w:hideMark/>
          </w:tcPr>
          <w:p w14:paraId="41FF76D5"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74200</w:t>
            </w:r>
          </w:p>
        </w:tc>
        <w:tc>
          <w:tcPr>
            <w:tcW w:w="2610" w:type="dxa"/>
            <w:shd w:val="clear" w:color="auto" w:fill="auto"/>
            <w:vAlign w:val="center"/>
            <w:hideMark/>
          </w:tcPr>
          <w:p w14:paraId="007EA10D" w14:textId="77777777" w:rsidR="00A42DA0" w:rsidRPr="00C72EA6" w:rsidRDefault="00A42DA0" w:rsidP="007522B2">
            <w:pPr>
              <w:spacing w:after="0"/>
              <w:jc w:val="left"/>
              <w:rPr>
                <w:rFonts w:eastAsia="Times New Roman" w:cs="Calibri"/>
                <w:sz w:val="18"/>
                <w:szCs w:val="18"/>
              </w:rPr>
            </w:pPr>
            <w:r w:rsidRPr="00B0178D">
              <w:rPr>
                <w:rFonts w:eastAsia="Times New Roman" w:cs="Calibri"/>
                <w:sz w:val="18"/>
                <w:szCs w:val="18"/>
              </w:rPr>
              <w:t>Audio Visual &amp; Print Prod Costs</w:t>
            </w:r>
          </w:p>
        </w:tc>
        <w:tc>
          <w:tcPr>
            <w:tcW w:w="1260" w:type="dxa"/>
            <w:shd w:val="clear" w:color="auto" w:fill="auto"/>
            <w:vAlign w:val="center"/>
          </w:tcPr>
          <w:p w14:paraId="14F510C5"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110,000 </w:t>
            </w:r>
          </w:p>
        </w:tc>
        <w:tc>
          <w:tcPr>
            <w:tcW w:w="1080" w:type="dxa"/>
            <w:shd w:val="clear" w:color="auto" w:fill="auto"/>
            <w:vAlign w:val="center"/>
          </w:tcPr>
          <w:p w14:paraId="18910D04"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15,000 </w:t>
            </w:r>
          </w:p>
        </w:tc>
        <w:tc>
          <w:tcPr>
            <w:tcW w:w="1170" w:type="dxa"/>
            <w:shd w:val="clear" w:color="auto" w:fill="auto"/>
            <w:vAlign w:val="center"/>
          </w:tcPr>
          <w:p w14:paraId="0FAD2152"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50,000 </w:t>
            </w:r>
          </w:p>
        </w:tc>
        <w:tc>
          <w:tcPr>
            <w:tcW w:w="990" w:type="dxa"/>
            <w:shd w:val="clear" w:color="auto" w:fill="auto"/>
            <w:vAlign w:val="center"/>
          </w:tcPr>
          <w:p w14:paraId="7FE3EDDC"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175,000 </w:t>
            </w:r>
          </w:p>
        </w:tc>
        <w:tc>
          <w:tcPr>
            <w:tcW w:w="833" w:type="dxa"/>
            <w:shd w:val="clear" w:color="auto" w:fill="auto"/>
            <w:vAlign w:val="center"/>
          </w:tcPr>
          <w:p w14:paraId="662919C7"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6</w:t>
            </w:r>
          </w:p>
        </w:tc>
      </w:tr>
      <w:tr w:rsidR="00A42DA0" w:rsidRPr="007E081C" w14:paraId="6AD932A5" w14:textId="77777777" w:rsidTr="007522B2">
        <w:trPr>
          <w:trHeight w:val="315"/>
        </w:trPr>
        <w:tc>
          <w:tcPr>
            <w:tcW w:w="2233" w:type="dxa"/>
            <w:vMerge/>
            <w:vAlign w:val="center"/>
            <w:hideMark/>
          </w:tcPr>
          <w:p w14:paraId="0560B52E"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6A135F7A"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0442CD40"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11C8C261" w14:textId="77777777" w:rsidR="00A42DA0" w:rsidRPr="007E081C" w:rsidRDefault="00A42DA0" w:rsidP="007522B2">
            <w:pPr>
              <w:spacing w:after="0"/>
              <w:jc w:val="left"/>
              <w:rPr>
                <w:rFonts w:eastAsia="Times New Roman" w:cs="Calibri"/>
                <w:b/>
                <w:bCs/>
                <w:szCs w:val="20"/>
              </w:rPr>
            </w:pPr>
          </w:p>
        </w:tc>
        <w:tc>
          <w:tcPr>
            <w:tcW w:w="989" w:type="dxa"/>
            <w:shd w:val="clear" w:color="auto" w:fill="auto"/>
            <w:noWrap/>
            <w:vAlign w:val="center"/>
            <w:hideMark/>
          </w:tcPr>
          <w:p w14:paraId="5DD5CA92"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74500</w:t>
            </w:r>
          </w:p>
        </w:tc>
        <w:tc>
          <w:tcPr>
            <w:tcW w:w="2610" w:type="dxa"/>
            <w:shd w:val="clear" w:color="auto" w:fill="auto"/>
            <w:vAlign w:val="center"/>
            <w:hideMark/>
          </w:tcPr>
          <w:p w14:paraId="6DC919E1" w14:textId="77777777" w:rsidR="00A42DA0" w:rsidRPr="00C72EA6" w:rsidRDefault="00A42DA0" w:rsidP="007522B2">
            <w:pPr>
              <w:spacing w:after="0"/>
              <w:jc w:val="left"/>
              <w:rPr>
                <w:rFonts w:eastAsia="Times New Roman" w:cs="Calibri"/>
                <w:sz w:val="18"/>
                <w:szCs w:val="18"/>
              </w:rPr>
            </w:pPr>
            <w:r w:rsidRPr="00C72EA6">
              <w:rPr>
                <w:rFonts w:eastAsia="Times New Roman" w:cs="Calibri"/>
                <w:sz w:val="18"/>
                <w:szCs w:val="18"/>
              </w:rPr>
              <w:t xml:space="preserve">Miscellaneous </w:t>
            </w:r>
          </w:p>
        </w:tc>
        <w:tc>
          <w:tcPr>
            <w:tcW w:w="1260" w:type="dxa"/>
            <w:shd w:val="clear" w:color="auto" w:fill="auto"/>
            <w:vAlign w:val="center"/>
          </w:tcPr>
          <w:p w14:paraId="56F2BA95"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3,300 </w:t>
            </w:r>
          </w:p>
        </w:tc>
        <w:tc>
          <w:tcPr>
            <w:tcW w:w="1080" w:type="dxa"/>
            <w:shd w:val="clear" w:color="auto" w:fill="auto"/>
            <w:vAlign w:val="center"/>
          </w:tcPr>
          <w:p w14:paraId="38ECCB0F"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3,300 </w:t>
            </w:r>
          </w:p>
        </w:tc>
        <w:tc>
          <w:tcPr>
            <w:tcW w:w="1170" w:type="dxa"/>
            <w:shd w:val="clear" w:color="auto" w:fill="auto"/>
            <w:vAlign w:val="center"/>
          </w:tcPr>
          <w:p w14:paraId="6F36CB9F"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3,400 </w:t>
            </w:r>
          </w:p>
        </w:tc>
        <w:tc>
          <w:tcPr>
            <w:tcW w:w="990" w:type="dxa"/>
            <w:shd w:val="clear" w:color="auto" w:fill="auto"/>
            <w:vAlign w:val="center"/>
          </w:tcPr>
          <w:p w14:paraId="242E966A"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10,000 </w:t>
            </w:r>
          </w:p>
        </w:tc>
        <w:tc>
          <w:tcPr>
            <w:tcW w:w="833" w:type="dxa"/>
            <w:shd w:val="clear" w:color="auto" w:fill="auto"/>
            <w:vAlign w:val="center"/>
          </w:tcPr>
          <w:p w14:paraId="2A4D1988"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7</w:t>
            </w:r>
          </w:p>
        </w:tc>
      </w:tr>
      <w:tr w:rsidR="00A42DA0" w:rsidRPr="007E081C" w14:paraId="30DD060E" w14:textId="77777777" w:rsidTr="007522B2">
        <w:trPr>
          <w:trHeight w:val="315"/>
        </w:trPr>
        <w:tc>
          <w:tcPr>
            <w:tcW w:w="2233" w:type="dxa"/>
            <w:vMerge/>
            <w:vAlign w:val="center"/>
            <w:hideMark/>
          </w:tcPr>
          <w:p w14:paraId="2978E5A5" w14:textId="77777777" w:rsidR="00A42DA0" w:rsidRPr="007E081C" w:rsidRDefault="00A42DA0" w:rsidP="007522B2">
            <w:pPr>
              <w:spacing w:after="0"/>
              <w:jc w:val="left"/>
              <w:rPr>
                <w:rFonts w:eastAsia="Times New Roman" w:cs="Calibri"/>
                <w:b/>
                <w:bCs/>
                <w:szCs w:val="20"/>
              </w:rPr>
            </w:pPr>
          </w:p>
        </w:tc>
        <w:tc>
          <w:tcPr>
            <w:tcW w:w="1381" w:type="dxa"/>
            <w:shd w:val="clear" w:color="auto" w:fill="auto"/>
            <w:vAlign w:val="center"/>
            <w:hideMark/>
          </w:tcPr>
          <w:p w14:paraId="1E0EAE9B" w14:textId="77777777" w:rsidR="00A42DA0" w:rsidRPr="007E081C" w:rsidRDefault="00A42DA0" w:rsidP="007522B2">
            <w:pPr>
              <w:spacing w:after="0"/>
              <w:rPr>
                <w:rFonts w:eastAsia="Times New Roman" w:cs="Calibri"/>
                <w:b/>
                <w:bCs/>
                <w:szCs w:val="20"/>
              </w:rPr>
            </w:pPr>
            <w:r w:rsidRPr="007E081C">
              <w:rPr>
                <w:rFonts w:eastAsia="Times New Roman" w:cs="Calibri"/>
                <w:b/>
                <w:bCs/>
                <w:szCs w:val="20"/>
              </w:rPr>
              <w:t> </w:t>
            </w:r>
          </w:p>
        </w:tc>
        <w:tc>
          <w:tcPr>
            <w:tcW w:w="753" w:type="dxa"/>
            <w:shd w:val="clear" w:color="auto" w:fill="auto"/>
            <w:vAlign w:val="center"/>
            <w:hideMark/>
          </w:tcPr>
          <w:p w14:paraId="344D249C" w14:textId="77777777" w:rsidR="00A42DA0" w:rsidRPr="007E081C" w:rsidRDefault="00A42DA0" w:rsidP="007522B2">
            <w:pPr>
              <w:spacing w:after="0"/>
              <w:rPr>
                <w:rFonts w:eastAsia="Times New Roman" w:cs="Calibri"/>
                <w:b/>
                <w:bCs/>
                <w:szCs w:val="20"/>
              </w:rPr>
            </w:pPr>
            <w:r w:rsidRPr="007E081C">
              <w:rPr>
                <w:rFonts w:eastAsia="Times New Roman" w:cs="Calibri"/>
                <w:b/>
                <w:bCs/>
                <w:szCs w:val="20"/>
              </w:rPr>
              <w:t> </w:t>
            </w:r>
          </w:p>
        </w:tc>
        <w:tc>
          <w:tcPr>
            <w:tcW w:w="764" w:type="dxa"/>
            <w:shd w:val="clear" w:color="auto" w:fill="auto"/>
            <w:vAlign w:val="center"/>
            <w:hideMark/>
          </w:tcPr>
          <w:p w14:paraId="0E824646" w14:textId="77777777" w:rsidR="00A42DA0" w:rsidRPr="007E081C" w:rsidRDefault="00A42DA0" w:rsidP="007522B2">
            <w:pPr>
              <w:spacing w:after="0"/>
              <w:rPr>
                <w:rFonts w:eastAsia="Times New Roman" w:cs="Calibri"/>
                <w:b/>
                <w:bCs/>
                <w:szCs w:val="20"/>
              </w:rPr>
            </w:pPr>
            <w:r w:rsidRPr="007E081C">
              <w:rPr>
                <w:rFonts w:eastAsia="Times New Roman" w:cs="Calibri"/>
                <w:b/>
                <w:bCs/>
                <w:szCs w:val="20"/>
              </w:rPr>
              <w:t> </w:t>
            </w:r>
          </w:p>
        </w:tc>
        <w:tc>
          <w:tcPr>
            <w:tcW w:w="989" w:type="dxa"/>
            <w:shd w:val="clear" w:color="000000" w:fill="D9D9D9"/>
            <w:noWrap/>
            <w:vAlign w:val="center"/>
            <w:hideMark/>
          </w:tcPr>
          <w:p w14:paraId="36CE977D"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 </w:t>
            </w:r>
          </w:p>
        </w:tc>
        <w:tc>
          <w:tcPr>
            <w:tcW w:w="2610" w:type="dxa"/>
            <w:shd w:val="clear" w:color="000000" w:fill="D9D9D9"/>
            <w:vAlign w:val="center"/>
            <w:hideMark/>
          </w:tcPr>
          <w:p w14:paraId="2E9668C2" w14:textId="77777777" w:rsidR="00A42DA0" w:rsidRPr="00C72EA6" w:rsidRDefault="00A42DA0" w:rsidP="007522B2">
            <w:pPr>
              <w:spacing w:after="0"/>
              <w:jc w:val="right"/>
              <w:rPr>
                <w:rFonts w:eastAsia="Times New Roman" w:cs="Calibri"/>
                <w:b/>
                <w:bCs/>
                <w:sz w:val="18"/>
                <w:szCs w:val="18"/>
              </w:rPr>
            </w:pPr>
            <w:r w:rsidRPr="00C72EA6">
              <w:rPr>
                <w:rFonts w:eastAsia="Times New Roman" w:cs="Calibri"/>
                <w:b/>
                <w:bCs/>
                <w:sz w:val="18"/>
                <w:szCs w:val="18"/>
              </w:rPr>
              <w:t xml:space="preserve"> </w:t>
            </w:r>
            <w:r w:rsidRPr="00C72EA6">
              <w:rPr>
                <w:rFonts w:eastAsia="Times New Roman" w:cs="Calibri"/>
                <w:b/>
                <w:bCs/>
                <w:i/>
                <w:iCs/>
                <w:sz w:val="18"/>
                <w:szCs w:val="18"/>
              </w:rPr>
              <w:t xml:space="preserve">Sub-total Outcome 1 </w:t>
            </w:r>
          </w:p>
        </w:tc>
        <w:tc>
          <w:tcPr>
            <w:tcW w:w="1260" w:type="dxa"/>
            <w:shd w:val="clear" w:color="000000" w:fill="D9D9D9"/>
            <w:vAlign w:val="center"/>
          </w:tcPr>
          <w:p w14:paraId="5B3DA5DA" w14:textId="77777777" w:rsidR="00A42DA0" w:rsidRPr="00C72EA6" w:rsidRDefault="00A42DA0" w:rsidP="007522B2">
            <w:pPr>
              <w:spacing w:after="0"/>
              <w:jc w:val="right"/>
              <w:rPr>
                <w:rFonts w:eastAsia="Times New Roman" w:cs="Calibri"/>
                <w:b/>
                <w:bCs/>
                <w:sz w:val="18"/>
                <w:szCs w:val="18"/>
              </w:rPr>
            </w:pPr>
            <w:r w:rsidRPr="00C72EA6">
              <w:rPr>
                <w:rFonts w:cs="Calibri"/>
                <w:b/>
                <w:sz w:val="18"/>
                <w:szCs w:val="18"/>
              </w:rPr>
              <w:t xml:space="preserve">633,055 </w:t>
            </w:r>
          </w:p>
        </w:tc>
        <w:tc>
          <w:tcPr>
            <w:tcW w:w="1080" w:type="dxa"/>
            <w:shd w:val="clear" w:color="000000" w:fill="D9D9D9"/>
            <w:vAlign w:val="center"/>
          </w:tcPr>
          <w:p w14:paraId="6710920E" w14:textId="77777777" w:rsidR="00A42DA0" w:rsidRPr="00C72EA6" w:rsidRDefault="00A42DA0" w:rsidP="007522B2">
            <w:pPr>
              <w:spacing w:after="0"/>
              <w:jc w:val="right"/>
              <w:rPr>
                <w:rFonts w:eastAsia="Times New Roman" w:cs="Calibri"/>
                <w:b/>
                <w:bCs/>
                <w:sz w:val="18"/>
                <w:szCs w:val="18"/>
              </w:rPr>
            </w:pPr>
            <w:r w:rsidRPr="00C72EA6">
              <w:rPr>
                <w:rFonts w:cs="Calibri"/>
                <w:b/>
                <w:sz w:val="18"/>
                <w:szCs w:val="18"/>
              </w:rPr>
              <w:t xml:space="preserve">208,600 </w:t>
            </w:r>
          </w:p>
        </w:tc>
        <w:tc>
          <w:tcPr>
            <w:tcW w:w="1170" w:type="dxa"/>
            <w:shd w:val="clear" w:color="000000" w:fill="D9D9D9"/>
            <w:vAlign w:val="center"/>
          </w:tcPr>
          <w:p w14:paraId="01C01894" w14:textId="77777777" w:rsidR="00A42DA0" w:rsidRPr="00C72EA6" w:rsidRDefault="00A42DA0" w:rsidP="007522B2">
            <w:pPr>
              <w:spacing w:after="0"/>
              <w:jc w:val="right"/>
              <w:rPr>
                <w:rFonts w:eastAsia="Times New Roman" w:cs="Calibri"/>
                <w:b/>
                <w:bCs/>
                <w:sz w:val="18"/>
                <w:szCs w:val="18"/>
              </w:rPr>
            </w:pPr>
            <w:r w:rsidRPr="00C72EA6">
              <w:rPr>
                <w:rFonts w:cs="Calibri"/>
                <w:b/>
                <w:sz w:val="18"/>
                <w:szCs w:val="18"/>
              </w:rPr>
              <w:t xml:space="preserve">213,700 </w:t>
            </w:r>
          </w:p>
        </w:tc>
        <w:tc>
          <w:tcPr>
            <w:tcW w:w="990" w:type="dxa"/>
            <w:shd w:val="clear" w:color="000000" w:fill="D9D9D9"/>
            <w:vAlign w:val="center"/>
          </w:tcPr>
          <w:p w14:paraId="417B920C" w14:textId="77777777" w:rsidR="00A42DA0" w:rsidRPr="00C72EA6" w:rsidRDefault="00A42DA0" w:rsidP="007522B2">
            <w:pPr>
              <w:spacing w:after="0"/>
              <w:jc w:val="right"/>
              <w:rPr>
                <w:rFonts w:eastAsia="Times New Roman" w:cs="Calibri"/>
                <w:b/>
                <w:bCs/>
                <w:sz w:val="18"/>
                <w:szCs w:val="18"/>
              </w:rPr>
            </w:pPr>
            <w:r w:rsidRPr="00C72EA6">
              <w:rPr>
                <w:rFonts w:cs="Calibri"/>
                <w:b/>
                <w:bCs/>
                <w:sz w:val="18"/>
                <w:szCs w:val="18"/>
              </w:rPr>
              <w:t xml:space="preserve">1,055,355 </w:t>
            </w:r>
          </w:p>
        </w:tc>
        <w:tc>
          <w:tcPr>
            <w:tcW w:w="833" w:type="dxa"/>
            <w:shd w:val="clear" w:color="000000" w:fill="D9D9D9"/>
            <w:vAlign w:val="center"/>
            <w:hideMark/>
          </w:tcPr>
          <w:p w14:paraId="3C9EBD9D"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 </w:t>
            </w:r>
          </w:p>
        </w:tc>
      </w:tr>
      <w:tr w:rsidR="00A42DA0" w:rsidRPr="007E081C" w14:paraId="2473DB31" w14:textId="77777777" w:rsidTr="007522B2">
        <w:trPr>
          <w:trHeight w:val="315"/>
        </w:trPr>
        <w:tc>
          <w:tcPr>
            <w:tcW w:w="2233" w:type="dxa"/>
            <w:vMerge w:val="restart"/>
            <w:shd w:val="clear" w:color="auto" w:fill="auto"/>
            <w:vAlign w:val="center"/>
            <w:hideMark/>
          </w:tcPr>
          <w:p w14:paraId="2A3E0EA5" w14:textId="77777777" w:rsidR="00A42DA0" w:rsidRPr="007E081C" w:rsidRDefault="00A42DA0" w:rsidP="007522B2">
            <w:pPr>
              <w:spacing w:after="0"/>
              <w:jc w:val="left"/>
              <w:rPr>
                <w:rFonts w:eastAsia="Times New Roman" w:cs="Calibri"/>
                <w:b/>
                <w:bCs/>
                <w:szCs w:val="20"/>
              </w:rPr>
            </w:pPr>
            <w:r w:rsidRPr="007E081C">
              <w:rPr>
                <w:rFonts w:eastAsia="Times New Roman" w:cs="Calibri"/>
                <w:b/>
                <w:bCs/>
                <w:szCs w:val="20"/>
              </w:rPr>
              <w:t xml:space="preserve">Component/Outcome 3: Increased penetration of high quality and efficient lighting </w:t>
            </w:r>
          </w:p>
        </w:tc>
        <w:tc>
          <w:tcPr>
            <w:tcW w:w="1381" w:type="dxa"/>
            <w:vMerge w:val="restart"/>
            <w:shd w:val="clear" w:color="auto" w:fill="auto"/>
            <w:vAlign w:val="center"/>
            <w:hideMark/>
          </w:tcPr>
          <w:p w14:paraId="29C49554"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 xml:space="preserve"> </w:t>
            </w:r>
            <w:r w:rsidRPr="00950500">
              <w:rPr>
                <w:rFonts w:eastAsia="Times New Roman" w:cs="Calibri"/>
                <w:b/>
                <w:bCs/>
                <w:szCs w:val="20"/>
              </w:rPr>
              <w:t>MEMR</w:t>
            </w:r>
          </w:p>
        </w:tc>
        <w:tc>
          <w:tcPr>
            <w:tcW w:w="753" w:type="dxa"/>
            <w:vMerge w:val="restart"/>
            <w:shd w:val="clear" w:color="auto" w:fill="auto"/>
            <w:vAlign w:val="center"/>
            <w:hideMark/>
          </w:tcPr>
          <w:p w14:paraId="75A172A2"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62000</w:t>
            </w:r>
          </w:p>
        </w:tc>
        <w:tc>
          <w:tcPr>
            <w:tcW w:w="764" w:type="dxa"/>
            <w:vMerge w:val="restart"/>
            <w:shd w:val="clear" w:color="auto" w:fill="auto"/>
            <w:vAlign w:val="center"/>
            <w:hideMark/>
          </w:tcPr>
          <w:p w14:paraId="4DB796C1"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GEF</w:t>
            </w:r>
          </w:p>
        </w:tc>
        <w:tc>
          <w:tcPr>
            <w:tcW w:w="989" w:type="dxa"/>
            <w:shd w:val="clear" w:color="auto" w:fill="auto"/>
            <w:vAlign w:val="center"/>
            <w:hideMark/>
          </w:tcPr>
          <w:p w14:paraId="171F4527"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71200</w:t>
            </w:r>
          </w:p>
        </w:tc>
        <w:tc>
          <w:tcPr>
            <w:tcW w:w="2610" w:type="dxa"/>
            <w:shd w:val="clear" w:color="auto" w:fill="auto"/>
            <w:vAlign w:val="center"/>
            <w:hideMark/>
          </w:tcPr>
          <w:p w14:paraId="25ACB73F" w14:textId="77777777" w:rsidR="00A42DA0" w:rsidRPr="00C72EA6" w:rsidRDefault="00A42DA0" w:rsidP="007522B2">
            <w:pPr>
              <w:spacing w:after="0"/>
              <w:jc w:val="left"/>
              <w:rPr>
                <w:rFonts w:eastAsia="Times New Roman" w:cs="Calibri"/>
                <w:sz w:val="18"/>
                <w:szCs w:val="18"/>
              </w:rPr>
            </w:pPr>
            <w:r w:rsidRPr="00C72EA6">
              <w:rPr>
                <w:rFonts w:eastAsia="Times New Roman" w:cs="Calibri"/>
                <w:sz w:val="18"/>
                <w:szCs w:val="18"/>
              </w:rPr>
              <w:t>International consultants</w:t>
            </w:r>
          </w:p>
        </w:tc>
        <w:tc>
          <w:tcPr>
            <w:tcW w:w="1260" w:type="dxa"/>
            <w:shd w:val="clear" w:color="auto" w:fill="auto"/>
            <w:vAlign w:val="center"/>
          </w:tcPr>
          <w:p w14:paraId="6DFEA9B3"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31,500 </w:t>
            </w:r>
          </w:p>
        </w:tc>
        <w:tc>
          <w:tcPr>
            <w:tcW w:w="1080" w:type="dxa"/>
            <w:shd w:val="clear" w:color="auto" w:fill="auto"/>
            <w:vAlign w:val="center"/>
          </w:tcPr>
          <w:p w14:paraId="5DC1329C"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w:t>
            </w:r>
          </w:p>
        </w:tc>
        <w:tc>
          <w:tcPr>
            <w:tcW w:w="1170" w:type="dxa"/>
            <w:shd w:val="clear" w:color="auto" w:fill="auto"/>
            <w:vAlign w:val="center"/>
          </w:tcPr>
          <w:p w14:paraId="57BF6ACE"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w:t>
            </w:r>
          </w:p>
        </w:tc>
        <w:tc>
          <w:tcPr>
            <w:tcW w:w="990" w:type="dxa"/>
            <w:shd w:val="clear" w:color="auto" w:fill="auto"/>
            <w:vAlign w:val="center"/>
          </w:tcPr>
          <w:p w14:paraId="65713C65"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31,500 </w:t>
            </w:r>
          </w:p>
        </w:tc>
        <w:tc>
          <w:tcPr>
            <w:tcW w:w="833" w:type="dxa"/>
            <w:shd w:val="clear" w:color="auto" w:fill="auto"/>
            <w:vAlign w:val="center"/>
          </w:tcPr>
          <w:p w14:paraId="4426ED8C" w14:textId="77777777" w:rsidR="00A42DA0" w:rsidRPr="00C72EA6" w:rsidRDefault="00A42DA0" w:rsidP="007522B2">
            <w:pPr>
              <w:spacing w:after="0"/>
              <w:jc w:val="center"/>
              <w:rPr>
                <w:rFonts w:eastAsia="Times New Roman" w:cs="Calibri"/>
                <w:sz w:val="18"/>
                <w:szCs w:val="18"/>
              </w:rPr>
            </w:pPr>
            <w:r>
              <w:rPr>
                <w:rFonts w:eastAsia="Times New Roman" w:cs="Calibri"/>
                <w:sz w:val="18"/>
                <w:szCs w:val="18"/>
              </w:rPr>
              <w:t>8</w:t>
            </w:r>
          </w:p>
        </w:tc>
      </w:tr>
      <w:tr w:rsidR="00A42DA0" w:rsidRPr="007E081C" w14:paraId="17329460" w14:textId="77777777" w:rsidTr="007522B2">
        <w:trPr>
          <w:trHeight w:val="315"/>
        </w:trPr>
        <w:tc>
          <w:tcPr>
            <w:tcW w:w="2233" w:type="dxa"/>
            <w:vMerge/>
            <w:vAlign w:val="center"/>
            <w:hideMark/>
          </w:tcPr>
          <w:p w14:paraId="0BACBDA5"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7CF42A6B"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3E0C5603"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7A4C96C4" w14:textId="77777777" w:rsidR="00A42DA0" w:rsidRPr="007E081C" w:rsidRDefault="00A42DA0" w:rsidP="007522B2">
            <w:pPr>
              <w:spacing w:after="0"/>
              <w:jc w:val="left"/>
              <w:rPr>
                <w:rFonts w:eastAsia="Times New Roman" w:cs="Calibri"/>
                <w:b/>
                <w:bCs/>
                <w:szCs w:val="20"/>
              </w:rPr>
            </w:pPr>
          </w:p>
        </w:tc>
        <w:tc>
          <w:tcPr>
            <w:tcW w:w="989" w:type="dxa"/>
            <w:shd w:val="clear" w:color="auto" w:fill="auto"/>
            <w:vAlign w:val="center"/>
            <w:hideMark/>
          </w:tcPr>
          <w:p w14:paraId="6740C9B2"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71300</w:t>
            </w:r>
          </w:p>
        </w:tc>
        <w:tc>
          <w:tcPr>
            <w:tcW w:w="2610" w:type="dxa"/>
            <w:shd w:val="clear" w:color="auto" w:fill="auto"/>
            <w:vAlign w:val="center"/>
            <w:hideMark/>
          </w:tcPr>
          <w:p w14:paraId="3B86B277" w14:textId="77777777" w:rsidR="00A42DA0" w:rsidRPr="00C72EA6" w:rsidRDefault="00A42DA0" w:rsidP="007522B2">
            <w:pPr>
              <w:spacing w:after="0"/>
              <w:jc w:val="left"/>
              <w:rPr>
                <w:rFonts w:eastAsia="Times New Roman" w:cs="Calibri"/>
                <w:sz w:val="18"/>
                <w:szCs w:val="18"/>
              </w:rPr>
            </w:pPr>
            <w:r w:rsidRPr="00C72EA6">
              <w:rPr>
                <w:rFonts w:eastAsia="Times New Roman" w:cs="Calibri"/>
                <w:sz w:val="18"/>
                <w:szCs w:val="18"/>
              </w:rPr>
              <w:t>National consultants</w:t>
            </w:r>
          </w:p>
        </w:tc>
        <w:tc>
          <w:tcPr>
            <w:tcW w:w="1260" w:type="dxa"/>
            <w:shd w:val="clear" w:color="auto" w:fill="auto"/>
            <w:vAlign w:val="center"/>
          </w:tcPr>
          <w:p w14:paraId="39796249"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35,000 </w:t>
            </w:r>
          </w:p>
        </w:tc>
        <w:tc>
          <w:tcPr>
            <w:tcW w:w="1080" w:type="dxa"/>
            <w:shd w:val="clear" w:color="auto" w:fill="auto"/>
            <w:vAlign w:val="center"/>
          </w:tcPr>
          <w:p w14:paraId="00BC694F"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35,000 </w:t>
            </w:r>
          </w:p>
        </w:tc>
        <w:tc>
          <w:tcPr>
            <w:tcW w:w="1170" w:type="dxa"/>
            <w:shd w:val="clear" w:color="auto" w:fill="auto"/>
            <w:vAlign w:val="center"/>
          </w:tcPr>
          <w:p w14:paraId="5720A68F"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35,000 </w:t>
            </w:r>
          </w:p>
        </w:tc>
        <w:tc>
          <w:tcPr>
            <w:tcW w:w="990" w:type="dxa"/>
            <w:shd w:val="clear" w:color="auto" w:fill="auto"/>
            <w:vAlign w:val="center"/>
          </w:tcPr>
          <w:p w14:paraId="1AA291E5"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105,000 </w:t>
            </w:r>
          </w:p>
        </w:tc>
        <w:tc>
          <w:tcPr>
            <w:tcW w:w="833" w:type="dxa"/>
            <w:shd w:val="clear" w:color="auto" w:fill="auto"/>
            <w:vAlign w:val="center"/>
          </w:tcPr>
          <w:p w14:paraId="69C3CA3E" w14:textId="77777777" w:rsidR="00A42DA0" w:rsidRPr="00C72EA6" w:rsidRDefault="00A42DA0" w:rsidP="007522B2">
            <w:pPr>
              <w:spacing w:after="0"/>
              <w:jc w:val="center"/>
              <w:rPr>
                <w:rFonts w:eastAsia="Times New Roman" w:cs="Calibri"/>
                <w:sz w:val="18"/>
                <w:szCs w:val="18"/>
              </w:rPr>
            </w:pPr>
            <w:r>
              <w:rPr>
                <w:rFonts w:eastAsia="Times New Roman" w:cs="Calibri"/>
                <w:sz w:val="18"/>
                <w:szCs w:val="18"/>
              </w:rPr>
              <w:t>9</w:t>
            </w:r>
          </w:p>
        </w:tc>
      </w:tr>
      <w:tr w:rsidR="00A42DA0" w:rsidRPr="007E081C" w14:paraId="1DD2F2EF" w14:textId="77777777" w:rsidTr="007522B2">
        <w:trPr>
          <w:trHeight w:val="315"/>
        </w:trPr>
        <w:tc>
          <w:tcPr>
            <w:tcW w:w="2233" w:type="dxa"/>
            <w:vMerge/>
            <w:vAlign w:val="center"/>
            <w:hideMark/>
          </w:tcPr>
          <w:p w14:paraId="0A72F747"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77850E72"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46881955"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6E40BDB3" w14:textId="77777777" w:rsidR="00A42DA0" w:rsidRPr="007E081C" w:rsidRDefault="00A42DA0" w:rsidP="007522B2">
            <w:pPr>
              <w:spacing w:after="0"/>
              <w:jc w:val="left"/>
              <w:rPr>
                <w:rFonts w:eastAsia="Times New Roman" w:cs="Calibri"/>
                <w:b/>
                <w:bCs/>
                <w:szCs w:val="20"/>
              </w:rPr>
            </w:pPr>
          </w:p>
        </w:tc>
        <w:tc>
          <w:tcPr>
            <w:tcW w:w="989" w:type="dxa"/>
            <w:shd w:val="clear" w:color="auto" w:fill="auto"/>
            <w:vAlign w:val="center"/>
            <w:hideMark/>
          </w:tcPr>
          <w:p w14:paraId="44BA647A"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71400</w:t>
            </w:r>
          </w:p>
        </w:tc>
        <w:tc>
          <w:tcPr>
            <w:tcW w:w="2610" w:type="dxa"/>
            <w:shd w:val="clear" w:color="auto" w:fill="auto"/>
            <w:vAlign w:val="center"/>
            <w:hideMark/>
          </w:tcPr>
          <w:p w14:paraId="3DAD7E41" w14:textId="77777777" w:rsidR="00A42DA0" w:rsidRPr="00C72EA6" w:rsidRDefault="00A42DA0" w:rsidP="007522B2">
            <w:pPr>
              <w:spacing w:after="0"/>
              <w:jc w:val="left"/>
              <w:rPr>
                <w:rFonts w:eastAsia="Times New Roman" w:cs="Calibri"/>
                <w:sz w:val="18"/>
                <w:szCs w:val="18"/>
              </w:rPr>
            </w:pPr>
            <w:r w:rsidRPr="00C72EA6">
              <w:rPr>
                <w:rFonts w:eastAsia="Times New Roman" w:cs="Calibri"/>
                <w:sz w:val="18"/>
                <w:szCs w:val="18"/>
              </w:rPr>
              <w:t xml:space="preserve">Contractual services-Individual </w:t>
            </w:r>
          </w:p>
        </w:tc>
        <w:tc>
          <w:tcPr>
            <w:tcW w:w="1260" w:type="dxa"/>
            <w:shd w:val="clear" w:color="auto" w:fill="auto"/>
            <w:vAlign w:val="center"/>
          </w:tcPr>
          <w:p w14:paraId="43D14699"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w:t>
            </w:r>
          </w:p>
        </w:tc>
        <w:tc>
          <w:tcPr>
            <w:tcW w:w="1080" w:type="dxa"/>
            <w:shd w:val="clear" w:color="auto" w:fill="auto"/>
            <w:vAlign w:val="center"/>
          </w:tcPr>
          <w:p w14:paraId="4E8E4442"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w:t>
            </w:r>
          </w:p>
        </w:tc>
        <w:tc>
          <w:tcPr>
            <w:tcW w:w="1170" w:type="dxa"/>
            <w:shd w:val="clear" w:color="auto" w:fill="auto"/>
            <w:vAlign w:val="center"/>
          </w:tcPr>
          <w:p w14:paraId="42DD684D"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w:t>
            </w:r>
          </w:p>
        </w:tc>
        <w:tc>
          <w:tcPr>
            <w:tcW w:w="990" w:type="dxa"/>
            <w:shd w:val="clear" w:color="auto" w:fill="auto"/>
            <w:vAlign w:val="center"/>
          </w:tcPr>
          <w:p w14:paraId="42F72106"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w:t>
            </w:r>
          </w:p>
        </w:tc>
        <w:tc>
          <w:tcPr>
            <w:tcW w:w="833" w:type="dxa"/>
            <w:shd w:val="clear" w:color="auto" w:fill="auto"/>
            <w:vAlign w:val="center"/>
          </w:tcPr>
          <w:p w14:paraId="1DBAAEDC" w14:textId="77777777" w:rsidR="00A42DA0" w:rsidRPr="00C72EA6" w:rsidRDefault="00A42DA0" w:rsidP="007522B2">
            <w:pPr>
              <w:spacing w:after="0"/>
              <w:jc w:val="left"/>
              <w:rPr>
                <w:rFonts w:eastAsia="Times New Roman" w:cs="Calibri"/>
                <w:sz w:val="18"/>
                <w:szCs w:val="18"/>
              </w:rPr>
            </w:pPr>
          </w:p>
        </w:tc>
      </w:tr>
      <w:tr w:rsidR="00A42DA0" w:rsidRPr="007E081C" w14:paraId="02CB3FC2" w14:textId="77777777" w:rsidTr="007522B2">
        <w:trPr>
          <w:trHeight w:val="315"/>
        </w:trPr>
        <w:tc>
          <w:tcPr>
            <w:tcW w:w="2233" w:type="dxa"/>
            <w:vMerge/>
            <w:vAlign w:val="center"/>
            <w:hideMark/>
          </w:tcPr>
          <w:p w14:paraId="40BE7977"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66469E5F"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3E36A20A"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50F33951" w14:textId="77777777" w:rsidR="00A42DA0" w:rsidRPr="007E081C" w:rsidRDefault="00A42DA0" w:rsidP="007522B2">
            <w:pPr>
              <w:spacing w:after="0"/>
              <w:jc w:val="left"/>
              <w:rPr>
                <w:rFonts w:eastAsia="Times New Roman" w:cs="Calibri"/>
                <w:b/>
                <w:bCs/>
                <w:szCs w:val="20"/>
              </w:rPr>
            </w:pPr>
          </w:p>
        </w:tc>
        <w:tc>
          <w:tcPr>
            <w:tcW w:w="989" w:type="dxa"/>
            <w:shd w:val="clear" w:color="auto" w:fill="auto"/>
            <w:vAlign w:val="center"/>
            <w:hideMark/>
          </w:tcPr>
          <w:p w14:paraId="1DEAB08B"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72100</w:t>
            </w:r>
          </w:p>
        </w:tc>
        <w:tc>
          <w:tcPr>
            <w:tcW w:w="2610" w:type="dxa"/>
            <w:shd w:val="clear" w:color="auto" w:fill="auto"/>
            <w:vAlign w:val="center"/>
            <w:hideMark/>
          </w:tcPr>
          <w:p w14:paraId="4F838F59" w14:textId="77777777" w:rsidR="00A42DA0" w:rsidRPr="00C72EA6" w:rsidRDefault="00A42DA0" w:rsidP="007522B2">
            <w:pPr>
              <w:spacing w:after="0"/>
              <w:jc w:val="left"/>
              <w:rPr>
                <w:rFonts w:eastAsia="Times New Roman" w:cs="Calibri"/>
                <w:sz w:val="18"/>
                <w:szCs w:val="18"/>
              </w:rPr>
            </w:pPr>
            <w:r w:rsidRPr="00C72EA6">
              <w:rPr>
                <w:rFonts w:eastAsia="Times New Roman" w:cs="Calibri"/>
                <w:sz w:val="18"/>
                <w:szCs w:val="18"/>
              </w:rPr>
              <w:t xml:space="preserve">Contractual services-Companies </w:t>
            </w:r>
          </w:p>
        </w:tc>
        <w:tc>
          <w:tcPr>
            <w:tcW w:w="1260" w:type="dxa"/>
            <w:shd w:val="clear" w:color="auto" w:fill="auto"/>
            <w:vAlign w:val="center"/>
          </w:tcPr>
          <w:p w14:paraId="051F34C8"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125,000 </w:t>
            </w:r>
          </w:p>
        </w:tc>
        <w:tc>
          <w:tcPr>
            <w:tcW w:w="1080" w:type="dxa"/>
            <w:shd w:val="clear" w:color="auto" w:fill="auto"/>
            <w:vAlign w:val="center"/>
          </w:tcPr>
          <w:p w14:paraId="1938A244"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85,000 </w:t>
            </w:r>
          </w:p>
        </w:tc>
        <w:tc>
          <w:tcPr>
            <w:tcW w:w="1170" w:type="dxa"/>
            <w:shd w:val="clear" w:color="auto" w:fill="auto"/>
            <w:vAlign w:val="center"/>
          </w:tcPr>
          <w:p w14:paraId="2CB5DABA"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85,000 </w:t>
            </w:r>
          </w:p>
        </w:tc>
        <w:tc>
          <w:tcPr>
            <w:tcW w:w="990" w:type="dxa"/>
            <w:shd w:val="clear" w:color="auto" w:fill="auto"/>
            <w:vAlign w:val="center"/>
          </w:tcPr>
          <w:p w14:paraId="5794EB1C"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295,000 </w:t>
            </w:r>
          </w:p>
        </w:tc>
        <w:tc>
          <w:tcPr>
            <w:tcW w:w="833" w:type="dxa"/>
            <w:shd w:val="clear" w:color="auto" w:fill="auto"/>
            <w:vAlign w:val="center"/>
          </w:tcPr>
          <w:p w14:paraId="070C6D56" w14:textId="77777777" w:rsidR="00A42DA0" w:rsidRPr="00C72EA6" w:rsidRDefault="00A42DA0" w:rsidP="007522B2">
            <w:pPr>
              <w:spacing w:after="0"/>
              <w:jc w:val="center"/>
              <w:rPr>
                <w:rFonts w:eastAsia="Times New Roman" w:cs="Calibri"/>
                <w:sz w:val="18"/>
                <w:szCs w:val="18"/>
              </w:rPr>
            </w:pPr>
            <w:r>
              <w:rPr>
                <w:rFonts w:eastAsia="Times New Roman" w:cs="Calibri"/>
                <w:sz w:val="18"/>
                <w:szCs w:val="18"/>
              </w:rPr>
              <w:t>10</w:t>
            </w:r>
          </w:p>
        </w:tc>
      </w:tr>
      <w:tr w:rsidR="00A42DA0" w:rsidRPr="007E081C" w14:paraId="0232FA0D" w14:textId="77777777" w:rsidTr="007522B2">
        <w:trPr>
          <w:trHeight w:val="315"/>
        </w:trPr>
        <w:tc>
          <w:tcPr>
            <w:tcW w:w="2233" w:type="dxa"/>
            <w:vMerge/>
            <w:vAlign w:val="center"/>
            <w:hideMark/>
          </w:tcPr>
          <w:p w14:paraId="4A599BD7"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6ABC60F2"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57E00C96"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494FCD2E" w14:textId="77777777" w:rsidR="00A42DA0" w:rsidRPr="007E081C" w:rsidRDefault="00A42DA0" w:rsidP="007522B2">
            <w:pPr>
              <w:spacing w:after="0"/>
              <w:jc w:val="left"/>
              <w:rPr>
                <w:rFonts w:eastAsia="Times New Roman" w:cs="Calibri"/>
                <w:b/>
                <w:bCs/>
                <w:szCs w:val="20"/>
              </w:rPr>
            </w:pPr>
          </w:p>
        </w:tc>
        <w:tc>
          <w:tcPr>
            <w:tcW w:w="989" w:type="dxa"/>
            <w:shd w:val="clear" w:color="auto" w:fill="auto"/>
            <w:vAlign w:val="center"/>
            <w:hideMark/>
          </w:tcPr>
          <w:p w14:paraId="157F2CC3"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71600</w:t>
            </w:r>
          </w:p>
        </w:tc>
        <w:tc>
          <w:tcPr>
            <w:tcW w:w="2610" w:type="dxa"/>
            <w:shd w:val="clear" w:color="auto" w:fill="auto"/>
            <w:vAlign w:val="center"/>
            <w:hideMark/>
          </w:tcPr>
          <w:p w14:paraId="4AE50084" w14:textId="77777777" w:rsidR="00A42DA0" w:rsidRPr="00C72EA6" w:rsidRDefault="00A42DA0" w:rsidP="007522B2">
            <w:pPr>
              <w:spacing w:after="0"/>
              <w:jc w:val="left"/>
              <w:rPr>
                <w:rFonts w:eastAsia="Times New Roman" w:cs="Calibri"/>
                <w:sz w:val="18"/>
                <w:szCs w:val="18"/>
              </w:rPr>
            </w:pPr>
            <w:r w:rsidRPr="00C72EA6">
              <w:rPr>
                <w:rFonts w:eastAsia="Times New Roman" w:cs="Calibri"/>
                <w:sz w:val="18"/>
                <w:szCs w:val="18"/>
              </w:rPr>
              <w:t xml:space="preserve">Travel </w:t>
            </w:r>
          </w:p>
        </w:tc>
        <w:tc>
          <w:tcPr>
            <w:tcW w:w="1260" w:type="dxa"/>
            <w:shd w:val="clear" w:color="auto" w:fill="auto"/>
            <w:vAlign w:val="center"/>
          </w:tcPr>
          <w:p w14:paraId="4E51B353"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35,000 </w:t>
            </w:r>
          </w:p>
        </w:tc>
        <w:tc>
          <w:tcPr>
            <w:tcW w:w="1080" w:type="dxa"/>
            <w:shd w:val="clear" w:color="auto" w:fill="auto"/>
            <w:vAlign w:val="center"/>
          </w:tcPr>
          <w:p w14:paraId="2F595C28"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34,750 </w:t>
            </w:r>
          </w:p>
        </w:tc>
        <w:tc>
          <w:tcPr>
            <w:tcW w:w="1170" w:type="dxa"/>
            <w:shd w:val="clear" w:color="auto" w:fill="auto"/>
            <w:vAlign w:val="center"/>
          </w:tcPr>
          <w:p w14:paraId="12313EAE"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34,750 </w:t>
            </w:r>
          </w:p>
        </w:tc>
        <w:tc>
          <w:tcPr>
            <w:tcW w:w="990" w:type="dxa"/>
            <w:shd w:val="clear" w:color="auto" w:fill="auto"/>
            <w:vAlign w:val="center"/>
          </w:tcPr>
          <w:p w14:paraId="063E4C04"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104,500 </w:t>
            </w:r>
          </w:p>
        </w:tc>
        <w:tc>
          <w:tcPr>
            <w:tcW w:w="833" w:type="dxa"/>
            <w:shd w:val="clear" w:color="auto" w:fill="auto"/>
            <w:vAlign w:val="center"/>
          </w:tcPr>
          <w:p w14:paraId="1EF6EEC7" w14:textId="77777777" w:rsidR="00A42DA0" w:rsidRPr="00C72EA6" w:rsidRDefault="00A42DA0" w:rsidP="007522B2">
            <w:pPr>
              <w:spacing w:after="0"/>
              <w:jc w:val="center"/>
              <w:rPr>
                <w:rFonts w:eastAsia="Times New Roman" w:cs="Calibri"/>
                <w:sz w:val="18"/>
                <w:szCs w:val="18"/>
              </w:rPr>
            </w:pPr>
            <w:r>
              <w:rPr>
                <w:rFonts w:eastAsia="Times New Roman" w:cs="Calibri"/>
                <w:sz w:val="18"/>
                <w:szCs w:val="18"/>
              </w:rPr>
              <w:t>11</w:t>
            </w:r>
          </w:p>
        </w:tc>
      </w:tr>
      <w:tr w:rsidR="00A42DA0" w:rsidRPr="007E081C" w14:paraId="24F92B6F" w14:textId="77777777" w:rsidTr="007522B2">
        <w:trPr>
          <w:trHeight w:val="315"/>
        </w:trPr>
        <w:tc>
          <w:tcPr>
            <w:tcW w:w="2233" w:type="dxa"/>
            <w:vMerge/>
            <w:vAlign w:val="center"/>
            <w:hideMark/>
          </w:tcPr>
          <w:p w14:paraId="78AF6936"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7C642810"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2961F0DD"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2D621C49" w14:textId="77777777" w:rsidR="00A42DA0" w:rsidRPr="007E081C" w:rsidRDefault="00A42DA0" w:rsidP="007522B2">
            <w:pPr>
              <w:spacing w:after="0"/>
              <w:jc w:val="left"/>
              <w:rPr>
                <w:rFonts w:eastAsia="Times New Roman" w:cs="Calibri"/>
                <w:b/>
                <w:bCs/>
                <w:szCs w:val="20"/>
              </w:rPr>
            </w:pPr>
          </w:p>
        </w:tc>
        <w:tc>
          <w:tcPr>
            <w:tcW w:w="989" w:type="dxa"/>
            <w:shd w:val="clear" w:color="auto" w:fill="auto"/>
            <w:vAlign w:val="center"/>
            <w:hideMark/>
          </w:tcPr>
          <w:p w14:paraId="27E3F9BB"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74100</w:t>
            </w:r>
          </w:p>
        </w:tc>
        <w:tc>
          <w:tcPr>
            <w:tcW w:w="2610" w:type="dxa"/>
            <w:shd w:val="clear" w:color="auto" w:fill="auto"/>
            <w:vAlign w:val="center"/>
            <w:hideMark/>
          </w:tcPr>
          <w:p w14:paraId="6FF05345" w14:textId="77777777" w:rsidR="00A42DA0" w:rsidRPr="00C72EA6" w:rsidRDefault="00A42DA0" w:rsidP="007522B2">
            <w:pPr>
              <w:spacing w:after="0"/>
              <w:jc w:val="left"/>
              <w:rPr>
                <w:rFonts w:eastAsia="Times New Roman" w:cs="Calibri"/>
                <w:sz w:val="18"/>
                <w:szCs w:val="18"/>
              </w:rPr>
            </w:pPr>
            <w:r w:rsidRPr="00C72EA6">
              <w:rPr>
                <w:rFonts w:eastAsia="Times New Roman" w:cs="Calibri"/>
                <w:sz w:val="18"/>
                <w:szCs w:val="18"/>
              </w:rPr>
              <w:t xml:space="preserve">Professional services </w:t>
            </w:r>
          </w:p>
        </w:tc>
        <w:tc>
          <w:tcPr>
            <w:tcW w:w="1260" w:type="dxa"/>
            <w:shd w:val="clear" w:color="auto" w:fill="auto"/>
            <w:vAlign w:val="center"/>
          </w:tcPr>
          <w:p w14:paraId="71B7842F"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w:t>
            </w:r>
          </w:p>
        </w:tc>
        <w:tc>
          <w:tcPr>
            <w:tcW w:w="1080" w:type="dxa"/>
            <w:shd w:val="clear" w:color="auto" w:fill="auto"/>
            <w:vAlign w:val="center"/>
          </w:tcPr>
          <w:p w14:paraId="285704AC"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w:t>
            </w:r>
          </w:p>
        </w:tc>
        <w:tc>
          <w:tcPr>
            <w:tcW w:w="1170" w:type="dxa"/>
            <w:shd w:val="clear" w:color="auto" w:fill="auto"/>
            <w:vAlign w:val="center"/>
          </w:tcPr>
          <w:p w14:paraId="2D5B0F3B"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w:t>
            </w:r>
          </w:p>
        </w:tc>
        <w:tc>
          <w:tcPr>
            <w:tcW w:w="990" w:type="dxa"/>
            <w:shd w:val="clear" w:color="auto" w:fill="auto"/>
            <w:vAlign w:val="center"/>
          </w:tcPr>
          <w:p w14:paraId="19640E9F"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w:t>
            </w:r>
          </w:p>
        </w:tc>
        <w:tc>
          <w:tcPr>
            <w:tcW w:w="833" w:type="dxa"/>
            <w:shd w:val="clear" w:color="auto" w:fill="auto"/>
            <w:vAlign w:val="center"/>
          </w:tcPr>
          <w:p w14:paraId="2E91A87A" w14:textId="77777777" w:rsidR="00A42DA0" w:rsidRPr="00C72EA6" w:rsidRDefault="00A42DA0" w:rsidP="007522B2">
            <w:pPr>
              <w:spacing w:after="0"/>
              <w:jc w:val="left"/>
              <w:rPr>
                <w:rFonts w:eastAsia="Times New Roman" w:cs="Calibri"/>
                <w:sz w:val="18"/>
                <w:szCs w:val="18"/>
              </w:rPr>
            </w:pPr>
          </w:p>
        </w:tc>
      </w:tr>
      <w:tr w:rsidR="00A42DA0" w:rsidRPr="007E081C" w14:paraId="69A4273E" w14:textId="77777777" w:rsidTr="007522B2">
        <w:trPr>
          <w:trHeight w:val="525"/>
        </w:trPr>
        <w:tc>
          <w:tcPr>
            <w:tcW w:w="2233" w:type="dxa"/>
            <w:vMerge/>
            <w:vAlign w:val="center"/>
            <w:hideMark/>
          </w:tcPr>
          <w:p w14:paraId="0604165F"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65DAF434"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1BD769DA"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32048672" w14:textId="77777777" w:rsidR="00A42DA0" w:rsidRPr="007E081C" w:rsidRDefault="00A42DA0" w:rsidP="007522B2">
            <w:pPr>
              <w:spacing w:after="0"/>
              <w:jc w:val="left"/>
              <w:rPr>
                <w:rFonts w:eastAsia="Times New Roman" w:cs="Calibri"/>
                <w:b/>
                <w:bCs/>
                <w:szCs w:val="20"/>
              </w:rPr>
            </w:pPr>
          </w:p>
        </w:tc>
        <w:tc>
          <w:tcPr>
            <w:tcW w:w="989" w:type="dxa"/>
            <w:shd w:val="clear" w:color="auto" w:fill="auto"/>
            <w:vAlign w:val="center"/>
            <w:hideMark/>
          </w:tcPr>
          <w:p w14:paraId="72A68A5E"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75700</w:t>
            </w:r>
          </w:p>
        </w:tc>
        <w:tc>
          <w:tcPr>
            <w:tcW w:w="2610" w:type="dxa"/>
            <w:shd w:val="clear" w:color="auto" w:fill="auto"/>
            <w:vAlign w:val="center"/>
            <w:hideMark/>
          </w:tcPr>
          <w:p w14:paraId="7A1738DF" w14:textId="77777777" w:rsidR="00A42DA0" w:rsidRPr="00C72EA6" w:rsidRDefault="00A42DA0" w:rsidP="007522B2">
            <w:pPr>
              <w:spacing w:after="0"/>
              <w:jc w:val="left"/>
              <w:rPr>
                <w:rFonts w:eastAsia="Times New Roman" w:cs="Calibri"/>
                <w:sz w:val="18"/>
                <w:szCs w:val="18"/>
              </w:rPr>
            </w:pPr>
            <w:r w:rsidRPr="00B0178D">
              <w:rPr>
                <w:rFonts w:eastAsia="Times New Roman" w:cs="Calibri"/>
                <w:sz w:val="18"/>
                <w:szCs w:val="18"/>
              </w:rPr>
              <w:t>Training, workshop and conference</w:t>
            </w:r>
          </w:p>
        </w:tc>
        <w:tc>
          <w:tcPr>
            <w:tcW w:w="1260" w:type="dxa"/>
            <w:shd w:val="clear" w:color="auto" w:fill="auto"/>
            <w:vAlign w:val="center"/>
          </w:tcPr>
          <w:p w14:paraId="67EDC59C"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50,000 </w:t>
            </w:r>
          </w:p>
        </w:tc>
        <w:tc>
          <w:tcPr>
            <w:tcW w:w="1080" w:type="dxa"/>
            <w:shd w:val="clear" w:color="auto" w:fill="auto"/>
            <w:vAlign w:val="center"/>
          </w:tcPr>
          <w:p w14:paraId="27C2E297"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50,000</w:t>
            </w:r>
          </w:p>
        </w:tc>
        <w:tc>
          <w:tcPr>
            <w:tcW w:w="1170" w:type="dxa"/>
            <w:shd w:val="clear" w:color="auto" w:fill="auto"/>
            <w:vAlign w:val="center"/>
          </w:tcPr>
          <w:p w14:paraId="7A7B8A6D"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50,000</w:t>
            </w:r>
          </w:p>
        </w:tc>
        <w:tc>
          <w:tcPr>
            <w:tcW w:w="990" w:type="dxa"/>
            <w:shd w:val="clear" w:color="auto" w:fill="auto"/>
            <w:vAlign w:val="center"/>
          </w:tcPr>
          <w:p w14:paraId="707A740D"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150,000 </w:t>
            </w:r>
          </w:p>
        </w:tc>
        <w:tc>
          <w:tcPr>
            <w:tcW w:w="833" w:type="dxa"/>
            <w:shd w:val="clear" w:color="auto" w:fill="auto"/>
            <w:vAlign w:val="center"/>
          </w:tcPr>
          <w:p w14:paraId="24C30BB0" w14:textId="77777777" w:rsidR="00A42DA0" w:rsidRPr="00C72EA6" w:rsidRDefault="00A42DA0" w:rsidP="007522B2">
            <w:pPr>
              <w:spacing w:after="0"/>
              <w:jc w:val="center"/>
              <w:rPr>
                <w:rFonts w:eastAsia="Times New Roman" w:cs="Calibri"/>
                <w:sz w:val="18"/>
                <w:szCs w:val="18"/>
              </w:rPr>
            </w:pPr>
            <w:r>
              <w:rPr>
                <w:rFonts w:eastAsia="Times New Roman" w:cs="Calibri"/>
                <w:sz w:val="18"/>
                <w:szCs w:val="18"/>
              </w:rPr>
              <w:t>12</w:t>
            </w:r>
          </w:p>
        </w:tc>
      </w:tr>
      <w:tr w:rsidR="00A42DA0" w:rsidRPr="007E081C" w14:paraId="7D217D63" w14:textId="77777777" w:rsidTr="007522B2">
        <w:trPr>
          <w:trHeight w:val="435"/>
        </w:trPr>
        <w:tc>
          <w:tcPr>
            <w:tcW w:w="2233" w:type="dxa"/>
            <w:vMerge/>
            <w:vAlign w:val="center"/>
            <w:hideMark/>
          </w:tcPr>
          <w:p w14:paraId="59825A3A"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78CC41B4"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4F01800A"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0799DDF9" w14:textId="77777777" w:rsidR="00A42DA0" w:rsidRPr="007E081C" w:rsidRDefault="00A42DA0" w:rsidP="007522B2">
            <w:pPr>
              <w:spacing w:after="0"/>
              <w:jc w:val="left"/>
              <w:rPr>
                <w:rFonts w:eastAsia="Times New Roman" w:cs="Calibri"/>
                <w:b/>
                <w:bCs/>
                <w:szCs w:val="20"/>
              </w:rPr>
            </w:pPr>
          </w:p>
        </w:tc>
        <w:tc>
          <w:tcPr>
            <w:tcW w:w="989" w:type="dxa"/>
            <w:shd w:val="clear" w:color="auto" w:fill="auto"/>
            <w:vAlign w:val="center"/>
            <w:hideMark/>
          </w:tcPr>
          <w:p w14:paraId="34E540DF"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74200</w:t>
            </w:r>
          </w:p>
        </w:tc>
        <w:tc>
          <w:tcPr>
            <w:tcW w:w="2610" w:type="dxa"/>
            <w:shd w:val="clear" w:color="auto" w:fill="auto"/>
            <w:vAlign w:val="center"/>
            <w:hideMark/>
          </w:tcPr>
          <w:p w14:paraId="59F67351" w14:textId="77777777" w:rsidR="00A42DA0" w:rsidRPr="00C72EA6" w:rsidRDefault="00A42DA0" w:rsidP="007522B2">
            <w:pPr>
              <w:spacing w:after="0"/>
              <w:jc w:val="left"/>
              <w:rPr>
                <w:rFonts w:eastAsia="Times New Roman" w:cs="Calibri"/>
                <w:sz w:val="18"/>
                <w:szCs w:val="18"/>
              </w:rPr>
            </w:pPr>
            <w:r w:rsidRPr="00B0178D">
              <w:rPr>
                <w:rFonts w:eastAsia="Times New Roman" w:cs="Calibri"/>
                <w:sz w:val="18"/>
                <w:szCs w:val="18"/>
              </w:rPr>
              <w:t>Audio Visual &amp; Print Prod Costs</w:t>
            </w:r>
          </w:p>
        </w:tc>
        <w:tc>
          <w:tcPr>
            <w:tcW w:w="1260" w:type="dxa"/>
            <w:shd w:val="clear" w:color="auto" w:fill="auto"/>
            <w:vAlign w:val="center"/>
          </w:tcPr>
          <w:p w14:paraId="5EB2CF21"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20,000 </w:t>
            </w:r>
          </w:p>
        </w:tc>
        <w:tc>
          <w:tcPr>
            <w:tcW w:w="1080" w:type="dxa"/>
            <w:shd w:val="clear" w:color="auto" w:fill="auto"/>
            <w:vAlign w:val="center"/>
          </w:tcPr>
          <w:p w14:paraId="0CC103A0"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20,000 </w:t>
            </w:r>
          </w:p>
        </w:tc>
        <w:tc>
          <w:tcPr>
            <w:tcW w:w="1170" w:type="dxa"/>
            <w:shd w:val="clear" w:color="auto" w:fill="auto"/>
            <w:vAlign w:val="center"/>
          </w:tcPr>
          <w:p w14:paraId="63B4D469"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20,000 </w:t>
            </w:r>
          </w:p>
        </w:tc>
        <w:tc>
          <w:tcPr>
            <w:tcW w:w="990" w:type="dxa"/>
            <w:shd w:val="clear" w:color="auto" w:fill="auto"/>
            <w:vAlign w:val="center"/>
          </w:tcPr>
          <w:p w14:paraId="2B459E55"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60,000 </w:t>
            </w:r>
          </w:p>
        </w:tc>
        <w:tc>
          <w:tcPr>
            <w:tcW w:w="833" w:type="dxa"/>
            <w:shd w:val="clear" w:color="auto" w:fill="auto"/>
            <w:vAlign w:val="center"/>
          </w:tcPr>
          <w:p w14:paraId="28D7E2B8" w14:textId="77777777" w:rsidR="00A42DA0" w:rsidRPr="00C72EA6" w:rsidRDefault="00A42DA0" w:rsidP="007522B2">
            <w:pPr>
              <w:spacing w:after="0"/>
              <w:jc w:val="center"/>
              <w:rPr>
                <w:rFonts w:eastAsia="Times New Roman" w:cs="Calibri"/>
                <w:sz w:val="18"/>
                <w:szCs w:val="18"/>
              </w:rPr>
            </w:pPr>
            <w:r>
              <w:rPr>
                <w:rFonts w:eastAsia="Times New Roman" w:cs="Calibri"/>
                <w:sz w:val="18"/>
                <w:szCs w:val="18"/>
              </w:rPr>
              <w:t>13</w:t>
            </w:r>
          </w:p>
        </w:tc>
      </w:tr>
      <w:tr w:rsidR="00A42DA0" w:rsidRPr="007E081C" w14:paraId="714CDD0D" w14:textId="77777777" w:rsidTr="007522B2">
        <w:trPr>
          <w:trHeight w:val="315"/>
        </w:trPr>
        <w:tc>
          <w:tcPr>
            <w:tcW w:w="2233" w:type="dxa"/>
            <w:vMerge/>
            <w:vAlign w:val="center"/>
            <w:hideMark/>
          </w:tcPr>
          <w:p w14:paraId="08D44949"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530C34FC"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16597B9F"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01E82E99" w14:textId="77777777" w:rsidR="00A42DA0" w:rsidRPr="007E081C" w:rsidRDefault="00A42DA0" w:rsidP="007522B2">
            <w:pPr>
              <w:spacing w:after="0"/>
              <w:jc w:val="left"/>
              <w:rPr>
                <w:rFonts w:eastAsia="Times New Roman" w:cs="Calibri"/>
                <w:b/>
                <w:bCs/>
                <w:szCs w:val="20"/>
              </w:rPr>
            </w:pPr>
          </w:p>
        </w:tc>
        <w:tc>
          <w:tcPr>
            <w:tcW w:w="989" w:type="dxa"/>
            <w:shd w:val="clear" w:color="auto" w:fill="auto"/>
            <w:vAlign w:val="center"/>
            <w:hideMark/>
          </w:tcPr>
          <w:p w14:paraId="43506106"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72200</w:t>
            </w:r>
          </w:p>
        </w:tc>
        <w:tc>
          <w:tcPr>
            <w:tcW w:w="2610" w:type="dxa"/>
            <w:shd w:val="clear" w:color="auto" w:fill="auto"/>
            <w:vAlign w:val="center"/>
            <w:hideMark/>
          </w:tcPr>
          <w:p w14:paraId="7DA6FAEB" w14:textId="77777777" w:rsidR="00A42DA0" w:rsidRPr="00C72EA6" w:rsidRDefault="00A42DA0" w:rsidP="007522B2">
            <w:pPr>
              <w:spacing w:after="0"/>
              <w:jc w:val="left"/>
              <w:rPr>
                <w:rFonts w:eastAsia="Times New Roman" w:cs="Calibri"/>
                <w:sz w:val="18"/>
                <w:szCs w:val="18"/>
              </w:rPr>
            </w:pPr>
            <w:r w:rsidRPr="00C72EA6">
              <w:rPr>
                <w:rFonts w:eastAsia="Times New Roman" w:cs="Calibri"/>
                <w:sz w:val="18"/>
                <w:szCs w:val="18"/>
              </w:rPr>
              <w:t xml:space="preserve">Equipment and furniture </w:t>
            </w:r>
          </w:p>
        </w:tc>
        <w:tc>
          <w:tcPr>
            <w:tcW w:w="1260" w:type="dxa"/>
            <w:shd w:val="clear" w:color="auto" w:fill="auto"/>
            <w:vAlign w:val="center"/>
          </w:tcPr>
          <w:p w14:paraId="09F5151E"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533,500 </w:t>
            </w:r>
          </w:p>
        </w:tc>
        <w:tc>
          <w:tcPr>
            <w:tcW w:w="1080" w:type="dxa"/>
            <w:shd w:val="clear" w:color="auto" w:fill="auto"/>
            <w:vAlign w:val="center"/>
          </w:tcPr>
          <w:p w14:paraId="1A37CA3C"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50,000 </w:t>
            </w:r>
          </w:p>
        </w:tc>
        <w:tc>
          <w:tcPr>
            <w:tcW w:w="1170" w:type="dxa"/>
            <w:shd w:val="clear" w:color="auto" w:fill="auto"/>
            <w:vAlign w:val="center"/>
          </w:tcPr>
          <w:p w14:paraId="69562B53"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50,000 </w:t>
            </w:r>
          </w:p>
        </w:tc>
        <w:tc>
          <w:tcPr>
            <w:tcW w:w="990" w:type="dxa"/>
            <w:shd w:val="clear" w:color="auto" w:fill="auto"/>
            <w:vAlign w:val="center"/>
          </w:tcPr>
          <w:p w14:paraId="29C8EC97"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633,500 </w:t>
            </w:r>
          </w:p>
        </w:tc>
        <w:tc>
          <w:tcPr>
            <w:tcW w:w="833" w:type="dxa"/>
            <w:shd w:val="clear" w:color="auto" w:fill="auto"/>
            <w:vAlign w:val="center"/>
          </w:tcPr>
          <w:p w14:paraId="1C2923BD" w14:textId="77777777" w:rsidR="00A42DA0" w:rsidRPr="00C72EA6" w:rsidRDefault="00A42DA0" w:rsidP="007522B2">
            <w:pPr>
              <w:spacing w:after="0"/>
              <w:jc w:val="center"/>
              <w:rPr>
                <w:rFonts w:eastAsia="Times New Roman" w:cs="Calibri"/>
                <w:sz w:val="18"/>
                <w:szCs w:val="18"/>
              </w:rPr>
            </w:pPr>
            <w:r>
              <w:rPr>
                <w:rFonts w:eastAsia="Times New Roman" w:cs="Calibri"/>
                <w:sz w:val="18"/>
                <w:szCs w:val="18"/>
              </w:rPr>
              <w:t>14</w:t>
            </w:r>
          </w:p>
        </w:tc>
      </w:tr>
      <w:tr w:rsidR="00A42DA0" w:rsidRPr="007E081C" w14:paraId="429F9A93" w14:textId="77777777" w:rsidTr="007522B2">
        <w:trPr>
          <w:trHeight w:val="315"/>
        </w:trPr>
        <w:tc>
          <w:tcPr>
            <w:tcW w:w="2233" w:type="dxa"/>
            <w:vMerge/>
            <w:vAlign w:val="center"/>
            <w:hideMark/>
          </w:tcPr>
          <w:p w14:paraId="2CC9424C"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400119C7"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0546BBAB"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059A3078" w14:textId="77777777" w:rsidR="00A42DA0" w:rsidRPr="007E081C" w:rsidRDefault="00A42DA0" w:rsidP="007522B2">
            <w:pPr>
              <w:spacing w:after="0"/>
              <w:jc w:val="left"/>
              <w:rPr>
                <w:rFonts w:eastAsia="Times New Roman" w:cs="Calibri"/>
                <w:b/>
                <w:bCs/>
                <w:szCs w:val="20"/>
              </w:rPr>
            </w:pPr>
          </w:p>
        </w:tc>
        <w:tc>
          <w:tcPr>
            <w:tcW w:w="989" w:type="dxa"/>
            <w:shd w:val="clear" w:color="auto" w:fill="auto"/>
            <w:vAlign w:val="center"/>
            <w:hideMark/>
          </w:tcPr>
          <w:p w14:paraId="0742188E"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72800</w:t>
            </w:r>
          </w:p>
        </w:tc>
        <w:tc>
          <w:tcPr>
            <w:tcW w:w="2610" w:type="dxa"/>
            <w:shd w:val="clear" w:color="auto" w:fill="auto"/>
            <w:vAlign w:val="center"/>
            <w:hideMark/>
          </w:tcPr>
          <w:p w14:paraId="0DB4B277" w14:textId="77777777" w:rsidR="00A42DA0" w:rsidRPr="00C72EA6" w:rsidRDefault="00A42DA0" w:rsidP="007522B2">
            <w:pPr>
              <w:spacing w:after="0"/>
              <w:jc w:val="left"/>
              <w:rPr>
                <w:rFonts w:eastAsia="Times New Roman" w:cs="Calibri"/>
                <w:sz w:val="18"/>
                <w:szCs w:val="18"/>
              </w:rPr>
            </w:pPr>
            <w:r w:rsidRPr="00C72EA6">
              <w:rPr>
                <w:rFonts w:eastAsia="Times New Roman" w:cs="Calibri"/>
                <w:sz w:val="18"/>
                <w:szCs w:val="18"/>
              </w:rPr>
              <w:t xml:space="preserve">Information Technology Equipmt </w:t>
            </w:r>
          </w:p>
        </w:tc>
        <w:tc>
          <w:tcPr>
            <w:tcW w:w="1260" w:type="dxa"/>
            <w:shd w:val="clear" w:color="auto" w:fill="auto"/>
            <w:vAlign w:val="center"/>
          </w:tcPr>
          <w:p w14:paraId="682F3F84"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1,000 </w:t>
            </w:r>
          </w:p>
        </w:tc>
        <w:tc>
          <w:tcPr>
            <w:tcW w:w="1080" w:type="dxa"/>
            <w:shd w:val="clear" w:color="auto" w:fill="auto"/>
            <w:vAlign w:val="center"/>
          </w:tcPr>
          <w:p w14:paraId="77A4A54F"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1,000</w:t>
            </w:r>
          </w:p>
        </w:tc>
        <w:tc>
          <w:tcPr>
            <w:tcW w:w="1170" w:type="dxa"/>
            <w:shd w:val="clear" w:color="auto" w:fill="auto"/>
            <w:vAlign w:val="center"/>
          </w:tcPr>
          <w:p w14:paraId="0266B94B"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1,000  </w:t>
            </w:r>
          </w:p>
        </w:tc>
        <w:tc>
          <w:tcPr>
            <w:tcW w:w="990" w:type="dxa"/>
            <w:shd w:val="clear" w:color="auto" w:fill="auto"/>
            <w:vAlign w:val="center"/>
          </w:tcPr>
          <w:p w14:paraId="39DF33CF"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3,000 </w:t>
            </w:r>
          </w:p>
        </w:tc>
        <w:tc>
          <w:tcPr>
            <w:tcW w:w="833" w:type="dxa"/>
            <w:shd w:val="clear" w:color="auto" w:fill="auto"/>
            <w:vAlign w:val="center"/>
          </w:tcPr>
          <w:p w14:paraId="42D36391" w14:textId="77777777" w:rsidR="00A42DA0" w:rsidRPr="00C72EA6" w:rsidRDefault="00A42DA0" w:rsidP="007522B2">
            <w:pPr>
              <w:spacing w:after="0"/>
              <w:jc w:val="center"/>
              <w:rPr>
                <w:rFonts w:eastAsia="Times New Roman" w:cs="Calibri"/>
                <w:sz w:val="18"/>
                <w:szCs w:val="18"/>
              </w:rPr>
            </w:pPr>
            <w:r>
              <w:rPr>
                <w:rFonts w:eastAsia="Times New Roman" w:cs="Calibri"/>
                <w:sz w:val="18"/>
                <w:szCs w:val="18"/>
              </w:rPr>
              <w:t>15</w:t>
            </w:r>
          </w:p>
        </w:tc>
      </w:tr>
      <w:tr w:rsidR="00A42DA0" w:rsidRPr="007E081C" w14:paraId="6AD306D8" w14:textId="77777777" w:rsidTr="007522B2">
        <w:trPr>
          <w:trHeight w:val="315"/>
        </w:trPr>
        <w:tc>
          <w:tcPr>
            <w:tcW w:w="2233" w:type="dxa"/>
            <w:vMerge/>
            <w:vAlign w:val="center"/>
          </w:tcPr>
          <w:p w14:paraId="7FF9DEA0" w14:textId="77777777" w:rsidR="00A42DA0" w:rsidRPr="007E081C" w:rsidRDefault="00A42DA0" w:rsidP="007522B2">
            <w:pPr>
              <w:spacing w:after="0"/>
              <w:jc w:val="left"/>
              <w:rPr>
                <w:rFonts w:eastAsia="Times New Roman" w:cs="Calibri"/>
                <w:b/>
                <w:bCs/>
                <w:szCs w:val="20"/>
              </w:rPr>
            </w:pPr>
          </w:p>
        </w:tc>
        <w:tc>
          <w:tcPr>
            <w:tcW w:w="1381" w:type="dxa"/>
            <w:vMerge/>
            <w:vAlign w:val="center"/>
          </w:tcPr>
          <w:p w14:paraId="2FDEAF8A" w14:textId="77777777" w:rsidR="00A42DA0" w:rsidRPr="007E081C" w:rsidRDefault="00A42DA0" w:rsidP="007522B2">
            <w:pPr>
              <w:spacing w:after="0"/>
              <w:jc w:val="left"/>
              <w:rPr>
                <w:rFonts w:eastAsia="Times New Roman" w:cs="Calibri"/>
                <w:b/>
                <w:bCs/>
                <w:szCs w:val="20"/>
              </w:rPr>
            </w:pPr>
          </w:p>
        </w:tc>
        <w:tc>
          <w:tcPr>
            <w:tcW w:w="753" w:type="dxa"/>
            <w:vMerge/>
            <w:vAlign w:val="center"/>
          </w:tcPr>
          <w:p w14:paraId="0D010E16" w14:textId="77777777" w:rsidR="00A42DA0" w:rsidRPr="007E081C" w:rsidRDefault="00A42DA0" w:rsidP="007522B2">
            <w:pPr>
              <w:spacing w:after="0"/>
              <w:jc w:val="left"/>
              <w:rPr>
                <w:rFonts w:eastAsia="Times New Roman" w:cs="Calibri"/>
                <w:b/>
                <w:bCs/>
                <w:szCs w:val="20"/>
              </w:rPr>
            </w:pPr>
          </w:p>
        </w:tc>
        <w:tc>
          <w:tcPr>
            <w:tcW w:w="764" w:type="dxa"/>
            <w:vMerge/>
            <w:vAlign w:val="center"/>
          </w:tcPr>
          <w:p w14:paraId="7C862A5F" w14:textId="77777777" w:rsidR="00A42DA0" w:rsidRPr="007E081C" w:rsidRDefault="00A42DA0" w:rsidP="007522B2">
            <w:pPr>
              <w:spacing w:after="0"/>
              <w:jc w:val="left"/>
              <w:rPr>
                <w:rFonts w:eastAsia="Times New Roman" w:cs="Calibri"/>
                <w:b/>
                <w:bCs/>
                <w:szCs w:val="20"/>
              </w:rPr>
            </w:pPr>
          </w:p>
        </w:tc>
        <w:tc>
          <w:tcPr>
            <w:tcW w:w="989" w:type="dxa"/>
            <w:shd w:val="clear" w:color="auto" w:fill="auto"/>
            <w:vAlign w:val="center"/>
          </w:tcPr>
          <w:p w14:paraId="42146A2F" w14:textId="77777777" w:rsidR="00A42DA0" w:rsidRPr="00C72EA6" w:rsidRDefault="00A42DA0" w:rsidP="007522B2">
            <w:pPr>
              <w:spacing w:after="0"/>
              <w:jc w:val="center"/>
              <w:rPr>
                <w:rFonts w:eastAsia="Times New Roman" w:cs="Calibri"/>
                <w:sz w:val="18"/>
                <w:szCs w:val="18"/>
              </w:rPr>
            </w:pPr>
            <w:r w:rsidRPr="00C72EA6">
              <w:rPr>
                <w:rFonts w:cs="Calibri"/>
                <w:sz w:val="18"/>
                <w:szCs w:val="18"/>
              </w:rPr>
              <w:t>72500</w:t>
            </w:r>
          </w:p>
        </w:tc>
        <w:tc>
          <w:tcPr>
            <w:tcW w:w="2610" w:type="dxa"/>
            <w:shd w:val="clear" w:color="auto" w:fill="auto"/>
            <w:vAlign w:val="center"/>
          </w:tcPr>
          <w:p w14:paraId="243A67AA" w14:textId="77777777" w:rsidR="00A42DA0" w:rsidRPr="00C72EA6" w:rsidRDefault="00A42DA0" w:rsidP="007522B2">
            <w:pPr>
              <w:spacing w:after="0"/>
              <w:jc w:val="left"/>
              <w:rPr>
                <w:rFonts w:eastAsia="Times New Roman" w:cs="Calibri"/>
                <w:sz w:val="18"/>
                <w:szCs w:val="18"/>
              </w:rPr>
            </w:pPr>
            <w:r w:rsidRPr="00C72EA6">
              <w:rPr>
                <w:rFonts w:cs="Calibri"/>
                <w:sz w:val="18"/>
                <w:szCs w:val="18"/>
              </w:rPr>
              <w:t xml:space="preserve">Supplies </w:t>
            </w:r>
          </w:p>
        </w:tc>
        <w:tc>
          <w:tcPr>
            <w:tcW w:w="1260" w:type="dxa"/>
            <w:shd w:val="clear" w:color="auto" w:fill="auto"/>
            <w:vAlign w:val="center"/>
          </w:tcPr>
          <w:p w14:paraId="6FA7AF62"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w:t>
            </w:r>
          </w:p>
        </w:tc>
        <w:tc>
          <w:tcPr>
            <w:tcW w:w="1080" w:type="dxa"/>
            <w:shd w:val="clear" w:color="auto" w:fill="auto"/>
            <w:vAlign w:val="center"/>
          </w:tcPr>
          <w:p w14:paraId="0F003F83"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w:t>
            </w:r>
          </w:p>
        </w:tc>
        <w:tc>
          <w:tcPr>
            <w:tcW w:w="1170" w:type="dxa"/>
            <w:shd w:val="clear" w:color="auto" w:fill="auto"/>
            <w:vAlign w:val="center"/>
          </w:tcPr>
          <w:p w14:paraId="17913047"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w:t>
            </w:r>
          </w:p>
        </w:tc>
        <w:tc>
          <w:tcPr>
            <w:tcW w:w="990" w:type="dxa"/>
            <w:shd w:val="clear" w:color="auto" w:fill="auto"/>
            <w:vAlign w:val="center"/>
          </w:tcPr>
          <w:p w14:paraId="37F5C34C"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w:t>
            </w:r>
          </w:p>
        </w:tc>
        <w:tc>
          <w:tcPr>
            <w:tcW w:w="833" w:type="dxa"/>
            <w:shd w:val="clear" w:color="auto" w:fill="auto"/>
            <w:vAlign w:val="center"/>
          </w:tcPr>
          <w:p w14:paraId="6A521A97" w14:textId="77777777" w:rsidR="00A42DA0" w:rsidRPr="00C72EA6" w:rsidRDefault="00A42DA0" w:rsidP="007522B2">
            <w:pPr>
              <w:spacing w:after="0"/>
              <w:jc w:val="center"/>
              <w:rPr>
                <w:rFonts w:eastAsia="Times New Roman" w:cs="Calibri"/>
                <w:sz w:val="18"/>
                <w:szCs w:val="18"/>
              </w:rPr>
            </w:pPr>
          </w:p>
        </w:tc>
      </w:tr>
      <w:tr w:rsidR="00A42DA0" w:rsidRPr="007E081C" w14:paraId="61C675DF" w14:textId="77777777" w:rsidTr="007522B2">
        <w:trPr>
          <w:trHeight w:val="315"/>
        </w:trPr>
        <w:tc>
          <w:tcPr>
            <w:tcW w:w="2233" w:type="dxa"/>
            <w:vMerge/>
            <w:vAlign w:val="center"/>
          </w:tcPr>
          <w:p w14:paraId="3CBA6D34" w14:textId="77777777" w:rsidR="00A42DA0" w:rsidRPr="007E081C" w:rsidRDefault="00A42DA0" w:rsidP="007522B2">
            <w:pPr>
              <w:spacing w:after="0"/>
              <w:jc w:val="left"/>
              <w:rPr>
                <w:rFonts w:eastAsia="Times New Roman" w:cs="Calibri"/>
                <w:b/>
                <w:bCs/>
                <w:szCs w:val="20"/>
              </w:rPr>
            </w:pPr>
          </w:p>
        </w:tc>
        <w:tc>
          <w:tcPr>
            <w:tcW w:w="1381" w:type="dxa"/>
            <w:vMerge/>
            <w:vAlign w:val="center"/>
          </w:tcPr>
          <w:p w14:paraId="56FC2A8C" w14:textId="77777777" w:rsidR="00A42DA0" w:rsidRPr="007E081C" w:rsidRDefault="00A42DA0" w:rsidP="007522B2">
            <w:pPr>
              <w:spacing w:after="0"/>
              <w:jc w:val="left"/>
              <w:rPr>
                <w:rFonts w:eastAsia="Times New Roman" w:cs="Calibri"/>
                <w:b/>
                <w:bCs/>
                <w:szCs w:val="20"/>
              </w:rPr>
            </w:pPr>
          </w:p>
        </w:tc>
        <w:tc>
          <w:tcPr>
            <w:tcW w:w="753" w:type="dxa"/>
            <w:vMerge/>
            <w:vAlign w:val="center"/>
          </w:tcPr>
          <w:p w14:paraId="22F921B7" w14:textId="77777777" w:rsidR="00A42DA0" w:rsidRPr="007E081C" w:rsidRDefault="00A42DA0" w:rsidP="007522B2">
            <w:pPr>
              <w:spacing w:after="0"/>
              <w:jc w:val="left"/>
              <w:rPr>
                <w:rFonts w:eastAsia="Times New Roman" w:cs="Calibri"/>
                <w:b/>
                <w:bCs/>
                <w:szCs w:val="20"/>
              </w:rPr>
            </w:pPr>
          </w:p>
        </w:tc>
        <w:tc>
          <w:tcPr>
            <w:tcW w:w="764" w:type="dxa"/>
            <w:vMerge/>
            <w:vAlign w:val="center"/>
          </w:tcPr>
          <w:p w14:paraId="4A8F2FB0" w14:textId="77777777" w:rsidR="00A42DA0" w:rsidRPr="007E081C" w:rsidRDefault="00A42DA0" w:rsidP="007522B2">
            <w:pPr>
              <w:spacing w:after="0"/>
              <w:jc w:val="left"/>
              <w:rPr>
                <w:rFonts w:eastAsia="Times New Roman" w:cs="Calibri"/>
                <w:b/>
                <w:bCs/>
                <w:szCs w:val="20"/>
              </w:rPr>
            </w:pPr>
          </w:p>
        </w:tc>
        <w:tc>
          <w:tcPr>
            <w:tcW w:w="989" w:type="dxa"/>
            <w:shd w:val="clear" w:color="auto" w:fill="auto"/>
            <w:vAlign w:val="center"/>
          </w:tcPr>
          <w:p w14:paraId="72255457" w14:textId="77777777" w:rsidR="00A42DA0" w:rsidRPr="00C72EA6" w:rsidRDefault="00A42DA0" w:rsidP="007522B2">
            <w:pPr>
              <w:spacing w:after="0"/>
              <w:jc w:val="center"/>
              <w:rPr>
                <w:rFonts w:eastAsia="Times New Roman" w:cs="Calibri"/>
                <w:sz w:val="18"/>
                <w:szCs w:val="18"/>
              </w:rPr>
            </w:pPr>
            <w:r w:rsidRPr="00C72EA6">
              <w:rPr>
                <w:rFonts w:cs="Calibri"/>
                <w:sz w:val="18"/>
                <w:szCs w:val="18"/>
              </w:rPr>
              <w:t>73300</w:t>
            </w:r>
          </w:p>
        </w:tc>
        <w:tc>
          <w:tcPr>
            <w:tcW w:w="2610" w:type="dxa"/>
            <w:shd w:val="clear" w:color="auto" w:fill="auto"/>
            <w:vAlign w:val="center"/>
          </w:tcPr>
          <w:p w14:paraId="1D2192E8" w14:textId="77777777" w:rsidR="00A42DA0" w:rsidRPr="00C72EA6" w:rsidRDefault="00A42DA0" w:rsidP="007522B2">
            <w:pPr>
              <w:spacing w:after="0"/>
              <w:jc w:val="left"/>
              <w:rPr>
                <w:rFonts w:eastAsia="Times New Roman" w:cs="Calibri"/>
                <w:sz w:val="18"/>
                <w:szCs w:val="18"/>
              </w:rPr>
            </w:pPr>
            <w:r w:rsidRPr="00C72EA6">
              <w:rPr>
                <w:rFonts w:cs="Calibri"/>
                <w:sz w:val="18"/>
                <w:szCs w:val="18"/>
              </w:rPr>
              <w:t xml:space="preserve">Rental of Information Technology Equipment </w:t>
            </w:r>
          </w:p>
        </w:tc>
        <w:tc>
          <w:tcPr>
            <w:tcW w:w="1260" w:type="dxa"/>
            <w:shd w:val="clear" w:color="auto" w:fill="auto"/>
            <w:vAlign w:val="center"/>
          </w:tcPr>
          <w:p w14:paraId="2C0D8727"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w:t>
            </w:r>
          </w:p>
        </w:tc>
        <w:tc>
          <w:tcPr>
            <w:tcW w:w="1080" w:type="dxa"/>
            <w:shd w:val="clear" w:color="auto" w:fill="auto"/>
            <w:vAlign w:val="center"/>
          </w:tcPr>
          <w:p w14:paraId="1E06B7D7"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w:t>
            </w:r>
          </w:p>
        </w:tc>
        <w:tc>
          <w:tcPr>
            <w:tcW w:w="1170" w:type="dxa"/>
            <w:shd w:val="clear" w:color="auto" w:fill="auto"/>
            <w:vAlign w:val="center"/>
          </w:tcPr>
          <w:p w14:paraId="02C77053"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w:t>
            </w:r>
          </w:p>
        </w:tc>
        <w:tc>
          <w:tcPr>
            <w:tcW w:w="990" w:type="dxa"/>
            <w:shd w:val="clear" w:color="auto" w:fill="auto"/>
            <w:vAlign w:val="center"/>
          </w:tcPr>
          <w:p w14:paraId="382CE2FD"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 </w:t>
            </w:r>
          </w:p>
        </w:tc>
        <w:tc>
          <w:tcPr>
            <w:tcW w:w="833" w:type="dxa"/>
            <w:shd w:val="clear" w:color="auto" w:fill="auto"/>
            <w:vAlign w:val="center"/>
          </w:tcPr>
          <w:p w14:paraId="2D0CDEA7" w14:textId="77777777" w:rsidR="00A42DA0" w:rsidRPr="00C72EA6" w:rsidRDefault="00A42DA0" w:rsidP="007522B2">
            <w:pPr>
              <w:spacing w:after="0"/>
              <w:jc w:val="center"/>
              <w:rPr>
                <w:rFonts w:eastAsia="Times New Roman" w:cs="Calibri"/>
                <w:sz w:val="18"/>
                <w:szCs w:val="18"/>
              </w:rPr>
            </w:pPr>
          </w:p>
        </w:tc>
      </w:tr>
      <w:tr w:rsidR="00A42DA0" w:rsidRPr="007E081C" w14:paraId="7119FAA4" w14:textId="77777777" w:rsidTr="007522B2">
        <w:trPr>
          <w:trHeight w:val="315"/>
        </w:trPr>
        <w:tc>
          <w:tcPr>
            <w:tcW w:w="2233" w:type="dxa"/>
            <w:vMerge/>
            <w:vAlign w:val="center"/>
            <w:hideMark/>
          </w:tcPr>
          <w:p w14:paraId="15A4D79D"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6FF04F37"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711BDF1F"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554BA910" w14:textId="77777777" w:rsidR="00A42DA0" w:rsidRPr="007E081C" w:rsidRDefault="00A42DA0" w:rsidP="007522B2">
            <w:pPr>
              <w:spacing w:after="0"/>
              <w:jc w:val="left"/>
              <w:rPr>
                <w:rFonts w:eastAsia="Times New Roman" w:cs="Calibri"/>
                <w:b/>
                <w:bCs/>
                <w:szCs w:val="20"/>
              </w:rPr>
            </w:pPr>
          </w:p>
        </w:tc>
        <w:tc>
          <w:tcPr>
            <w:tcW w:w="989" w:type="dxa"/>
            <w:shd w:val="clear" w:color="auto" w:fill="auto"/>
            <w:vAlign w:val="center"/>
            <w:hideMark/>
          </w:tcPr>
          <w:p w14:paraId="52A1ADF1"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74500</w:t>
            </w:r>
          </w:p>
        </w:tc>
        <w:tc>
          <w:tcPr>
            <w:tcW w:w="2610" w:type="dxa"/>
            <w:shd w:val="clear" w:color="auto" w:fill="auto"/>
            <w:vAlign w:val="center"/>
            <w:hideMark/>
          </w:tcPr>
          <w:p w14:paraId="1F9ADC4E" w14:textId="77777777" w:rsidR="00A42DA0" w:rsidRPr="00C72EA6" w:rsidRDefault="00A42DA0" w:rsidP="007522B2">
            <w:pPr>
              <w:spacing w:after="0"/>
              <w:jc w:val="left"/>
              <w:rPr>
                <w:rFonts w:eastAsia="Times New Roman" w:cs="Calibri"/>
                <w:sz w:val="18"/>
                <w:szCs w:val="18"/>
              </w:rPr>
            </w:pPr>
            <w:r w:rsidRPr="00C72EA6">
              <w:rPr>
                <w:rFonts w:eastAsia="Times New Roman" w:cs="Calibri"/>
                <w:sz w:val="18"/>
                <w:szCs w:val="18"/>
              </w:rPr>
              <w:t xml:space="preserve">Miscellaneous </w:t>
            </w:r>
          </w:p>
        </w:tc>
        <w:tc>
          <w:tcPr>
            <w:tcW w:w="1260" w:type="dxa"/>
            <w:shd w:val="clear" w:color="auto" w:fill="auto"/>
            <w:vAlign w:val="center"/>
          </w:tcPr>
          <w:p w14:paraId="13026971"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3,300 </w:t>
            </w:r>
          </w:p>
        </w:tc>
        <w:tc>
          <w:tcPr>
            <w:tcW w:w="1080" w:type="dxa"/>
            <w:shd w:val="clear" w:color="auto" w:fill="auto"/>
            <w:vAlign w:val="center"/>
          </w:tcPr>
          <w:p w14:paraId="5E93C401"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3,300 </w:t>
            </w:r>
          </w:p>
        </w:tc>
        <w:tc>
          <w:tcPr>
            <w:tcW w:w="1170" w:type="dxa"/>
            <w:shd w:val="clear" w:color="auto" w:fill="auto"/>
            <w:vAlign w:val="center"/>
          </w:tcPr>
          <w:p w14:paraId="65D33DCB"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3,400 </w:t>
            </w:r>
          </w:p>
        </w:tc>
        <w:tc>
          <w:tcPr>
            <w:tcW w:w="990" w:type="dxa"/>
            <w:shd w:val="clear" w:color="auto" w:fill="auto"/>
            <w:vAlign w:val="center"/>
          </w:tcPr>
          <w:p w14:paraId="73F67002"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10</w:t>
            </w:r>
            <w:r>
              <w:rPr>
                <w:rFonts w:cs="Calibri"/>
                <w:sz w:val="18"/>
                <w:szCs w:val="18"/>
              </w:rPr>
              <w:t>,</w:t>
            </w:r>
            <w:r w:rsidRPr="00C72EA6">
              <w:rPr>
                <w:rFonts w:cs="Calibri"/>
                <w:sz w:val="18"/>
                <w:szCs w:val="18"/>
              </w:rPr>
              <w:t>0</w:t>
            </w:r>
            <w:r>
              <w:rPr>
                <w:rFonts w:cs="Calibri"/>
                <w:sz w:val="18"/>
                <w:szCs w:val="18"/>
              </w:rPr>
              <w:t>0</w:t>
            </w:r>
            <w:r w:rsidRPr="00C72EA6">
              <w:rPr>
                <w:rFonts w:cs="Calibri"/>
                <w:sz w:val="18"/>
                <w:szCs w:val="18"/>
              </w:rPr>
              <w:t xml:space="preserve">0 </w:t>
            </w:r>
          </w:p>
        </w:tc>
        <w:tc>
          <w:tcPr>
            <w:tcW w:w="833" w:type="dxa"/>
            <w:shd w:val="clear" w:color="auto" w:fill="auto"/>
            <w:vAlign w:val="center"/>
          </w:tcPr>
          <w:p w14:paraId="5033DFB5" w14:textId="77777777" w:rsidR="00A42DA0" w:rsidRPr="00C72EA6" w:rsidRDefault="00A42DA0" w:rsidP="007522B2">
            <w:pPr>
              <w:spacing w:after="0"/>
              <w:jc w:val="center"/>
              <w:rPr>
                <w:rFonts w:eastAsia="Times New Roman" w:cs="Calibri"/>
                <w:sz w:val="18"/>
                <w:szCs w:val="18"/>
              </w:rPr>
            </w:pPr>
            <w:r>
              <w:rPr>
                <w:rFonts w:eastAsia="Times New Roman" w:cs="Calibri"/>
                <w:sz w:val="18"/>
                <w:szCs w:val="18"/>
              </w:rPr>
              <w:t>16</w:t>
            </w:r>
          </w:p>
        </w:tc>
      </w:tr>
      <w:tr w:rsidR="00A42DA0" w:rsidRPr="007E081C" w14:paraId="56EF9CBA" w14:textId="77777777" w:rsidTr="007522B2">
        <w:trPr>
          <w:trHeight w:val="465"/>
        </w:trPr>
        <w:tc>
          <w:tcPr>
            <w:tcW w:w="2233" w:type="dxa"/>
            <w:vMerge/>
            <w:vAlign w:val="center"/>
            <w:hideMark/>
          </w:tcPr>
          <w:p w14:paraId="0CB16842"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0CF95710"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548DC54C"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5DD6CF32" w14:textId="77777777" w:rsidR="00A42DA0" w:rsidRPr="007E081C" w:rsidRDefault="00A42DA0" w:rsidP="007522B2">
            <w:pPr>
              <w:spacing w:after="0"/>
              <w:jc w:val="left"/>
              <w:rPr>
                <w:rFonts w:eastAsia="Times New Roman" w:cs="Calibri"/>
                <w:b/>
                <w:bCs/>
                <w:szCs w:val="20"/>
              </w:rPr>
            </w:pPr>
          </w:p>
        </w:tc>
        <w:tc>
          <w:tcPr>
            <w:tcW w:w="989" w:type="dxa"/>
            <w:shd w:val="clear" w:color="000000" w:fill="D9D9D9"/>
            <w:noWrap/>
            <w:vAlign w:val="center"/>
            <w:hideMark/>
          </w:tcPr>
          <w:p w14:paraId="14D7A229"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 </w:t>
            </w:r>
          </w:p>
        </w:tc>
        <w:tc>
          <w:tcPr>
            <w:tcW w:w="2610" w:type="dxa"/>
            <w:shd w:val="clear" w:color="000000" w:fill="D9D9D9"/>
            <w:vAlign w:val="center"/>
            <w:hideMark/>
          </w:tcPr>
          <w:p w14:paraId="2F74AF13" w14:textId="77777777" w:rsidR="00A42DA0" w:rsidRPr="00C72EA6" w:rsidRDefault="00A42DA0" w:rsidP="007522B2">
            <w:pPr>
              <w:spacing w:after="0"/>
              <w:jc w:val="right"/>
              <w:rPr>
                <w:rFonts w:eastAsia="Times New Roman" w:cs="Calibri"/>
                <w:b/>
                <w:bCs/>
                <w:i/>
                <w:iCs/>
                <w:sz w:val="18"/>
                <w:szCs w:val="18"/>
              </w:rPr>
            </w:pPr>
            <w:r w:rsidRPr="00C72EA6">
              <w:rPr>
                <w:rFonts w:eastAsia="Times New Roman" w:cs="Calibri"/>
                <w:b/>
                <w:bCs/>
                <w:i/>
                <w:iCs/>
                <w:sz w:val="18"/>
                <w:szCs w:val="18"/>
              </w:rPr>
              <w:t xml:space="preserve"> Sub-total Outcome 3 </w:t>
            </w:r>
          </w:p>
        </w:tc>
        <w:tc>
          <w:tcPr>
            <w:tcW w:w="1260" w:type="dxa"/>
            <w:shd w:val="clear" w:color="000000" w:fill="D9D9D9"/>
            <w:vAlign w:val="center"/>
          </w:tcPr>
          <w:p w14:paraId="2A6D3DE0" w14:textId="77777777" w:rsidR="00A42DA0" w:rsidRPr="00C72EA6" w:rsidRDefault="00A42DA0" w:rsidP="007522B2">
            <w:pPr>
              <w:spacing w:after="0"/>
              <w:jc w:val="right"/>
              <w:rPr>
                <w:rFonts w:eastAsia="Times New Roman" w:cs="Calibri"/>
                <w:b/>
                <w:bCs/>
                <w:sz w:val="18"/>
                <w:szCs w:val="18"/>
              </w:rPr>
            </w:pPr>
            <w:r w:rsidRPr="00C72EA6">
              <w:rPr>
                <w:rFonts w:cs="Calibri"/>
                <w:b/>
                <w:bCs/>
                <w:sz w:val="18"/>
                <w:szCs w:val="18"/>
              </w:rPr>
              <w:t xml:space="preserve">834,300 </w:t>
            </w:r>
          </w:p>
        </w:tc>
        <w:tc>
          <w:tcPr>
            <w:tcW w:w="1080" w:type="dxa"/>
            <w:shd w:val="clear" w:color="000000" w:fill="D9D9D9"/>
            <w:vAlign w:val="center"/>
          </w:tcPr>
          <w:p w14:paraId="3BEB8946" w14:textId="77777777" w:rsidR="00A42DA0" w:rsidRPr="00C72EA6" w:rsidRDefault="00A42DA0" w:rsidP="007522B2">
            <w:pPr>
              <w:spacing w:after="0"/>
              <w:jc w:val="right"/>
              <w:rPr>
                <w:rFonts w:eastAsia="Times New Roman" w:cs="Calibri"/>
                <w:b/>
                <w:bCs/>
                <w:sz w:val="18"/>
                <w:szCs w:val="18"/>
              </w:rPr>
            </w:pPr>
            <w:r w:rsidRPr="00C72EA6">
              <w:rPr>
                <w:rFonts w:cs="Calibri"/>
                <w:b/>
                <w:bCs/>
                <w:sz w:val="18"/>
                <w:szCs w:val="18"/>
              </w:rPr>
              <w:t xml:space="preserve">279,050 </w:t>
            </w:r>
          </w:p>
        </w:tc>
        <w:tc>
          <w:tcPr>
            <w:tcW w:w="1170" w:type="dxa"/>
            <w:shd w:val="clear" w:color="000000" w:fill="D9D9D9"/>
            <w:vAlign w:val="center"/>
          </w:tcPr>
          <w:p w14:paraId="55FE2688" w14:textId="77777777" w:rsidR="00A42DA0" w:rsidRPr="00C72EA6" w:rsidRDefault="00A42DA0" w:rsidP="007522B2">
            <w:pPr>
              <w:spacing w:after="0"/>
              <w:jc w:val="right"/>
              <w:rPr>
                <w:rFonts w:eastAsia="Times New Roman" w:cs="Calibri"/>
                <w:b/>
                <w:bCs/>
                <w:sz w:val="18"/>
                <w:szCs w:val="18"/>
              </w:rPr>
            </w:pPr>
            <w:r w:rsidRPr="00C72EA6">
              <w:rPr>
                <w:rFonts w:cs="Calibri"/>
                <w:b/>
                <w:bCs/>
                <w:sz w:val="18"/>
                <w:szCs w:val="18"/>
              </w:rPr>
              <w:t xml:space="preserve">279,150 </w:t>
            </w:r>
          </w:p>
        </w:tc>
        <w:tc>
          <w:tcPr>
            <w:tcW w:w="990" w:type="dxa"/>
            <w:shd w:val="clear" w:color="000000" w:fill="D9D9D9"/>
            <w:vAlign w:val="center"/>
          </w:tcPr>
          <w:p w14:paraId="12192306" w14:textId="77777777" w:rsidR="00A42DA0" w:rsidRPr="00C72EA6" w:rsidRDefault="00A42DA0" w:rsidP="007522B2">
            <w:pPr>
              <w:spacing w:after="0"/>
              <w:jc w:val="right"/>
              <w:rPr>
                <w:rFonts w:eastAsia="Times New Roman" w:cs="Calibri"/>
                <w:b/>
                <w:bCs/>
                <w:sz w:val="18"/>
                <w:szCs w:val="18"/>
              </w:rPr>
            </w:pPr>
            <w:r w:rsidRPr="00C72EA6">
              <w:rPr>
                <w:rFonts w:cs="Calibri"/>
                <w:b/>
                <w:bCs/>
                <w:sz w:val="18"/>
                <w:szCs w:val="18"/>
              </w:rPr>
              <w:t xml:space="preserve">1,392,500 </w:t>
            </w:r>
          </w:p>
        </w:tc>
        <w:tc>
          <w:tcPr>
            <w:tcW w:w="833" w:type="dxa"/>
            <w:shd w:val="clear" w:color="000000" w:fill="D9D9D9"/>
            <w:vAlign w:val="center"/>
          </w:tcPr>
          <w:p w14:paraId="69615B11" w14:textId="77777777" w:rsidR="00A42DA0" w:rsidRPr="00C72EA6" w:rsidRDefault="00A42DA0" w:rsidP="007522B2">
            <w:pPr>
              <w:spacing w:after="0"/>
              <w:jc w:val="center"/>
              <w:rPr>
                <w:rFonts w:eastAsia="Times New Roman" w:cs="Calibri"/>
                <w:sz w:val="18"/>
                <w:szCs w:val="18"/>
              </w:rPr>
            </w:pPr>
          </w:p>
        </w:tc>
      </w:tr>
      <w:tr w:rsidR="00A42DA0" w:rsidRPr="007E081C" w14:paraId="686D7CEE" w14:textId="77777777" w:rsidTr="007522B2">
        <w:trPr>
          <w:trHeight w:val="315"/>
        </w:trPr>
        <w:tc>
          <w:tcPr>
            <w:tcW w:w="2233" w:type="dxa"/>
            <w:shd w:val="clear" w:color="auto" w:fill="auto"/>
            <w:vAlign w:val="center"/>
            <w:hideMark/>
          </w:tcPr>
          <w:p w14:paraId="415C6795"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 xml:space="preserve">ALL COMPONENTS </w:t>
            </w:r>
          </w:p>
        </w:tc>
        <w:tc>
          <w:tcPr>
            <w:tcW w:w="1381" w:type="dxa"/>
            <w:shd w:val="clear" w:color="auto" w:fill="auto"/>
            <w:vAlign w:val="center"/>
            <w:hideMark/>
          </w:tcPr>
          <w:p w14:paraId="10FE9B12"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 </w:t>
            </w:r>
          </w:p>
        </w:tc>
        <w:tc>
          <w:tcPr>
            <w:tcW w:w="753" w:type="dxa"/>
            <w:shd w:val="clear" w:color="auto" w:fill="auto"/>
            <w:vAlign w:val="center"/>
            <w:hideMark/>
          </w:tcPr>
          <w:p w14:paraId="128FB026"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 </w:t>
            </w:r>
          </w:p>
        </w:tc>
        <w:tc>
          <w:tcPr>
            <w:tcW w:w="764" w:type="dxa"/>
            <w:shd w:val="clear" w:color="auto" w:fill="auto"/>
            <w:vAlign w:val="center"/>
            <w:hideMark/>
          </w:tcPr>
          <w:p w14:paraId="2D655488"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 </w:t>
            </w:r>
          </w:p>
        </w:tc>
        <w:tc>
          <w:tcPr>
            <w:tcW w:w="989" w:type="dxa"/>
            <w:shd w:val="clear" w:color="auto" w:fill="auto"/>
            <w:noWrap/>
            <w:vAlign w:val="center"/>
            <w:hideMark/>
          </w:tcPr>
          <w:p w14:paraId="2368BE20"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 </w:t>
            </w:r>
          </w:p>
        </w:tc>
        <w:tc>
          <w:tcPr>
            <w:tcW w:w="2610" w:type="dxa"/>
            <w:shd w:val="clear" w:color="auto" w:fill="auto"/>
            <w:vAlign w:val="center"/>
            <w:hideMark/>
          </w:tcPr>
          <w:p w14:paraId="04528781" w14:textId="52DCC52C" w:rsidR="00A42DA0" w:rsidRPr="00C72EA6" w:rsidRDefault="00A42DA0" w:rsidP="007522B2">
            <w:pPr>
              <w:spacing w:after="0"/>
              <w:jc w:val="right"/>
              <w:rPr>
                <w:rFonts w:eastAsia="Times New Roman" w:cs="Calibri"/>
                <w:b/>
                <w:bCs/>
                <w:sz w:val="18"/>
                <w:szCs w:val="18"/>
              </w:rPr>
            </w:pPr>
            <w:r w:rsidRPr="00C72EA6">
              <w:rPr>
                <w:rFonts w:eastAsia="Times New Roman" w:cs="Calibri"/>
                <w:b/>
                <w:bCs/>
                <w:sz w:val="18"/>
                <w:szCs w:val="18"/>
              </w:rPr>
              <w:t xml:space="preserve"> TOTAL COMPONENT</w:t>
            </w:r>
            <w:r>
              <w:rPr>
                <w:rFonts w:eastAsia="Times New Roman" w:cs="Calibri"/>
                <w:b/>
                <w:bCs/>
                <w:sz w:val="18"/>
                <w:szCs w:val="18"/>
              </w:rPr>
              <w:t xml:space="preserve"> </w:t>
            </w:r>
            <w:r w:rsidR="00D47FA8">
              <w:rPr>
                <w:rFonts w:eastAsia="Times New Roman" w:cs="Calibri"/>
                <w:b/>
                <w:bCs/>
                <w:sz w:val="18"/>
                <w:szCs w:val="18"/>
              </w:rPr>
              <w:t>1</w:t>
            </w:r>
            <w:r>
              <w:rPr>
                <w:rFonts w:eastAsia="Times New Roman" w:cs="Calibri"/>
                <w:b/>
                <w:bCs/>
                <w:sz w:val="18"/>
                <w:szCs w:val="18"/>
              </w:rPr>
              <w:t xml:space="preserve"> and 3</w:t>
            </w:r>
            <w:r w:rsidRPr="00C72EA6">
              <w:rPr>
                <w:rFonts w:eastAsia="Times New Roman" w:cs="Calibri"/>
                <w:b/>
                <w:bCs/>
                <w:sz w:val="18"/>
                <w:szCs w:val="18"/>
              </w:rPr>
              <w:t xml:space="preserve"> </w:t>
            </w:r>
          </w:p>
        </w:tc>
        <w:tc>
          <w:tcPr>
            <w:tcW w:w="1260" w:type="dxa"/>
            <w:shd w:val="clear" w:color="auto" w:fill="auto"/>
            <w:noWrap/>
            <w:vAlign w:val="center"/>
          </w:tcPr>
          <w:p w14:paraId="6D2503FA" w14:textId="77777777" w:rsidR="00A42DA0" w:rsidRPr="00C72EA6" w:rsidRDefault="00A42DA0" w:rsidP="007522B2">
            <w:pPr>
              <w:spacing w:after="0"/>
              <w:jc w:val="right"/>
              <w:rPr>
                <w:rFonts w:eastAsia="Times New Roman" w:cs="Calibri"/>
                <w:b/>
                <w:bCs/>
                <w:sz w:val="18"/>
                <w:szCs w:val="18"/>
              </w:rPr>
            </w:pPr>
            <w:r>
              <w:rPr>
                <w:rFonts w:cs="Calibri"/>
                <w:b/>
                <w:bCs/>
                <w:sz w:val="18"/>
                <w:szCs w:val="18"/>
              </w:rPr>
              <w:t>1,467,355</w:t>
            </w:r>
            <w:r w:rsidRPr="00C72EA6">
              <w:rPr>
                <w:rFonts w:cs="Calibri"/>
                <w:b/>
                <w:bCs/>
                <w:sz w:val="18"/>
                <w:szCs w:val="18"/>
              </w:rPr>
              <w:t xml:space="preserve"> </w:t>
            </w:r>
          </w:p>
        </w:tc>
        <w:tc>
          <w:tcPr>
            <w:tcW w:w="1080" w:type="dxa"/>
            <w:shd w:val="clear" w:color="auto" w:fill="auto"/>
            <w:noWrap/>
            <w:vAlign w:val="center"/>
          </w:tcPr>
          <w:p w14:paraId="40167CCA" w14:textId="77777777" w:rsidR="00A42DA0" w:rsidRPr="00C72EA6" w:rsidRDefault="00A42DA0" w:rsidP="007522B2">
            <w:pPr>
              <w:spacing w:after="0"/>
              <w:jc w:val="right"/>
              <w:rPr>
                <w:rFonts w:eastAsia="Times New Roman" w:cs="Calibri"/>
                <w:b/>
                <w:bCs/>
                <w:sz w:val="18"/>
                <w:szCs w:val="18"/>
              </w:rPr>
            </w:pPr>
            <w:r>
              <w:rPr>
                <w:rFonts w:cs="Calibri"/>
                <w:b/>
                <w:bCs/>
                <w:sz w:val="18"/>
                <w:szCs w:val="18"/>
              </w:rPr>
              <w:t>487,650</w:t>
            </w:r>
            <w:r w:rsidRPr="00C72EA6">
              <w:rPr>
                <w:rFonts w:cs="Calibri"/>
                <w:b/>
                <w:bCs/>
                <w:sz w:val="18"/>
                <w:szCs w:val="18"/>
              </w:rPr>
              <w:t xml:space="preserve"> </w:t>
            </w:r>
          </w:p>
        </w:tc>
        <w:tc>
          <w:tcPr>
            <w:tcW w:w="1170" w:type="dxa"/>
            <w:shd w:val="clear" w:color="auto" w:fill="auto"/>
            <w:noWrap/>
            <w:vAlign w:val="center"/>
          </w:tcPr>
          <w:p w14:paraId="39BE2BAC" w14:textId="77777777" w:rsidR="00A42DA0" w:rsidRPr="00C72EA6" w:rsidRDefault="00A42DA0" w:rsidP="007522B2">
            <w:pPr>
              <w:spacing w:after="0"/>
              <w:jc w:val="right"/>
              <w:rPr>
                <w:rFonts w:eastAsia="Times New Roman" w:cs="Calibri"/>
                <w:b/>
                <w:bCs/>
                <w:sz w:val="18"/>
                <w:szCs w:val="18"/>
              </w:rPr>
            </w:pPr>
            <w:r>
              <w:rPr>
                <w:rFonts w:cs="Calibri"/>
                <w:b/>
                <w:bCs/>
                <w:sz w:val="18"/>
                <w:szCs w:val="18"/>
              </w:rPr>
              <w:t>492,850</w:t>
            </w:r>
            <w:r w:rsidRPr="00C72EA6">
              <w:rPr>
                <w:rFonts w:cs="Calibri"/>
                <w:b/>
                <w:bCs/>
                <w:sz w:val="18"/>
                <w:szCs w:val="18"/>
              </w:rPr>
              <w:t xml:space="preserve"> </w:t>
            </w:r>
          </w:p>
        </w:tc>
        <w:tc>
          <w:tcPr>
            <w:tcW w:w="990" w:type="dxa"/>
            <w:shd w:val="clear" w:color="auto" w:fill="auto"/>
            <w:noWrap/>
            <w:vAlign w:val="center"/>
          </w:tcPr>
          <w:p w14:paraId="4F9E3A9A" w14:textId="77777777" w:rsidR="00A42DA0" w:rsidRPr="00C72EA6" w:rsidRDefault="00A42DA0" w:rsidP="007522B2">
            <w:pPr>
              <w:spacing w:after="0"/>
              <w:jc w:val="right"/>
              <w:rPr>
                <w:rFonts w:eastAsia="Times New Roman" w:cs="Calibri"/>
                <w:b/>
                <w:bCs/>
                <w:sz w:val="18"/>
                <w:szCs w:val="18"/>
              </w:rPr>
            </w:pPr>
            <w:r>
              <w:rPr>
                <w:rFonts w:cs="Calibri"/>
                <w:b/>
                <w:bCs/>
                <w:sz w:val="18"/>
                <w:szCs w:val="18"/>
              </w:rPr>
              <w:t>2,447,855</w:t>
            </w:r>
            <w:r w:rsidRPr="00C72EA6">
              <w:rPr>
                <w:rFonts w:cs="Calibri"/>
                <w:b/>
                <w:bCs/>
                <w:sz w:val="18"/>
                <w:szCs w:val="18"/>
              </w:rPr>
              <w:t xml:space="preserve"> </w:t>
            </w:r>
          </w:p>
        </w:tc>
        <w:tc>
          <w:tcPr>
            <w:tcW w:w="833" w:type="dxa"/>
            <w:shd w:val="clear" w:color="auto" w:fill="auto"/>
            <w:vAlign w:val="center"/>
          </w:tcPr>
          <w:p w14:paraId="043B0CFA" w14:textId="77777777" w:rsidR="00A42DA0" w:rsidRPr="00C72EA6" w:rsidRDefault="00A42DA0" w:rsidP="007522B2">
            <w:pPr>
              <w:spacing w:after="0"/>
              <w:jc w:val="left"/>
              <w:rPr>
                <w:rFonts w:eastAsia="Times New Roman" w:cs="Calibri"/>
                <w:sz w:val="18"/>
                <w:szCs w:val="18"/>
              </w:rPr>
            </w:pPr>
          </w:p>
        </w:tc>
      </w:tr>
      <w:tr w:rsidR="00A42DA0" w:rsidRPr="007E081C" w14:paraId="064B6637" w14:textId="77777777" w:rsidTr="007522B2">
        <w:trPr>
          <w:trHeight w:val="315"/>
        </w:trPr>
        <w:tc>
          <w:tcPr>
            <w:tcW w:w="14063" w:type="dxa"/>
            <w:gridSpan w:val="11"/>
            <w:shd w:val="clear" w:color="000000" w:fill="F2F2F2"/>
            <w:vAlign w:val="center"/>
            <w:hideMark/>
          </w:tcPr>
          <w:p w14:paraId="4B5E9372" w14:textId="77777777" w:rsidR="00A42DA0" w:rsidRPr="007E081C" w:rsidRDefault="00A42DA0" w:rsidP="007522B2">
            <w:pPr>
              <w:spacing w:after="0"/>
              <w:rPr>
                <w:rFonts w:eastAsia="Times New Roman" w:cs="Calibri"/>
                <w:b/>
                <w:bCs/>
                <w:szCs w:val="20"/>
              </w:rPr>
            </w:pPr>
            <w:bookmarkStart w:id="33" w:name="_Hlk21437114"/>
            <w:r w:rsidRPr="007E081C">
              <w:rPr>
                <w:rFonts w:eastAsia="Times New Roman" w:cs="Calibri"/>
                <w:b/>
                <w:bCs/>
                <w:szCs w:val="20"/>
              </w:rPr>
              <w:t xml:space="preserve">Project Management Cost </w:t>
            </w:r>
          </w:p>
        </w:tc>
      </w:tr>
      <w:tr w:rsidR="00A42DA0" w:rsidRPr="007E081C" w14:paraId="2B36CDED" w14:textId="77777777" w:rsidTr="007522B2">
        <w:trPr>
          <w:trHeight w:val="403"/>
        </w:trPr>
        <w:tc>
          <w:tcPr>
            <w:tcW w:w="2233" w:type="dxa"/>
            <w:vMerge w:val="restart"/>
            <w:shd w:val="clear" w:color="auto" w:fill="auto"/>
            <w:vAlign w:val="center"/>
            <w:hideMark/>
          </w:tcPr>
          <w:p w14:paraId="159D11BE" w14:textId="7A851541"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 xml:space="preserve">Project Management Cost </w:t>
            </w:r>
          </w:p>
        </w:tc>
        <w:tc>
          <w:tcPr>
            <w:tcW w:w="1381" w:type="dxa"/>
            <w:vMerge w:val="restart"/>
            <w:shd w:val="clear" w:color="auto" w:fill="auto"/>
            <w:vAlign w:val="center"/>
            <w:hideMark/>
          </w:tcPr>
          <w:p w14:paraId="45BE5D9F"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 xml:space="preserve"> </w:t>
            </w:r>
            <w:r w:rsidRPr="00950500">
              <w:rPr>
                <w:rFonts w:eastAsia="Times New Roman" w:cs="Calibri"/>
                <w:b/>
                <w:bCs/>
                <w:szCs w:val="20"/>
              </w:rPr>
              <w:t>MEMR</w:t>
            </w:r>
          </w:p>
        </w:tc>
        <w:tc>
          <w:tcPr>
            <w:tcW w:w="753" w:type="dxa"/>
            <w:vMerge w:val="restart"/>
            <w:shd w:val="clear" w:color="auto" w:fill="auto"/>
            <w:vAlign w:val="center"/>
            <w:hideMark/>
          </w:tcPr>
          <w:p w14:paraId="331A6E0F"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62000</w:t>
            </w:r>
          </w:p>
        </w:tc>
        <w:tc>
          <w:tcPr>
            <w:tcW w:w="764" w:type="dxa"/>
            <w:vMerge w:val="restart"/>
            <w:shd w:val="clear" w:color="auto" w:fill="auto"/>
            <w:vAlign w:val="center"/>
            <w:hideMark/>
          </w:tcPr>
          <w:p w14:paraId="17FD125D" w14:textId="77777777" w:rsidR="00A42DA0" w:rsidRPr="007E081C" w:rsidRDefault="00A42DA0" w:rsidP="007522B2">
            <w:pPr>
              <w:spacing w:after="0"/>
              <w:jc w:val="center"/>
              <w:rPr>
                <w:rFonts w:eastAsia="Times New Roman" w:cs="Calibri"/>
                <w:b/>
                <w:bCs/>
                <w:szCs w:val="20"/>
              </w:rPr>
            </w:pPr>
            <w:r w:rsidRPr="007E081C">
              <w:rPr>
                <w:rFonts w:eastAsia="Times New Roman" w:cs="Calibri"/>
                <w:b/>
                <w:bCs/>
                <w:szCs w:val="20"/>
              </w:rPr>
              <w:t>GEF</w:t>
            </w:r>
          </w:p>
        </w:tc>
        <w:tc>
          <w:tcPr>
            <w:tcW w:w="989" w:type="dxa"/>
            <w:shd w:val="clear" w:color="auto" w:fill="auto"/>
            <w:noWrap/>
            <w:vAlign w:val="center"/>
          </w:tcPr>
          <w:p w14:paraId="62B63640" w14:textId="77777777" w:rsidR="00A42DA0" w:rsidRPr="00C72EA6" w:rsidRDefault="00A42DA0" w:rsidP="007522B2">
            <w:pPr>
              <w:spacing w:after="0"/>
              <w:jc w:val="center"/>
              <w:rPr>
                <w:rFonts w:eastAsia="Times New Roman" w:cs="Calibri"/>
                <w:sz w:val="18"/>
                <w:szCs w:val="18"/>
              </w:rPr>
            </w:pPr>
            <w:r w:rsidRPr="00C72EA6">
              <w:rPr>
                <w:rFonts w:cs="Calibri"/>
                <w:sz w:val="18"/>
                <w:szCs w:val="18"/>
              </w:rPr>
              <w:t>71200</w:t>
            </w:r>
          </w:p>
        </w:tc>
        <w:tc>
          <w:tcPr>
            <w:tcW w:w="2610" w:type="dxa"/>
            <w:shd w:val="clear" w:color="auto" w:fill="auto"/>
            <w:vAlign w:val="center"/>
          </w:tcPr>
          <w:p w14:paraId="034C257F" w14:textId="77777777" w:rsidR="00A42DA0" w:rsidRPr="00C72EA6" w:rsidRDefault="00A42DA0" w:rsidP="007522B2">
            <w:pPr>
              <w:spacing w:after="0"/>
              <w:jc w:val="left"/>
              <w:rPr>
                <w:rFonts w:eastAsia="Times New Roman" w:cs="Calibri"/>
                <w:sz w:val="18"/>
                <w:szCs w:val="18"/>
              </w:rPr>
            </w:pPr>
            <w:r w:rsidRPr="00C72EA6">
              <w:rPr>
                <w:rFonts w:cs="Calibri"/>
                <w:sz w:val="18"/>
                <w:szCs w:val="18"/>
              </w:rPr>
              <w:t>International consultants</w:t>
            </w:r>
          </w:p>
        </w:tc>
        <w:tc>
          <w:tcPr>
            <w:tcW w:w="1260" w:type="dxa"/>
            <w:shd w:val="clear" w:color="auto" w:fill="auto"/>
            <w:noWrap/>
            <w:vAlign w:val="center"/>
          </w:tcPr>
          <w:p w14:paraId="1B47305D" w14:textId="77777777" w:rsidR="00A42DA0" w:rsidRPr="00C72EA6" w:rsidRDefault="00A42DA0" w:rsidP="007522B2">
            <w:pPr>
              <w:spacing w:after="0"/>
              <w:jc w:val="right"/>
              <w:rPr>
                <w:rFonts w:eastAsia="Times New Roman" w:cs="Calibri"/>
                <w:sz w:val="18"/>
                <w:szCs w:val="18"/>
              </w:rPr>
            </w:pPr>
            <w:r>
              <w:rPr>
                <w:rFonts w:cs="Calibri"/>
                <w:sz w:val="18"/>
                <w:szCs w:val="18"/>
              </w:rPr>
              <w:t>23</w:t>
            </w:r>
            <w:r w:rsidRPr="00C72EA6">
              <w:rPr>
                <w:rFonts w:cs="Calibri"/>
                <w:sz w:val="18"/>
                <w:szCs w:val="18"/>
              </w:rPr>
              <w:t xml:space="preserve">,000 </w:t>
            </w:r>
          </w:p>
        </w:tc>
        <w:tc>
          <w:tcPr>
            <w:tcW w:w="1080" w:type="dxa"/>
            <w:shd w:val="clear" w:color="auto" w:fill="auto"/>
            <w:noWrap/>
            <w:vAlign w:val="center"/>
          </w:tcPr>
          <w:p w14:paraId="15170E3F" w14:textId="77777777" w:rsidR="00A42DA0" w:rsidRPr="00C72EA6" w:rsidRDefault="00A42DA0" w:rsidP="007522B2">
            <w:pPr>
              <w:spacing w:after="0"/>
              <w:jc w:val="right"/>
              <w:rPr>
                <w:rFonts w:eastAsia="Times New Roman" w:cs="Calibri"/>
                <w:sz w:val="18"/>
                <w:szCs w:val="18"/>
              </w:rPr>
            </w:pPr>
            <w:r>
              <w:rPr>
                <w:rFonts w:cs="Calibri"/>
                <w:sz w:val="18"/>
                <w:szCs w:val="18"/>
              </w:rPr>
              <w:t>22</w:t>
            </w:r>
            <w:r w:rsidRPr="00C72EA6">
              <w:rPr>
                <w:rFonts w:cs="Calibri"/>
                <w:sz w:val="18"/>
                <w:szCs w:val="18"/>
              </w:rPr>
              <w:t xml:space="preserve">,000 </w:t>
            </w:r>
          </w:p>
        </w:tc>
        <w:tc>
          <w:tcPr>
            <w:tcW w:w="1170" w:type="dxa"/>
            <w:shd w:val="clear" w:color="auto" w:fill="auto"/>
            <w:noWrap/>
            <w:vAlign w:val="center"/>
          </w:tcPr>
          <w:p w14:paraId="308A42AE" w14:textId="77777777" w:rsidR="00A42DA0" w:rsidRPr="00C72EA6" w:rsidRDefault="00A42DA0" w:rsidP="007522B2">
            <w:pPr>
              <w:spacing w:after="0"/>
              <w:jc w:val="right"/>
              <w:rPr>
                <w:rFonts w:eastAsia="Times New Roman" w:cs="Calibri"/>
                <w:sz w:val="18"/>
                <w:szCs w:val="18"/>
              </w:rPr>
            </w:pPr>
            <w:r>
              <w:rPr>
                <w:rFonts w:cs="Calibri"/>
                <w:sz w:val="18"/>
                <w:szCs w:val="18"/>
              </w:rPr>
              <w:t>22</w:t>
            </w:r>
            <w:r w:rsidRPr="00C72EA6">
              <w:rPr>
                <w:rFonts w:cs="Calibri"/>
                <w:sz w:val="18"/>
                <w:szCs w:val="18"/>
              </w:rPr>
              <w:t xml:space="preserve">,000 </w:t>
            </w:r>
          </w:p>
        </w:tc>
        <w:tc>
          <w:tcPr>
            <w:tcW w:w="990" w:type="dxa"/>
            <w:shd w:val="clear" w:color="auto" w:fill="auto"/>
            <w:noWrap/>
            <w:vAlign w:val="center"/>
          </w:tcPr>
          <w:p w14:paraId="432CE51A" w14:textId="77777777" w:rsidR="00A42DA0" w:rsidRPr="00C72EA6" w:rsidRDefault="00A42DA0" w:rsidP="007522B2">
            <w:pPr>
              <w:spacing w:after="0"/>
              <w:jc w:val="right"/>
              <w:rPr>
                <w:rFonts w:eastAsia="Times New Roman" w:cs="Calibri"/>
                <w:sz w:val="18"/>
                <w:szCs w:val="18"/>
              </w:rPr>
            </w:pPr>
            <w:r>
              <w:rPr>
                <w:rFonts w:cs="Calibri"/>
                <w:sz w:val="18"/>
                <w:szCs w:val="18"/>
              </w:rPr>
              <w:t>67</w:t>
            </w:r>
            <w:r w:rsidRPr="00C72EA6">
              <w:rPr>
                <w:rFonts w:cs="Calibri"/>
                <w:sz w:val="18"/>
                <w:szCs w:val="18"/>
              </w:rPr>
              <w:t xml:space="preserve">,000 </w:t>
            </w:r>
          </w:p>
        </w:tc>
        <w:tc>
          <w:tcPr>
            <w:tcW w:w="833" w:type="dxa"/>
            <w:shd w:val="clear" w:color="auto" w:fill="auto"/>
            <w:vAlign w:val="center"/>
          </w:tcPr>
          <w:p w14:paraId="2C5DF2C2" w14:textId="77777777" w:rsidR="00A42DA0" w:rsidRPr="00C72EA6" w:rsidRDefault="00A42DA0" w:rsidP="007522B2">
            <w:pPr>
              <w:spacing w:after="0"/>
              <w:jc w:val="center"/>
              <w:rPr>
                <w:rFonts w:eastAsia="Times New Roman" w:cs="Calibri"/>
                <w:sz w:val="18"/>
                <w:szCs w:val="18"/>
              </w:rPr>
            </w:pPr>
            <w:r>
              <w:rPr>
                <w:rFonts w:eastAsia="Times New Roman" w:cs="Calibri"/>
                <w:sz w:val="18"/>
                <w:szCs w:val="18"/>
              </w:rPr>
              <w:t>17</w:t>
            </w:r>
          </w:p>
        </w:tc>
      </w:tr>
      <w:tr w:rsidR="00A42DA0" w:rsidRPr="007E081C" w14:paraId="512C4DA1" w14:textId="77777777" w:rsidTr="007522B2">
        <w:trPr>
          <w:trHeight w:val="315"/>
        </w:trPr>
        <w:tc>
          <w:tcPr>
            <w:tcW w:w="2233" w:type="dxa"/>
            <w:vMerge/>
            <w:vAlign w:val="center"/>
            <w:hideMark/>
          </w:tcPr>
          <w:p w14:paraId="7086C194"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7CBD4BB7"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050E9C8D"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1C988473" w14:textId="77777777" w:rsidR="00A42DA0" w:rsidRPr="007E081C" w:rsidRDefault="00A42DA0" w:rsidP="007522B2">
            <w:pPr>
              <w:spacing w:after="0"/>
              <w:jc w:val="left"/>
              <w:rPr>
                <w:rFonts w:eastAsia="Times New Roman" w:cs="Calibri"/>
                <w:b/>
                <w:bCs/>
                <w:szCs w:val="20"/>
              </w:rPr>
            </w:pPr>
          </w:p>
        </w:tc>
        <w:tc>
          <w:tcPr>
            <w:tcW w:w="989" w:type="dxa"/>
            <w:shd w:val="clear" w:color="auto" w:fill="auto"/>
            <w:vAlign w:val="center"/>
            <w:hideMark/>
          </w:tcPr>
          <w:p w14:paraId="221DDE3C" w14:textId="77777777" w:rsidR="00A42DA0" w:rsidRPr="00C72EA6" w:rsidRDefault="00A42DA0" w:rsidP="007522B2">
            <w:pPr>
              <w:spacing w:after="0"/>
              <w:jc w:val="center"/>
              <w:rPr>
                <w:rFonts w:eastAsia="Times New Roman" w:cs="Calibri"/>
                <w:sz w:val="18"/>
                <w:szCs w:val="18"/>
              </w:rPr>
            </w:pPr>
            <w:r w:rsidRPr="00C72EA6">
              <w:rPr>
                <w:rFonts w:cs="Calibri"/>
                <w:sz w:val="18"/>
                <w:szCs w:val="18"/>
              </w:rPr>
              <w:t>71300</w:t>
            </w:r>
          </w:p>
        </w:tc>
        <w:tc>
          <w:tcPr>
            <w:tcW w:w="2610" w:type="dxa"/>
            <w:shd w:val="clear" w:color="auto" w:fill="auto"/>
            <w:vAlign w:val="center"/>
            <w:hideMark/>
          </w:tcPr>
          <w:p w14:paraId="6EE36EF3" w14:textId="77777777" w:rsidR="00A42DA0" w:rsidRPr="00C72EA6" w:rsidRDefault="00A42DA0" w:rsidP="007522B2">
            <w:pPr>
              <w:spacing w:after="0"/>
              <w:jc w:val="left"/>
              <w:rPr>
                <w:rFonts w:eastAsia="Times New Roman" w:cs="Calibri"/>
                <w:sz w:val="18"/>
                <w:szCs w:val="18"/>
              </w:rPr>
            </w:pPr>
            <w:r w:rsidRPr="00C72EA6">
              <w:rPr>
                <w:rFonts w:cs="Calibri"/>
                <w:sz w:val="18"/>
                <w:szCs w:val="18"/>
              </w:rPr>
              <w:t xml:space="preserve">National consultants </w:t>
            </w:r>
          </w:p>
        </w:tc>
        <w:tc>
          <w:tcPr>
            <w:tcW w:w="1260" w:type="dxa"/>
            <w:shd w:val="clear" w:color="auto" w:fill="auto"/>
            <w:noWrap/>
            <w:vAlign w:val="center"/>
          </w:tcPr>
          <w:p w14:paraId="2624413D" w14:textId="77777777" w:rsidR="00A42DA0" w:rsidRPr="00C72EA6" w:rsidRDefault="00A42DA0" w:rsidP="007522B2">
            <w:pPr>
              <w:spacing w:after="0"/>
              <w:jc w:val="right"/>
              <w:rPr>
                <w:rFonts w:eastAsia="Times New Roman" w:cs="Calibri"/>
                <w:sz w:val="18"/>
                <w:szCs w:val="18"/>
              </w:rPr>
            </w:pPr>
            <w:r>
              <w:rPr>
                <w:rFonts w:cs="Calibri"/>
                <w:sz w:val="18"/>
                <w:szCs w:val="18"/>
              </w:rPr>
              <w:t>21</w:t>
            </w:r>
            <w:r w:rsidRPr="00C72EA6">
              <w:rPr>
                <w:rFonts w:cs="Calibri"/>
                <w:sz w:val="18"/>
                <w:szCs w:val="18"/>
              </w:rPr>
              <w:t>,00</w:t>
            </w:r>
            <w:r>
              <w:rPr>
                <w:rFonts w:cs="Calibri"/>
                <w:sz w:val="18"/>
                <w:szCs w:val="18"/>
              </w:rPr>
              <w:t>5.20</w:t>
            </w:r>
            <w:r w:rsidRPr="00C72EA6">
              <w:rPr>
                <w:rFonts w:cs="Calibri"/>
                <w:sz w:val="18"/>
                <w:szCs w:val="18"/>
              </w:rPr>
              <w:t xml:space="preserve"> </w:t>
            </w:r>
          </w:p>
        </w:tc>
        <w:tc>
          <w:tcPr>
            <w:tcW w:w="1080" w:type="dxa"/>
            <w:shd w:val="clear" w:color="auto" w:fill="auto"/>
            <w:noWrap/>
            <w:vAlign w:val="center"/>
          </w:tcPr>
          <w:p w14:paraId="57E7766F" w14:textId="77777777" w:rsidR="00A42DA0" w:rsidRPr="00C72EA6" w:rsidRDefault="00A42DA0" w:rsidP="007522B2">
            <w:pPr>
              <w:spacing w:after="0"/>
              <w:jc w:val="right"/>
              <w:rPr>
                <w:rFonts w:eastAsia="Times New Roman" w:cs="Calibri"/>
                <w:sz w:val="18"/>
                <w:szCs w:val="18"/>
              </w:rPr>
            </w:pPr>
            <w:r>
              <w:rPr>
                <w:rFonts w:cs="Calibri"/>
                <w:sz w:val="18"/>
                <w:szCs w:val="18"/>
              </w:rPr>
              <w:t>22</w:t>
            </w:r>
            <w:r w:rsidRPr="00C72EA6">
              <w:rPr>
                <w:rFonts w:cs="Calibri"/>
                <w:sz w:val="18"/>
                <w:szCs w:val="18"/>
              </w:rPr>
              <w:t>,00</w:t>
            </w:r>
            <w:r>
              <w:rPr>
                <w:rFonts w:cs="Calibri"/>
                <w:sz w:val="18"/>
                <w:szCs w:val="18"/>
              </w:rPr>
              <w:t>5.20</w:t>
            </w:r>
            <w:r w:rsidRPr="00C72EA6">
              <w:rPr>
                <w:rFonts w:cs="Calibri"/>
                <w:sz w:val="18"/>
                <w:szCs w:val="18"/>
              </w:rPr>
              <w:t xml:space="preserve"> </w:t>
            </w:r>
          </w:p>
        </w:tc>
        <w:tc>
          <w:tcPr>
            <w:tcW w:w="1170" w:type="dxa"/>
            <w:shd w:val="clear" w:color="auto" w:fill="auto"/>
            <w:noWrap/>
            <w:vAlign w:val="center"/>
          </w:tcPr>
          <w:p w14:paraId="65B75FC8" w14:textId="77777777" w:rsidR="00A42DA0" w:rsidRPr="00C72EA6" w:rsidRDefault="00A42DA0" w:rsidP="007522B2">
            <w:pPr>
              <w:spacing w:after="0"/>
              <w:jc w:val="right"/>
              <w:rPr>
                <w:rFonts w:eastAsia="Times New Roman" w:cs="Calibri"/>
                <w:sz w:val="18"/>
                <w:szCs w:val="18"/>
              </w:rPr>
            </w:pPr>
            <w:r>
              <w:rPr>
                <w:rFonts w:cs="Calibri"/>
                <w:sz w:val="18"/>
                <w:szCs w:val="18"/>
              </w:rPr>
              <w:t>22</w:t>
            </w:r>
            <w:r w:rsidRPr="00C72EA6">
              <w:rPr>
                <w:rFonts w:cs="Calibri"/>
                <w:sz w:val="18"/>
                <w:szCs w:val="18"/>
              </w:rPr>
              <w:t>,00</w:t>
            </w:r>
            <w:r>
              <w:rPr>
                <w:rFonts w:cs="Calibri"/>
                <w:sz w:val="18"/>
                <w:szCs w:val="18"/>
              </w:rPr>
              <w:t>5.20</w:t>
            </w:r>
            <w:r w:rsidRPr="00C72EA6">
              <w:rPr>
                <w:rFonts w:cs="Calibri"/>
                <w:sz w:val="18"/>
                <w:szCs w:val="18"/>
              </w:rPr>
              <w:t xml:space="preserve"> </w:t>
            </w:r>
          </w:p>
        </w:tc>
        <w:tc>
          <w:tcPr>
            <w:tcW w:w="990" w:type="dxa"/>
            <w:shd w:val="clear" w:color="auto" w:fill="auto"/>
            <w:noWrap/>
            <w:vAlign w:val="center"/>
          </w:tcPr>
          <w:p w14:paraId="46E2653B" w14:textId="77777777" w:rsidR="00A42DA0" w:rsidRPr="00C72EA6" w:rsidRDefault="00A42DA0" w:rsidP="007522B2">
            <w:pPr>
              <w:spacing w:after="0"/>
              <w:jc w:val="right"/>
              <w:rPr>
                <w:rFonts w:eastAsia="Times New Roman" w:cs="Calibri"/>
                <w:sz w:val="18"/>
                <w:szCs w:val="18"/>
              </w:rPr>
            </w:pPr>
            <w:r>
              <w:rPr>
                <w:rFonts w:cs="Calibri"/>
                <w:sz w:val="18"/>
                <w:szCs w:val="18"/>
              </w:rPr>
              <w:t>6</w:t>
            </w:r>
            <w:r w:rsidRPr="00C72EA6">
              <w:rPr>
                <w:rFonts w:cs="Calibri"/>
                <w:sz w:val="18"/>
                <w:szCs w:val="18"/>
              </w:rPr>
              <w:t>5,0</w:t>
            </w:r>
            <w:r>
              <w:rPr>
                <w:rFonts w:cs="Calibri"/>
                <w:sz w:val="18"/>
                <w:szCs w:val="18"/>
              </w:rPr>
              <w:t>15.60</w:t>
            </w:r>
            <w:r w:rsidRPr="00C72EA6">
              <w:rPr>
                <w:rFonts w:cs="Calibri"/>
                <w:sz w:val="18"/>
                <w:szCs w:val="18"/>
              </w:rPr>
              <w:t xml:space="preserve"> </w:t>
            </w:r>
          </w:p>
        </w:tc>
        <w:tc>
          <w:tcPr>
            <w:tcW w:w="833" w:type="dxa"/>
            <w:shd w:val="clear" w:color="auto" w:fill="auto"/>
            <w:vAlign w:val="center"/>
          </w:tcPr>
          <w:p w14:paraId="76525FA6" w14:textId="77777777" w:rsidR="00A42DA0" w:rsidRPr="00C72EA6" w:rsidRDefault="00A42DA0" w:rsidP="007522B2">
            <w:pPr>
              <w:spacing w:after="0"/>
              <w:jc w:val="center"/>
              <w:rPr>
                <w:rFonts w:eastAsia="Times New Roman" w:cs="Calibri"/>
                <w:sz w:val="18"/>
                <w:szCs w:val="18"/>
              </w:rPr>
            </w:pPr>
            <w:r w:rsidRPr="00C72EA6">
              <w:rPr>
                <w:rFonts w:eastAsia="Times New Roman" w:cs="Calibri"/>
                <w:sz w:val="18"/>
                <w:szCs w:val="18"/>
              </w:rPr>
              <w:t>1</w:t>
            </w:r>
            <w:r>
              <w:rPr>
                <w:rFonts w:eastAsia="Times New Roman" w:cs="Calibri"/>
                <w:sz w:val="18"/>
                <w:szCs w:val="18"/>
              </w:rPr>
              <w:t>8</w:t>
            </w:r>
          </w:p>
        </w:tc>
      </w:tr>
      <w:tr w:rsidR="00A42DA0" w:rsidRPr="007E081C" w14:paraId="09A951E2" w14:textId="77777777" w:rsidTr="007522B2">
        <w:trPr>
          <w:trHeight w:val="315"/>
        </w:trPr>
        <w:tc>
          <w:tcPr>
            <w:tcW w:w="2233" w:type="dxa"/>
            <w:vMerge/>
            <w:vAlign w:val="center"/>
            <w:hideMark/>
          </w:tcPr>
          <w:p w14:paraId="2BAAE9BD"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56D5BFBD"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6129ABD2"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16B1824A" w14:textId="77777777" w:rsidR="00A42DA0" w:rsidRPr="007E081C" w:rsidRDefault="00A42DA0" w:rsidP="007522B2">
            <w:pPr>
              <w:spacing w:after="0"/>
              <w:jc w:val="left"/>
              <w:rPr>
                <w:rFonts w:eastAsia="Times New Roman" w:cs="Calibri"/>
                <w:b/>
                <w:bCs/>
                <w:szCs w:val="20"/>
              </w:rPr>
            </w:pPr>
          </w:p>
        </w:tc>
        <w:tc>
          <w:tcPr>
            <w:tcW w:w="989" w:type="dxa"/>
            <w:shd w:val="clear" w:color="auto" w:fill="auto"/>
            <w:noWrap/>
            <w:vAlign w:val="center"/>
            <w:hideMark/>
          </w:tcPr>
          <w:p w14:paraId="32E0130C" w14:textId="77777777" w:rsidR="00A42DA0" w:rsidRPr="00C72EA6" w:rsidRDefault="00A42DA0" w:rsidP="007522B2">
            <w:pPr>
              <w:spacing w:after="0"/>
              <w:jc w:val="center"/>
              <w:rPr>
                <w:rFonts w:eastAsia="Times New Roman" w:cs="Calibri"/>
                <w:sz w:val="18"/>
                <w:szCs w:val="18"/>
              </w:rPr>
            </w:pPr>
            <w:r w:rsidRPr="00C72EA6">
              <w:rPr>
                <w:rFonts w:cs="Calibri"/>
                <w:sz w:val="18"/>
                <w:szCs w:val="18"/>
              </w:rPr>
              <w:t>74</w:t>
            </w:r>
            <w:r>
              <w:rPr>
                <w:rFonts w:cs="Calibri"/>
                <w:sz w:val="18"/>
                <w:szCs w:val="18"/>
              </w:rPr>
              <w:t>1</w:t>
            </w:r>
            <w:r w:rsidRPr="00C72EA6">
              <w:rPr>
                <w:rFonts w:cs="Calibri"/>
                <w:sz w:val="18"/>
                <w:szCs w:val="18"/>
              </w:rPr>
              <w:t>00</w:t>
            </w:r>
          </w:p>
        </w:tc>
        <w:tc>
          <w:tcPr>
            <w:tcW w:w="2610" w:type="dxa"/>
            <w:shd w:val="clear" w:color="auto" w:fill="auto"/>
            <w:vAlign w:val="center"/>
            <w:hideMark/>
          </w:tcPr>
          <w:p w14:paraId="594775BF" w14:textId="77777777" w:rsidR="00A42DA0" w:rsidRPr="00C72EA6" w:rsidRDefault="00A42DA0" w:rsidP="007522B2">
            <w:pPr>
              <w:spacing w:after="0"/>
              <w:jc w:val="left"/>
              <w:rPr>
                <w:rFonts w:eastAsia="Times New Roman" w:cs="Calibri"/>
                <w:sz w:val="18"/>
                <w:szCs w:val="18"/>
              </w:rPr>
            </w:pPr>
            <w:r w:rsidRPr="00C72EA6">
              <w:rPr>
                <w:rFonts w:eastAsia="Times New Roman" w:cs="Calibri"/>
                <w:sz w:val="18"/>
                <w:szCs w:val="18"/>
              </w:rPr>
              <w:t>Professional services</w:t>
            </w:r>
          </w:p>
        </w:tc>
        <w:tc>
          <w:tcPr>
            <w:tcW w:w="1260" w:type="dxa"/>
            <w:shd w:val="clear" w:color="auto" w:fill="auto"/>
            <w:noWrap/>
            <w:vAlign w:val="center"/>
          </w:tcPr>
          <w:p w14:paraId="257CF7AE"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7,000 </w:t>
            </w:r>
          </w:p>
        </w:tc>
        <w:tc>
          <w:tcPr>
            <w:tcW w:w="1080" w:type="dxa"/>
            <w:shd w:val="clear" w:color="auto" w:fill="auto"/>
            <w:noWrap/>
            <w:vAlign w:val="center"/>
          </w:tcPr>
          <w:p w14:paraId="46369924"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7,000 </w:t>
            </w:r>
          </w:p>
        </w:tc>
        <w:tc>
          <w:tcPr>
            <w:tcW w:w="1170" w:type="dxa"/>
            <w:shd w:val="clear" w:color="auto" w:fill="auto"/>
            <w:noWrap/>
            <w:vAlign w:val="center"/>
          </w:tcPr>
          <w:p w14:paraId="379DC622"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7,000 </w:t>
            </w:r>
          </w:p>
        </w:tc>
        <w:tc>
          <w:tcPr>
            <w:tcW w:w="990" w:type="dxa"/>
            <w:shd w:val="clear" w:color="auto" w:fill="auto"/>
            <w:noWrap/>
            <w:vAlign w:val="center"/>
          </w:tcPr>
          <w:p w14:paraId="3AC6C7D7"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21,000 </w:t>
            </w:r>
          </w:p>
        </w:tc>
        <w:tc>
          <w:tcPr>
            <w:tcW w:w="833" w:type="dxa"/>
            <w:shd w:val="clear" w:color="auto" w:fill="auto"/>
            <w:vAlign w:val="center"/>
          </w:tcPr>
          <w:p w14:paraId="76ED5380" w14:textId="77777777" w:rsidR="00A42DA0" w:rsidRPr="00C72EA6" w:rsidRDefault="00A42DA0" w:rsidP="007522B2">
            <w:pPr>
              <w:spacing w:after="0"/>
              <w:jc w:val="center"/>
              <w:rPr>
                <w:rFonts w:eastAsia="Times New Roman" w:cs="Calibri"/>
                <w:sz w:val="18"/>
                <w:szCs w:val="18"/>
              </w:rPr>
            </w:pPr>
            <w:r>
              <w:rPr>
                <w:rFonts w:eastAsia="Times New Roman" w:cs="Calibri"/>
                <w:sz w:val="18"/>
                <w:szCs w:val="18"/>
              </w:rPr>
              <w:t>19</w:t>
            </w:r>
          </w:p>
        </w:tc>
      </w:tr>
      <w:tr w:rsidR="00A42DA0" w:rsidRPr="007E081C" w14:paraId="25226192" w14:textId="77777777" w:rsidTr="007522B2">
        <w:trPr>
          <w:trHeight w:val="315"/>
        </w:trPr>
        <w:tc>
          <w:tcPr>
            <w:tcW w:w="2233" w:type="dxa"/>
            <w:vMerge/>
            <w:vAlign w:val="center"/>
            <w:hideMark/>
          </w:tcPr>
          <w:p w14:paraId="3FB712A9"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6D53A2C7"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3C988DC6"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4383CAE8" w14:textId="77777777" w:rsidR="00A42DA0" w:rsidRPr="007E081C" w:rsidRDefault="00A42DA0" w:rsidP="007522B2">
            <w:pPr>
              <w:spacing w:after="0"/>
              <w:jc w:val="left"/>
              <w:rPr>
                <w:rFonts w:eastAsia="Times New Roman" w:cs="Calibri"/>
                <w:b/>
                <w:bCs/>
                <w:szCs w:val="20"/>
              </w:rPr>
            </w:pPr>
          </w:p>
        </w:tc>
        <w:tc>
          <w:tcPr>
            <w:tcW w:w="989" w:type="dxa"/>
            <w:shd w:val="clear" w:color="auto" w:fill="auto"/>
            <w:noWrap/>
            <w:vAlign w:val="center"/>
            <w:hideMark/>
          </w:tcPr>
          <w:p w14:paraId="320C084A" w14:textId="77777777" w:rsidR="00A42DA0" w:rsidRPr="00C72EA6" w:rsidRDefault="00A42DA0" w:rsidP="007522B2">
            <w:pPr>
              <w:spacing w:after="0"/>
              <w:jc w:val="center"/>
              <w:rPr>
                <w:rFonts w:eastAsia="Times New Roman" w:cs="Calibri"/>
                <w:sz w:val="18"/>
                <w:szCs w:val="18"/>
              </w:rPr>
            </w:pPr>
            <w:r w:rsidRPr="00C72EA6">
              <w:rPr>
                <w:rFonts w:cs="Calibri"/>
                <w:sz w:val="18"/>
                <w:szCs w:val="18"/>
              </w:rPr>
              <w:t>71600</w:t>
            </w:r>
          </w:p>
        </w:tc>
        <w:tc>
          <w:tcPr>
            <w:tcW w:w="2610" w:type="dxa"/>
            <w:shd w:val="clear" w:color="auto" w:fill="auto"/>
            <w:vAlign w:val="center"/>
            <w:hideMark/>
          </w:tcPr>
          <w:p w14:paraId="12A6C8D7" w14:textId="77777777" w:rsidR="00A42DA0" w:rsidRPr="00C72EA6" w:rsidRDefault="00A42DA0" w:rsidP="007522B2">
            <w:pPr>
              <w:spacing w:after="0"/>
              <w:jc w:val="left"/>
              <w:rPr>
                <w:rFonts w:eastAsia="Times New Roman" w:cs="Calibri"/>
                <w:sz w:val="18"/>
                <w:szCs w:val="18"/>
              </w:rPr>
            </w:pPr>
            <w:r w:rsidRPr="00C72EA6">
              <w:rPr>
                <w:rFonts w:cs="Calibri"/>
                <w:sz w:val="18"/>
                <w:szCs w:val="18"/>
              </w:rPr>
              <w:t xml:space="preserve">Travel </w:t>
            </w:r>
          </w:p>
        </w:tc>
        <w:tc>
          <w:tcPr>
            <w:tcW w:w="1260" w:type="dxa"/>
            <w:shd w:val="clear" w:color="auto" w:fill="auto"/>
            <w:noWrap/>
            <w:vAlign w:val="center"/>
          </w:tcPr>
          <w:p w14:paraId="23739E4C"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12,000 </w:t>
            </w:r>
          </w:p>
        </w:tc>
        <w:tc>
          <w:tcPr>
            <w:tcW w:w="1080" w:type="dxa"/>
            <w:shd w:val="clear" w:color="auto" w:fill="auto"/>
            <w:noWrap/>
            <w:vAlign w:val="center"/>
          </w:tcPr>
          <w:p w14:paraId="258C9A4F"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2,500 </w:t>
            </w:r>
          </w:p>
        </w:tc>
        <w:tc>
          <w:tcPr>
            <w:tcW w:w="1170" w:type="dxa"/>
            <w:shd w:val="clear" w:color="auto" w:fill="auto"/>
            <w:noWrap/>
            <w:vAlign w:val="center"/>
          </w:tcPr>
          <w:p w14:paraId="1E08943B"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2,000 </w:t>
            </w:r>
          </w:p>
        </w:tc>
        <w:tc>
          <w:tcPr>
            <w:tcW w:w="990" w:type="dxa"/>
            <w:shd w:val="clear" w:color="auto" w:fill="auto"/>
            <w:noWrap/>
            <w:vAlign w:val="center"/>
          </w:tcPr>
          <w:p w14:paraId="4A2B5281"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16,500 </w:t>
            </w:r>
          </w:p>
        </w:tc>
        <w:tc>
          <w:tcPr>
            <w:tcW w:w="833" w:type="dxa"/>
            <w:shd w:val="clear" w:color="auto" w:fill="auto"/>
            <w:vAlign w:val="center"/>
          </w:tcPr>
          <w:p w14:paraId="7B090C1B" w14:textId="77777777" w:rsidR="00A42DA0" w:rsidRPr="00C72EA6" w:rsidRDefault="00A42DA0" w:rsidP="007522B2">
            <w:pPr>
              <w:spacing w:after="0"/>
              <w:jc w:val="center"/>
              <w:rPr>
                <w:rFonts w:eastAsia="Times New Roman" w:cs="Calibri"/>
                <w:sz w:val="18"/>
                <w:szCs w:val="18"/>
              </w:rPr>
            </w:pPr>
            <w:r>
              <w:rPr>
                <w:rFonts w:eastAsia="Times New Roman" w:cs="Calibri"/>
                <w:sz w:val="18"/>
                <w:szCs w:val="18"/>
              </w:rPr>
              <w:t>20</w:t>
            </w:r>
          </w:p>
        </w:tc>
      </w:tr>
      <w:tr w:rsidR="00A42DA0" w:rsidRPr="007E081C" w14:paraId="2B3AD49E" w14:textId="77777777" w:rsidTr="007522B2">
        <w:trPr>
          <w:trHeight w:val="315"/>
        </w:trPr>
        <w:tc>
          <w:tcPr>
            <w:tcW w:w="2233" w:type="dxa"/>
            <w:vMerge/>
            <w:vAlign w:val="center"/>
            <w:hideMark/>
          </w:tcPr>
          <w:p w14:paraId="3305D7F6"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023ABB82"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2238141D"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5C68649E" w14:textId="77777777" w:rsidR="00A42DA0" w:rsidRPr="007E081C" w:rsidRDefault="00A42DA0" w:rsidP="007522B2">
            <w:pPr>
              <w:spacing w:after="0"/>
              <w:jc w:val="left"/>
              <w:rPr>
                <w:rFonts w:eastAsia="Times New Roman" w:cs="Calibri"/>
                <w:b/>
                <w:bCs/>
                <w:szCs w:val="20"/>
              </w:rPr>
            </w:pPr>
          </w:p>
        </w:tc>
        <w:tc>
          <w:tcPr>
            <w:tcW w:w="989" w:type="dxa"/>
            <w:shd w:val="clear" w:color="auto" w:fill="auto"/>
            <w:noWrap/>
            <w:vAlign w:val="center"/>
            <w:hideMark/>
          </w:tcPr>
          <w:p w14:paraId="2BE8E834" w14:textId="77777777" w:rsidR="00A42DA0" w:rsidRPr="00C72EA6" w:rsidRDefault="00A42DA0" w:rsidP="007522B2">
            <w:pPr>
              <w:spacing w:after="0"/>
              <w:jc w:val="center"/>
              <w:rPr>
                <w:rFonts w:eastAsia="Times New Roman" w:cs="Calibri"/>
                <w:sz w:val="18"/>
                <w:szCs w:val="18"/>
              </w:rPr>
            </w:pPr>
            <w:r w:rsidRPr="00C72EA6">
              <w:rPr>
                <w:rFonts w:cs="Calibri"/>
                <w:sz w:val="18"/>
                <w:szCs w:val="18"/>
              </w:rPr>
              <w:t>72500</w:t>
            </w:r>
          </w:p>
        </w:tc>
        <w:tc>
          <w:tcPr>
            <w:tcW w:w="2610" w:type="dxa"/>
            <w:shd w:val="clear" w:color="auto" w:fill="auto"/>
            <w:vAlign w:val="center"/>
            <w:hideMark/>
          </w:tcPr>
          <w:p w14:paraId="2120CE76" w14:textId="77777777" w:rsidR="00A42DA0" w:rsidRPr="00C72EA6" w:rsidRDefault="00A42DA0" w:rsidP="007522B2">
            <w:pPr>
              <w:spacing w:after="0"/>
              <w:jc w:val="left"/>
              <w:rPr>
                <w:rFonts w:eastAsia="Times New Roman" w:cs="Calibri"/>
                <w:sz w:val="18"/>
                <w:szCs w:val="18"/>
              </w:rPr>
            </w:pPr>
            <w:r w:rsidRPr="00C72EA6">
              <w:rPr>
                <w:rFonts w:cs="Calibri"/>
                <w:sz w:val="18"/>
                <w:szCs w:val="18"/>
              </w:rPr>
              <w:t xml:space="preserve">Supplies </w:t>
            </w:r>
          </w:p>
        </w:tc>
        <w:tc>
          <w:tcPr>
            <w:tcW w:w="1260" w:type="dxa"/>
            <w:shd w:val="clear" w:color="auto" w:fill="auto"/>
            <w:noWrap/>
            <w:vAlign w:val="center"/>
          </w:tcPr>
          <w:p w14:paraId="029D47DB"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2,000 </w:t>
            </w:r>
          </w:p>
        </w:tc>
        <w:tc>
          <w:tcPr>
            <w:tcW w:w="1080" w:type="dxa"/>
            <w:shd w:val="clear" w:color="auto" w:fill="auto"/>
            <w:noWrap/>
            <w:vAlign w:val="center"/>
          </w:tcPr>
          <w:p w14:paraId="66DA5EDE"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1,500 </w:t>
            </w:r>
          </w:p>
        </w:tc>
        <w:tc>
          <w:tcPr>
            <w:tcW w:w="1170" w:type="dxa"/>
            <w:shd w:val="clear" w:color="auto" w:fill="auto"/>
            <w:noWrap/>
            <w:vAlign w:val="center"/>
          </w:tcPr>
          <w:p w14:paraId="62766156"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1,500 </w:t>
            </w:r>
          </w:p>
        </w:tc>
        <w:tc>
          <w:tcPr>
            <w:tcW w:w="990" w:type="dxa"/>
            <w:shd w:val="clear" w:color="auto" w:fill="auto"/>
            <w:noWrap/>
            <w:vAlign w:val="center"/>
          </w:tcPr>
          <w:p w14:paraId="7281064B"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5,000 </w:t>
            </w:r>
          </w:p>
        </w:tc>
        <w:tc>
          <w:tcPr>
            <w:tcW w:w="833" w:type="dxa"/>
            <w:shd w:val="clear" w:color="auto" w:fill="auto"/>
            <w:vAlign w:val="center"/>
          </w:tcPr>
          <w:p w14:paraId="5ADB5438" w14:textId="77777777" w:rsidR="00A42DA0" w:rsidRPr="00C72EA6" w:rsidRDefault="00A42DA0" w:rsidP="007522B2">
            <w:pPr>
              <w:spacing w:after="0"/>
              <w:jc w:val="center"/>
              <w:rPr>
                <w:rFonts w:eastAsia="Times New Roman" w:cs="Calibri"/>
                <w:sz w:val="18"/>
                <w:szCs w:val="18"/>
              </w:rPr>
            </w:pPr>
            <w:r>
              <w:rPr>
                <w:rFonts w:eastAsia="Times New Roman" w:cs="Calibri"/>
                <w:sz w:val="18"/>
                <w:szCs w:val="18"/>
              </w:rPr>
              <w:t>21</w:t>
            </w:r>
          </w:p>
        </w:tc>
      </w:tr>
      <w:tr w:rsidR="00A42DA0" w:rsidRPr="007E081C" w14:paraId="22F11034" w14:textId="77777777" w:rsidTr="007522B2">
        <w:trPr>
          <w:trHeight w:val="420"/>
        </w:trPr>
        <w:tc>
          <w:tcPr>
            <w:tcW w:w="2233" w:type="dxa"/>
            <w:vMerge/>
            <w:vAlign w:val="center"/>
            <w:hideMark/>
          </w:tcPr>
          <w:p w14:paraId="0AFB76EF" w14:textId="77777777" w:rsidR="00A42DA0" w:rsidRPr="007E081C" w:rsidRDefault="00A42DA0" w:rsidP="007522B2">
            <w:pPr>
              <w:spacing w:after="0"/>
              <w:jc w:val="left"/>
              <w:rPr>
                <w:rFonts w:eastAsia="Times New Roman" w:cs="Calibri"/>
                <w:b/>
                <w:bCs/>
                <w:szCs w:val="20"/>
              </w:rPr>
            </w:pPr>
          </w:p>
        </w:tc>
        <w:tc>
          <w:tcPr>
            <w:tcW w:w="1381" w:type="dxa"/>
            <w:vMerge/>
            <w:vAlign w:val="center"/>
            <w:hideMark/>
          </w:tcPr>
          <w:p w14:paraId="6C0E77E0" w14:textId="77777777" w:rsidR="00A42DA0" w:rsidRPr="007E081C" w:rsidRDefault="00A42DA0" w:rsidP="007522B2">
            <w:pPr>
              <w:spacing w:after="0"/>
              <w:jc w:val="left"/>
              <w:rPr>
                <w:rFonts w:eastAsia="Times New Roman" w:cs="Calibri"/>
                <w:b/>
                <w:bCs/>
                <w:szCs w:val="20"/>
              </w:rPr>
            </w:pPr>
          </w:p>
        </w:tc>
        <w:tc>
          <w:tcPr>
            <w:tcW w:w="753" w:type="dxa"/>
            <w:vMerge/>
            <w:vAlign w:val="center"/>
            <w:hideMark/>
          </w:tcPr>
          <w:p w14:paraId="0219D067" w14:textId="77777777" w:rsidR="00A42DA0" w:rsidRPr="007E081C" w:rsidRDefault="00A42DA0" w:rsidP="007522B2">
            <w:pPr>
              <w:spacing w:after="0"/>
              <w:jc w:val="left"/>
              <w:rPr>
                <w:rFonts w:eastAsia="Times New Roman" w:cs="Calibri"/>
                <w:b/>
                <w:bCs/>
                <w:szCs w:val="20"/>
              </w:rPr>
            </w:pPr>
          </w:p>
        </w:tc>
        <w:tc>
          <w:tcPr>
            <w:tcW w:w="764" w:type="dxa"/>
            <w:vMerge/>
            <w:vAlign w:val="center"/>
            <w:hideMark/>
          </w:tcPr>
          <w:p w14:paraId="335CB4FE" w14:textId="77777777" w:rsidR="00A42DA0" w:rsidRPr="007E081C" w:rsidRDefault="00A42DA0" w:rsidP="007522B2">
            <w:pPr>
              <w:spacing w:after="0"/>
              <w:jc w:val="left"/>
              <w:rPr>
                <w:rFonts w:eastAsia="Times New Roman" w:cs="Calibri"/>
                <w:b/>
                <w:bCs/>
                <w:szCs w:val="20"/>
              </w:rPr>
            </w:pPr>
          </w:p>
        </w:tc>
        <w:tc>
          <w:tcPr>
            <w:tcW w:w="989" w:type="dxa"/>
            <w:shd w:val="clear" w:color="auto" w:fill="auto"/>
            <w:noWrap/>
            <w:vAlign w:val="center"/>
            <w:hideMark/>
          </w:tcPr>
          <w:p w14:paraId="06984940" w14:textId="77777777" w:rsidR="00A42DA0" w:rsidRPr="00C72EA6" w:rsidRDefault="00A42DA0" w:rsidP="007522B2">
            <w:pPr>
              <w:spacing w:after="0"/>
              <w:jc w:val="center"/>
              <w:rPr>
                <w:rFonts w:eastAsia="Times New Roman" w:cs="Calibri"/>
                <w:sz w:val="18"/>
                <w:szCs w:val="18"/>
              </w:rPr>
            </w:pPr>
            <w:r w:rsidRPr="00C72EA6">
              <w:rPr>
                <w:rFonts w:cs="Calibri"/>
                <w:sz w:val="18"/>
                <w:szCs w:val="18"/>
              </w:rPr>
              <w:t>75700</w:t>
            </w:r>
          </w:p>
        </w:tc>
        <w:tc>
          <w:tcPr>
            <w:tcW w:w="2610" w:type="dxa"/>
            <w:shd w:val="clear" w:color="auto" w:fill="auto"/>
            <w:vAlign w:val="center"/>
            <w:hideMark/>
          </w:tcPr>
          <w:p w14:paraId="1B3EBF9E" w14:textId="77777777" w:rsidR="00A42DA0" w:rsidRPr="00C72EA6" w:rsidRDefault="00A42DA0" w:rsidP="007522B2">
            <w:pPr>
              <w:spacing w:after="0"/>
              <w:jc w:val="left"/>
              <w:rPr>
                <w:rFonts w:eastAsia="Times New Roman" w:cs="Calibri"/>
                <w:sz w:val="18"/>
                <w:szCs w:val="18"/>
              </w:rPr>
            </w:pPr>
            <w:r w:rsidRPr="00C72EA6">
              <w:rPr>
                <w:rFonts w:cs="Calibri"/>
                <w:sz w:val="18"/>
                <w:szCs w:val="18"/>
              </w:rPr>
              <w:t xml:space="preserve">Training, Workshop &amp; Conference </w:t>
            </w:r>
          </w:p>
        </w:tc>
        <w:tc>
          <w:tcPr>
            <w:tcW w:w="1260" w:type="dxa"/>
            <w:shd w:val="clear" w:color="auto" w:fill="auto"/>
            <w:noWrap/>
            <w:vAlign w:val="center"/>
          </w:tcPr>
          <w:p w14:paraId="5149E00C"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7,500 </w:t>
            </w:r>
          </w:p>
        </w:tc>
        <w:tc>
          <w:tcPr>
            <w:tcW w:w="1080" w:type="dxa"/>
            <w:shd w:val="clear" w:color="auto" w:fill="auto"/>
            <w:noWrap/>
            <w:vAlign w:val="center"/>
          </w:tcPr>
          <w:p w14:paraId="1A25096C"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w:t>
            </w:r>
          </w:p>
        </w:tc>
        <w:tc>
          <w:tcPr>
            <w:tcW w:w="1170" w:type="dxa"/>
            <w:shd w:val="clear" w:color="auto" w:fill="auto"/>
            <w:noWrap/>
            <w:vAlign w:val="center"/>
          </w:tcPr>
          <w:p w14:paraId="19E73EA4"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3,501.40 </w:t>
            </w:r>
          </w:p>
        </w:tc>
        <w:tc>
          <w:tcPr>
            <w:tcW w:w="990" w:type="dxa"/>
            <w:shd w:val="clear" w:color="auto" w:fill="auto"/>
            <w:noWrap/>
            <w:vAlign w:val="center"/>
          </w:tcPr>
          <w:p w14:paraId="575ADB37" w14:textId="77777777" w:rsidR="00A42DA0" w:rsidRPr="00C72EA6" w:rsidRDefault="00A42DA0" w:rsidP="007522B2">
            <w:pPr>
              <w:spacing w:after="0"/>
              <w:jc w:val="right"/>
              <w:rPr>
                <w:rFonts w:eastAsia="Times New Roman" w:cs="Calibri"/>
                <w:sz w:val="18"/>
                <w:szCs w:val="18"/>
              </w:rPr>
            </w:pPr>
            <w:r w:rsidRPr="00C72EA6">
              <w:rPr>
                <w:rFonts w:cs="Calibri"/>
                <w:sz w:val="18"/>
                <w:szCs w:val="18"/>
              </w:rPr>
              <w:t xml:space="preserve">11,001.40 </w:t>
            </w:r>
          </w:p>
        </w:tc>
        <w:tc>
          <w:tcPr>
            <w:tcW w:w="833" w:type="dxa"/>
            <w:shd w:val="clear" w:color="auto" w:fill="auto"/>
            <w:vAlign w:val="center"/>
          </w:tcPr>
          <w:p w14:paraId="5398AB50" w14:textId="77777777" w:rsidR="00A42DA0" w:rsidRPr="00C72EA6" w:rsidRDefault="00A42DA0" w:rsidP="007522B2">
            <w:pPr>
              <w:spacing w:after="0"/>
              <w:jc w:val="center"/>
              <w:rPr>
                <w:rFonts w:eastAsia="Times New Roman" w:cs="Calibri"/>
                <w:sz w:val="18"/>
                <w:szCs w:val="18"/>
              </w:rPr>
            </w:pPr>
            <w:r>
              <w:rPr>
                <w:rFonts w:eastAsia="Times New Roman" w:cs="Calibri"/>
                <w:sz w:val="18"/>
                <w:szCs w:val="18"/>
              </w:rPr>
              <w:t>22</w:t>
            </w:r>
          </w:p>
        </w:tc>
      </w:tr>
      <w:tr w:rsidR="00A42DA0" w:rsidRPr="007E081C" w14:paraId="735936B5" w14:textId="77777777" w:rsidTr="007522B2">
        <w:trPr>
          <w:trHeight w:val="315"/>
        </w:trPr>
        <w:tc>
          <w:tcPr>
            <w:tcW w:w="2233" w:type="dxa"/>
            <w:vMerge/>
            <w:vAlign w:val="center"/>
            <w:hideMark/>
          </w:tcPr>
          <w:p w14:paraId="15076333" w14:textId="77777777" w:rsidR="00A42DA0" w:rsidRPr="007E081C" w:rsidRDefault="00A42DA0" w:rsidP="007522B2">
            <w:pPr>
              <w:spacing w:after="0"/>
              <w:jc w:val="left"/>
              <w:rPr>
                <w:rFonts w:eastAsia="Times New Roman" w:cs="Calibri"/>
                <w:b/>
                <w:bCs/>
                <w:szCs w:val="20"/>
              </w:rPr>
            </w:pPr>
          </w:p>
        </w:tc>
        <w:tc>
          <w:tcPr>
            <w:tcW w:w="1381" w:type="dxa"/>
            <w:shd w:val="clear" w:color="auto" w:fill="auto"/>
            <w:vAlign w:val="center"/>
            <w:hideMark/>
          </w:tcPr>
          <w:p w14:paraId="577559DE" w14:textId="77777777" w:rsidR="00A42DA0" w:rsidRPr="007E081C" w:rsidRDefault="00A42DA0" w:rsidP="007522B2">
            <w:pPr>
              <w:spacing w:after="0"/>
              <w:rPr>
                <w:rFonts w:eastAsia="Times New Roman" w:cs="Calibri"/>
                <w:b/>
                <w:bCs/>
                <w:szCs w:val="20"/>
              </w:rPr>
            </w:pPr>
            <w:r w:rsidRPr="007E081C">
              <w:rPr>
                <w:rFonts w:eastAsia="Times New Roman" w:cs="Calibri"/>
                <w:b/>
                <w:bCs/>
                <w:szCs w:val="20"/>
              </w:rPr>
              <w:t> </w:t>
            </w:r>
          </w:p>
        </w:tc>
        <w:tc>
          <w:tcPr>
            <w:tcW w:w="753" w:type="dxa"/>
            <w:shd w:val="clear" w:color="auto" w:fill="auto"/>
            <w:vAlign w:val="center"/>
            <w:hideMark/>
          </w:tcPr>
          <w:p w14:paraId="4C057848" w14:textId="77777777" w:rsidR="00A42DA0" w:rsidRPr="007E081C" w:rsidRDefault="00A42DA0" w:rsidP="007522B2">
            <w:pPr>
              <w:spacing w:after="0"/>
              <w:rPr>
                <w:rFonts w:eastAsia="Times New Roman" w:cs="Calibri"/>
                <w:b/>
                <w:bCs/>
                <w:szCs w:val="20"/>
              </w:rPr>
            </w:pPr>
            <w:r w:rsidRPr="007E081C">
              <w:rPr>
                <w:rFonts w:eastAsia="Times New Roman" w:cs="Calibri"/>
                <w:b/>
                <w:bCs/>
                <w:szCs w:val="20"/>
              </w:rPr>
              <w:t> </w:t>
            </w:r>
          </w:p>
        </w:tc>
        <w:tc>
          <w:tcPr>
            <w:tcW w:w="764" w:type="dxa"/>
            <w:shd w:val="clear" w:color="auto" w:fill="auto"/>
            <w:vAlign w:val="center"/>
            <w:hideMark/>
          </w:tcPr>
          <w:p w14:paraId="08E44BCF" w14:textId="77777777" w:rsidR="00A42DA0" w:rsidRPr="007E081C" w:rsidRDefault="00A42DA0" w:rsidP="007522B2">
            <w:pPr>
              <w:spacing w:after="0"/>
              <w:rPr>
                <w:rFonts w:eastAsia="Times New Roman" w:cs="Calibri"/>
                <w:b/>
                <w:bCs/>
                <w:szCs w:val="20"/>
              </w:rPr>
            </w:pPr>
            <w:r w:rsidRPr="007E081C">
              <w:rPr>
                <w:rFonts w:eastAsia="Times New Roman" w:cs="Calibri"/>
                <w:b/>
                <w:bCs/>
                <w:szCs w:val="20"/>
              </w:rPr>
              <w:t> </w:t>
            </w:r>
          </w:p>
        </w:tc>
        <w:tc>
          <w:tcPr>
            <w:tcW w:w="989" w:type="dxa"/>
            <w:shd w:val="clear" w:color="auto" w:fill="auto"/>
            <w:noWrap/>
            <w:vAlign w:val="bottom"/>
            <w:hideMark/>
          </w:tcPr>
          <w:p w14:paraId="393CFC06" w14:textId="77777777" w:rsidR="00A42DA0" w:rsidRPr="00C72EA6" w:rsidRDefault="00A42DA0" w:rsidP="007522B2">
            <w:pPr>
              <w:spacing w:after="0"/>
              <w:rPr>
                <w:rFonts w:eastAsia="Times New Roman" w:cs="Calibri"/>
                <w:sz w:val="18"/>
                <w:szCs w:val="18"/>
              </w:rPr>
            </w:pPr>
            <w:r w:rsidRPr="00C72EA6">
              <w:rPr>
                <w:rFonts w:cs="Calibri"/>
                <w:sz w:val="18"/>
                <w:szCs w:val="18"/>
              </w:rPr>
              <w:t> </w:t>
            </w:r>
          </w:p>
        </w:tc>
        <w:tc>
          <w:tcPr>
            <w:tcW w:w="2610" w:type="dxa"/>
            <w:shd w:val="clear" w:color="auto" w:fill="auto"/>
            <w:noWrap/>
            <w:vAlign w:val="bottom"/>
            <w:hideMark/>
          </w:tcPr>
          <w:p w14:paraId="739D3204" w14:textId="77777777" w:rsidR="00A42DA0" w:rsidRPr="00C72EA6" w:rsidRDefault="00A42DA0" w:rsidP="007522B2">
            <w:pPr>
              <w:spacing w:after="0"/>
              <w:jc w:val="right"/>
              <w:rPr>
                <w:rFonts w:eastAsia="Times New Roman" w:cs="Calibri"/>
                <w:b/>
                <w:bCs/>
                <w:i/>
                <w:iCs/>
                <w:sz w:val="18"/>
                <w:szCs w:val="18"/>
              </w:rPr>
            </w:pPr>
            <w:r w:rsidRPr="00C72EA6">
              <w:rPr>
                <w:rFonts w:eastAsia="Times New Roman" w:cs="Calibri"/>
                <w:b/>
                <w:bCs/>
                <w:i/>
                <w:iCs/>
                <w:sz w:val="18"/>
                <w:szCs w:val="18"/>
              </w:rPr>
              <w:t>Sub-total PMC</w:t>
            </w:r>
          </w:p>
        </w:tc>
        <w:tc>
          <w:tcPr>
            <w:tcW w:w="1260" w:type="dxa"/>
            <w:shd w:val="clear" w:color="auto" w:fill="auto"/>
            <w:noWrap/>
            <w:vAlign w:val="center"/>
          </w:tcPr>
          <w:p w14:paraId="7094BA5D" w14:textId="77777777" w:rsidR="00A42DA0" w:rsidRPr="00C72EA6" w:rsidRDefault="00A42DA0" w:rsidP="007522B2">
            <w:pPr>
              <w:spacing w:after="0"/>
              <w:jc w:val="right"/>
              <w:rPr>
                <w:rFonts w:eastAsia="Times New Roman" w:cs="Calibri"/>
                <w:b/>
                <w:bCs/>
                <w:sz w:val="18"/>
                <w:szCs w:val="18"/>
              </w:rPr>
            </w:pPr>
            <w:r w:rsidRPr="00C72EA6">
              <w:rPr>
                <w:rFonts w:cs="Calibri"/>
                <w:b/>
                <w:bCs/>
                <w:sz w:val="18"/>
                <w:szCs w:val="18"/>
              </w:rPr>
              <w:t xml:space="preserve">72,505.20 </w:t>
            </w:r>
          </w:p>
        </w:tc>
        <w:tc>
          <w:tcPr>
            <w:tcW w:w="1080" w:type="dxa"/>
            <w:shd w:val="clear" w:color="auto" w:fill="auto"/>
            <w:noWrap/>
            <w:vAlign w:val="center"/>
          </w:tcPr>
          <w:p w14:paraId="14BE65D1" w14:textId="77777777" w:rsidR="00A42DA0" w:rsidRPr="00C72EA6" w:rsidRDefault="00A42DA0" w:rsidP="007522B2">
            <w:pPr>
              <w:spacing w:after="0"/>
              <w:jc w:val="right"/>
              <w:rPr>
                <w:rFonts w:eastAsia="Times New Roman" w:cs="Calibri"/>
                <w:b/>
                <w:bCs/>
                <w:sz w:val="18"/>
                <w:szCs w:val="18"/>
              </w:rPr>
            </w:pPr>
            <w:r w:rsidRPr="00C72EA6">
              <w:rPr>
                <w:rFonts w:cs="Calibri"/>
                <w:b/>
                <w:bCs/>
                <w:sz w:val="18"/>
                <w:szCs w:val="18"/>
              </w:rPr>
              <w:t xml:space="preserve">55,005.20 </w:t>
            </w:r>
          </w:p>
        </w:tc>
        <w:tc>
          <w:tcPr>
            <w:tcW w:w="1170" w:type="dxa"/>
            <w:shd w:val="clear" w:color="auto" w:fill="auto"/>
            <w:noWrap/>
            <w:vAlign w:val="center"/>
          </w:tcPr>
          <w:p w14:paraId="6754C948" w14:textId="77777777" w:rsidR="00A42DA0" w:rsidRPr="00C72EA6" w:rsidRDefault="00A42DA0" w:rsidP="007522B2">
            <w:pPr>
              <w:spacing w:after="0"/>
              <w:jc w:val="right"/>
              <w:rPr>
                <w:rFonts w:eastAsia="Times New Roman" w:cs="Calibri"/>
                <w:b/>
                <w:bCs/>
                <w:sz w:val="18"/>
                <w:szCs w:val="18"/>
              </w:rPr>
            </w:pPr>
            <w:r w:rsidRPr="00C72EA6">
              <w:rPr>
                <w:rFonts w:cs="Calibri"/>
                <w:b/>
                <w:bCs/>
                <w:sz w:val="18"/>
                <w:szCs w:val="18"/>
              </w:rPr>
              <w:t xml:space="preserve">58,006.60 </w:t>
            </w:r>
          </w:p>
        </w:tc>
        <w:tc>
          <w:tcPr>
            <w:tcW w:w="990" w:type="dxa"/>
            <w:shd w:val="clear" w:color="auto" w:fill="auto"/>
            <w:noWrap/>
            <w:vAlign w:val="center"/>
          </w:tcPr>
          <w:p w14:paraId="3ABABE80" w14:textId="77777777" w:rsidR="00A42DA0" w:rsidRPr="00C72EA6" w:rsidRDefault="00A42DA0" w:rsidP="007522B2">
            <w:pPr>
              <w:spacing w:after="0"/>
              <w:jc w:val="right"/>
              <w:rPr>
                <w:rFonts w:eastAsia="Times New Roman" w:cs="Calibri"/>
                <w:b/>
                <w:bCs/>
                <w:sz w:val="18"/>
                <w:szCs w:val="18"/>
              </w:rPr>
            </w:pPr>
            <w:r w:rsidRPr="00C72EA6">
              <w:rPr>
                <w:rFonts w:cs="Calibri"/>
                <w:b/>
                <w:bCs/>
                <w:sz w:val="18"/>
                <w:szCs w:val="18"/>
              </w:rPr>
              <w:t xml:space="preserve">185,517 </w:t>
            </w:r>
          </w:p>
        </w:tc>
        <w:tc>
          <w:tcPr>
            <w:tcW w:w="833" w:type="dxa"/>
            <w:shd w:val="clear" w:color="auto" w:fill="auto"/>
            <w:vAlign w:val="center"/>
          </w:tcPr>
          <w:p w14:paraId="292B0B32" w14:textId="77777777" w:rsidR="00A42DA0" w:rsidRPr="00C72EA6" w:rsidRDefault="00A42DA0" w:rsidP="007522B2">
            <w:pPr>
              <w:spacing w:after="0"/>
              <w:jc w:val="center"/>
              <w:rPr>
                <w:rFonts w:eastAsia="Times New Roman" w:cs="Calibri"/>
                <w:sz w:val="18"/>
                <w:szCs w:val="18"/>
              </w:rPr>
            </w:pPr>
          </w:p>
        </w:tc>
      </w:tr>
      <w:bookmarkEnd w:id="33"/>
      <w:tr w:rsidR="00A42DA0" w:rsidRPr="007E081C" w14:paraId="127C7ED4" w14:textId="77777777" w:rsidTr="007522B2">
        <w:trPr>
          <w:trHeight w:val="315"/>
        </w:trPr>
        <w:tc>
          <w:tcPr>
            <w:tcW w:w="2233" w:type="dxa"/>
            <w:vMerge/>
            <w:vAlign w:val="center"/>
            <w:hideMark/>
          </w:tcPr>
          <w:p w14:paraId="4094AAC6" w14:textId="77777777" w:rsidR="00A42DA0" w:rsidRPr="007E081C" w:rsidRDefault="00A42DA0" w:rsidP="007522B2">
            <w:pPr>
              <w:spacing w:after="0"/>
              <w:jc w:val="left"/>
              <w:rPr>
                <w:rFonts w:eastAsia="Times New Roman" w:cs="Calibri"/>
                <w:b/>
                <w:bCs/>
                <w:szCs w:val="20"/>
              </w:rPr>
            </w:pPr>
          </w:p>
        </w:tc>
        <w:tc>
          <w:tcPr>
            <w:tcW w:w="1381" w:type="dxa"/>
            <w:shd w:val="clear" w:color="auto" w:fill="auto"/>
            <w:vAlign w:val="center"/>
            <w:hideMark/>
          </w:tcPr>
          <w:p w14:paraId="226852DC" w14:textId="77777777" w:rsidR="00A42DA0" w:rsidRPr="007E081C" w:rsidRDefault="00A42DA0" w:rsidP="007522B2">
            <w:pPr>
              <w:spacing w:after="0"/>
              <w:rPr>
                <w:rFonts w:eastAsia="Times New Roman" w:cs="Calibri"/>
                <w:b/>
                <w:bCs/>
                <w:szCs w:val="20"/>
              </w:rPr>
            </w:pPr>
            <w:r w:rsidRPr="007E081C">
              <w:rPr>
                <w:rFonts w:eastAsia="Times New Roman" w:cs="Calibri"/>
                <w:b/>
                <w:bCs/>
                <w:szCs w:val="20"/>
              </w:rPr>
              <w:t> </w:t>
            </w:r>
          </w:p>
        </w:tc>
        <w:tc>
          <w:tcPr>
            <w:tcW w:w="753" w:type="dxa"/>
            <w:shd w:val="clear" w:color="auto" w:fill="auto"/>
            <w:vAlign w:val="center"/>
            <w:hideMark/>
          </w:tcPr>
          <w:p w14:paraId="173F8F1A" w14:textId="77777777" w:rsidR="00A42DA0" w:rsidRPr="007E081C" w:rsidRDefault="00A42DA0" w:rsidP="007522B2">
            <w:pPr>
              <w:spacing w:after="0"/>
              <w:rPr>
                <w:rFonts w:eastAsia="Times New Roman" w:cs="Calibri"/>
                <w:b/>
                <w:bCs/>
                <w:szCs w:val="20"/>
              </w:rPr>
            </w:pPr>
            <w:r w:rsidRPr="007E081C">
              <w:rPr>
                <w:rFonts w:eastAsia="Times New Roman" w:cs="Calibri"/>
                <w:b/>
                <w:bCs/>
                <w:szCs w:val="20"/>
              </w:rPr>
              <w:t> </w:t>
            </w:r>
          </w:p>
        </w:tc>
        <w:tc>
          <w:tcPr>
            <w:tcW w:w="764" w:type="dxa"/>
            <w:shd w:val="clear" w:color="auto" w:fill="auto"/>
            <w:vAlign w:val="center"/>
            <w:hideMark/>
          </w:tcPr>
          <w:p w14:paraId="7C618F5D" w14:textId="77777777" w:rsidR="00A42DA0" w:rsidRPr="007E081C" w:rsidRDefault="00A42DA0" w:rsidP="007522B2">
            <w:pPr>
              <w:spacing w:after="0"/>
              <w:rPr>
                <w:rFonts w:eastAsia="Times New Roman" w:cs="Calibri"/>
                <w:b/>
                <w:bCs/>
                <w:szCs w:val="20"/>
              </w:rPr>
            </w:pPr>
            <w:r w:rsidRPr="007E081C">
              <w:rPr>
                <w:rFonts w:eastAsia="Times New Roman" w:cs="Calibri"/>
                <w:b/>
                <w:bCs/>
                <w:szCs w:val="20"/>
              </w:rPr>
              <w:t> </w:t>
            </w:r>
          </w:p>
        </w:tc>
        <w:tc>
          <w:tcPr>
            <w:tcW w:w="989" w:type="dxa"/>
            <w:shd w:val="clear" w:color="auto" w:fill="auto"/>
            <w:noWrap/>
            <w:vAlign w:val="center"/>
            <w:hideMark/>
          </w:tcPr>
          <w:p w14:paraId="45C5E875" w14:textId="77777777" w:rsidR="00A42DA0" w:rsidRPr="00C72EA6" w:rsidRDefault="00A42DA0" w:rsidP="007522B2">
            <w:pPr>
              <w:spacing w:after="0"/>
              <w:rPr>
                <w:rFonts w:eastAsia="Times New Roman" w:cs="Calibri"/>
                <w:sz w:val="18"/>
                <w:szCs w:val="18"/>
              </w:rPr>
            </w:pPr>
            <w:r w:rsidRPr="00C72EA6">
              <w:rPr>
                <w:rFonts w:eastAsia="Times New Roman" w:cs="Calibri"/>
                <w:sz w:val="18"/>
                <w:szCs w:val="18"/>
              </w:rPr>
              <w:t> </w:t>
            </w:r>
          </w:p>
        </w:tc>
        <w:tc>
          <w:tcPr>
            <w:tcW w:w="2610" w:type="dxa"/>
            <w:shd w:val="clear" w:color="auto" w:fill="auto"/>
            <w:noWrap/>
            <w:vAlign w:val="center"/>
            <w:hideMark/>
          </w:tcPr>
          <w:p w14:paraId="5473AC24" w14:textId="77777777" w:rsidR="00A42DA0" w:rsidRPr="00C72EA6" w:rsidRDefault="00A42DA0" w:rsidP="007522B2">
            <w:pPr>
              <w:spacing w:after="0"/>
              <w:jc w:val="right"/>
              <w:rPr>
                <w:rFonts w:eastAsia="Times New Roman" w:cs="Calibri"/>
                <w:sz w:val="18"/>
                <w:szCs w:val="18"/>
              </w:rPr>
            </w:pPr>
            <w:r w:rsidRPr="00C72EA6">
              <w:rPr>
                <w:rFonts w:eastAsia="Times New Roman" w:cs="Calibri"/>
                <w:sz w:val="18"/>
                <w:szCs w:val="18"/>
              </w:rPr>
              <w:t> </w:t>
            </w:r>
            <w:r w:rsidRPr="00C72EA6">
              <w:rPr>
                <w:rFonts w:eastAsia="Times New Roman" w:cs="Calibri"/>
                <w:b/>
                <w:bCs/>
                <w:sz w:val="18"/>
                <w:szCs w:val="18"/>
              </w:rPr>
              <w:t>TOTAL PROJECT (including PMC)</w:t>
            </w:r>
          </w:p>
        </w:tc>
        <w:tc>
          <w:tcPr>
            <w:tcW w:w="1260" w:type="dxa"/>
            <w:shd w:val="clear" w:color="auto" w:fill="auto"/>
            <w:noWrap/>
            <w:vAlign w:val="center"/>
          </w:tcPr>
          <w:p w14:paraId="749FC089" w14:textId="77777777" w:rsidR="00A42DA0" w:rsidRPr="00C72EA6" w:rsidRDefault="00A42DA0" w:rsidP="007522B2">
            <w:pPr>
              <w:spacing w:after="0"/>
              <w:jc w:val="right"/>
              <w:rPr>
                <w:rFonts w:eastAsia="Times New Roman" w:cs="Calibri"/>
                <w:b/>
                <w:bCs/>
                <w:sz w:val="18"/>
                <w:szCs w:val="18"/>
              </w:rPr>
            </w:pPr>
            <w:r>
              <w:rPr>
                <w:rFonts w:cs="Calibri"/>
                <w:b/>
                <w:bCs/>
                <w:sz w:val="18"/>
                <w:szCs w:val="18"/>
              </w:rPr>
              <w:t>1,539,860</w:t>
            </w:r>
            <w:r w:rsidRPr="00C72EA6">
              <w:rPr>
                <w:rFonts w:cs="Calibri"/>
                <w:b/>
                <w:bCs/>
                <w:sz w:val="18"/>
                <w:szCs w:val="18"/>
              </w:rPr>
              <w:t xml:space="preserve">.20 </w:t>
            </w:r>
          </w:p>
        </w:tc>
        <w:tc>
          <w:tcPr>
            <w:tcW w:w="1080" w:type="dxa"/>
            <w:shd w:val="clear" w:color="auto" w:fill="auto"/>
            <w:noWrap/>
            <w:vAlign w:val="center"/>
          </w:tcPr>
          <w:p w14:paraId="2FAA3158" w14:textId="77777777" w:rsidR="00A42DA0" w:rsidRPr="00C72EA6" w:rsidRDefault="00A42DA0" w:rsidP="007522B2">
            <w:pPr>
              <w:spacing w:after="0"/>
              <w:jc w:val="right"/>
              <w:rPr>
                <w:rFonts w:eastAsia="Times New Roman" w:cs="Calibri"/>
                <w:b/>
                <w:bCs/>
                <w:sz w:val="18"/>
                <w:szCs w:val="18"/>
              </w:rPr>
            </w:pPr>
            <w:r>
              <w:rPr>
                <w:rFonts w:cs="Calibri"/>
                <w:b/>
                <w:bCs/>
                <w:sz w:val="18"/>
                <w:szCs w:val="18"/>
              </w:rPr>
              <w:t>542,65</w:t>
            </w:r>
            <w:r w:rsidRPr="00C72EA6">
              <w:rPr>
                <w:rFonts w:cs="Calibri"/>
                <w:b/>
                <w:bCs/>
                <w:sz w:val="18"/>
                <w:szCs w:val="18"/>
              </w:rPr>
              <w:t>5.20</w:t>
            </w:r>
          </w:p>
        </w:tc>
        <w:tc>
          <w:tcPr>
            <w:tcW w:w="1170" w:type="dxa"/>
            <w:shd w:val="clear" w:color="auto" w:fill="auto"/>
            <w:noWrap/>
            <w:vAlign w:val="center"/>
          </w:tcPr>
          <w:p w14:paraId="2F33D443" w14:textId="77777777" w:rsidR="00A42DA0" w:rsidRPr="00C72EA6" w:rsidRDefault="00A42DA0" w:rsidP="007522B2">
            <w:pPr>
              <w:spacing w:after="0"/>
              <w:jc w:val="right"/>
              <w:rPr>
                <w:rFonts w:eastAsia="Times New Roman" w:cs="Calibri"/>
                <w:b/>
                <w:bCs/>
                <w:sz w:val="18"/>
                <w:szCs w:val="18"/>
              </w:rPr>
            </w:pPr>
            <w:r>
              <w:rPr>
                <w:rFonts w:cs="Calibri"/>
                <w:b/>
                <w:bCs/>
                <w:sz w:val="18"/>
                <w:szCs w:val="18"/>
              </w:rPr>
              <w:t>550,856.60</w:t>
            </w:r>
            <w:r w:rsidRPr="00C72EA6" w:rsidDel="00CC4DC0">
              <w:rPr>
                <w:rFonts w:cs="Calibri"/>
                <w:b/>
                <w:bCs/>
                <w:sz w:val="18"/>
                <w:szCs w:val="18"/>
              </w:rPr>
              <w:t xml:space="preserve"> </w:t>
            </w:r>
            <w:r w:rsidRPr="00C72EA6">
              <w:rPr>
                <w:rFonts w:cs="Calibri"/>
                <w:b/>
                <w:bCs/>
                <w:sz w:val="18"/>
                <w:szCs w:val="18"/>
              </w:rPr>
              <w:t xml:space="preserve"> </w:t>
            </w:r>
          </w:p>
        </w:tc>
        <w:tc>
          <w:tcPr>
            <w:tcW w:w="990" w:type="dxa"/>
            <w:shd w:val="clear" w:color="auto" w:fill="auto"/>
            <w:noWrap/>
            <w:vAlign w:val="center"/>
          </w:tcPr>
          <w:p w14:paraId="7262D944" w14:textId="77777777" w:rsidR="00A42DA0" w:rsidRPr="00C72EA6" w:rsidRDefault="00A42DA0" w:rsidP="007522B2">
            <w:pPr>
              <w:spacing w:after="0"/>
              <w:jc w:val="right"/>
              <w:rPr>
                <w:rFonts w:eastAsia="Times New Roman" w:cs="Calibri"/>
                <w:b/>
                <w:bCs/>
                <w:sz w:val="18"/>
                <w:szCs w:val="18"/>
              </w:rPr>
            </w:pPr>
            <w:r>
              <w:rPr>
                <w:rFonts w:cs="Calibri"/>
                <w:b/>
                <w:bCs/>
                <w:sz w:val="18"/>
                <w:szCs w:val="18"/>
              </w:rPr>
              <w:t>2,633,372</w:t>
            </w:r>
            <w:r w:rsidRPr="00C72EA6">
              <w:rPr>
                <w:rFonts w:cs="Calibri"/>
                <w:b/>
                <w:bCs/>
                <w:sz w:val="18"/>
                <w:szCs w:val="18"/>
              </w:rPr>
              <w:t xml:space="preserve"> </w:t>
            </w:r>
          </w:p>
        </w:tc>
        <w:tc>
          <w:tcPr>
            <w:tcW w:w="833" w:type="dxa"/>
            <w:shd w:val="clear" w:color="auto" w:fill="auto"/>
            <w:vAlign w:val="center"/>
          </w:tcPr>
          <w:p w14:paraId="5535F81E" w14:textId="77777777" w:rsidR="00A42DA0" w:rsidRPr="00C72EA6" w:rsidRDefault="00A42DA0" w:rsidP="007522B2">
            <w:pPr>
              <w:spacing w:after="0"/>
              <w:jc w:val="center"/>
              <w:rPr>
                <w:rFonts w:eastAsia="Times New Roman" w:cs="Calibri"/>
                <w:sz w:val="18"/>
                <w:szCs w:val="18"/>
              </w:rPr>
            </w:pPr>
          </w:p>
        </w:tc>
      </w:tr>
    </w:tbl>
    <w:p w14:paraId="4D1A3C05" w14:textId="77777777" w:rsidR="00A42DA0" w:rsidRDefault="00A42DA0" w:rsidP="00A42DA0"/>
    <w:p w14:paraId="3B3B104C" w14:textId="58DC37EA" w:rsidR="00DD3BF6" w:rsidRPr="00D5163E" w:rsidRDefault="00DD3BF6" w:rsidP="00DB2A92">
      <w:pPr>
        <w:jc w:val="center"/>
      </w:pPr>
    </w:p>
    <w:p w14:paraId="1649BC0D" w14:textId="25BFEF6E" w:rsidR="00DD3BF6" w:rsidRPr="00D5163E" w:rsidRDefault="00DD3BF6" w:rsidP="002C2489"/>
    <w:p w14:paraId="4F5104FC" w14:textId="72390FF6" w:rsidR="00DD3BF6" w:rsidRPr="00D5163E" w:rsidRDefault="00DD3BF6" w:rsidP="002C2489"/>
    <w:p w14:paraId="3C1B3BDD" w14:textId="77777777" w:rsidR="00DD3BF6" w:rsidRPr="00D5163E" w:rsidRDefault="00DD3BF6" w:rsidP="002C2489">
      <w:pPr>
        <w:sectPr w:rsidR="00DD3BF6" w:rsidRPr="00D5163E" w:rsidSect="000F7D98">
          <w:pgSz w:w="15840" w:h="12240" w:orient="landscape" w:code="1"/>
          <w:pgMar w:top="720" w:right="720" w:bottom="720" w:left="720" w:header="720" w:footer="432" w:gutter="0"/>
          <w:cols w:space="708"/>
          <w:titlePg/>
          <w:docGrid w:linePitch="360"/>
        </w:sectPr>
      </w:pPr>
    </w:p>
    <w:p w14:paraId="4CAB3691" w14:textId="4DF8832C" w:rsidR="00DD3BF6" w:rsidRDefault="00DD3BF6" w:rsidP="00DD3BF6">
      <w:pPr>
        <w:rPr>
          <w:b/>
          <w:szCs w:val="28"/>
        </w:rPr>
      </w:pPr>
      <w:r w:rsidRPr="00D5163E">
        <w:rPr>
          <w:b/>
          <w:szCs w:val="28"/>
        </w:rPr>
        <w:lastRenderedPageBreak/>
        <w:t xml:space="preserve">Budget Notes: </w:t>
      </w:r>
    </w:p>
    <w:p w14:paraId="51CD06CD" w14:textId="44594DC7" w:rsidR="00BF48C1" w:rsidRDefault="00BF48C1" w:rsidP="00DD3BF6">
      <w:pPr>
        <w:rPr>
          <w:b/>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
        <w:gridCol w:w="9320"/>
      </w:tblGrid>
      <w:tr w:rsidR="00D00DBA" w:rsidRPr="007E081C" w14:paraId="379E487E" w14:textId="77777777" w:rsidTr="007522B2">
        <w:tc>
          <w:tcPr>
            <w:tcW w:w="575" w:type="dxa"/>
            <w:shd w:val="clear" w:color="auto" w:fill="F2F2F2"/>
          </w:tcPr>
          <w:p w14:paraId="595BC32B" w14:textId="77777777" w:rsidR="00D00DBA" w:rsidRPr="007E081C" w:rsidRDefault="00D00DBA" w:rsidP="007522B2">
            <w:pPr>
              <w:rPr>
                <w:b/>
              </w:rPr>
            </w:pPr>
            <w:r w:rsidRPr="007E081C">
              <w:rPr>
                <w:b/>
              </w:rPr>
              <w:t>No.</w:t>
            </w:r>
          </w:p>
        </w:tc>
        <w:tc>
          <w:tcPr>
            <w:tcW w:w="9320" w:type="dxa"/>
            <w:shd w:val="clear" w:color="auto" w:fill="F2F2F2"/>
          </w:tcPr>
          <w:p w14:paraId="305B3F75" w14:textId="77777777" w:rsidR="00D00DBA" w:rsidRPr="007E081C" w:rsidRDefault="00D00DBA" w:rsidP="007522B2">
            <w:pPr>
              <w:rPr>
                <w:b/>
              </w:rPr>
            </w:pPr>
            <w:r w:rsidRPr="007E081C">
              <w:rPr>
                <w:b/>
              </w:rPr>
              <w:t>Budget details</w:t>
            </w:r>
          </w:p>
        </w:tc>
      </w:tr>
      <w:tr w:rsidR="00D00DBA" w:rsidRPr="007E081C" w14:paraId="647E7ED5" w14:textId="77777777" w:rsidTr="007522B2">
        <w:tc>
          <w:tcPr>
            <w:tcW w:w="575" w:type="dxa"/>
            <w:shd w:val="clear" w:color="auto" w:fill="F2F2F2"/>
          </w:tcPr>
          <w:p w14:paraId="4E4FCD35" w14:textId="77777777" w:rsidR="00D00DBA" w:rsidRPr="007E081C" w:rsidRDefault="00D00DBA" w:rsidP="007522B2">
            <w:pPr>
              <w:rPr>
                <w:b/>
              </w:rPr>
            </w:pPr>
          </w:p>
        </w:tc>
        <w:tc>
          <w:tcPr>
            <w:tcW w:w="9320" w:type="dxa"/>
            <w:shd w:val="clear" w:color="auto" w:fill="F2F2F2"/>
          </w:tcPr>
          <w:p w14:paraId="66805660" w14:textId="77777777" w:rsidR="00D00DBA" w:rsidRPr="007E081C" w:rsidRDefault="00D00DBA" w:rsidP="007522B2">
            <w:pPr>
              <w:rPr>
                <w:b/>
              </w:rPr>
            </w:pPr>
            <w:r w:rsidRPr="007E081C">
              <w:rPr>
                <w:b/>
              </w:rPr>
              <w:t>Outcome 1</w:t>
            </w:r>
          </w:p>
        </w:tc>
      </w:tr>
      <w:tr w:rsidR="00D00DBA" w:rsidRPr="007E081C" w14:paraId="0ABED455" w14:textId="77777777" w:rsidTr="007522B2">
        <w:tc>
          <w:tcPr>
            <w:tcW w:w="575" w:type="dxa"/>
            <w:shd w:val="clear" w:color="auto" w:fill="auto"/>
            <w:vAlign w:val="center"/>
          </w:tcPr>
          <w:p w14:paraId="63D4A90A" w14:textId="77777777" w:rsidR="00D00DBA" w:rsidRPr="007E081C" w:rsidRDefault="00D00DBA" w:rsidP="007522B2">
            <w:r w:rsidRPr="007E081C">
              <w:t>1</w:t>
            </w:r>
          </w:p>
        </w:tc>
        <w:tc>
          <w:tcPr>
            <w:tcW w:w="9320" w:type="dxa"/>
            <w:shd w:val="clear" w:color="auto" w:fill="auto"/>
          </w:tcPr>
          <w:p w14:paraId="7065C18B" w14:textId="77777777" w:rsidR="00D00DBA" w:rsidRPr="00FA14EF" w:rsidRDefault="00D00DBA" w:rsidP="007522B2">
            <w:pPr>
              <w:rPr>
                <w:szCs w:val="20"/>
              </w:rPr>
            </w:pPr>
            <w:r w:rsidRPr="00FA14EF">
              <w:rPr>
                <w:szCs w:val="20"/>
              </w:rPr>
              <w:t xml:space="preserve">International consultancy services for needs analysis and provision of technical assistance to </w:t>
            </w:r>
            <w:r w:rsidRPr="00FA14EF">
              <w:rPr>
                <w:rFonts w:cs="Calibri"/>
                <w:szCs w:val="20"/>
              </w:rPr>
              <w:t>selected local EEL product manufacturers on the design and production of high efficiency lighting products and systems, preparation of business transformation plans and related capacity development and establishment of a EEL knowledge center and for allocated costs for Project Management (including allocated independent consultancy costs for MTR and TE for the Component).</w:t>
            </w:r>
          </w:p>
        </w:tc>
      </w:tr>
      <w:tr w:rsidR="00D00DBA" w:rsidRPr="007E081C" w14:paraId="34B06681" w14:textId="77777777" w:rsidTr="007522B2">
        <w:tc>
          <w:tcPr>
            <w:tcW w:w="575" w:type="dxa"/>
            <w:shd w:val="clear" w:color="auto" w:fill="auto"/>
            <w:vAlign w:val="center"/>
          </w:tcPr>
          <w:p w14:paraId="55E46478" w14:textId="77777777" w:rsidR="00D00DBA" w:rsidRPr="007E081C" w:rsidRDefault="00D00DBA" w:rsidP="007522B2">
            <w:r w:rsidRPr="007E081C">
              <w:t>2</w:t>
            </w:r>
          </w:p>
        </w:tc>
        <w:tc>
          <w:tcPr>
            <w:tcW w:w="9320" w:type="dxa"/>
            <w:shd w:val="clear" w:color="auto" w:fill="auto"/>
          </w:tcPr>
          <w:p w14:paraId="35EF3426" w14:textId="77777777" w:rsidR="00D00DBA" w:rsidRPr="00FA14EF" w:rsidRDefault="00D00DBA" w:rsidP="007522B2">
            <w:pPr>
              <w:rPr>
                <w:szCs w:val="20"/>
              </w:rPr>
            </w:pPr>
            <w:r w:rsidRPr="00FA14EF">
              <w:rPr>
                <w:szCs w:val="20"/>
              </w:rPr>
              <w:t xml:space="preserve">Local consultancy services to support the international consultant for needs analysis and provision of technical assistance to </w:t>
            </w:r>
            <w:r w:rsidRPr="00FA14EF">
              <w:rPr>
                <w:rFonts w:cs="Calibri"/>
                <w:szCs w:val="20"/>
              </w:rPr>
              <w:t>selected local EEL product manufacturers on the design and production of high efficiency lighting products and systems, preparation of business transformation plans and related capacity development and waste disposal/recycling of retrofit lamps and for allocated costs for Project Management (including Project Manager, Financial Officer and other support staff as well as allocated MTR and TE costs for the Component)..</w:t>
            </w:r>
          </w:p>
        </w:tc>
      </w:tr>
      <w:tr w:rsidR="00D00DBA" w:rsidRPr="007E081C" w14:paraId="63791929" w14:textId="77777777" w:rsidTr="007522B2">
        <w:tc>
          <w:tcPr>
            <w:tcW w:w="575" w:type="dxa"/>
            <w:shd w:val="clear" w:color="auto" w:fill="auto"/>
            <w:vAlign w:val="center"/>
          </w:tcPr>
          <w:p w14:paraId="6E592E63" w14:textId="77777777" w:rsidR="00D00DBA" w:rsidRPr="007E081C" w:rsidRDefault="00D00DBA" w:rsidP="007522B2">
            <w:r w:rsidRPr="007E081C">
              <w:t>3</w:t>
            </w:r>
          </w:p>
        </w:tc>
        <w:tc>
          <w:tcPr>
            <w:tcW w:w="9320" w:type="dxa"/>
            <w:shd w:val="clear" w:color="auto" w:fill="auto"/>
          </w:tcPr>
          <w:p w14:paraId="6E558FC3" w14:textId="77777777" w:rsidR="00D00DBA" w:rsidRPr="007E081C" w:rsidRDefault="00D00DBA" w:rsidP="007522B2">
            <w:r w:rsidRPr="007E081C">
              <w:t>Periodic market surveys, assessment of needs for technical assistance and provision of technical advisory support to manufacturers and ESCOs</w:t>
            </w:r>
          </w:p>
        </w:tc>
      </w:tr>
      <w:tr w:rsidR="00D00DBA" w:rsidRPr="007E081C" w14:paraId="722C269B" w14:textId="77777777" w:rsidTr="007522B2">
        <w:tc>
          <w:tcPr>
            <w:tcW w:w="575" w:type="dxa"/>
            <w:shd w:val="clear" w:color="auto" w:fill="auto"/>
            <w:vAlign w:val="center"/>
          </w:tcPr>
          <w:p w14:paraId="37C71455" w14:textId="77777777" w:rsidR="00D00DBA" w:rsidRPr="007E081C" w:rsidRDefault="00D00DBA" w:rsidP="007522B2">
            <w:r w:rsidRPr="007E081C">
              <w:t>4</w:t>
            </w:r>
          </w:p>
        </w:tc>
        <w:tc>
          <w:tcPr>
            <w:tcW w:w="9320" w:type="dxa"/>
            <w:shd w:val="clear" w:color="auto" w:fill="auto"/>
          </w:tcPr>
          <w:p w14:paraId="6B63E3EF" w14:textId="77777777" w:rsidR="00D00DBA" w:rsidRPr="007E081C" w:rsidRDefault="00D00DBA" w:rsidP="007522B2">
            <w:r w:rsidRPr="007E081C">
              <w:t xml:space="preserve">Travel costs for surveys, capacity development and technical support services </w:t>
            </w:r>
          </w:p>
        </w:tc>
      </w:tr>
      <w:tr w:rsidR="00D00DBA" w:rsidRPr="007E081C" w14:paraId="0A6AAB11" w14:textId="77777777" w:rsidTr="007522B2">
        <w:tc>
          <w:tcPr>
            <w:tcW w:w="575" w:type="dxa"/>
            <w:shd w:val="clear" w:color="auto" w:fill="auto"/>
            <w:vAlign w:val="center"/>
          </w:tcPr>
          <w:p w14:paraId="22D1FFF9" w14:textId="77777777" w:rsidR="00D00DBA" w:rsidRPr="007E081C" w:rsidRDefault="00D00DBA" w:rsidP="007522B2">
            <w:r w:rsidRPr="007E081C">
              <w:t>5</w:t>
            </w:r>
          </w:p>
        </w:tc>
        <w:tc>
          <w:tcPr>
            <w:tcW w:w="9320" w:type="dxa"/>
            <w:shd w:val="clear" w:color="auto" w:fill="auto"/>
          </w:tcPr>
          <w:p w14:paraId="6D55AA14" w14:textId="77777777" w:rsidR="00D00DBA" w:rsidRPr="00FA14EF" w:rsidRDefault="00D00DBA" w:rsidP="007522B2">
            <w:pPr>
              <w:rPr>
                <w:szCs w:val="20"/>
              </w:rPr>
            </w:pPr>
            <w:r w:rsidRPr="00FA14EF">
              <w:rPr>
                <w:szCs w:val="20"/>
              </w:rPr>
              <w:t xml:space="preserve">Capacity development, training/workshops for manufacturers </w:t>
            </w:r>
            <w:r>
              <w:rPr>
                <w:szCs w:val="20"/>
              </w:rPr>
              <w:t>a</w:t>
            </w:r>
            <w:r w:rsidRPr="00FA14EF">
              <w:rPr>
                <w:szCs w:val="20"/>
              </w:rPr>
              <w:t xml:space="preserve">nd </w:t>
            </w:r>
            <w:r w:rsidRPr="00FA14EF">
              <w:rPr>
                <w:rFonts w:cs="Calibri"/>
                <w:szCs w:val="20"/>
              </w:rPr>
              <w:t>banking/financial institutions</w:t>
            </w:r>
            <w:r w:rsidRPr="00FA14EF">
              <w:rPr>
                <w:szCs w:val="20"/>
              </w:rPr>
              <w:t xml:space="preserve"> and business forums </w:t>
            </w:r>
          </w:p>
        </w:tc>
      </w:tr>
      <w:tr w:rsidR="00D00DBA" w:rsidRPr="007E081C" w14:paraId="2D2F1651" w14:textId="77777777" w:rsidTr="007522B2">
        <w:tc>
          <w:tcPr>
            <w:tcW w:w="575" w:type="dxa"/>
            <w:shd w:val="clear" w:color="auto" w:fill="auto"/>
            <w:vAlign w:val="center"/>
          </w:tcPr>
          <w:p w14:paraId="393170EF" w14:textId="77777777" w:rsidR="00D00DBA" w:rsidRPr="007E081C" w:rsidRDefault="00D00DBA" w:rsidP="007522B2">
            <w:r w:rsidRPr="007E081C">
              <w:t>6</w:t>
            </w:r>
          </w:p>
        </w:tc>
        <w:tc>
          <w:tcPr>
            <w:tcW w:w="9320" w:type="dxa"/>
            <w:shd w:val="clear" w:color="auto" w:fill="auto"/>
          </w:tcPr>
          <w:p w14:paraId="38C65EC9" w14:textId="77777777" w:rsidR="00D00DBA" w:rsidRPr="007E081C" w:rsidRDefault="00D00DBA" w:rsidP="007522B2">
            <w:r w:rsidRPr="007E081C">
              <w:t>Awareness programs and knowledge management for manufacturers, banks, and users for EEL</w:t>
            </w:r>
          </w:p>
        </w:tc>
      </w:tr>
      <w:tr w:rsidR="00D00DBA" w:rsidRPr="007E081C" w14:paraId="4F8CFEC9" w14:textId="77777777" w:rsidTr="007522B2">
        <w:tc>
          <w:tcPr>
            <w:tcW w:w="575" w:type="dxa"/>
            <w:shd w:val="clear" w:color="auto" w:fill="auto"/>
            <w:vAlign w:val="center"/>
          </w:tcPr>
          <w:p w14:paraId="0277FE57" w14:textId="77777777" w:rsidR="00D00DBA" w:rsidRPr="007E081C" w:rsidRDefault="00D00DBA" w:rsidP="007522B2">
            <w:r w:rsidRPr="007E081C">
              <w:t>7</w:t>
            </w:r>
          </w:p>
        </w:tc>
        <w:tc>
          <w:tcPr>
            <w:tcW w:w="9320" w:type="dxa"/>
            <w:shd w:val="clear" w:color="auto" w:fill="auto"/>
          </w:tcPr>
          <w:p w14:paraId="50650C12" w14:textId="77777777" w:rsidR="00D00DBA" w:rsidRPr="007E081C" w:rsidRDefault="00D00DBA" w:rsidP="007522B2">
            <w:r w:rsidRPr="007E081C">
              <w:t>Operation and maintenance of project equipment, report preparation costs, reproduction of reports, sundry expenses, mailing and incidental supplies and expenses</w:t>
            </w:r>
          </w:p>
        </w:tc>
      </w:tr>
      <w:tr w:rsidR="00D00DBA" w:rsidRPr="007E081C" w14:paraId="25FF36A2" w14:textId="77777777" w:rsidTr="007522B2">
        <w:tc>
          <w:tcPr>
            <w:tcW w:w="575" w:type="dxa"/>
            <w:shd w:val="clear" w:color="auto" w:fill="F2F2F2"/>
            <w:vAlign w:val="center"/>
          </w:tcPr>
          <w:p w14:paraId="6F17333E" w14:textId="77777777" w:rsidR="00D00DBA" w:rsidRPr="007E081C" w:rsidRDefault="00D00DBA" w:rsidP="007522B2">
            <w:pPr>
              <w:rPr>
                <w:b/>
              </w:rPr>
            </w:pPr>
          </w:p>
        </w:tc>
        <w:tc>
          <w:tcPr>
            <w:tcW w:w="9320" w:type="dxa"/>
            <w:shd w:val="clear" w:color="auto" w:fill="F2F2F2"/>
          </w:tcPr>
          <w:p w14:paraId="6815C3A3" w14:textId="77777777" w:rsidR="00D00DBA" w:rsidRPr="007E081C" w:rsidRDefault="00D00DBA" w:rsidP="007522B2">
            <w:pPr>
              <w:rPr>
                <w:b/>
              </w:rPr>
            </w:pPr>
            <w:r w:rsidRPr="007E081C">
              <w:rPr>
                <w:b/>
              </w:rPr>
              <w:t>Outcome 3</w:t>
            </w:r>
          </w:p>
        </w:tc>
      </w:tr>
      <w:tr w:rsidR="00D00DBA" w:rsidRPr="007E081C" w14:paraId="0AF48462" w14:textId="77777777" w:rsidTr="007522B2">
        <w:tc>
          <w:tcPr>
            <w:tcW w:w="575" w:type="dxa"/>
            <w:shd w:val="clear" w:color="auto" w:fill="auto"/>
            <w:vAlign w:val="center"/>
          </w:tcPr>
          <w:p w14:paraId="4ADFA657" w14:textId="77777777" w:rsidR="00D00DBA" w:rsidRPr="007E081C" w:rsidRDefault="00D00DBA" w:rsidP="007522B2">
            <w:r>
              <w:t>8</w:t>
            </w:r>
          </w:p>
        </w:tc>
        <w:tc>
          <w:tcPr>
            <w:tcW w:w="9320" w:type="dxa"/>
            <w:shd w:val="clear" w:color="auto" w:fill="auto"/>
            <w:vAlign w:val="center"/>
          </w:tcPr>
          <w:p w14:paraId="00FD2802" w14:textId="77777777" w:rsidR="00D00DBA" w:rsidRPr="007E081C" w:rsidRDefault="00D00DBA" w:rsidP="007522B2">
            <w:pPr>
              <w:rPr>
                <w:i/>
              </w:rPr>
            </w:pPr>
            <w:r w:rsidRPr="007E081C">
              <w:t>International consultancy services for</w:t>
            </w:r>
            <w:r w:rsidRPr="007E081C">
              <w:rPr>
                <w:rFonts w:cs="Calibri"/>
                <w:bCs/>
                <w:szCs w:val="20"/>
              </w:rPr>
              <w:t xml:space="preserve"> innovative financial model enabling accelerated penetration of advanced lighting systems, focusing on the development of ESCO business models </w:t>
            </w:r>
            <w:r w:rsidRPr="007E081C">
              <w:rPr>
                <w:rFonts w:cs="Calibri"/>
              </w:rPr>
              <w:t>and for allocated costs for Project Management (including allocated independent consultancy costs for MTR and TE for the Component).</w:t>
            </w:r>
          </w:p>
        </w:tc>
      </w:tr>
      <w:tr w:rsidR="00D00DBA" w:rsidRPr="007E081C" w14:paraId="23BDC663" w14:textId="77777777" w:rsidTr="007522B2">
        <w:tc>
          <w:tcPr>
            <w:tcW w:w="575" w:type="dxa"/>
            <w:shd w:val="clear" w:color="auto" w:fill="auto"/>
            <w:vAlign w:val="center"/>
          </w:tcPr>
          <w:p w14:paraId="61876B28" w14:textId="77777777" w:rsidR="00D00DBA" w:rsidRPr="007E081C" w:rsidRDefault="00D00DBA" w:rsidP="007522B2">
            <w:pPr>
              <w:rPr>
                <w:b/>
              </w:rPr>
            </w:pPr>
            <w:r>
              <w:t>9</w:t>
            </w:r>
          </w:p>
        </w:tc>
        <w:tc>
          <w:tcPr>
            <w:tcW w:w="9320" w:type="dxa"/>
            <w:shd w:val="clear" w:color="auto" w:fill="auto"/>
            <w:vAlign w:val="center"/>
          </w:tcPr>
          <w:p w14:paraId="2326D4C8" w14:textId="77777777" w:rsidR="00D00DBA" w:rsidRPr="007E081C" w:rsidRDefault="00D00DBA" w:rsidP="007522B2">
            <w:pPr>
              <w:rPr>
                <w:b/>
              </w:rPr>
            </w:pPr>
            <w:r w:rsidRPr="007E081C">
              <w:t xml:space="preserve">Local consultants for technical and financial advisory services on innovative financial support schemes; development and implementation of appropriate ESCO model; development and implementation of EEL pilot demonstrations; awareness and promotional programs </w:t>
            </w:r>
            <w:r w:rsidRPr="007E081C">
              <w:rPr>
                <w:rFonts w:cs="Calibri"/>
              </w:rPr>
              <w:t>and for allocated costs for Project Management (including Project Manager, Financial Officer and other support staff as well as allocated MTR and TE costs for the Component).</w:t>
            </w:r>
          </w:p>
        </w:tc>
      </w:tr>
      <w:tr w:rsidR="00D00DBA" w:rsidRPr="007E081C" w14:paraId="520B487C" w14:textId="77777777" w:rsidTr="007522B2">
        <w:tc>
          <w:tcPr>
            <w:tcW w:w="575" w:type="dxa"/>
            <w:shd w:val="clear" w:color="auto" w:fill="auto"/>
            <w:vAlign w:val="center"/>
          </w:tcPr>
          <w:p w14:paraId="4270939D" w14:textId="77777777" w:rsidR="00D00DBA" w:rsidRPr="007E081C" w:rsidRDefault="00D00DBA" w:rsidP="007522B2">
            <w:r>
              <w:t>10</w:t>
            </w:r>
          </w:p>
        </w:tc>
        <w:tc>
          <w:tcPr>
            <w:tcW w:w="9320" w:type="dxa"/>
            <w:shd w:val="clear" w:color="auto" w:fill="auto"/>
            <w:vAlign w:val="center"/>
          </w:tcPr>
          <w:p w14:paraId="73DBCB18" w14:textId="77777777" w:rsidR="00D00DBA" w:rsidRPr="007E081C" w:rsidRDefault="00D00DBA" w:rsidP="007522B2">
            <w:r w:rsidRPr="007E081C">
              <w:rPr>
                <w:rFonts w:eastAsia="Times New Roman" w:cs="Calibri"/>
                <w:szCs w:val="20"/>
              </w:rPr>
              <w:t xml:space="preserve">Contractual services-Companies </w:t>
            </w:r>
            <w:r>
              <w:rPr>
                <w:rFonts w:eastAsia="Times New Roman" w:cs="Calibri"/>
                <w:szCs w:val="20"/>
              </w:rPr>
              <w:t>f</w:t>
            </w:r>
            <w:r w:rsidRPr="00877EBE">
              <w:rPr>
                <w:rFonts w:eastAsia="Times New Roman" w:cs="Calibri"/>
                <w:szCs w:val="20"/>
              </w:rPr>
              <w:t>or support services in the implementation of pilot demos using ESCO business models to be contracted with professional groups in performance of energy consumption pre-audits, investment grade energy audits, preparation and legal services for EPC Contracts, MVE, metering and other professional services by service providers</w:t>
            </w:r>
          </w:p>
        </w:tc>
      </w:tr>
      <w:tr w:rsidR="00D00DBA" w:rsidRPr="007E081C" w14:paraId="1B783355" w14:textId="77777777" w:rsidTr="007522B2">
        <w:tc>
          <w:tcPr>
            <w:tcW w:w="575" w:type="dxa"/>
            <w:shd w:val="clear" w:color="auto" w:fill="auto"/>
            <w:vAlign w:val="center"/>
          </w:tcPr>
          <w:p w14:paraId="15E8A520" w14:textId="77777777" w:rsidR="00D00DBA" w:rsidRPr="007E081C" w:rsidRDefault="00D00DBA" w:rsidP="007522B2">
            <w:r>
              <w:t>11</w:t>
            </w:r>
          </w:p>
        </w:tc>
        <w:tc>
          <w:tcPr>
            <w:tcW w:w="9320" w:type="dxa"/>
            <w:shd w:val="clear" w:color="auto" w:fill="auto"/>
            <w:vAlign w:val="center"/>
          </w:tcPr>
          <w:p w14:paraId="19137B91" w14:textId="77777777" w:rsidR="00D00DBA" w:rsidRPr="007E081C" w:rsidRDefault="00D00DBA" w:rsidP="007522B2">
            <w:r w:rsidRPr="007E081C">
              <w:t>Travel costs for field visits, FGDs, meetings, surveys, capacity development and technical support services</w:t>
            </w:r>
            <w:r w:rsidRPr="007E081C">
              <w:rPr>
                <w:rFonts w:eastAsia="Times New Roman" w:cs="Calibri"/>
                <w:szCs w:val="20"/>
              </w:rPr>
              <w:t xml:space="preserve"> </w:t>
            </w:r>
          </w:p>
        </w:tc>
      </w:tr>
      <w:tr w:rsidR="00D00DBA" w:rsidRPr="007E081C" w14:paraId="61AE0174" w14:textId="77777777" w:rsidTr="007522B2">
        <w:tc>
          <w:tcPr>
            <w:tcW w:w="575" w:type="dxa"/>
            <w:shd w:val="clear" w:color="auto" w:fill="auto"/>
            <w:vAlign w:val="center"/>
          </w:tcPr>
          <w:p w14:paraId="6D560C8F" w14:textId="77777777" w:rsidR="00D00DBA" w:rsidRPr="007E081C" w:rsidRDefault="00D00DBA" w:rsidP="007522B2">
            <w:r>
              <w:t>12</w:t>
            </w:r>
          </w:p>
        </w:tc>
        <w:tc>
          <w:tcPr>
            <w:tcW w:w="9320" w:type="dxa"/>
            <w:shd w:val="clear" w:color="auto" w:fill="auto"/>
            <w:vAlign w:val="center"/>
          </w:tcPr>
          <w:p w14:paraId="192CAB22" w14:textId="77777777" w:rsidR="00D00DBA" w:rsidRPr="007E081C" w:rsidRDefault="00D00DBA" w:rsidP="007522B2">
            <w:r w:rsidRPr="007E081C">
              <w:t xml:space="preserve">Training workshops on </w:t>
            </w:r>
            <w:r w:rsidRPr="007E081C">
              <w:rPr>
                <w:rFonts w:cs="Calibri"/>
                <w:szCs w:val="20"/>
              </w:rPr>
              <w:t>capacity development and implementation of pilot demonstrations using ESCO business model for local government municipalities and cities and pilot demonstration hosts; development and operationalization of an EEL awareness and promotional program and information support network system, database and website</w:t>
            </w:r>
            <w:r w:rsidRPr="007E081C">
              <w:rPr>
                <w:rFonts w:eastAsia="Times New Roman" w:cs="Calibri"/>
                <w:szCs w:val="20"/>
              </w:rPr>
              <w:t xml:space="preserve"> </w:t>
            </w:r>
          </w:p>
        </w:tc>
      </w:tr>
      <w:tr w:rsidR="00D00DBA" w:rsidRPr="007E081C" w14:paraId="7ECB0F0C" w14:textId="77777777" w:rsidTr="007522B2">
        <w:tc>
          <w:tcPr>
            <w:tcW w:w="575" w:type="dxa"/>
            <w:shd w:val="clear" w:color="auto" w:fill="auto"/>
            <w:vAlign w:val="center"/>
          </w:tcPr>
          <w:p w14:paraId="6B7AB1A1" w14:textId="77777777" w:rsidR="00D00DBA" w:rsidRPr="007E081C" w:rsidRDefault="00D00DBA" w:rsidP="007522B2">
            <w:r>
              <w:t>13</w:t>
            </w:r>
          </w:p>
        </w:tc>
        <w:tc>
          <w:tcPr>
            <w:tcW w:w="9320" w:type="dxa"/>
            <w:shd w:val="clear" w:color="auto" w:fill="auto"/>
            <w:vAlign w:val="center"/>
          </w:tcPr>
          <w:p w14:paraId="5CFD5C4E" w14:textId="77777777" w:rsidR="00D00DBA" w:rsidRPr="007E081C" w:rsidRDefault="00D00DBA" w:rsidP="007522B2">
            <w:r w:rsidRPr="007E081C">
              <w:t>Awareness programs and knowledge management for manufacturers, banks, and users for active market penetration campaigns, promotional activities, and information dissemination</w:t>
            </w:r>
            <w:r w:rsidRPr="007E081C">
              <w:rPr>
                <w:rFonts w:eastAsia="Times New Roman" w:cs="Calibri"/>
                <w:szCs w:val="20"/>
              </w:rPr>
              <w:t xml:space="preserve"> </w:t>
            </w:r>
          </w:p>
        </w:tc>
      </w:tr>
      <w:tr w:rsidR="00D00DBA" w:rsidRPr="007E081C" w14:paraId="2A8BF58A" w14:textId="77777777" w:rsidTr="007522B2">
        <w:tc>
          <w:tcPr>
            <w:tcW w:w="575" w:type="dxa"/>
            <w:shd w:val="clear" w:color="auto" w:fill="auto"/>
            <w:vAlign w:val="center"/>
          </w:tcPr>
          <w:p w14:paraId="4F0D4315" w14:textId="77777777" w:rsidR="00D00DBA" w:rsidRPr="007E081C" w:rsidRDefault="00D00DBA" w:rsidP="007522B2">
            <w:r>
              <w:t>14</w:t>
            </w:r>
          </w:p>
        </w:tc>
        <w:tc>
          <w:tcPr>
            <w:tcW w:w="9320" w:type="dxa"/>
            <w:shd w:val="clear" w:color="auto" w:fill="auto"/>
            <w:vAlign w:val="center"/>
          </w:tcPr>
          <w:p w14:paraId="4AD3630E" w14:textId="77777777" w:rsidR="00D00DBA" w:rsidRPr="007E081C" w:rsidRDefault="00D00DBA" w:rsidP="007522B2">
            <w:r w:rsidRPr="007E081C">
              <w:rPr>
                <w:rFonts w:eastAsia="Times New Roman" w:cs="Calibri"/>
                <w:szCs w:val="20"/>
              </w:rPr>
              <w:t>Procurement of equipment and furniture for EEL lighting systems including the d</w:t>
            </w:r>
            <w:r w:rsidRPr="007E081C">
              <w:rPr>
                <w:rFonts w:cs="Calibri"/>
                <w:szCs w:val="20"/>
              </w:rPr>
              <w:t>esign, approval, capacity development and implementation of pilot demonstrations using ESCO business models as applied to buildings and street lighting</w:t>
            </w:r>
          </w:p>
        </w:tc>
      </w:tr>
      <w:tr w:rsidR="00D00DBA" w:rsidRPr="007E081C" w14:paraId="633584A8" w14:textId="77777777" w:rsidTr="007522B2">
        <w:tc>
          <w:tcPr>
            <w:tcW w:w="575" w:type="dxa"/>
            <w:shd w:val="clear" w:color="auto" w:fill="auto"/>
            <w:vAlign w:val="center"/>
          </w:tcPr>
          <w:p w14:paraId="565786B9" w14:textId="77777777" w:rsidR="00D00DBA" w:rsidRPr="007E081C" w:rsidRDefault="00D00DBA" w:rsidP="007522B2">
            <w:r>
              <w:t>15</w:t>
            </w:r>
          </w:p>
        </w:tc>
        <w:tc>
          <w:tcPr>
            <w:tcW w:w="9320" w:type="dxa"/>
            <w:shd w:val="clear" w:color="auto" w:fill="auto"/>
            <w:vAlign w:val="center"/>
          </w:tcPr>
          <w:p w14:paraId="76D84E01" w14:textId="77777777" w:rsidR="00D00DBA" w:rsidRPr="007E081C" w:rsidRDefault="00D00DBA" w:rsidP="007522B2">
            <w:r w:rsidRPr="007E081C">
              <w:t>Support for hardware and software and other IT requirements in developing and implementing i</w:t>
            </w:r>
            <w:r w:rsidRPr="007E081C">
              <w:rPr>
                <w:rFonts w:cs="Calibri"/>
                <w:bCs/>
                <w:szCs w:val="20"/>
              </w:rPr>
              <w:t>nnovative financial support schemes, accelerated LED lamp deployment for buildings and for street lighting</w:t>
            </w:r>
          </w:p>
        </w:tc>
      </w:tr>
      <w:tr w:rsidR="00D00DBA" w:rsidRPr="007E081C" w14:paraId="59853238" w14:textId="77777777" w:rsidTr="007522B2">
        <w:tc>
          <w:tcPr>
            <w:tcW w:w="575" w:type="dxa"/>
            <w:shd w:val="clear" w:color="auto" w:fill="auto"/>
            <w:vAlign w:val="center"/>
          </w:tcPr>
          <w:p w14:paraId="172F0A75" w14:textId="77777777" w:rsidR="00D00DBA" w:rsidRPr="007E081C" w:rsidRDefault="00D00DBA" w:rsidP="007522B2">
            <w:r>
              <w:t>16</w:t>
            </w:r>
          </w:p>
        </w:tc>
        <w:tc>
          <w:tcPr>
            <w:tcW w:w="9320" w:type="dxa"/>
            <w:shd w:val="clear" w:color="auto" w:fill="auto"/>
          </w:tcPr>
          <w:p w14:paraId="02B0F3CA" w14:textId="77777777" w:rsidR="00D00DBA" w:rsidRPr="007E081C" w:rsidRDefault="00D00DBA" w:rsidP="007522B2">
            <w:r w:rsidRPr="007E081C">
              <w:t>Operation and maintenance of project equipment, report preparation costs, reproduction of reports, sundry expenses, mailing and incidental supplies and expenses</w:t>
            </w:r>
          </w:p>
        </w:tc>
      </w:tr>
      <w:tr w:rsidR="00D00DBA" w:rsidRPr="007E081C" w14:paraId="4D30CE4A" w14:textId="77777777" w:rsidTr="007522B2">
        <w:tc>
          <w:tcPr>
            <w:tcW w:w="575" w:type="dxa"/>
            <w:shd w:val="clear" w:color="auto" w:fill="F2F2F2"/>
            <w:vAlign w:val="center"/>
          </w:tcPr>
          <w:p w14:paraId="65E48422" w14:textId="77777777" w:rsidR="00D00DBA" w:rsidRPr="007E081C" w:rsidRDefault="00D00DBA" w:rsidP="007522B2"/>
        </w:tc>
        <w:tc>
          <w:tcPr>
            <w:tcW w:w="9320" w:type="dxa"/>
            <w:shd w:val="clear" w:color="auto" w:fill="F2F2F2"/>
          </w:tcPr>
          <w:p w14:paraId="0AADEB84" w14:textId="77777777" w:rsidR="00D00DBA" w:rsidRPr="007E081C" w:rsidRDefault="00D00DBA" w:rsidP="007522B2">
            <w:r w:rsidRPr="007E081C">
              <w:rPr>
                <w:b/>
              </w:rPr>
              <w:t>Project Management</w:t>
            </w:r>
          </w:p>
        </w:tc>
      </w:tr>
      <w:tr w:rsidR="00D00DBA" w:rsidRPr="007E081C" w14:paraId="1D26AEE7" w14:textId="77777777" w:rsidTr="007522B2">
        <w:tc>
          <w:tcPr>
            <w:tcW w:w="575" w:type="dxa"/>
            <w:shd w:val="clear" w:color="auto" w:fill="auto"/>
            <w:vAlign w:val="center"/>
          </w:tcPr>
          <w:p w14:paraId="6466D495" w14:textId="77777777" w:rsidR="00D00DBA" w:rsidRPr="007E081C" w:rsidRDefault="00D00DBA" w:rsidP="007522B2">
            <w:r>
              <w:rPr>
                <w:rFonts w:eastAsia="Times New Roman" w:cs="Calibri"/>
                <w:szCs w:val="20"/>
              </w:rPr>
              <w:lastRenderedPageBreak/>
              <w:t>17</w:t>
            </w:r>
          </w:p>
        </w:tc>
        <w:tc>
          <w:tcPr>
            <w:tcW w:w="9320" w:type="dxa"/>
            <w:shd w:val="clear" w:color="auto" w:fill="auto"/>
          </w:tcPr>
          <w:p w14:paraId="57F640F4" w14:textId="77777777" w:rsidR="00D00DBA" w:rsidRPr="007E081C" w:rsidRDefault="00D00DBA" w:rsidP="007522B2">
            <w:r w:rsidRPr="007E081C">
              <w:rPr>
                <w:szCs w:val="20"/>
              </w:rPr>
              <w:t xml:space="preserve">Portion of independent consultant costs to undertake the project inception preparations, mid-term review and the terminal evaluation </w:t>
            </w:r>
            <w:r w:rsidRPr="002C2489">
              <w:rPr>
                <w:szCs w:val="20"/>
              </w:rPr>
              <w:t xml:space="preserve">with remaining project management costs </w:t>
            </w:r>
            <w:r w:rsidRPr="007E081C">
              <w:rPr>
                <w:szCs w:val="20"/>
              </w:rPr>
              <w:t>on international consultants allocated among the Components</w:t>
            </w:r>
          </w:p>
        </w:tc>
      </w:tr>
      <w:tr w:rsidR="00D00DBA" w:rsidRPr="007E081C" w14:paraId="271623F8" w14:textId="77777777" w:rsidTr="007522B2">
        <w:tc>
          <w:tcPr>
            <w:tcW w:w="575" w:type="dxa"/>
            <w:shd w:val="clear" w:color="auto" w:fill="auto"/>
            <w:vAlign w:val="center"/>
          </w:tcPr>
          <w:p w14:paraId="70109AB9" w14:textId="77777777" w:rsidR="00D00DBA" w:rsidRPr="007E081C" w:rsidRDefault="00D00DBA" w:rsidP="007522B2">
            <w:pPr>
              <w:rPr>
                <w:b/>
              </w:rPr>
            </w:pPr>
            <w:r>
              <w:rPr>
                <w:rFonts w:eastAsia="Times New Roman" w:cs="Calibri"/>
                <w:szCs w:val="20"/>
              </w:rPr>
              <w:t>18</w:t>
            </w:r>
          </w:p>
        </w:tc>
        <w:tc>
          <w:tcPr>
            <w:tcW w:w="9320" w:type="dxa"/>
            <w:shd w:val="clear" w:color="auto" w:fill="auto"/>
          </w:tcPr>
          <w:p w14:paraId="480C9DFF" w14:textId="77777777" w:rsidR="00D00DBA" w:rsidRPr="007E081C" w:rsidRDefault="00D00DBA" w:rsidP="007522B2">
            <w:pPr>
              <w:rPr>
                <w:b/>
              </w:rPr>
            </w:pPr>
            <w:r w:rsidRPr="007E081C">
              <w:rPr>
                <w:szCs w:val="20"/>
              </w:rPr>
              <w:t xml:space="preserve">Portion of the independent national consultant costs to undertake the project inception preparations, mid-term review and the terminal evaluation including that for Project Manager and Financial </w:t>
            </w:r>
            <w:r w:rsidRPr="002C2489">
              <w:rPr>
                <w:szCs w:val="20"/>
              </w:rPr>
              <w:t>Officer</w:t>
            </w:r>
            <w:r w:rsidRPr="007E081C">
              <w:rPr>
                <w:szCs w:val="20"/>
              </w:rPr>
              <w:t xml:space="preserve"> with remaining project management costs for national consultants allocated among the Components.</w:t>
            </w:r>
          </w:p>
        </w:tc>
      </w:tr>
      <w:tr w:rsidR="00D00DBA" w:rsidRPr="007E081C" w14:paraId="62CCE75E" w14:textId="77777777" w:rsidTr="007522B2">
        <w:tc>
          <w:tcPr>
            <w:tcW w:w="575" w:type="dxa"/>
            <w:shd w:val="clear" w:color="auto" w:fill="auto"/>
            <w:vAlign w:val="center"/>
          </w:tcPr>
          <w:p w14:paraId="176E9CE4" w14:textId="77777777" w:rsidR="00D00DBA" w:rsidRPr="007E081C" w:rsidRDefault="00D00DBA" w:rsidP="007522B2">
            <w:r>
              <w:t>19</w:t>
            </w:r>
          </w:p>
        </w:tc>
        <w:tc>
          <w:tcPr>
            <w:tcW w:w="9320" w:type="dxa"/>
            <w:shd w:val="clear" w:color="auto" w:fill="auto"/>
            <w:vAlign w:val="center"/>
          </w:tcPr>
          <w:p w14:paraId="0985885C" w14:textId="77777777" w:rsidR="00D00DBA" w:rsidRPr="007E081C" w:rsidRDefault="00D00DBA" w:rsidP="007522B2">
            <w:r w:rsidRPr="007E081C">
              <w:t>Consultancy services for audit of project implementation</w:t>
            </w:r>
          </w:p>
        </w:tc>
      </w:tr>
      <w:tr w:rsidR="00D00DBA" w:rsidRPr="007E081C" w14:paraId="3569BAC9" w14:textId="77777777" w:rsidTr="007522B2">
        <w:tc>
          <w:tcPr>
            <w:tcW w:w="575" w:type="dxa"/>
            <w:shd w:val="clear" w:color="auto" w:fill="auto"/>
            <w:vAlign w:val="center"/>
          </w:tcPr>
          <w:p w14:paraId="69D4F8F5" w14:textId="77777777" w:rsidR="00D00DBA" w:rsidRPr="007E081C" w:rsidRDefault="00D00DBA" w:rsidP="007522B2">
            <w:r>
              <w:rPr>
                <w:rFonts w:eastAsia="Times New Roman" w:cs="Calibri"/>
                <w:szCs w:val="20"/>
              </w:rPr>
              <w:t>20</w:t>
            </w:r>
          </w:p>
        </w:tc>
        <w:tc>
          <w:tcPr>
            <w:tcW w:w="9320" w:type="dxa"/>
            <w:shd w:val="clear" w:color="auto" w:fill="auto"/>
            <w:vAlign w:val="center"/>
          </w:tcPr>
          <w:p w14:paraId="2A5FB9DA" w14:textId="77777777" w:rsidR="00D00DBA" w:rsidRPr="007E081C" w:rsidRDefault="00D00DBA" w:rsidP="007522B2">
            <w:pPr>
              <w:rPr>
                <w:szCs w:val="20"/>
              </w:rPr>
            </w:pPr>
            <w:r w:rsidRPr="007E081C">
              <w:t>Supplementary travel cost for M&amp;E and knowledge management for PMU</w:t>
            </w:r>
            <w:r w:rsidRPr="007E081C">
              <w:rPr>
                <w:rFonts w:cs="Calibri"/>
                <w:szCs w:val="20"/>
              </w:rPr>
              <w:t xml:space="preserve"> </w:t>
            </w:r>
          </w:p>
        </w:tc>
      </w:tr>
      <w:tr w:rsidR="00D00DBA" w:rsidRPr="007E081C" w14:paraId="5CFB07CD" w14:textId="77777777" w:rsidTr="007522B2">
        <w:tc>
          <w:tcPr>
            <w:tcW w:w="575" w:type="dxa"/>
            <w:shd w:val="clear" w:color="auto" w:fill="auto"/>
            <w:vAlign w:val="center"/>
          </w:tcPr>
          <w:p w14:paraId="342F7BA6" w14:textId="77777777" w:rsidR="00D00DBA" w:rsidRPr="007E081C" w:rsidRDefault="00D00DBA" w:rsidP="007522B2">
            <w:r>
              <w:rPr>
                <w:rFonts w:eastAsia="Times New Roman" w:cs="Calibri"/>
                <w:szCs w:val="20"/>
              </w:rPr>
              <w:t>21</w:t>
            </w:r>
          </w:p>
        </w:tc>
        <w:tc>
          <w:tcPr>
            <w:tcW w:w="9320" w:type="dxa"/>
            <w:shd w:val="clear" w:color="auto" w:fill="auto"/>
            <w:vAlign w:val="center"/>
          </w:tcPr>
          <w:p w14:paraId="1CA765D9" w14:textId="77777777" w:rsidR="00D00DBA" w:rsidRPr="007E081C" w:rsidRDefault="00D00DBA" w:rsidP="007522B2">
            <w:r w:rsidRPr="007E081C">
              <w:t xml:space="preserve">Supplies and other consumables for the PMU office </w:t>
            </w:r>
          </w:p>
        </w:tc>
      </w:tr>
      <w:tr w:rsidR="00D00DBA" w:rsidRPr="007E081C" w14:paraId="6BCA04AB" w14:textId="77777777" w:rsidTr="007522B2">
        <w:tc>
          <w:tcPr>
            <w:tcW w:w="575" w:type="dxa"/>
            <w:shd w:val="clear" w:color="auto" w:fill="auto"/>
            <w:vAlign w:val="center"/>
          </w:tcPr>
          <w:p w14:paraId="256738BD" w14:textId="77777777" w:rsidR="00D00DBA" w:rsidRPr="007E081C" w:rsidRDefault="00D00DBA" w:rsidP="007522B2">
            <w:r>
              <w:rPr>
                <w:rFonts w:eastAsia="Times New Roman" w:cs="Calibri"/>
                <w:szCs w:val="20"/>
              </w:rPr>
              <w:t>22</w:t>
            </w:r>
          </w:p>
        </w:tc>
        <w:tc>
          <w:tcPr>
            <w:tcW w:w="9320" w:type="dxa"/>
            <w:shd w:val="clear" w:color="auto" w:fill="auto"/>
            <w:vAlign w:val="center"/>
          </w:tcPr>
          <w:p w14:paraId="03F86868" w14:textId="77777777" w:rsidR="00D00DBA" w:rsidRPr="007E081C" w:rsidRDefault="00D00DBA" w:rsidP="007522B2">
            <w:r w:rsidRPr="007E081C">
              <w:t>Inception Workshop and End-of-Project Conference on project accomplishment and related knowledge management and dissemination of results</w:t>
            </w:r>
            <w:r w:rsidRPr="007E081C">
              <w:rPr>
                <w:rFonts w:cs="Calibri"/>
                <w:szCs w:val="20"/>
              </w:rPr>
              <w:t xml:space="preserve"> </w:t>
            </w:r>
          </w:p>
        </w:tc>
      </w:tr>
    </w:tbl>
    <w:p w14:paraId="3109A06A" w14:textId="77777777" w:rsidR="00D00DBA" w:rsidRPr="00D5163E" w:rsidRDefault="00D00DBA" w:rsidP="00DD3BF6">
      <w:pPr>
        <w:rPr>
          <w:b/>
          <w:szCs w:val="28"/>
        </w:rPr>
      </w:pPr>
    </w:p>
    <w:p w14:paraId="0473B0D2" w14:textId="04B7A2AC" w:rsidR="00D56ADD" w:rsidRPr="00D5163E" w:rsidRDefault="00D56ADD" w:rsidP="0097400E">
      <w:pPr>
        <w:tabs>
          <w:tab w:val="left" w:pos="2070"/>
        </w:tabs>
        <w:rPr>
          <w:szCs w:val="28"/>
        </w:rPr>
      </w:pPr>
    </w:p>
    <w:p w14:paraId="1B0AF892" w14:textId="18D1EAFF" w:rsidR="00DD3BF6" w:rsidRPr="00D5163E" w:rsidRDefault="00DD3BF6" w:rsidP="00774451">
      <w:pPr>
        <w:tabs>
          <w:tab w:val="left" w:pos="2070"/>
        </w:tabs>
        <w:rPr>
          <w:rFonts w:asciiTheme="majorHAnsi" w:hAnsiTheme="majorHAnsi"/>
          <w:b/>
          <w:bCs/>
          <w:sz w:val="22"/>
          <w:szCs w:val="20"/>
        </w:rPr>
      </w:pPr>
      <w:r w:rsidRPr="00D5163E">
        <w:rPr>
          <w:rFonts w:asciiTheme="majorHAnsi" w:hAnsiTheme="majorHAnsi"/>
          <w:b/>
          <w:szCs w:val="20"/>
        </w:rPr>
        <w:t>Summary of Funds:</w:t>
      </w:r>
      <w:r w:rsidRPr="00D5163E">
        <w:rPr>
          <w:rStyle w:val="FootnoteReference"/>
          <w:rFonts w:asciiTheme="majorHAnsi" w:hAnsiTheme="majorHAnsi"/>
          <w:b/>
          <w:bCs/>
          <w:sz w:val="20"/>
          <w:szCs w:val="20"/>
        </w:rPr>
        <w:t xml:space="preserve"> </w:t>
      </w:r>
      <w:r w:rsidRPr="00D5163E">
        <w:rPr>
          <w:rStyle w:val="FootnoteReference"/>
          <w:rFonts w:asciiTheme="majorHAnsi" w:hAnsiTheme="majorHAnsi"/>
          <w:b/>
          <w:bCs/>
          <w:sz w:val="20"/>
          <w:szCs w:val="20"/>
        </w:rPr>
        <w:footnoteReference w:id="21"/>
      </w:r>
    </w:p>
    <w:p w14:paraId="11D4F75C" w14:textId="483101B1" w:rsidR="003455AF" w:rsidRDefault="003455AF" w:rsidP="00774451">
      <w:pPr>
        <w:tabs>
          <w:tab w:val="left" w:pos="2070"/>
        </w:tabs>
      </w:pPr>
    </w:p>
    <w:tbl>
      <w:tblPr>
        <w:tblStyle w:val="TableGrid"/>
        <w:tblW w:w="0" w:type="auto"/>
        <w:tblInd w:w="-5" w:type="dxa"/>
        <w:tblLook w:val="04A0" w:firstRow="1" w:lastRow="0" w:firstColumn="1" w:lastColumn="0" w:noHBand="0" w:noVBand="1"/>
      </w:tblPr>
      <w:tblGrid>
        <w:gridCol w:w="4140"/>
        <w:gridCol w:w="1530"/>
        <w:gridCol w:w="1530"/>
        <w:gridCol w:w="1530"/>
        <w:gridCol w:w="1530"/>
      </w:tblGrid>
      <w:tr w:rsidR="00DD1990" w:rsidRPr="003455AF" w14:paraId="5BD4F622" w14:textId="7F5DCA83" w:rsidTr="007522B2">
        <w:tc>
          <w:tcPr>
            <w:tcW w:w="4140" w:type="dxa"/>
          </w:tcPr>
          <w:p w14:paraId="0EEE2814" w14:textId="1B1AC0F7" w:rsidR="00DD1990" w:rsidRPr="003455AF" w:rsidRDefault="00DD1990" w:rsidP="007522B2">
            <w:pPr>
              <w:tabs>
                <w:tab w:val="left" w:pos="2070"/>
              </w:tabs>
              <w:rPr>
                <w:szCs w:val="20"/>
              </w:rPr>
            </w:pPr>
          </w:p>
        </w:tc>
        <w:tc>
          <w:tcPr>
            <w:tcW w:w="1530" w:type="dxa"/>
          </w:tcPr>
          <w:p w14:paraId="61842D67" w14:textId="2559BA91" w:rsidR="00DD1990" w:rsidRPr="003455AF" w:rsidRDefault="00DD1990" w:rsidP="007522B2">
            <w:pPr>
              <w:tabs>
                <w:tab w:val="left" w:pos="2070"/>
              </w:tabs>
              <w:jc w:val="center"/>
              <w:rPr>
                <w:b/>
                <w:bCs/>
                <w:szCs w:val="20"/>
              </w:rPr>
            </w:pPr>
            <w:r w:rsidRPr="003455AF">
              <w:rPr>
                <w:b/>
                <w:bCs/>
                <w:szCs w:val="20"/>
              </w:rPr>
              <w:t>Amount Year 1</w:t>
            </w:r>
          </w:p>
        </w:tc>
        <w:tc>
          <w:tcPr>
            <w:tcW w:w="1530" w:type="dxa"/>
          </w:tcPr>
          <w:p w14:paraId="26CEB3B8" w14:textId="6BCD1CE8" w:rsidR="00DD1990" w:rsidRPr="003455AF" w:rsidRDefault="00DD1990" w:rsidP="007522B2">
            <w:pPr>
              <w:tabs>
                <w:tab w:val="left" w:pos="2070"/>
              </w:tabs>
              <w:jc w:val="center"/>
              <w:rPr>
                <w:b/>
                <w:bCs/>
                <w:szCs w:val="20"/>
              </w:rPr>
            </w:pPr>
            <w:r w:rsidRPr="003455AF">
              <w:rPr>
                <w:b/>
                <w:bCs/>
                <w:szCs w:val="20"/>
              </w:rPr>
              <w:t>Amount Year 2</w:t>
            </w:r>
          </w:p>
        </w:tc>
        <w:tc>
          <w:tcPr>
            <w:tcW w:w="1530" w:type="dxa"/>
          </w:tcPr>
          <w:p w14:paraId="62D15184" w14:textId="03F8C875" w:rsidR="00DD1990" w:rsidRPr="003455AF" w:rsidRDefault="00DD1990" w:rsidP="007522B2">
            <w:pPr>
              <w:tabs>
                <w:tab w:val="left" w:pos="2070"/>
              </w:tabs>
              <w:jc w:val="center"/>
              <w:rPr>
                <w:b/>
                <w:bCs/>
                <w:szCs w:val="20"/>
              </w:rPr>
            </w:pPr>
            <w:r w:rsidRPr="003455AF">
              <w:rPr>
                <w:b/>
                <w:bCs/>
                <w:szCs w:val="20"/>
              </w:rPr>
              <w:t>Amount Year 3</w:t>
            </w:r>
          </w:p>
        </w:tc>
        <w:tc>
          <w:tcPr>
            <w:tcW w:w="1530" w:type="dxa"/>
          </w:tcPr>
          <w:p w14:paraId="13310D39" w14:textId="7656EA0C" w:rsidR="00DD1990" w:rsidRPr="003455AF" w:rsidRDefault="00DD1990" w:rsidP="007522B2">
            <w:pPr>
              <w:tabs>
                <w:tab w:val="left" w:pos="2070"/>
              </w:tabs>
              <w:jc w:val="center"/>
              <w:rPr>
                <w:b/>
                <w:bCs/>
                <w:szCs w:val="20"/>
              </w:rPr>
            </w:pPr>
            <w:r w:rsidRPr="003455AF">
              <w:rPr>
                <w:b/>
                <w:bCs/>
                <w:szCs w:val="20"/>
              </w:rPr>
              <w:t>Total</w:t>
            </w:r>
          </w:p>
        </w:tc>
      </w:tr>
      <w:tr w:rsidR="00DD1990" w:rsidRPr="003455AF" w14:paraId="2D4AAD75" w14:textId="038689B0" w:rsidTr="007522B2">
        <w:tc>
          <w:tcPr>
            <w:tcW w:w="4140" w:type="dxa"/>
          </w:tcPr>
          <w:p w14:paraId="13F3598F" w14:textId="429495C9" w:rsidR="00DD1990" w:rsidRPr="003455AF" w:rsidRDefault="00DD1990" w:rsidP="007522B2">
            <w:pPr>
              <w:tabs>
                <w:tab w:val="left" w:pos="2070"/>
              </w:tabs>
              <w:jc w:val="right"/>
              <w:rPr>
                <w:rFonts w:asciiTheme="majorHAnsi" w:hAnsiTheme="majorHAnsi"/>
                <w:b/>
                <w:bCs/>
                <w:szCs w:val="20"/>
              </w:rPr>
            </w:pPr>
            <w:r w:rsidRPr="003455AF">
              <w:rPr>
                <w:rFonts w:asciiTheme="majorHAnsi" w:hAnsiTheme="majorHAnsi"/>
                <w:b/>
                <w:bCs/>
                <w:szCs w:val="20"/>
              </w:rPr>
              <w:t>GEF (administered by UNDP)</w:t>
            </w:r>
          </w:p>
        </w:tc>
        <w:tc>
          <w:tcPr>
            <w:tcW w:w="1530" w:type="dxa"/>
            <w:vAlign w:val="center"/>
          </w:tcPr>
          <w:p w14:paraId="79BF894E" w14:textId="7FAB2E6D" w:rsidR="00DD1990" w:rsidRPr="003455AF" w:rsidRDefault="00DD1990" w:rsidP="007522B2">
            <w:pPr>
              <w:tabs>
                <w:tab w:val="left" w:pos="2070"/>
              </w:tabs>
              <w:jc w:val="right"/>
              <w:rPr>
                <w:szCs w:val="20"/>
              </w:rPr>
            </w:pPr>
            <w:r w:rsidRPr="003455AF">
              <w:rPr>
                <w:rFonts w:cs="Calibri"/>
                <w:szCs w:val="20"/>
              </w:rPr>
              <w:t xml:space="preserve">$1,539,860.20 </w:t>
            </w:r>
          </w:p>
        </w:tc>
        <w:tc>
          <w:tcPr>
            <w:tcW w:w="1530" w:type="dxa"/>
            <w:vAlign w:val="center"/>
          </w:tcPr>
          <w:p w14:paraId="440364AE" w14:textId="3D47C665" w:rsidR="00DD1990" w:rsidRPr="003455AF" w:rsidRDefault="00DD1990" w:rsidP="007522B2">
            <w:pPr>
              <w:tabs>
                <w:tab w:val="left" w:pos="2070"/>
              </w:tabs>
              <w:jc w:val="right"/>
              <w:rPr>
                <w:szCs w:val="20"/>
              </w:rPr>
            </w:pPr>
            <w:r w:rsidRPr="003455AF">
              <w:rPr>
                <w:rFonts w:cs="Calibri"/>
                <w:szCs w:val="20"/>
              </w:rPr>
              <w:t>$542,655.20</w:t>
            </w:r>
          </w:p>
        </w:tc>
        <w:tc>
          <w:tcPr>
            <w:tcW w:w="1530" w:type="dxa"/>
            <w:vAlign w:val="center"/>
          </w:tcPr>
          <w:p w14:paraId="513A3E0D" w14:textId="3F554E94" w:rsidR="00DD1990" w:rsidRPr="003455AF" w:rsidRDefault="00DD1990" w:rsidP="007522B2">
            <w:pPr>
              <w:tabs>
                <w:tab w:val="left" w:pos="2070"/>
              </w:tabs>
              <w:jc w:val="right"/>
              <w:rPr>
                <w:szCs w:val="20"/>
              </w:rPr>
            </w:pPr>
            <w:r w:rsidRPr="003455AF">
              <w:rPr>
                <w:rFonts w:cs="Calibri"/>
                <w:szCs w:val="20"/>
              </w:rPr>
              <w:t xml:space="preserve">$550,856.60  </w:t>
            </w:r>
          </w:p>
        </w:tc>
        <w:tc>
          <w:tcPr>
            <w:tcW w:w="1530" w:type="dxa"/>
            <w:vAlign w:val="center"/>
          </w:tcPr>
          <w:p w14:paraId="426B6691" w14:textId="112CECD6" w:rsidR="00DD1990" w:rsidRPr="003455AF" w:rsidRDefault="00DD1990" w:rsidP="007522B2">
            <w:pPr>
              <w:tabs>
                <w:tab w:val="left" w:pos="2070"/>
              </w:tabs>
              <w:jc w:val="right"/>
              <w:rPr>
                <w:szCs w:val="20"/>
              </w:rPr>
            </w:pPr>
            <w:r w:rsidRPr="003455AF">
              <w:rPr>
                <w:rFonts w:cs="Calibri"/>
                <w:szCs w:val="20"/>
              </w:rPr>
              <w:t xml:space="preserve">$2,633,372 </w:t>
            </w:r>
          </w:p>
        </w:tc>
      </w:tr>
      <w:tr w:rsidR="00DD1990" w:rsidRPr="003455AF" w14:paraId="0C91BDB1" w14:textId="3C2C4D4C" w:rsidTr="007522B2">
        <w:tc>
          <w:tcPr>
            <w:tcW w:w="4140" w:type="dxa"/>
          </w:tcPr>
          <w:p w14:paraId="24ED20BF" w14:textId="4CEEB38D" w:rsidR="00DD1990" w:rsidRPr="003455AF" w:rsidRDefault="00DD1990" w:rsidP="007522B2">
            <w:pPr>
              <w:tabs>
                <w:tab w:val="left" w:pos="2070"/>
              </w:tabs>
              <w:jc w:val="right"/>
              <w:rPr>
                <w:rFonts w:asciiTheme="majorHAnsi" w:hAnsiTheme="majorHAnsi"/>
                <w:b/>
                <w:bCs/>
                <w:szCs w:val="20"/>
              </w:rPr>
            </w:pPr>
            <w:r w:rsidRPr="003455AF">
              <w:rPr>
                <w:rFonts w:asciiTheme="majorHAnsi" w:hAnsiTheme="majorHAnsi"/>
                <w:b/>
                <w:bCs/>
                <w:szCs w:val="20"/>
              </w:rPr>
              <w:t>GEF (administered by UNEP)</w:t>
            </w:r>
          </w:p>
        </w:tc>
        <w:tc>
          <w:tcPr>
            <w:tcW w:w="1530" w:type="dxa"/>
          </w:tcPr>
          <w:p w14:paraId="380DFE8D" w14:textId="51C6A682" w:rsidR="00DD1990" w:rsidRPr="003455AF" w:rsidRDefault="00DD1990" w:rsidP="007522B2">
            <w:pPr>
              <w:tabs>
                <w:tab w:val="left" w:pos="2070"/>
              </w:tabs>
              <w:jc w:val="right"/>
              <w:rPr>
                <w:szCs w:val="20"/>
              </w:rPr>
            </w:pPr>
            <w:r w:rsidRPr="003455AF">
              <w:rPr>
                <w:szCs w:val="20"/>
              </w:rPr>
              <w:t>$517,460</w:t>
            </w:r>
          </w:p>
        </w:tc>
        <w:tc>
          <w:tcPr>
            <w:tcW w:w="1530" w:type="dxa"/>
          </w:tcPr>
          <w:p w14:paraId="0BEB45C9" w14:textId="49B221C7" w:rsidR="00DD1990" w:rsidRPr="003455AF" w:rsidRDefault="00DD1990" w:rsidP="007522B2">
            <w:pPr>
              <w:tabs>
                <w:tab w:val="left" w:pos="2070"/>
              </w:tabs>
              <w:jc w:val="right"/>
              <w:rPr>
                <w:szCs w:val="20"/>
              </w:rPr>
            </w:pPr>
            <w:r>
              <w:rPr>
                <w:szCs w:val="20"/>
              </w:rPr>
              <w:t>$425,410</w:t>
            </w:r>
          </w:p>
        </w:tc>
        <w:tc>
          <w:tcPr>
            <w:tcW w:w="1530" w:type="dxa"/>
          </w:tcPr>
          <w:p w14:paraId="5BE0EC56" w14:textId="0757ADC5" w:rsidR="00DD1990" w:rsidRPr="003455AF" w:rsidRDefault="00DD1990" w:rsidP="007522B2">
            <w:pPr>
              <w:tabs>
                <w:tab w:val="left" w:pos="2070"/>
              </w:tabs>
              <w:jc w:val="right"/>
              <w:rPr>
                <w:szCs w:val="20"/>
              </w:rPr>
            </w:pPr>
            <w:r>
              <w:rPr>
                <w:szCs w:val="20"/>
              </w:rPr>
              <w:t>$319,630</w:t>
            </w:r>
          </w:p>
        </w:tc>
        <w:tc>
          <w:tcPr>
            <w:tcW w:w="1530" w:type="dxa"/>
          </w:tcPr>
          <w:p w14:paraId="5ED7818C" w14:textId="2820A49C" w:rsidR="00DD1990" w:rsidRPr="003455AF" w:rsidRDefault="00DD1990" w:rsidP="007522B2">
            <w:pPr>
              <w:tabs>
                <w:tab w:val="left" w:pos="2070"/>
              </w:tabs>
              <w:jc w:val="right"/>
              <w:rPr>
                <w:szCs w:val="20"/>
              </w:rPr>
            </w:pPr>
            <w:r>
              <w:rPr>
                <w:szCs w:val="20"/>
              </w:rPr>
              <w:t>$1,262,500</w:t>
            </w:r>
          </w:p>
        </w:tc>
      </w:tr>
      <w:tr w:rsidR="00DD1990" w:rsidRPr="003455AF" w14:paraId="2965EB97" w14:textId="08C2DE78" w:rsidTr="007522B2">
        <w:tc>
          <w:tcPr>
            <w:tcW w:w="4140" w:type="dxa"/>
            <w:vAlign w:val="bottom"/>
          </w:tcPr>
          <w:p w14:paraId="4E26DD02" w14:textId="70F51E75" w:rsidR="00DD1990" w:rsidRPr="003455AF" w:rsidRDefault="00DD1990" w:rsidP="007522B2">
            <w:pPr>
              <w:tabs>
                <w:tab w:val="left" w:pos="2070"/>
              </w:tabs>
              <w:jc w:val="right"/>
              <w:rPr>
                <w:szCs w:val="20"/>
              </w:rPr>
            </w:pPr>
            <w:r w:rsidRPr="003455AF">
              <w:rPr>
                <w:rFonts w:asciiTheme="majorHAnsi" w:hAnsiTheme="majorHAnsi"/>
                <w:b/>
                <w:bCs/>
                <w:szCs w:val="20"/>
              </w:rPr>
              <w:t>Government of Indonesia</w:t>
            </w:r>
          </w:p>
        </w:tc>
        <w:tc>
          <w:tcPr>
            <w:tcW w:w="1530" w:type="dxa"/>
            <w:vAlign w:val="bottom"/>
          </w:tcPr>
          <w:p w14:paraId="43F967EC" w14:textId="05C51631" w:rsidR="00DD1990" w:rsidRPr="003455AF" w:rsidRDefault="00DD1990" w:rsidP="007522B2">
            <w:pPr>
              <w:tabs>
                <w:tab w:val="left" w:pos="2070"/>
              </w:tabs>
              <w:jc w:val="right"/>
              <w:rPr>
                <w:szCs w:val="20"/>
              </w:rPr>
            </w:pPr>
            <w:r w:rsidRPr="003455AF">
              <w:rPr>
                <w:rFonts w:asciiTheme="majorHAnsi" w:hAnsiTheme="majorHAnsi"/>
                <w:szCs w:val="20"/>
              </w:rPr>
              <w:t>$12,136,039</w:t>
            </w:r>
          </w:p>
        </w:tc>
        <w:tc>
          <w:tcPr>
            <w:tcW w:w="1530" w:type="dxa"/>
            <w:vAlign w:val="bottom"/>
          </w:tcPr>
          <w:p w14:paraId="5214AC8A" w14:textId="60CF3A01" w:rsidR="00DD1990" w:rsidRPr="003455AF" w:rsidRDefault="00DD1990" w:rsidP="007522B2">
            <w:pPr>
              <w:tabs>
                <w:tab w:val="left" w:pos="2070"/>
              </w:tabs>
              <w:jc w:val="right"/>
              <w:rPr>
                <w:szCs w:val="20"/>
              </w:rPr>
            </w:pPr>
            <w:r w:rsidRPr="003455AF">
              <w:rPr>
                <w:rFonts w:asciiTheme="majorHAnsi" w:hAnsiTheme="majorHAnsi"/>
                <w:szCs w:val="20"/>
              </w:rPr>
              <w:t>$12,136,038</w:t>
            </w:r>
          </w:p>
        </w:tc>
        <w:tc>
          <w:tcPr>
            <w:tcW w:w="1530" w:type="dxa"/>
            <w:vAlign w:val="bottom"/>
          </w:tcPr>
          <w:p w14:paraId="7E2C01DF" w14:textId="237C64C1" w:rsidR="00DD1990" w:rsidRPr="003455AF" w:rsidRDefault="00DD1990" w:rsidP="007522B2">
            <w:pPr>
              <w:tabs>
                <w:tab w:val="left" w:pos="2070"/>
              </w:tabs>
              <w:jc w:val="right"/>
              <w:rPr>
                <w:szCs w:val="20"/>
              </w:rPr>
            </w:pPr>
            <w:r w:rsidRPr="003455AF">
              <w:rPr>
                <w:rFonts w:asciiTheme="majorHAnsi" w:hAnsiTheme="majorHAnsi"/>
                <w:szCs w:val="20"/>
              </w:rPr>
              <w:t>$3,617,260</w:t>
            </w:r>
          </w:p>
        </w:tc>
        <w:tc>
          <w:tcPr>
            <w:tcW w:w="1530" w:type="dxa"/>
            <w:vAlign w:val="bottom"/>
          </w:tcPr>
          <w:p w14:paraId="7950BCBF" w14:textId="78239974" w:rsidR="00DD1990" w:rsidRPr="003455AF" w:rsidRDefault="00DD1990" w:rsidP="007522B2">
            <w:pPr>
              <w:tabs>
                <w:tab w:val="left" w:pos="2070"/>
              </w:tabs>
              <w:jc w:val="right"/>
              <w:rPr>
                <w:szCs w:val="20"/>
              </w:rPr>
            </w:pPr>
            <w:r w:rsidRPr="003455AF">
              <w:rPr>
                <w:rFonts w:asciiTheme="majorHAnsi" w:hAnsiTheme="majorHAnsi"/>
                <w:szCs w:val="20"/>
              </w:rPr>
              <w:t>$27,889,337</w:t>
            </w:r>
          </w:p>
        </w:tc>
      </w:tr>
      <w:tr w:rsidR="00DD1990" w:rsidRPr="003455AF" w14:paraId="080AFCE7" w14:textId="17FFC1A7" w:rsidTr="007522B2">
        <w:tc>
          <w:tcPr>
            <w:tcW w:w="4140" w:type="dxa"/>
            <w:vAlign w:val="bottom"/>
          </w:tcPr>
          <w:p w14:paraId="460BD19A" w14:textId="66DE4523" w:rsidR="00DD1990" w:rsidRPr="003455AF" w:rsidRDefault="00DD1990" w:rsidP="007522B2">
            <w:pPr>
              <w:tabs>
                <w:tab w:val="left" w:pos="2070"/>
              </w:tabs>
              <w:jc w:val="right"/>
              <w:rPr>
                <w:szCs w:val="20"/>
              </w:rPr>
            </w:pPr>
            <w:r w:rsidRPr="003455AF">
              <w:rPr>
                <w:rFonts w:asciiTheme="majorHAnsi" w:hAnsiTheme="majorHAnsi"/>
                <w:b/>
                <w:bCs/>
                <w:szCs w:val="20"/>
              </w:rPr>
              <w:t>Private Sector</w:t>
            </w:r>
          </w:p>
        </w:tc>
        <w:tc>
          <w:tcPr>
            <w:tcW w:w="1530" w:type="dxa"/>
            <w:vAlign w:val="bottom"/>
          </w:tcPr>
          <w:p w14:paraId="4E74E14D" w14:textId="7AB9A73C" w:rsidR="00DD1990" w:rsidRPr="00DD1990" w:rsidRDefault="00DD1990" w:rsidP="007522B2">
            <w:pPr>
              <w:tabs>
                <w:tab w:val="left" w:pos="2070"/>
              </w:tabs>
              <w:jc w:val="right"/>
              <w:rPr>
                <w:szCs w:val="20"/>
              </w:rPr>
            </w:pPr>
            <w:r w:rsidRPr="00DD1990">
              <w:rPr>
                <w:rFonts w:asciiTheme="majorHAnsi" w:hAnsiTheme="majorHAnsi"/>
                <w:szCs w:val="20"/>
              </w:rPr>
              <w:t>$5,339,000</w:t>
            </w:r>
          </w:p>
        </w:tc>
        <w:tc>
          <w:tcPr>
            <w:tcW w:w="1530" w:type="dxa"/>
            <w:vAlign w:val="bottom"/>
          </w:tcPr>
          <w:p w14:paraId="74F43770" w14:textId="3A09BF8B" w:rsidR="00DD1990" w:rsidRPr="00DD1990" w:rsidRDefault="00DD1990" w:rsidP="007522B2">
            <w:pPr>
              <w:tabs>
                <w:tab w:val="left" w:pos="2070"/>
              </w:tabs>
              <w:jc w:val="right"/>
              <w:rPr>
                <w:szCs w:val="20"/>
              </w:rPr>
            </w:pPr>
            <w:r w:rsidRPr="00DD1990">
              <w:rPr>
                <w:rFonts w:asciiTheme="majorHAnsi" w:hAnsiTheme="majorHAnsi"/>
                <w:szCs w:val="20"/>
              </w:rPr>
              <w:t>$1,863,000</w:t>
            </w:r>
          </w:p>
        </w:tc>
        <w:tc>
          <w:tcPr>
            <w:tcW w:w="1530" w:type="dxa"/>
            <w:vAlign w:val="bottom"/>
          </w:tcPr>
          <w:p w14:paraId="57FFB62D" w14:textId="37CEA4B4" w:rsidR="00DD1990" w:rsidRPr="00DD1990" w:rsidRDefault="00DD1990" w:rsidP="007522B2">
            <w:pPr>
              <w:tabs>
                <w:tab w:val="left" w:pos="2070"/>
              </w:tabs>
              <w:jc w:val="right"/>
              <w:rPr>
                <w:szCs w:val="20"/>
              </w:rPr>
            </w:pPr>
            <w:r w:rsidRPr="00DD1990">
              <w:rPr>
                <w:rFonts w:asciiTheme="majorHAnsi" w:hAnsiTheme="majorHAnsi"/>
                <w:szCs w:val="20"/>
              </w:rPr>
              <w:t>$1,863,000</w:t>
            </w:r>
          </w:p>
        </w:tc>
        <w:tc>
          <w:tcPr>
            <w:tcW w:w="1530" w:type="dxa"/>
            <w:vAlign w:val="bottom"/>
          </w:tcPr>
          <w:p w14:paraId="07FCCB2C" w14:textId="1D887BBD" w:rsidR="00DD1990" w:rsidRPr="00DD1990" w:rsidRDefault="00DD1990" w:rsidP="007522B2">
            <w:pPr>
              <w:tabs>
                <w:tab w:val="left" w:pos="2070"/>
              </w:tabs>
              <w:jc w:val="right"/>
              <w:rPr>
                <w:szCs w:val="20"/>
              </w:rPr>
            </w:pPr>
            <w:r w:rsidRPr="00DD1990">
              <w:rPr>
                <w:rFonts w:asciiTheme="majorHAnsi" w:hAnsiTheme="majorHAnsi"/>
                <w:szCs w:val="20"/>
              </w:rPr>
              <w:t>$9,065,000</w:t>
            </w:r>
          </w:p>
        </w:tc>
      </w:tr>
      <w:tr w:rsidR="00DD1990" w:rsidRPr="003455AF" w14:paraId="4D525B93" w14:textId="37D5794D" w:rsidTr="007522B2">
        <w:tc>
          <w:tcPr>
            <w:tcW w:w="4140" w:type="dxa"/>
            <w:tcBorders>
              <w:bottom w:val="single" w:sz="4" w:space="0" w:color="auto"/>
            </w:tcBorders>
            <w:vAlign w:val="bottom"/>
          </w:tcPr>
          <w:p w14:paraId="2894D9F3" w14:textId="3A60B019" w:rsidR="00DD1990" w:rsidRPr="003455AF" w:rsidRDefault="00DD1990" w:rsidP="007522B2">
            <w:pPr>
              <w:tabs>
                <w:tab w:val="left" w:pos="2070"/>
              </w:tabs>
              <w:jc w:val="right"/>
              <w:rPr>
                <w:szCs w:val="20"/>
              </w:rPr>
            </w:pPr>
            <w:r w:rsidRPr="003455AF">
              <w:rPr>
                <w:rFonts w:asciiTheme="majorHAnsi" w:hAnsiTheme="majorHAnsi"/>
                <w:b/>
                <w:bCs/>
                <w:szCs w:val="20"/>
              </w:rPr>
              <w:t>UNDP</w:t>
            </w:r>
          </w:p>
        </w:tc>
        <w:tc>
          <w:tcPr>
            <w:tcW w:w="1530" w:type="dxa"/>
            <w:tcBorders>
              <w:bottom w:val="single" w:sz="4" w:space="0" w:color="auto"/>
            </w:tcBorders>
            <w:vAlign w:val="bottom"/>
          </w:tcPr>
          <w:p w14:paraId="717A034F" w14:textId="6AC4C3E4" w:rsidR="00DD1990" w:rsidRPr="00DD1990" w:rsidRDefault="00DD1990" w:rsidP="007522B2">
            <w:pPr>
              <w:tabs>
                <w:tab w:val="left" w:pos="2070"/>
              </w:tabs>
              <w:jc w:val="right"/>
              <w:rPr>
                <w:szCs w:val="20"/>
              </w:rPr>
            </w:pPr>
            <w:r w:rsidRPr="00DD1990">
              <w:rPr>
                <w:rFonts w:asciiTheme="majorHAnsi" w:hAnsiTheme="majorHAnsi"/>
                <w:szCs w:val="20"/>
              </w:rPr>
              <w:t>$26,667</w:t>
            </w:r>
          </w:p>
        </w:tc>
        <w:tc>
          <w:tcPr>
            <w:tcW w:w="1530" w:type="dxa"/>
            <w:tcBorders>
              <w:bottom w:val="single" w:sz="4" w:space="0" w:color="auto"/>
            </w:tcBorders>
            <w:vAlign w:val="bottom"/>
          </w:tcPr>
          <w:p w14:paraId="70DDEB34" w14:textId="10B08289" w:rsidR="00DD1990" w:rsidRPr="00DD1990" w:rsidRDefault="00DD1990" w:rsidP="007522B2">
            <w:pPr>
              <w:tabs>
                <w:tab w:val="left" w:pos="2070"/>
              </w:tabs>
              <w:jc w:val="right"/>
              <w:rPr>
                <w:szCs w:val="20"/>
              </w:rPr>
            </w:pPr>
            <w:r w:rsidRPr="00DD1990">
              <w:rPr>
                <w:rFonts w:asciiTheme="majorHAnsi" w:hAnsiTheme="majorHAnsi"/>
                <w:szCs w:val="20"/>
              </w:rPr>
              <w:t>$26,667</w:t>
            </w:r>
          </w:p>
        </w:tc>
        <w:tc>
          <w:tcPr>
            <w:tcW w:w="1530" w:type="dxa"/>
            <w:tcBorders>
              <w:bottom w:val="single" w:sz="4" w:space="0" w:color="auto"/>
            </w:tcBorders>
            <w:vAlign w:val="bottom"/>
          </w:tcPr>
          <w:p w14:paraId="0C950D53" w14:textId="4FBC8990" w:rsidR="00DD1990" w:rsidRPr="00DD1990" w:rsidRDefault="00DD1990" w:rsidP="007522B2">
            <w:pPr>
              <w:tabs>
                <w:tab w:val="left" w:pos="2070"/>
              </w:tabs>
              <w:jc w:val="right"/>
              <w:rPr>
                <w:szCs w:val="20"/>
              </w:rPr>
            </w:pPr>
            <w:r w:rsidRPr="00DD1990">
              <w:rPr>
                <w:rFonts w:asciiTheme="majorHAnsi" w:hAnsiTheme="majorHAnsi"/>
                <w:szCs w:val="20"/>
              </w:rPr>
              <w:t>$26,666</w:t>
            </w:r>
          </w:p>
        </w:tc>
        <w:tc>
          <w:tcPr>
            <w:tcW w:w="1530" w:type="dxa"/>
            <w:tcBorders>
              <w:bottom w:val="single" w:sz="4" w:space="0" w:color="auto"/>
            </w:tcBorders>
            <w:vAlign w:val="bottom"/>
          </w:tcPr>
          <w:p w14:paraId="4D2CDE20" w14:textId="185CB697" w:rsidR="00DD1990" w:rsidRPr="00DD1990" w:rsidRDefault="00DD1990" w:rsidP="007522B2">
            <w:pPr>
              <w:tabs>
                <w:tab w:val="left" w:pos="2070"/>
              </w:tabs>
              <w:jc w:val="right"/>
              <w:rPr>
                <w:szCs w:val="20"/>
              </w:rPr>
            </w:pPr>
            <w:r w:rsidRPr="00DD1990">
              <w:rPr>
                <w:rFonts w:asciiTheme="majorHAnsi" w:hAnsiTheme="majorHAnsi"/>
                <w:szCs w:val="20"/>
              </w:rPr>
              <w:t>$80,000</w:t>
            </w:r>
          </w:p>
        </w:tc>
      </w:tr>
      <w:tr w:rsidR="00DD1990" w:rsidRPr="003455AF" w14:paraId="7D6D7812" w14:textId="73A9660C" w:rsidTr="007522B2">
        <w:tc>
          <w:tcPr>
            <w:tcW w:w="4140" w:type="dxa"/>
            <w:tcBorders>
              <w:bottom w:val="double" w:sz="4" w:space="0" w:color="auto"/>
            </w:tcBorders>
            <w:vAlign w:val="bottom"/>
          </w:tcPr>
          <w:p w14:paraId="6B8FEA18" w14:textId="47D38A72" w:rsidR="00DD1990" w:rsidRPr="003455AF" w:rsidRDefault="00DD1990" w:rsidP="007522B2">
            <w:pPr>
              <w:tabs>
                <w:tab w:val="left" w:pos="2070"/>
              </w:tabs>
              <w:jc w:val="right"/>
              <w:rPr>
                <w:szCs w:val="20"/>
              </w:rPr>
            </w:pPr>
            <w:r w:rsidRPr="003455AF">
              <w:rPr>
                <w:rFonts w:asciiTheme="majorHAnsi" w:hAnsiTheme="majorHAnsi"/>
                <w:b/>
                <w:bCs/>
                <w:szCs w:val="20"/>
              </w:rPr>
              <w:t>UNEP</w:t>
            </w:r>
          </w:p>
        </w:tc>
        <w:tc>
          <w:tcPr>
            <w:tcW w:w="1530" w:type="dxa"/>
            <w:tcBorders>
              <w:bottom w:val="double" w:sz="4" w:space="0" w:color="auto"/>
            </w:tcBorders>
            <w:vAlign w:val="bottom"/>
          </w:tcPr>
          <w:p w14:paraId="0B1496CE" w14:textId="6C251668" w:rsidR="00DD1990" w:rsidRPr="00DD1990" w:rsidRDefault="00DD1990" w:rsidP="007522B2">
            <w:pPr>
              <w:tabs>
                <w:tab w:val="left" w:pos="2070"/>
              </w:tabs>
              <w:jc w:val="right"/>
              <w:rPr>
                <w:szCs w:val="20"/>
              </w:rPr>
            </w:pPr>
            <w:r w:rsidRPr="00DD1990">
              <w:rPr>
                <w:rFonts w:asciiTheme="majorHAnsi" w:hAnsiTheme="majorHAnsi"/>
                <w:szCs w:val="20"/>
              </w:rPr>
              <w:t>$20,000</w:t>
            </w:r>
          </w:p>
        </w:tc>
        <w:tc>
          <w:tcPr>
            <w:tcW w:w="1530" w:type="dxa"/>
            <w:tcBorders>
              <w:bottom w:val="double" w:sz="4" w:space="0" w:color="auto"/>
            </w:tcBorders>
            <w:vAlign w:val="bottom"/>
          </w:tcPr>
          <w:p w14:paraId="2FEA0885" w14:textId="654310FC" w:rsidR="00DD1990" w:rsidRPr="00DD1990" w:rsidRDefault="00DD1990" w:rsidP="007522B2">
            <w:pPr>
              <w:tabs>
                <w:tab w:val="left" w:pos="2070"/>
              </w:tabs>
              <w:jc w:val="right"/>
              <w:rPr>
                <w:szCs w:val="20"/>
              </w:rPr>
            </w:pPr>
            <w:r w:rsidRPr="00DD1990">
              <w:rPr>
                <w:rFonts w:asciiTheme="majorHAnsi" w:hAnsiTheme="majorHAnsi"/>
                <w:szCs w:val="20"/>
              </w:rPr>
              <w:t>$20,000</w:t>
            </w:r>
          </w:p>
        </w:tc>
        <w:tc>
          <w:tcPr>
            <w:tcW w:w="1530" w:type="dxa"/>
            <w:tcBorders>
              <w:bottom w:val="double" w:sz="4" w:space="0" w:color="auto"/>
            </w:tcBorders>
            <w:vAlign w:val="bottom"/>
          </w:tcPr>
          <w:p w14:paraId="4055AC2F" w14:textId="765248F8" w:rsidR="00DD1990" w:rsidRPr="00DD1990" w:rsidRDefault="00DD1990" w:rsidP="007522B2">
            <w:pPr>
              <w:tabs>
                <w:tab w:val="left" w:pos="2070"/>
              </w:tabs>
              <w:jc w:val="right"/>
              <w:rPr>
                <w:szCs w:val="20"/>
              </w:rPr>
            </w:pPr>
            <w:r w:rsidRPr="00DD1990">
              <w:rPr>
                <w:rFonts w:asciiTheme="majorHAnsi" w:hAnsiTheme="majorHAnsi"/>
                <w:szCs w:val="20"/>
              </w:rPr>
              <w:t>$20,000</w:t>
            </w:r>
          </w:p>
        </w:tc>
        <w:tc>
          <w:tcPr>
            <w:tcW w:w="1530" w:type="dxa"/>
            <w:tcBorders>
              <w:bottom w:val="double" w:sz="4" w:space="0" w:color="auto"/>
            </w:tcBorders>
            <w:vAlign w:val="bottom"/>
          </w:tcPr>
          <w:p w14:paraId="31BB670F" w14:textId="48760BA4" w:rsidR="00DD1990" w:rsidRPr="00DD1990" w:rsidRDefault="00DD1990" w:rsidP="007522B2">
            <w:pPr>
              <w:tabs>
                <w:tab w:val="left" w:pos="2070"/>
              </w:tabs>
              <w:jc w:val="right"/>
              <w:rPr>
                <w:szCs w:val="20"/>
              </w:rPr>
            </w:pPr>
            <w:r w:rsidRPr="00DD1990">
              <w:rPr>
                <w:rFonts w:asciiTheme="majorHAnsi" w:hAnsiTheme="majorHAnsi"/>
                <w:szCs w:val="20"/>
              </w:rPr>
              <w:t>$60,000</w:t>
            </w:r>
          </w:p>
        </w:tc>
      </w:tr>
      <w:tr w:rsidR="00DD1990" w:rsidRPr="003455AF" w14:paraId="4529E1F1" w14:textId="05ED4C67" w:rsidTr="007522B2">
        <w:tc>
          <w:tcPr>
            <w:tcW w:w="4140" w:type="dxa"/>
            <w:tcBorders>
              <w:top w:val="double" w:sz="4" w:space="0" w:color="auto"/>
            </w:tcBorders>
          </w:tcPr>
          <w:p w14:paraId="6BA451A2" w14:textId="18598342" w:rsidR="00DD1990" w:rsidRPr="003455AF" w:rsidRDefault="00DD1990" w:rsidP="007522B2">
            <w:pPr>
              <w:tabs>
                <w:tab w:val="left" w:pos="2070"/>
              </w:tabs>
              <w:jc w:val="right"/>
              <w:rPr>
                <w:b/>
                <w:bCs/>
                <w:szCs w:val="20"/>
              </w:rPr>
            </w:pPr>
            <w:r w:rsidRPr="003455AF">
              <w:rPr>
                <w:b/>
                <w:bCs/>
                <w:szCs w:val="20"/>
              </w:rPr>
              <w:t>TOTAL</w:t>
            </w:r>
          </w:p>
        </w:tc>
        <w:tc>
          <w:tcPr>
            <w:tcW w:w="1530" w:type="dxa"/>
            <w:tcBorders>
              <w:top w:val="double" w:sz="4" w:space="0" w:color="auto"/>
            </w:tcBorders>
            <w:vAlign w:val="bottom"/>
          </w:tcPr>
          <w:p w14:paraId="19DCA0E0" w14:textId="3E03C694" w:rsidR="00DD1990" w:rsidRPr="00DD1990" w:rsidRDefault="00DD1990" w:rsidP="007522B2">
            <w:pPr>
              <w:tabs>
                <w:tab w:val="left" w:pos="2070"/>
              </w:tabs>
              <w:jc w:val="right"/>
              <w:rPr>
                <w:szCs w:val="20"/>
              </w:rPr>
            </w:pPr>
            <w:r w:rsidRPr="00DD1990">
              <w:rPr>
                <w:rFonts w:asciiTheme="majorHAnsi" w:hAnsiTheme="majorHAnsi"/>
                <w:b/>
                <w:bCs/>
                <w:szCs w:val="20"/>
              </w:rPr>
              <w:t>$19,579,026.20</w:t>
            </w:r>
          </w:p>
        </w:tc>
        <w:tc>
          <w:tcPr>
            <w:tcW w:w="1530" w:type="dxa"/>
            <w:tcBorders>
              <w:top w:val="double" w:sz="4" w:space="0" w:color="auto"/>
            </w:tcBorders>
            <w:vAlign w:val="bottom"/>
          </w:tcPr>
          <w:p w14:paraId="40146FF1" w14:textId="5FC998EF" w:rsidR="00DD1990" w:rsidRPr="00DD1990" w:rsidRDefault="00DD1990" w:rsidP="007522B2">
            <w:pPr>
              <w:tabs>
                <w:tab w:val="left" w:pos="2070"/>
              </w:tabs>
              <w:jc w:val="right"/>
              <w:rPr>
                <w:szCs w:val="20"/>
              </w:rPr>
            </w:pPr>
            <w:r w:rsidRPr="00DD1990">
              <w:rPr>
                <w:rFonts w:asciiTheme="majorHAnsi" w:hAnsiTheme="majorHAnsi"/>
                <w:b/>
                <w:bCs/>
                <w:szCs w:val="20"/>
              </w:rPr>
              <w:t>$15,013,770</w:t>
            </w:r>
          </w:p>
        </w:tc>
        <w:tc>
          <w:tcPr>
            <w:tcW w:w="1530" w:type="dxa"/>
            <w:tcBorders>
              <w:top w:val="double" w:sz="4" w:space="0" w:color="auto"/>
            </w:tcBorders>
            <w:vAlign w:val="bottom"/>
          </w:tcPr>
          <w:p w14:paraId="6B173DBA" w14:textId="2981AF0F" w:rsidR="00DD1990" w:rsidRPr="00DD1990" w:rsidRDefault="00DD1990" w:rsidP="007522B2">
            <w:pPr>
              <w:tabs>
                <w:tab w:val="left" w:pos="2070"/>
              </w:tabs>
              <w:jc w:val="right"/>
              <w:rPr>
                <w:szCs w:val="20"/>
              </w:rPr>
            </w:pPr>
            <w:r w:rsidRPr="00DD1990">
              <w:rPr>
                <w:rFonts w:asciiTheme="majorHAnsi" w:hAnsiTheme="majorHAnsi"/>
                <w:b/>
                <w:bCs/>
                <w:szCs w:val="20"/>
              </w:rPr>
              <w:t>$6,397,413</w:t>
            </w:r>
          </w:p>
        </w:tc>
        <w:tc>
          <w:tcPr>
            <w:tcW w:w="1530" w:type="dxa"/>
            <w:tcBorders>
              <w:top w:val="double" w:sz="4" w:space="0" w:color="auto"/>
            </w:tcBorders>
            <w:vAlign w:val="bottom"/>
          </w:tcPr>
          <w:p w14:paraId="75A7E5DA" w14:textId="0FE2AC01" w:rsidR="00DD1990" w:rsidRPr="00DD1990" w:rsidRDefault="00DD1990" w:rsidP="007522B2">
            <w:pPr>
              <w:tabs>
                <w:tab w:val="left" w:pos="2070"/>
              </w:tabs>
              <w:jc w:val="right"/>
              <w:rPr>
                <w:szCs w:val="20"/>
              </w:rPr>
            </w:pPr>
            <w:r w:rsidRPr="00DD1990">
              <w:rPr>
                <w:rFonts w:asciiTheme="majorHAnsi" w:hAnsiTheme="majorHAnsi"/>
                <w:b/>
                <w:bCs/>
                <w:szCs w:val="20"/>
              </w:rPr>
              <w:t>$40,990,209.00</w:t>
            </w:r>
          </w:p>
        </w:tc>
      </w:tr>
    </w:tbl>
    <w:p w14:paraId="49D6CD6D" w14:textId="7B98BB12" w:rsidR="00DD3BF6" w:rsidRPr="00D5163E" w:rsidRDefault="00DD3BF6" w:rsidP="00774451">
      <w:pPr>
        <w:tabs>
          <w:tab w:val="left" w:pos="2070"/>
        </w:tabs>
        <w:rPr>
          <w:szCs w:val="28"/>
        </w:rPr>
      </w:pPr>
    </w:p>
    <w:p w14:paraId="37CC8E5F" w14:textId="6605C554" w:rsidR="008F4990" w:rsidRDefault="007462D3" w:rsidP="007E081C">
      <w:pPr>
        <w:rPr>
          <w:szCs w:val="28"/>
        </w:rPr>
      </w:pPr>
      <w:r w:rsidRPr="004D4720">
        <w:rPr>
          <w:b/>
          <w:bCs/>
          <w:szCs w:val="28"/>
        </w:rPr>
        <w:t>Note</w:t>
      </w:r>
      <w:r>
        <w:rPr>
          <w:szCs w:val="28"/>
        </w:rPr>
        <w:t>:</w:t>
      </w:r>
    </w:p>
    <w:p w14:paraId="5E51AE05" w14:textId="19D91B5E" w:rsidR="007F617B" w:rsidRPr="004C5FAF" w:rsidRDefault="007F617B" w:rsidP="007F617B">
      <w:pPr>
        <w:ind w:right="630"/>
        <w:rPr>
          <w:i/>
          <w:iCs/>
          <w:szCs w:val="28"/>
        </w:rPr>
        <w:sectPr w:rsidR="007F617B" w:rsidRPr="004C5FAF" w:rsidSect="00311E0A">
          <w:pgSz w:w="12240" w:h="15840" w:code="1"/>
          <w:pgMar w:top="720" w:right="720" w:bottom="720" w:left="720" w:header="720" w:footer="432" w:gutter="0"/>
          <w:cols w:space="708"/>
          <w:titlePg/>
          <w:docGrid w:linePitch="360"/>
        </w:sectPr>
      </w:pPr>
      <w:r w:rsidRPr="00DD1990">
        <w:rPr>
          <w:i/>
          <w:iCs/>
          <w:szCs w:val="28"/>
          <w:highlight w:val="cyan"/>
        </w:rPr>
        <w:t>In accordance with Regulation of the Minister of Finance on Grant Administration Management (Regulation of the Minister of Finance No.99/PMK.05/2017), only grant provided by the donor shall be registered in the system of the Ministry of Finance. Therefore, the total grant that will be registered under the Ministry of Finance system for ADLIGHT project is that provided by the GEF in the amount of $3,89</w:t>
      </w:r>
      <w:r w:rsidR="007522B2">
        <w:rPr>
          <w:i/>
          <w:iCs/>
          <w:szCs w:val="28"/>
          <w:highlight w:val="cyan"/>
        </w:rPr>
        <w:t>5</w:t>
      </w:r>
      <w:r w:rsidRPr="00DD1990">
        <w:rPr>
          <w:i/>
          <w:iCs/>
          <w:szCs w:val="28"/>
          <w:highlight w:val="cyan"/>
        </w:rPr>
        <w:t>,872. While co-financing amount from government of Indonesia, private sector, UNDP and UNEP will not be registered as it will be used by each of co-financier for conducting parallel activities to ADLIGHT project. The reporting of co-financing commitment will follow donor’s requirement and procedures.</w:t>
      </w:r>
      <w:r w:rsidRPr="004C5FAF">
        <w:rPr>
          <w:i/>
          <w:iCs/>
          <w:szCs w:val="28"/>
        </w:rPr>
        <w:t xml:space="preserve"> </w:t>
      </w:r>
    </w:p>
    <w:p w14:paraId="11F2DCAD" w14:textId="77777777" w:rsidR="003E3ABA" w:rsidRPr="00D5163E" w:rsidRDefault="003E3ABA" w:rsidP="007E081C">
      <w:pPr>
        <w:pStyle w:val="Heading1"/>
        <w:spacing w:before="0" w:after="60"/>
        <w:rPr>
          <w:rFonts w:ascii="Calibri" w:hAnsi="Calibri"/>
          <w:szCs w:val="28"/>
        </w:rPr>
      </w:pPr>
      <w:bookmarkStart w:id="35" w:name="_Toc526869212"/>
      <w:r w:rsidRPr="00D5163E">
        <w:rPr>
          <w:rFonts w:ascii="Calibri" w:hAnsi="Calibri"/>
          <w:szCs w:val="28"/>
        </w:rPr>
        <w:lastRenderedPageBreak/>
        <w:t>Legal Context</w:t>
      </w:r>
      <w:bookmarkEnd w:id="35"/>
    </w:p>
    <w:p w14:paraId="05A94E54" w14:textId="77777777" w:rsidR="006E15E2" w:rsidRPr="00D5163E" w:rsidRDefault="006E15E2" w:rsidP="007E081C">
      <w:pPr>
        <w:rPr>
          <w:b/>
        </w:rPr>
      </w:pPr>
    </w:p>
    <w:p w14:paraId="50933801" w14:textId="26FDC9CE" w:rsidR="00A739B7" w:rsidRPr="00D5163E" w:rsidRDefault="00A739B7" w:rsidP="007E081C">
      <w:pPr>
        <w:rPr>
          <w:rFonts w:cs="Arial"/>
          <w:sz w:val="22"/>
          <w:szCs w:val="22"/>
        </w:rPr>
      </w:pPr>
      <w:r w:rsidRPr="00D5163E">
        <w:rPr>
          <w:rFonts w:cs="Arial"/>
          <w:sz w:val="22"/>
          <w:szCs w:val="22"/>
        </w:rPr>
        <w:t xml:space="preserve">The project document shall be the instrument envisaged and defined in the </w:t>
      </w:r>
      <w:hyperlink r:id="rId42" w:history="1">
        <w:r w:rsidRPr="00D5163E">
          <w:rPr>
            <w:rStyle w:val="Hyperlink"/>
            <w:rFonts w:cs="Arial"/>
            <w:sz w:val="22"/>
            <w:szCs w:val="22"/>
          </w:rPr>
          <w:t>Supplemental Provisions</w:t>
        </w:r>
      </w:hyperlink>
      <w:r w:rsidRPr="00D5163E">
        <w:rPr>
          <w:rFonts w:cs="Arial"/>
          <w:sz w:val="22"/>
          <w:szCs w:val="22"/>
        </w:rPr>
        <w:t xml:space="preserve"> </w:t>
      </w:r>
      <w:r w:rsidR="00D450B3" w:rsidRPr="00D5163E">
        <w:rPr>
          <w:rFonts w:cs="Arial"/>
          <w:sz w:val="22"/>
          <w:szCs w:val="22"/>
        </w:rPr>
        <w:t>(</w:t>
      </w:r>
      <w:r w:rsidR="00D450B3" w:rsidRPr="00D5163E">
        <w:rPr>
          <w:rFonts w:cs="Arial"/>
          <w:b/>
          <w:sz w:val="22"/>
          <w:szCs w:val="22"/>
        </w:rPr>
        <w:t>Annex R</w:t>
      </w:r>
      <w:r w:rsidR="00D450B3" w:rsidRPr="00D5163E">
        <w:rPr>
          <w:rFonts w:cs="Arial"/>
          <w:sz w:val="22"/>
          <w:szCs w:val="22"/>
        </w:rPr>
        <w:t xml:space="preserve">) </w:t>
      </w:r>
      <w:r w:rsidRPr="00D5163E">
        <w:rPr>
          <w:rFonts w:cs="Arial"/>
          <w:sz w:val="22"/>
          <w:szCs w:val="22"/>
        </w:rPr>
        <w:t>to the Project Document, attached hereto and forming an integral part hereof, as “the Project Document”.</w:t>
      </w:r>
    </w:p>
    <w:p w14:paraId="3AD858BA" w14:textId="77777777" w:rsidR="00A739B7" w:rsidRPr="00D5163E" w:rsidRDefault="00A739B7" w:rsidP="007E081C">
      <w:pPr>
        <w:rPr>
          <w:rFonts w:cs="Arial"/>
          <w:sz w:val="22"/>
          <w:szCs w:val="22"/>
        </w:rPr>
      </w:pPr>
    </w:p>
    <w:p w14:paraId="7865C7F6" w14:textId="3C555A38" w:rsidR="009D5D65" w:rsidRPr="00D5163E" w:rsidRDefault="00A739B7" w:rsidP="007E081C">
      <w:pPr>
        <w:rPr>
          <w:rFonts w:cs="Arial"/>
          <w:sz w:val="22"/>
          <w:szCs w:val="22"/>
        </w:rPr>
      </w:pPr>
      <w:r w:rsidRPr="00D5163E">
        <w:rPr>
          <w:rFonts w:cs="Arial"/>
          <w:sz w:val="22"/>
          <w:szCs w:val="22"/>
        </w:rPr>
        <w:t xml:space="preserve">This project will be </w:t>
      </w:r>
      <w:r w:rsidR="00CD25FB" w:rsidRPr="00D5163E">
        <w:rPr>
          <w:rFonts w:cs="Arial"/>
          <w:sz w:val="22"/>
          <w:szCs w:val="22"/>
        </w:rPr>
        <w:t>implemented</w:t>
      </w:r>
      <w:r w:rsidR="004358D9" w:rsidRPr="00D5163E">
        <w:rPr>
          <w:rFonts w:cs="Arial"/>
          <w:sz w:val="22"/>
          <w:szCs w:val="22"/>
        </w:rPr>
        <w:t xml:space="preserve"> </w:t>
      </w:r>
      <w:r w:rsidRPr="00D5163E">
        <w:rPr>
          <w:rFonts w:cs="Arial"/>
          <w:sz w:val="22"/>
          <w:szCs w:val="22"/>
        </w:rPr>
        <w:t xml:space="preserve">by </w:t>
      </w:r>
      <w:r w:rsidRPr="00D5163E">
        <w:rPr>
          <w:rFonts w:cs="Calibri"/>
          <w:sz w:val="22"/>
          <w:szCs w:val="22"/>
        </w:rPr>
        <w:t>Ministry of Energy and Mineral Resources/</w:t>
      </w:r>
      <w:r w:rsidRPr="00D5163E">
        <w:rPr>
          <w:rFonts w:eastAsia="Calibri" w:cs="Calibri"/>
          <w:sz w:val="22"/>
          <w:szCs w:val="22"/>
        </w:rPr>
        <w:t xml:space="preserve"> Directorate General of New-Renewable Energy and Energy Conservation (MEMR/DGNREEC)</w:t>
      </w:r>
      <w:r w:rsidRPr="00D5163E">
        <w:rPr>
          <w:rFonts w:cs="Arial"/>
          <w:sz w:val="22"/>
          <w:szCs w:val="22"/>
        </w:rPr>
        <w:t xml:space="preserve"> as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w:t>
      </w:r>
      <w:r w:rsidR="00CD25FB" w:rsidRPr="00D5163E">
        <w:rPr>
          <w:rFonts w:cs="Arial"/>
          <w:sz w:val="22"/>
          <w:szCs w:val="22"/>
        </w:rPr>
        <w:t xml:space="preserve"> international competition</w:t>
      </w:r>
      <w:r w:rsidRPr="00D5163E">
        <w:rPr>
          <w:rFonts w:cs="Arial"/>
          <w:sz w:val="22"/>
          <w:szCs w:val="22"/>
        </w:rPr>
        <w:t>, the financial governance of UNDP shall apply.</w:t>
      </w:r>
    </w:p>
    <w:p w14:paraId="77170782" w14:textId="77777777" w:rsidR="00532710" w:rsidRPr="00D5163E" w:rsidRDefault="00532710" w:rsidP="007E081C">
      <w:pPr>
        <w:rPr>
          <w:sz w:val="22"/>
          <w:szCs w:val="22"/>
        </w:rPr>
      </w:pPr>
    </w:p>
    <w:p w14:paraId="3B17DF6E" w14:textId="26EA25FF" w:rsidR="003E3ABA" w:rsidRPr="00D5163E" w:rsidRDefault="007522B2" w:rsidP="007E081C">
      <w:pPr>
        <w:rPr>
          <w:sz w:val="22"/>
          <w:szCs w:val="22"/>
        </w:rPr>
      </w:pPr>
      <w:r w:rsidRPr="00904EBF">
        <w:rPr>
          <w:sz w:val="22"/>
          <w:szCs w:val="22"/>
        </w:rPr>
        <w:t xml:space="preserve">The designations employed and the presentation of material on this map </w:t>
      </w:r>
      <w:r w:rsidR="003E3ABA" w:rsidRPr="00D5163E">
        <w:rPr>
          <w:sz w:val="22"/>
          <w:szCs w:val="22"/>
        </w:rPr>
        <w:t>do not imply the expression of any opinion whatsoever on the part of</w:t>
      </w:r>
      <w:r w:rsidR="000432CF" w:rsidRPr="00D5163E">
        <w:rPr>
          <w:sz w:val="22"/>
          <w:szCs w:val="22"/>
        </w:rPr>
        <w:t xml:space="preserve"> </w:t>
      </w:r>
      <w:r w:rsidR="000432CF" w:rsidRPr="00D5163E">
        <w:rPr>
          <w:rFonts w:eastAsia="Times New Roman"/>
          <w:iCs/>
          <w:color w:val="000000"/>
          <w:sz w:val="22"/>
          <w:szCs w:val="22"/>
        </w:rPr>
        <w:t>the Secretariat of the United Nations</w:t>
      </w:r>
      <w:r w:rsidR="000432CF" w:rsidRPr="00D5163E">
        <w:rPr>
          <w:rFonts w:eastAsia="Times New Roman"/>
          <w:iCs/>
          <w:color w:val="000000"/>
        </w:rPr>
        <w:t xml:space="preserve"> or</w:t>
      </w:r>
      <w:r w:rsidR="003E3ABA" w:rsidRPr="00D5163E">
        <w:rPr>
          <w:sz w:val="22"/>
          <w:szCs w:val="22"/>
        </w:rPr>
        <w:t xml:space="preserve"> UNDP concerning the legal status of any country, territory, city or area or its authorities, or concerning the delimitation of its frontiers or boundaries. </w:t>
      </w:r>
    </w:p>
    <w:p w14:paraId="1F1308D8" w14:textId="77777777" w:rsidR="00A739B7" w:rsidRPr="00D5163E" w:rsidRDefault="00A739B7" w:rsidP="007E081C">
      <w:pPr>
        <w:rPr>
          <w:szCs w:val="20"/>
        </w:rPr>
      </w:pPr>
    </w:p>
    <w:p w14:paraId="1F36461E" w14:textId="77777777" w:rsidR="00A739B7" w:rsidRPr="00D5163E" w:rsidRDefault="00A739B7" w:rsidP="007E081C">
      <w:pPr>
        <w:rPr>
          <w:szCs w:val="20"/>
        </w:rPr>
      </w:pPr>
    </w:p>
    <w:p w14:paraId="089F00A5" w14:textId="2B42D1C9" w:rsidR="00A739B7" w:rsidRPr="00D5163E" w:rsidRDefault="00A739B7" w:rsidP="007E081C">
      <w:pPr>
        <w:rPr>
          <w:szCs w:val="20"/>
        </w:rPr>
        <w:sectPr w:rsidR="00A739B7" w:rsidRPr="00D5163E" w:rsidSect="00D90C42">
          <w:pgSz w:w="12240" w:h="15840" w:code="1"/>
          <w:pgMar w:top="1440" w:right="1440" w:bottom="1440" w:left="1440" w:header="720" w:footer="432" w:gutter="0"/>
          <w:cols w:space="708"/>
          <w:titlePg/>
          <w:docGrid w:linePitch="360"/>
        </w:sectPr>
      </w:pPr>
    </w:p>
    <w:p w14:paraId="364C4BAB" w14:textId="77777777" w:rsidR="00B22109" w:rsidRPr="00D5163E" w:rsidRDefault="00B22109" w:rsidP="007E081C">
      <w:pPr>
        <w:pStyle w:val="Heading1"/>
        <w:spacing w:before="0" w:after="60"/>
        <w:rPr>
          <w:rFonts w:ascii="Calibri" w:hAnsi="Calibri"/>
        </w:rPr>
      </w:pPr>
      <w:bookmarkStart w:id="36" w:name="_Toc526869213"/>
      <w:r w:rsidRPr="00D5163E">
        <w:rPr>
          <w:rFonts w:ascii="Calibri" w:hAnsi="Calibri"/>
        </w:rPr>
        <w:lastRenderedPageBreak/>
        <w:t>Risk Management</w:t>
      </w:r>
      <w:bookmarkEnd w:id="36"/>
    </w:p>
    <w:p w14:paraId="7BE41980" w14:textId="60F61066" w:rsidR="00B22109" w:rsidRPr="00D5163E" w:rsidRDefault="00B22109" w:rsidP="00344459">
      <w:pPr>
        <w:pStyle w:val="BodyText1"/>
      </w:pPr>
    </w:p>
    <w:p w14:paraId="3518192C" w14:textId="77777777" w:rsidR="00B22109" w:rsidRPr="0097400E" w:rsidRDefault="00B22109" w:rsidP="0097400E">
      <w:pPr>
        <w:pStyle w:val="ListParagraph"/>
        <w:numPr>
          <w:ilvl w:val="0"/>
          <w:numId w:val="99"/>
        </w:numPr>
        <w:ind w:left="360"/>
        <w:rPr>
          <w:rFonts w:asciiTheme="majorHAnsi" w:hAnsiTheme="majorHAnsi"/>
          <w:sz w:val="22"/>
        </w:rPr>
      </w:pPr>
      <w:r w:rsidRPr="0097400E">
        <w:rPr>
          <w:rFonts w:asciiTheme="majorHAnsi" w:hAnsiTheme="majorHAnsi"/>
          <w:sz w:val="22"/>
        </w:rPr>
        <w:t>Consistent with the Article III of the Supplemental Provisions to the Project Document, the responsibility for the safety and security of the Implementing Partner and its personnel and property, and of UNDP’s property in the Implementing Partner’s custody, rests with the Implementing Partner.  To this end, the Implementing Partner shall:</w:t>
      </w:r>
    </w:p>
    <w:p w14:paraId="788A7D4E" w14:textId="77777777" w:rsidR="00B22109" w:rsidRPr="0097400E" w:rsidRDefault="00B22109" w:rsidP="00DD7CE7">
      <w:pPr>
        <w:numPr>
          <w:ilvl w:val="0"/>
          <w:numId w:val="81"/>
        </w:numPr>
        <w:spacing w:after="0"/>
        <w:rPr>
          <w:rFonts w:asciiTheme="majorHAnsi" w:hAnsiTheme="majorHAnsi"/>
          <w:sz w:val="22"/>
        </w:rPr>
      </w:pPr>
      <w:r w:rsidRPr="0097400E">
        <w:rPr>
          <w:rFonts w:asciiTheme="majorHAnsi" w:hAnsiTheme="majorHAnsi"/>
          <w:sz w:val="22"/>
        </w:rPr>
        <w:t>put in place an appropriate security plan and maintain the security plan, taking into account the security situation in the country where the project is being carried;</w:t>
      </w:r>
    </w:p>
    <w:p w14:paraId="73F60EBF" w14:textId="77777777" w:rsidR="00B22109" w:rsidRPr="0097400E" w:rsidRDefault="00B22109" w:rsidP="00DD7CE7">
      <w:pPr>
        <w:numPr>
          <w:ilvl w:val="0"/>
          <w:numId w:val="81"/>
        </w:numPr>
        <w:spacing w:after="0"/>
        <w:rPr>
          <w:rFonts w:asciiTheme="majorHAnsi" w:hAnsiTheme="majorHAnsi"/>
          <w:sz w:val="22"/>
        </w:rPr>
      </w:pPr>
      <w:r w:rsidRPr="0097400E">
        <w:rPr>
          <w:rFonts w:asciiTheme="majorHAnsi" w:hAnsiTheme="majorHAnsi"/>
          <w:sz w:val="22"/>
        </w:rPr>
        <w:t>assume all risks and liabilities related to the Implementing Partner’s security, and the full implementation of the security plan.</w:t>
      </w:r>
    </w:p>
    <w:p w14:paraId="41A0A781" w14:textId="77777777" w:rsidR="00B22109" w:rsidRPr="0097400E" w:rsidRDefault="00B22109" w:rsidP="007E081C">
      <w:pPr>
        <w:spacing w:after="0"/>
        <w:rPr>
          <w:rFonts w:asciiTheme="majorHAnsi" w:hAnsiTheme="majorHAnsi"/>
          <w:sz w:val="22"/>
        </w:rPr>
      </w:pPr>
    </w:p>
    <w:p w14:paraId="58FCFC68" w14:textId="77777777" w:rsidR="00AF05F1" w:rsidRPr="0097400E" w:rsidRDefault="00AF05F1" w:rsidP="0097400E">
      <w:pPr>
        <w:pStyle w:val="ListParagraph"/>
        <w:numPr>
          <w:ilvl w:val="0"/>
          <w:numId w:val="106"/>
        </w:numPr>
        <w:ind w:left="360"/>
        <w:jc w:val="both"/>
        <w:rPr>
          <w:rFonts w:asciiTheme="majorHAnsi" w:hAnsiTheme="majorHAnsi"/>
          <w:sz w:val="22"/>
        </w:rPr>
      </w:pPr>
      <w:r w:rsidRPr="0097400E">
        <w:rPr>
          <w:rFonts w:asciiTheme="majorHAnsi" w:hAnsiTheme="majorHAnsi"/>
          <w:sz w:val="22"/>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7C6C05CF" w14:textId="77777777" w:rsidR="00AF05F1" w:rsidRPr="0097400E" w:rsidRDefault="00AF05F1" w:rsidP="0097400E">
      <w:pPr>
        <w:ind w:left="360"/>
        <w:rPr>
          <w:rFonts w:asciiTheme="majorHAnsi" w:hAnsiTheme="majorHAnsi"/>
          <w:sz w:val="22"/>
        </w:rPr>
      </w:pPr>
    </w:p>
    <w:p w14:paraId="5727C2D8" w14:textId="77777777" w:rsidR="00AF05F1" w:rsidRPr="0097400E" w:rsidRDefault="00AF05F1" w:rsidP="0097400E">
      <w:pPr>
        <w:pStyle w:val="ListParagraph"/>
        <w:numPr>
          <w:ilvl w:val="0"/>
          <w:numId w:val="106"/>
        </w:numPr>
        <w:ind w:left="360"/>
        <w:jc w:val="both"/>
        <w:rPr>
          <w:rFonts w:asciiTheme="majorHAnsi" w:hAnsiTheme="majorHAnsi"/>
          <w:sz w:val="22"/>
        </w:rPr>
      </w:pPr>
      <w:r w:rsidRPr="0097400E">
        <w:rPr>
          <w:rFonts w:asciiTheme="majorHAnsi" w:hAnsiTheme="majorHAnsi"/>
          <w:sz w:val="22"/>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43" w:history="1">
        <w:r w:rsidRPr="0097400E">
          <w:rPr>
            <w:rStyle w:val="Hyperlink"/>
            <w:rFonts w:asciiTheme="majorHAnsi" w:hAnsiTheme="majorHAnsi"/>
            <w:sz w:val="22"/>
          </w:rPr>
          <w:t>http://www.un.org/sc/committees/1267/aq_sanctions_list.shtml</w:t>
        </w:r>
      </w:hyperlink>
      <w:r w:rsidRPr="0097400E">
        <w:rPr>
          <w:rFonts w:asciiTheme="majorHAnsi" w:hAnsiTheme="majorHAnsi"/>
          <w:color w:val="000080"/>
          <w:sz w:val="22"/>
        </w:rPr>
        <w:t>.</w:t>
      </w:r>
      <w:r w:rsidRPr="0097400E">
        <w:rPr>
          <w:rFonts w:asciiTheme="majorHAnsi" w:hAnsiTheme="majorHAnsi"/>
          <w:sz w:val="22"/>
        </w:rPr>
        <w:t xml:space="preserve">  </w:t>
      </w:r>
    </w:p>
    <w:p w14:paraId="2B6AC0FF" w14:textId="77777777" w:rsidR="00AF05F1" w:rsidRPr="0097400E" w:rsidRDefault="00AF05F1" w:rsidP="0097400E">
      <w:pPr>
        <w:pStyle w:val="ListParagraph"/>
        <w:ind w:left="360"/>
        <w:rPr>
          <w:rFonts w:asciiTheme="majorHAnsi" w:hAnsiTheme="majorHAnsi"/>
          <w:sz w:val="22"/>
        </w:rPr>
      </w:pPr>
    </w:p>
    <w:p w14:paraId="397AB906" w14:textId="77777777" w:rsidR="00AF05F1" w:rsidRPr="00D5163E" w:rsidRDefault="00AF05F1" w:rsidP="0075170E">
      <w:pPr>
        <w:pStyle w:val="ListParagraph"/>
        <w:numPr>
          <w:ilvl w:val="0"/>
          <w:numId w:val="106"/>
        </w:numPr>
        <w:spacing w:after="240"/>
        <w:ind w:left="360"/>
        <w:jc w:val="both"/>
        <w:rPr>
          <w:rFonts w:asciiTheme="majorHAnsi" w:hAnsiTheme="majorHAnsi" w:cstheme="majorHAnsi"/>
          <w:sz w:val="22"/>
          <w:szCs w:val="22"/>
        </w:rPr>
      </w:pPr>
      <w:r w:rsidRPr="00D5163E">
        <w:rPr>
          <w:rFonts w:asciiTheme="majorHAnsi" w:hAnsiTheme="majorHAnsi" w:cstheme="majorHAnsi"/>
          <w:sz w:val="22"/>
          <w:szCs w:val="22"/>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3418F279" w14:textId="77777777" w:rsidR="00AF05F1" w:rsidRPr="00D5163E" w:rsidRDefault="00AF05F1" w:rsidP="00AF05F1">
      <w:pPr>
        <w:pStyle w:val="ListParagraph"/>
        <w:spacing w:after="240"/>
        <w:ind w:left="360"/>
        <w:rPr>
          <w:rFonts w:asciiTheme="majorHAnsi" w:hAnsiTheme="majorHAnsi" w:cstheme="majorHAnsi"/>
          <w:sz w:val="22"/>
          <w:szCs w:val="22"/>
        </w:rPr>
      </w:pPr>
      <w:r w:rsidRPr="00D5163E">
        <w:rPr>
          <w:rFonts w:asciiTheme="majorHAnsi" w:hAnsiTheme="majorHAnsi" w:cstheme="majorHAnsi"/>
          <w:sz w:val="22"/>
          <w:szCs w:val="22"/>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3C1AD6E3" w14:textId="77777777" w:rsidR="00AF05F1" w:rsidRPr="00D5163E" w:rsidRDefault="00AF05F1" w:rsidP="00AF05F1">
      <w:pPr>
        <w:pStyle w:val="ListParagraph"/>
        <w:spacing w:after="240"/>
        <w:ind w:left="360"/>
        <w:rPr>
          <w:rFonts w:asciiTheme="majorHAnsi" w:hAnsiTheme="majorHAnsi" w:cstheme="majorHAnsi"/>
          <w:sz w:val="22"/>
          <w:szCs w:val="22"/>
        </w:rPr>
      </w:pPr>
      <w:r w:rsidRPr="00D5163E">
        <w:rPr>
          <w:rFonts w:asciiTheme="majorHAnsi" w:hAnsiTheme="majorHAnsi" w:cstheme="majorHAnsi"/>
          <w:sz w:val="22"/>
          <w:szCs w:val="22"/>
        </w:rPr>
        <w:t>(b) Moreover, and without limitation to the application of other regulations, rules, policies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p>
    <w:p w14:paraId="6CB28E84" w14:textId="77777777" w:rsidR="00AF05F1" w:rsidRPr="00D5163E" w:rsidRDefault="00AF05F1" w:rsidP="0075170E">
      <w:pPr>
        <w:pStyle w:val="ListParagraph"/>
        <w:numPr>
          <w:ilvl w:val="0"/>
          <w:numId w:val="106"/>
        </w:numPr>
        <w:spacing w:after="240"/>
        <w:ind w:left="360"/>
        <w:jc w:val="both"/>
        <w:rPr>
          <w:rFonts w:asciiTheme="majorHAnsi" w:hAnsiTheme="majorHAnsi" w:cstheme="majorHAnsi"/>
          <w:sz w:val="22"/>
          <w:szCs w:val="22"/>
        </w:rPr>
      </w:pPr>
      <w:r w:rsidRPr="00D5163E">
        <w:rPr>
          <w:rFonts w:asciiTheme="majorHAnsi" w:hAnsiTheme="majorHAnsi" w:cstheme="majorHAnsi"/>
          <w:sz w:val="22"/>
          <w:szCs w:val="22"/>
        </w:rPr>
        <w:t xml:space="preserve">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include: policies on sexual harassment and sexual </w:t>
      </w:r>
      <w:r w:rsidRPr="00D5163E">
        <w:rPr>
          <w:rFonts w:asciiTheme="majorHAnsi" w:hAnsiTheme="majorHAnsi" w:cstheme="majorHAnsi"/>
          <w:sz w:val="22"/>
          <w:szCs w:val="22"/>
        </w:rPr>
        <w:lastRenderedPageBreak/>
        <w:t>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191245CE" w14:textId="77777777" w:rsidR="00AF05F1" w:rsidRPr="00D5163E" w:rsidRDefault="00AF05F1" w:rsidP="00AF05F1">
      <w:pPr>
        <w:pStyle w:val="ListParagraph"/>
        <w:numPr>
          <w:ilvl w:val="1"/>
          <w:numId w:val="101"/>
        </w:numPr>
        <w:spacing w:after="240"/>
        <w:jc w:val="both"/>
        <w:rPr>
          <w:rFonts w:asciiTheme="majorHAnsi" w:hAnsiTheme="majorHAnsi" w:cstheme="majorHAnsi"/>
          <w:sz w:val="22"/>
          <w:szCs w:val="22"/>
        </w:rPr>
      </w:pPr>
      <w:r w:rsidRPr="00D5163E">
        <w:rPr>
          <w:rFonts w:asciiTheme="majorHAnsi" w:hAnsiTheme="majorHAnsi" w:cstheme="majorHAnsi"/>
          <w:sz w:val="22"/>
          <w:szCs w:val="22"/>
        </w:rPr>
        <w:t>Prevent its employees, agents or any other persons engaged to perform any services under this Project Document, from engaging in SH or SEA;</w:t>
      </w:r>
    </w:p>
    <w:p w14:paraId="6D0CC062" w14:textId="77777777" w:rsidR="00AF05F1" w:rsidRPr="00D5163E" w:rsidRDefault="00AF05F1" w:rsidP="00AF05F1">
      <w:pPr>
        <w:pStyle w:val="ListParagraph"/>
        <w:numPr>
          <w:ilvl w:val="1"/>
          <w:numId w:val="101"/>
        </w:numPr>
        <w:spacing w:after="240"/>
        <w:jc w:val="both"/>
        <w:rPr>
          <w:rFonts w:asciiTheme="majorHAnsi" w:hAnsiTheme="majorHAnsi" w:cstheme="majorHAnsi"/>
          <w:sz w:val="22"/>
          <w:szCs w:val="22"/>
        </w:rPr>
      </w:pPr>
      <w:r w:rsidRPr="00D5163E">
        <w:rPr>
          <w:rFonts w:asciiTheme="majorHAnsi" w:hAnsiTheme="majorHAnsi" w:cstheme="majorHAnsi"/>
          <w:sz w:val="22"/>
          <w:szCs w:val="22"/>
        </w:rPr>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1D3D538F" w14:textId="77777777" w:rsidR="00AF05F1" w:rsidRPr="00D5163E" w:rsidRDefault="00AF05F1" w:rsidP="00AF05F1">
      <w:pPr>
        <w:pStyle w:val="ListParagraph"/>
        <w:numPr>
          <w:ilvl w:val="1"/>
          <w:numId w:val="101"/>
        </w:numPr>
        <w:spacing w:after="240"/>
        <w:jc w:val="both"/>
        <w:rPr>
          <w:rFonts w:asciiTheme="majorHAnsi" w:hAnsiTheme="majorHAnsi" w:cstheme="majorHAnsi"/>
          <w:sz w:val="22"/>
          <w:szCs w:val="22"/>
        </w:rPr>
      </w:pPr>
      <w:r w:rsidRPr="00D5163E">
        <w:rPr>
          <w:rFonts w:asciiTheme="majorHAnsi" w:hAnsiTheme="majorHAnsi" w:cstheme="majorHAnsi"/>
          <w:sz w:val="22"/>
          <w:szCs w:val="22"/>
        </w:rPr>
        <w:t xml:space="preserve">Report and monitor allegations of SH and SEA of which the Implementing Partner and its sub-parties referred to in paragraph 4 have been informed or have otherwise become aware, and status thereof; </w:t>
      </w:r>
    </w:p>
    <w:p w14:paraId="54BB546A" w14:textId="77777777" w:rsidR="00AF05F1" w:rsidRPr="00D5163E" w:rsidRDefault="00AF05F1" w:rsidP="00AF05F1">
      <w:pPr>
        <w:pStyle w:val="ListParagraph"/>
        <w:numPr>
          <w:ilvl w:val="1"/>
          <w:numId w:val="101"/>
        </w:numPr>
        <w:spacing w:after="240"/>
        <w:jc w:val="both"/>
        <w:rPr>
          <w:rFonts w:asciiTheme="majorHAnsi" w:hAnsiTheme="majorHAnsi" w:cstheme="majorHAnsi"/>
          <w:sz w:val="22"/>
          <w:szCs w:val="22"/>
        </w:rPr>
      </w:pPr>
      <w:r w:rsidRPr="00D5163E">
        <w:rPr>
          <w:rFonts w:asciiTheme="majorHAnsi" w:hAnsiTheme="majorHAnsi" w:cstheme="majorHAnsi"/>
          <w:sz w:val="22"/>
          <w:szCs w:val="22"/>
        </w:rPr>
        <w:t>Refer victims/survivors of SH and SEA to safe and confidential victim assistance; and</w:t>
      </w:r>
    </w:p>
    <w:p w14:paraId="31A23A94" w14:textId="77777777" w:rsidR="00AF05F1" w:rsidRPr="00D5163E" w:rsidRDefault="00AF05F1" w:rsidP="00AF05F1">
      <w:pPr>
        <w:pStyle w:val="ListParagraph"/>
        <w:numPr>
          <w:ilvl w:val="1"/>
          <w:numId w:val="101"/>
        </w:numPr>
        <w:spacing w:after="240"/>
        <w:jc w:val="both"/>
        <w:rPr>
          <w:rFonts w:asciiTheme="majorHAnsi" w:hAnsiTheme="majorHAnsi" w:cstheme="majorHAnsi"/>
          <w:sz w:val="22"/>
          <w:szCs w:val="22"/>
        </w:rPr>
      </w:pPr>
      <w:r w:rsidRPr="00D5163E">
        <w:rPr>
          <w:rFonts w:asciiTheme="majorHAnsi" w:hAnsiTheme="majorHAnsi" w:cstheme="majorHAnsi"/>
          <w:sz w:val="22"/>
          <w:szCs w:val="22"/>
        </w:rPr>
        <w:t xml:space="preserve">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(i)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37AE11F6" w14:textId="77777777" w:rsidR="00AF05F1" w:rsidRPr="00D5163E" w:rsidRDefault="00AF05F1" w:rsidP="00AF05F1">
      <w:pPr>
        <w:pStyle w:val="ListParagraph"/>
        <w:numPr>
          <w:ilvl w:val="0"/>
          <w:numId w:val="102"/>
        </w:numPr>
        <w:spacing w:after="240"/>
        <w:jc w:val="both"/>
        <w:rPr>
          <w:rFonts w:asciiTheme="majorHAnsi" w:hAnsiTheme="majorHAnsi" w:cstheme="majorHAnsi"/>
          <w:sz w:val="22"/>
          <w:szCs w:val="22"/>
        </w:rPr>
      </w:pPr>
      <w:r w:rsidRPr="00D5163E">
        <w:rPr>
          <w:rFonts w:asciiTheme="majorHAnsi" w:hAnsiTheme="majorHAnsi" w:cstheme="majorHAnsi"/>
          <w:sz w:val="22"/>
          <w:szCs w:val="22"/>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2BF3EE2C" w14:textId="77777777" w:rsidR="00AF05F1" w:rsidRPr="0097400E" w:rsidRDefault="00AF05F1" w:rsidP="0097400E">
      <w:pPr>
        <w:pStyle w:val="ListParagraph"/>
        <w:numPr>
          <w:ilvl w:val="0"/>
          <w:numId w:val="106"/>
        </w:numPr>
        <w:spacing w:after="240"/>
        <w:ind w:left="450" w:hanging="450"/>
        <w:jc w:val="both"/>
        <w:rPr>
          <w:rFonts w:asciiTheme="majorHAnsi" w:hAnsiTheme="majorHAnsi"/>
          <w:sz w:val="22"/>
          <w:u w:val="single"/>
        </w:rPr>
      </w:pPr>
      <w:r w:rsidRPr="0097400E">
        <w:rPr>
          <w:rFonts w:asciiTheme="majorHAnsi" w:hAnsiTheme="majorHAnsi"/>
          <w:sz w:val="22"/>
        </w:rPr>
        <w:t xml:space="preserve">Social and environmental sustainability will be enhanced through application of the UNDP Social and Environmental Standards (http://www.undp.org/ses) and related Accountability Mechanism (http://www.undp.org/secu-srm).  </w:t>
      </w:r>
      <w:r w:rsidRPr="0097400E">
        <w:rPr>
          <w:rFonts w:asciiTheme="majorHAnsi" w:hAnsiTheme="majorHAnsi"/>
          <w:color w:val="000000"/>
          <w:sz w:val="22"/>
        </w:rPr>
        <w:t> </w:t>
      </w:r>
    </w:p>
    <w:p w14:paraId="4804E5BA" w14:textId="77777777" w:rsidR="00AF05F1" w:rsidRPr="0097400E" w:rsidRDefault="00AF05F1" w:rsidP="0097400E">
      <w:pPr>
        <w:pStyle w:val="Default"/>
        <w:numPr>
          <w:ilvl w:val="0"/>
          <w:numId w:val="106"/>
        </w:numPr>
        <w:ind w:left="360"/>
        <w:jc w:val="both"/>
        <w:rPr>
          <w:rFonts w:asciiTheme="majorHAnsi" w:hAnsiTheme="majorHAnsi"/>
          <w:sz w:val="22"/>
        </w:rPr>
      </w:pPr>
      <w:r w:rsidRPr="0097400E">
        <w:rPr>
          <w:rFonts w:asciiTheme="majorHAnsi" w:hAnsiTheme="majorHAnsi"/>
          <w:color w:val="101010"/>
          <w:spacing w:val="-6"/>
          <w:kern w:val="1"/>
          <w:sz w:val="22"/>
        </w:rPr>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w:t>
      </w:r>
      <w:r w:rsidRPr="0097400E">
        <w:rPr>
          <w:rFonts w:asciiTheme="majorHAnsi" w:hAnsiTheme="majorHAnsi"/>
          <w:color w:val="141414"/>
          <w:spacing w:val="-4"/>
          <w:sz w:val="22"/>
          <w:lang w:val="en-GB"/>
        </w:rPr>
        <w:t>UNDP</w:t>
      </w:r>
      <w:r w:rsidRPr="0097400E">
        <w:rPr>
          <w:rFonts w:asciiTheme="majorHAnsi" w:hAnsiTheme="majorHAnsi"/>
          <w:sz w:val="22"/>
          <w:lang w:val="en-GB"/>
        </w:rPr>
        <w:t xml:space="preserve"> will seek to ensure that communities and other project stakeholders are informed of and have access to the Accountability Mechanism. </w:t>
      </w:r>
    </w:p>
    <w:p w14:paraId="7EEDDEF1" w14:textId="77777777" w:rsidR="00AF05F1" w:rsidRPr="0097400E" w:rsidRDefault="00AF05F1" w:rsidP="0097400E">
      <w:pPr>
        <w:pStyle w:val="ListParagraph"/>
        <w:numPr>
          <w:ilvl w:val="0"/>
          <w:numId w:val="106"/>
        </w:numPr>
        <w:spacing w:before="240" w:after="240"/>
        <w:ind w:left="360"/>
        <w:jc w:val="both"/>
        <w:rPr>
          <w:rFonts w:asciiTheme="majorHAnsi" w:hAnsiTheme="majorHAnsi"/>
          <w:spacing w:val="-4"/>
          <w:sz w:val="22"/>
        </w:rPr>
      </w:pPr>
      <w:r w:rsidRPr="0097400E">
        <w:rPr>
          <w:rFonts w:asciiTheme="majorHAnsi" w:hAnsiTheme="majorHAnsi"/>
          <w:spacing w:val="-4"/>
          <w:sz w:val="22"/>
        </w:rPr>
        <w:t xml:space="preserve">All signatories to the Project Document shall cooperate in good faith with any exercise to evaluate any programme or project-related commitments or compliance with the UNDP Social and Environmental </w:t>
      </w:r>
      <w:r w:rsidRPr="0097400E">
        <w:rPr>
          <w:rFonts w:asciiTheme="majorHAnsi" w:hAnsiTheme="majorHAnsi"/>
          <w:spacing w:val="-4"/>
          <w:sz w:val="22"/>
        </w:rPr>
        <w:lastRenderedPageBreak/>
        <w:t>Standards. This includes providing access to project sites, relevant personnel, information, and documentation.</w:t>
      </w:r>
    </w:p>
    <w:p w14:paraId="068EC39B" w14:textId="77777777" w:rsidR="00AF05F1" w:rsidRPr="0097400E" w:rsidRDefault="00AF05F1" w:rsidP="0097400E">
      <w:pPr>
        <w:numPr>
          <w:ilvl w:val="0"/>
          <w:numId w:val="106"/>
        </w:numPr>
        <w:autoSpaceDE w:val="0"/>
        <w:autoSpaceDN w:val="0"/>
        <w:adjustRightInd w:val="0"/>
        <w:spacing w:after="0"/>
        <w:ind w:left="360"/>
        <w:rPr>
          <w:rFonts w:asciiTheme="majorHAnsi" w:hAnsiTheme="majorHAnsi"/>
          <w:color w:val="000000"/>
          <w:sz w:val="22"/>
        </w:rPr>
      </w:pPr>
      <w:r w:rsidRPr="0097400E">
        <w:rPr>
          <w:rFonts w:asciiTheme="majorHAnsi" w:hAnsiTheme="majorHAnsi"/>
          <w:color w:val="000000"/>
          <w:sz w:val="22"/>
        </w:rPr>
        <w:t>The Implementing Partner will take appropriate steps to prevent misuse of funds, fraud or corruption, by its officials, consultants, responsible parties, subcontractors and sub-recipients in implementing the project or using UNDP funds.  The Implementing Partner will ensure that its financial management, anti-corruption and anti-fraud policies are in place and enforced for all funding received from or through UNDP.</w:t>
      </w:r>
    </w:p>
    <w:p w14:paraId="2DF2D51F" w14:textId="77777777" w:rsidR="00AF05F1" w:rsidRPr="0097400E" w:rsidRDefault="00AF05F1" w:rsidP="0097400E">
      <w:pPr>
        <w:autoSpaceDE w:val="0"/>
        <w:autoSpaceDN w:val="0"/>
        <w:adjustRightInd w:val="0"/>
        <w:spacing w:after="0"/>
        <w:ind w:left="360"/>
        <w:rPr>
          <w:rFonts w:asciiTheme="majorHAnsi" w:hAnsiTheme="majorHAnsi"/>
          <w:color w:val="000000"/>
          <w:sz w:val="22"/>
        </w:rPr>
      </w:pPr>
    </w:p>
    <w:p w14:paraId="57E6C87F" w14:textId="77777777" w:rsidR="00AF05F1" w:rsidRPr="0097400E" w:rsidRDefault="00AF05F1" w:rsidP="0097400E">
      <w:pPr>
        <w:numPr>
          <w:ilvl w:val="0"/>
          <w:numId w:val="106"/>
        </w:numPr>
        <w:autoSpaceDE w:val="0"/>
        <w:autoSpaceDN w:val="0"/>
        <w:adjustRightInd w:val="0"/>
        <w:spacing w:after="0"/>
        <w:ind w:left="360"/>
        <w:rPr>
          <w:rFonts w:asciiTheme="majorHAnsi" w:hAnsiTheme="majorHAnsi"/>
          <w:color w:val="000000"/>
          <w:sz w:val="22"/>
        </w:rPr>
      </w:pPr>
      <w:r w:rsidRPr="0097400E">
        <w:rPr>
          <w:rFonts w:asciiTheme="majorHAnsi" w:hAnsiTheme="majorHAnsi"/>
          <w:color w:val="000000"/>
          <w:sz w:val="22"/>
        </w:rPr>
        <w:t>The requirements of the following documents, then in force at the time of signature of the Project Document, apply to the Implementing Partner: (a)</w:t>
      </w:r>
      <w:r w:rsidRPr="0097400E">
        <w:rPr>
          <w:rFonts w:asciiTheme="majorHAnsi" w:hAnsiTheme="majorHAnsi"/>
          <w:b/>
          <w:color w:val="000000"/>
          <w:sz w:val="22"/>
        </w:rPr>
        <w:t xml:space="preserve"> </w:t>
      </w:r>
      <w:r w:rsidRPr="0097400E">
        <w:rPr>
          <w:rFonts w:asciiTheme="majorHAnsi" w:hAnsiTheme="majorHAnsi"/>
          <w:color w:val="000000"/>
          <w:sz w:val="22"/>
        </w:rPr>
        <w:t>UNDP Policy on Fraud and other Corrupt Practices and (b)</w:t>
      </w:r>
      <w:r w:rsidRPr="0097400E">
        <w:rPr>
          <w:rFonts w:asciiTheme="majorHAnsi" w:hAnsiTheme="majorHAnsi"/>
          <w:b/>
          <w:color w:val="000000"/>
          <w:sz w:val="22"/>
        </w:rPr>
        <w:t xml:space="preserve"> </w:t>
      </w:r>
      <w:r w:rsidRPr="0097400E">
        <w:rPr>
          <w:rFonts w:asciiTheme="majorHAnsi" w:hAnsiTheme="majorHAnsi"/>
          <w:color w:val="000000"/>
          <w:sz w:val="22"/>
        </w:rPr>
        <w:t xml:space="preserve">UNDP Office of Audit and Investigations Investigation Guidelines. </w:t>
      </w:r>
      <w:r w:rsidRPr="0097400E">
        <w:rPr>
          <w:rFonts w:asciiTheme="majorHAnsi" w:hAnsiTheme="majorHAnsi"/>
          <w:sz w:val="22"/>
        </w:rPr>
        <w:t xml:space="preserve">The Implementing Partner agrees to the requirements of the above documents, which are an integral part of this Project Document and are available online at www.undp.org. </w:t>
      </w:r>
    </w:p>
    <w:p w14:paraId="4BA69FDB" w14:textId="77777777" w:rsidR="00AF05F1" w:rsidRPr="0097400E" w:rsidRDefault="00AF05F1" w:rsidP="0097400E">
      <w:pPr>
        <w:spacing w:after="0"/>
        <w:ind w:left="360"/>
        <w:rPr>
          <w:rFonts w:asciiTheme="majorHAnsi" w:hAnsiTheme="majorHAnsi"/>
          <w:color w:val="000000"/>
          <w:sz w:val="22"/>
        </w:rPr>
      </w:pPr>
    </w:p>
    <w:p w14:paraId="524F67BA" w14:textId="5EA62A55" w:rsidR="00AF05F1" w:rsidRPr="0097400E" w:rsidRDefault="00AF05F1" w:rsidP="0097400E">
      <w:pPr>
        <w:numPr>
          <w:ilvl w:val="0"/>
          <w:numId w:val="106"/>
        </w:numPr>
        <w:spacing w:after="0"/>
        <w:ind w:left="360"/>
        <w:rPr>
          <w:rFonts w:asciiTheme="majorHAnsi" w:hAnsiTheme="majorHAnsi"/>
          <w:color w:val="000000"/>
          <w:sz w:val="22"/>
        </w:rPr>
      </w:pPr>
      <w:r w:rsidRPr="0097400E">
        <w:rPr>
          <w:rFonts w:asciiTheme="majorHAnsi" w:hAnsiTheme="majorHAnsi"/>
          <w:color w:val="000000"/>
          <w:sz w:val="22"/>
        </w:rPr>
        <w:t>In the event that an investigation is required, UNDP has the obligation to conduct investigations relating to any aspect of UNDP projects and programmes</w:t>
      </w:r>
      <w:r w:rsidRPr="00D5163E">
        <w:rPr>
          <w:rFonts w:asciiTheme="majorHAnsi" w:hAnsiTheme="majorHAnsi" w:cstheme="majorHAnsi"/>
          <w:color w:val="000000"/>
          <w:sz w:val="22"/>
          <w:szCs w:val="22"/>
        </w:rPr>
        <w:t xml:space="preserve"> in accordance with UNDP’s regulations, rules, policies and procedures.</w:t>
      </w:r>
      <w:r w:rsidRPr="0097400E">
        <w:rPr>
          <w:rFonts w:asciiTheme="majorHAnsi" w:hAnsiTheme="majorHAnsi"/>
          <w:color w:val="000000"/>
          <w:sz w:val="22"/>
        </w:rPr>
        <w:t xml:space="preserve"> The Implementing Partner shall provide its full cooperation, including making available personnel, relevant documentation, and granting access to the Implementing Partner’s (and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4B4B3C3C" w14:textId="77777777" w:rsidR="00AF05F1" w:rsidRPr="0097400E" w:rsidRDefault="00AF05F1" w:rsidP="00AF05F1">
      <w:pPr>
        <w:spacing w:after="0"/>
        <w:ind w:left="360"/>
        <w:rPr>
          <w:rFonts w:asciiTheme="majorHAnsi" w:hAnsiTheme="majorHAnsi"/>
          <w:color w:val="000000"/>
          <w:sz w:val="22"/>
        </w:rPr>
      </w:pPr>
    </w:p>
    <w:p w14:paraId="2052B8B1" w14:textId="77777777" w:rsidR="00AF05F1" w:rsidRPr="0097400E" w:rsidRDefault="00AF05F1" w:rsidP="0097400E">
      <w:pPr>
        <w:numPr>
          <w:ilvl w:val="0"/>
          <w:numId w:val="106"/>
        </w:numPr>
        <w:spacing w:after="0"/>
        <w:ind w:left="360"/>
        <w:rPr>
          <w:rFonts w:asciiTheme="majorHAnsi" w:hAnsiTheme="majorHAnsi"/>
          <w:sz w:val="22"/>
        </w:rPr>
      </w:pPr>
      <w:r w:rsidRPr="0097400E">
        <w:rPr>
          <w:rFonts w:asciiTheme="majorHAnsi" w:hAnsiTheme="majorHAnsi"/>
          <w:sz w:val="22"/>
        </w:rPr>
        <w:t>The signatories to this Project Document will promptly inform one another in case of any incidence of inappropriate use of funds, or credible allegation of fraud or corruption with due confidentiality.</w:t>
      </w:r>
    </w:p>
    <w:p w14:paraId="2084318C" w14:textId="77777777" w:rsidR="00AF05F1" w:rsidRPr="0097400E" w:rsidRDefault="00AF05F1" w:rsidP="00AF05F1">
      <w:pPr>
        <w:spacing w:after="0"/>
        <w:ind w:left="360"/>
        <w:rPr>
          <w:rFonts w:asciiTheme="majorHAnsi" w:hAnsiTheme="majorHAnsi"/>
          <w:sz w:val="22"/>
        </w:rPr>
      </w:pPr>
    </w:p>
    <w:p w14:paraId="0A6D9A22" w14:textId="77777777" w:rsidR="00AF05F1" w:rsidRPr="0097400E" w:rsidRDefault="00AF05F1" w:rsidP="0097400E">
      <w:pPr>
        <w:spacing w:after="0"/>
        <w:ind w:left="360"/>
        <w:rPr>
          <w:rFonts w:asciiTheme="majorHAnsi" w:hAnsiTheme="majorHAnsi"/>
          <w:color w:val="000000"/>
          <w:sz w:val="22"/>
        </w:rPr>
      </w:pPr>
      <w:r w:rsidRPr="0097400E">
        <w:rPr>
          <w:rFonts w:asciiTheme="majorHAnsi" w:hAnsiTheme="majorHAnsi"/>
          <w:sz w:val="22"/>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29BECEC3" w14:textId="77777777" w:rsidR="00AF05F1" w:rsidRPr="0097400E" w:rsidRDefault="00AF05F1" w:rsidP="0097400E">
      <w:pPr>
        <w:spacing w:after="0"/>
        <w:ind w:left="360"/>
        <w:rPr>
          <w:rFonts w:asciiTheme="majorHAnsi" w:hAnsiTheme="majorHAnsi"/>
          <w:i/>
          <w:sz w:val="22"/>
        </w:rPr>
      </w:pPr>
    </w:p>
    <w:p w14:paraId="180EE276" w14:textId="77777777" w:rsidR="00AF05F1" w:rsidRPr="0097400E" w:rsidRDefault="00AF05F1" w:rsidP="0097400E">
      <w:pPr>
        <w:pStyle w:val="ListParagraph"/>
        <w:numPr>
          <w:ilvl w:val="0"/>
          <w:numId w:val="103"/>
        </w:numPr>
        <w:rPr>
          <w:rFonts w:asciiTheme="majorHAnsi" w:hAnsiTheme="majorHAnsi"/>
          <w:color w:val="000000"/>
          <w:sz w:val="22"/>
        </w:rPr>
      </w:pPr>
      <w:r w:rsidRPr="0097400E">
        <w:rPr>
          <w:rFonts w:asciiTheme="majorHAnsi" w:hAnsiTheme="majorHAnsi"/>
          <w:sz w:val="22"/>
        </w:rPr>
        <w:t xml:space="preserve">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w:t>
      </w:r>
      <w:r w:rsidRPr="00D5163E">
        <w:rPr>
          <w:rFonts w:asciiTheme="majorHAnsi" w:hAnsiTheme="majorHAnsi" w:cstheme="majorHAnsi"/>
          <w:sz w:val="22"/>
          <w:szCs w:val="22"/>
        </w:rPr>
        <w:t>Recovery of such amount by UNDP shall not diminish or curtail the Implementing Partner’s obligations under this Project Document.</w:t>
      </w:r>
    </w:p>
    <w:p w14:paraId="0E12979F" w14:textId="77777777" w:rsidR="00AF05F1" w:rsidRPr="0097400E" w:rsidRDefault="00AF05F1" w:rsidP="00AF05F1">
      <w:pPr>
        <w:spacing w:after="0"/>
        <w:ind w:left="360"/>
        <w:rPr>
          <w:rFonts w:asciiTheme="majorHAnsi" w:hAnsiTheme="majorHAnsi"/>
          <w:sz w:val="22"/>
        </w:rPr>
      </w:pPr>
    </w:p>
    <w:p w14:paraId="7A4F5E90" w14:textId="77777777" w:rsidR="00AF05F1" w:rsidRPr="0097400E" w:rsidRDefault="00AF05F1" w:rsidP="0097400E">
      <w:pPr>
        <w:spacing w:after="0"/>
        <w:ind w:left="360"/>
        <w:rPr>
          <w:rFonts w:asciiTheme="majorHAnsi" w:hAnsiTheme="majorHAnsi"/>
          <w:sz w:val="22"/>
        </w:rPr>
      </w:pPr>
      <w:r w:rsidRPr="0097400E">
        <w:rPr>
          <w:rFonts w:asciiTheme="majorHAnsi" w:hAnsiTheme="majorHAnsi"/>
          <w:sz w:val="22"/>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51EBB62B" w14:textId="77777777" w:rsidR="00AF05F1" w:rsidRPr="0097400E" w:rsidRDefault="00AF05F1" w:rsidP="00AF05F1">
      <w:pPr>
        <w:spacing w:after="0"/>
        <w:ind w:left="360"/>
        <w:rPr>
          <w:rFonts w:asciiTheme="majorHAnsi" w:hAnsiTheme="majorHAnsi"/>
          <w:sz w:val="22"/>
        </w:rPr>
      </w:pPr>
    </w:p>
    <w:p w14:paraId="5AB87333" w14:textId="77777777" w:rsidR="00AF05F1" w:rsidRPr="0097400E" w:rsidRDefault="00AF05F1" w:rsidP="0097400E">
      <w:pPr>
        <w:spacing w:after="0"/>
        <w:ind w:left="360"/>
        <w:rPr>
          <w:rFonts w:asciiTheme="majorHAnsi" w:hAnsiTheme="majorHAnsi"/>
          <w:color w:val="000000"/>
          <w:sz w:val="22"/>
        </w:rPr>
      </w:pPr>
      <w:r w:rsidRPr="0097400E">
        <w:rPr>
          <w:rFonts w:asciiTheme="majorHAnsi" w:hAnsiTheme="majorHAnsi"/>
          <w:i/>
          <w:sz w:val="22"/>
          <w:u w:val="single"/>
        </w:rPr>
        <w:lastRenderedPageBreak/>
        <w:t>Note</w:t>
      </w:r>
      <w:r w:rsidRPr="0097400E">
        <w:rPr>
          <w:rFonts w:asciiTheme="majorHAnsi" w:hAnsiTheme="majorHAnsi"/>
          <w:i/>
          <w:sz w:val="22"/>
        </w:rPr>
        <w:t>:</w:t>
      </w:r>
      <w:r w:rsidRPr="0097400E">
        <w:rPr>
          <w:rFonts w:asciiTheme="majorHAnsi" w:hAnsiTheme="majorHAnsi"/>
          <w:sz w:val="22"/>
        </w:rPr>
        <w:t xml:space="preserve">  The term “Project Document” as used in this clause shall be deemed to include any relevant subsidiary agreement further to the Project Document, including those with responsible parties, subcontractors and sub-recipients.</w:t>
      </w:r>
    </w:p>
    <w:p w14:paraId="712854B9" w14:textId="77777777" w:rsidR="00AF05F1" w:rsidRPr="0097400E" w:rsidRDefault="00AF05F1" w:rsidP="00AF05F1">
      <w:pPr>
        <w:spacing w:after="0"/>
        <w:ind w:left="360"/>
        <w:rPr>
          <w:rFonts w:asciiTheme="majorHAnsi" w:hAnsiTheme="majorHAnsi"/>
          <w:sz w:val="22"/>
        </w:rPr>
      </w:pPr>
    </w:p>
    <w:p w14:paraId="33473E4F" w14:textId="77777777" w:rsidR="00AF05F1" w:rsidRPr="0097400E" w:rsidRDefault="00AF05F1" w:rsidP="0097400E">
      <w:pPr>
        <w:numPr>
          <w:ilvl w:val="0"/>
          <w:numId w:val="104"/>
        </w:numPr>
        <w:spacing w:after="0"/>
        <w:rPr>
          <w:rFonts w:asciiTheme="majorHAnsi" w:hAnsiTheme="majorHAnsi"/>
          <w:sz w:val="22"/>
        </w:rPr>
      </w:pPr>
      <w:r w:rsidRPr="0097400E">
        <w:rPr>
          <w:rFonts w:asciiTheme="majorHAnsi" w:hAnsiTheme="majorHAnsi"/>
          <w:sz w:val="22"/>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4F2E3557" w14:textId="77777777" w:rsidR="00AF05F1" w:rsidRPr="0097400E" w:rsidRDefault="00AF05F1" w:rsidP="00AF05F1">
      <w:pPr>
        <w:spacing w:after="0"/>
        <w:ind w:left="360"/>
        <w:rPr>
          <w:rFonts w:asciiTheme="majorHAnsi" w:hAnsiTheme="majorHAnsi"/>
          <w:sz w:val="22"/>
        </w:rPr>
      </w:pPr>
    </w:p>
    <w:p w14:paraId="3AC11FE0" w14:textId="77777777" w:rsidR="00AF05F1" w:rsidRPr="0097400E" w:rsidRDefault="00AF05F1" w:rsidP="0097400E">
      <w:pPr>
        <w:numPr>
          <w:ilvl w:val="0"/>
          <w:numId w:val="104"/>
        </w:numPr>
        <w:spacing w:after="0"/>
        <w:rPr>
          <w:rFonts w:asciiTheme="majorHAnsi" w:hAnsiTheme="majorHAnsi"/>
          <w:sz w:val="22"/>
        </w:rPr>
      </w:pPr>
      <w:r w:rsidRPr="0097400E">
        <w:rPr>
          <w:rFonts w:asciiTheme="majorHAnsi" w:hAnsiTheme="majorHAnsi"/>
          <w:sz w:val="22"/>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1DF0A2FA" w14:textId="77777777" w:rsidR="00AF05F1" w:rsidRPr="0097400E" w:rsidRDefault="00AF05F1" w:rsidP="00AF05F1">
      <w:pPr>
        <w:spacing w:after="0"/>
        <w:ind w:left="360"/>
        <w:rPr>
          <w:rFonts w:asciiTheme="majorHAnsi" w:hAnsiTheme="majorHAnsi"/>
          <w:sz w:val="22"/>
        </w:rPr>
      </w:pPr>
    </w:p>
    <w:p w14:paraId="33A9190D" w14:textId="77777777" w:rsidR="00AF05F1" w:rsidRPr="0097400E" w:rsidRDefault="00AF05F1" w:rsidP="0097400E">
      <w:pPr>
        <w:numPr>
          <w:ilvl w:val="0"/>
          <w:numId w:val="104"/>
        </w:numPr>
        <w:spacing w:after="0"/>
        <w:rPr>
          <w:rFonts w:asciiTheme="majorHAnsi" w:hAnsiTheme="majorHAnsi"/>
          <w:sz w:val="22"/>
        </w:rPr>
      </w:pPr>
      <w:r w:rsidRPr="0097400E">
        <w:rPr>
          <w:rFonts w:asciiTheme="majorHAnsi" w:hAnsiTheme="majorHAnsi"/>
          <w:sz w:val="22"/>
        </w:rPr>
        <w:t xml:space="preserve">The Implementing Partner shall ensure that all of its obligations set forth under this section entitled “Risk Management” are passed on to each responsible party, subcontractor and sub-recipient and that all the clauses under this section entitled “Risk Management Standard Clauses” are included, </w:t>
      </w:r>
      <w:r w:rsidRPr="0097400E">
        <w:rPr>
          <w:rFonts w:asciiTheme="majorHAnsi" w:hAnsiTheme="majorHAnsi"/>
          <w:i/>
          <w:sz w:val="22"/>
        </w:rPr>
        <w:t>mutatis mutandis</w:t>
      </w:r>
      <w:r w:rsidRPr="0097400E">
        <w:rPr>
          <w:rFonts w:asciiTheme="majorHAnsi" w:hAnsiTheme="majorHAnsi"/>
          <w:sz w:val="22"/>
        </w:rPr>
        <w:t>, in all sub-contracts or sub-agreements entered into further to this Project Document</w:t>
      </w:r>
      <w:r w:rsidRPr="00D5163E">
        <w:rPr>
          <w:rFonts w:asciiTheme="majorHAnsi" w:hAnsiTheme="majorHAnsi" w:cstheme="majorHAnsi"/>
          <w:sz w:val="22"/>
          <w:szCs w:val="22"/>
        </w:rPr>
        <w:t>.</w:t>
      </w:r>
    </w:p>
    <w:p w14:paraId="652B4B88" w14:textId="48FD8EA0" w:rsidR="00B22109" w:rsidRPr="0097400E" w:rsidRDefault="00B22109" w:rsidP="007E081C">
      <w:pPr>
        <w:rPr>
          <w:rFonts w:asciiTheme="majorHAnsi" w:hAnsiTheme="majorHAnsi"/>
          <w:sz w:val="22"/>
        </w:rPr>
      </w:pPr>
    </w:p>
    <w:p w14:paraId="1195D4B3" w14:textId="3C0D9631" w:rsidR="00B22109" w:rsidRPr="00D5163E" w:rsidRDefault="00B22109" w:rsidP="007E081C"/>
    <w:p w14:paraId="1A77C6DE" w14:textId="77777777" w:rsidR="004F70DD" w:rsidRPr="00D5163E" w:rsidRDefault="004F70DD" w:rsidP="007E081C">
      <w:pPr>
        <w:sectPr w:rsidR="004F70DD" w:rsidRPr="00D5163E" w:rsidSect="00F20987">
          <w:pgSz w:w="12240" w:h="15840" w:code="1"/>
          <w:pgMar w:top="1440" w:right="1440" w:bottom="1440" w:left="1440" w:header="720" w:footer="720" w:gutter="0"/>
          <w:cols w:space="720"/>
          <w:docGrid w:linePitch="360"/>
        </w:sectPr>
      </w:pPr>
    </w:p>
    <w:p w14:paraId="1DE362C5" w14:textId="1BC7DF83" w:rsidR="003E3ABA" w:rsidRPr="00D5163E" w:rsidRDefault="003E3ABA" w:rsidP="007E081C">
      <w:pPr>
        <w:pStyle w:val="Heading1"/>
        <w:spacing w:before="0" w:after="60"/>
        <w:rPr>
          <w:rFonts w:ascii="Calibri" w:hAnsi="Calibri"/>
        </w:rPr>
      </w:pPr>
      <w:bookmarkStart w:id="37" w:name="_Toc526869214"/>
      <w:r w:rsidRPr="00D5163E">
        <w:rPr>
          <w:rFonts w:ascii="Calibri" w:hAnsi="Calibri"/>
        </w:rPr>
        <w:lastRenderedPageBreak/>
        <w:t>Mandatory Annexes</w:t>
      </w:r>
      <w:r w:rsidR="004C363E" w:rsidRPr="00D5163E">
        <w:rPr>
          <w:rFonts w:ascii="Calibri" w:hAnsi="Calibri"/>
        </w:rPr>
        <w:t>:</w:t>
      </w:r>
      <w:bookmarkEnd w:id="37"/>
    </w:p>
    <w:p w14:paraId="3750D0F2" w14:textId="60825A99" w:rsidR="00532710" w:rsidRPr="00D5163E" w:rsidRDefault="003E3ABA" w:rsidP="007E081C">
      <w:pPr>
        <w:pStyle w:val="ListParagraph"/>
        <w:numPr>
          <w:ilvl w:val="0"/>
          <w:numId w:val="6"/>
        </w:numPr>
        <w:spacing w:after="60"/>
        <w:ind w:left="720"/>
        <w:jc w:val="both"/>
        <w:rPr>
          <w:rFonts w:ascii="Calibri" w:hAnsi="Calibri"/>
          <w:sz w:val="22"/>
          <w:szCs w:val="22"/>
        </w:rPr>
      </w:pPr>
      <w:r w:rsidRPr="00D5163E">
        <w:rPr>
          <w:rFonts w:ascii="Calibri" w:hAnsi="Calibri"/>
          <w:sz w:val="22"/>
          <w:szCs w:val="22"/>
        </w:rPr>
        <w:t>Multi</w:t>
      </w:r>
      <w:r w:rsidR="00471E0A" w:rsidRPr="00D5163E">
        <w:rPr>
          <w:rFonts w:ascii="Calibri" w:hAnsi="Calibri"/>
          <w:sz w:val="22"/>
          <w:szCs w:val="22"/>
        </w:rPr>
        <w:t>-</w:t>
      </w:r>
      <w:r w:rsidR="00532710" w:rsidRPr="00D5163E">
        <w:rPr>
          <w:rFonts w:ascii="Calibri" w:hAnsi="Calibri"/>
          <w:sz w:val="22"/>
          <w:szCs w:val="22"/>
        </w:rPr>
        <w:t>year Work</w:t>
      </w:r>
      <w:r w:rsidR="004A66A3" w:rsidRPr="00D5163E">
        <w:rPr>
          <w:rFonts w:ascii="Calibri" w:hAnsi="Calibri"/>
          <w:sz w:val="22"/>
          <w:szCs w:val="22"/>
        </w:rPr>
        <w:t xml:space="preserve"> P</w:t>
      </w:r>
      <w:r w:rsidR="00532710" w:rsidRPr="00D5163E">
        <w:rPr>
          <w:rFonts w:ascii="Calibri" w:hAnsi="Calibri"/>
          <w:sz w:val="22"/>
          <w:szCs w:val="22"/>
        </w:rPr>
        <w:t xml:space="preserve">lan </w:t>
      </w:r>
    </w:p>
    <w:p w14:paraId="326CA24A" w14:textId="77777777" w:rsidR="003E3ABA" w:rsidRPr="00D5163E" w:rsidRDefault="003E3ABA" w:rsidP="007E081C">
      <w:pPr>
        <w:pStyle w:val="ListParagraph"/>
        <w:numPr>
          <w:ilvl w:val="0"/>
          <w:numId w:val="6"/>
        </w:numPr>
        <w:spacing w:after="60"/>
        <w:ind w:left="720"/>
        <w:jc w:val="both"/>
        <w:rPr>
          <w:rFonts w:ascii="Calibri" w:hAnsi="Calibri"/>
          <w:sz w:val="22"/>
          <w:szCs w:val="22"/>
        </w:rPr>
      </w:pPr>
      <w:r w:rsidRPr="00D5163E">
        <w:rPr>
          <w:rFonts w:ascii="Calibri" w:hAnsi="Calibri"/>
          <w:sz w:val="22"/>
          <w:szCs w:val="22"/>
        </w:rPr>
        <w:t>Monitoring Plan</w:t>
      </w:r>
    </w:p>
    <w:p w14:paraId="0C9ACA93" w14:textId="435B471C" w:rsidR="00532710" w:rsidRPr="00D5163E" w:rsidRDefault="003E3ABA" w:rsidP="007E081C">
      <w:pPr>
        <w:pStyle w:val="ListParagraph"/>
        <w:numPr>
          <w:ilvl w:val="0"/>
          <w:numId w:val="6"/>
        </w:numPr>
        <w:spacing w:after="60"/>
        <w:ind w:left="720"/>
        <w:jc w:val="both"/>
        <w:rPr>
          <w:rFonts w:ascii="Calibri" w:hAnsi="Calibri"/>
          <w:sz w:val="22"/>
          <w:szCs w:val="22"/>
        </w:rPr>
      </w:pPr>
      <w:r w:rsidRPr="00D5163E">
        <w:rPr>
          <w:rFonts w:ascii="Calibri" w:hAnsi="Calibri"/>
          <w:sz w:val="22"/>
          <w:szCs w:val="22"/>
        </w:rPr>
        <w:t xml:space="preserve">Evaluation Plan </w:t>
      </w:r>
    </w:p>
    <w:p w14:paraId="0382795A" w14:textId="79D6E46E" w:rsidR="00055F28" w:rsidRPr="00D5163E" w:rsidRDefault="003E3ABA" w:rsidP="007E081C">
      <w:pPr>
        <w:pStyle w:val="ListParagraph"/>
        <w:numPr>
          <w:ilvl w:val="0"/>
          <w:numId w:val="6"/>
        </w:numPr>
        <w:spacing w:after="60"/>
        <w:ind w:left="720"/>
        <w:jc w:val="both"/>
        <w:rPr>
          <w:rFonts w:ascii="Calibri" w:hAnsi="Calibri"/>
          <w:sz w:val="22"/>
          <w:szCs w:val="22"/>
        </w:rPr>
      </w:pPr>
      <w:r w:rsidRPr="00D5163E">
        <w:rPr>
          <w:rFonts w:ascii="Calibri" w:hAnsi="Calibri"/>
          <w:sz w:val="22"/>
          <w:szCs w:val="22"/>
        </w:rPr>
        <w:t>GE</w:t>
      </w:r>
      <w:r w:rsidR="00055F28" w:rsidRPr="00D5163E">
        <w:rPr>
          <w:rFonts w:ascii="Calibri" w:hAnsi="Calibri"/>
          <w:sz w:val="22"/>
          <w:szCs w:val="22"/>
        </w:rPr>
        <w:t xml:space="preserve">F </w:t>
      </w:r>
      <w:r w:rsidR="004F0DCF" w:rsidRPr="00D5163E">
        <w:rPr>
          <w:rFonts w:ascii="Calibri" w:hAnsi="Calibri"/>
          <w:sz w:val="22"/>
          <w:szCs w:val="22"/>
        </w:rPr>
        <w:t>Core Indicators</w:t>
      </w:r>
      <w:r w:rsidR="00055F28" w:rsidRPr="00D5163E">
        <w:rPr>
          <w:rFonts w:ascii="Calibri" w:hAnsi="Calibri"/>
          <w:sz w:val="22"/>
          <w:szCs w:val="22"/>
        </w:rPr>
        <w:t xml:space="preserve"> (s) at baseline</w:t>
      </w:r>
    </w:p>
    <w:p w14:paraId="3F7618CF" w14:textId="77777777" w:rsidR="003E3ABA" w:rsidRPr="00D5163E" w:rsidRDefault="003E3ABA" w:rsidP="007E081C">
      <w:pPr>
        <w:pStyle w:val="ListParagraph"/>
        <w:numPr>
          <w:ilvl w:val="0"/>
          <w:numId w:val="6"/>
        </w:numPr>
        <w:spacing w:after="60"/>
        <w:ind w:left="720"/>
        <w:jc w:val="both"/>
        <w:rPr>
          <w:rFonts w:ascii="Calibri" w:hAnsi="Calibri"/>
          <w:sz w:val="22"/>
          <w:szCs w:val="22"/>
        </w:rPr>
      </w:pPr>
      <w:r w:rsidRPr="00D5163E">
        <w:rPr>
          <w:rFonts w:ascii="Calibri" w:hAnsi="Calibri"/>
          <w:sz w:val="22"/>
          <w:szCs w:val="22"/>
        </w:rPr>
        <w:t>Terms of Reference for</w:t>
      </w:r>
      <w:r w:rsidR="00772B6A" w:rsidRPr="00D5163E">
        <w:rPr>
          <w:rFonts w:ascii="Calibri" w:hAnsi="Calibri"/>
          <w:sz w:val="22"/>
          <w:szCs w:val="22"/>
        </w:rPr>
        <w:t xml:space="preserve"> Project Board, National Project Director, Project Manager</w:t>
      </w:r>
      <w:r w:rsidRPr="00D5163E">
        <w:rPr>
          <w:rFonts w:ascii="Calibri" w:hAnsi="Calibri"/>
          <w:sz w:val="22"/>
          <w:szCs w:val="22"/>
        </w:rPr>
        <w:t xml:space="preserve"> and </w:t>
      </w:r>
      <w:r w:rsidR="00772B6A" w:rsidRPr="00D5163E">
        <w:rPr>
          <w:rFonts w:ascii="Calibri" w:hAnsi="Calibri"/>
          <w:sz w:val="22"/>
          <w:szCs w:val="22"/>
        </w:rPr>
        <w:t>Component Coordinators</w:t>
      </w:r>
    </w:p>
    <w:p w14:paraId="30A28FFF" w14:textId="77777777" w:rsidR="003E3ABA" w:rsidRPr="00D5163E" w:rsidRDefault="003E3ABA" w:rsidP="007E081C">
      <w:pPr>
        <w:pStyle w:val="ListParagraph"/>
        <w:numPr>
          <w:ilvl w:val="0"/>
          <w:numId w:val="6"/>
        </w:numPr>
        <w:spacing w:after="60"/>
        <w:ind w:left="720"/>
        <w:jc w:val="both"/>
        <w:rPr>
          <w:rFonts w:ascii="Calibri" w:hAnsi="Calibri"/>
          <w:sz w:val="22"/>
          <w:szCs w:val="22"/>
        </w:rPr>
      </w:pPr>
      <w:r w:rsidRPr="00D5163E">
        <w:rPr>
          <w:rFonts w:ascii="Calibri" w:hAnsi="Calibri"/>
          <w:sz w:val="22"/>
          <w:szCs w:val="22"/>
        </w:rPr>
        <w:t>UNDP Social and Environmental and Social Screening Template (SESP)</w:t>
      </w:r>
    </w:p>
    <w:p w14:paraId="677AF876" w14:textId="77777777" w:rsidR="00D90C42" w:rsidRPr="00D5163E" w:rsidRDefault="00D90C42" w:rsidP="007E081C">
      <w:pPr>
        <w:pStyle w:val="ListParagraph"/>
        <w:numPr>
          <w:ilvl w:val="0"/>
          <w:numId w:val="6"/>
        </w:numPr>
        <w:spacing w:after="60"/>
        <w:ind w:left="720"/>
        <w:jc w:val="both"/>
        <w:rPr>
          <w:rFonts w:ascii="Calibri" w:hAnsi="Calibri"/>
          <w:sz w:val="22"/>
          <w:szCs w:val="22"/>
        </w:rPr>
      </w:pPr>
      <w:r w:rsidRPr="00D5163E">
        <w:rPr>
          <w:rFonts w:ascii="Calibri" w:hAnsi="Calibri"/>
          <w:sz w:val="22"/>
          <w:szCs w:val="22"/>
        </w:rPr>
        <w:t>UNDP Pr</w:t>
      </w:r>
      <w:r w:rsidR="00532710" w:rsidRPr="00D5163E">
        <w:rPr>
          <w:rFonts w:ascii="Calibri" w:hAnsi="Calibri"/>
          <w:sz w:val="22"/>
          <w:szCs w:val="22"/>
        </w:rPr>
        <w:t xml:space="preserve">oject Quality Assurance Report </w:t>
      </w:r>
      <w:r w:rsidRPr="00D5163E">
        <w:rPr>
          <w:rFonts w:ascii="Calibri" w:hAnsi="Calibri"/>
          <w:sz w:val="22"/>
          <w:szCs w:val="22"/>
        </w:rPr>
        <w:t xml:space="preserve"> </w:t>
      </w:r>
    </w:p>
    <w:p w14:paraId="739AA400" w14:textId="77777777" w:rsidR="00D45D10" w:rsidRPr="00D5163E" w:rsidRDefault="00D45D10" w:rsidP="007E081C">
      <w:pPr>
        <w:pStyle w:val="ListParagraph"/>
        <w:numPr>
          <w:ilvl w:val="0"/>
          <w:numId w:val="6"/>
        </w:numPr>
        <w:spacing w:after="60"/>
        <w:ind w:left="720"/>
        <w:jc w:val="both"/>
        <w:rPr>
          <w:rFonts w:ascii="Calibri" w:hAnsi="Calibri"/>
          <w:sz w:val="22"/>
          <w:szCs w:val="22"/>
        </w:rPr>
      </w:pPr>
      <w:r w:rsidRPr="00D5163E">
        <w:rPr>
          <w:rFonts w:ascii="Calibri" w:hAnsi="Calibri"/>
          <w:sz w:val="22"/>
          <w:szCs w:val="22"/>
        </w:rPr>
        <w:t xml:space="preserve">UNDP Risk Log </w:t>
      </w:r>
    </w:p>
    <w:p w14:paraId="0E928BBD" w14:textId="77777777" w:rsidR="00532710" w:rsidRPr="00D5163E" w:rsidRDefault="00D90C42" w:rsidP="007E081C">
      <w:pPr>
        <w:pStyle w:val="ListParagraph"/>
        <w:numPr>
          <w:ilvl w:val="0"/>
          <w:numId w:val="6"/>
        </w:numPr>
        <w:spacing w:after="60"/>
        <w:ind w:left="720"/>
        <w:jc w:val="both"/>
        <w:rPr>
          <w:rFonts w:ascii="Calibri" w:hAnsi="Calibri"/>
          <w:sz w:val="22"/>
          <w:szCs w:val="22"/>
        </w:rPr>
      </w:pPr>
      <w:r w:rsidRPr="00D5163E">
        <w:rPr>
          <w:rFonts w:ascii="Calibri" w:hAnsi="Calibri"/>
          <w:sz w:val="22"/>
          <w:szCs w:val="22"/>
        </w:rPr>
        <w:t xml:space="preserve">Results of the capacity assessment of the project implementing partner and HACT micro assessment </w:t>
      </w:r>
    </w:p>
    <w:p w14:paraId="27078F54" w14:textId="77777777" w:rsidR="003E3ABA" w:rsidRPr="00D5163E" w:rsidRDefault="003E3ABA" w:rsidP="007E081C">
      <w:pPr>
        <w:pStyle w:val="ListParagraph"/>
        <w:numPr>
          <w:ilvl w:val="0"/>
          <w:numId w:val="6"/>
        </w:numPr>
        <w:spacing w:after="60"/>
        <w:ind w:left="720"/>
        <w:jc w:val="both"/>
        <w:rPr>
          <w:rFonts w:ascii="Calibri" w:hAnsi="Calibri"/>
          <w:sz w:val="22"/>
          <w:szCs w:val="22"/>
        </w:rPr>
      </w:pPr>
      <w:r w:rsidRPr="00D5163E">
        <w:rPr>
          <w:rFonts w:ascii="Calibri" w:hAnsi="Calibri"/>
          <w:sz w:val="22"/>
          <w:szCs w:val="22"/>
        </w:rPr>
        <w:t xml:space="preserve">Additional agreements </w:t>
      </w:r>
    </w:p>
    <w:p w14:paraId="47789780" w14:textId="77777777" w:rsidR="007B7E30" w:rsidRPr="00D5163E" w:rsidRDefault="00EF47FA" w:rsidP="007E081C">
      <w:pPr>
        <w:pStyle w:val="ListParagraph"/>
        <w:numPr>
          <w:ilvl w:val="1"/>
          <w:numId w:val="6"/>
        </w:numPr>
        <w:spacing w:after="60"/>
        <w:jc w:val="both"/>
        <w:rPr>
          <w:rFonts w:ascii="Calibri" w:hAnsi="Calibri"/>
          <w:sz w:val="22"/>
          <w:szCs w:val="22"/>
        </w:rPr>
      </w:pPr>
      <w:r w:rsidRPr="00D5163E">
        <w:rPr>
          <w:rFonts w:ascii="Calibri" w:hAnsi="Calibri"/>
          <w:sz w:val="22"/>
          <w:szCs w:val="22"/>
        </w:rPr>
        <w:t>Co-financing Letter</w:t>
      </w:r>
    </w:p>
    <w:p w14:paraId="6BF63CC1" w14:textId="7858F672" w:rsidR="007B7E30" w:rsidRPr="00D5163E" w:rsidRDefault="007B7E30" w:rsidP="007E081C">
      <w:pPr>
        <w:pStyle w:val="ListParagraph"/>
        <w:numPr>
          <w:ilvl w:val="1"/>
          <w:numId w:val="6"/>
        </w:numPr>
        <w:spacing w:after="60"/>
        <w:jc w:val="both"/>
        <w:rPr>
          <w:rFonts w:ascii="Calibri" w:hAnsi="Calibri" w:cs="Calibri"/>
          <w:sz w:val="22"/>
          <w:szCs w:val="22"/>
        </w:rPr>
      </w:pPr>
      <w:r w:rsidRPr="00D5163E">
        <w:rPr>
          <w:rFonts w:ascii="Calibri" w:hAnsi="Calibri" w:cs="Calibri"/>
          <w:bCs/>
          <w:color w:val="000000"/>
          <w:spacing w:val="3"/>
          <w:sz w:val="22"/>
          <w:szCs w:val="22"/>
        </w:rPr>
        <w:t>C</w:t>
      </w:r>
      <w:r w:rsidRPr="00D5163E">
        <w:rPr>
          <w:rFonts w:ascii="Calibri" w:hAnsi="Calibri" w:cs="Calibri"/>
          <w:bCs/>
          <w:color w:val="000000"/>
          <w:spacing w:val="-1"/>
          <w:sz w:val="22"/>
          <w:szCs w:val="22"/>
        </w:rPr>
        <w:t>o</w:t>
      </w:r>
      <w:r w:rsidRPr="00D5163E">
        <w:rPr>
          <w:rFonts w:ascii="Calibri" w:hAnsi="Calibri" w:cs="Calibri"/>
          <w:bCs/>
          <w:color w:val="000000"/>
          <w:spacing w:val="3"/>
          <w:sz w:val="22"/>
          <w:szCs w:val="22"/>
        </w:rPr>
        <w:t>un</w:t>
      </w:r>
      <w:r w:rsidRPr="00D5163E">
        <w:rPr>
          <w:rFonts w:ascii="Calibri" w:hAnsi="Calibri" w:cs="Calibri"/>
          <w:bCs/>
          <w:color w:val="000000"/>
          <w:spacing w:val="-1"/>
          <w:sz w:val="22"/>
          <w:szCs w:val="22"/>
        </w:rPr>
        <w:t>tr</w:t>
      </w:r>
      <w:r w:rsidRPr="00D5163E">
        <w:rPr>
          <w:rFonts w:ascii="Calibri" w:hAnsi="Calibri" w:cs="Calibri"/>
          <w:bCs/>
          <w:color w:val="000000"/>
          <w:sz w:val="22"/>
          <w:szCs w:val="22"/>
        </w:rPr>
        <w:t>y</w:t>
      </w:r>
      <w:r w:rsidRPr="00D5163E">
        <w:rPr>
          <w:rFonts w:ascii="Calibri" w:hAnsi="Calibri" w:cs="Calibri"/>
          <w:bCs/>
          <w:color w:val="000000"/>
          <w:spacing w:val="1"/>
          <w:sz w:val="22"/>
          <w:szCs w:val="22"/>
        </w:rPr>
        <w:t xml:space="preserve"> </w:t>
      </w:r>
      <w:r w:rsidRPr="00D5163E">
        <w:rPr>
          <w:rFonts w:ascii="Calibri" w:hAnsi="Calibri" w:cs="Calibri"/>
          <w:bCs/>
          <w:color w:val="000000"/>
          <w:spacing w:val="3"/>
          <w:sz w:val="22"/>
          <w:szCs w:val="22"/>
        </w:rPr>
        <w:t>O</w:t>
      </w:r>
      <w:r w:rsidRPr="00D5163E">
        <w:rPr>
          <w:rFonts w:ascii="Calibri" w:hAnsi="Calibri" w:cs="Calibri"/>
          <w:bCs/>
          <w:color w:val="000000"/>
          <w:spacing w:val="-1"/>
          <w:sz w:val="22"/>
          <w:szCs w:val="22"/>
        </w:rPr>
        <w:t>f</w:t>
      </w:r>
      <w:r w:rsidRPr="00D5163E">
        <w:rPr>
          <w:rFonts w:ascii="Calibri" w:hAnsi="Calibri" w:cs="Calibri"/>
          <w:bCs/>
          <w:color w:val="000000"/>
          <w:spacing w:val="4"/>
          <w:sz w:val="22"/>
          <w:szCs w:val="22"/>
        </w:rPr>
        <w:t>f</w:t>
      </w:r>
      <w:r w:rsidRPr="00D5163E">
        <w:rPr>
          <w:rFonts w:ascii="Calibri" w:hAnsi="Calibri" w:cs="Calibri"/>
          <w:bCs/>
          <w:color w:val="000000"/>
          <w:spacing w:val="-1"/>
          <w:sz w:val="22"/>
          <w:szCs w:val="22"/>
        </w:rPr>
        <w:t>ic</w:t>
      </w:r>
      <w:r w:rsidRPr="00D5163E">
        <w:rPr>
          <w:rFonts w:ascii="Calibri" w:hAnsi="Calibri" w:cs="Calibri"/>
          <w:bCs/>
          <w:color w:val="000000"/>
          <w:sz w:val="22"/>
          <w:szCs w:val="22"/>
        </w:rPr>
        <w:t>e</w:t>
      </w:r>
      <w:r w:rsidRPr="00D5163E">
        <w:rPr>
          <w:rFonts w:ascii="Calibri" w:hAnsi="Calibri" w:cs="Calibri"/>
          <w:bCs/>
          <w:color w:val="000000"/>
          <w:spacing w:val="1"/>
          <w:sz w:val="22"/>
          <w:szCs w:val="22"/>
        </w:rPr>
        <w:t xml:space="preserve"> </w:t>
      </w:r>
      <w:r w:rsidRPr="00D5163E">
        <w:rPr>
          <w:rFonts w:ascii="Calibri" w:hAnsi="Calibri" w:cs="Calibri"/>
          <w:bCs/>
          <w:color w:val="000000"/>
          <w:spacing w:val="3"/>
          <w:sz w:val="22"/>
          <w:szCs w:val="22"/>
        </w:rPr>
        <w:t>S</w:t>
      </w:r>
      <w:r w:rsidRPr="00D5163E">
        <w:rPr>
          <w:rFonts w:ascii="Calibri" w:hAnsi="Calibri" w:cs="Calibri"/>
          <w:bCs/>
          <w:color w:val="000000"/>
          <w:spacing w:val="-1"/>
          <w:sz w:val="22"/>
          <w:szCs w:val="22"/>
        </w:rPr>
        <w:t>up</w:t>
      </w:r>
      <w:r w:rsidRPr="00D5163E">
        <w:rPr>
          <w:rFonts w:ascii="Calibri" w:hAnsi="Calibri" w:cs="Calibri"/>
          <w:bCs/>
          <w:color w:val="000000"/>
          <w:spacing w:val="3"/>
          <w:sz w:val="22"/>
          <w:szCs w:val="22"/>
        </w:rPr>
        <w:t>p</w:t>
      </w:r>
      <w:r w:rsidRPr="00D5163E">
        <w:rPr>
          <w:rFonts w:ascii="Calibri" w:hAnsi="Calibri" w:cs="Calibri"/>
          <w:bCs/>
          <w:color w:val="000000"/>
          <w:spacing w:val="4"/>
          <w:sz w:val="22"/>
          <w:szCs w:val="22"/>
        </w:rPr>
        <w:t>or</w:t>
      </w:r>
      <w:r w:rsidRPr="00D5163E">
        <w:rPr>
          <w:rFonts w:ascii="Calibri" w:hAnsi="Calibri" w:cs="Calibri"/>
          <w:bCs/>
          <w:color w:val="000000"/>
          <w:sz w:val="22"/>
          <w:szCs w:val="22"/>
        </w:rPr>
        <w:t>t</w:t>
      </w:r>
      <w:r w:rsidRPr="00D5163E">
        <w:rPr>
          <w:rFonts w:ascii="Calibri" w:hAnsi="Calibri" w:cs="Calibri"/>
          <w:bCs/>
          <w:color w:val="000000"/>
          <w:spacing w:val="-3"/>
          <w:sz w:val="22"/>
          <w:szCs w:val="22"/>
        </w:rPr>
        <w:t xml:space="preserve"> </w:t>
      </w:r>
      <w:r w:rsidRPr="00D5163E">
        <w:rPr>
          <w:rFonts w:ascii="Calibri" w:hAnsi="Calibri" w:cs="Calibri"/>
          <w:bCs/>
          <w:color w:val="000000"/>
          <w:spacing w:val="3"/>
          <w:sz w:val="22"/>
          <w:szCs w:val="22"/>
        </w:rPr>
        <w:t>S</w:t>
      </w:r>
      <w:r w:rsidRPr="00D5163E">
        <w:rPr>
          <w:rFonts w:ascii="Calibri" w:hAnsi="Calibri" w:cs="Calibri"/>
          <w:bCs/>
          <w:color w:val="000000"/>
          <w:spacing w:val="-1"/>
          <w:sz w:val="22"/>
          <w:szCs w:val="22"/>
        </w:rPr>
        <w:t>e</w:t>
      </w:r>
      <w:r w:rsidRPr="00D5163E">
        <w:rPr>
          <w:rFonts w:ascii="Calibri" w:hAnsi="Calibri" w:cs="Calibri"/>
          <w:bCs/>
          <w:color w:val="000000"/>
          <w:spacing w:val="4"/>
          <w:sz w:val="22"/>
          <w:szCs w:val="22"/>
        </w:rPr>
        <w:t>r</w:t>
      </w:r>
      <w:r w:rsidRPr="00D5163E">
        <w:rPr>
          <w:rFonts w:ascii="Calibri" w:hAnsi="Calibri" w:cs="Calibri"/>
          <w:bCs/>
          <w:color w:val="000000"/>
          <w:spacing w:val="-1"/>
          <w:sz w:val="22"/>
          <w:szCs w:val="22"/>
        </w:rPr>
        <w:t>vi</w:t>
      </w:r>
      <w:r w:rsidRPr="00D5163E">
        <w:rPr>
          <w:rFonts w:ascii="Calibri" w:hAnsi="Calibri" w:cs="Calibri"/>
          <w:bCs/>
          <w:color w:val="000000"/>
          <w:spacing w:val="-5"/>
          <w:sz w:val="22"/>
          <w:szCs w:val="22"/>
        </w:rPr>
        <w:t>c</w:t>
      </w:r>
      <w:r w:rsidRPr="00D5163E">
        <w:rPr>
          <w:rFonts w:ascii="Calibri" w:hAnsi="Calibri" w:cs="Calibri"/>
          <w:bCs/>
          <w:color w:val="000000"/>
          <w:sz w:val="22"/>
          <w:szCs w:val="22"/>
        </w:rPr>
        <w:t>e</w:t>
      </w:r>
      <w:r w:rsidRPr="00D5163E">
        <w:rPr>
          <w:rFonts w:ascii="Calibri" w:hAnsi="Calibri" w:cs="Calibri"/>
          <w:bCs/>
          <w:color w:val="000000"/>
          <w:spacing w:val="6"/>
          <w:sz w:val="22"/>
          <w:szCs w:val="22"/>
        </w:rPr>
        <w:t xml:space="preserve"> </w:t>
      </w:r>
      <w:r w:rsidRPr="00D5163E">
        <w:rPr>
          <w:rFonts w:ascii="Calibri" w:hAnsi="Calibri" w:cs="Calibri"/>
          <w:bCs/>
          <w:color w:val="000000"/>
          <w:spacing w:val="-1"/>
          <w:sz w:val="22"/>
          <w:szCs w:val="22"/>
        </w:rPr>
        <w:t>A</w:t>
      </w:r>
      <w:r w:rsidRPr="00D5163E">
        <w:rPr>
          <w:rFonts w:ascii="Calibri" w:hAnsi="Calibri" w:cs="Calibri"/>
          <w:bCs/>
          <w:color w:val="000000"/>
          <w:spacing w:val="8"/>
          <w:sz w:val="22"/>
          <w:szCs w:val="22"/>
        </w:rPr>
        <w:t>g</w:t>
      </w:r>
      <w:r w:rsidRPr="00D5163E">
        <w:rPr>
          <w:rFonts w:ascii="Calibri" w:hAnsi="Calibri" w:cs="Calibri"/>
          <w:bCs/>
          <w:color w:val="000000"/>
          <w:spacing w:val="-1"/>
          <w:sz w:val="22"/>
          <w:szCs w:val="22"/>
        </w:rPr>
        <w:t>ree</w:t>
      </w:r>
      <w:r w:rsidRPr="00D5163E">
        <w:rPr>
          <w:rFonts w:ascii="Calibri" w:hAnsi="Calibri" w:cs="Calibri"/>
          <w:bCs/>
          <w:color w:val="000000"/>
          <w:spacing w:val="3"/>
          <w:sz w:val="22"/>
          <w:szCs w:val="22"/>
        </w:rPr>
        <w:t>m</w:t>
      </w:r>
      <w:r w:rsidRPr="00D5163E">
        <w:rPr>
          <w:rFonts w:ascii="Calibri" w:hAnsi="Calibri" w:cs="Calibri"/>
          <w:bCs/>
          <w:color w:val="000000"/>
          <w:spacing w:val="-1"/>
          <w:sz w:val="22"/>
          <w:szCs w:val="22"/>
        </w:rPr>
        <w:t>e</w:t>
      </w:r>
      <w:r w:rsidRPr="00D5163E">
        <w:rPr>
          <w:rFonts w:ascii="Calibri" w:hAnsi="Calibri" w:cs="Calibri"/>
          <w:bCs/>
          <w:color w:val="000000"/>
          <w:spacing w:val="3"/>
          <w:sz w:val="22"/>
          <w:szCs w:val="22"/>
        </w:rPr>
        <w:t>n</w:t>
      </w:r>
      <w:r w:rsidRPr="00D5163E">
        <w:rPr>
          <w:rFonts w:ascii="Calibri" w:hAnsi="Calibri" w:cs="Calibri"/>
          <w:bCs/>
          <w:color w:val="000000"/>
          <w:sz w:val="22"/>
          <w:szCs w:val="22"/>
        </w:rPr>
        <w:t>t</w:t>
      </w:r>
    </w:p>
    <w:p w14:paraId="2EF82CFE" w14:textId="360D1155" w:rsidR="002C1FBF" w:rsidRPr="00D5163E" w:rsidRDefault="002C1FBF" w:rsidP="007E081C">
      <w:pPr>
        <w:pStyle w:val="ListParagraph"/>
        <w:numPr>
          <w:ilvl w:val="0"/>
          <w:numId w:val="6"/>
        </w:numPr>
        <w:spacing w:after="60"/>
        <w:ind w:left="720"/>
        <w:jc w:val="both"/>
        <w:rPr>
          <w:rFonts w:ascii="Calibri" w:hAnsi="Calibri"/>
          <w:sz w:val="22"/>
          <w:szCs w:val="22"/>
        </w:rPr>
      </w:pPr>
      <w:r w:rsidRPr="00D5163E">
        <w:rPr>
          <w:rFonts w:ascii="Calibri" w:hAnsi="Calibri"/>
          <w:sz w:val="22"/>
          <w:szCs w:val="22"/>
        </w:rPr>
        <w:t>Descriptions of Demonstration</w:t>
      </w:r>
      <w:r w:rsidR="00344459" w:rsidRPr="00D5163E">
        <w:rPr>
          <w:rFonts w:ascii="Calibri" w:hAnsi="Calibri"/>
          <w:sz w:val="22"/>
          <w:szCs w:val="22"/>
        </w:rPr>
        <w:t xml:space="preserve"> Projects</w:t>
      </w:r>
    </w:p>
    <w:p w14:paraId="68124FCC" w14:textId="027F95E9" w:rsidR="00772B6A" w:rsidRPr="00D5163E" w:rsidRDefault="002C1FBF" w:rsidP="007E081C">
      <w:pPr>
        <w:pStyle w:val="ListParagraph"/>
        <w:numPr>
          <w:ilvl w:val="0"/>
          <w:numId w:val="6"/>
        </w:numPr>
        <w:spacing w:after="60"/>
        <w:ind w:left="720"/>
        <w:jc w:val="both"/>
        <w:rPr>
          <w:rFonts w:ascii="Calibri" w:hAnsi="Calibri"/>
          <w:sz w:val="22"/>
          <w:szCs w:val="22"/>
        </w:rPr>
      </w:pPr>
      <w:r w:rsidRPr="00D5163E">
        <w:rPr>
          <w:rFonts w:ascii="Calibri" w:hAnsi="Calibri"/>
          <w:sz w:val="22"/>
          <w:szCs w:val="22"/>
        </w:rPr>
        <w:t xml:space="preserve">GHG </w:t>
      </w:r>
      <w:r w:rsidR="00BC6704" w:rsidRPr="00D5163E">
        <w:rPr>
          <w:rFonts w:ascii="Calibri" w:hAnsi="Calibri"/>
          <w:sz w:val="22"/>
          <w:szCs w:val="22"/>
        </w:rPr>
        <w:t xml:space="preserve">Emission </w:t>
      </w:r>
      <w:r w:rsidRPr="00D5163E">
        <w:rPr>
          <w:rFonts w:ascii="Calibri" w:hAnsi="Calibri"/>
          <w:sz w:val="22"/>
          <w:szCs w:val="22"/>
        </w:rPr>
        <w:t xml:space="preserve">Reduction </w:t>
      </w:r>
      <w:r w:rsidR="00BC6704" w:rsidRPr="00D5163E">
        <w:rPr>
          <w:rFonts w:ascii="Calibri" w:hAnsi="Calibri"/>
          <w:sz w:val="22"/>
          <w:szCs w:val="22"/>
        </w:rPr>
        <w:t>Estimates</w:t>
      </w:r>
      <w:r w:rsidRPr="00D5163E">
        <w:rPr>
          <w:rFonts w:ascii="Calibri" w:hAnsi="Calibri"/>
          <w:sz w:val="22"/>
          <w:szCs w:val="22"/>
        </w:rPr>
        <w:t xml:space="preserve"> </w:t>
      </w:r>
    </w:p>
    <w:p w14:paraId="0FE33E16" w14:textId="37235F58" w:rsidR="002C1FBF" w:rsidRPr="00D5163E" w:rsidRDefault="00BC6704" w:rsidP="007E081C">
      <w:pPr>
        <w:pStyle w:val="ListParagraph"/>
        <w:numPr>
          <w:ilvl w:val="0"/>
          <w:numId w:val="6"/>
        </w:numPr>
        <w:spacing w:after="60"/>
        <w:ind w:left="720"/>
        <w:jc w:val="both"/>
        <w:rPr>
          <w:rFonts w:ascii="Calibri" w:hAnsi="Calibri"/>
          <w:sz w:val="22"/>
          <w:szCs w:val="22"/>
        </w:rPr>
      </w:pPr>
      <w:r w:rsidRPr="00D5163E">
        <w:rPr>
          <w:rFonts w:ascii="Calibri" w:hAnsi="Calibri"/>
          <w:sz w:val="22"/>
          <w:szCs w:val="22"/>
        </w:rPr>
        <w:t>Annual Targets</w:t>
      </w:r>
    </w:p>
    <w:p w14:paraId="6040F5D2" w14:textId="1FD2222D" w:rsidR="00BC6704" w:rsidRPr="00D5163E" w:rsidRDefault="00BC6704" w:rsidP="007E081C">
      <w:pPr>
        <w:pStyle w:val="ListParagraph"/>
        <w:numPr>
          <w:ilvl w:val="0"/>
          <w:numId w:val="6"/>
        </w:numPr>
        <w:spacing w:after="60"/>
        <w:ind w:left="720"/>
        <w:jc w:val="both"/>
        <w:rPr>
          <w:rFonts w:ascii="Calibri" w:hAnsi="Calibri"/>
          <w:sz w:val="22"/>
          <w:szCs w:val="22"/>
        </w:rPr>
      </w:pPr>
      <w:r w:rsidRPr="00D5163E">
        <w:rPr>
          <w:rFonts w:ascii="Calibri" w:hAnsi="Calibri"/>
          <w:sz w:val="22"/>
          <w:szCs w:val="22"/>
        </w:rPr>
        <w:t>Gender Analysis</w:t>
      </w:r>
      <w:r w:rsidR="000E429F" w:rsidRPr="00D5163E">
        <w:rPr>
          <w:rFonts w:ascii="Calibri" w:hAnsi="Calibri"/>
          <w:sz w:val="22"/>
          <w:szCs w:val="22"/>
        </w:rPr>
        <w:t xml:space="preserve"> and Action Plan</w:t>
      </w:r>
    </w:p>
    <w:p w14:paraId="2B58A739" w14:textId="1B14518B" w:rsidR="005973B6" w:rsidRPr="00D5163E" w:rsidRDefault="005973B6" w:rsidP="007E081C">
      <w:pPr>
        <w:pStyle w:val="ListParagraph"/>
        <w:numPr>
          <w:ilvl w:val="0"/>
          <w:numId w:val="6"/>
        </w:numPr>
        <w:spacing w:after="60"/>
        <w:ind w:left="720"/>
        <w:jc w:val="both"/>
        <w:rPr>
          <w:rFonts w:ascii="Calibri" w:hAnsi="Calibri"/>
          <w:sz w:val="22"/>
          <w:szCs w:val="22"/>
        </w:rPr>
      </w:pPr>
      <w:r w:rsidRPr="00D5163E">
        <w:rPr>
          <w:rFonts w:ascii="Calibri" w:hAnsi="Calibri"/>
          <w:sz w:val="22"/>
          <w:szCs w:val="22"/>
        </w:rPr>
        <w:t xml:space="preserve">Knowledge Management </w:t>
      </w:r>
      <w:r w:rsidR="004C4371" w:rsidRPr="00D5163E">
        <w:rPr>
          <w:rFonts w:ascii="Calibri" w:hAnsi="Calibri"/>
          <w:sz w:val="22"/>
          <w:szCs w:val="22"/>
        </w:rPr>
        <w:t>Strategy</w:t>
      </w:r>
    </w:p>
    <w:p w14:paraId="0314122C" w14:textId="7588F75E" w:rsidR="005973B6" w:rsidRPr="00D5163E" w:rsidRDefault="005973B6" w:rsidP="007E081C">
      <w:pPr>
        <w:pStyle w:val="ListParagraph"/>
        <w:numPr>
          <w:ilvl w:val="0"/>
          <w:numId w:val="6"/>
        </w:numPr>
        <w:spacing w:after="60"/>
        <w:ind w:left="720"/>
        <w:jc w:val="both"/>
        <w:rPr>
          <w:rFonts w:ascii="Calibri" w:hAnsi="Calibri"/>
          <w:sz w:val="22"/>
          <w:szCs w:val="22"/>
        </w:rPr>
      </w:pPr>
      <w:r w:rsidRPr="00D5163E">
        <w:rPr>
          <w:rFonts w:ascii="Calibri" w:hAnsi="Calibri"/>
          <w:sz w:val="22"/>
          <w:szCs w:val="22"/>
        </w:rPr>
        <w:t>Stakeholder Engagement Plan</w:t>
      </w:r>
    </w:p>
    <w:p w14:paraId="42361DAE" w14:textId="311D656B" w:rsidR="00796981" w:rsidRPr="00D5163E" w:rsidRDefault="00796981" w:rsidP="007E081C">
      <w:pPr>
        <w:pStyle w:val="ListParagraph"/>
        <w:numPr>
          <w:ilvl w:val="0"/>
          <w:numId w:val="6"/>
        </w:numPr>
        <w:spacing w:after="60"/>
        <w:ind w:left="720"/>
        <w:jc w:val="both"/>
        <w:rPr>
          <w:rFonts w:ascii="Calibri" w:hAnsi="Calibri"/>
          <w:sz w:val="22"/>
          <w:szCs w:val="22"/>
        </w:rPr>
      </w:pPr>
      <w:r w:rsidRPr="00D5163E">
        <w:rPr>
          <w:rFonts w:ascii="Calibri" w:hAnsi="Calibri"/>
          <w:sz w:val="22"/>
          <w:szCs w:val="22"/>
        </w:rPr>
        <w:t>ADLIGHT Problem Tree</w:t>
      </w:r>
    </w:p>
    <w:p w14:paraId="7203AFB5" w14:textId="6DBB03FD" w:rsidR="006852C0" w:rsidRPr="00D5163E" w:rsidRDefault="006852C0" w:rsidP="007E081C">
      <w:pPr>
        <w:pStyle w:val="ListParagraph"/>
        <w:numPr>
          <w:ilvl w:val="0"/>
          <w:numId w:val="6"/>
        </w:numPr>
        <w:spacing w:after="60"/>
        <w:ind w:left="720"/>
        <w:jc w:val="both"/>
        <w:rPr>
          <w:rFonts w:ascii="Calibri" w:hAnsi="Calibri"/>
          <w:sz w:val="22"/>
          <w:szCs w:val="22"/>
        </w:rPr>
      </w:pPr>
      <w:r w:rsidRPr="00D5163E">
        <w:rPr>
          <w:rFonts w:ascii="Calibri" w:hAnsi="Calibri"/>
          <w:sz w:val="22"/>
          <w:szCs w:val="22"/>
        </w:rPr>
        <w:t>Supplemental Provisions to the Project Document: The Legal Context</w:t>
      </w:r>
    </w:p>
    <w:p w14:paraId="1992AF38" w14:textId="77777777" w:rsidR="005973B6" w:rsidRPr="00D5163E" w:rsidRDefault="005973B6" w:rsidP="007E081C">
      <w:pPr>
        <w:pStyle w:val="ListParagraph"/>
        <w:spacing w:after="60"/>
        <w:jc w:val="both"/>
        <w:rPr>
          <w:rFonts w:ascii="Calibri" w:hAnsi="Calibri"/>
          <w:sz w:val="20"/>
          <w:szCs w:val="20"/>
        </w:rPr>
      </w:pPr>
    </w:p>
    <w:p w14:paraId="630D7594" w14:textId="3829E079" w:rsidR="00BC6704" w:rsidRPr="00D5163E" w:rsidRDefault="00BC6704" w:rsidP="007E081C">
      <w:pPr>
        <w:pStyle w:val="ListParagraph"/>
        <w:spacing w:after="60"/>
        <w:jc w:val="both"/>
        <w:rPr>
          <w:rFonts w:ascii="Calibri" w:hAnsi="Calibri"/>
          <w:sz w:val="20"/>
          <w:szCs w:val="20"/>
        </w:rPr>
      </w:pPr>
    </w:p>
    <w:p w14:paraId="218C2D7D" w14:textId="77777777" w:rsidR="003E3ABA" w:rsidRPr="00D5163E" w:rsidRDefault="003E3ABA" w:rsidP="007E081C">
      <w:pPr>
        <w:ind w:left="1080"/>
        <w:rPr>
          <w:szCs w:val="20"/>
        </w:rPr>
      </w:pPr>
    </w:p>
    <w:p w14:paraId="19B9C8DD" w14:textId="77777777" w:rsidR="003E3ABA" w:rsidRPr="00D5163E" w:rsidRDefault="003E3ABA" w:rsidP="007E081C">
      <w:pPr>
        <w:rPr>
          <w:szCs w:val="22"/>
        </w:rPr>
      </w:pPr>
    </w:p>
    <w:p w14:paraId="075B7F76" w14:textId="77777777" w:rsidR="003E3ABA" w:rsidRPr="00D5163E" w:rsidRDefault="003E3ABA" w:rsidP="007E081C">
      <w:pPr>
        <w:sectPr w:rsidR="003E3ABA" w:rsidRPr="00D5163E" w:rsidSect="00F20987">
          <w:pgSz w:w="12240" w:h="15840" w:code="1"/>
          <w:pgMar w:top="1440" w:right="1440" w:bottom="1440" w:left="1440" w:header="720" w:footer="720" w:gutter="0"/>
          <w:cols w:space="720"/>
          <w:docGrid w:linePitch="360"/>
        </w:sectPr>
      </w:pPr>
    </w:p>
    <w:p w14:paraId="5C3575AE" w14:textId="77777777" w:rsidR="009750B4" w:rsidRPr="00D5163E" w:rsidRDefault="00A304F6" w:rsidP="007E081C">
      <w:pPr>
        <w:jc w:val="center"/>
        <w:rPr>
          <w:b/>
          <w:sz w:val="24"/>
          <w:szCs w:val="22"/>
        </w:rPr>
      </w:pPr>
      <w:r w:rsidRPr="00D5163E">
        <w:rPr>
          <w:b/>
          <w:sz w:val="24"/>
          <w:szCs w:val="22"/>
        </w:rPr>
        <w:lastRenderedPageBreak/>
        <w:t xml:space="preserve">Annex A: </w:t>
      </w:r>
      <w:r w:rsidR="003E3ABA" w:rsidRPr="00D5163E">
        <w:rPr>
          <w:b/>
          <w:sz w:val="24"/>
          <w:szCs w:val="22"/>
        </w:rPr>
        <w:t>Multi Year Work Plan</w:t>
      </w:r>
    </w:p>
    <w:p w14:paraId="09F08DAC" w14:textId="77777777" w:rsidR="00072CB3" w:rsidRPr="00D5163E" w:rsidRDefault="004A66A3" w:rsidP="007E081C">
      <w:pPr>
        <w:rPr>
          <w:sz w:val="22"/>
          <w:szCs w:val="22"/>
        </w:rPr>
      </w:pPr>
      <w:r w:rsidRPr="00D5163E">
        <w:rPr>
          <w:sz w:val="22"/>
          <w:szCs w:val="22"/>
        </w:rPr>
        <w:t>The s</w:t>
      </w:r>
      <w:r w:rsidR="0010633E" w:rsidRPr="00D5163E">
        <w:rPr>
          <w:sz w:val="22"/>
          <w:szCs w:val="22"/>
        </w:rPr>
        <w:t xml:space="preserve">chedule of the ADLIGHT project </w:t>
      </w:r>
      <w:r w:rsidR="0076300F" w:rsidRPr="00D5163E">
        <w:rPr>
          <w:sz w:val="22"/>
          <w:szCs w:val="22"/>
        </w:rPr>
        <w:t xml:space="preserve">outputs </w:t>
      </w:r>
      <w:r w:rsidR="0010633E" w:rsidRPr="00D5163E">
        <w:rPr>
          <w:sz w:val="22"/>
          <w:szCs w:val="22"/>
        </w:rPr>
        <w:t xml:space="preserve">which are not shown in the Project Results Framework in </w:t>
      </w:r>
      <w:r w:rsidRPr="00D5163E">
        <w:rPr>
          <w:b/>
          <w:sz w:val="22"/>
          <w:szCs w:val="22"/>
        </w:rPr>
        <w:t xml:space="preserve">Section VI </w:t>
      </w:r>
      <w:r w:rsidRPr="00D5163E">
        <w:rPr>
          <w:sz w:val="22"/>
          <w:szCs w:val="22"/>
        </w:rPr>
        <w:t>is</w:t>
      </w:r>
      <w:r w:rsidR="0076300F" w:rsidRPr="00D5163E">
        <w:rPr>
          <w:sz w:val="22"/>
          <w:szCs w:val="22"/>
        </w:rPr>
        <w:t xml:space="preserve"> further detailed in the multi-year work plan </w:t>
      </w:r>
      <w:r w:rsidRPr="00D5163E">
        <w:rPr>
          <w:sz w:val="22"/>
          <w:szCs w:val="22"/>
        </w:rPr>
        <w:t>as shown below</w:t>
      </w:r>
      <w:r w:rsidR="0076300F" w:rsidRPr="00D5163E">
        <w:rPr>
          <w:sz w:val="22"/>
          <w:szCs w:val="22"/>
        </w:rPr>
        <w:t>.</w:t>
      </w:r>
    </w:p>
    <w:p w14:paraId="6C77C3D1" w14:textId="77777777" w:rsidR="009750B4" w:rsidRPr="00D5163E" w:rsidRDefault="009750B4" w:rsidP="007E081C">
      <w:pPr>
        <w:rPr>
          <w:szCs w:val="22"/>
        </w:rPr>
      </w:pPr>
    </w:p>
    <w:tbl>
      <w:tblPr>
        <w:tblW w:w="13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08"/>
        <w:gridCol w:w="1980"/>
        <w:gridCol w:w="577"/>
        <w:gridCol w:w="578"/>
        <w:gridCol w:w="577"/>
        <w:gridCol w:w="578"/>
        <w:gridCol w:w="30"/>
        <w:gridCol w:w="547"/>
        <w:gridCol w:w="578"/>
        <w:gridCol w:w="577"/>
        <w:gridCol w:w="578"/>
        <w:gridCol w:w="60"/>
        <w:gridCol w:w="517"/>
        <w:gridCol w:w="578"/>
        <w:gridCol w:w="577"/>
        <w:gridCol w:w="578"/>
      </w:tblGrid>
      <w:tr w:rsidR="0056197D" w:rsidRPr="00D5163E" w14:paraId="3A971C65" w14:textId="77777777" w:rsidTr="004A66A3">
        <w:trPr>
          <w:tblHeader/>
        </w:trPr>
        <w:tc>
          <w:tcPr>
            <w:tcW w:w="4608" w:type="dxa"/>
            <w:shd w:val="clear" w:color="auto" w:fill="D9D9D9"/>
            <w:vAlign w:val="center"/>
          </w:tcPr>
          <w:p w14:paraId="49A01BF1" w14:textId="77777777" w:rsidR="00195DB1" w:rsidRPr="00D5163E" w:rsidRDefault="00D67DA0" w:rsidP="007E081C">
            <w:pPr>
              <w:spacing w:after="0"/>
              <w:rPr>
                <w:rFonts w:cs="Calibri"/>
                <w:szCs w:val="20"/>
              </w:rPr>
            </w:pPr>
            <w:r w:rsidRPr="00D5163E">
              <w:rPr>
                <w:rFonts w:cs="Calibri"/>
                <w:b/>
                <w:szCs w:val="20"/>
              </w:rPr>
              <w:t>Outcomes//Outputs</w:t>
            </w:r>
          </w:p>
        </w:tc>
        <w:tc>
          <w:tcPr>
            <w:tcW w:w="1980" w:type="dxa"/>
            <w:shd w:val="clear" w:color="auto" w:fill="D9D9D9"/>
            <w:vAlign w:val="center"/>
          </w:tcPr>
          <w:p w14:paraId="1E5CBF80" w14:textId="77777777" w:rsidR="00195DB1" w:rsidRPr="00D5163E" w:rsidRDefault="00195DB1" w:rsidP="007E081C">
            <w:pPr>
              <w:spacing w:after="0"/>
              <w:rPr>
                <w:rFonts w:cs="Calibri"/>
                <w:szCs w:val="20"/>
              </w:rPr>
            </w:pPr>
            <w:r w:rsidRPr="00D5163E">
              <w:rPr>
                <w:rFonts w:cs="Calibri"/>
                <w:b/>
                <w:szCs w:val="20"/>
              </w:rPr>
              <w:t>Responsible Party</w:t>
            </w:r>
          </w:p>
        </w:tc>
        <w:tc>
          <w:tcPr>
            <w:tcW w:w="2340" w:type="dxa"/>
            <w:gridSpan w:val="5"/>
            <w:shd w:val="clear" w:color="auto" w:fill="D9D9D9"/>
          </w:tcPr>
          <w:p w14:paraId="672B47E5" w14:textId="2A917099" w:rsidR="00195DB1" w:rsidRPr="00D5163E" w:rsidRDefault="00195DB1" w:rsidP="007E081C">
            <w:pPr>
              <w:spacing w:after="0"/>
              <w:jc w:val="center"/>
              <w:rPr>
                <w:rFonts w:cs="Calibri"/>
                <w:b/>
                <w:szCs w:val="20"/>
              </w:rPr>
            </w:pPr>
            <w:r w:rsidRPr="00D5163E">
              <w:rPr>
                <w:rFonts w:cs="Calibri"/>
                <w:b/>
                <w:szCs w:val="20"/>
              </w:rPr>
              <w:t>Year 1</w:t>
            </w:r>
          </w:p>
        </w:tc>
        <w:tc>
          <w:tcPr>
            <w:tcW w:w="2340" w:type="dxa"/>
            <w:gridSpan w:val="5"/>
            <w:shd w:val="clear" w:color="auto" w:fill="D9D9D9"/>
          </w:tcPr>
          <w:p w14:paraId="02721774" w14:textId="1A467455" w:rsidR="00195DB1" w:rsidRPr="00D5163E" w:rsidRDefault="00195DB1" w:rsidP="007E081C">
            <w:pPr>
              <w:spacing w:after="0"/>
              <w:jc w:val="center"/>
              <w:rPr>
                <w:rFonts w:cs="Calibri"/>
                <w:b/>
                <w:szCs w:val="20"/>
              </w:rPr>
            </w:pPr>
            <w:r w:rsidRPr="00D5163E">
              <w:rPr>
                <w:rFonts w:cs="Calibri"/>
                <w:b/>
                <w:szCs w:val="20"/>
              </w:rPr>
              <w:t xml:space="preserve">Year 2 </w:t>
            </w:r>
          </w:p>
        </w:tc>
        <w:tc>
          <w:tcPr>
            <w:tcW w:w="2250" w:type="dxa"/>
            <w:gridSpan w:val="4"/>
            <w:shd w:val="clear" w:color="auto" w:fill="D9D9D9"/>
          </w:tcPr>
          <w:p w14:paraId="6DFA68E5" w14:textId="6ACABA48" w:rsidR="00195DB1" w:rsidRPr="00D5163E" w:rsidRDefault="00195DB1" w:rsidP="007E081C">
            <w:pPr>
              <w:spacing w:after="0"/>
              <w:jc w:val="center"/>
              <w:rPr>
                <w:rFonts w:cs="Calibri"/>
                <w:szCs w:val="20"/>
              </w:rPr>
            </w:pPr>
            <w:r w:rsidRPr="00D5163E">
              <w:rPr>
                <w:rFonts w:cs="Calibri"/>
                <w:b/>
                <w:szCs w:val="20"/>
              </w:rPr>
              <w:t xml:space="preserve">Year 3 </w:t>
            </w:r>
          </w:p>
        </w:tc>
      </w:tr>
      <w:tr w:rsidR="0056197D" w:rsidRPr="00D5163E" w14:paraId="16212724" w14:textId="77777777" w:rsidTr="0010633E">
        <w:tc>
          <w:tcPr>
            <w:tcW w:w="13518" w:type="dxa"/>
            <w:gridSpan w:val="16"/>
            <w:shd w:val="clear" w:color="auto" w:fill="auto"/>
            <w:vAlign w:val="center"/>
          </w:tcPr>
          <w:p w14:paraId="61E12A50" w14:textId="5FD33FF5" w:rsidR="00D67DA0" w:rsidRPr="00D5163E" w:rsidRDefault="00253973" w:rsidP="002C2489">
            <w:pPr>
              <w:spacing w:after="0"/>
              <w:rPr>
                <w:rFonts w:cs="Calibri"/>
                <w:szCs w:val="20"/>
              </w:rPr>
            </w:pPr>
            <w:r w:rsidRPr="00D5163E">
              <w:rPr>
                <w:rFonts w:cs="Calibri"/>
                <w:b/>
                <w:szCs w:val="20"/>
              </w:rPr>
              <w:t>Component/</w:t>
            </w:r>
            <w:r w:rsidR="00BF0444" w:rsidRPr="00D5163E">
              <w:rPr>
                <w:rFonts w:cs="Calibri"/>
                <w:b/>
                <w:szCs w:val="20"/>
              </w:rPr>
              <w:t xml:space="preserve">Outcome 1: Improved </w:t>
            </w:r>
            <w:r w:rsidR="00D67DA0" w:rsidRPr="00D5163E">
              <w:rPr>
                <w:rFonts w:cs="Calibri"/>
                <w:b/>
                <w:szCs w:val="20"/>
              </w:rPr>
              <w:t xml:space="preserve">quality, energy efficient and </w:t>
            </w:r>
            <w:r w:rsidR="000D1010" w:rsidRPr="00D5163E">
              <w:rPr>
                <w:rFonts w:cs="Calibri"/>
                <w:b/>
                <w:szCs w:val="20"/>
              </w:rPr>
              <w:t>affordable</w:t>
            </w:r>
            <w:r w:rsidR="00D67DA0" w:rsidRPr="00D5163E">
              <w:rPr>
                <w:rFonts w:cs="Calibri"/>
                <w:b/>
                <w:szCs w:val="20"/>
              </w:rPr>
              <w:t xml:space="preserve"> locally-produced EE Lighting (EEL) products and systems</w:t>
            </w:r>
          </w:p>
        </w:tc>
      </w:tr>
      <w:tr w:rsidR="0056197D" w:rsidRPr="00D5163E" w14:paraId="2E030CEE" w14:textId="77777777" w:rsidTr="00DB71EC">
        <w:tc>
          <w:tcPr>
            <w:tcW w:w="4608" w:type="dxa"/>
            <w:vMerge w:val="restart"/>
            <w:shd w:val="clear" w:color="auto" w:fill="auto"/>
            <w:vAlign w:val="center"/>
          </w:tcPr>
          <w:p w14:paraId="10E74F05" w14:textId="4C5FCA28" w:rsidR="009A6693" w:rsidRPr="00D5163E" w:rsidRDefault="009A6693" w:rsidP="002C2489">
            <w:pPr>
              <w:spacing w:after="0"/>
              <w:rPr>
                <w:rFonts w:cs="Calibri"/>
                <w:szCs w:val="20"/>
              </w:rPr>
            </w:pPr>
            <w:r w:rsidRPr="00D5163E">
              <w:rPr>
                <w:rFonts w:cs="Calibri"/>
                <w:szCs w:val="20"/>
              </w:rPr>
              <w:t xml:space="preserve">Output 1.1: </w:t>
            </w:r>
            <w:r w:rsidR="001867F6" w:rsidRPr="00D5163E">
              <w:rPr>
                <w:rFonts w:cs="Calibri"/>
                <w:szCs w:val="20"/>
              </w:rPr>
              <w:t>Establishment of knowledge center and systems that helps manufacturers in their production planning and policy makers in reviewing enabling environment</w:t>
            </w:r>
          </w:p>
        </w:tc>
        <w:tc>
          <w:tcPr>
            <w:tcW w:w="1980" w:type="dxa"/>
            <w:vMerge w:val="restart"/>
            <w:tcBorders>
              <w:right w:val="single" w:sz="4" w:space="0" w:color="auto"/>
            </w:tcBorders>
            <w:shd w:val="clear" w:color="auto" w:fill="auto"/>
            <w:vAlign w:val="center"/>
          </w:tcPr>
          <w:p w14:paraId="14CF3C79" w14:textId="77777777" w:rsidR="009A6693" w:rsidRPr="00D5163E" w:rsidRDefault="009A6693" w:rsidP="007E081C">
            <w:pPr>
              <w:spacing w:after="0"/>
              <w:rPr>
                <w:rFonts w:cs="Calibri"/>
                <w:szCs w:val="20"/>
              </w:rPr>
            </w:pPr>
            <w:r w:rsidRPr="00D5163E">
              <w:rPr>
                <w:rFonts w:cs="Calibri"/>
                <w:szCs w:val="20"/>
              </w:rPr>
              <w:t>MEMR/DG-NREEC</w:t>
            </w:r>
          </w:p>
        </w:tc>
        <w:tc>
          <w:tcPr>
            <w:tcW w:w="577" w:type="dxa"/>
            <w:tcBorders>
              <w:top w:val="single" w:sz="4" w:space="0" w:color="auto"/>
              <w:left w:val="single" w:sz="4" w:space="0" w:color="auto"/>
              <w:bottom w:val="nil"/>
              <w:right w:val="nil"/>
            </w:tcBorders>
            <w:shd w:val="clear" w:color="auto" w:fill="auto"/>
          </w:tcPr>
          <w:p w14:paraId="6D4FB6A3"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261E6C66"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78314F28"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16B6A406" w14:textId="77777777" w:rsidR="009A6693" w:rsidRPr="00D5163E" w:rsidRDefault="009A6693" w:rsidP="007E081C">
            <w:pPr>
              <w:spacing w:after="0"/>
              <w:rPr>
                <w:rFonts w:cs="Calibri"/>
                <w:szCs w:val="20"/>
              </w:rPr>
            </w:pPr>
          </w:p>
        </w:tc>
        <w:tc>
          <w:tcPr>
            <w:tcW w:w="577" w:type="dxa"/>
            <w:gridSpan w:val="2"/>
            <w:tcBorders>
              <w:top w:val="single" w:sz="4" w:space="0" w:color="auto"/>
              <w:left w:val="nil"/>
              <w:bottom w:val="nil"/>
              <w:right w:val="nil"/>
            </w:tcBorders>
            <w:shd w:val="clear" w:color="auto" w:fill="auto"/>
          </w:tcPr>
          <w:p w14:paraId="77BF42A2"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7F6C337D"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75003F50"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2589D879" w14:textId="77777777" w:rsidR="009A6693" w:rsidRPr="00D5163E" w:rsidRDefault="009A6693" w:rsidP="007E081C">
            <w:pPr>
              <w:spacing w:after="0"/>
              <w:rPr>
                <w:rFonts w:cs="Calibri"/>
                <w:szCs w:val="20"/>
              </w:rPr>
            </w:pPr>
          </w:p>
        </w:tc>
        <w:tc>
          <w:tcPr>
            <w:tcW w:w="577" w:type="dxa"/>
            <w:gridSpan w:val="2"/>
            <w:tcBorders>
              <w:top w:val="single" w:sz="4" w:space="0" w:color="auto"/>
              <w:left w:val="nil"/>
              <w:bottom w:val="nil"/>
              <w:right w:val="nil"/>
            </w:tcBorders>
            <w:shd w:val="clear" w:color="auto" w:fill="auto"/>
          </w:tcPr>
          <w:p w14:paraId="34426FE7"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tcPr>
          <w:p w14:paraId="73CBB181"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686591BB"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single" w:sz="4" w:space="0" w:color="auto"/>
            </w:tcBorders>
            <w:shd w:val="clear" w:color="auto" w:fill="auto"/>
          </w:tcPr>
          <w:p w14:paraId="1B94941E" w14:textId="77777777" w:rsidR="009A6693" w:rsidRPr="00D5163E" w:rsidRDefault="009A6693" w:rsidP="007E081C">
            <w:pPr>
              <w:spacing w:after="0"/>
              <w:rPr>
                <w:rFonts w:cs="Calibri"/>
                <w:szCs w:val="20"/>
              </w:rPr>
            </w:pPr>
          </w:p>
        </w:tc>
      </w:tr>
      <w:tr w:rsidR="0056197D" w:rsidRPr="00D5163E" w14:paraId="0E1E19DB" w14:textId="77777777" w:rsidTr="00DB71EC">
        <w:tc>
          <w:tcPr>
            <w:tcW w:w="4608" w:type="dxa"/>
            <w:vMerge/>
            <w:shd w:val="clear" w:color="auto" w:fill="auto"/>
          </w:tcPr>
          <w:p w14:paraId="4613CB9F" w14:textId="77777777" w:rsidR="009A6693" w:rsidRPr="00D5163E" w:rsidRDefault="009A6693" w:rsidP="007E081C">
            <w:pPr>
              <w:spacing w:after="0"/>
              <w:rPr>
                <w:rFonts w:cs="Calibri"/>
                <w:szCs w:val="20"/>
              </w:rPr>
            </w:pPr>
          </w:p>
        </w:tc>
        <w:tc>
          <w:tcPr>
            <w:tcW w:w="1980" w:type="dxa"/>
            <w:vMerge/>
            <w:tcBorders>
              <w:right w:val="single" w:sz="4" w:space="0" w:color="auto"/>
            </w:tcBorders>
            <w:shd w:val="clear" w:color="auto" w:fill="auto"/>
          </w:tcPr>
          <w:p w14:paraId="00775F58" w14:textId="77777777" w:rsidR="009A6693" w:rsidRPr="00D5163E" w:rsidRDefault="009A6693" w:rsidP="007E081C">
            <w:pPr>
              <w:spacing w:after="0"/>
              <w:rPr>
                <w:rFonts w:cs="Calibri"/>
                <w:szCs w:val="20"/>
              </w:rPr>
            </w:pPr>
          </w:p>
        </w:tc>
        <w:tc>
          <w:tcPr>
            <w:tcW w:w="577" w:type="dxa"/>
            <w:tcBorders>
              <w:top w:val="nil"/>
              <w:left w:val="single" w:sz="4" w:space="0" w:color="auto"/>
              <w:bottom w:val="single" w:sz="4" w:space="0" w:color="auto"/>
              <w:right w:val="nil"/>
            </w:tcBorders>
            <w:shd w:val="clear" w:color="auto" w:fill="auto"/>
          </w:tcPr>
          <w:p w14:paraId="7E915881"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28FD4D25"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18854243"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4B4BB232" w14:textId="77777777" w:rsidR="009A6693" w:rsidRPr="00D5163E" w:rsidRDefault="009A6693" w:rsidP="007E081C">
            <w:pPr>
              <w:spacing w:after="0"/>
              <w:rPr>
                <w:rFonts w:cs="Calibri"/>
                <w:szCs w:val="20"/>
              </w:rPr>
            </w:pPr>
          </w:p>
        </w:tc>
        <w:tc>
          <w:tcPr>
            <w:tcW w:w="577" w:type="dxa"/>
            <w:gridSpan w:val="2"/>
            <w:tcBorders>
              <w:top w:val="nil"/>
              <w:left w:val="nil"/>
              <w:bottom w:val="single" w:sz="4" w:space="0" w:color="auto"/>
              <w:right w:val="nil"/>
            </w:tcBorders>
            <w:shd w:val="clear" w:color="auto" w:fill="auto"/>
          </w:tcPr>
          <w:p w14:paraId="3200084C"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464B272C"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4C2A9B79"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199B5EA8" w14:textId="77777777" w:rsidR="009A6693" w:rsidRPr="00D5163E" w:rsidRDefault="009A6693" w:rsidP="007E081C">
            <w:pPr>
              <w:spacing w:after="0"/>
              <w:rPr>
                <w:rFonts w:cs="Calibri"/>
                <w:szCs w:val="20"/>
              </w:rPr>
            </w:pPr>
          </w:p>
        </w:tc>
        <w:tc>
          <w:tcPr>
            <w:tcW w:w="577" w:type="dxa"/>
            <w:gridSpan w:val="2"/>
            <w:tcBorders>
              <w:top w:val="nil"/>
              <w:left w:val="nil"/>
              <w:bottom w:val="single" w:sz="4" w:space="0" w:color="auto"/>
              <w:right w:val="nil"/>
            </w:tcBorders>
            <w:shd w:val="clear" w:color="auto" w:fill="auto"/>
          </w:tcPr>
          <w:p w14:paraId="788B0382"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tcPr>
          <w:p w14:paraId="08128013"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48C81778"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single" w:sz="4" w:space="0" w:color="auto"/>
            </w:tcBorders>
            <w:shd w:val="clear" w:color="auto" w:fill="auto"/>
          </w:tcPr>
          <w:p w14:paraId="3F3923C5" w14:textId="77777777" w:rsidR="009A6693" w:rsidRPr="00D5163E" w:rsidRDefault="009A6693" w:rsidP="007E081C">
            <w:pPr>
              <w:spacing w:after="0"/>
              <w:rPr>
                <w:rFonts w:cs="Calibri"/>
                <w:szCs w:val="20"/>
              </w:rPr>
            </w:pPr>
          </w:p>
        </w:tc>
      </w:tr>
      <w:tr w:rsidR="0056197D" w:rsidRPr="00D5163E" w14:paraId="25989346" w14:textId="77777777" w:rsidTr="00EB0572">
        <w:tc>
          <w:tcPr>
            <w:tcW w:w="4608" w:type="dxa"/>
            <w:vMerge/>
            <w:shd w:val="clear" w:color="auto" w:fill="auto"/>
          </w:tcPr>
          <w:p w14:paraId="33D29F81" w14:textId="77777777" w:rsidR="009A6693" w:rsidRPr="00D5163E" w:rsidRDefault="009A6693" w:rsidP="007E081C">
            <w:pPr>
              <w:spacing w:after="0"/>
              <w:rPr>
                <w:rFonts w:cs="Calibri"/>
                <w:szCs w:val="20"/>
              </w:rPr>
            </w:pPr>
          </w:p>
        </w:tc>
        <w:tc>
          <w:tcPr>
            <w:tcW w:w="1980" w:type="dxa"/>
            <w:vMerge/>
            <w:shd w:val="clear" w:color="auto" w:fill="auto"/>
          </w:tcPr>
          <w:p w14:paraId="323DF380" w14:textId="77777777" w:rsidR="009A6693" w:rsidRPr="00D5163E" w:rsidRDefault="009A6693" w:rsidP="007E081C">
            <w:pPr>
              <w:spacing w:after="0"/>
              <w:rPr>
                <w:rFonts w:cs="Calibri"/>
                <w:szCs w:val="20"/>
              </w:rPr>
            </w:pPr>
          </w:p>
        </w:tc>
        <w:tc>
          <w:tcPr>
            <w:tcW w:w="577" w:type="dxa"/>
            <w:tcBorders>
              <w:top w:val="single" w:sz="4" w:space="0" w:color="auto"/>
              <w:bottom w:val="single" w:sz="4" w:space="0" w:color="auto"/>
            </w:tcBorders>
            <w:shd w:val="clear" w:color="auto" w:fill="B8CCE4"/>
          </w:tcPr>
          <w:p w14:paraId="0DB354F6" w14:textId="77777777" w:rsidR="009A6693" w:rsidRPr="00D5163E" w:rsidRDefault="009A6693" w:rsidP="007E081C">
            <w:pPr>
              <w:spacing w:after="0"/>
              <w:rPr>
                <w:rFonts w:cs="Calibri"/>
                <w:szCs w:val="20"/>
              </w:rPr>
            </w:pPr>
          </w:p>
        </w:tc>
        <w:tc>
          <w:tcPr>
            <w:tcW w:w="578" w:type="dxa"/>
            <w:tcBorders>
              <w:top w:val="single" w:sz="4" w:space="0" w:color="auto"/>
              <w:bottom w:val="single" w:sz="4" w:space="0" w:color="auto"/>
            </w:tcBorders>
            <w:shd w:val="clear" w:color="auto" w:fill="B6DDE8" w:themeFill="accent5" w:themeFillTint="66"/>
          </w:tcPr>
          <w:p w14:paraId="33CF2494" w14:textId="77777777" w:rsidR="009A6693" w:rsidRPr="00D5163E" w:rsidRDefault="009A6693" w:rsidP="007E081C">
            <w:pPr>
              <w:spacing w:after="0"/>
              <w:rPr>
                <w:rFonts w:cs="Calibri"/>
                <w:szCs w:val="20"/>
              </w:rPr>
            </w:pPr>
          </w:p>
        </w:tc>
        <w:tc>
          <w:tcPr>
            <w:tcW w:w="577" w:type="dxa"/>
            <w:tcBorders>
              <w:top w:val="single" w:sz="4" w:space="0" w:color="auto"/>
              <w:bottom w:val="single" w:sz="4" w:space="0" w:color="auto"/>
            </w:tcBorders>
            <w:shd w:val="clear" w:color="auto" w:fill="B6DDE8" w:themeFill="accent5" w:themeFillTint="66"/>
          </w:tcPr>
          <w:p w14:paraId="2CBB18FC" w14:textId="77777777" w:rsidR="009A6693" w:rsidRPr="00D5163E" w:rsidRDefault="009A6693" w:rsidP="007E081C">
            <w:pPr>
              <w:spacing w:after="0"/>
              <w:rPr>
                <w:rFonts w:cs="Calibri"/>
                <w:szCs w:val="20"/>
              </w:rPr>
            </w:pPr>
          </w:p>
        </w:tc>
        <w:tc>
          <w:tcPr>
            <w:tcW w:w="578" w:type="dxa"/>
            <w:tcBorders>
              <w:top w:val="single" w:sz="4" w:space="0" w:color="auto"/>
              <w:bottom w:val="single" w:sz="4" w:space="0" w:color="auto"/>
            </w:tcBorders>
            <w:shd w:val="clear" w:color="auto" w:fill="B6DDE8" w:themeFill="accent5" w:themeFillTint="66"/>
          </w:tcPr>
          <w:p w14:paraId="20BA3F82" w14:textId="77777777" w:rsidR="009A6693" w:rsidRPr="00D5163E" w:rsidRDefault="009A6693" w:rsidP="007E081C">
            <w:pPr>
              <w:spacing w:after="0"/>
              <w:rPr>
                <w:rFonts w:cs="Calibri"/>
                <w:szCs w:val="20"/>
              </w:rPr>
            </w:pPr>
          </w:p>
        </w:tc>
        <w:tc>
          <w:tcPr>
            <w:tcW w:w="577" w:type="dxa"/>
            <w:gridSpan w:val="2"/>
            <w:tcBorders>
              <w:top w:val="single" w:sz="4" w:space="0" w:color="auto"/>
              <w:bottom w:val="single" w:sz="4" w:space="0" w:color="auto"/>
            </w:tcBorders>
            <w:shd w:val="clear" w:color="auto" w:fill="auto"/>
          </w:tcPr>
          <w:p w14:paraId="24232E67" w14:textId="77777777" w:rsidR="009A6693" w:rsidRPr="00D5163E" w:rsidRDefault="009A6693" w:rsidP="007E081C">
            <w:pPr>
              <w:spacing w:after="0"/>
              <w:rPr>
                <w:rFonts w:cs="Calibri"/>
                <w:szCs w:val="20"/>
              </w:rPr>
            </w:pPr>
          </w:p>
        </w:tc>
        <w:tc>
          <w:tcPr>
            <w:tcW w:w="578" w:type="dxa"/>
            <w:tcBorders>
              <w:top w:val="single" w:sz="4" w:space="0" w:color="auto"/>
              <w:bottom w:val="single" w:sz="4" w:space="0" w:color="auto"/>
            </w:tcBorders>
            <w:shd w:val="clear" w:color="auto" w:fill="auto"/>
          </w:tcPr>
          <w:p w14:paraId="74B7E687" w14:textId="77777777" w:rsidR="009A6693" w:rsidRPr="00D5163E" w:rsidRDefault="009A6693" w:rsidP="007E081C">
            <w:pPr>
              <w:spacing w:after="0"/>
              <w:rPr>
                <w:rFonts w:cs="Calibri"/>
                <w:szCs w:val="20"/>
              </w:rPr>
            </w:pPr>
          </w:p>
        </w:tc>
        <w:tc>
          <w:tcPr>
            <w:tcW w:w="577" w:type="dxa"/>
            <w:tcBorders>
              <w:top w:val="single" w:sz="4" w:space="0" w:color="auto"/>
              <w:bottom w:val="single" w:sz="4" w:space="0" w:color="auto"/>
            </w:tcBorders>
            <w:shd w:val="clear" w:color="auto" w:fill="auto"/>
          </w:tcPr>
          <w:p w14:paraId="4E13C353" w14:textId="77777777" w:rsidR="009A6693" w:rsidRPr="00D5163E" w:rsidRDefault="009A6693" w:rsidP="007E081C">
            <w:pPr>
              <w:spacing w:after="0"/>
              <w:rPr>
                <w:rFonts w:cs="Calibri"/>
                <w:szCs w:val="20"/>
              </w:rPr>
            </w:pPr>
          </w:p>
        </w:tc>
        <w:tc>
          <w:tcPr>
            <w:tcW w:w="578" w:type="dxa"/>
            <w:tcBorders>
              <w:top w:val="single" w:sz="4" w:space="0" w:color="auto"/>
              <w:bottom w:val="single" w:sz="4" w:space="0" w:color="auto"/>
            </w:tcBorders>
            <w:shd w:val="clear" w:color="auto" w:fill="auto"/>
          </w:tcPr>
          <w:p w14:paraId="673931C6" w14:textId="77777777" w:rsidR="009A6693" w:rsidRPr="00D5163E" w:rsidRDefault="009A6693" w:rsidP="007E081C">
            <w:pPr>
              <w:spacing w:after="0"/>
              <w:rPr>
                <w:rFonts w:cs="Calibri"/>
                <w:szCs w:val="20"/>
              </w:rPr>
            </w:pPr>
          </w:p>
        </w:tc>
        <w:tc>
          <w:tcPr>
            <w:tcW w:w="577" w:type="dxa"/>
            <w:gridSpan w:val="2"/>
            <w:tcBorders>
              <w:top w:val="single" w:sz="4" w:space="0" w:color="auto"/>
              <w:bottom w:val="single" w:sz="4" w:space="0" w:color="auto"/>
            </w:tcBorders>
            <w:shd w:val="clear" w:color="auto" w:fill="auto"/>
          </w:tcPr>
          <w:p w14:paraId="183764FB" w14:textId="77777777" w:rsidR="009A6693" w:rsidRPr="00D5163E" w:rsidRDefault="009A6693" w:rsidP="007E081C">
            <w:pPr>
              <w:spacing w:after="0"/>
              <w:rPr>
                <w:rFonts w:cs="Calibri"/>
                <w:szCs w:val="20"/>
              </w:rPr>
            </w:pPr>
          </w:p>
        </w:tc>
        <w:tc>
          <w:tcPr>
            <w:tcW w:w="578" w:type="dxa"/>
            <w:tcBorders>
              <w:top w:val="single" w:sz="4" w:space="0" w:color="auto"/>
              <w:bottom w:val="single" w:sz="4" w:space="0" w:color="auto"/>
            </w:tcBorders>
          </w:tcPr>
          <w:p w14:paraId="2029A1D0" w14:textId="77777777" w:rsidR="009A6693" w:rsidRPr="00D5163E" w:rsidRDefault="009A6693" w:rsidP="007E081C">
            <w:pPr>
              <w:spacing w:after="0"/>
              <w:rPr>
                <w:rFonts w:cs="Calibri"/>
                <w:szCs w:val="20"/>
              </w:rPr>
            </w:pPr>
          </w:p>
        </w:tc>
        <w:tc>
          <w:tcPr>
            <w:tcW w:w="577" w:type="dxa"/>
            <w:tcBorders>
              <w:top w:val="single" w:sz="4" w:space="0" w:color="auto"/>
              <w:bottom w:val="single" w:sz="4" w:space="0" w:color="auto"/>
            </w:tcBorders>
            <w:shd w:val="clear" w:color="auto" w:fill="auto"/>
          </w:tcPr>
          <w:p w14:paraId="78317DFA" w14:textId="77777777" w:rsidR="009A6693" w:rsidRPr="00D5163E" w:rsidRDefault="009A6693" w:rsidP="007E081C">
            <w:pPr>
              <w:spacing w:after="0"/>
              <w:rPr>
                <w:rFonts w:cs="Calibri"/>
                <w:szCs w:val="20"/>
              </w:rPr>
            </w:pPr>
          </w:p>
        </w:tc>
        <w:tc>
          <w:tcPr>
            <w:tcW w:w="578" w:type="dxa"/>
            <w:tcBorders>
              <w:top w:val="single" w:sz="4" w:space="0" w:color="auto"/>
              <w:bottom w:val="single" w:sz="4" w:space="0" w:color="auto"/>
            </w:tcBorders>
            <w:shd w:val="clear" w:color="auto" w:fill="auto"/>
          </w:tcPr>
          <w:p w14:paraId="1DBAE2B9" w14:textId="77777777" w:rsidR="009A6693" w:rsidRPr="00D5163E" w:rsidRDefault="009A6693" w:rsidP="007E081C">
            <w:pPr>
              <w:spacing w:after="0"/>
              <w:rPr>
                <w:rFonts w:cs="Calibri"/>
                <w:szCs w:val="20"/>
              </w:rPr>
            </w:pPr>
          </w:p>
        </w:tc>
      </w:tr>
      <w:tr w:rsidR="0056197D" w:rsidRPr="00D5163E" w14:paraId="062ABD0A" w14:textId="77777777" w:rsidTr="00DB71EC">
        <w:tc>
          <w:tcPr>
            <w:tcW w:w="4608" w:type="dxa"/>
            <w:vMerge/>
            <w:shd w:val="clear" w:color="auto" w:fill="auto"/>
          </w:tcPr>
          <w:p w14:paraId="6956A384" w14:textId="77777777" w:rsidR="009A6693" w:rsidRPr="00D5163E" w:rsidRDefault="009A6693" w:rsidP="007E081C">
            <w:pPr>
              <w:spacing w:after="0"/>
              <w:rPr>
                <w:rFonts w:cs="Calibri"/>
                <w:szCs w:val="20"/>
              </w:rPr>
            </w:pPr>
          </w:p>
        </w:tc>
        <w:tc>
          <w:tcPr>
            <w:tcW w:w="1980" w:type="dxa"/>
            <w:vMerge/>
            <w:shd w:val="clear" w:color="auto" w:fill="auto"/>
          </w:tcPr>
          <w:p w14:paraId="3BCBFCE8" w14:textId="77777777" w:rsidR="009A6693" w:rsidRPr="00D5163E" w:rsidRDefault="009A6693" w:rsidP="007E081C">
            <w:pPr>
              <w:spacing w:after="0"/>
              <w:rPr>
                <w:rFonts w:cs="Calibri"/>
                <w:szCs w:val="20"/>
              </w:rPr>
            </w:pPr>
          </w:p>
        </w:tc>
        <w:tc>
          <w:tcPr>
            <w:tcW w:w="577" w:type="dxa"/>
            <w:tcBorders>
              <w:bottom w:val="nil"/>
              <w:right w:val="nil"/>
            </w:tcBorders>
            <w:shd w:val="clear" w:color="auto" w:fill="auto"/>
          </w:tcPr>
          <w:p w14:paraId="1BB23716" w14:textId="77777777" w:rsidR="009A6693" w:rsidRPr="00D5163E" w:rsidRDefault="009A6693" w:rsidP="007E081C">
            <w:pPr>
              <w:spacing w:after="0"/>
              <w:rPr>
                <w:rFonts w:cs="Calibri"/>
                <w:szCs w:val="20"/>
              </w:rPr>
            </w:pPr>
          </w:p>
        </w:tc>
        <w:tc>
          <w:tcPr>
            <w:tcW w:w="578" w:type="dxa"/>
            <w:tcBorders>
              <w:left w:val="nil"/>
              <w:bottom w:val="nil"/>
              <w:right w:val="nil"/>
            </w:tcBorders>
            <w:shd w:val="clear" w:color="auto" w:fill="auto"/>
          </w:tcPr>
          <w:p w14:paraId="1EF80290" w14:textId="77777777" w:rsidR="009A6693" w:rsidRPr="00D5163E" w:rsidRDefault="009A6693" w:rsidP="007E081C">
            <w:pPr>
              <w:spacing w:after="0"/>
              <w:rPr>
                <w:rFonts w:cs="Calibri"/>
                <w:szCs w:val="20"/>
              </w:rPr>
            </w:pPr>
          </w:p>
        </w:tc>
        <w:tc>
          <w:tcPr>
            <w:tcW w:w="577" w:type="dxa"/>
            <w:tcBorders>
              <w:left w:val="nil"/>
              <w:bottom w:val="nil"/>
              <w:right w:val="nil"/>
            </w:tcBorders>
            <w:shd w:val="clear" w:color="auto" w:fill="auto"/>
          </w:tcPr>
          <w:p w14:paraId="2B87114D" w14:textId="77777777" w:rsidR="009A6693" w:rsidRPr="00D5163E" w:rsidRDefault="009A6693" w:rsidP="007E081C">
            <w:pPr>
              <w:spacing w:after="0"/>
              <w:rPr>
                <w:rFonts w:cs="Calibri"/>
                <w:szCs w:val="20"/>
              </w:rPr>
            </w:pPr>
          </w:p>
        </w:tc>
        <w:tc>
          <w:tcPr>
            <w:tcW w:w="578" w:type="dxa"/>
            <w:tcBorders>
              <w:left w:val="nil"/>
              <w:bottom w:val="nil"/>
              <w:right w:val="nil"/>
            </w:tcBorders>
            <w:shd w:val="clear" w:color="auto" w:fill="auto"/>
          </w:tcPr>
          <w:p w14:paraId="77AF7948" w14:textId="77777777" w:rsidR="009A6693" w:rsidRPr="00D5163E" w:rsidRDefault="009A6693" w:rsidP="007E081C">
            <w:pPr>
              <w:spacing w:after="0"/>
              <w:rPr>
                <w:rFonts w:cs="Calibri"/>
                <w:szCs w:val="20"/>
              </w:rPr>
            </w:pPr>
          </w:p>
        </w:tc>
        <w:tc>
          <w:tcPr>
            <w:tcW w:w="577" w:type="dxa"/>
            <w:gridSpan w:val="2"/>
            <w:tcBorders>
              <w:left w:val="nil"/>
              <w:bottom w:val="nil"/>
              <w:right w:val="nil"/>
            </w:tcBorders>
            <w:shd w:val="clear" w:color="auto" w:fill="auto"/>
          </w:tcPr>
          <w:p w14:paraId="21CCB5D8" w14:textId="77777777" w:rsidR="009A6693" w:rsidRPr="00D5163E" w:rsidRDefault="009A6693" w:rsidP="007E081C">
            <w:pPr>
              <w:spacing w:after="0"/>
              <w:rPr>
                <w:rFonts w:cs="Calibri"/>
                <w:szCs w:val="20"/>
              </w:rPr>
            </w:pPr>
          </w:p>
        </w:tc>
        <w:tc>
          <w:tcPr>
            <w:tcW w:w="578" w:type="dxa"/>
            <w:tcBorders>
              <w:left w:val="nil"/>
              <w:bottom w:val="nil"/>
              <w:right w:val="nil"/>
            </w:tcBorders>
            <w:shd w:val="clear" w:color="auto" w:fill="auto"/>
          </w:tcPr>
          <w:p w14:paraId="4568EE85" w14:textId="77777777" w:rsidR="009A6693" w:rsidRPr="00D5163E" w:rsidRDefault="009A6693" w:rsidP="007E081C">
            <w:pPr>
              <w:spacing w:after="0"/>
              <w:rPr>
                <w:rFonts w:cs="Calibri"/>
                <w:szCs w:val="20"/>
              </w:rPr>
            </w:pPr>
          </w:p>
        </w:tc>
        <w:tc>
          <w:tcPr>
            <w:tcW w:w="577" w:type="dxa"/>
            <w:tcBorders>
              <w:left w:val="nil"/>
              <w:bottom w:val="nil"/>
              <w:right w:val="nil"/>
            </w:tcBorders>
            <w:shd w:val="clear" w:color="auto" w:fill="auto"/>
          </w:tcPr>
          <w:p w14:paraId="65932FFE" w14:textId="77777777" w:rsidR="009A6693" w:rsidRPr="00D5163E" w:rsidRDefault="009A6693" w:rsidP="007E081C">
            <w:pPr>
              <w:spacing w:after="0"/>
              <w:rPr>
                <w:rFonts w:cs="Calibri"/>
                <w:szCs w:val="20"/>
              </w:rPr>
            </w:pPr>
          </w:p>
        </w:tc>
        <w:tc>
          <w:tcPr>
            <w:tcW w:w="578" w:type="dxa"/>
            <w:tcBorders>
              <w:left w:val="nil"/>
              <w:bottom w:val="nil"/>
              <w:right w:val="nil"/>
            </w:tcBorders>
            <w:shd w:val="clear" w:color="auto" w:fill="auto"/>
          </w:tcPr>
          <w:p w14:paraId="5AA50EA5" w14:textId="77777777" w:rsidR="009A6693" w:rsidRPr="00D5163E" w:rsidRDefault="009A6693" w:rsidP="007E081C">
            <w:pPr>
              <w:spacing w:after="0"/>
              <w:rPr>
                <w:rFonts w:cs="Calibri"/>
                <w:szCs w:val="20"/>
              </w:rPr>
            </w:pPr>
          </w:p>
        </w:tc>
        <w:tc>
          <w:tcPr>
            <w:tcW w:w="577" w:type="dxa"/>
            <w:gridSpan w:val="2"/>
            <w:tcBorders>
              <w:left w:val="nil"/>
              <w:bottom w:val="nil"/>
              <w:right w:val="nil"/>
            </w:tcBorders>
            <w:shd w:val="clear" w:color="auto" w:fill="auto"/>
          </w:tcPr>
          <w:p w14:paraId="092FB4F3" w14:textId="77777777" w:rsidR="009A6693" w:rsidRPr="00D5163E" w:rsidRDefault="009A6693" w:rsidP="007E081C">
            <w:pPr>
              <w:spacing w:after="0"/>
              <w:rPr>
                <w:rFonts w:cs="Calibri"/>
                <w:szCs w:val="20"/>
              </w:rPr>
            </w:pPr>
          </w:p>
        </w:tc>
        <w:tc>
          <w:tcPr>
            <w:tcW w:w="578" w:type="dxa"/>
            <w:tcBorders>
              <w:left w:val="nil"/>
              <w:bottom w:val="nil"/>
              <w:right w:val="nil"/>
            </w:tcBorders>
          </w:tcPr>
          <w:p w14:paraId="063D7C10" w14:textId="77777777" w:rsidR="009A6693" w:rsidRPr="00D5163E" w:rsidRDefault="009A6693" w:rsidP="007E081C">
            <w:pPr>
              <w:spacing w:after="0"/>
              <w:rPr>
                <w:rFonts w:cs="Calibri"/>
                <w:szCs w:val="20"/>
              </w:rPr>
            </w:pPr>
          </w:p>
        </w:tc>
        <w:tc>
          <w:tcPr>
            <w:tcW w:w="577" w:type="dxa"/>
            <w:tcBorders>
              <w:left w:val="nil"/>
              <w:bottom w:val="nil"/>
              <w:right w:val="nil"/>
            </w:tcBorders>
            <w:shd w:val="clear" w:color="auto" w:fill="auto"/>
          </w:tcPr>
          <w:p w14:paraId="7FCD249C" w14:textId="77777777" w:rsidR="009A6693" w:rsidRPr="00D5163E" w:rsidRDefault="009A6693" w:rsidP="007E081C">
            <w:pPr>
              <w:spacing w:after="0"/>
              <w:rPr>
                <w:rFonts w:cs="Calibri"/>
                <w:szCs w:val="20"/>
              </w:rPr>
            </w:pPr>
          </w:p>
        </w:tc>
        <w:tc>
          <w:tcPr>
            <w:tcW w:w="578" w:type="dxa"/>
            <w:tcBorders>
              <w:left w:val="nil"/>
              <w:bottom w:val="nil"/>
            </w:tcBorders>
            <w:shd w:val="clear" w:color="auto" w:fill="auto"/>
          </w:tcPr>
          <w:p w14:paraId="7C027AB7" w14:textId="77777777" w:rsidR="009A6693" w:rsidRPr="00D5163E" w:rsidRDefault="009A6693" w:rsidP="007E081C">
            <w:pPr>
              <w:spacing w:after="0"/>
              <w:rPr>
                <w:rFonts w:cs="Calibri"/>
                <w:szCs w:val="20"/>
              </w:rPr>
            </w:pPr>
          </w:p>
        </w:tc>
      </w:tr>
      <w:tr w:rsidR="0056197D" w:rsidRPr="00D5163E" w14:paraId="71D1FCC5" w14:textId="77777777" w:rsidTr="00DB71EC">
        <w:tc>
          <w:tcPr>
            <w:tcW w:w="4608" w:type="dxa"/>
            <w:vMerge/>
            <w:shd w:val="clear" w:color="auto" w:fill="auto"/>
          </w:tcPr>
          <w:p w14:paraId="30A2D42B" w14:textId="77777777" w:rsidR="009A6693" w:rsidRPr="00D5163E" w:rsidRDefault="009A6693" w:rsidP="007E081C">
            <w:pPr>
              <w:spacing w:after="0"/>
              <w:rPr>
                <w:rFonts w:cs="Calibri"/>
                <w:szCs w:val="20"/>
              </w:rPr>
            </w:pPr>
          </w:p>
        </w:tc>
        <w:tc>
          <w:tcPr>
            <w:tcW w:w="1980" w:type="dxa"/>
            <w:vMerge/>
            <w:shd w:val="clear" w:color="auto" w:fill="auto"/>
          </w:tcPr>
          <w:p w14:paraId="71B23D8D" w14:textId="77777777" w:rsidR="009A6693" w:rsidRPr="00D5163E" w:rsidRDefault="009A6693" w:rsidP="007E081C">
            <w:pPr>
              <w:spacing w:after="0"/>
              <w:rPr>
                <w:rFonts w:cs="Calibri"/>
                <w:szCs w:val="20"/>
              </w:rPr>
            </w:pPr>
          </w:p>
        </w:tc>
        <w:tc>
          <w:tcPr>
            <w:tcW w:w="577" w:type="dxa"/>
            <w:tcBorders>
              <w:top w:val="nil"/>
              <w:bottom w:val="single" w:sz="4" w:space="0" w:color="auto"/>
              <w:right w:val="nil"/>
            </w:tcBorders>
            <w:shd w:val="clear" w:color="auto" w:fill="auto"/>
          </w:tcPr>
          <w:p w14:paraId="5DF03272"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62CC32BA"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4EC2F850"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28BD00BC" w14:textId="77777777" w:rsidR="009A6693" w:rsidRPr="00D5163E" w:rsidRDefault="009A6693" w:rsidP="007E081C">
            <w:pPr>
              <w:spacing w:after="0"/>
              <w:rPr>
                <w:rFonts w:cs="Calibri"/>
                <w:szCs w:val="20"/>
              </w:rPr>
            </w:pPr>
          </w:p>
        </w:tc>
        <w:tc>
          <w:tcPr>
            <w:tcW w:w="577" w:type="dxa"/>
            <w:gridSpan w:val="2"/>
            <w:tcBorders>
              <w:top w:val="nil"/>
              <w:left w:val="nil"/>
              <w:bottom w:val="single" w:sz="4" w:space="0" w:color="auto"/>
              <w:right w:val="nil"/>
            </w:tcBorders>
            <w:shd w:val="clear" w:color="auto" w:fill="auto"/>
          </w:tcPr>
          <w:p w14:paraId="75D206CF"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155C1D3A"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09D9EE73"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089D63FC" w14:textId="77777777" w:rsidR="009A6693" w:rsidRPr="00D5163E" w:rsidRDefault="009A6693" w:rsidP="007E081C">
            <w:pPr>
              <w:spacing w:after="0"/>
              <w:rPr>
                <w:rFonts w:cs="Calibri"/>
                <w:szCs w:val="20"/>
              </w:rPr>
            </w:pPr>
          </w:p>
        </w:tc>
        <w:tc>
          <w:tcPr>
            <w:tcW w:w="577" w:type="dxa"/>
            <w:gridSpan w:val="2"/>
            <w:tcBorders>
              <w:top w:val="nil"/>
              <w:left w:val="nil"/>
              <w:bottom w:val="single" w:sz="4" w:space="0" w:color="auto"/>
              <w:right w:val="nil"/>
            </w:tcBorders>
            <w:shd w:val="clear" w:color="auto" w:fill="auto"/>
          </w:tcPr>
          <w:p w14:paraId="1911627D"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tcPr>
          <w:p w14:paraId="4AFC01C4"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40DCAA6C" w14:textId="77777777" w:rsidR="009A6693" w:rsidRPr="00D5163E" w:rsidRDefault="009A6693" w:rsidP="007E081C">
            <w:pPr>
              <w:spacing w:after="0"/>
              <w:rPr>
                <w:rFonts w:cs="Calibri"/>
                <w:szCs w:val="20"/>
              </w:rPr>
            </w:pPr>
          </w:p>
        </w:tc>
        <w:tc>
          <w:tcPr>
            <w:tcW w:w="578" w:type="dxa"/>
            <w:tcBorders>
              <w:top w:val="nil"/>
              <w:left w:val="nil"/>
              <w:bottom w:val="single" w:sz="4" w:space="0" w:color="auto"/>
            </w:tcBorders>
            <w:shd w:val="clear" w:color="auto" w:fill="auto"/>
          </w:tcPr>
          <w:p w14:paraId="6C82D27D" w14:textId="77777777" w:rsidR="009A6693" w:rsidRPr="00D5163E" w:rsidRDefault="009A6693" w:rsidP="007E081C">
            <w:pPr>
              <w:spacing w:after="0"/>
              <w:rPr>
                <w:rFonts w:cs="Calibri"/>
                <w:szCs w:val="20"/>
              </w:rPr>
            </w:pPr>
          </w:p>
        </w:tc>
      </w:tr>
      <w:tr w:rsidR="0056197D" w:rsidRPr="00D5163E" w14:paraId="70B2454F" w14:textId="77777777" w:rsidTr="00DB71EC">
        <w:tc>
          <w:tcPr>
            <w:tcW w:w="4608" w:type="dxa"/>
            <w:vMerge w:val="restart"/>
            <w:shd w:val="clear" w:color="auto" w:fill="auto"/>
            <w:vAlign w:val="center"/>
          </w:tcPr>
          <w:p w14:paraId="1FDAF90B" w14:textId="796CE6D2" w:rsidR="0056197D" w:rsidRPr="00D5163E" w:rsidRDefault="0056197D" w:rsidP="002C2489">
            <w:pPr>
              <w:spacing w:after="0"/>
              <w:rPr>
                <w:rFonts w:cs="Calibri"/>
                <w:szCs w:val="20"/>
              </w:rPr>
            </w:pPr>
            <w:r w:rsidRPr="00D5163E">
              <w:rPr>
                <w:rFonts w:cs="Calibri"/>
                <w:szCs w:val="20"/>
              </w:rPr>
              <w:t xml:space="preserve">Output 1.2: </w:t>
            </w:r>
            <w:r w:rsidR="00BF0444" w:rsidRPr="00D5163E">
              <w:rPr>
                <w:rFonts w:eastAsia="Malgun Gothic" w:cs="Calibri"/>
                <w:szCs w:val="20"/>
              </w:rPr>
              <w:t>Adopted and implemented business transformation plans of selected local lighting manufacturers to produce high quality energy efficient LED lamps</w:t>
            </w:r>
            <w:r w:rsidR="00BF0444" w:rsidRPr="00D5163E">
              <w:rPr>
                <w:rFonts w:eastAsia="Calibri" w:cs="Calibri"/>
                <w:szCs w:val="20"/>
              </w:rPr>
              <w:t xml:space="preserve"> that can meet future MEPS</w:t>
            </w:r>
          </w:p>
        </w:tc>
        <w:tc>
          <w:tcPr>
            <w:tcW w:w="1980" w:type="dxa"/>
            <w:vMerge w:val="restart"/>
            <w:shd w:val="clear" w:color="auto" w:fill="auto"/>
            <w:vAlign w:val="center"/>
          </w:tcPr>
          <w:p w14:paraId="2E90EEFE" w14:textId="77777777" w:rsidR="0056197D" w:rsidRPr="00D5163E" w:rsidRDefault="0056197D" w:rsidP="007E081C">
            <w:pPr>
              <w:spacing w:after="0"/>
              <w:rPr>
                <w:rFonts w:cs="Calibri"/>
                <w:szCs w:val="20"/>
              </w:rPr>
            </w:pPr>
            <w:r w:rsidRPr="00D5163E">
              <w:rPr>
                <w:rFonts w:cs="Calibri"/>
                <w:szCs w:val="20"/>
              </w:rPr>
              <w:t>MEMR/DG-NREEC</w:t>
            </w:r>
          </w:p>
        </w:tc>
        <w:tc>
          <w:tcPr>
            <w:tcW w:w="577" w:type="dxa"/>
            <w:tcBorders>
              <w:bottom w:val="nil"/>
              <w:right w:val="nil"/>
            </w:tcBorders>
            <w:shd w:val="clear" w:color="auto" w:fill="auto"/>
          </w:tcPr>
          <w:p w14:paraId="092D5181" w14:textId="77777777" w:rsidR="0056197D" w:rsidRPr="00D5163E" w:rsidRDefault="0056197D" w:rsidP="007E081C">
            <w:pPr>
              <w:spacing w:after="0"/>
              <w:rPr>
                <w:rFonts w:cs="Calibri"/>
                <w:szCs w:val="20"/>
              </w:rPr>
            </w:pPr>
          </w:p>
        </w:tc>
        <w:tc>
          <w:tcPr>
            <w:tcW w:w="578" w:type="dxa"/>
            <w:tcBorders>
              <w:left w:val="nil"/>
              <w:bottom w:val="nil"/>
              <w:right w:val="nil"/>
            </w:tcBorders>
            <w:shd w:val="clear" w:color="auto" w:fill="auto"/>
          </w:tcPr>
          <w:p w14:paraId="2A9C836D" w14:textId="77777777" w:rsidR="0056197D" w:rsidRPr="00D5163E" w:rsidRDefault="0056197D" w:rsidP="007E081C">
            <w:pPr>
              <w:spacing w:after="0"/>
              <w:rPr>
                <w:rFonts w:cs="Calibri"/>
                <w:szCs w:val="20"/>
              </w:rPr>
            </w:pPr>
          </w:p>
        </w:tc>
        <w:tc>
          <w:tcPr>
            <w:tcW w:w="577" w:type="dxa"/>
            <w:tcBorders>
              <w:left w:val="nil"/>
              <w:bottom w:val="nil"/>
              <w:right w:val="nil"/>
            </w:tcBorders>
            <w:shd w:val="clear" w:color="auto" w:fill="auto"/>
          </w:tcPr>
          <w:p w14:paraId="516AC3F7" w14:textId="77777777" w:rsidR="0056197D" w:rsidRPr="00D5163E" w:rsidRDefault="0056197D" w:rsidP="007E081C">
            <w:pPr>
              <w:spacing w:after="0"/>
              <w:rPr>
                <w:rFonts w:cs="Calibri"/>
                <w:szCs w:val="20"/>
              </w:rPr>
            </w:pPr>
          </w:p>
        </w:tc>
        <w:tc>
          <w:tcPr>
            <w:tcW w:w="578" w:type="dxa"/>
            <w:tcBorders>
              <w:left w:val="nil"/>
              <w:bottom w:val="nil"/>
              <w:right w:val="nil"/>
            </w:tcBorders>
            <w:shd w:val="clear" w:color="auto" w:fill="auto"/>
          </w:tcPr>
          <w:p w14:paraId="07ECACA1" w14:textId="77777777" w:rsidR="0056197D" w:rsidRPr="00D5163E" w:rsidRDefault="0056197D" w:rsidP="007E081C">
            <w:pPr>
              <w:spacing w:after="0"/>
              <w:rPr>
                <w:rFonts w:cs="Calibri"/>
                <w:szCs w:val="20"/>
              </w:rPr>
            </w:pPr>
          </w:p>
        </w:tc>
        <w:tc>
          <w:tcPr>
            <w:tcW w:w="577" w:type="dxa"/>
            <w:gridSpan w:val="2"/>
            <w:tcBorders>
              <w:left w:val="nil"/>
              <w:bottom w:val="nil"/>
              <w:right w:val="nil"/>
            </w:tcBorders>
            <w:shd w:val="clear" w:color="auto" w:fill="auto"/>
          </w:tcPr>
          <w:p w14:paraId="1DA7646C" w14:textId="77777777" w:rsidR="0056197D" w:rsidRPr="00D5163E" w:rsidRDefault="0056197D" w:rsidP="007E081C">
            <w:pPr>
              <w:spacing w:after="0"/>
              <w:rPr>
                <w:rFonts w:cs="Calibri"/>
                <w:szCs w:val="20"/>
              </w:rPr>
            </w:pPr>
          </w:p>
        </w:tc>
        <w:tc>
          <w:tcPr>
            <w:tcW w:w="578" w:type="dxa"/>
            <w:tcBorders>
              <w:left w:val="nil"/>
              <w:bottom w:val="nil"/>
              <w:right w:val="nil"/>
            </w:tcBorders>
            <w:shd w:val="clear" w:color="auto" w:fill="auto"/>
          </w:tcPr>
          <w:p w14:paraId="39C44519" w14:textId="77777777" w:rsidR="0056197D" w:rsidRPr="00D5163E" w:rsidRDefault="0056197D" w:rsidP="007E081C">
            <w:pPr>
              <w:spacing w:after="0"/>
              <w:rPr>
                <w:rFonts w:cs="Calibri"/>
                <w:szCs w:val="20"/>
              </w:rPr>
            </w:pPr>
          </w:p>
        </w:tc>
        <w:tc>
          <w:tcPr>
            <w:tcW w:w="577" w:type="dxa"/>
            <w:tcBorders>
              <w:left w:val="nil"/>
              <w:bottom w:val="nil"/>
              <w:right w:val="nil"/>
            </w:tcBorders>
            <w:shd w:val="clear" w:color="auto" w:fill="auto"/>
          </w:tcPr>
          <w:p w14:paraId="399B9CF6" w14:textId="77777777" w:rsidR="0056197D" w:rsidRPr="00D5163E" w:rsidRDefault="0056197D" w:rsidP="007E081C">
            <w:pPr>
              <w:spacing w:after="0"/>
              <w:rPr>
                <w:rFonts w:cs="Calibri"/>
                <w:szCs w:val="20"/>
              </w:rPr>
            </w:pPr>
          </w:p>
        </w:tc>
        <w:tc>
          <w:tcPr>
            <w:tcW w:w="578" w:type="dxa"/>
            <w:tcBorders>
              <w:left w:val="nil"/>
              <w:bottom w:val="nil"/>
              <w:right w:val="nil"/>
            </w:tcBorders>
            <w:shd w:val="clear" w:color="auto" w:fill="auto"/>
          </w:tcPr>
          <w:p w14:paraId="21E14AC8" w14:textId="77777777" w:rsidR="0056197D" w:rsidRPr="00D5163E" w:rsidRDefault="0056197D" w:rsidP="007E081C">
            <w:pPr>
              <w:spacing w:after="0"/>
              <w:rPr>
                <w:rFonts w:cs="Calibri"/>
                <w:szCs w:val="20"/>
              </w:rPr>
            </w:pPr>
          </w:p>
        </w:tc>
        <w:tc>
          <w:tcPr>
            <w:tcW w:w="577" w:type="dxa"/>
            <w:gridSpan w:val="2"/>
            <w:tcBorders>
              <w:left w:val="nil"/>
              <w:bottom w:val="nil"/>
              <w:right w:val="nil"/>
            </w:tcBorders>
            <w:shd w:val="clear" w:color="auto" w:fill="auto"/>
          </w:tcPr>
          <w:p w14:paraId="5AFEA416" w14:textId="77777777" w:rsidR="0056197D" w:rsidRPr="00D5163E" w:rsidRDefault="0056197D" w:rsidP="007E081C">
            <w:pPr>
              <w:spacing w:after="0"/>
              <w:rPr>
                <w:rFonts w:cs="Calibri"/>
                <w:szCs w:val="20"/>
              </w:rPr>
            </w:pPr>
          </w:p>
        </w:tc>
        <w:tc>
          <w:tcPr>
            <w:tcW w:w="578" w:type="dxa"/>
            <w:tcBorders>
              <w:left w:val="nil"/>
              <w:bottom w:val="nil"/>
              <w:right w:val="nil"/>
            </w:tcBorders>
          </w:tcPr>
          <w:p w14:paraId="75E9BA21" w14:textId="77777777" w:rsidR="0056197D" w:rsidRPr="00D5163E" w:rsidRDefault="0056197D" w:rsidP="007E081C">
            <w:pPr>
              <w:spacing w:after="0"/>
              <w:rPr>
                <w:rFonts w:cs="Calibri"/>
                <w:szCs w:val="20"/>
              </w:rPr>
            </w:pPr>
          </w:p>
        </w:tc>
        <w:tc>
          <w:tcPr>
            <w:tcW w:w="577" w:type="dxa"/>
            <w:tcBorders>
              <w:left w:val="nil"/>
              <w:bottom w:val="nil"/>
              <w:right w:val="nil"/>
            </w:tcBorders>
            <w:shd w:val="clear" w:color="auto" w:fill="auto"/>
          </w:tcPr>
          <w:p w14:paraId="22967189" w14:textId="77777777" w:rsidR="0056197D" w:rsidRPr="00D5163E" w:rsidRDefault="0056197D" w:rsidP="007E081C">
            <w:pPr>
              <w:spacing w:after="0"/>
              <w:rPr>
                <w:rFonts w:cs="Calibri"/>
                <w:szCs w:val="20"/>
              </w:rPr>
            </w:pPr>
          </w:p>
        </w:tc>
        <w:tc>
          <w:tcPr>
            <w:tcW w:w="578" w:type="dxa"/>
            <w:tcBorders>
              <w:left w:val="nil"/>
              <w:bottom w:val="nil"/>
            </w:tcBorders>
            <w:shd w:val="clear" w:color="auto" w:fill="auto"/>
          </w:tcPr>
          <w:p w14:paraId="008E5DD4" w14:textId="77777777" w:rsidR="0056197D" w:rsidRPr="00D5163E" w:rsidRDefault="0056197D" w:rsidP="007E081C">
            <w:pPr>
              <w:spacing w:after="0"/>
              <w:rPr>
                <w:rFonts w:cs="Calibri"/>
                <w:szCs w:val="20"/>
              </w:rPr>
            </w:pPr>
          </w:p>
        </w:tc>
      </w:tr>
      <w:tr w:rsidR="0056197D" w:rsidRPr="00D5163E" w14:paraId="67775997" w14:textId="77777777" w:rsidTr="00DB71EC">
        <w:tc>
          <w:tcPr>
            <w:tcW w:w="4608" w:type="dxa"/>
            <w:vMerge/>
            <w:shd w:val="clear" w:color="auto" w:fill="auto"/>
          </w:tcPr>
          <w:p w14:paraId="0219E9DB" w14:textId="77777777" w:rsidR="0056197D" w:rsidRPr="00D5163E" w:rsidRDefault="0056197D" w:rsidP="007E081C">
            <w:pPr>
              <w:spacing w:after="0"/>
              <w:rPr>
                <w:rFonts w:cs="Calibri"/>
                <w:szCs w:val="20"/>
              </w:rPr>
            </w:pPr>
          </w:p>
        </w:tc>
        <w:tc>
          <w:tcPr>
            <w:tcW w:w="1980" w:type="dxa"/>
            <w:vMerge/>
            <w:shd w:val="clear" w:color="auto" w:fill="auto"/>
          </w:tcPr>
          <w:p w14:paraId="372D22D8" w14:textId="77777777" w:rsidR="0056197D" w:rsidRPr="00D5163E" w:rsidRDefault="0056197D" w:rsidP="007E081C">
            <w:pPr>
              <w:spacing w:after="0"/>
              <w:rPr>
                <w:rFonts w:cs="Calibri"/>
                <w:szCs w:val="20"/>
              </w:rPr>
            </w:pPr>
          </w:p>
        </w:tc>
        <w:tc>
          <w:tcPr>
            <w:tcW w:w="577" w:type="dxa"/>
            <w:tcBorders>
              <w:top w:val="nil"/>
              <w:right w:val="nil"/>
            </w:tcBorders>
            <w:shd w:val="clear" w:color="auto" w:fill="auto"/>
          </w:tcPr>
          <w:p w14:paraId="599E795C" w14:textId="77777777" w:rsidR="0056197D" w:rsidRPr="00D5163E" w:rsidRDefault="0056197D" w:rsidP="007E081C">
            <w:pPr>
              <w:spacing w:after="0"/>
              <w:rPr>
                <w:rFonts w:cs="Calibri"/>
                <w:szCs w:val="20"/>
              </w:rPr>
            </w:pPr>
          </w:p>
        </w:tc>
        <w:tc>
          <w:tcPr>
            <w:tcW w:w="578" w:type="dxa"/>
            <w:tcBorders>
              <w:top w:val="nil"/>
              <w:left w:val="nil"/>
              <w:right w:val="nil"/>
            </w:tcBorders>
            <w:shd w:val="clear" w:color="auto" w:fill="auto"/>
          </w:tcPr>
          <w:p w14:paraId="2FA29471" w14:textId="77777777" w:rsidR="0056197D" w:rsidRPr="00D5163E" w:rsidRDefault="0056197D" w:rsidP="007E081C">
            <w:pPr>
              <w:spacing w:after="0"/>
              <w:rPr>
                <w:rFonts w:cs="Calibri"/>
                <w:szCs w:val="20"/>
              </w:rPr>
            </w:pPr>
          </w:p>
        </w:tc>
        <w:tc>
          <w:tcPr>
            <w:tcW w:w="577" w:type="dxa"/>
            <w:tcBorders>
              <w:top w:val="nil"/>
              <w:left w:val="nil"/>
              <w:right w:val="nil"/>
            </w:tcBorders>
            <w:shd w:val="clear" w:color="auto" w:fill="auto"/>
          </w:tcPr>
          <w:p w14:paraId="0B257A9C" w14:textId="77777777" w:rsidR="0056197D" w:rsidRPr="00D5163E" w:rsidRDefault="0056197D" w:rsidP="007E081C">
            <w:pPr>
              <w:spacing w:after="0"/>
              <w:rPr>
                <w:rFonts w:cs="Calibri"/>
                <w:szCs w:val="20"/>
              </w:rPr>
            </w:pPr>
          </w:p>
        </w:tc>
        <w:tc>
          <w:tcPr>
            <w:tcW w:w="578" w:type="dxa"/>
            <w:tcBorders>
              <w:top w:val="nil"/>
              <w:left w:val="nil"/>
              <w:right w:val="nil"/>
            </w:tcBorders>
            <w:shd w:val="clear" w:color="auto" w:fill="auto"/>
          </w:tcPr>
          <w:p w14:paraId="37DD780E" w14:textId="77777777" w:rsidR="0056197D" w:rsidRPr="00D5163E" w:rsidRDefault="0056197D" w:rsidP="007E081C">
            <w:pPr>
              <w:spacing w:after="0"/>
              <w:rPr>
                <w:rFonts w:cs="Calibri"/>
                <w:szCs w:val="20"/>
              </w:rPr>
            </w:pPr>
          </w:p>
        </w:tc>
        <w:tc>
          <w:tcPr>
            <w:tcW w:w="577" w:type="dxa"/>
            <w:gridSpan w:val="2"/>
            <w:tcBorders>
              <w:top w:val="nil"/>
              <w:left w:val="nil"/>
              <w:right w:val="nil"/>
            </w:tcBorders>
            <w:shd w:val="clear" w:color="auto" w:fill="auto"/>
          </w:tcPr>
          <w:p w14:paraId="46539291" w14:textId="77777777" w:rsidR="0056197D" w:rsidRPr="00D5163E" w:rsidRDefault="0056197D" w:rsidP="007E081C">
            <w:pPr>
              <w:spacing w:after="0"/>
              <w:rPr>
                <w:rFonts w:cs="Calibri"/>
                <w:szCs w:val="20"/>
              </w:rPr>
            </w:pPr>
          </w:p>
        </w:tc>
        <w:tc>
          <w:tcPr>
            <w:tcW w:w="578" w:type="dxa"/>
            <w:tcBorders>
              <w:top w:val="nil"/>
              <w:left w:val="nil"/>
              <w:right w:val="nil"/>
            </w:tcBorders>
            <w:shd w:val="clear" w:color="auto" w:fill="auto"/>
          </w:tcPr>
          <w:p w14:paraId="0F2AAA95" w14:textId="77777777" w:rsidR="0056197D" w:rsidRPr="00D5163E" w:rsidRDefault="0056197D" w:rsidP="007E081C">
            <w:pPr>
              <w:spacing w:after="0"/>
              <w:rPr>
                <w:rFonts w:cs="Calibri"/>
                <w:szCs w:val="20"/>
              </w:rPr>
            </w:pPr>
          </w:p>
        </w:tc>
        <w:tc>
          <w:tcPr>
            <w:tcW w:w="577" w:type="dxa"/>
            <w:tcBorders>
              <w:top w:val="nil"/>
              <w:left w:val="nil"/>
              <w:right w:val="nil"/>
            </w:tcBorders>
            <w:shd w:val="clear" w:color="auto" w:fill="auto"/>
          </w:tcPr>
          <w:p w14:paraId="72DECACD" w14:textId="77777777" w:rsidR="0056197D" w:rsidRPr="00D5163E" w:rsidRDefault="0056197D" w:rsidP="007E081C">
            <w:pPr>
              <w:spacing w:after="0"/>
              <w:rPr>
                <w:rFonts w:cs="Calibri"/>
                <w:szCs w:val="20"/>
              </w:rPr>
            </w:pPr>
          </w:p>
        </w:tc>
        <w:tc>
          <w:tcPr>
            <w:tcW w:w="578" w:type="dxa"/>
            <w:tcBorders>
              <w:top w:val="nil"/>
              <w:left w:val="nil"/>
              <w:right w:val="nil"/>
            </w:tcBorders>
            <w:shd w:val="clear" w:color="auto" w:fill="auto"/>
          </w:tcPr>
          <w:p w14:paraId="68170EE9" w14:textId="77777777" w:rsidR="0056197D" w:rsidRPr="00D5163E" w:rsidRDefault="0056197D" w:rsidP="007E081C">
            <w:pPr>
              <w:spacing w:after="0"/>
              <w:rPr>
                <w:rFonts w:cs="Calibri"/>
                <w:szCs w:val="20"/>
              </w:rPr>
            </w:pPr>
          </w:p>
        </w:tc>
        <w:tc>
          <w:tcPr>
            <w:tcW w:w="577" w:type="dxa"/>
            <w:gridSpan w:val="2"/>
            <w:tcBorders>
              <w:top w:val="nil"/>
              <w:left w:val="nil"/>
              <w:right w:val="nil"/>
            </w:tcBorders>
            <w:shd w:val="clear" w:color="auto" w:fill="auto"/>
          </w:tcPr>
          <w:p w14:paraId="57A3E4F9" w14:textId="77777777" w:rsidR="0056197D" w:rsidRPr="00D5163E" w:rsidRDefault="0056197D" w:rsidP="007E081C">
            <w:pPr>
              <w:spacing w:after="0"/>
              <w:rPr>
                <w:rFonts w:cs="Calibri"/>
                <w:szCs w:val="20"/>
              </w:rPr>
            </w:pPr>
          </w:p>
        </w:tc>
        <w:tc>
          <w:tcPr>
            <w:tcW w:w="578" w:type="dxa"/>
            <w:tcBorders>
              <w:top w:val="nil"/>
              <w:left w:val="nil"/>
              <w:right w:val="nil"/>
            </w:tcBorders>
          </w:tcPr>
          <w:p w14:paraId="4594069D" w14:textId="77777777" w:rsidR="0056197D" w:rsidRPr="00D5163E" w:rsidRDefault="0056197D" w:rsidP="007E081C">
            <w:pPr>
              <w:spacing w:after="0"/>
              <w:rPr>
                <w:rFonts w:cs="Calibri"/>
                <w:szCs w:val="20"/>
              </w:rPr>
            </w:pPr>
          </w:p>
        </w:tc>
        <w:tc>
          <w:tcPr>
            <w:tcW w:w="577" w:type="dxa"/>
            <w:tcBorders>
              <w:top w:val="nil"/>
              <w:left w:val="nil"/>
              <w:right w:val="nil"/>
            </w:tcBorders>
            <w:shd w:val="clear" w:color="auto" w:fill="auto"/>
          </w:tcPr>
          <w:p w14:paraId="5ACE8CED" w14:textId="77777777" w:rsidR="0056197D" w:rsidRPr="00D5163E" w:rsidRDefault="0056197D" w:rsidP="007E081C">
            <w:pPr>
              <w:spacing w:after="0"/>
              <w:rPr>
                <w:rFonts w:cs="Calibri"/>
                <w:szCs w:val="20"/>
              </w:rPr>
            </w:pPr>
          </w:p>
        </w:tc>
        <w:tc>
          <w:tcPr>
            <w:tcW w:w="578" w:type="dxa"/>
            <w:tcBorders>
              <w:top w:val="nil"/>
              <w:left w:val="nil"/>
            </w:tcBorders>
            <w:shd w:val="clear" w:color="auto" w:fill="auto"/>
          </w:tcPr>
          <w:p w14:paraId="41013C69" w14:textId="77777777" w:rsidR="0056197D" w:rsidRPr="00D5163E" w:rsidRDefault="0056197D" w:rsidP="007E081C">
            <w:pPr>
              <w:spacing w:after="0"/>
              <w:rPr>
                <w:rFonts w:cs="Calibri"/>
                <w:szCs w:val="20"/>
              </w:rPr>
            </w:pPr>
          </w:p>
        </w:tc>
      </w:tr>
      <w:tr w:rsidR="0056197D" w:rsidRPr="00D5163E" w14:paraId="726AA404" w14:textId="77777777" w:rsidTr="00EB0572">
        <w:tc>
          <w:tcPr>
            <w:tcW w:w="4608" w:type="dxa"/>
            <w:vMerge/>
            <w:shd w:val="clear" w:color="auto" w:fill="auto"/>
          </w:tcPr>
          <w:p w14:paraId="68B4E0B3" w14:textId="77777777" w:rsidR="0056197D" w:rsidRPr="00D5163E" w:rsidRDefault="0056197D" w:rsidP="007E081C">
            <w:pPr>
              <w:spacing w:after="0"/>
              <w:rPr>
                <w:rFonts w:cs="Calibri"/>
                <w:szCs w:val="20"/>
              </w:rPr>
            </w:pPr>
          </w:p>
        </w:tc>
        <w:tc>
          <w:tcPr>
            <w:tcW w:w="1980" w:type="dxa"/>
            <w:vMerge/>
            <w:shd w:val="clear" w:color="auto" w:fill="auto"/>
          </w:tcPr>
          <w:p w14:paraId="7E1D33FA" w14:textId="77777777" w:rsidR="0056197D" w:rsidRPr="00D5163E" w:rsidRDefault="0056197D" w:rsidP="007E081C">
            <w:pPr>
              <w:spacing w:after="0"/>
              <w:rPr>
                <w:rFonts w:cs="Calibri"/>
                <w:szCs w:val="20"/>
              </w:rPr>
            </w:pPr>
          </w:p>
        </w:tc>
        <w:tc>
          <w:tcPr>
            <w:tcW w:w="577" w:type="dxa"/>
            <w:tcBorders>
              <w:bottom w:val="single" w:sz="4" w:space="0" w:color="auto"/>
            </w:tcBorders>
            <w:shd w:val="clear" w:color="auto" w:fill="B6DDE8" w:themeFill="accent5" w:themeFillTint="66"/>
          </w:tcPr>
          <w:p w14:paraId="415FEED0" w14:textId="77777777" w:rsidR="0056197D" w:rsidRPr="00D5163E" w:rsidRDefault="0056197D" w:rsidP="007E081C">
            <w:pPr>
              <w:spacing w:after="0"/>
              <w:rPr>
                <w:rFonts w:cs="Calibri"/>
                <w:szCs w:val="20"/>
              </w:rPr>
            </w:pPr>
          </w:p>
        </w:tc>
        <w:tc>
          <w:tcPr>
            <w:tcW w:w="578" w:type="dxa"/>
            <w:tcBorders>
              <w:bottom w:val="single" w:sz="4" w:space="0" w:color="auto"/>
            </w:tcBorders>
            <w:shd w:val="clear" w:color="auto" w:fill="B6DDE8" w:themeFill="accent5" w:themeFillTint="66"/>
          </w:tcPr>
          <w:p w14:paraId="1859781C" w14:textId="77777777" w:rsidR="0056197D" w:rsidRPr="00D5163E" w:rsidRDefault="0056197D" w:rsidP="007E081C">
            <w:pPr>
              <w:spacing w:after="0"/>
              <w:rPr>
                <w:rFonts w:cs="Calibri"/>
                <w:szCs w:val="20"/>
              </w:rPr>
            </w:pPr>
          </w:p>
        </w:tc>
        <w:tc>
          <w:tcPr>
            <w:tcW w:w="577" w:type="dxa"/>
            <w:tcBorders>
              <w:bottom w:val="single" w:sz="4" w:space="0" w:color="auto"/>
            </w:tcBorders>
            <w:shd w:val="clear" w:color="auto" w:fill="B6DDE8" w:themeFill="accent5" w:themeFillTint="66"/>
          </w:tcPr>
          <w:p w14:paraId="3B6175C8" w14:textId="77777777" w:rsidR="0056197D" w:rsidRPr="00D5163E" w:rsidRDefault="0056197D" w:rsidP="007E081C">
            <w:pPr>
              <w:spacing w:after="0"/>
              <w:rPr>
                <w:rFonts w:cs="Calibri"/>
                <w:szCs w:val="20"/>
              </w:rPr>
            </w:pPr>
          </w:p>
        </w:tc>
        <w:tc>
          <w:tcPr>
            <w:tcW w:w="578" w:type="dxa"/>
            <w:tcBorders>
              <w:bottom w:val="single" w:sz="4" w:space="0" w:color="auto"/>
            </w:tcBorders>
            <w:shd w:val="clear" w:color="auto" w:fill="B6DDE8" w:themeFill="accent5" w:themeFillTint="66"/>
          </w:tcPr>
          <w:p w14:paraId="24F0488F" w14:textId="77777777" w:rsidR="0056197D" w:rsidRPr="00D5163E" w:rsidRDefault="0056197D" w:rsidP="007E081C">
            <w:pPr>
              <w:spacing w:after="0"/>
              <w:rPr>
                <w:rFonts w:cs="Calibri"/>
                <w:szCs w:val="20"/>
              </w:rPr>
            </w:pPr>
          </w:p>
        </w:tc>
        <w:tc>
          <w:tcPr>
            <w:tcW w:w="577" w:type="dxa"/>
            <w:gridSpan w:val="2"/>
            <w:tcBorders>
              <w:bottom w:val="single" w:sz="4" w:space="0" w:color="auto"/>
            </w:tcBorders>
            <w:shd w:val="clear" w:color="auto" w:fill="auto"/>
          </w:tcPr>
          <w:p w14:paraId="311C53B1" w14:textId="77777777" w:rsidR="0056197D" w:rsidRPr="00D5163E" w:rsidRDefault="0056197D" w:rsidP="007E081C">
            <w:pPr>
              <w:spacing w:after="0"/>
              <w:rPr>
                <w:rFonts w:cs="Calibri"/>
                <w:szCs w:val="20"/>
              </w:rPr>
            </w:pPr>
          </w:p>
        </w:tc>
        <w:tc>
          <w:tcPr>
            <w:tcW w:w="578" w:type="dxa"/>
            <w:tcBorders>
              <w:bottom w:val="single" w:sz="4" w:space="0" w:color="auto"/>
            </w:tcBorders>
            <w:shd w:val="clear" w:color="auto" w:fill="auto"/>
          </w:tcPr>
          <w:p w14:paraId="26C37A8E" w14:textId="77777777" w:rsidR="0056197D" w:rsidRPr="00D5163E" w:rsidRDefault="0056197D" w:rsidP="007E081C">
            <w:pPr>
              <w:spacing w:after="0"/>
              <w:rPr>
                <w:rFonts w:cs="Calibri"/>
                <w:szCs w:val="20"/>
              </w:rPr>
            </w:pPr>
          </w:p>
        </w:tc>
        <w:tc>
          <w:tcPr>
            <w:tcW w:w="577" w:type="dxa"/>
            <w:tcBorders>
              <w:bottom w:val="single" w:sz="4" w:space="0" w:color="auto"/>
            </w:tcBorders>
            <w:shd w:val="clear" w:color="auto" w:fill="auto"/>
          </w:tcPr>
          <w:p w14:paraId="3441577A" w14:textId="77777777" w:rsidR="0056197D" w:rsidRPr="00D5163E" w:rsidRDefault="0056197D" w:rsidP="007E081C">
            <w:pPr>
              <w:spacing w:after="0"/>
              <w:rPr>
                <w:rFonts w:cs="Calibri"/>
                <w:szCs w:val="20"/>
              </w:rPr>
            </w:pPr>
          </w:p>
        </w:tc>
        <w:tc>
          <w:tcPr>
            <w:tcW w:w="578" w:type="dxa"/>
            <w:tcBorders>
              <w:bottom w:val="single" w:sz="4" w:space="0" w:color="auto"/>
            </w:tcBorders>
            <w:shd w:val="clear" w:color="auto" w:fill="auto"/>
          </w:tcPr>
          <w:p w14:paraId="49C5BE82" w14:textId="77777777" w:rsidR="0056197D" w:rsidRPr="00D5163E" w:rsidRDefault="0056197D" w:rsidP="007E081C">
            <w:pPr>
              <w:spacing w:after="0"/>
              <w:rPr>
                <w:rFonts w:cs="Calibri"/>
                <w:szCs w:val="20"/>
              </w:rPr>
            </w:pPr>
          </w:p>
        </w:tc>
        <w:tc>
          <w:tcPr>
            <w:tcW w:w="577" w:type="dxa"/>
            <w:gridSpan w:val="2"/>
            <w:tcBorders>
              <w:bottom w:val="single" w:sz="4" w:space="0" w:color="auto"/>
            </w:tcBorders>
            <w:shd w:val="clear" w:color="auto" w:fill="auto"/>
          </w:tcPr>
          <w:p w14:paraId="422A5D3D" w14:textId="77777777" w:rsidR="0056197D" w:rsidRPr="00D5163E" w:rsidRDefault="0056197D" w:rsidP="007E081C">
            <w:pPr>
              <w:spacing w:after="0"/>
              <w:rPr>
                <w:rFonts w:cs="Calibri"/>
                <w:szCs w:val="20"/>
              </w:rPr>
            </w:pPr>
          </w:p>
        </w:tc>
        <w:tc>
          <w:tcPr>
            <w:tcW w:w="578" w:type="dxa"/>
            <w:tcBorders>
              <w:bottom w:val="single" w:sz="4" w:space="0" w:color="auto"/>
            </w:tcBorders>
          </w:tcPr>
          <w:p w14:paraId="6E47C918" w14:textId="77777777" w:rsidR="0056197D" w:rsidRPr="00D5163E" w:rsidRDefault="0056197D" w:rsidP="007E081C">
            <w:pPr>
              <w:spacing w:after="0"/>
              <w:rPr>
                <w:rFonts w:cs="Calibri"/>
                <w:szCs w:val="20"/>
              </w:rPr>
            </w:pPr>
          </w:p>
        </w:tc>
        <w:tc>
          <w:tcPr>
            <w:tcW w:w="577" w:type="dxa"/>
            <w:tcBorders>
              <w:bottom w:val="single" w:sz="4" w:space="0" w:color="auto"/>
            </w:tcBorders>
            <w:shd w:val="clear" w:color="auto" w:fill="auto"/>
          </w:tcPr>
          <w:p w14:paraId="52FA990D" w14:textId="77777777" w:rsidR="0056197D" w:rsidRPr="00D5163E" w:rsidRDefault="0056197D" w:rsidP="007E081C">
            <w:pPr>
              <w:spacing w:after="0"/>
              <w:rPr>
                <w:rFonts w:cs="Calibri"/>
                <w:szCs w:val="20"/>
              </w:rPr>
            </w:pPr>
          </w:p>
        </w:tc>
        <w:tc>
          <w:tcPr>
            <w:tcW w:w="578" w:type="dxa"/>
            <w:tcBorders>
              <w:bottom w:val="single" w:sz="4" w:space="0" w:color="auto"/>
            </w:tcBorders>
            <w:shd w:val="clear" w:color="auto" w:fill="auto"/>
          </w:tcPr>
          <w:p w14:paraId="72CE60F6" w14:textId="77777777" w:rsidR="0056197D" w:rsidRPr="00D5163E" w:rsidRDefault="0056197D" w:rsidP="007E081C">
            <w:pPr>
              <w:spacing w:after="0"/>
              <w:rPr>
                <w:rFonts w:cs="Calibri"/>
                <w:szCs w:val="20"/>
              </w:rPr>
            </w:pPr>
          </w:p>
        </w:tc>
      </w:tr>
      <w:tr w:rsidR="0056197D" w:rsidRPr="00D5163E" w14:paraId="3C135966" w14:textId="77777777" w:rsidTr="00DB71EC">
        <w:tc>
          <w:tcPr>
            <w:tcW w:w="4608" w:type="dxa"/>
            <w:vMerge/>
            <w:shd w:val="clear" w:color="auto" w:fill="auto"/>
          </w:tcPr>
          <w:p w14:paraId="002327F7" w14:textId="77777777" w:rsidR="0056197D" w:rsidRPr="00D5163E" w:rsidRDefault="0056197D" w:rsidP="007E081C">
            <w:pPr>
              <w:spacing w:after="0"/>
              <w:rPr>
                <w:rFonts w:cs="Calibri"/>
                <w:szCs w:val="20"/>
              </w:rPr>
            </w:pPr>
          </w:p>
        </w:tc>
        <w:tc>
          <w:tcPr>
            <w:tcW w:w="1980" w:type="dxa"/>
            <w:vMerge/>
            <w:shd w:val="clear" w:color="auto" w:fill="auto"/>
          </w:tcPr>
          <w:p w14:paraId="5FC0E19B" w14:textId="77777777" w:rsidR="0056197D" w:rsidRPr="00D5163E" w:rsidRDefault="0056197D" w:rsidP="007E081C">
            <w:pPr>
              <w:spacing w:after="0"/>
              <w:rPr>
                <w:rFonts w:cs="Calibri"/>
                <w:szCs w:val="20"/>
              </w:rPr>
            </w:pPr>
          </w:p>
        </w:tc>
        <w:tc>
          <w:tcPr>
            <w:tcW w:w="577" w:type="dxa"/>
            <w:tcBorders>
              <w:bottom w:val="nil"/>
              <w:right w:val="nil"/>
            </w:tcBorders>
            <w:shd w:val="clear" w:color="auto" w:fill="auto"/>
          </w:tcPr>
          <w:p w14:paraId="059BDDF7" w14:textId="77777777" w:rsidR="0056197D" w:rsidRPr="00D5163E" w:rsidRDefault="0056197D" w:rsidP="007E081C">
            <w:pPr>
              <w:spacing w:after="0"/>
              <w:rPr>
                <w:rFonts w:cs="Calibri"/>
                <w:szCs w:val="20"/>
              </w:rPr>
            </w:pPr>
          </w:p>
        </w:tc>
        <w:tc>
          <w:tcPr>
            <w:tcW w:w="578" w:type="dxa"/>
            <w:tcBorders>
              <w:left w:val="nil"/>
              <w:bottom w:val="nil"/>
              <w:right w:val="nil"/>
            </w:tcBorders>
            <w:shd w:val="clear" w:color="auto" w:fill="auto"/>
          </w:tcPr>
          <w:p w14:paraId="479F08BF" w14:textId="77777777" w:rsidR="0056197D" w:rsidRPr="00D5163E" w:rsidRDefault="0056197D" w:rsidP="007E081C">
            <w:pPr>
              <w:spacing w:after="0"/>
              <w:rPr>
                <w:rFonts w:cs="Calibri"/>
                <w:szCs w:val="20"/>
              </w:rPr>
            </w:pPr>
          </w:p>
        </w:tc>
        <w:tc>
          <w:tcPr>
            <w:tcW w:w="577" w:type="dxa"/>
            <w:tcBorders>
              <w:left w:val="nil"/>
              <w:bottom w:val="nil"/>
              <w:right w:val="nil"/>
            </w:tcBorders>
            <w:shd w:val="clear" w:color="auto" w:fill="auto"/>
          </w:tcPr>
          <w:p w14:paraId="3B1F742F" w14:textId="77777777" w:rsidR="0056197D" w:rsidRPr="00D5163E" w:rsidRDefault="0056197D" w:rsidP="007E081C">
            <w:pPr>
              <w:spacing w:after="0"/>
              <w:rPr>
                <w:rFonts w:cs="Calibri"/>
                <w:szCs w:val="20"/>
              </w:rPr>
            </w:pPr>
          </w:p>
        </w:tc>
        <w:tc>
          <w:tcPr>
            <w:tcW w:w="578" w:type="dxa"/>
            <w:tcBorders>
              <w:left w:val="nil"/>
              <w:bottom w:val="nil"/>
              <w:right w:val="nil"/>
            </w:tcBorders>
            <w:shd w:val="clear" w:color="auto" w:fill="auto"/>
          </w:tcPr>
          <w:p w14:paraId="40B8FF06" w14:textId="77777777" w:rsidR="0056197D" w:rsidRPr="00D5163E" w:rsidRDefault="0056197D" w:rsidP="007E081C">
            <w:pPr>
              <w:spacing w:after="0"/>
              <w:rPr>
                <w:rFonts w:cs="Calibri"/>
                <w:szCs w:val="20"/>
              </w:rPr>
            </w:pPr>
          </w:p>
        </w:tc>
        <w:tc>
          <w:tcPr>
            <w:tcW w:w="577" w:type="dxa"/>
            <w:gridSpan w:val="2"/>
            <w:tcBorders>
              <w:left w:val="nil"/>
              <w:bottom w:val="nil"/>
              <w:right w:val="nil"/>
            </w:tcBorders>
            <w:shd w:val="clear" w:color="auto" w:fill="auto"/>
          </w:tcPr>
          <w:p w14:paraId="141C5BC1" w14:textId="77777777" w:rsidR="0056197D" w:rsidRPr="00D5163E" w:rsidRDefault="0056197D" w:rsidP="007E081C">
            <w:pPr>
              <w:spacing w:after="0"/>
              <w:rPr>
                <w:rFonts w:cs="Calibri"/>
                <w:szCs w:val="20"/>
              </w:rPr>
            </w:pPr>
          </w:p>
        </w:tc>
        <w:tc>
          <w:tcPr>
            <w:tcW w:w="578" w:type="dxa"/>
            <w:tcBorders>
              <w:left w:val="nil"/>
              <w:bottom w:val="nil"/>
              <w:right w:val="nil"/>
            </w:tcBorders>
            <w:shd w:val="clear" w:color="auto" w:fill="auto"/>
          </w:tcPr>
          <w:p w14:paraId="1EF8B509" w14:textId="77777777" w:rsidR="0056197D" w:rsidRPr="00D5163E" w:rsidRDefault="0056197D" w:rsidP="007E081C">
            <w:pPr>
              <w:spacing w:after="0"/>
              <w:rPr>
                <w:rFonts w:cs="Calibri"/>
                <w:szCs w:val="20"/>
              </w:rPr>
            </w:pPr>
          </w:p>
        </w:tc>
        <w:tc>
          <w:tcPr>
            <w:tcW w:w="577" w:type="dxa"/>
            <w:tcBorders>
              <w:left w:val="nil"/>
              <w:bottom w:val="nil"/>
              <w:right w:val="nil"/>
            </w:tcBorders>
            <w:shd w:val="clear" w:color="auto" w:fill="auto"/>
          </w:tcPr>
          <w:p w14:paraId="4645DD68" w14:textId="77777777" w:rsidR="0056197D" w:rsidRPr="00D5163E" w:rsidRDefault="0056197D" w:rsidP="007E081C">
            <w:pPr>
              <w:spacing w:after="0"/>
              <w:rPr>
                <w:rFonts w:cs="Calibri"/>
                <w:szCs w:val="20"/>
              </w:rPr>
            </w:pPr>
          </w:p>
        </w:tc>
        <w:tc>
          <w:tcPr>
            <w:tcW w:w="578" w:type="dxa"/>
            <w:tcBorders>
              <w:left w:val="nil"/>
              <w:bottom w:val="nil"/>
              <w:right w:val="nil"/>
            </w:tcBorders>
            <w:shd w:val="clear" w:color="auto" w:fill="auto"/>
          </w:tcPr>
          <w:p w14:paraId="014BAF09" w14:textId="77777777" w:rsidR="0056197D" w:rsidRPr="00D5163E" w:rsidRDefault="0056197D" w:rsidP="007E081C">
            <w:pPr>
              <w:spacing w:after="0"/>
              <w:rPr>
                <w:rFonts w:cs="Calibri"/>
                <w:szCs w:val="20"/>
              </w:rPr>
            </w:pPr>
          </w:p>
        </w:tc>
        <w:tc>
          <w:tcPr>
            <w:tcW w:w="577" w:type="dxa"/>
            <w:gridSpan w:val="2"/>
            <w:tcBorders>
              <w:left w:val="nil"/>
              <w:bottom w:val="nil"/>
              <w:right w:val="nil"/>
            </w:tcBorders>
            <w:shd w:val="clear" w:color="auto" w:fill="auto"/>
          </w:tcPr>
          <w:p w14:paraId="4F868DFD" w14:textId="77777777" w:rsidR="0056197D" w:rsidRPr="00D5163E" w:rsidRDefault="0056197D" w:rsidP="007E081C">
            <w:pPr>
              <w:spacing w:after="0"/>
              <w:rPr>
                <w:rFonts w:cs="Calibri"/>
                <w:szCs w:val="20"/>
              </w:rPr>
            </w:pPr>
          </w:p>
        </w:tc>
        <w:tc>
          <w:tcPr>
            <w:tcW w:w="578" w:type="dxa"/>
            <w:tcBorders>
              <w:left w:val="nil"/>
              <w:bottom w:val="nil"/>
              <w:right w:val="nil"/>
            </w:tcBorders>
          </w:tcPr>
          <w:p w14:paraId="7801F2B5" w14:textId="77777777" w:rsidR="0056197D" w:rsidRPr="00D5163E" w:rsidRDefault="0056197D" w:rsidP="007E081C">
            <w:pPr>
              <w:spacing w:after="0"/>
              <w:rPr>
                <w:rFonts w:cs="Calibri"/>
                <w:szCs w:val="20"/>
              </w:rPr>
            </w:pPr>
          </w:p>
        </w:tc>
        <w:tc>
          <w:tcPr>
            <w:tcW w:w="577" w:type="dxa"/>
            <w:tcBorders>
              <w:left w:val="nil"/>
              <w:bottom w:val="nil"/>
              <w:right w:val="nil"/>
            </w:tcBorders>
            <w:shd w:val="clear" w:color="auto" w:fill="auto"/>
          </w:tcPr>
          <w:p w14:paraId="7DC90036" w14:textId="77777777" w:rsidR="0056197D" w:rsidRPr="00D5163E" w:rsidRDefault="0056197D" w:rsidP="007E081C">
            <w:pPr>
              <w:spacing w:after="0"/>
              <w:rPr>
                <w:rFonts w:cs="Calibri"/>
                <w:szCs w:val="20"/>
              </w:rPr>
            </w:pPr>
          </w:p>
        </w:tc>
        <w:tc>
          <w:tcPr>
            <w:tcW w:w="578" w:type="dxa"/>
            <w:tcBorders>
              <w:left w:val="nil"/>
              <w:bottom w:val="nil"/>
            </w:tcBorders>
            <w:shd w:val="clear" w:color="auto" w:fill="auto"/>
          </w:tcPr>
          <w:p w14:paraId="231A1E91" w14:textId="77777777" w:rsidR="0056197D" w:rsidRPr="00D5163E" w:rsidRDefault="0056197D" w:rsidP="007E081C">
            <w:pPr>
              <w:spacing w:after="0"/>
              <w:rPr>
                <w:rFonts w:cs="Calibri"/>
                <w:szCs w:val="20"/>
              </w:rPr>
            </w:pPr>
          </w:p>
        </w:tc>
      </w:tr>
      <w:tr w:rsidR="0056197D" w:rsidRPr="00D5163E" w14:paraId="7EC2B74D" w14:textId="77777777" w:rsidTr="00DB71EC">
        <w:tc>
          <w:tcPr>
            <w:tcW w:w="4608" w:type="dxa"/>
            <w:vMerge/>
            <w:shd w:val="clear" w:color="auto" w:fill="auto"/>
          </w:tcPr>
          <w:p w14:paraId="4D5964C9" w14:textId="77777777" w:rsidR="0056197D" w:rsidRPr="00D5163E" w:rsidRDefault="0056197D" w:rsidP="007E081C">
            <w:pPr>
              <w:spacing w:after="0"/>
              <w:rPr>
                <w:rFonts w:cs="Calibri"/>
                <w:szCs w:val="20"/>
              </w:rPr>
            </w:pPr>
          </w:p>
        </w:tc>
        <w:tc>
          <w:tcPr>
            <w:tcW w:w="1980" w:type="dxa"/>
            <w:vMerge/>
            <w:shd w:val="clear" w:color="auto" w:fill="auto"/>
          </w:tcPr>
          <w:p w14:paraId="797C5ED7" w14:textId="77777777" w:rsidR="0056197D" w:rsidRPr="00D5163E" w:rsidRDefault="0056197D" w:rsidP="007E081C">
            <w:pPr>
              <w:spacing w:after="0"/>
              <w:rPr>
                <w:rFonts w:cs="Calibri"/>
                <w:szCs w:val="20"/>
              </w:rPr>
            </w:pPr>
          </w:p>
        </w:tc>
        <w:tc>
          <w:tcPr>
            <w:tcW w:w="577" w:type="dxa"/>
            <w:tcBorders>
              <w:top w:val="nil"/>
              <w:bottom w:val="single" w:sz="4" w:space="0" w:color="auto"/>
              <w:right w:val="nil"/>
            </w:tcBorders>
            <w:shd w:val="clear" w:color="auto" w:fill="auto"/>
          </w:tcPr>
          <w:p w14:paraId="334F468E" w14:textId="77777777" w:rsidR="0056197D" w:rsidRPr="00D5163E" w:rsidRDefault="0056197D"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03529785" w14:textId="77777777" w:rsidR="0056197D" w:rsidRPr="00D5163E" w:rsidRDefault="0056197D"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128B8C4E" w14:textId="77777777" w:rsidR="0056197D" w:rsidRPr="00D5163E" w:rsidRDefault="0056197D"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0E924EA7" w14:textId="77777777" w:rsidR="0056197D" w:rsidRPr="00D5163E" w:rsidRDefault="0056197D" w:rsidP="007E081C">
            <w:pPr>
              <w:spacing w:after="0"/>
              <w:rPr>
                <w:rFonts w:cs="Calibri"/>
                <w:szCs w:val="20"/>
              </w:rPr>
            </w:pPr>
          </w:p>
        </w:tc>
        <w:tc>
          <w:tcPr>
            <w:tcW w:w="577" w:type="dxa"/>
            <w:gridSpan w:val="2"/>
            <w:tcBorders>
              <w:top w:val="nil"/>
              <w:left w:val="nil"/>
              <w:bottom w:val="single" w:sz="4" w:space="0" w:color="auto"/>
              <w:right w:val="nil"/>
            </w:tcBorders>
            <w:shd w:val="clear" w:color="auto" w:fill="auto"/>
          </w:tcPr>
          <w:p w14:paraId="1DE01DA2" w14:textId="77777777" w:rsidR="0056197D" w:rsidRPr="00D5163E" w:rsidRDefault="0056197D"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39DD95D6" w14:textId="77777777" w:rsidR="0056197D" w:rsidRPr="00D5163E" w:rsidRDefault="0056197D"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04C9FF3F" w14:textId="77777777" w:rsidR="0056197D" w:rsidRPr="00D5163E" w:rsidRDefault="0056197D"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5451D8D2" w14:textId="77777777" w:rsidR="0056197D" w:rsidRPr="00D5163E" w:rsidRDefault="0056197D" w:rsidP="007E081C">
            <w:pPr>
              <w:spacing w:after="0"/>
              <w:rPr>
                <w:rFonts w:cs="Calibri"/>
                <w:szCs w:val="20"/>
              </w:rPr>
            </w:pPr>
          </w:p>
        </w:tc>
        <w:tc>
          <w:tcPr>
            <w:tcW w:w="577" w:type="dxa"/>
            <w:gridSpan w:val="2"/>
            <w:tcBorders>
              <w:top w:val="nil"/>
              <w:left w:val="nil"/>
              <w:bottom w:val="single" w:sz="4" w:space="0" w:color="auto"/>
              <w:right w:val="nil"/>
            </w:tcBorders>
            <w:shd w:val="clear" w:color="auto" w:fill="auto"/>
          </w:tcPr>
          <w:p w14:paraId="62F7CE52" w14:textId="77777777" w:rsidR="0056197D" w:rsidRPr="00D5163E" w:rsidRDefault="0056197D" w:rsidP="007E081C">
            <w:pPr>
              <w:spacing w:after="0"/>
              <w:rPr>
                <w:rFonts w:cs="Calibri"/>
                <w:szCs w:val="20"/>
              </w:rPr>
            </w:pPr>
          </w:p>
        </w:tc>
        <w:tc>
          <w:tcPr>
            <w:tcW w:w="578" w:type="dxa"/>
            <w:tcBorders>
              <w:top w:val="nil"/>
              <w:left w:val="nil"/>
              <w:bottom w:val="single" w:sz="4" w:space="0" w:color="auto"/>
              <w:right w:val="nil"/>
            </w:tcBorders>
          </w:tcPr>
          <w:p w14:paraId="57B31E6B" w14:textId="77777777" w:rsidR="0056197D" w:rsidRPr="00D5163E" w:rsidRDefault="0056197D"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0DA2C7AA" w14:textId="77777777" w:rsidR="0056197D" w:rsidRPr="00D5163E" w:rsidRDefault="0056197D" w:rsidP="007E081C">
            <w:pPr>
              <w:spacing w:after="0"/>
              <w:rPr>
                <w:rFonts w:cs="Calibri"/>
                <w:szCs w:val="20"/>
              </w:rPr>
            </w:pPr>
          </w:p>
        </w:tc>
        <w:tc>
          <w:tcPr>
            <w:tcW w:w="578" w:type="dxa"/>
            <w:tcBorders>
              <w:top w:val="nil"/>
              <w:left w:val="nil"/>
              <w:bottom w:val="single" w:sz="4" w:space="0" w:color="auto"/>
            </w:tcBorders>
            <w:shd w:val="clear" w:color="auto" w:fill="auto"/>
          </w:tcPr>
          <w:p w14:paraId="38D2819A" w14:textId="77777777" w:rsidR="0056197D" w:rsidRPr="00D5163E" w:rsidRDefault="0056197D" w:rsidP="007E081C">
            <w:pPr>
              <w:spacing w:after="0"/>
              <w:rPr>
                <w:rFonts w:cs="Calibri"/>
                <w:szCs w:val="20"/>
              </w:rPr>
            </w:pPr>
          </w:p>
        </w:tc>
      </w:tr>
      <w:tr w:rsidR="0056197D" w:rsidRPr="00D5163E" w14:paraId="24B9A5EA" w14:textId="77777777" w:rsidTr="00DB71EC">
        <w:tc>
          <w:tcPr>
            <w:tcW w:w="4608" w:type="dxa"/>
            <w:vMerge w:val="restart"/>
            <w:shd w:val="clear" w:color="auto" w:fill="auto"/>
            <w:vAlign w:val="center"/>
          </w:tcPr>
          <w:p w14:paraId="0EFEF452" w14:textId="77777777" w:rsidR="0056197D" w:rsidRPr="00D5163E" w:rsidRDefault="0056197D" w:rsidP="002C2489">
            <w:pPr>
              <w:spacing w:after="0"/>
              <w:rPr>
                <w:rFonts w:cs="Calibri"/>
                <w:szCs w:val="20"/>
              </w:rPr>
            </w:pPr>
            <w:r w:rsidRPr="00D5163E">
              <w:rPr>
                <w:rFonts w:cs="Calibri"/>
                <w:szCs w:val="20"/>
              </w:rPr>
              <w:t>Output 1.3: Completed capacity development program for banking/financial institutions on the evaluation and financing of lighting industry modernization projects</w:t>
            </w:r>
          </w:p>
        </w:tc>
        <w:tc>
          <w:tcPr>
            <w:tcW w:w="1980" w:type="dxa"/>
            <w:vMerge w:val="restart"/>
            <w:shd w:val="clear" w:color="auto" w:fill="auto"/>
            <w:vAlign w:val="center"/>
          </w:tcPr>
          <w:p w14:paraId="65EF9E44" w14:textId="77777777" w:rsidR="0056197D" w:rsidRPr="00D5163E" w:rsidRDefault="0056197D" w:rsidP="007E081C">
            <w:pPr>
              <w:spacing w:after="0"/>
              <w:rPr>
                <w:rFonts w:cs="Calibri"/>
                <w:szCs w:val="20"/>
              </w:rPr>
            </w:pPr>
            <w:r w:rsidRPr="00D5163E">
              <w:rPr>
                <w:rFonts w:cs="Calibri"/>
                <w:szCs w:val="20"/>
              </w:rPr>
              <w:t>MEMR/DG-NREEC</w:t>
            </w:r>
          </w:p>
        </w:tc>
        <w:tc>
          <w:tcPr>
            <w:tcW w:w="577" w:type="dxa"/>
            <w:tcBorders>
              <w:bottom w:val="nil"/>
              <w:right w:val="nil"/>
            </w:tcBorders>
            <w:shd w:val="clear" w:color="auto" w:fill="auto"/>
          </w:tcPr>
          <w:p w14:paraId="3497848D" w14:textId="77777777" w:rsidR="0056197D" w:rsidRPr="00D5163E" w:rsidRDefault="0056197D" w:rsidP="007E081C">
            <w:pPr>
              <w:spacing w:after="0"/>
              <w:rPr>
                <w:rFonts w:cs="Calibri"/>
                <w:szCs w:val="20"/>
              </w:rPr>
            </w:pPr>
          </w:p>
        </w:tc>
        <w:tc>
          <w:tcPr>
            <w:tcW w:w="578" w:type="dxa"/>
            <w:tcBorders>
              <w:left w:val="nil"/>
              <w:bottom w:val="nil"/>
              <w:right w:val="nil"/>
            </w:tcBorders>
            <w:shd w:val="clear" w:color="auto" w:fill="auto"/>
          </w:tcPr>
          <w:p w14:paraId="33C4D3A4" w14:textId="77777777" w:rsidR="0056197D" w:rsidRPr="00D5163E" w:rsidRDefault="0056197D" w:rsidP="007E081C">
            <w:pPr>
              <w:spacing w:after="0"/>
              <w:rPr>
                <w:rFonts w:cs="Calibri"/>
                <w:szCs w:val="20"/>
              </w:rPr>
            </w:pPr>
          </w:p>
        </w:tc>
        <w:tc>
          <w:tcPr>
            <w:tcW w:w="577" w:type="dxa"/>
            <w:tcBorders>
              <w:left w:val="nil"/>
              <w:bottom w:val="nil"/>
              <w:right w:val="nil"/>
            </w:tcBorders>
            <w:shd w:val="clear" w:color="auto" w:fill="auto"/>
          </w:tcPr>
          <w:p w14:paraId="20F7F9D2" w14:textId="77777777" w:rsidR="0056197D" w:rsidRPr="00D5163E" w:rsidRDefault="0056197D" w:rsidP="007E081C">
            <w:pPr>
              <w:spacing w:after="0"/>
              <w:rPr>
                <w:rFonts w:cs="Calibri"/>
                <w:szCs w:val="20"/>
              </w:rPr>
            </w:pPr>
          </w:p>
        </w:tc>
        <w:tc>
          <w:tcPr>
            <w:tcW w:w="578" w:type="dxa"/>
            <w:tcBorders>
              <w:left w:val="nil"/>
              <w:bottom w:val="nil"/>
              <w:right w:val="nil"/>
            </w:tcBorders>
            <w:shd w:val="clear" w:color="auto" w:fill="auto"/>
          </w:tcPr>
          <w:p w14:paraId="6437AC74" w14:textId="77777777" w:rsidR="0056197D" w:rsidRPr="00D5163E" w:rsidRDefault="0056197D" w:rsidP="007E081C">
            <w:pPr>
              <w:spacing w:after="0"/>
              <w:rPr>
                <w:rFonts w:cs="Calibri"/>
                <w:szCs w:val="20"/>
              </w:rPr>
            </w:pPr>
          </w:p>
        </w:tc>
        <w:tc>
          <w:tcPr>
            <w:tcW w:w="577" w:type="dxa"/>
            <w:gridSpan w:val="2"/>
            <w:tcBorders>
              <w:left w:val="nil"/>
              <w:bottom w:val="nil"/>
              <w:right w:val="nil"/>
            </w:tcBorders>
            <w:shd w:val="clear" w:color="auto" w:fill="auto"/>
          </w:tcPr>
          <w:p w14:paraId="46DFBCB3" w14:textId="77777777" w:rsidR="0056197D" w:rsidRPr="00D5163E" w:rsidRDefault="0056197D" w:rsidP="007E081C">
            <w:pPr>
              <w:spacing w:after="0"/>
              <w:rPr>
                <w:rFonts w:cs="Calibri"/>
                <w:szCs w:val="20"/>
              </w:rPr>
            </w:pPr>
          </w:p>
        </w:tc>
        <w:tc>
          <w:tcPr>
            <w:tcW w:w="578" w:type="dxa"/>
            <w:tcBorders>
              <w:left w:val="nil"/>
              <w:bottom w:val="nil"/>
              <w:right w:val="nil"/>
            </w:tcBorders>
            <w:shd w:val="clear" w:color="auto" w:fill="auto"/>
          </w:tcPr>
          <w:p w14:paraId="105701B6" w14:textId="77777777" w:rsidR="0056197D" w:rsidRPr="00D5163E" w:rsidRDefault="0056197D" w:rsidP="007E081C">
            <w:pPr>
              <w:spacing w:after="0"/>
              <w:rPr>
                <w:rFonts w:cs="Calibri"/>
                <w:szCs w:val="20"/>
              </w:rPr>
            </w:pPr>
          </w:p>
        </w:tc>
        <w:tc>
          <w:tcPr>
            <w:tcW w:w="577" w:type="dxa"/>
            <w:tcBorders>
              <w:left w:val="nil"/>
              <w:bottom w:val="nil"/>
              <w:right w:val="nil"/>
            </w:tcBorders>
            <w:shd w:val="clear" w:color="auto" w:fill="auto"/>
          </w:tcPr>
          <w:p w14:paraId="74E95F0F" w14:textId="77777777" w:rsidR="0056197D" w:rsidRPr="00D5163E" w:rsidRDefault="0056197D" w:rsidP="007E081C">
            <w:pPr>
              <w:spacing w:after="0"/>
              <w:rPr>
                <w:rFonts w:cs="Calibri"/>
                <w:szCs w:val="20"/>
              </w:rPr>
            </w:pPr>
          </w:p>
        </w:tc>
        <w:tc>
          <w:tcPr>
            <w:tcW w:w="578" w:type="dxa"/>
            <w:tcBorders>
              <w:left w:val="nil"/>
              <w:bottom w:val="nil"/>
              <w:right w:val="nil"/>
            </w:tcBorders>
            <w:shd w:val="clear" w:color="auto" w:fill="auto"/>
          </w:tcPr>
          <w:p w14:paraId="37F0A847" w14:textId="77777777" w:rsidR="0056197D" w:rsidRPr="00D5163E" w:rsidRDefault="0056197D" w:rsidP="007E081C">
            <w:pPr>
              <w:spacing w:after="0"/>
              <w:rPr>
                <w:rFonts w:cs="Calibri"/>
                <w:szCs w:val="20"/>
              </w:rPr>
            </w:pPr>
          </w:p>
        </w:tc>
        <w:tc>
          <w:tcPr>
            <w:tcW w:w="577" w:type="dxa"/>
            <w:gridSpan w:val="2"/>
            <w:tcBorders>
              <w:left w:val="nil"/>
              <w:bottom w:val="nil"/>
              <w:right w:val="nil"/>
            </w:tcBorders>
            <w:shd w:val="clear" w:color="auto" w:fill="auto"/>
          </w:tcPr>
          <w:p w14:paraId="26747FF0" w14:textId="77777777" w:rsidR="0056197D" w:rsidRPr="00D5163E" w:rsidRDefault="0056197D" w:rsidP="007E081C">
            <w:pPr>
              <w:spacing w:after="0"/>
              <w:rPr>
                <w:rFonts w:cs="Calibri"/>
                <w:szCs w:val="20"/>
              </w:rPr>
            </w:pPr>
          </w:p>
        </w:tc>
        <w:tc>
          <w:tcPr>
            <w:tcW w:w="578" w:type="dxa"/>
            <w:tcBorders>
              <w:left w:val="nil"/>
              <w:bottom w:val="nil"/>
              <w:right w:val="nil"/>
            </w:tcBorders>
          </w:tcPr>
          <w:p w14:paraId="5E5CF35A" w14:textId="77777777" w:rsidR="0056197D" w:rsidRPr="00D5163E" w:rsidRDefault="0056197D" w:rsidP="007E081C">
            <w:pPr>
              <w:spacing w:after="0"/>
              <w:rPr>
                <w:rFonts w:cs="Calibri"/>
                <w:szCs w:val="20"/>
              </w:rPr>
            </w:pPr>
          </w:p>
        </w:tc>
        <w:tc>
          <w:tcPr>
            <w:tcW w:w="577" w:type="dxa"/>
            <w:tcBorders>
              <w:left w:val="nil"/>
              <w:bottom w:val="nil"/>
              <w:right w:val="nil"/>
            </w:tcBorders>
            <w:shd w:val="clear" w:color="auto" w:fill="auto"/>
          </w:tcPr>
          <w:p w14:paraId="2EF0A361" w14:textId="77777777" w:rsidR="0056197D" w:rsidRPr="00D5163E" w:rsidRDefault="0056197D" w:rsidP="007E081C">
            <w:pPr>
              <w:spacing w:after="0"/>
              <w:rPr>
                <w:rFonts w:cs="Calibri"/>
                <w:szCs w:val="20"/>
              </w:rPr>
            </w:pPr>
          </w:p>
        </w:tc>
        <w:tc>
          <w:tcPr>
            <w:tcW w:w="578" w:type="dxa"/>
            <w:tcBorders>
              <w:left w:val="nil"/>
              <w:bottom w:val="nil"/>
            </w:tcBorders>
            <w:shd w:val="clear" w:color="auto" w:fill="auto"/>
          </w:tcPr>
          <w:p w14:paraId="60B8985A" w14:textId="77777777" w:rsidR="0056197D" w:rsidRPr="00D5163E" w:rsidRDefault="0056197D" w:rsidP="007E081C">
            <w:pPr>
              <w:spacing w:after="0"/>
              <w:rPr>
                <w:rFonts w:cs="Calibri"/>
                <w:szCs w:val="20"/>
              </w:rPr>
            </w:pPr>
          </w:p>
        </w:tc>
      </w:tr>
      <w:tr w:rsidR="0056197D" w:rsidRPr="00D5163E" w14:paraId="5D241184" w14:textId="77777777" w:rsidTr="00DB71EC">
        <w:tc>
          <w:tcPr>
            <w:tcW w:w="4608" w:type="dxa"/>
            <w:vMerge/>
            <w:shd w:val="clear" w:color="auto" w:fill="auto"/>
          </w:tcPr>
          <w:p w14:paraId="011EC719" w14:textId="77777777" w:rsidR="0056197D" w:rsidRPr="00D5163E" w:rsidRDefault="0056197D" w:rsidP="007E081C">
            <w:pPr>
              <w:spacing w:after="0"/>
              <w:rPr>
                <w:rFonts w:cs="Calibri"/>
                <w:szCs w:val="20"/>
              </w:rPr>
            </w:pPr>
          </w:p>
        </w:tc>
        <w:tc>
          <w:tcPr>
            <w:tcW w:w="1980" w:type="dxa"/>
            <w:vMerge/>
            <w:shd w:val="clear" w:color="auto" w:fill="auto"/>
          </w:tcPr>
          <w:p w14:paraId="14C8A955" w14:textId="77777777" w:rsidR="0056197D" w:rsidRPr="00D5163E" w:rsidRDefault="0056197D" w:rsidP="007E081C">
            <w:pPr>
              <w:spacing w:after="0"/>
              <w:rPr>
                <w:rFonts w:cs="Calibri"/>
                <w:szCs w:val="20"/>
              </w:rPr>
            </w:pPr>
          </w:p>
        </w:tc>
        <w:tc>
          <w:tcPr>
            <w:tcW w:w="577" w:type="dxa"/>
            <w:tcBorders>
              <w:top w:val="nil"/>
              <w:right w:val="nil"/>
            </w:tcBorders>
            <w:shd w:val="clear" w:color="auto" w:fill="auto"/>
          </w:tcPr>
          <w:p w14:paraId="7114CB8A" w14:textId="77777777" w:rsidR="0056197D" w:rsidRPr="00D5163E" w:rsidRDefault="0056197D" w:rsidP="007E081C">
            <w:pPr>
              <w:spacing w:after="0"/>
              <w:rPr>
                <w:rFonts w:cs="Calibri"/>
                <w:szCs w:val="20"/>
              </w:rPr>
            </w:pPr>
          </w:p>
        </w:tc>
        <w:tc>
          <w:tcPr>
            <w:tcW w:w="578" w:type="dxa"/>
            <w:tcBorders>
              <w:top w:val="nil"/>
              <w:left w:val="nil"/>
              <w:right w:val="nil"/>
            </w:tcBorders>
            <w:shd w:val="clear" w:color="auto" w:fill="auto"/>
          </w:tcPr>
          <w:p w14:paraId="45D1522C" w14:textId="77777777" w:rsidR="0056197D" w:rsidRPr="00D5163E" w:rsidRDefault="0056197D" w:rsidP="007E081C">
            <w:pPr>
              <w:spacing w:after="0"/>
              <w:rPr>
                <w:rFonts w:cs="Calibri"/>
                <w:szCs w:val="20"/>
              </w:rPr>
            </w:pPr>
          </w:p>
        </w:tc>
        <w:tc>
          <w:tcPr>
            <w:tcW w:w="577" w:type="dxa"/>
            <w:tcBorders>
              <w:top w:val="nil"/>
              <w:left w:val="nil"/>
              <w:right w:val="nil"/>
            </w:tcBorders>
            <w:shd w:val="clear" w:color="auto" w:fill="auto"/>
          </w:tcPr>
          <w:p w14:paraId="0A4A4CE9" w14:textId="77777777" w:rsidR="0056197D" w:rsidRPr="00D5163E" w:rsidRDefault="0056197D" w:rsidP="007E081C">
            <w:pPr>
              <w:spacing w:after="0"/>
              <w:rPr>
                <w:rFonts w:cs="Calibri"/>
                <w:szCs w:val="20"/>
              </w:rPr>
            </w:pPr>
          </w:p>
        </w:tc>
        <w:tc>
          <w:tcPr>
            <w:tcW w:w="578" w:type="dxa"/>
            <w:tcBorders>
              <w:top w:val="nil"/>
              <w:left w:val="nil"/>
              <w:right w:val="nil"/>
            </w:tcBorders>
            <w:shd w:val="clear" w:color="auto" w:fill="auto"/>
          </w:tcPr>
          <w:p w14:paraId="5F7541D6" w14:textId="77777777" w:rsidR="0056197D" w:rsidRPr="00D5163E" w:rsidRDefault="0056197D" w:rsidP="007E081C">
            <w:pPr>
              <w:spacing w:after="0"/>
              <w:rPr>
                <w:rFonts w:cs="Calibri"/>
                <w:szCs w:val="20"/>
              </w:rPr>
            </w:pPr>
          </w:p>
        </w:tc>
        <w:tc>
          <w:tcPr>
            <w:tcW w:w="577" w:type="dxa"/>
            <w:gridSpan w:val="2"/>
            <w:tcBorders>
              <w:top w:val="nil"/>
              <w:left w:val="nil"/>
              <w:right w:val="nil"/>
            </w:tcBorders>
            <w:shd w:val="clear" w:color="auto" w:fill="auto"/>
          </w:tcPr>
          <w:p w14:paraId="306B9B9D" w14:textId="77777777" w:rsidR="0056197D" w:rsidRPr="00D5163E" w:rsidRDefault="0056197D" w:rsidP="007E081C">
            <w:pPr>
              <w:spacing w:after="0"/>
              <w:rPr>
                <w:rFonts w:cs="Calibri"/>
                <w:szCs w:val="20"/>
              </w:rPr>
            </w:pPr>
          </w:p>
        </w:tc>
        <w:tc>
          <w:tcPr>
            <w:tcW w:w="578" w:type="dxa"/>
            <w:tcBorders>
              <w:top w:val="nil"/>
              <w:left w:val="nil"/>
              <w:right w:val="nil"/>
            </w:tcBorders>
            <w:shd w:val="clear" w:color="auto" w:fill="auto"/>
          </w:tcPr>
          <w:p w14:paraId="2B3DACF4" w14:textId="77777777" w:rsidR="0056197D" w:rsidRPr="00D5163E" w:rsidRDefault="0056197D" w:rsidP="007E081C">
            <w:pPr>
              <w:spacing w:after="0"/>
              <w:rPr>
                <w:rFonts w:cs="Calibri"/>
                <w:szCs w:val="20"/>
              </w:rPr>
            </w:pPr>
          </w:p>
        </w:tc>
        <w:tc>
          <w:tcPr>
            <w:tcW w:w="577" w:type="dxa"/>
            <w:tcBorders>
              <w:top w:val="nil"/>
              <w:left w:val="nil"/>
              <w:right w:val="nil"/>
            </w:tcBorders>
            <w:shd w:val="clear" w:color="auto" w:fill="auto"/>
          </w:tcPr>
          <w:p w14:paraId="7820DB16" w14:textId="77777777" w:rsidR="0056197D" w:rsidRPr="00D5163E" w:rsidRDefault="0056197D" w:rsidP="007E081C">
            <w:pPr>
              <w:spacing w:after="0"/>
              <w:rPr>
                <w:rFonts w:cs="Calibri"/>
                <w:szCs w:val="20"/>
              </w:rPr>
            </w:pPr>
          </w:p>
        </w:tc>
        <w:tc>
          <w:tcPr>
            <w:tcW w:w="578" w:type="dxa"/>
            <w:tcBorders>
              <w:top w:val="nil"/>
              <w:left w:val="nil"/>
              <w:right w:val="nil"/>
            </w:tcBorders>
            <w:shd w:val="clear" w:color="auto" w:fill="auto"/>
          </w:tcPr>
          <w:p w14:paraId="1F81E204" w14:textId="77777777" w:rsidR="0056197D" w:rsidRPr="00D5163E" w:rsidRDefault="0056197D" w:rsidP="007E081C">
            <w:pPr>
              <w:spacing w:after="0"/>
              <w:rPr>
                <w:rFonts w:cs="Calibri"/>
                <w:szCs w:val="20"/>
              </w:rPr>
            </w:pPr>
          </w:p>
        </w:tc>
        <w:tc>
          <w:tcPr>
            <w:tcW w:w="577" w:type="dxa"/>
            <w:gridSpan w:val="2"/>
            <w:tcBorders>
              <w:top w:val="nil"/>
              <w:left w:val="nil"/>
              <w:right w:val="nil"/>
            </w:tcBorders>
            <w:shd w:val="clear" w:color="auto" w:fill="auto"/>
          </w:tcPr>
          <w:p w14:paraId="54C87337" w14:textId="77777777" w:rsidR="0056197D" w:rsidRPr="00D5163E" w:rsidRDefault="0056197D" w:rsidP="007E081C">
            <w:pPr>
              <w:spacing w:after="0"/>
              <w:rPr>
                <w:rFonts w:cs="Calibri"/>
                <w:szCs w:val="20"/>
              </w:rPr>
            </w:pPr>
          </w:p>
        </w:tc>
        <w:tc>
          <w:tcPr>
            <w:tcW w:w="578" w:type="dxa"/>
            <w:tcBorders>
              <w:top w:val="nil"/>
              <w:left w:val="nil"/>
              <w:right w:val="nil"/>
            </w:tcBorders>
          </w:tcPr>
          <w:p w14:paraId="28F8F4ED" w14:textId="77777777" w:rsidR="0056197D" w:rsidRPr="00D5163E" w:rsidRDefault="0056197D" w:rsidP="007E081C">
            <w:pPr>
              <w:spacing w:after="0"/>
              <w:rPr>
                <w:rFonts w:cs="Calibri"/>
                <w:szCs w:val="20"/>
              </w:rPr>
            </w:pPr>
          </w:p>
        </w:tc>
        <w:tc>
          <w:tcPr>
            <w:tcW w:w="577" w:type="dxa"/>
            <w:tcBorders>
              <w:top w:val="nil"/>
              <w:left w:val="nil"/>
              <w:right w:val="nil"/>
            </w:tcBorders>
            <w:shd w:val="clear" w:color="auto" w:fill="auto"/>
          </w:tcPr>
          <w:p w14:paraId="71D8E9CF" w14:textId="77777777" w:rsidR="0056197D" w:rsidRPr="00D5163E" w:rsidRDefault="0056197D" w:rsidP="007E081C">
            <w:pPr>
              <w:spacing w:after="0"/>
              <w:rPr>
                <w:rFonts w:cs="Calibri"/>
                <w:szCs w:val="20"/>
              </w:rPr>
            </w:pPr>
          </w:p>
        </w:tc>
        <w:tc>
          <w:tcPr>
            <w:tcW w:w="578" w:type="dxa"/>
            <w:tcBorders>
              <w:top w:val="nil"/>
              <w:left w:val="nil"/>
            </w:tcBorders>
            <w:shd w:val="clear" w:color="auto" w:fill="auto"/>
          </w:tcPr>
          <w:p w14:paraId="298E8F81" w14:textId="77777777" w:rsidR="0056197D" w:rsidRPr="00D5163E" w:rsidRDefault="0056197D" w:rsidP="007E081C">
            <w:pPr>
              <w:spacing w:after="0"/>
              <w:rPr>
                <w:rFonts w:cs="Calibri"/>
                <w:szCs w:val="20"/>
              </w:rPr>
            </w:pPr>
          </w:p>
        </w:tc>
      </w:tr>
      <w:tr w:rsidR="0056197D" w:rsidRPr="00D5163E" w14:paraId="770FEC42" w14:textId="77777777" w:rsidTr="00EB0572">
        <w:tc>
          <w:tcPr>
            <w:tcW w:w="4608" w:type="dxa"/>
            <w:vMerge/>
            <w:shd w:val="clear" w:color="auto" w:fill="auto"/>
          </w:tcPr>
          <w:p w14:paraId="4BC0E3FF" w14:textId="77777777" w:rsidR="0056197D" w:rsidRPr="00D5163E" w:rsidRDefault="0056197D" w:rsidP="007E081C">
            <w:pPr>
              <w:spacing w:after="0"/>
              <w:rPr>
                <w:rFonts w:cs="Calibri"/>
                <w:szCs w:val="20"/>
              </w:rPr>
            </w:pPr>
          </w:p>
        </w:tc>
        <w:tc>
          <w:tcPr>
            <w:tcW w:w="1980" w:type="dxa"/>
            <w:vMerge/>
            <w:shd w:val="clear" w:color="auto" w:fill="auto"/>
          </w:tcPr>
          <w:p w14:paraId="41F78ED2" w14:textId="77777777" w:rsidR="0056197D" w:rsidRPr="00D5163E" w:rsidRDefault="0056197D" w:rsidP="007E081C">
            <w:pPr>
              <w:spacing w:after="0"/>
              <w:rPr>
                <w:rFonts w:cs="Calibri"/>
                <w:szCs w:val="20"/>
              </w:rPr>
            </w:pPr>
          </w:p>
        </w:tc>
        <w:tc>
          <w:tcPr>
            <w:tcW w:w="577" w:type="dxa"/>
            <w:tcBorders>
              <w:bottom w:val="single" w:sz="4" w:space="0" w:color="auto"/>
            </w:tcBorders>
            <w:shd w:val="clear" w:color="auto" w:fill="B6DDE8" w:themeFill="accent5" w:themeFillTint="66"/>
          </w:tcPr>
          <w:p w14:paraId="512ED851" w14:textId="77777777" w:rsidR="0056197D" w:rsidRPr="00D5163E" w:rsidRDefault="0056197D" w:rsidP="007E081C">
            <w:pPr>
              <w:spacing w:after="0"/>
              <w:rPr>
                <w:rFonts w:cs="Calibri"/>
                <w:szCs w:val="20"/>
              </w:rPr>
            </w:pPr>
          </w:p>
        </w:tc>
        <w:tc>
          <w:tcPr>
            <w:tcW w:w="578" w:type="dxa"/>
            <w:tcBorders>
              <w:bottom w:val="single" w:sz="4" w:space="0" w:color="auto"/>
            </w:tcBorders>
            <w:shd w:val="clear" w:color="auto" w:fill="B6DDE8" w:themeFill="accent5" w:themeFillTint="66"/>
          </w:tcPr>
          <w:p w14:paraId="0D2D86F4" w14:textId="77777777" w:rsidR="0056197D" w:rsidRPr="00D5163E" w:rsidRDefault="0056197D" w:rsidP="007E081C">
            <w:pPr>
              <w:spacing w:after="0"/>
              <w:rPr>
                <w:rFonts w:cs="Calibri"/>
                <w:szCs w:val="20"/>
              </w:rPr>
            </w:pPr>
          </w:p>
        </w:tc>
        <w:tc>
          <w:tcPr>
            <w:tcW w:w="577" w:type="dxa"/>
            <w:tcBorders>
              <w:bottom w:val="single" w:sz="4" w:space="0" w:color="auto"/>
            </w:tcBorders>
            <w:shd w:val="clear" w:color="auto" w:fill="B6DDE8" w:themeFill="accent5" w:themeFillTint="66"/>
          </w:tcPr>
          <w:p w14:paraId="269EE4DB" w14:textId="77777777" w:rsidR="0056197D" w:rsidRPr="00D5163E" w:rsidRDefault="0056197D" w:rsidP="007E081C">
            <w:pPr>
              <w:spacing w:after="0"/>
              <w:rPr>
                <w:rFonts w:cs="Calibri"/>
                <w:szCs w:val="20"/>
              </w:rPr>
            </w:pPr>
          </w:p>
        </w:tc>
        <w:tc>
          <w:tcPr>
            <w:tcW w:w="578" w:type="dxa"/>
            <w:tcBorders>
              <w:bottom w:val="single" w:sz="4" w:space="0" w:color="auto"/>
            </w:tcBorders>
            <w:shd w:val="clear" w:color="auto" w:fill="B6DDE8" w:themeFill="accent5" w:themeFillTint="66"/>
          </w:tcPr>
          <w:p w14:paraId="38BE7176" w14:textId="77777777" w:rsidR="0056197D" w:rsidRPr="00D5163E" w:rsidRDefault="0056197D" w:rsidP="007E081C">
            <w:pPr>
              <w:spacing w:after="0"/>
              <w:rPr>
                <w:rFonts w:cs="Calibri"/>
                <w:szCs w:val="20"/>
              </w:rPr>
            </w:pPr>
          </w:p>
        </w:tc>
        <w:tc>
          <w:tcPr>
            <w:tcW w:w="577" w:type="dxa"/>
            <w:gridSpan w:val="2"/>
            <w:tcBorders>
              <w:bottom w:val="single" w:sz="4" w:space="0" w:color="auto"/>
            </w:tcBorders>
            <w:shd w:val="clear" w:color="auto" w:fill="auto"/>
          </w:tcPr>
          <w:p w14:paraId="7D1395C7" w14:textId="77777777" w:rsidR="0056197D" w:rsidRPr="00D5163E" w:rsidRDefault="0056197D" w:rsidP="007E081C">
            <w:pPr>
              <w:spacing w:after="0"/>
              <w:rPr>
                <w:rFonts w:cs="Calibri"/>
                <w:szCs w:val="20"/>
              </w:rPr>
            </w:pPr>
          </w:p>
        </w:tc>
        <w:tc>
          <w:tcPr>
            <w:tcW w:w="578" w:type="dxa"/>
            <w:tcBorders>
              <w:bottom w:val="single" w:sz="4" w:space="0" w:color="auto"/>
            </w:tcBorders>
            <w:shd w:val="clear" w:color="auto" w:fill="auto"/>
          </w:tcPr>
          <w:p w14:paraId="7365F24B" w14:textId="77777777" w:rsidR="0056197D" w:rsidRPr="00D5163E" w:rsidRDefault="0056197D" w:rsidP="007E081C">
            <w:pPr>
              <w:spacing w:after="0"/>
              <w:rPr>
                <w:rFonts w:cs="Calibri"/>
                <w:szCs w:val="20"/>
              </w:rPr>
            </w:pPr>
          </w:p>
        </w:tc>
        <w:tc>
          <w:tcPr>
            <w:tcW w:w="577" w:type="dxa"/>
            <w:tcBorders>
              <w:bottom w:val="single" w:sz="4" w:space="0" w:color="auto"/>
            </w:tcBorders>
            <w:shd w:val="clear" w:color="auto" w:fill="auto"/>
          </w:tcPr>
          <w:p w14:paraId="290D22F4" w14:textId="77777777" w:rsidR="0056197D" w:rsidRPr="00D5163E" w:rsidRDefault="0056197D" w:rsidP="007E081C">
            <w:pPr>
              <w:spacing w:after="0"/>
              <w:rPr>
                <w:rFonts w:cs="Calibri"/>
                <w:szCs w:val="20"/>
              </w:rPr>
            </w:pPr>
          </w:p>
        </w:tc>
        <w:tc>
          <w:tcPr>
            <w:tcW w:w="578" w:type="dxa"/>
            <w:tcBorders>
              <w:bottom w:val="single" w:sz="4" w:space="0" w:color="auto"/>
            </w:tcBorders>
            <w:shd w:val="clear" w:color="auto" w:fill="auto"/>
          </w:tcPr>
          <w:p w14:paraId="7802C048" w14:textId="77777777" w:rsidR="0056197D" w:rsidRPr="00D5163E" w:rsidRDefault="0056197D" w:rsidP="007E081C">
            <w:pPr>
              <w:spacing w:after="0"/>
              <w:rPr>
                <w:rFonts w:cs="Calibri"/>
                <w:szCs w:val="20"/>
              </w:rPr>
            </w:pPr>
          </w:p>
        </w:tc>
        <w:tc>
          <w:tcPr>
            <w:tcW w:w="577" w:type="dxa"/>
            <w:gridSpan w:val="2"/>
            <w:tcBorders>
              <w:bottom w:val="single" w:sz="4" w:space="0" w:color="auto"/>
            </w:tcBorders>
            <w:shd w:val="clear" w:color="auto" w:fill="auto"/>
          </w:tcPr>
          <w:p w14:paraId="1C977B9A" w14:textId="77777777" w:rsidR="0056197D" w:rsidRPr="00D5163E" w:rsidRDefault="0056197D" w:rsidP="007E081C">
            <w:pPr>
              <w:spacing w:after="0"/>
              <w:rPr>
                <w:rFonts w:cs="Calibri"/>
                <w:szCs w:val="20"/>
              </w:rPr>
            </w:pPr>
          </w:p>
        </w:tc>
        <w:tc>
          <w:tcPr>
            <w:tcW w:w="578" w:type="dxa"/>
            <w:tcBorders>
              <w:bottom w:val="single" w:sz="4" w:space="0" w:color="auto"/>
            </w:tcBorders>
          </w:tcPr>
          <w:p w14:paraId="7A6D76B8" w14:textId="77777777" w:rsidR="0056197D" w:rsidRPr="00D5163E" w:rsidRDefault="0056197D" w:rsidP="007E081C">
            <w:pPr>
              <w:spacing w:after="0"/>
              <w:rPr>
                <w:rFonts w:cs="Calibri"/>
                <w:szCs w:val="20"/>
              </w:rPr>
            </w:pPr>
          </w:p>
        </w:tc>
        <w:tc>
          <w:tcPr>
            <w:tcW w:w="577" w:type="dxa"/>
            <w:tcBorders>
              <w:bottom w:val="single" w:sz="4" w:space="0" w:color="auto"/>
            </w:tcBorders>
            <w:shd w:val="clear" w:color="auto" w:fill="auto"/>
          </w:tcPr>
          <w:p w14:paraId="54705E63" w14:textId="77777777" w:rsidR="0056197D" w:rsidRPr="00D5163E" w:rsidRDefault="0056197D" w:rsidP="007E081C">
            <w:pPr>
              <w:spacing w:after="0"/>
              <w:rPr>
                <w:rFonts w:cs="Calibri"/>
                <w:szCs w:val="20"/>
              </w:rPr>
            </w:pPr>
          </w:p>
        </w:tc>
        <w:tc>
          <w:tcPr>
            <w:tcW w:w="578" w:type="dxa"/>
            <w:tcBorders>
              <w:bottom w:val="single" w:sz="4" w:space="0" w:color="auto"/>
            </w:tcBorders>
            <w:shd w:val="clear" w:color="auto" w:fill="auto"/>
          </w:tcPr>
          <w:p w14:paraId="75E1EB61" w14:textId="77777777" w:rsidR="0056197D" w:rsidRPr="00D5163E" w:rsidRDefault="0056197D" w:rsidP="007E081C">
            <w:pPr>
              <w:spacing w:after="0"/>
              <w:rPr>
                <w:rFonts w:cs="Calibri"/>
                <w:szCs w:val="20"/>
              </w:rPr>
            </w:pPr>
          </w:p>
        </w:tc>
      </w:tr>
      <w:tr w:rsidR="0056197D" w:rsidRPr="00D5163E" w14:paraId="11589106" w14:textId="77777777" w:rsidTr="00DB71EC">
        <w:tc>
          <w:tcPr>
            <w:tcW w:w="4608" w:type="dxa"/>
            <w:vMerge/>
            <w:shd w:val="clear" w:color="auto" w:fill="auto"/>
          </w:tcPr>
          <w:p w14:paraId="38E7A247" w14:textId="77777777" w:rsidR="0056197D" w:rsidRPr="00D5163E" w:rsidRDefault="0056197D" w:rsidP="007E081C">
            <w:pPr>
              <w:spacing w:after="0"/>
              <w:rPr>
                <w:rFonts w:cs="Calibri"/>
                <w:szCs w:val="20"/>
              </w:rPr>
            </w:pPr>
          </w:p>
        </w:tc>
        <w:tc>
          <w:tcPr>
            <w:tcW w:w="1980" w:type="dxa"/>
            <w:vMerge/>
            <w:shd w:val="clear" w:color="auto" w:fill="auto"/>
          </w:tcPr>
          <w:p w14:paraId="294952D7" w14:textId="77777777" w:rsidR="0056197D" w:rsidRPr="00D5163E" w:rsidRDefault="0056197D" w:rsidP="007E081C">
            <w:pPr>
              <w:spacing w:after="0"/>
              <w:rPr>
                <w:rFonts w:cs="Calibri"/>
                <w:szCs w:val="20"/>
              </w:rPr>
            </w:pPr>
          </w:p>
        </w:tc>
        <w:tc>
          <w:tcPr>
            <w:tcW w:w="577" w:type="dxa"/>
            <w:tcBorders>
              <w:bottom w:val="nil"/>
              <w:right w:val="nil"/>
            </w:tcBorders>
            <w:shd w:val="clear" w:color="auto" w:fill="auto"/>
          </w:tcPr>
          <w:p w14:paraId="7CFBBBCC" w14:textId="77777777" w:rsidR="0056197D" w:rsidRPr="00D5163E" w:rsidRDefault="0056197D" w:rsidP="007E081C">
            <w:pPr>
              <w:spacing w:after="0"/>
              <w:rPr>
                <w:rFonts w:cs="Calibri"/>
                <w:szCs w:val="20"/>
              </w:rPr>
            </w:pPr>
          </w:p>
        </w:tc>
        <w:tc>
          <w:tcPr>
            <w:tcW w:w="578" w:type="dxa"/>
            <w:tcBorders>
              <w:left w:val="nil"/>
              <w:bottom w:val="nil"/>
              <w:right w:val="nil"/>
            </w:tcBorders>
            <w:shd w:val="clear" w:color="auto" w:fill="auto"/>
          </w:tcPr>
          <w:p w14:paraId="60607C11" w14:textId="77777777" w:rsidR="0056197D" w:rsidRPr="00D5163E" w:rsidRDefault="0056197D" w:rsidP="007E081C">
            <w:pPr>
              <w:spacing w:after="0"/>
              <w:rPr>
                <w:rFonts w:cs="Calibri"/>
                <w:szCs w:val="20"/>
              </w:rPr>
            </w:pPr>
          </w:p>
        </w:tc>
        <w:tc>
          <w:tcPr>
            <w:tcW w:w="577" w:type="dxa"/>
            <w:tcBorders>
              <w:left w:val="nil"/>
              <w:bottom w:val="nil"/>
              <w:right w:val="nil"/>
            </w:tcBorders>
            <w:shd w:val="clear" w:color="auto" w:fill="auto"/>
          </w:tcPr>
          <w:p w14:paraId="708474DC" w14:textId="77777777" w:rsidR="0056197D" w:rsidRPr="00D5163E" w:rsidRDefault="0056197D" w:rsidP="007E081C">
            <w:pPr>
              <w:spacing w:after="0"/>
              <w:rPr>
                <w:rFonts w:cs="Calibri"/>
                <w:szCs w:val="20"/>
              </w:rPr>
            </w:pPr>
          </w:p>
        </w:tc>
        <w:tc>
          <w:tcPr>
            <w:tcW w:w="578" w:type="dxa"/>
            <w:tcBorders>
              <w:left w:val="nil"/>
              <w:bottom w:val="nil"/>
              <w:right w:val="nil"/>
            </w:tcBorders>
            <w:shd w:val="clear" w:color="auto" w:fill="auto"/>
          </w:tcPr>
          <w:p w14:paraId="24841036" w14:textId="77777777" w:rsidR="0056197D" w:rsidRPr="00D5163E" w:rsidRDefault="0056197D" w:rsidP="007E081C">
            <w:pPr>
              <w:spacing w:after="0"/>
              <w:rPr>
                <w:rFonts w:cs="Calibri"/>
                <w:szCs w:val="20"/>
              </w:rPr>
            </w:pPr>
          </w:p>
        </w:tc>
        <w:tc>
          <w:tcPr>
            <w:tcW w:w="577" w:type="dxa"/>
            <w:gridSpan w:val="2"/>
            <w:tcBorders>
              <w:left w:val="nil"/>
              <w:bottom w:val="nil"/>
              <w:right w:val="nil"/>
            </w:tcBorders>
            <w:shd w:val="clear" w:color="auto" w:fill="auto"/>
          </w:tcPr>
          <w:p w14:paraId="796EBDDB" w14:textId="77777777" w:rsidR="0056197D" w:rsidRPr="00D5163E" w:rsidRDefault="0056197D" w:rsidP="007E081C">
            <w:pPr>
              <w:spacing w:after="0"/>
              <w:rPr>
                <w:rFonts w:cs="Calibri"/>
                <w:szCs w:val="20"/>
              </w:rPr>
            </w:pPr>
          </w:p>
        </w:tc>
        <w:tc>
          <w:tcPr>
            <w:tcW w:w="578" w:type="dxa"/>
            <w:tcBorders>
              <w:left w:val="nil"/>
              <w:bottom w:val="nil"/>
              <w:right w:val="nil"/>
            </w:tcBorders>
            <w:shd w:val="clear" w:color="auto" w:fill="auto"/>
          </w:tcPr>
          <w:p w14:paraId="28767D63" w14:textId="77777777" w:rsidR="0056197D" w:rsidRPr="00D5163E" w:rsidRDefault="0056197D" w:rsidP="007E081C">
            <w:pPr>
              <w:spacing w:after="0"/>
              <w:rPr>
                <w:rFonts w:cs="Calibri"/>
                <w:szCs w:val="20"/>
              </w:rPr>
            </w:pPr>
          </w:p>
        </w:tc>
        <w:tc>
          <w:tcPr>
            <w:tcW w:w="577" w:type="dxa"/>
            <w:tcBorders>
              <w:left w:val="nil"/>
              <w:bottom w:val="nil"/>
              <w:right w:val="nil"/>
            </w:tcBorders>
            <w:shd w:val="clear" w:color="auto" w:fill="auto"/>
          </w:tcPr>
          <w:p w14:paraId="64B4F822" w14:textId="77777777" w:rsidR="0056197D" w:rsidRPr="00D5163E" w:rsidRDefault="0056197D" w:rsidP="007E081C">
            <w:pPr>
              <w:spacing w:after="0"/>
              <w:rPr>
                <w:rFonts w:cs="Calibri"/>
                <w:szCs w:val="20"/>
              </w:rPr>
            </w:pPr>
          </w:p>
        </w:tc>
        <w:tc>
          <w:tcPr>
            <w:tcW w:w="578" w:type="dxa"/>
            <w:tcBorders>
              <w:left w:val="nil"/>
              <w:bottom w:val="nil"/>
              <w:right w:val="nil"/>
            </w:tcBorders>
            <w:shd w:val="clear" w:color="auto" w:fill="auto"/>
          </w:tcPr>
          <w:p w14:paraId="0DA020E6" w14:textId="77777777" w:rsidR="0056197D" w:rsidRPr="00D5163E" w:rsidRDefault="0056197D" w:rsidP="007E081C">
            <w:pPr>
              <w:spacing w:after="0"/>
              <w:rPr>
                <w:rFonts w:cs="Calibri"/>
                <w:szCs w:val="20"/>
              </w:rPr>
            </w:pPr>
          </w:p>
        </w:tc>
        <w:tc>
          <w:tcPr>
            <w:tcW w:w="577" w:type="dxa"/>
            <w:gridSpan w:val="2"/>
            <w:tcBorders>
              <w:left w:val="nil"/>
              <w:bottom w:val="nil"/>
              <w:right w:val="nil"/>
            </w:tcBorders>
            <w:shd w:val="clear" w:color="auto" w:fill="auto"/>
          </w:tcPr>
          <w:p w14:paraId="531AC449" w14:textId="77777777" w:rsidR="0056197D" w:rsidRPr="00D5163E" w:rsidRDefault="0056197D" w:rsidP="007E081C">
            <w:pPr>
              <w:spacing w:after="0"/>
              <w:rPr>
                <w:rFonts w:cs="Calibri"/>
                <w:szCs w:val="20"/>
              </w:rPr>
            </w:pPr>
          </w:p>
        </w:tc>
        <w:tc>
          <w:tcPr>
            <w:tcW w:w="578" w:type="dxa"/>
            <w:tcBorders>
              <w:left w:val="nil"/>
              <w:bottom w:val="nil"/>
              <w:right w:val="nil"/>
            </w:tcBorders>
          </w:tcPr>
          <w:p w14:paraId="44E90F38" w14:textId="77777777" w:rsidR="0056197D" w:rsidRPr="00D5163E" w:rsidRDefault="0056197D" w:rsidP="007E081C">
            <w:pPr>
              <w:spacing w:after="0"/>
              <w:rPr>
                <w:rFonts w:cs="Calibri"/>
                <w:szCs w:val="20"/>
              </w:rPr>
            </w:pPr>
          </w:p>
        </w:tc>
        <w:tc>
          <w:tcPr>
            <w:tcW w:w="577" w:type="dxa"/>
            <w:tcBorders>
              <w:left w:val="nil"/>
              <w:bottom w:val="nil"/>
              <w:right w:val="nil"/>
            </w:tcBorders>
            <w:shd w:val="clear" w:color="auto" w:fill="auto"/>
          </w:tcPr>
          <w:p w14:paraId="3BF9A3FF" w14:textId="77777777" w:rsidR="0056197D" w:rsidRPr="00D5163E" w:rsidRDefault="0056197D" w:rsidP="007E081C">
            <w:pPr>
              <w:spacing w:after="0"/>
              <w:rPr>
                <w:rFonts w:cs="Calibri"/>
                <w:szCs w:val="20"/>
              </w:rPr>
            </w:pPr>
          </w:p>
        </w:tc>
        <w:tc>
          <w:tcPr>
            <w:tcW w:w="578" w:type="dxa"/>
            <w:tcBorders>
              <w:left w:val="nil"/>
              <w:bottom w:val="nil"/>
            </w:tcBorders>
            <w:shd w:val="clear" w:color="auto" w:fill="auto"/>
          </w:tcPr>
          <w:p w14:paraId="73154081" w14:textId="77777777" w:rsidR="0056197D" w:rsidRPr="00D5163E" w:rsidRDefault="0056197D" w:rsidP="007E081C">
            <w:pPr>
              <w:spacing w:after="0"/>
              <w:rPr>
                <w:rFonts w:cs="Calibri"/>
                <w:szCs w:val="20"/>
              </w:rPr>
            </w:pPr>
          </w:p>
        </w:tc>
      </w:tr>
      <w:tr w:rsidR="0056197D" w:rsidRPr="00D5163E" w14:paraId="3A9D5443" w14:textId="77777777" w:rsidTr="00DB71EC">
        <w:tc>
          <w:tcPr>
            <w:tcW w:w="4608" w:type="dxa"/>
            <w:vMerge/>
            <w:shd w:val="clear" w:color="auto" w:fill="auto"/>
          </w:tcPr>
          <w:p w14:paraId="0DC045E9" w14:textId="77777777" w:rsidR="0056197D" w:rsidRPr="00D5163E" w:rsidRDefault="0056197D" w:rsidP="007E081C">
            <w:pPr>
              <w:spacing w:after="0"/>
              <w:rPr>
                <w:rFonts w:cs="Calibri"/>
                <w:szCs w:val="20"/>
              </w:rPr>
            </w:pPr>
          </w:p>
        </w:tc>
        <w:tc>
          <w:tcPr>
            <w:tcW w:w="1980" w:type="dxa"/>
            <w:vMerge/>
            <w:shd w:val="clear" w:color="auto" w:fill="auto"/>
          </w:tcPr>
          <w:p w14:paraId="2446AE00" w14:textId="77777777" w:rsidR="0056197D" w:rsidRPr="00D5163E" w:rsidRDefault="0056197D" w:rsidP="007E081C">
            <w:pPr>
              <w:spacing w:after="0"/>
              <w:rPr>
                <w:rFonts w:cs="Calibri"/>
                <w:szCs w:val="20"/>
              </w:rPr>
            </w:pPr>
          </w:p>
        </w:tc>
        <w:tc>
          <w:tcPr>
            <w:tcW w:w="577" w:type="dxa"/>
            <w:tcBorders>
              <w:top w:val="nil"/>
              <w:right w:val="nil"/>
            </w:tcBorders>
            <w:shd w:val="clear" w:color="auto" w:fill="auto"/>
          </w:tcPr>
          <w:p w14:paraId="468DEBE0" w14:textId="77777777" w:rsidR="0056197D" w:rsidRPr="00D5163E" w:rsidRDefault="0056197D" w:rsidP="007E081C">
            <w:pPr>
              <w:spacing w:after="0"/>
              <w:rPr>
                <w:rFonts w:cs="Calibri"/>
                <w:szCs w:val="20"/>
              </w:rPr>
            </w:pPr>
          </w:p>
        </w:tc>
        <w:tc>
          <w:tcPr>
            <w:tcW w:w="578" w:type="dxa"/>
            <w:tcBorders>
              <w:top w:val="nil"/>
              <w:left w:val="nil"/>
              <w:right w:val="nil"/>
            </w:tcBorders>
            <w:shd w:val="clear" w:color="auto" w:fill="auto"/>
          </w:tcPr>
          <w:p w14:paraId="4D9EBADA" w14:textId="77777777" w:rsidR="0056197D" w:rsidRPr="00D5163E" w:rsidRDefault="0056197D" w:rsidP="007E081C">
            <w:pPr>
              <w:spacing w:after="0"/>
              <w:rPr>
                <w:rFonts w:cs="Calibri"/>
                <w:szCs w:val="20"/>
              </w:rPr>
            </w:pPr>
          </w:p>
        </w:tc>
        <w:tc>
          <w:tcPr>
            <w:tcW w:w="577" w:type="dxa"/>
            <w:tcBorders>
              <w:top w:val="nil"/>
              <w:left w:val="nil"/>
              <w:right w:val="nil"/>
            </w:tcBorders>
            <w:shd w:val="clear" w:color="auto" w:fill="auto"/>
          </w:tcPr>
          <w:p w14:paraId="5D732C2A" w14:textId="77777777" w:rsidR="0056197D" w:rsidRPr="00D5163E" w:rsidRDefault="0056197D" w:rsidP="007E081C">
            <w:pPr>
              <w:spacing w:after="0"/>
              <w:rPr>
                <w:rFonts w:cs="Calibri"/>
                <w:szCs w:val="20"/>
              </w:rPr>
            </w:pPr>
          </w:p>
        </w:tc>
        <w:tc>
          <w:tcPr>
            <w:tcW w:w="578" w:type="dxa"/>
            <w:tcBorders>
              <w:top w:val="nil"/>
              <w:left w:val="nil"/>
              <w:right w:val="nil"/>
            </w:tcBorders>
            <w:shd w:val="clear" w:color="auto" w:fill="auto"/>
          </w:tcPr>
          <w:p w14:paraId="26722179" w14:textId="77777777" w:rsidR="0056197D" w:rsidRPr="00D5163E" w:rsidRDefault="0056197D" w:rsidP="007E081C">
            <w:pPr>
              <w:spacing w:after="0"/>
              <w:rPr>
                <w:rFonts w:cs="Calibri"/>
                <w:szCs w:val="20"/>
              </w:rPr>
            </w:pPr>
          </w:p>
        </w:tc>
        <w:tc>
          <w:tcPr>
            <w:tcW w:w="577" w:type="dxa"/>
            <w:gridSpan w:val="2"/>
            <w:tcBorders>
              <w:top w:val="nil"/>
              <w:left w:val="nil"/>
              <w:right w:val="nil"/>
            </w:tcBorders>
            <w:shd w:val="clear" w:color="auto" w:fill="auto"/>
          </w:tcPr>
          <w:p w14:paraId="037AED1C" w14:textId="77777777" w:rsidR="0056197D" w:rsidRPr="00D5163E" w:rsidRDefault="0056197D" w:rsidP="007E081C">
            <w:pPr>
              <w:spacing w:after="0"/>
              <w:rPr>
                <w:rFonts w:cs="Calibri"/>
                <w:szCs w:val="20"/>
              </w:rPr>
            </w:pPr>
          </w:p>
        </w:tc>
        <w:tc>
          <w:tcPr>
            <w:tcW w:w="578" w:type="dxa"/>
            <w:tcBorders>
              <w:top w:val="nil"/>
              <w:left w:val="nil"/>
              <w:right w:val="nil"/>
            </w:tcBorders>
            <w:shd w:val="clear" w:color="auto" w:fill="auto"/>
          </w:tcPr>
          <w:p w14:paraId="1DE70FF5" w14:textId="77777777" w:rsidR="0056197D" w:rsidRPr="00D5163E" w:rsidRDefault="0056197D" w:rsidP="007E081C">
            <w:pPr>
              <w:spacing w:after="0"/>
              <w:rPr>
                <w:rFonts w:cs="Calibri"/>
                <w:szCs w:val="20"/>
              </w:rPr>
            </w:pPr>
          </w:p>
        </w:tc>
        <w:tc>
          <w:tcPr>
            <w:tcW w:w="577" w:type="dxa"/>
            <w:tcBorders>
              <w:top w:val="nil"/>
              <w:left w:val="nil"/>
              <w:right w:val="nil"/>
            </w:tcBorders>
            <w:shd w:val="clear" w:color="auto" w:fill="auto"/>
          </w:tcPr>
          <w:p w14:paraId="445BFA1A" w14:textId="77777777" w:rsidR="0056197D" w:rsidRPr="00D5163E" w:rsidRDefault="0056197D" w:rsidP="007E081C">
            <w:pPr>
              <w:spacing w:after="0"/>
              <w:rPr>
                <w:rFonts w:cs="Calibri"/>
                <w:szCs w:val="20"/>
              </w:rPr>
            </w:pPr>
          </w:p>
        </w:tc>
        <w:tc>
          <w:tcPr>
            <w:tcW w:w="578" w:type="dxa"/>
            <w:tcBorders>
              <w:top w:val="nil"/>
              <w:left w:val="nil"/>
              <w:right w:val="nil"/>
            </w:tcBorders>
            <w:shd w:val="clear" w:color="auto" w:fill="auto"/>
          </w:tcPr>
          <w:p w14:paraId="179697F5" w14:textId="77777777" w:rsidR="0056197D" w:rsidRPr="00D5163E" w:rsidRDefault="0056197D" w:rsidP="007E081C">
            <w:pPr>
              <w:spacing w:after="0"/>
              <w:rPr>
                <w:rFonts w:cs="Calibri"/>
                <w:szCs w:val="20"/>
              </w:rPr>
            </w:pPr>
          </w:p>
        </w:tc>
        <w:tc>
          <w:tcPr>
            <w:tcW w:w="577" w:type="dxa"/>
            <w:gridSpan w:val="2"/>
            <w:tcBorders>
              <w:top w:val="nil"/>
              <w:left w:val="nil"/>
              <w:right w:val="nil"/>
            </w:tcBorders>
            <w:shd w:val="clear" w:color="auto" w:fill="auto"/>
          </w:tcPr>
          <w:p w14:paraId="075043AF" w14:textId="77777777" w:rsidR="0056197D" w:rsidRPr="00D5163E" w:rsidRDefault="0056197D" w:rsidP="007E081C">
            <w:pPr>
              <w:spacing w:after="0"/>
              <w:rPr>
                <w:rFonts w:cs="Calibri"/>
                <w:szCs w:val="20"/>
              </w:rPr>
            </w:pPr>
          </w:p>
        </w:tc>
        <w:tc>
          <w:tcPr>
            <w:tcW w:w="578" w:type="dxa"/>
            <w:tcBorders>
              <w:top w:val="nil"/>
              <w:left w:val="nil"/>
              <w:right w:val="nil"/>
            </w:tcBorders>
          </w:tcPr>
          <w:p w14:paraId="2D415476" w14:textId="77777777" w:rsidR="0056197D" w:rsidRPr="00D5163E" w:rsidRDefault="0056197D" w:rsidP="007E081C">
            <w:pPr>
              <w:spacing w:after="0"/>
              <w:rPr>
                <w:rFonts w:cs="Calibri"/>
                <w:szCs w:val="20"/>
              </w:rPr>
            </w:pPr>
          </w:p>
        </w:tc>
        <w:tc>
          <w:tcPr>
            <w:tcW w:w="577" w:type="dxa"/>
            <w:tcBorders>
              <w:top w:val="nil"/>
              <w:left w:val="nil"/>
              <w:right w:val="nil"/>
            </w:tcBorders>
            <w:shd w:val="clear" w:color="auto" w:fill="auto"/>
          </w:tcPr>
          <w:p w14:paraId="3E51FC13" w14:textId="77777777" w:rsidR="0056197D" w:rsidRPr="00D5163E" w:rsidRDefault="0056197D" w:rsidP="007E081C">
            <w:pPr>
              <w:spacing w:after="0"/>
              <w:rPr>
                <w:rFonts w:cs="Calibri"/>
                <w:szCs w:val="20"/>
              </w:rPr>
            </w:pPr>
          </w:p>
        </w:tc>
        <w:tc>
          <w:tcPr>
            <w:tcW w:w="578" w:type="dxa"/>
            <w:tcBorders>
              <w:top w:val="nil"/>
              <w:left w:val="nil"/>
            </w:tcBorders>
            <w:shd w:val="clear" w:color="auto" w:fill="auto"/>
          </w:tcPr>
          <w:p w14:paraId="6A402A22" w14:textId="77777777" w:rsidR="0056197D" w:rsidRPr="00D5163E" w:rsidRDefault="0056197D" w:rsidP="007E081C">
            <w:pPr>
              <w:spacing w:after="0"/>
              <w:rPr>
                <w:rFonts w:cs="Calibri"/>
                <w:szCs w:val="20"/>
              </w:rPr>
            </w:pPr>
          </w:p>
        </w:tc>
      </w:tr>
      <w:tr w:rsidR="0010633E" w:rsidRPr="00D5163E" w14:paraId="702D42DF" w14:textId="77777777" w:rsidTr="0010633E">
        <w:tc>
          <w:tcPr>
            <w:tcW w:w="4608" w:type="dxa"/>
            <w:vMerge/>
            <w:shd w:val="clear" w:color="auto" w:fill="auto"/>
          </w:tcPr>
          <w:p w14:paraId="060E03AF" w14:textId="77777777" w:rsidR="0010633E" w:rsidRPr="00D5163E" w:rsidRDefault="0010633E" w:rsidP="007E081C">
            <w:pPr>
              <w:spacing w:after="0"/>
              <w:rPr>
                <w:rFonts w:cs="Calibri"/>
                <w:szCs w:val="20"/>
              </w:rPr>
            </w:pPr>
          </w:p>
        </w:tc>
        <w:tc>
          <w:tcPr>
            <w:tcW w:w="1980" w:type="dxa"/>
            <w:vMerge/>
            <w:shd w:val="clear" w:color="auto" w:fill="auto"/>
          </w:tcPr>
          <w:p w14:paraId="62AFF776" w14:textId="77777777" w:rsidR="0010633E" w:rsidRPr="00D5163E" w:rsidRDefault="0010633E" w:rsidP="007E081C">
            <w:pPr>
              <w:spacing w:after="0"/>
              <w:rPr>
                <w:rFonts w:cs="Calibri"/>
                <w:szCs w:val="20"/>
              </w:rPr>
            </w:pPr>
          </w:p>
        </w:tc>
        <w:tc>
          <w:tcPr>
            <w:tcW w:w="577" w:type="dxa"/>
            <w:tcBorders>
              <w:top w:val="nil"/>
              <w:right w:val="nil"/>
            </w:tcBorders>
            <w:shd w:val="clear" w:color="auto" w:fill="auto"/>
          </w:tcPr>
          <w:p w14:paraId="13B54E20" w14:textId="77777777" w:rsidR="0010633E" w:rsidRPr="00D5163E" w:rsidRDefault="0010633E" w:rsidP="007E081C">
            <w:pPr>
              <w:spacing w:after="0"/>
              <w:rPr>
                <w:rFonts w:cs="Calibri"/>
                <w:szCs w:val="20"/>
              </w:rPr>
            </w:pPr>
          </w:p>
        </w:tc>
        <w:tc>
          <w:tcPr>
            <w:tcW w:w="578" w:type="dxa"/>
            <w:tcBorders>
              <w:top w:val="nil"/>
              <w:left w:val="nil"/>
              <w:right w:val="nil"/>
            </w:tcBorders>
            <w:shd w:val="clear" w:color="auto" w:fill="auto"/>
          </w:tcPr>
          <w:p w14:paraId="2D82D673" w14:textId="77777777" w:rsidR="0010633E" w:rsidRPr="00D5163E" w:rsidRDefault="0010633E" w:rsidP="007E081C">
            <w:pPr>
              <w:spacing w:after="0"/>
              <w:rPr>
                <w:rFonts w:cs="Calibri"/>
                <w:szCs w:val="20"/>
              </w:rPr>
            </w:pPr>
          </w:p>
        </w:tc>
        <w:tc>
          <w:tcPr>
            <w:tcW w:w="577" w:type="dxa"/>
            <w:tcBorders>
              <w:top w:val="nil"/>
              <w:left w:val="nil"/>
              <w:right w:val="nil"/>
            </w:tcBorders>
            <w:shd w:val="clear" w:color="auto" w:fill="auto"/>
          </w:tcPr>
          <w:p w14:paraId="0F69D5CB" w14:textId="77777777" w:rsidR="0010633E" w:rsidRPr="00D5163E" w:rsidRDefault="0010633E" w:rsidP="007E081C">
            <w:pPr>
              <w:spacing w:after="0"/>
              <w:rPr>
                <w:rFonts w:cs="Calibri"/>
                <w:szCs w:val="20"/>
              </w:rPr>
            </w:pPr>
          </w:p>
        </w:tc>
        <w:tc>
          <w:tcPr>
            <w:tcW w:w="578" w:type="dxa"/>
            <w:tcBorders>
              <w:top w:val="nil"/>
              <w:left w:val="nil"/>
              <w:right w:val="nil"/>
            </w:tcBorders>
            <w:shd w:val="clear" w:color="auto" w:fill="auto"/>
          </w:tcPr>
          <w:p w14:paraId="6A3B8251" w14:textId="77777777" w:rsidR="0010633E" w:rsidRPr="00D5163E" w:rsidRDefault="0010633E" w:rsidP="007E081C">
            <w:pPr>
              <w:spacing w:after="0"/>
              <w:rPr>
                <w:rFonts w:cs="Calibri"/>
                <w:szCs w:val="20"/>
              </w:rPr>
            </w:pPr>
          </w:p>
        </w:tc>
        <w:tc>
          <w:tcPr>
            <w:tcW w:w="577" w:type="dxa"/>
            <w:gridSpan w:val="2"/>
            <w:tcBorders>
              <w:top w:val="nil"/>
              <w:left w:val="nil"/>
              <w:right w:val="nil"/>
            </w:tcBorders>
            <w:shd w:val="clear" w:color="auto" w:fill="auto"/>
          </w:tcPr>
          <w:p w14:paraId="080358C3" w14:textId="77777777" w:rsidR="0010633E" w:rsidRPr="00D5163E" w:rsidRDefault="0010633E" w:rsidP="007E081C">
            <w:pPr>
              <w:spacing w:after="0"/>
              <w:rPr>
                <w:rFonts w:cs="Calibri"/>
                <w:szCs w:val="20"/>
              </w:rPr>
            </w:pPr>
          </w:p>
        </w:tc>
        <w:tc>
          <w:tcPr>
            <w:tcW w:w="578" w:type="dxa"/>
            <w:tcBorders>
              <w:top w:val="nil"/>
              <w:left w:val="nil"/>
              <w:right w:val="nil"/>
            </w:tcBorders>
            <w:shd w:val="clear" w:color="auto" w:fill="auto"/>
          </w:tcPr>
          <w:p w14:paraId="0370E392" w14:textId="77777777" w:rsidR="0010633E" w:rsidRPr="00D5163E" w:rsidRDefault="0010633E" w:rsidP="007E081C">
            <w:pPr>
              <w:spacing w:after="0"/>
              <w:rPr>
                <w:rFonts w:cs="Calibri"/>
                <w:szCs w:val="20"/>
              </w:rPr>
            </w:pPr>
          </w:p>
        </w:tc>
        <w:tc>
          <w:tcPr>
            <w:tcW w:w="577" w:type="dxa"/>
            <w:tcBorders>
              <w:top w:val="nil"/>
              <w:left w:val="nil"/>
              <w:right w:val="nil"/>
            </w:tcBorders>
            <w:shd w:val="clear" w:color="auto" w:fill="auto"/>
          </w:tcPr>
          <w:p w14:paraId="1CD70A65" w14:textId="77777777" w:rsidR="0010633E" w:rsidRPr="00D5163E" w:rsidRDefault="0010633E" w:rsidP="007E081C">
            <w:pPr>
              <w:spacing w:after="0"/>
              <w:rPr>
                <w:rFonts w:cs="Calibri"/>
                <w:szCs w:val="20"/>
              </w:rPr>
            </w:pPr>
          </w:p>
        </w:tc>
        <w:tc>
          <w:tcPr>
            <w:tcW w:w="578" w:type="dxa"/>
            <w:tcBorders>
              <w:top w:val="nil"/>
              <w:left w:val="nil"/>
              <w:right w:val="nil"/>
            </w:tcBorders>
            <w:shd w:val="clear" w:color="auto" w:fill="auto"/>
          </w:tcPr>
          <w:p w14:paraId="00B67A92" w14:textId="77777777" w:rsidR="0010633E" w:rsidRPr="00D5163E" w:rsidRDefault="0010633E" w:rsidP="007E081C">
            <w:pPr>
              <w:spacing w:after="0"/>
              <w:rPr>
                <w:rFonts w:cs="Calibri"/>
                <w:szCs w:val="20"/>
              </w:rPr>
            </w:pPr>
          </w:p>
        </w:tc>
        <w:tc>
          <w:tcPr>
            <w:tcW w:w="577" w:type="dxa"/>
            <w:gridSpan w:val="2"/>
            <w:tcBorders>
              <w:top w:val="nil"/>
              <w:left w:val="nil"/>
              <w:right w:val="nil"/>
            </w:tcBorders>
            <w:shd w:val="clear" w:color="auto" w:fill="auto"/>
          </w:tcPr>
          <w:p w14:paraId="7388D727" w14:textId="77777777" w:rsidR="0010633E" w:rsidRPr="00D5163E" w:rsidRDefault="0010633E" w:rsidP="007E081C">
            <w:pPr>
              <w:spacing w:after="0"/>
              <w:rPr>
                <w:rFonts w:cs="Calibri"/>
                <w:szCs w:val="20"/>
              </w:rPr>
            </w:pPr>
          </w:p>
        </w:tc>
        <w:tc>
          <w:tcPr>
            <w:tcW w:w="578" w:type="dxa"/>
            <w:tcBorders>
              <w:top w:val="nil"/>
              <w:left w:val="nil"/>
              <w:right w:val="nil"/>
            </w:tcBorders>
          </w:tcPr>
          <w:p w14:paraId="63B2E223" w14:textId="77777777" w:rsidR="0010633E" w:rsidRPr="00D5163E" w:rsidRDefault="0010633E" w:rsidP="007E081C">
            <w:pPr>
              <w:spacing w:after="0"/>
              <w:rPr>
                <w:rFonts w:cs="Calibri"/>
                <w:szCs w:val="20"/>
              </w:rPr>
            </w:pPr>
          </w:p>
        </w:tc>
        <w:tc>
          <w:tcPr>
            <w:tcW w:w="577" w:type="dxa"/>
            <w:tcBorders>
              <w:top w:val="nil"/>
              <w:left w:val="nil"/>
              <w:right w:val="nil"/>
            </w:tcBorders>
            <w:shd w:val="clear" w:color="auto" w:fill="auto"/>
          </w:tcPr>
          <w:p w14:paraId="609A3E8A" w14:textId="77777777" w:rsidR="0010633E" w:rsidRPr="00D5163E" w:rsidRDefault="0010633E" w:rsidP="007E081C">
            <w:pPr>
              <w:spacing w:after="0"/>
              <w:rPr>
                <w:rFonts w:cs="Calibri"/>
                <w:szCs w:val="20"/>
              </w:rPr>
            </w:pPr>
          </w:p>
        </w:tc>
        <w:tc>
          <w:tcPr>
            <w:tcW w:w="578" w:type="dxa"/>
            <w:tcBorders>
              <w:top w:val="nil"/>
              <w:left w:val="nil"/>
            </w:tcBorders>
            <w:shd w:val="clear" w:color="auto" w:fill="auto"/>
          </w:tcPr>
          <w:p w14:paraId="185E2E92" w14:textId="77777777" w:rsidR="0010633E" w:rsidRPr="00D5163E" w:rsidRDefault="0010633E" w:rsidP="007E081C">
            <w:pPr>
              <w:spacing w:after="0"/>
              <w:rPr>
                <w:rFonts w:cs="Calibri"/>
                <w:szCs w:val="20"/>
              </w:rPr>
            </w:pPr>
          </w:p>
        </w:tc>
      </w:tr>
      <w:tr w:rsidR="0056197D" w:rsidRPr="00D5163E" w14:paraId="15D551AB" w14:textId="77777777" w:rsidTr="0056197D">
        <w:tc>
          <w:tcPr>
            <w:tcW w:w="13518" w:type="dxa"/>
            <w:gridSpan w:val="16"/>
            <w:tcBorders>
              <w:top w:val="single" w:sz="4" w:space="0" w:color="auto"/>
              <w:left w:val="single" w:sz="4" w:space="0" w:color="auto"/>
              <w:bottom w:val="single" w:sz="4" w:space="0" w:color="auto"/>
              <w:right w:val="single" w:sz="4" w:space="0" w:color="auto"/>
            </w:tcBorders>
            <w:shd w:val="clear" w:color="auto" w:fill="auto"/>
          </w:tcPr>
          <w:p w14:paraId="136B48D2" w14:textId="0C444B41" w:rsidR="009A6693" w:rsidRPr="00D5163E" w:rsidRDefault="00965CA6" w:rsidP="002C2489">
            <w:pPr>
              <w:spacing w:after="0"/>
              <w:rPr>
                <w:rFonts w:cs="Calibri"/>
                <w:szCs w:val="20"/>
              </w:rPr>
            </w:pPr>
            <w:r w:rsidRPr="00D5163E">
              <w:rPr>
                <w:rFonts w:cs="Calibri"/>
                <w:b/>
                <w:szCs w:val="20"/>
              </w:rPr>
              <w:t>Component/</w:t>
            </w:r>
            <w:r w:rsidR="009A6693" w:rsidRPr="00D5163E">
              <w:rPr>
                <w:rFonts w:cs="Calibri"/>
                <w:b/>
                <w:szCs w:val="20"/>
              </w:rPr>
              <w:t>Outcome 3</w:t>
            </w:r>
            <w:r w:rsidR="009A6693" w:rsidRPr="00D5163E">
              <w:rPr>
                <w:rFonts w:cs="Calibri"/>
                <w:b/>
                <w:bCs/>
                <w:szCs w:val="20"/>
              </w:rPr>
              <w:t xml:space="preserve">: </w:t>
            </w:r>
            <w:r w:rsidR="00263BDB" w:rsidRPr="00D5163E">
              <w:rPr>
                <w:rFonts w:cs="Calibri"/>
                <w:b/>
                <w:bCs/>
                <w:szCs w:val="20"/>
              </w:rPr>
              <w:t xml:space="preserve">Increased </w:t>
            </w:r>
            <w:r w:rsidR="00BF0444" w:rsidRPr="00D5163E">
              <w:rPr>
                <w:rFonts w:cs="Calibri"/>
                <w:b/>
                <w:bCs/>
                <w:szCs w:val="20"/>
              </w:rPr>
              <w:t>penetration of</w:t>
            </w:r>
            <w:r w:rsidR="009A6693" w:rsidRPr="00D5163E">
              <w:rPr>
                <w:rFonts w:cs="Calibri"/>
                <w:b/>
                <w:bCs/>
                <w:szCs w:val="20"/>
              </w:rPr>
              <w:t xml:space="preserve"> high quality and efficient lighting </w:t>
            </w:r>
          </w:p>
        </w:tc>
      </w:tr>
      <w:tr w:rsidR="0056197D" w:rsidRPr="00D5163E" w14:paraId="69236A2B" w14:textId="77777777" w:rsidTr="00DB71EC">
        <w:tc>
          <w:tcPr>
            <w:tcW w:w="4608" w:type="dxa"/>
            <w:vMerge w:val="restart"/>
            <w:tcBorders>
              <w:top w:val="single" w:sz="4" w:space="0" w:color="auto"/>
              <w:left w:val="single" w:sz="4" w:space="0" w:color="auto"/>
              <w:right w:val="single" w:sz="4" w:space="0" w:color="auto"/>
            </w:tcBorders>
            <w:shd w:val="clear" w:color="auto" w:fill="auto"/>
            <w:vAlign w:val="center"/>
          </w:tcPr>
          <w:p w14:paraId="33AADB7F" w14:textId="196E204A" w:rsidR="009A6693" w:rsidRPr="00D5163E" w:rsidRDefault="009A6693" w:rsidP="002C2489">
            <w:pPr>
              <w:spacing w:after="0"/>
              <w:rPr>
                <w:rFonts w:cs="Calibri"/>
                <w:szCs w:val="20"/>
              </w:rPr>
            </w:pPr>
            <w:r w:rsidRPr="00D5163E">
              <w:rPr>
                <w:rFonts w:cs="Calibri"/>
                <w:szCs w:val="20"/>
              </w:rPr>
              <w:t xml:space="preserve">Output 3.1: </w:t>
            </w:r>
            <w:r w:rsidR="00BF0444" w:rsidRPr="00D5163E">
              <w:rPr>
                <w:rFonts w:cs="Calibri"/>
                <w:bCs/>
                <w:szCs w:val="20"/>
              </w:rPr>
              <w:t>Development of an innovative financial model enabling accelerated penetration of advanced lighting systems, focusing on the development of ESCO business models</w:t>
            </w:r>
          </w:p>
        </w:tc>
        <w:tc>
          <w:tcPr>
            <w:tcW w:w="1980" w:type="dxa"/>
            <w:vMerge w:val="restart"/>
            <w:tcBorders>
              <w:top w:val="single" w:sz="4" w:space="0" w:color="auto"/>
              <w:left w:val="single" w:sz="4" w:space="0" w:color="auto"/>
              <w:right w:val="single" w:sz="4" w:space="0" w:color="auto"/>
            </w:tcBorders>
            <w:shd w:val="clear" w:color="auto" w:fill="auto"/>
            <w:vAlign w:val="center"/>
          </w:tcPr>
          <w:p w14:paraId="3CB370D4" w14:textId="77777777" w:rsidR="009A6693" w:rsidRPr="00D5163E" w:rsidRDefault="009A6693" w:rsidP="007E081C">
            <w:pPr>
              <w:spacing w:after="0"/>
              <w:rPr>
                <w:rFonts w:cs="Calibri"/>
                <w:szCs w:val="20"/>
              </w:rPr>
            </w:pPr>
            <w:r w:rsidRPr="00D5163E">
              <w:rPr>
                <w:rFonts w:cs="Calibri"/>
                <w:szCs w:val="20"/>
              </w:rPr>
              <w:t>MEMR/DG-NREEC</w:t>
            </w:r>
          </w:p>
        </w:tc>
        <w:tc>
          <w:tcPr>
            <w:tcW w:w="577" w:type="dxa"/>
            <w:tcBorders>
              <w:top w:val="single" w:sz="4" w:space="0" w:color="auto"/>
              <w:left w:val="single" w:sz="4" w:space="0" w:color="auto"/>
              <w:bottom w:val="nil"/>
              <w:right w:val="nil"/>
            </w:tcBorders>
            <w:shd w:val="clear" w:color="auto" w:fill="auto"/>
          </w:tcPr>
          <w:p w14:paraId="4AFC38C0"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4919FF62"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05672015"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6046720F" w14:textId="77777777" w:rsidR="009A6693" w:rsidRPr="00D5163E" w:rsidRDefault="009A6693" w:rsidP="007E081C">
            <w:pPr>
              <w:spacing w:after="0"/>
              <w:rPr>
                <w:rFonts w:cs="Calibri"/>
                <w:szCs w:val="20"/>
              </w:rPr>
            </w:pPr>
          </w:p>
        </w:tc>
        <w:tc>
          <w:tcPr>
            <w:tcW w:w="577" w:type="dxa"/>
            <w:gridSpan w:val="2"/>
            <w:tcBorders>
              <w:top w:val="single" w:sz="4" w:space="0" w:color="auto"/>
              <w:left w:val="nil"/>
              <w:bottom w:val="nil"/>
              <w:right w:val="nil"/>
            </w:tcBorders>
            <w:shd w:val="clear" w:color="auto" w:fill="auto"/>
          </w:tcPr>
          <w:p w14:paraId="09929EA4"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58DCB059"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25663E12"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5E67F60E" w14:textId="77777777" w:rsidR="009A6693" w:rsidRPr="00D5163E" w:rsidRDefault="009A6693" w:rsidP="007E081C">
            <w:pPr>
              <w:spacing w:after="0"/>
              <w:rPr>
                <w:rFonts w:cs="Calibri"/>
                <w:szCs w:val="20"/>
              </w:rPr>
            </w:pPr>
          </w:p>
        </w:tc>
        <w:tc>
          <w:tcPr>
            <w:tcW w:w="577" w:type="dxa"/>
            <w:gridSpan w:val="2"/>
            <w:tcBorders>
              <w:top w:val="single" w:sz="4" w:space="0" w:color="auto"/>
              <w:left w:val="nil"/>
              <w:bottom w:val="nil"/>
              <w:right w:val="nil"/>
            </w:tcBorders>
            <w:shd w:val="clear" w:color="auto" w:fill="auto"/>
          </w:tcPr>
          <w:p w14:paraId="555755CB"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12833D5E"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4FD5F2D9"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single" w:sz="4" w:space="0" w:color="auto"/>
            </w:tcBorders>
            <w:shd w:val="clear" w:color="auto" w:fill="auto"/>
          </w:tcPr>
          <w:p w14:paraId="5DD25568" w14:textId="77777777" w:rsidR="009A6693" w:rsidRPr="00D5163E" w:rsidRDefault="009A6693" w:rsidP="007E081C">
            <w:pPr>
              <w:spacing w:after="0"/>
              <w:rPr>
                <w:rFonts w:cs="Calibri"/>
                <w:szCs w:val="20"/>
              </w:rPr>
            </w:pPr>
          </w:p>
        </w:tc>
      </w:tr>
      <w:tr w:rsidR="0056197D" w:rsidRPr="00D5163E" w14:paraId="1E38FFB4" w14:textId="77777777" w:rsidTr="00DB71EC">
        <w:tc>
          <w:tcPr>
            <w:tcW w:w="4608" w:type="dxa"/>
            <w:vMerge/>
            <w:tcBorders>
              <w:left w:val="single" w:sz="4" w:space="0" w:color="auto"/>
              <w:right w:val="single" w:sz="4" w:space="0" w:color="auto"/>
            </w:tcBorders>
            <w:shd w:val="clear" w:color="auto" w:fill="auto"/>
            <w:vAlign w:val="center"/>
          </w:tcPr>
          <w:p w14:paraId="0EACE956" w14:textId="77777777" w:rsidR="009A6693" w:rsidRPr="00D5163E" w:rsidRDefault="009A6693" w:rsidP="007E081C">
            <w:pPr>
              <w:spacing w:after="0"/>
              <w:rPr>
                <w:rFonts w:cs="Calibri"/>
                <w:szCs w:val="20"/>
              </w:rPr>
            </w:pPr>
          </w:p>
        </w:tc>
        <w:tc>
          <w:tcPr>
            <w:tcW w:w="1980" w:type="dxa"/>
            <w:vMerge/>
            <w:tcBorders>
              <w:left w:val="single" w:sz="4" w:space="0" w:color="auto"/>
              <w:right w:val="single" w:sz="4" w:space="0" w:color="auto"/>
            </w:tcBorders>
            <w:shd w:val="clear" w:color="auto" w:fill="auto"/>
            <w:vAlign w:val="center"/>
          </w:tcPr>
          <w:p w14:paraId="1A80496F" w14:textId="77777777" w:rsidR="009A6693" w:rsidRPr="00D5163E" w:rsidRDefault="009A6693" w:rsidP="007E081C">
            <w:pPr>
              <w:spacing w:after="0"/>
              <w:rPr>
                <w:rFonts w:cs="Calibri"/>
                <w:szCs w:val="20"/>
              </w:rPr>
            </w:pPr>
          </w:p>
        </w:tc>
        <w:tc>
          <w:tcPr>
            <w:tcW w:w="577" w:type="dxa"/>
            <w:tcBorders>
              <w:top w:val="nil"/>
              <w:left w:val="single" w:sz="4" w:space="0" w:color="auto"/>
              <w:bottom w:val="single" w:sz="4" w:space="0" w:color="auto"/>
              <w:right w:val="nil"/>
            </w:tcBorders>
            <w:shd w:val="clear" w:color="auto" w:fill="auto"/>
          </w:tcPr>
          <w:p w14:paraId="468DDBD9"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4B37FA55"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3D8B7B4D"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2B060C72" w14:textId="77777777" w:rsidR="009A6693" w:rsidRPr="00D5163E" w:rsidRDefault="009A6693" w:rsidP="007E081C">
            <w:pPr>
              <w:spacing w:after="0"/>
              <w:rPr>
                <w:rFonts w:cs="Calibri"/>
                <w:szCs w:val="20"/>
              </w:rPr>
            </w:pPr>
          </w:p>
        </w:tc>
        <w:tc>
          <w:tcPr>
            <w:tcW w:w="577" w:type="dxa"/>
            <w:gridSpan w:val="2"/>
            <w:tcBorders>
              <w:top w:val="nil"/>
              <w:left w:val="nil"/>
              <w:bottom w:val="single" w:sz="4" w:space="0" w:color="auto"/>
              <w:right w:val="nil"/>
            </w:tcBorders>
            <w:shd w:val="clear" w:color="auto" w:fill="auto"/>
          </w:tcPr>
          <w:p w14:paraId="2218323B"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154BB97C"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1517786E"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4073D825" w14:textId="77777777" w:rsidR="009A6693" w:rsidRPr="00D5163E" w:rsidRDefault="009A6693" w:rsidP="007E081C">
            <w:pPr>
              <w:spacing w:after="0"/>
              <w:rPr>
                <w:rFonts w:cs="Calibri"/>
                <w:szCs w:val="20"/>
              </w:rPr>
            </w:pPr>
          </w:p>
        </w:tc>
        <w:tc>
          <w:tcPr>
            <w:tcW w:w="577" w:type="dxa"/>
            <w:gridSpan w:val="2"/>
            <w:tcBorders>
              <w:top w:val="nil"/>
              <w:left w:val="nil"/>
              <w:bottom w:val="single" w:sz="4" w:space="0" w:color="auto"/>
              <w:right w:val="nil"/>
            </w:tcBorders>
            <w:shd w:val="clear" w:color="auto" w:fill="auto"/>
          </w:tcPr>
          <w:p w14:paraId="3737E885"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76E0116D"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0D097E02"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single" w:sz="4" w:space="0" w:color="auto"/>
            </w:tcBorders>
            <w:shd w:val="clear" w:color="auto" w:fill="auto"/>
          </w:tcPr>
          <w:p w14:paraId="4033CC7F" w14:textId="77777777" w:rsidR="009A6693" w:rsidRPr="00D5163E" w:rsidRDefault="009A6693" w:rsidP="007E081C">
            <w:pPr>
              <w:spacing w:after="0"/>
              <w:rPr>
                <w:rFonts w:cs="Calibri"/>
                <w:szCs w:val="20"/>
              </w:rPr>
            </w:pPr>
          </w:p>
        </w:tc>
      </w:tr>
      <w:tr w:rsidR="0056197D" w:rsidRPr="00D5163E" w14:paraId="1E28692F" w14:textId="77777777" w:rsidTr="00D43DC4">
        <w:tc>
          <w:tcPr>
            <w:tcW w:w="4608" w:type="dxa"/>
            <w:vMerge/>
            <w:tcBorders>
              <w:left w:val="single" w:sz="4" w:space="0" w:color="auto"/>
              <w:right w:val="single" w:sz="4" w:space="0" w:color="auto"/>
            </w:tcBorders>
            <w:shd w:val="clear" w:color="auto" w:fill="auto"/>
            <w:vAlign w:val="center"/>
          </w:tcPr>
          <w:p w14:paraId="0BB64E85" w14:textId="77777777" w:rsidR="009A6693" w:rsidRPr="00D5163E" w:rsidRDefault="009A6693" w:rsidP="007E081C">
            <w:pPr>
              <w:spacing w:after="0"/>
              <w:rPr>
                <w:rFonts w:cs="Calibri"/>
                <w:szCs w:val="20"/>
              </w:rPr>
            </w:pPr>
          </w:p>
        </w:tc>
        <w:tc>
          <w:tcPr>
            <w:tcW w:w="1980" w:type="dxa"/>
            <w:vMerge/>
            <w:tcBorders>
              <w:left w:val="single" w:sz="4" w:space="0" w:color="auto"/>
              <w:right w:val="single" w:sz="4" w:space="0" w:color="auto"/>
            </w:tcBorders>
            <w:shd w:val="clear" w:color="auto" w:fill="auto"/>
            <w:vAlign w:val="center"/>
          </w:tcPr>
          <w:p w14:paraId="6BEF0BA5" w14:textId="77777777" w:rsidR="009A6693" w:rsidRPr="00D5163E" w:rsidRDefault="009A6693" w:rsidP="007E081C">
            <w:pPr>
              <w:spacing w:after="0"/>
              <w:rPr>
                <w:rFonts w:cs="Calibri"/>
                <w:szCs w:val="20"/>
              </w:rPr>
            </w:pPr>
          </w:p>
        </w:tc>
        <w:tc>
          <w:tcPr>
            <w:tcW w:w="577" w:type="dxa"/>
            <w:tcBorders>
              <w:top w:val="single" w:sz="4" w:space="0" w:color="auto"/>
              <w:left w:val="single" w:sz="4" w:space="0" w:color="auto"/>
              <w:bottom w:val="single" w:sz="4" w:space="0" w:color="auto"/>
              <w:right w:val="single" w:sz="4" w:space="0" w:color="auto"/>
            </w:tcBorders>
            <w:shd w:val="clear" w:color="auto" w:fill="B8CCE4"/>
          </w:tcPr>
          <w:p w14:paraId="4C9EB625" w14:textId="77777777" w:rsidR="009A6693" w:rsidRPr="00D5163E" w:rsidRDefault="009A6693" w:rsidP="007E081C">
            <w:pPr>
              <w:spacing w:after="0"/>
              <w:rPr>
                <w:rFonts w:cs="Calibri"/>
                <w:szCs w:val="20"/>
              </w:rPr>
            </w:pPr>
          </w:p>
        </w:tc>
        <w:tc>
          <w:tcPr>
            <w:tcW w:w="578" w:type="dxa"/>
            <w:tcBorders>
              <w:top w:val="single" w:sz="4" w:space="0" w:color="auto"/>
              <w:left w:val="single" w:sz="4" w:space="0" w:color="auto"/>
              <w:bottom w:val="single" w:sz="4" w:space="0" w:color="auto"/>
              <w:right w:val="single" w:sz="4" w:space="0" w:color="auto"/>
            </w:tcBorders>
            <w:shd w:val="clear" w:color="auto" w:fill="B8CCE4"/>
          </w:tcPr>
          <w:p w14:paraId="7FBE975C" w14:textId="77777777" w:rsidR="009A6693" w:rsidRPr="00D5163E" w:rsidRDefault="009A6693" w:rsidP="007E081C">
            <w:pPr>
              <w:spacing w:after="0"/>
              <w:rPr>
                <w:rFonts w:cs="Calibri"/>
                <w:szCs w:val="20"/>
              </w:rPr>
            </w:pPr>
          </w:p>
        </w:tc>
        <w:tc>
          <w:tcPr>
            <w:tcW w:w="577" w:type="dxa"/>
            <w:tcBorders>
              <w:top w:val="single" w:sz="4" w:space="0" w:color="auto"/>
              <w:left w:val="single" w:sz="4" w:space="0" w:color="auto"/>
              <w:bottom w:val="single" w:sz="4" w:space="0" w:color="auto"/>
              <w:right w:val="single" w:sz="4" w:space="0" w:color="auto"/>
            </w:tcBorders>
            <w:shd w:val="clear" w:color="auto" w:fill="B8CCE4"/>
          </w:tcPr>
          <w:p w14:paraId="4DC1902B" w14:textId="77777777" w:rsidR="009A6693" w:rsidRPr="00D5163E" w:rsidRDefault="009A6693" w:rsidP="007E081C">
            <w:pPr>
              <w:spacing w:after="0"/>
              <w:rPr>
                <w:rFonts w:cs="Calibri"/>
                <w:szCs w:val="20"/>
              </w:rPr>
            </w:pPr>
          </w:p>
        </w:tc>
        <w:tc>
          <w:tcPr>
            <w:tcW w:w="578" w:type="dxa"/>
            <w:tcBorders>
              <w:top w:val="single" w:sz="4" w:space="0" w:color="auto"/>
              <w:left w:val="single" w:sz="4" w:space="0" w:color="auto"/>
              <w:bottom w:val="single" w:sz="4" w:space="0" w:color="auto"/>
              <w:right w:val="single" w:sz="4" w:space="0" w:color="auto"/>
            </w:tcBorders>
            <w:shd w:val="clear" w:color="auto" w:fill="B8CCE4"/>
          </w:tcPr>
          <w:p w14:paraId="15C4A341" w14:textId="77777777" w:rsidR="009A6693" w:rsidRPr="00D5163E" w:rsidRDefault="009A6693" w:rsidP="007E081C">
            <w:pPr>
              <w:spacing w:after="0"/>
              <w:rPr>
                <w:rFonts w:cs="Calibri"/>
                <w:szCs w:val="20"/>
              </w:rPr>
            </w:pPr>
          </w:p>
        </w:tc>
        <w:tc>
          <w:tcPr>
            <w:tcW w:w="577" w:type="dxa"/>
            <w:gridSpan w:val="2"/>
            <w:tcBorders>
              <w:top w:val="single" w:sz="4" w:space="0" w:color="auto"/>
              <w:left w:val="single" w:sz="4" w:space="0" w:color="auto"/>
              <w:bottom w:val="single" w:sz="4" w:space="0" w:color="auto"/>
              <w:right w:val="single" w:sz="4" w:space="0" w:color="auto"/>
            </w:tcBorders>
            <w:shd w:val="clear" w:color="auto" w:fill="B8CCE4"/>
          </w:tcPr>
          <w:p w14:paraId="33B7C217" w14:textId="77777777" w:rsidR="009A6693" w:rsidRPr="00D5163E" w:rsidRDefault="009A6693" w:rsidP="007E081C">
            <w:pPr>
              <w:spacing w:after="0"/>
              <w:rPr>
                <w:rFonts w:cs="Calibri"/>
                <w:szCs w:val="20"/>
              </w:rPr>
            </w:pPr>
          </w:p>
        </w:tc>
        <w:tc>
          <w:tcPr>
            <w:tcW w:w="578" w:type="dxa"/>
            <w:tcBorders>
              <w:top w:val="single" w:sz="4" w:space="0" w:color="auto"/>
              <w:left w:val="single" w:sz="4" w:space="0" w:color="auto"/>
              <w:bottom w:val="single" w:sz="4" w:space="0" w:color="auto"/>
              <w:right w:val="single" w:sz="4" w:space="0" w:color="auto"/>
            </w:tcBorders>
            <w:shd w:val="clear" w:color="auto" w:fill="B8CCE4"/>
          </w:tcPr>
          <w:p w14:paraId="2B9DBF27" w14:textId="77777777" w:rsidR="009A6693" w:rsidRPr="00D5163E" w:rsidRDefault="009A6693" w:rsidP="007E081C">
            <w:pPr>
              <w:spacing w:after="0"/>
              <w:rPr>
                <w:rFonts w:cs="Calibri"/>
                <w:szCs w:val="20"/>
              </w:rPr>
            </w:pPr>
          </w:p>
        </w:tc>
        <w:tc>
          <w:tcPr>
            <w:tcW w:w="577" w:type="dxa"/>
            <w:tcBorders>
              <w:top w:val="single" w:sz="4" w:space="0" w:color="auto"/>
              <w:left w:val="single" w:sz="4" w:space="0" w:color="auto"/>
              <w:bottom w:val="single" w:sz="4" w:space="0" w:color="auto"/>
              <w:right w:val="single" w:sz="4" w:space="0" w:color="auto"/>
            </w:tcBorders>
            <w:shd w:val="clear" w:color="auto" w:fill="B8CCE4"/>
          </w:tcPr>
          <w:p w14:paraId="5DBB09FE" w14:textId="77777777" w:rsidR="009A6693" w:rsidRPr="00D5163E" w:rsidRDefault="009A6693" w:rsidP="007E081C">
            <w:pPr>
              <w:spacing w:after="0"/>
              <w:rPr>
                <w:rFonts w:cs="Calibri"/>
                <w:szCs w:val="20"/>
              </w:rPr>
            </w:pPr>
          </w:p>
        </w:tc>
        <w:tc>
          <w:tcPr>
            <w:tcW w:w="578" w:type="dxa"/>
            <w:tcBorders>
              <w:top w:val="single" w:sz="4" w:space="0" w:color="auto"/>
              <w:left w:val="single" w:sz="4" w:space="0" w:color="auto"/>
              <w:bottom w:val="single" w:sz="4" w:space="0" w:color="auto"/>
              <w:right w:val="single" w:sz="4" w:space="0" w:color="auto"/>
            </w:tcBorders>
            <w:shd w:val="clear" w:color="auto" w:fill="B8CCE4"/>
          </w:tcPr>
          <w:p w14:paraId="6B7B3268" w14:textId="77777777" w:rsidR="009A6693" w:rsidRPr="00D5163E" w:rsidRDefault="009A6693" w:rsidP="007E081C">
            <w:pPr>
              <w:spacing w:after="0"/>
              <w:rPr>
                <w:rFonts w:cs="Calibri"/>
                <w:szCs w:val="20"/>
              </w:rPr>
            </w:pPr>
          </w:p>
        </w:tc>
        <w:tc>
          <w:tcPr>
            <w:tcW w:w="577" w:type="dxa"/>
            <w:gridSpan w:val="2"/>
            <w:tcBorders>
              <w:top w:val="single" w:sz="4" w:space="0" w:color="auto"/>
              <w:left w:val="single" w:sz="4" w:space="0" w:color="auto"/>
              <w:bottom w:val="single" w:sz="4" w:space="0" w:color="auto"/>
              <w:right w:val="single" w:sz="4" w:space="0" w:color="auto"/>
            </w:tcBorders>
            <w:shd w:val="clear" w:color="auto" w:fill="B8CCE4"/>
          </w:tcPr>
          <w:p w14:paraId="7049B784" w14:textId="77777777" w:rsidR="009A6693" w:rsidRPr="00D5163E" w:rsidRDefault="009A6693" w:rsidP="007E081C">
            <w:pPr>
              <w:spacing w:after="0"/>
              <w:rPr>
                <w:rFonts w:cs="Calibri"/>
                <w:szCs w:val="20"/>
              </w:rPr>
            </w:pPr>
          </w:p>
        </w:tc>
        <w:tc>
          <w:tcPr>
            <w:tcW w:w="578" w:type="dxa"/>
            <w:tcBorders>
              <w:top w:val="single" w:sz="4" w:space="0" w:color="auto"/>
              <w:left w:val="single" w:sz="4" w:space="0" w:color="auto"/>
              <w:bottom w:val="single" w:sz="4" w:space="0" w:color="auto"/>
              <w:right w:val="single" w:sz="4" w:space="0" w:color="auto"/>
            </w:tcBorders>
            <w:shd w:val="clear" w:color="auto" w:fill="B8CCE4"/>
          </w:tcPr>
          <w:p w14:paraId="571226FB" w14:textId="77777777" w:rsidR="009A6693" w:rsidRPr="00D5163E" w:rsidRDefault="009A6693" w:rsidP="007E081C">
            <w:pPr>
              <w:spacing w:after="0"/>
              <w:rPr>
                <w:rFonts w:cs="Calibri"/>
                <w:szCs w:val="20"/>
              </w:rPr>
            </w:pPr>
          </w:p>
        </w:tc>
        <w:tc>
          <w:tcPr>
            <w:tcW w:w="577" w:type="dxa"/>
            <w:tcBorders>
              <w:top w:val="single" w:sz="4" w:space="0" w:color="auto"/>
              <w:left w:val="single" w:sz="4" w:space="0" w:color="auto"/>
              <w:bottom w:val="single" w:sz="4" w:space="0" w:color="auto"/>
              <w:right w:val="single" w:sz="4" w:space="0" w:color="auto"/>
            </w:tcBorders>
            <w:shd w:val="clear" w:color="auto" w:fill="B8CCE4"/>
          </w:tcPr>
          <w:p w14:paraId="6E6E57E7" w14:textId="77777777" w:rsidR="009A6693" w:rsidRPr="00D5163E" w:rsidRDefault="009A6693" w:rsidP="007E081C">
            <w:pPr>
              <w:spacing w:after="0"/>
              <w:rPr>
                <w:rFonts w:cs="Calibri"/>
                <w:szCs w:val="20"/>
              </w:rPr>
            </w:pPr>
          </w:p>
        </w:tc>
        <w:tc>
          <w:tcPr>
            <w:tcW w:w="578" w:type="dxa"/>
            <w:tcBorders>
              <w:top w:val="single" w:sz="4" w:space="0" w:color="auto"/>
              <w:left w:val="single" w:sz="4" w:space="0" w:color="auto"/>
              <w:bottom w:val="single" w:sz="4" w:space="0" w:color="auto"/>
              <w:right w:val="single" w:sz="4" w:space="0" w:color="auto"/>
            </w:tcBorders>
            <w:shd w:val="clear" w:color="auto" w:fill="B8CCE4"/>
          </w:tcPr>
          <w:p w14:paraId="1A2F2844" w14:textId="77777777" w:rsidR="009A6693" w:rsidRPr="00D5163E" w:rsidRDefault="009A6693" w:rsidP="007E081C">
            <w:pPr>
              <w:spacing w:after="0"/>
              <w:rPr>
                <w:rFonts w:cs="Calibri"/>
                <w:szCs w:val="20"/>
              </w:rPr>
            </w:pPr>
          </w:p>
        </w:tc>
      </w:tr>
      <w:tr w:rsidR="0056197D" w:rsidRPr="00D5163E" w14:paraId="239DB35D" w14:textId="77777777" w:rsidTr="00DB71EC">
        <w:tc>
          <w:tcPr>
            <w:tcW w:w="4608" w:type="dxa"/>
            <w:vMerge/>
            <w:tcBorders>
              <w:left w:val="single" w:sz="4" w:space="0" w:color="auto"/>
              <w:right w:val="single" w:sz="4" w:space="0" w:color="auto"/>
            </w:tcBorders>
            <w:shd w:val="clear" w:color="auto" w:fill="auto"/>
            <w:vAlign w:val="center"/>
          </w:tcPr>
          <w:p w14:paraId="0F57F78F" w14:textId="77777777" w:rsidR="009A6693" w:rsidRPr="00D5163E" w:rsidRDefault="009A6693" w:rsidP="007E081C">
            <w:pPr>
              <w:spacing w:after="0"/>
              <w:rPr>
                <w:rFonts w:cs="Calibri"/>
                <w:szCs w:val="20"/>
              </w:rPr>
            </w:pPr>
          </w:p>
        </w:tc>
        <w:tc>
          <w:tcPr>
            <w:tcW w:w="1980" w:type="dxa"/>
            <w:vMerge/>
            <w:tcBorders>
              <w:left w:val="single" w:sz="4" w:space="0" w:color="auto"/>
              <w:right w:val="single" w:sz="4" w:space="0" w:color="auto"/>
            </w:tcBorders>
            <w:shd w:val="clear" w:color="auto" w:fill="auto"/>
            <w:vAlign w:val="center"/>
          </w:tcPr>
          <w:p w14:paraId="3CC0E75D" w14:textId="77777777" w:rsidR="009A6693" w:rsidRPr="00D5163E" w:rsidRDefault="009A6693" w:rsidP="007E081C">
            <w:pPr>
              <w:spacing w:after="0"/>
              <w:rPr>
                <w:rFonts w:cs="Calibri"/>
                <w:szCs w:val="20"/>
              </w:rPr>
            </w:pPr>
          </w:p>
        </w:tc>
        <w:tc>
          <w:tcPr>
            <w:tcW w:w="577" w:type="dxa"/>
            <w:tcBorders>
              <w:top w:val="single" w:sz="4" w:space="0" w:color="auto"/>
              <w:left w:val="single" w:sz="4" w:space="0" w:color="auto"/>
              <w:bottom w:val="nil"/>
              <w:right w:val="nil"/>
            </w:tcBorders>
            <w:shd w:val="clear" w:color="auto" w:fill="auto"/>
          </w:tcPr>
          <w:p w14:paraId="4F78C063"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66797B7E"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5D836F55"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1652F290" w14:textId="77777777" w:rsidR="009A6693" w:rsidRPr="00D5163E" w:rsidRDefault="009A6693" w:rsidP="007E081C">
            <w:pPr>
              <w:spacing w:after="0"/>
              <w:rPr>
                <w:rFonts w:cs="Calibri"/>
                <w:szCs w:val="20"/>
              </w:rPr>
            </w:pPr>
          </w:p>
        </w:tc>
        <w:tc>
          <w:tcPr>
            <w:tcW w:w="577" w:type="dxa"/>
            <w:gridSpan w:val="2"/>
            <w:tcBorders>
              <w:top w:val="single" w:sz="4" w:space="0" w:color="auto"/>
              <w:left w:val="nil"/>
              <w:bottom w:val="nil"/>
              <w:right w:val="nil"/>
            </w:tcBorders>
            <w:shd w:val="clear" w:color="auto" w:fill="auto"/>
          </w:tcPr>
          <w:p w14:paraId="07303A42"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6037B570"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5438841F"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17316B76" w14:textId="77777777" w:rsidR="009A6693" w:rsidRPr="00D5163E" w:rsidRDefault="009A6693" w:rsidP="007E081C">
            <w:pPr>
              <w:spacing w:after="0"/>
              <w:rPr>
                <w:rFonts w:cs="Calibri"/>
                <w:szCs w:val="20"/>
              </w:rPr>
            </w:pPr>
          </w:p>
        </w:tc>
        <w:tc>
          <w:tcPr>
            <w:tcW w:w="577" w:type="dxa"/>
            <w:gridSpan w:val="2"/>
            <w:tcBorders>
              <w:top w:val="single" w:sz="4" w:space="0" w:color="auto"/>
              <w:left w:val="nil"/>
              <w:bottom w:val="nil"/>
              <w:right w:val="nil"/>
            </w:tcBorders>
            <w:shd w:val="clear" w:color="auto" w:fill="auto"/>
          </w:tcPr>
          <w:p w14:paraId="5DF44B4F"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7FF9ED70"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3216D66D"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single" w:sz="4" w:space="0" w:color="auto"/>
            </w:tcBorders>
            <w:shd w:val="clear" w:color="auto" w:fill="auto"/>
          </w:tcPr>
          <w:p w14:paraId="312CED70" w14:textId="77777777" w:rsidR="009A6693" w:rsidRPr="00D5163E" w:rsidRDefault="009A6693" w:rsidP="007E081C">
            <w:pPr>
              <w:spacing w:after="0"/>
              <w:rPr>
                <w:rFonts w:cs="Calibri"/>
                <w:szCs w:val="20"/>
              </w:rPr>
            </w:pPr>
          </w:p>
        </w:tc>
      </w:tr>
      <w:tr w:rsidR="0056197D" w:rsidRPr="00D5163E" w14:paraId="7AD04D2D" w14:textId="77777777" w:rsidTr="00DB71EC">
        <w:tc>
          <w:tcPr>
            <w:tcW w:w="4608" w:type="dxa"/>
            <w:vMerge/>
            <w:tcBorders>
              <w:left w:val="single" w:sz="4" w:space="0" w:color="auto"/>
              <w:bottom w:val="single" w:sz="4" w:space="0" w:color="auto"/>
              <w:right w:val="single" w:sz="4" w:space="0" w:color="auto"/>
            </w:tcBorders>
            <w:shd w:val="clear" w:color="auto" w:fill="auto"/>
            <w:vAlign w:val="center"/>
          </w:tcPr>
          <w:p w14:paraId="73F6A9CF" w14:textId="77777777" w:rsidR="009A6693" w:rsidRPr="00D5163E" w:rsidRDefault="009A6693" w:rsidP="007E081C">
            <w:pPr>
              <w:spacing w:after="0"/>
              <w:rPr>
                <w:rFonts w:cs="Calibri"/>
                <w:szCs w:val="20"/>
              </w:rPr>
            </w:pPr>
          </w:p>
        </w:tc>
        <w:tc>
          <w:tcPr>
            <w:tcW w:w="1980" w:type="dxa"/>
            <w:vMerge/>
            <w:tcBorders>
              <w:left w:val="single" w:sz="4" w:space="0" w:color="auto"/>
              <w:bottom w:val="single" w:sz="4" w:space="0" w:color="auto"/>
              <w:right w:val="single" w:sz="4" w:space="0" w:color="auto"/>
            </w:tcBorders>
            <w:shd w:val="clear" w:color="auto" w:fill="auto"/>
            <w:vAlign w:val="center"/>
          </w:tcPr>
          <w:p w14:paraId="58DD5EC9" w14:textId="77777777" w:rsidR="009A6693" w:rsidRPr="00D5163E" w:rsidRDefault="009A6693" w:rsidP="007E081C">
            <w:pPr>
              <w:spacing w:after="0"/>
              <w:rPr>
                <w:rFonts w:cs="Calibri"/>
                <w:szCs w:val="20"/>
              </w:rPr>
            </w:pPr>
          </w:p>
        </w:tc>
        <w:tc>
          <w:tcPr>
            <w:tcW w:w="577" w:type="dxa"/>
            <w:tcBorders>
              <w:top w:val="nil"/>
              <w:left w:val="single" w:sz="4" w:space="0" w:color="auto"/>
              <w:bottom w:val="single" w:sz="4" w:space="0" w:color="auto"/>
              <w:right w:val="nil"/>
            </w:tcBorders>
            <w:shd w:val="clear" w:color="auto" w:fill="auto"/>
          </w:tcPr>
          <w:p w14:paraId="3F8A3723"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347205B1"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15513830"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67E53797" w14:textId="77777777" w:rsidR="009A6693" w:rsidRPr="00D5163E" w:rsidRDefault="009A6693" w:rsidP="007E081C">
            <w:pPr>
              <w:spacing w:after="0"/>
              <w:rPr>
                <w:rFonts w:cs="Calibri"/>
                <w:szCs w:val="20"/>
              </w:rPr>
            </w:pPr>
          </w:p>
        </w:tc>
        <w:tc>
          <w:tcPr>
            <w:tcW w:w="577" w:type="dxa"/>
            <w:gridSpan w:val="2"/>
            <w:tcBorders>
              <w:top w:val="nil"/>
              <w:left w:val="nil"/>
              <w:bottom w:val="single" w:sz="4" w:space="0" w:color="auto"/>
              <w:right w:val="nil"/>
            </w:tcBorders>
            <w:shd w:val="clear" w:color="auto" w:fill="auto"/>
          </w:tcPr>
          <w:p w14:paraId="5F9297DC"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15D8C45E"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37F1FDC6"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59A17489" w14:textId="77777777" w:rsidR="009A6693" w:rsidRPr="00D5163E" w:rsidRDefault="009A6693" w:rsidP="007E081C">
            <w:pPr>
              <w:spacing w:after="0"/>
              <w:rPr>
                <w:rFonts w:cs="Calibri"/>
                <w:szCs w:val="20"/>
              </w:rPr>
            </w:pPr>
          </w:p>
        </w:tc>
        <w:tc>
          <w:tcPr>
            <w:tcW w:w="577" w:type="dxa"/>
            <w:gridSpan w:val="2"/>
            <w:tcBorders>
              <w:top w:val="nil"/>
              <w:left w:val="nil"/>
              <w:bottom w:val="single" w:sz="4" w:space="0" w:color="auto"/>
              <w:right w:val="nil"/>
            </w:tcBorders>
            <w:shd w:val="clear" w:color="auto" w:fill="auto"/>
          </w:tcPr>
          <w:p w14:paraId="2200A348"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0D84D022"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3B316D10"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single" w:sz="4" w:space="0" w:color="auto"/>
            </w:tcBorders>
            <w:shd w:val="clear" w:color="auto" w:fill="auto"/>
          </w:tcPr>
          <w:p w14:paraId="7231C7F1" w14:textId="77777777" w:rsidR="009A6693" w:rsidRPr="00D5163E" w:rsidRDefault="009A6693" w:rsidP="007E081C">
            <w:pPr>
              <w:spacing w:after="0"/>
              <w:rPr>
                <w:rFonts w:cs="Calibri"/>
                <w:szCs w:val="20"/>
              </w:rPr>
            </w:pPr>
          </w:p>
        </w:tc>
      </w:tr>
      <w:tr w:rsidR="0056197D" w:rsidRPr="00D5163E" w14:paraId="5F8217A5" w14:textId="77777777" w:rsidTr="00DB71EC">
        <w:tc>
          <w:tcPr>
            <w:tcW w:w="4608" w:type="dxa"/>
            <w:vMerge w:val="restart"/>
            <w:tcBorders>
              <w:top w:val="single" w:sz="4" w:space="0" w:color="auto"/>
              <w:left w:val="single" w:sz="4" w:space="0" w:color="auto"/>
              <w:right w:val="single" w:sz="4" w:space="0" w:color="auto"/>
            </w:tcBorders>
            <w:shd w:val="clear" w:color="auto" w:fill="auto"/>
            <w:vAlign w:val="center"/>
          </w:tcPr>
          <w:p w14:paraId="242DB574" w14:textId="065975B0" w:rsidR="009A6693" w:rsidRPr="00D5163E" w:rsidRDefault="009A6693" w:rsidP="002C2489">
            <w:pPr>
              <w:spacing w:after="0"/>
              <w:rPr>
                <w:rFonts w:cs="Calibri"/>
                <w:szCs w:val="20"/>
              </w:rPr>
            </w:pPr>
            <w:r w:rsidRPr="00D5163E">
              <w:rPr>
                <w:rFonts w:cs="Calibri"/>
                <w:szCs w:val="20"/>
              </w:rPr>
              <w:t>Output 3.2:</w:t>
            </w:r>
            <w:r w:rsidRPr="00D5163E">
              <w:rPr>
                <w:rFonts w:cs="Calibri"/>
                <w:bCs/>
                <w:szCs w:val="20"/>
              </w:rPr>
              <w:t xml:space="preserve"> </w:t>
            </w:r>
            <w:r w:rsidR="00965CA6" w:rsidRPr="00D5163E">
              <w:rPr>
                <w:rFonts w:cs="Calibri"/>
                <w:bCs/>
                <w:szCs w:val="20"/>
              </w:rPr>
              <w:t>Pilot demonstrations</w:t>
            </w:r>
            <w:r w:rsidR="00965CA6" w:rsidRPr="00D5163E" w:rsidDel="00965CA6">
              <w:rPr>
                <w:rFonts w:cs="Calibri"/>
                <w:bCs/>
                <w:szCs w:val="20"/>
              </w:rPr>
              <w:t xml:space="preserve"> </w:t>
            </w:r>
            <w:r w:rsidR="00965CA6" w:rsidRPr="00D5163E">
              <w:rPr>
                <w:rFonts w:cs="Calibri"/>
                <w:bCs/>
                <w:szCs w:val="20"/>
              </w:rPr>
              <w:t>for a</w:t>
            </w:r>
            <w:r w:rsidRPr="00D5163E">
              <w:rPr>
                <w:rFonts w:cs="Calibri"/>
                <w:bCs/>
                <w:szCs w:val="20"/>
              </w:rPr>
              <w:t xml:space="preserve">ccelerated LED lamp deployment </w:t>
            </w:r>
            <w:r w:rsidR="00BF0444" w:rsidRPr="00D5163E">
              <w:rPr>
                <w:rFonts w:cs="Calibri"/>
                <w:bCs/>
                <w:szCs w:val="20"/>
              </w:rPr>
              <w:t>in</w:t>
            </w:r>
            <w:r w:rsidRPr="00D5163E">
              <w:rPr>
                <w:rFonts w:cs="Calibri"/>
                <w:bCs/>
                <w:szCs w:val="20"/>
              </w:rPr>
              <w:t xml:space="preserve"> buildings and for street lighting in context of </w:t>
            </w:r>
            <w:r w:rsidR="00965CA6" w:rsidRPr="00D5163E">
              <w:rPr>
                <w:rFonts w:cs="Calibri"/>
                <w:bCs/>
                <w:szCs w:val="20"/>
              </w:rPr>
              <w:t xml:space="preserve">sustainable </w:t>
            </w:r>
            <w:r w:rsidRPr="00D5163E">
              <w:rPr>
                <w:rFonts w:cs="Calibri"/>
                <w:bCs/>
                <w:szCs w:val="20"/>
              </w:rPr>
              <w:t xml:space="preserve">cities </w:t>
            </w:r>
            <w:r w:rsidR="001867F6" w:rsidRPr="00D5163E">
              <w:rPr>
                <w:rFonts w:cs="Calibri"/>
                <w:bCs/>
                <w:szCs w:val="20"/>
              </w:rPr>
              <w:t>as well as in residential sector</w:t>
            </w:r>
          </w:p>
        </w:tc>
        <w:tc>
          <w:tcPr>
            <w:tcW w:w="1980" w:type="dxa"/>
            <w:vMerge w:val="restart"/>
            <w:tcBorders>
              <w:top w:val="single" w:sz="4" w:space="0" w:color="auto"/>
              <w:left w:val="single" w:sz="4" w:space="0" w:color="auto"/>
              <w:right w:val="single" w:sz="4" w:space="0" w:color="auto"/>
            </w:tcBorders>
            <w:shd w:val="clear" w:color="auto" w:fill="auto"/>
            <w:vAlign w:val="center"/>
          </w:tcPr>
          <w:p w14:paraId="0896F198" w14:textId="77777777" w:rsidR="009A6693" w:rsidRPr="00D5163E" w:rsidRDefault="009A6693" w:rsidP="007E081C">
            <w:pPr>
              <w:spacing w:after="0"/>
              <w:rPr>
                <w:rFonts w:cs="Calibri"/>
                <w:szCs w:val="20"/>
              </w:rPr>
            </w:pPr>
            <w:r w:rsidRPr="00D5163E">
              <w:rPr>
                <w:rFonts w:cs="Calibri"/>
                <w:szCs w:val="20"/>
              </w:rPr>
              <w:t>MEMR/DG-NREEC</w:t>
            </w:r>
          </w:p>
        </w:tc>
        <w:tc>
          <w:tcPr>
            <w:tcW w:w="577" w:type="dxa"/>
            <w:tcBorders>
              <w:top w:val="single" w:sz="4" w:space="0" w:color="auto"/>
              <w:left w:val="single" w:sz="4" w:space="0" w:color="auto"/>
              <w:bottom w:val="nil"/>
              <w:right w:val="nil"/>
            </w:tcBorders>
            <w:shd w:val="clear" w:color="auto" w:fill="auto"/>
          </w:tcPr>
          <w:p w14:paraId="21BF0E84"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399C9D91"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4855A5AF"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18C1F488" w14:textId="77777777" w:rsidR="009A6693" w:rsidRPr="00D5163E" w:rsidRDefault="009A6693" w:rsidP="007E081C">
            <w:pPr>
              <w:spacing w:after="0"/>
              <w:rPr>
                <w:rFonts w:cs="Calibri"/>
                <w:szCs w:val="20"/>
              </w:rPr>
            </w:pPr>
          </w:p>
        </w:tc>
        <w:tc>
          <w:tcPr>
            <w:tcW w:w="577" w:type="dxa"/>
            <w:gridSpan w:val="2"/>
            <w:tcBorders>
              <w:top w:val="single" w:sz="4" w:space="0" w:color="auto"/>
              <w:left w:val="nil"/>
              <w:bottom w:val="nil"/>
              <w:right w:val="nil"/>
            </w:tcBorders>
            <w:shd w:val="clear" w:color="auto" w:fill="auto"/>
          </w:tcPr>
          <w:p w14:paraId="63CEC398"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0E329548"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4595B6AF"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1B8E3503" w14:textId="77777777" w:rsidR="009A6693" w:rsidRPr="00D5163E" w:rsidRDefault="009A6693" w:rsidP="007E081C">
            <w:pPr>
              <w:spacing w:after="0"/>
              <w:rPr>
                <w:rFonts w:cs="Calibri"/>
                <w:szCs w:val="20"/>
              </w:rPr>
            </w:pPr>
          </w:p>
        </w:tc>
        <w:tc>
          <w:tcPr>
            <w:tcW w:w="577" w:type="dxa"/>
            <w:gridSpan w:val="2"/>
            <w:tcBorders>
              <w:top w:val="single" w:sz="4" w:space="0" w:color="auto"/>
              <w:left w:val="nil"/>
              <w:bottom w:val="nil"/>
              <w:right w:val="nil"/>
            </w:tcBorders>
            <w:shd w:val="clear" w:color="auto" w:fill="auto"/>
          </w:tcPr>
          <w:p w14:paraId="39947AF9"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103E75DB"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473C0C67"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single" w:sz="4" w:space="0" w:color="auto"/>
            </w:tcBorders>
            <w:shd w:val="clear" w:color="auto" w:fill="auto"/>
          </w:tcPr>
          <w:p w14:paraId="65B4ADF2" w14:textId="77777777" w:rsidR="009A6693" w:rsidRPr="00D5163E" w:rsidRDefault="009A6693" w:rsidP="007E081C">
            <w:pPr>
              <w:spacing w:after="0"/>
              <w:rPr>
                <w:rFonts w:cs="Calibri"/>
                <w:szCs w:val="20"/>
              </w:rPr>
            </w:pPr>
          </w:p>
        </w:tc>
      </w:tr>
      <w:tr w:rsidR="0056197D" w:rsidRPr="00D5163E" w14:paraId="20D792F0" w14:textId="77777777" w:rsidTr="00DB71EC">
        <w:tc>
          <w:tcPr>
            <w:tcW w:w="4608" w:type="dxa"/>
            <w:vMerge/>
            <w:tcBorders>
              <w:left w:val="single" w:sz="4" w:space="0" w:color="auto"/>
              <w:right w:val="single" w:sz="4" w:space="0" w:color="auto"/>
            </w:tcBorders>
            <w:shd w:val="clear" w:color="auto" w:fill="auto"/>
            <w:vAlign w:val="center"/>
          </w:tcPr>
          <w:p w14:paraId="1CD20303" w14:textId="77777777" w:rsidR="009A6693" w:rsidRPr="00D5163E" w:rsidRDefault="009A6693" w:rsidP="007E081C">
            <w:pPr>
              <w:spacing w:after="0"/>
              <w:rPr>
                <w:rFonts w:cs="Calibri"/>
                <w:szCs w:val="20"/>
              </w:rPr>
            </w:pPr>
          </w:p>
        </w:tc>
        <w:tc>
          <w:tcPr>
            <w:tcW w:w="1980" w:type="dxa"/>
            <w:vMerge/>
            <w:tcBorders>
              <w:left w:val="single" w:sz="4" w:space="0" w:color="auto"/>
              <w:right w:val="single" w:sz="4" w:space="0" w:color="auto"/>
            </w:tcBorders>
            <w:shd w:val="clear" w:color="auto" w:fill="auto"/>
            <w:vAlign w:val="center"/>
          </w:tcPr>
          <w:p w14:paraId="3FCA5D69" w14:textId="77777777" w:rsidR="009A6693" w:rsidRPr="00D5163E" w:rsidRDefault="009A6693" w:rsidP="007E081C">
            <w:pPr>
              <w:spacing w:after="0"/>
              <w:rPr>
                <w:rFonts w:cs="Calibri"/>
                <w:szCs w:val="20"/>
              </w:rPr>
            </w:pPr>
          </w:p>
        </w:tc>
        <w:tc>
          <w:tcPr>
            <w:tcW w:w="577" w:type="dxa"/>
            <w:tcBorders>
              <w:top w:val="nil"/>
              <w:left w:val="single" w:sz="4" w:space="0" w:color="auto"/>
              <w:bottom w:val="single" w:sz="4" w:space="0" w:color="auto"/>
              <w:right w:val="nil"/>
            </w:tcBorders>
            <w:shd w:val="clear" w:color="auto" w:fill="auto"/>
          </w:tcPr>
          <w:p w14:paraId="516E5E62"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1227BC42"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196DDD9C"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26DB74E7" w14:textId="77777777" w:rsidR="009A6693" w:rsidRPr="00D5163E" w:rsidRDefault="009A6693" w:rsidP="007E081C">
            <w:pPr>
              <w:spacing w:after="0"/>
              <w:rPr>
                <w:rFonts w:cs="Calibri"/>
                <w:szCs w:val="20"/>
              </w:rPr>
            </w:pPr>
          </w:p>
        </w:tc>
        <w:tc>
          <w:tcPr>
            <w:tcW w:w="577" w:type="dxa"/>
            <w:gridSpan w:val="2"/>
            <w:tcBorders>
              <w:top w:val="nil"/>
              <w:left w:val="nil"/>
              <w:bottom w:val="single" w:sz="4" w:space="0" w:color="auto"/>
              <w:right w:val="nil"/>
            </w:tcBorders>
            <w:shd w:val="clear" w:color="auto" w:fill="auto"/>
          </w:tcPr>
          <w:p w14:paraId="4C20837B"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1660DD0E"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1D0D0D9F"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18D054B2" w14:textId="77777777" w:rsidR="009A6693" w:rsidRPr="00D5163E" w:rsidRDefault="009A6693" w:rsidP="007E081C">
            <w:pPr>
              <w:spacing w:after="0"/>
              <w:rPr>
                <w:rFonts w:cs="Calibri"/>
                <w:szCs w:val="20"/>
              </w:rPr>
            </w:pPr>
          </w:p>
        </w:tc>
        <w:tc>
          <w:tcPr>
            <w:tcW w:w="577" w:type="dxa"/>
            <w:gridSpan w:val="2"/>
            <w:tcBorders>
              <w:top w:val="nil"/>
              <w:left w:val="nil"/>
              <w:bottom w:val="single" w:sz="4" w:space="0" w:color="auto"/>
              <w:right w:val="nil"/>
            </w:tcBorders>
            <w:shd w:val="clear" w:color="auto" w:fill="auto"/>
          </w:tcPr>
          <w:p w14:paraId="0B4DF288"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485DF1EB"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5716AC25"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single" w:sz="4" w:space="0" w:color="auto"/>
            </w:tcBorders>
            <w:shd w:val="clear" w:color="auto" w:fill="auto"/>
          </w:tcPr>
          <w:p w14:paraId="1BD6F73D" w14:textId="77777777" w:rsidR="009A6693" w:rsidRPr="00D5163E" w:rsidRDefault="009A6693" w:rsidP="007E081C">
            <w:pPr>
              <w:spacing w:after="0"/>
              <w:rPr>
                <w:rFonts w:cs="Calibri"/>
                <w:szCs w:val="20"/>
              </w:rPr>
            </w:pPr>
          </w:p>
        </w:tc>
      </w:tr>
      <w:tr w:rsidR="0056197D" w:rsidRPr="00D5163E" w14:paraId="403344E0" w14:textId="77777777" w:rsidTr="00D43DC4">
        <w:tc>
          <w:tcPr>
            <w:tcW w:w="4608" w:type="dxa"/>
            <w:vMerge/>
            <w:tcBorders>
              <w:left w:val="single" w:sz="4" w:space="0" w:color="auto"/>
              <w:right w:val="single" w:sz="4" w:space="0" w:color="auto"/>
            </w:tcBorders>
            <w:shd w:val="clear" w:color="auto" w:fill="auto"/>
            <w:vAlign w:val="center"/>
          </w:tcPr>
          <w:p w14:paraId="092CC860" w14:textId="77777777" w:rsidR="009A6693" w:rsidRPr="00D5163E" w:rsidRDefault="009A6693" w:rsidP="007E081C">
            <w:pPr>
              <w:spacing w:after="0"/>
              <w:rPr>
                <w:rFonts w:cs="Calibri"/>
                <w:szCs w:val="20"/>
              </w:rPr>
            </w:pPr>
          </w:p>
        </w:tc>
        <w:tc>
          <w:tcPr>
            <w:tcW w:w="1980" w:type="dxa"/>
            <w:vMerge/>
            <w:tcBorders>
              <w:left w:val="single" w:sz="4" w:space="0" w:color="auto"/>
              <w:right w:val="single" w:sz="4" w:space="0" w:color="auto"/>
            </w:tcBorders>
            <w:shd w:val="clear" w:color="auto" w:fill="auto"/>
            <w:vAlign w:val="center"/>
          </w:tcPr>
          <w:p w14:paraId="160FAD6B" w14:textId="77777777" w:rsidR="009A6693" w:rsidRPr="00D5163E" w:rsidRDefault="009A6693" w:rsidP="007E081C">
            <w:pPr>
              <w:spacing w:after="0"/>
              <w:rPr>
                <w:rFonts w:cs="Calibri"/>
                <w:szCs w:val="20"/>
              </w:rPr>
            </w:pPr>
          </w:p>
        </w:tc>
        <w:tc>
          <w:tcPr>
            <w:tcW w:w="577" w:type="dxa"/>
            <w:tcBorders>
              <w:top w:val="single" w:sz="4" w:space="0" w:color="auto"/>
              <w:left w:val="single" w:sz="4" w:space="0" w:color="auto"/>
              <w:bottom w:val="single" w:sz="4" w:space="0" w:color="auto"/>
              <w:right w:val="single" w:sz="4" w:space="0" w:color="auto"/>
            </w:tcBorders>
            <w:shd w:val="clear" w:color="auto" w:fill="B8CCE4"/>
          </w:tcPr>
          <w:p w14:paraId="727CB198" w14:textId="77777777" w:rsidR="009A6693" w:rsidRPr="00D5163E" w:rsidRDefault="009A6693" w:rsidP="007E081C">
            <w:pPr>
              <w:spacing w:after="0"/>
              <w:rPr>
                <w:rFonts w:cs="Calibri"/>
                <w:szCs w:val="20"/>
              </w:rPr>
            </w:pPr>
          </w:p>
        </w:tc>
        <w:tc>
          <w:tcPr>
            <w:tcW w:w="578" w:type="dxa"/>
            <w:tcBorders>
              <w:top w:val="single" w:sz="4" w:space="0" w:color="auto"/>
              <w:left w:val="single" w:sz="4" w:space="0" w:color="auto"/>
              <w:bottom w:val="single" w:sz="4" w:space="0" w:color="auto"/>
              <w:right w:val="single" w:sz="4" w:space="0" w:color="auto"/>
            </w:tcBorders>
            <w:shd w:val="clear" w:color="auto" w:fill="B8CCE4"/>
          </w:tcPr>
          <w:p w14:paraId="34B5F840" w14:textId="77777777" w:rsidR="009A6693" w:rsidRPr="00D5163E" w:rsidRDefault="009A6693" w:rsidP="007E081C">
            <w:pPr>
              <w:spacing w:after="0"/>
              <w:rPr>
                <w:rFonts w:cs="Calibri"/>
                <w:szCs w:val="20"/>
              </w:rPr>
            </w:pPr>
          </w:p>
        </w:tc>
        <w:tc>
          <w:tcPr>
            <w:tcW w:w="577" w:type="dxa"/>
            <w:tcBorders>
              <w:top w:val="single" w:sz="4" w:space="0" w:color="auto"/>
              <w:left w:val="single" w:sz="4" w:space="0" w:color="auto"/>
              <w:bottom w:val="single" w:sz="4" w:space="0" w:color="auto"/>
              <w:right w:val="single" w:sz="4" w:space="0" w:color="auto"/>
            </w:tcBorders>
            <w:shd w:val="clear" w:color="auto" w:fill="B8CCE4"/>
          </w:tcPr>
          <w:p w14:paraId="4401759C" w14:textId="77777777" w:rsidR="009A6693" w:rsidRPr="00D5163E" w:rsidRDefault="009A6693" w:rsidP="007E081C">
            <w:pPr>
              <w:spacing w:after="0"/>
              <w:rPr>
                <w:rFonts w:cs="Calibri"/>
                <w:szCs w:val="20"/>
              </w:rPr>
            </w:pPr>
          </w:p>
        </w:tc>
        <w:tc>
          <w:tcPr>
            <w:tcW w:w="578" w:type="dxa"/>
            <w:tcBorders>
              <w:top w:val="single" w:sz="4" w:space="0" w:color="auto"/>
              <w:left w:val="single" w:sz="4" w:space="0" w:color="auto"/>
              <w:bottom w:val="single" w:sz="4" w:space="0" w:color="auto"/>
              <w:right w:val="single" w:sz="4" w:space="0" w:color="auto"/>
            </w:tcBorders>
            <w:shd w:val="clear" w:color="auto" w:fill="B8CCE4"/>
          </w:tcPr>
          <w:p w14:paraId="0709AAA8" w14:textId="77777777" w:rsidR="009A6693" w:rsidRPr="00D5163E" w:rsidRDefault="009A6693" w:rsidP="007E081C">
            <w:pPr>
              <w:spacing w:after="0"/>
              <w:rPr>
                <w:rFonts w:cs="Calibri"/>
                <w:szCs w:val="20"/>
              </w:rPr>
            </w:pPr>
          </w:p>
        </w:tc>
        <w:tc>
          <w:tcPr>
            <w:tcW w:w="577" w:type="dxa"/>
            <w:gridSpan w:val="2"/>
            <w:tcBorders>
              <w:top w:val="single" w:sz="4" w:space="0" w:color="auto"/>
              <w:left w:val="single" w:sz="4" w:space="0" w:color="auto"/>
              <w:bottom w:val="single" w:sz="4" w:space="0" w:color="auto"/>
              <w:right w:val="single" w:sz="4" w:space="0" w:color="auto"/>
            </w:tcBorders>
            <w:shd w:val="clear" w:color="auto" w:fill="B8CCE4"/>
          </w:tcPr>
          <w:p w14:paraId="18E49F5D" w14:textId="77777777" w:rsidR="009A6693" w:rsidRPr="00D5163E" w:rsidRDefault="009A6693" w:rsidP="007E081C">
            <w:pPr>
              <w:spacing w:after="0"/>
              <w:rPr>
                <w:rFonts w:cs="Calibri"/>
                <w:szCs w:val="20"/>
              </w:rPr>
            </w:pPr>
          </w:p>
        </w:tc>
        <w:tc>
          <w:tcPr>
            <w:tcW w:w="578" w:type="dxa"/>
            <w:tcBorders>
              <w:top w:val="single" w:sz="4" w:space="0" w:color="auto"/>
              <w:left w:val="single" w:sz="4" w:space="0" w:color="auto"/>
              <w:bottom w:val="single" w:sz="4" w:space="0" w:color="auto"/>
              <w:right w:val="single" w:sz="4" w:space="0" w:color="auto"/>
            </w:tcBorders>
            <w:shd w:val="clear" w:color="auto" w:fill="B8CCE4"/>
          </w:tcPr>
          <w:p w14:paraId="15C26C55" w14:textId="77777777" w:rsidR="009A6693" w:rsidRPr="00D5163E" w:rsidRDefault="009A6693" w:rsidP="007E081C">
            <w:pPr>
              <w:spacing w:after="0"/>
              <w:rPr>
                <w:rFonts w:cs="Calibri"/>
                <w:szCs w:val="20"/>
              </w:rPr>
            </w:pPr>
          </w:p>
        </w:tc>
        <w:tc>
          <w:tcPr>
            <w:tcW w:w="577" w:type="dxa"/>
            <w:tcBorders>
              <w:top w:val="single" w:sz="4" w:space="0" w:color="auto"/>
              <w:left w:val="single" w:sz="4" w:space="0" w:color="auto"/>
              <w:bottom w:val="single" w:sz="4" w:space="0" w:color="auto"/>
              <w:right w:val="single" w:sz="4" w:space="0" w:color="auto"/>
            </w:tcBorders>
            <w:shd w:val="clear" w:color="auto" w:fill="B8CCE4"/>
          </w:tcPr>
          <w:p w14:paraId="5EC2BF89" w14:textId="77777777" w:rsidR="009A6693" w:rsidRPr="00D5163E" w:rsidRDefault="009A6693" w:rsidP="007E081C">
            <w:pPr>
              <w:spacing w:after="0"/>
              <w:rPr>
                <w:rFonts w:cs="Calibri"/>
                <w:szCs w:val="20"/>
              </w:rPr>
            </w:pPr>
          </w:p>
        </w:tc>
        <w:tc>
          <w:tcPr>
            <w:tcW w:w="578" w:type="dxa"/>
            <w:tcBorders>
              <w:top w:val="single" w:sz="4" w:space="0" w:color="auto"/>
              <w:left w:val="single" w:sz="4" w:space="0" w:color="auto"/>
              <w:bottom w:val="single" w:sz="4" w:space="0" w:color="auto"/>
              <w:right w:val="single" w:sz="4" w:space="0" w:color="auto"/>
            </w:tcBorders>
            <w:shd w:val="clear" w:color="auto" w:fill="B8CCE4"/>
          </w:tcPr>
          <w:p w14:paraId="703ACF9F" w14:textId="77777777" w:rsidR="009A6693" w:rsidRPr="00D5163E" w:rsidRDefault="009A6693" w:rsidP="007E081C">
            <w:pPr>
              <w:spacing w:after="0"/>
              <w:rPr>
                <w:rFonts w:cs="Calibri"/>
                <w:szCs w:val="20"/>
              </w:rPr>
            </w:pPr>
          </w:p>
        </w:tc>
        <w:tc>
          <w:tcPr>
            <w:tcW w:w="577" w:type="dxa"/>
            <w:gridSpan w:val="2"/>
            <w:tcBorders>
              <w:top w:val="single" w:sz="4" w:space="0" w:color="auto"/>
              <w:left w:val="single" w:sz="4" w:space="0" w:color="auto"/>
              <w:bottom w:val="single" w:sz="4" w:space="0" w:color="auto"/>
              <w:right w:val="single" w:sz="4" w:space="0" w:color="auto"/>
            </w:tcBorders>
            <w:shd w:val="clear" w:color="auto" w:fill="B8CCE4"/>
          </w:tcPr>
          <w:p w14:paraId="1B3BF356" w14:textId="77777777" w:rsidR="009A6693" w:rsidRPr="00D5163E" w:rsidRDefault="009A6693" w:rsidP="007E081C">
            <w:pPr>
              <w:spacing w:after="0"/>
              <w:rPr>
                <w:rFonts w:cs="Calibri"/>
                <w:szCs w:val="20"/>
              </w:rPr>
            </w:pPr>
          </w:p>
        </w:tc>
        <w:tc>
          <w:tcPr>
            <w:tcW w:w="578" w:type="dxa"/>
            <w:tcBorders>
              <w:top w:val="single" w:sz="4" w:space="0" w:color="auto"/>
              <w:left w:val="single" w:sz="4" w:space="0" w:color="auto"/>
              <w:bottom w:val="single" w:sz="4" w:space="0" w:color="auto"/>
              <w:right w:val="single" w:sz="4" w:space="0" w:color="auto"/>
            </w:tcBorders>
            <w:shd w:val="clear" w:color="auto" w:fill="B8CCE4"/>
          </w:tcPr>
          <w:p w14:paraId="65F2E55C" w14:textId="77777777" w:rsidR="009A6693" w:rsidRPr="00D5163E" w:rsidRDefault="009A6693" w:rsidP="007E081C">
            <w:pPr>
              <w:spacing w:after="0"/>
              <w:rPr>
                <w:rFonts w:cs="Calibri"/>
                <w:szCs w:val="20"/>
              </w:rPr>
            </w:pPr>
          </w:p>
        </w:tc>
        <w:tc>
          <w:tcPr>
            <w:tcW w:w="577" w:type="dxa"/>
            <w:tcBorders>
              <w:top w:val="single" w:sz="4" w:space="0" w:color="auto"/>
              <w:left w:val="single" w:sz="4" w:space="0" w:color="auto"/>
              <w:bottom w:val="single" w:sz="4" w:space="0" w:color="auto"/>
              <w:right w:val="single" w:sz="4" w:space="0" w:color="auto"/>
            </w:tcBorders>
            <w:shd w:val="clear" w:color="auto" w:fill="B8CCE4"/>
          </w:tcPr>
          <w:p w14:paraId="3255E053" w14:textId="77777777" w:rsidR="009A6693" w:rsidRPr="00D5163E" w:rsidRDefault="009A6693" w:rsidP="007E081C">
            <w:pPr>
              <w:spacing w:after="0"/>
              <w:rPr>
                <w:rFonts w:cs="Calibri"/>
                <w:szCs w:val="20"/>
              </w:rPr>
            </w:pPr>
          </w:p>
        </w:tc>
        <w:tc>
          <w:tcPr>
            <w:tcW w:w="578" w:type="dxa"/>
            <w:tcBorders>
              <w:top w:val="single" w:sz="4" w:space="0" w:color="auto"/>
              <w:left w:val="single" w:sz="4" w:space="0" w:color="auto"/>
              <w:bottom w:val="single" w:sz="4" w:space="0" w:color="auto"/>
              <w:right w:val="single" w:sz="4" w:space="0" w:color="auto"/>
            </w:tcBorders>
            <w:shd w:val="clear" w:color="auto" w:fill="B8CCE4"/>
          </w:tcPr>
          <w:p w14:paraId="238BAB31" w14:textId="77777777" w:rsidR="009A6693" w:rsidRPr="00D5163E" w:rsidRDefault="009A6693" w:rsidP="007E081C">
            <w:pPr>
              <w:spacing w:after="0"/>
              <w:rPr>
                <w:rFonts w:cs="Calibri"/>
                <w:szCs w:val="20"/>
              </w:rPr>
            </w:pPr>
          </w:p>
        </w:tc>
      </w:tr>
      <w:tr w:rsidR="0056197D" w:rsidRPr="00D5163E" w14:paraId="2B26B7F6" w14:textId="77777777" w:rsidTr="00DB71EC">
        <w:tc>
          <w:tcPr>
            <w:tcW w:w="4608" w:type="dxa"/>
            <w:vMerge/>
            <w:tcBorders>
              <w:left w:val="single" w:sz="4" w:space="0" w:color="auto"/>
              <w:right w:val="single" w:sz="4" w:space="0" w:color="auto"/>
            </w:tcBorders>
            <w:shd w:val="clear" w:color="auto" w:fill="auto"/>
            <w:vAlign w:val="center"/>
          </w:tcPr>
          <w:p w14:paraId="09E6298F" w14:textId="77777777" w:rsidR="009A6693" w:rsidRPr="00D5163E" w:rsidRDefault="009A6693" w:rsidP="007E081C">
            <w:pPr>
              <w:spacing w:after="0"/>
              <w:rPr>
                <w:rFonts w:cs="Calibri"/>
                <w:szCs w:val="20"/>
              </w:rPr>
            </w:pPr>
          </w:p>
        </w:tc>
        <w:tc>
          <w:tcPr>
            <w:tcW w:w="1980" w:type="dxa"/>
            <w:vMerge/>
            <w:tcBorders>
              <w:left w:val="single" w:sz="4" w:space="0" w:color="auto"/>
              <w:right w:val="single" w:sz="4" w:space="0" w:color="auto"/>
            </w:tcBorders>
            <w:shd w:val="clear" w:color="auto" w:fill="auto"/>
            <w:vAlign w:val="center"/>
          </w:tcPr>
          <w:p w14:paraId="5DD500CE" w14:textId="77777777" w:rsidR="009A6693" w:rsidRPr="00D5163E" w:rsidRDefault="009A6693" w:rsidP="007E081C">
            <w:pPr>
              <w:spacing w:after="0"/>
              <w:rPr>
                <w:rFonts w:cs="Calibri"/>
                <w:szCs w:val="20"/>
              </w:rPr>
            </w:pPr>
          </w:p>
        </w:tc>
        <w:tc>
          <w:tcPr>
            <w:tcW w:w="577" w:type="dxa"/>
            <w:tcBorders>
              <w:top w:val="single" w:sz="4" w:space="0" w:color="auto"/>
              <w:left w:val="single" w:sz="4" w:space="0" w:color="auto"/>
              <w:bottom w:val="nil"/>
              <w:right w:val="nil"/>
            </w:tcBorders>
            <w:shd w:val="clear" w:color="auto" w:fill="auto"/>
          </w:tcPr>
          <w:p w14:paraId="4F8CBEF8"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65870BA7"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08D70486"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3BD55003" w14:textId="77777777" w:rsidR="009A6693" w:rsidRPr="00D5163E" w:rsidRDefault="009A6693" w:rsidP="007E081C">
            <w:pPr>
              <w:spacing w:after="0"/>
              <w:rPr>
                <w:rFonts w:cs="Calibri"/>
                <w:szCs w:val="20"/>
              </w:rPr>
            </w:pPr>
          </w:p>
        </w:tc>
        <w:tc>
          <w:tcPr>
            <w:tcW w:w="577" w:type="dxa"/>
            <w:gridSpan w:val="2"/>
            <w:tcBorders>
              <w:top w:val="single" w:sz="4" w:space="0" w:color="auto"/>
              <w:left w:val="nil"/>
              <w:bottom w:val="nil"/>
              <w:right w:val="nil"/>
            </w:tcBorders>
            <w:shd w:val="clear" w:color="auto" w:fill="auto"/>
          </w:tcPr>
          <w:p w14:paraId="016B59F0"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0E65ED4F"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774DAE1D"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7A1D7FA3" w14:textId="77777777" w:rsidR="009A6693" w:rsidRPr="00D5163E" w:rsidRDefault="009A6693" w:rsidP="007E081C">
            <w:pPr>
              <w:spacing w:after="0"/>
              <w:rPr>
                <w:rFonts w:cs="Calibri"/>
                <w:szCs w:val="20"/>
              </w:rPr>
            </w:pPr>
          </w:p>
        </w:tc>
        <w:tc>
          <w:tcPr>
            <w:tcW w:w="577" w:type="dxa"/>
            <w:gridSpan w:val="2"/>
            <w:tcBorders>
              <w:top w:val="single" w:sz="4" w:space="0" w:color="auto"/>
              <w:left w:val="nil"/>
              <w:bottom w:val="nil"/>
              <w:right w:val="nil"/>
            </w:tcBorders>
            <w:shd w:val="clear" w:color="auto" w:fill="auto"/>
          </w:tcPr>
          <w:p w14:paraId="58B6846D"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6D033F4F"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30A0A140"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single" w:sz="4" w:space="0" w:color="auto"/>
            </w:tcBorders>
            <w:shd w:val="clear" w:color="auto" w:fill="auto"/>
          </w:tcPr>
          <w:p w14:paraId="1D56EF4A" w14:textId="77777777" w:rsidR="009A6693" w:rsidRPr="00D5163E" w:rsidRDefault="009A6693" w:rsidP="007E081C">
            <w:pPr>
              <w:spacing w:after="0"/>
              <w:rPr>
                <w:rFonts w:cs="Calibri"/>
                <w:szCs w:val="20"/>
              </w:rPr>
            </w:pPr>
          </w:p>
        </w:tc>
      </w:tr>
      <w:tr w:rsidR="0056197D" w:rsidRPr="00D5163E" w14:paraId="6F6280B6" w14:textId="77777777" w:rsidTr="00DB71EC">
        <w:tc>
          <w:tcPr>
            <w:tcW w:w="4608" w:type="dxa"/>
            <w:vMerge/>
            <w:tcBorders>
              <w:left w:val="single" w:sz="4" w:space="0" w:color="auto"/>
              <w:bottom w:val="single" w:sz="4" w:space="0" w:color="auto"/>
              <w:right w:val="single" w:sz="4" w:space="0" w:color="auto"/>
            </w:tcBorders>
            <w:shd w:val="clear" w:color="auto" w:fill="auto"/>
            <w:vAlign w:val="center"/>
          </w:tcPr>
          <w:p w14:paraId="076C1630" w14:textId="77777777" w:rsidR="009A6693" w:rsidRPr="00D5163E" w:rsidRDefault="009A6693" w:rsidP="007E081C">
            <w:pPr>
              <w:spacing w:after="0"/>
              <w:rPr>
                <w:rFonts w:cs="Calibri"/>
                <w:szCs w:val="20"/>
              </w:rPr>
            </w:pPr>
          </w:p>
        </w:tc>
        <w:tc>
          <w:tcPr>
            <w:tcW w:w="1980" w:type="dxa"/>
            <w:vMerge/>
            <w:tcBorders>
              <w:left w:val="single" w:sz="4" w:space="0" w:color="auto"/>
              <w:bottom w:val="single" w:sz="4" w:space="0" w:color="auto"/>
              <w:right w:val="single" w:sz="4" w:space="0" w:color="auto"/>
            </w:tcBorders>
            <w:shd w:val="clear" w:color="auto" w:fill="auto"/>
            <w:vAlign w:val="center"/>
          </w:tcPr>
          <w:p w14:paraId="589BDD4B" w14:textId="77777777" w:rsidR="009A6693" w:rsidRPr="00D5163E" w:rsidRDefault="009A6693" w:rsidP="007E081C">
            <w:pPr>
              <w:spacing w:after="0"/>
              <w:rPr>
                <w:rFonts w:cs="Calibri"/>
                <w:szCs w:val="20"/>
              </w:rPr>
            </w:pPr>
          </w:p>
        </w:tc>
        <w:tc>
          <w:tcPr>
            <w:tcW w:w="577" w:type="dxa"/>
            <w:tcBorders>
              <w:top w:val="nil"/>
              <w:left w:val="single" w:sz="4" w:space="0" w:color="auto"/>
              <w:bottom w:val="single" w:sz="4" w:space="0" w:color="auto"/>
              <w:right w:val="nil"/>
            </w:tcBorders>
            <w:shd w:val="clear" w:color="auto" w:fill="auto"/>
          </w:tcPr>
          <w:p w14:paraId="6E856660"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0EB572CE"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6201FB1C"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010B5CCF" w14:textId="77777777" w:rsidR="009A6693" w:rsidRPr="00D5163E" w:rsidRDefault="009A6693" w:rsidP="007E081C">
            <w:pPr>
              <w:spacing w:after="0"/>
              <w:rPr>
                <w:rFonts w:cs="Calibri"/>
                <w:szCs w:val="20"/>
              </w:rPr>
            </w:pPr>
          </w:p>
        </w:tc>
        <w:tc>
          <w:tcPr>
            <w:tcW w:w="577" w:type="dxa"/>
            <w:gridSpan w:val="2"/>
            <w:tcBorders>
              <w:top w:val="nil"/>
              <w:left w:val="nil"/>
              <w:bottom w:val="single" w:sz="4" w:space="0" w:color="auto"/>
              <w:right w:val="nil"/>
            </w:tcBorders>
            <w:shd w:val="clear" w:color="auto" w:fill="auto"/>
          </w:tcPr>
          <w:p w14:paraId="2BF41970"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4E80A5EB"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386A119C"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583258C0" w14:textId="77777777" w:rsidR="009A6693" w:rsidRPr="00D5163E" w:rsidRDefault="009A6693" w:rsidP="007E081C">
            <w:pPr>
              <w:spacing w:after="0"/>
              <w:rPr>
                <w:rFonts w:cs="Calibri"/>
                <w:szCs w:val="20"/>
              </w:rPr>
            </w:pPr>
          </w:p>
        </w:tc>
        <w:tc>
          <w:tcPr>
            <w:tcW w:w="577" w:type="dxa"/>
            <w:gridSpan w:val="2"/>
            <w:tcBorders>
              <w:top w:val="nil"/>
              <w:left w:val="nil"/>
              <w:bottom w:val="single" w:sz="4" w:space="0" w:color="auto"/>
              <w:right w:val="nil"/>
            </w:tcBorders>
            <w:shd w:val="clear" w:color="auto" w:fill="auto"/>
          </w:tcPr>
          <w:p w14:paraId="1E8397BE"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39610D45"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5B46E136"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single" w:sz="4" w:space="0" w:color="auto"/>
            </w:tcBorders>
            <w:shd w:val="clear" w:color="auto" w:fill="auto"/>
          </w:tcPr>
          <w:p w14:paraId="493AC9F4" w14:textId="77777777" w:rsidR="009A6693" w:rsidRPr="00D5163E" w:rsidRDefault="009A6693" w:rsidP="007E081C">
            <w:pPr>
              <w:spacing w:after="0"/>
              <w:rPr>
                <w:rFonts w:cs="Calibri"/>
                <w:szCs w:val="20"/>
              </w:rPr>
            </w:pPr>
          </w:p>
        </w:tc>
      </w:tr>
      <w:tr w:rsidR="0056197D" w:rsidRPr="00D5163E" w14:paraId="58675FD7" w14:textId="77777777" w:rsidTr="00DB71EC">
        <w:tc>
          <w:tcPr>
            <w:tcW w:w="4608" w:type="dxa"/>
            <w:vMerge w:val="restart"/>
            <w:tcBorders>
              <w:top w:val="single" w:sz="4" w:space="0" w:color="auto"/>
              <w:left w:val="single" w:sz="4" w:space="0" w:color="auto"/>
              <w:right w:val="single" w:sz="4" w:space="0" w:color="auto"/>
            </w:tcBorders>
            <w:shd w:val="clear" w:color="auto" w:fill="auto"/>
            <w:vAlign w:val="center"/>
          </w:tcPr>
          <w:p w14:paraId="30F0B59D" w14:textId="4758CFC7" w:rsidR="009A6693" w:rsidRPr="00D5163E" w:rsidRDefault="00BF0444" w:rsidP="002C2489">
            <w:pPr>
              <w:spacing w:after="0"/>
              <w:rPr>
                <w:rFonts w:cs="Calibri"/>
                <w:szCs w:val="20"/>
              </w:rPr>
            </w:pPr>
            <w:r w:rsidRPr="00D5163E">
              <w:rPr>
                <w:rFonts w:cs="Calibri"/>
                <w:szCs w:val="20"/>
              </w:rPr>
              <w:t>Output 3.3</w:t>
            </w:r>
            <w:r w:rsidR="009A6693" w:rsidRPr="00D5163E">
              <w:rPr>
                <w:rFonts w:cs="Calibri"/>
                <w:szCs w:val="20"/>
              </w:rPr>
              <w:t xml:space="preserve">: </w:t>
            </w:r>
            <w:r w:rsidR="00965CA6" w:rsidRPr="00D5163E">
              <w:rPr>
                <w:rFonts w:cs="Calibri"/>
                <w:szCs w:val="20"/>
              </w:rPr>
              <w:t xml:space="preserve">Implemented </w:t>
            </w:r>
            <w:r w:rsidR="009A6693" w:rsidRPr="00D5163E">
              <w:rPr>
                <w:rFonts w:cs="Calibri"/>
                <w:szCs w:val="20"/>
              </w:rPr>
              <w:t xml:space="preserve">awareness and promotion program </w:t>
            </w:r>
            <w:r w:rsidR="00965CA6" w:rsidRPr="00D5163E">
              <w:rPr>
                <w:rFonts w:cs="Calibri"/>
                <w:szCs w:val="20"/>
              </w:rPr>
              <w:t xml:space="preserve">and information system explaining </w:t>
            </w:r>
            <w:r w:rsidR="009A6693" w:rsidRPr="00D5163E">
              <w:rPr>
                <w:rFonts w:cs="Calibri"/>
                <w:szCs w:val="20"/>
              </w:rPr>
              <w:t xml:space="preserve">the benefits of </w:t>
            </w:r>
            <w:r w:rsidR="00965CA6" w:rsidRPr="00D5163E">
              <w:rPr>
                <w:rFonts w:cs="Calibri"/>
                <w:szCs w:val="20"/>
              </w:rPr>
              <w:t>high energy efficient lighting technologies</w:t>
            </w:r>
            <w:r w:rsidR="00ED03A3" w:rsidRPr="00D5163E">
              <w:rPr>
                <w:rFonts w:cs="Calibri"/>
                <w:szCs w:val="20"/>
              </w:rPr>
              <w:t xml:space="preserve"> taking into account gender specific aspects in developing and implementing the programmes</w:t>
            </w:r>
          </w:p>
        </w:tc>
        <w:tc>
          <w:tcPr>
            <w:tcW w:w="1980" w:type="dxa"/>
            <w:vMerge w:val="restart"/>
            <w:tcBorders>
              <w:top w:val="single" w:sz="4" w:space="0" w:color="auto"/>
              <w:left w:val="single" w:sz="4" w:space="0" w:color="auto"/>
              <w:right w:val="single" w:sz="4" w:space="0" w:color="auto"/>
            </w:tcBorders>
            <w:shd w:val="clear" w:color="auto" w:fill="auto"/>
            <w:vAlign w:val="center"/>
          </w:tcPr>
          <w:p w14:paraId="1D74064E" w14:textId="77777777" w:rsidR="009A6693" w:rsidRPr="00D5163E" w:rsidRDefault="009A6693" w:rsidP="007E081C">
            <w:pPr>
              <w:spacing w:after="0"/>
              <w:rPr>
                <w:rFonts w:cs="Calibri"/>
                <w:szCs w:val="20"/>
              </w:rPr>
            </w:pPr>
            <w:r w:rsidRPr="00D5163E">
              <w:rPr>
                <w:rFonts w:cs="Calibri"/>
                <w:szCs w:val="20"/>
              </w:rPr>
              <w:t>MEMR/DG-NREEC</w:t>
            </w:r>
          </w:p>
        </w:tc>
        <w:tc>
          <w:tcPr>
            <w:tcW w:w="577" w:type="dxa"/>
            <w:tcBorders>
              <w:top w:val="single" w:sz="4" w:space="0" w:color="auto"/>
              <w:left w:val="single" w:sz="4" w:space="0" w:color="auto"/>
              <w:bottom w:val="nil"/>
              <w:right w:val="nil"/>
            </w:tcBorders>
            <w:shd w:val="clear" w:color="auto" w:fill="auto"/>
          </w:tcPr>
          <w:p w14:paraId="07228FA4"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53ED4DFC"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51D59A5B"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0A8F7EC9" w14:textId="77777777" w:rsidR="009A6693" w:rsidRPr="00D5163E" w:rsidRDefault="009A6693" w:rsidP="007E081C">
            <w:pPr>
              <w:spacing w:after="0"/>
              <w:rPr>
                <w:rFonts w:cs="Calibri"/>
                <w:szCs w:val="20"/>
              </w:rPr>
            </w:pPr>
          </w:p>
        </w:tc>
        <w:tc>
          <w:tcPr>
            <w:tcW w:w="577" w:type="dxa"/>
            <w:gridSpan w:val="2"/>
            <w:tcBorders>
              <w:top w:val="single" w:sz="4" w:space="0" w:color="auto"/>
              <w:left w:val="nil"/>
              <w:bottom w:val="nil"/>
              <w:right w:val="nil"/>
            </w:tcBorders>
            <w:shd w:val="clear" w:color="auto" w:fill="auto"/>
          </w:tcPr>
          <w:p w14:paraId="3DFFA3CF"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133C1E49"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04628115"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51FEBCB3" w14:textId="77777777" w:rsidR="009A6693" w:rsidRPr="00D5163E" w:rsidRDefault="009A6693" w:rsidP="007E081C">
            <w:pPr>
              <w:spacing w:after="0"/>
              <w:rPr>
                <w:rFonts w:cs="Calibri"/>
                <w:szCs w:val="20"/>
              </w:rPr>
            </w:pPr>
          </w:p>
        </w:tc>
        <w:tc>
          <w:tcPr>
            <w:tcW w:w="577" w:type="dxa"/>
            <w:gridSpan w:val="2"/>
            <w:tcBorders>
              <w:top w:val="single" w:sz="4" w:space="0" w:color="auto"/>
              <w:left w:val="nil"/>
              <w:bottom w:val="nil"/>
              <w:right w:val="nil"/>
            </w:tcBorders>
            <w:shd w:val="clear" w:color="auto" w:fill="auto"/>
          </w:tcPr>
          <w:p w14:paraId="3499F01A"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109CDD74"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6CE873F8"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single" w:sz="4" w:space="0" w:color="auto"/>
            </w:tcBorders>
            <w:shd w:val="clear" w:color="auto" w:fill="auto"/>
          </w:tcPr>
          <w:p w14:paraId="2CB5E037" w14:textId="77777777" w:rsidR="009A6693" w:rsidRPr="00D5163E" w:rsidRDefault="009A6693" w:rsidP="007E081C">
            <w:pPr>
              <w:spacing w:after="0"/>
              <w:rPr>
                <w:rFonts w:cs="Calibri"/>
                <w:szCs w:val="20"/>
              </w:rPr>
            </w:pPr>
          </w:p>
        </w:tc>
      </w:tr>
      <w:tr w:rsidR="0056197D" w:rsidRPr="00D5163E" w14:paraId="03EEB1A8" w14:textId="77777777" w:rsidTr="00DB71EC">
        <w:tc>
          <w:tcPr>
            <w:tcW w:w="4608" w:type="dxa"/>
            <w:vMerge/>
            <w:tcBorders>
              <w:left w:val="single" w:sz="4" w:space="0" w:color="auto"/>
              <w:right w:val="single" w:sz="4" w:space="0" w:color="auto"/>
            </w:tcBorders>
            <w:shd w:val="clear" w:color="auto" w:fill="auto"/>
          </w:tcPr>
          <w:p w14:paraId="10D4AE59" w14:textId="77777777" w:rsidR="009A6693" w:rsidRPr="00D5163E" w:rsidRDefault="009A6693" w:rsidP="007E081C">
            <w:pPr>
              <w:spacing w:after="0"/>
              <w:rPr>
                <w:rFonts w:cs="Calibri"/>
                <w:szCs w:val="20"/>
              </w:rPr>
            </w:pPr>
          </w:p>
        </w:tc>
        <w:tc>
          <w:tcPr>
            <w:tcW w:w="1980" w:type="dxa"/>
            <w:vMerge/>
            <w:tcBorders>
              <w:left w:val="single" w:sz="4" w:space="0" w:color="auto"/>
              <w:right w:val="single" w:sz="4" w:space="0" w:color="auto"/>
            </w:tcBorders>
            <w:shd w:val="clear" w:color="auto" w:fill="auto"/>
          </w:tcPr>
          <w:p w14:paraId="4A314DBE" w14:textId="77777777" w:rsidR="009A6693" w:rsidRPr="00D5163E" w:rsidRDefault="009A6693" w:rsidP="007E081C">
            <w:pPr>
              <w:spacing w:after="0"/>
              <w:rPr>
                <w:rFonts w:cs="Calibri"/>
                <w:szCs w:val="20"/>
              </w:rPr>
            </w:pPr>
          </w:p>
        </w:tc>
        <w:tc>
          <w:tcPr>
            <w:tcW w:w="577" w:type="dxa"/>
            <w:tcBorders>
              <w:top w:val="nil"/>
              <w:left w:val="single" w:sz="4" w:space="0" w:color="auto"/>
              <w:bottom w:val="single" w:sz="4" w:space="0" w:color="auto"/>
              <w:right w:val="nil"/>
            </w:tcBorders>
            <w:shd w:val="clear" w:color="auto" w:fill="auto"/>
          </w:tcPr>
          <w:p w14:paraId="608061D1"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38356911"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740C785B"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1D722A54" w14:textId="77777777" w:rsidR="009A6693" w:rsidRPr="00D5163E" w:rsidRDefault="009A6693" w:rsidP="007E081C">
            <w:pPr>
              <w:spacing w:after="0"/>
              <w:rPr>
                <w:rFonts w:cs="Calibri"/>
                <w:szCs w:val="20"/>
              </w:rPr>
            </w:pPr>
          </w:p>
        </w:tc>
        <w:tc>
          <w:tcPr>
            <w:tcW w:w="577" w:type="dxa"/>
            <w:gridSpan w:val="2"/>
            <w:tcBorders>
              <w:top w:val="nil"/>
              <w:left w:val="nil"/>
              <w:bottom w:val="single" w:sz="4" w:space="0" w:color="auto"/>
              <w:right w:val="nil"/>
            </w:tcBorders>
            <w:shd w:val="clear" w:color="auto" w:fill="auto"/>
          </w:tcPr>
          <w:p w14:paraId="3FCEA851"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761BF00F"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28D557FA"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1B9CD449" w14:textId="77777777" w:rsidR="009A6693" w:rsidRPr="00D5163E" w:rsidRDefault="009A6693" w:rsidP="007E081C">
            <w:pPr>
              <w:spacing w:after="0"/>
              <w:rPr>
                <w:rFonts w:cs="Calibri"/>
                <w:szCs w:val="20"/>
              </w:rPr>
            </w:pPr>
          </w:p>
        </w:tc>
        <w:tc>
          <w:tcPr>
            <w:tcW w:w="577" w:type="dxa"/>
            <w:gridSpan w:val="2"/>
            <w:tcBorders>
              <w:top w:val="nil"/>
              <w:left w:val="nil"/>
              <w:bottom w:val="single" w:sz="4" w:space="0" w:color="auto"/>
              <w:right w:val="nil"/>
            </w:tcBorders>
            <w:shd w:val="clear" w:color="auto" w:fill="auto"/>
          </w:tcPr>
          <w:p w14:paraId="6A88AC6A"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184B4BAE"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1BA31EA4"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single" w:sz="4" w:space="0" w:color="auto"/>
            </w:tcBorders>
            <w:shd w:val="clear" w:color="auto" w:fill="auto"/>
          </w:tcPr>
          <w:p w14:paraId="5BDB378B" w14:textId="77777777" w:rsidR="009A6693" w:rsidRPr="00D5163E" w:rsidRDefault="009A6693" w:rsidP="007E081C">
            <w:pPr>
              <w:spacing w:after="0"/>
              <w:rPr>
                <w:rFonts w:cs="Calibri"/>
                <w:szCs w:val="20"/>
              </w:rPr>
            </w:pPr>
          </w:p>
        </w:tc>
      </w:tr>
      <w:tr w:rsidR="0056197D" w:rsidRPr="00D5163E" w14:paraId="18E1B561" w14:textId="77777777" w:rsidTr="00D43DC4">
        <w:tc>
          <w:tcPr>
            <w:tcW w:w="4608" w:type="dxa"/>
            <w:vMerge/>
            <w:tcBorders>
              <w:left w:val="single" w:sz="4" w:space="0" w:color="auto"/>
              <w:right w:val="single" w:sz="4" w:space="0" w:color="auto"/>
            </w:tcBorders>
            <w:shd w:val="clear" w:color="auto" w:fill="auto"/>
          </w:tcPr>
          <w:p w14:paraId="77222B8E" w14:textId="77777777" w:rsidR="009A6693" w:rsidRPr="00D5163E" w:rsidRDefault="009A6693" w:rsidP="007E081C">
            <w:pPr>
              <w:spacing w:after="0"/>
              <w:rPr>
                <w:rFonts w:cs="Calibri"/>
                <w:szCs w:val="20"/>
              </w:rPr>
            </w:pPr>
          </w:p>
        </w:tc>
        <w:tc>
          <w:tcPr>
            <w:tcW w:w="1980" w:type="dxa"/>
            <w:vMerge/>
            <w:tcBorders>
              <w:left w:val="single" w:sz="4" w:space="0" w:color="auto"/>
              <w:right w:val="single" w:sz="4" w:space="0" w:color="auto"/>
            </w:tcBorders>
            <w:shd w:val="clear" w:color="auto" w:fill="auto"/>
          </w:tcPr>
          <w:p w14:paraId="74EDE942" w14:textId="77777777" w:rsidR="009A6693" w:rsidRPr="00D5163E" w:rsidRDefault="009A6693" w:rsidP="007E081C">
            <w:pPr>
              <w:spacing w:after="0"/>
              <w:rPr>
                <w:rFonts w:cs="Calibri"/>
                <w:szCs w:val="20"/>
              </w:rPr>
            </w:pPr>
          </w:p>
        </w:tc>
        <w:tc>
          <w:tcPr>
            <w:tcW w:w="577" w:type="dxa"/>
            <w:tcBorders>
              <w:top w:val="single" w:sz="4" w:space="0" w:color="auto"/>
              <w:left w:val="single" w:sz="4" w:space="0" w:color="auto"/>
              <w:bottom w:val="single" w:sz="4" w:space="0" w:color="auto"/>
              <w:right w:val="single" w:sz="4" w:space="0" w:color="auto"/>
            </w:tcBorders>
            <w:shd w:val="clear" w:color="auto" w:fill="auto"/>
          </w:tcPr>
          <w:p w14:paraId="661A80C9" w14:textId="77777777" w:rsidR="009A6693" w:rsidRPr="00D5163E" w:rsidRDefault="009A6693" w:rsidP="007E081C">
            <w:pPr>
              <w:spacing w:after="0"/>
              <w:rPr>
                <w:rFonts w:cs="Calibri"/>
                <w:szCs w:val="20"/>
              </w:rPr>
            </w:pPr>
          </w:p>
        </w:tc>
        <w:tc>
          <w:tcPr>
            <w:tcW w:w="578" w:type="dxa"/>
            <w:tcBorders>
              <w:top w:val="single" w:sz="4" w:space="0" w:color="auto"/>
              <w:left w:val="single" w:sz="4" w:space="0" w:color="auto"/>
              <w:bottom w:val="single" w:sz="4" w:space="0" w:color="auto"/>
              <w:right w:val="single" w:sz="4" w:space="0" w:color="auto"/>
            </w:tcBorders>
            <w:shd w:val="clear" w:color="auto" w:fill="FFFFFF"/>
          </w:tcPr>
          <w:p w14:paraId="21CB89F2" w14:textId="77777777" w:rsidR="009A6693" w:rsidRPr="00D5163E" w:rsidRDefault="009A6693" w:rsidP="007E081C">
            <w:pPr>
              <w:spacing w:after="0"/>
              <w:rPr>
                <w:rFonts w:cs="Calibri"/>
                <w:szCs w:val="20"/>
              </w:rPr>
            </w:pPr>
          </w:p>
        </w:tc>
        <w:tc>
          <w:tcPr>
            <w:tcW w:w="577" w:type="dxa"/>
            <w:tcBorders>
              <w:top w:val="single" w:sz="4" w:space="0" w:color="auto"/>
              <w:left w:val="single" w:sz="4" w:space="0" w:color="auto"/>
              <w:bottom w:val="single" w:sz="4" w:space="0" w:color="auto"/>
              <w:right w:val="single" w:sz="4" w:space="0" w:color="auto"/>
            </w:tcBorders>
            <w:shd w:val="clear" w:color="auto" w:fill="B8CCE4"/>
          </w:tcPr>
          <w:p w14:paraId="1877C41C" w14:textId="77777777" w:rsidR="009A6693" w:rsidRPr="00D5163E" w:rsidRDefault="009A6693" w:rsidP="007E081C">
            <w:pPr>
              <w:spacing w:after="0"/>
              <w:rPr>
                <w:rFonts w:cs="Calibri"/>
                <w:szCs w:val="20"/>
              </w:rPr>
            </w:pPr>
          </w:p>
        </w:tc>
        <w:tc>
          <w:tcPr>
            <w:tcW w:w="578" w:type="dxa"/>
            <w:tcBorders>
              <w:top w:val="single" w:sz="4" w:space="0" w:color="auto"/>
              <w:left w:val="single" w:sz="4" w:space="0" w:color="auto"/>
              <w:bottom w:val="single" w:sz="4" w:space="0" w:color="auto"/>
              <w:right w:val="single" w:sz="4" w:space="0" w:color="auto"/>
            </w:tcBorders>
            <w:shd w:val="clear" w:color="auto" w:fill="FFFFFF"/>
          </w:tcPr>
          <w:p w14:paraId="45AB2CAE" w14:textId="77777777" w:rsidR="009A6693" w:rsidRPr="00D5163E" w:rsidRDefault="009A6693" w:rsidP="007E081C">
            <w:pPr>
              <w:spacing w:after="0"/>
              <w:rPr>
                <w:rFonts w:cs="Calibri"/>
                <w:szCs w:val="20"/>
              </w:rPr>
            </w:pPr>
          </w:p>
        </w:tc>
        <w:tc>
          <w:tcPr>
            <w:tcW w:w="577" w:type="dxa"/>
            <w:gridSpan w:val="2"/>
            <w:tcBorders>
              <w:top w:val="single" w:sz="4" w:space="0" w:color="auto"/>
              <w:left w:val="single" w:sz="4" w:space="0" w:color="auto"/>
              <w:bottom w:val="single" w:sz="4" w:space="0" w:color="auto"/>
              <w:right w:val="single" w:sz="4" w:space="0" w:color="auto"/>
            </w:tcBorders>
            <w:shd w:val="clear" w:color="auto" w:fill="B8CCE4"/>
          </w:tcPr>
          <w:p w14:paraId="52DDE620" w14:textId="77777777" w:rsidR="009A6693" w:rsidRPr="00D5163E" w:rsidRDefault="009A6693" w:rsidP="007E081C">
            <w:pPr>
              <w:spacing w:after="0"/>
              <w:rPr>
                <w:rFonts w:cs="Calibri"/>
                <w:szCs w:val="20"/>
              </w:rPr>
            </w:pPr>
          </w:p>
        </w:tc>
        <w:tc>
          <w:tcPr>
            <w:tcW w:w="578" w:type="dxa"/>
            <w:tcBorders>
              <w:top w:val="single" w:sz="4" w:space="0" w:color="auto"/>
              <w:left w:val="single" w:sz="4" w:space="0" w:color="auto"/>
              <w:bottom w:val="single" w:sz="4" w:space="0" w:color="auto"/>
              <w:right w:val="single" w:sz="4" w:space="0" w:color="auto"/>
            </w:tcBorders>
            <w:shd w:val="clear" w:color="auto" w:fill="auto"/>
          </w:tcPr>
          <w:p w14:paraId="25D24E71" w14:textId="77777777" w:rsidR="009A6693" w:rsidRPr="00D5163E" w:rsidRDefault="009A6693" w:rsidP="007E081C">
            <w:pPr>
              <w:spacing w:after="0"/>
              <w:rPr>
                <w:rFonts w:cs="Calibri"/>
                <w:szCs w:val="20"/>
              </w:rPr>
            </w:pPr>
          </w:p>
        </w:tc>
        <w:tc>
          <w:tcPr>
            <w:tcW w:w="577" w:type="dxa"/>
            <w:tcBorders>
              <w:top w:val="single" w:sz="4" w:space="0" w:color="auto"/>
              <w:left w:val="single" w:sz="4" w:space="0" w:color="auto"/>
              <w:bottom w:val="single" w:sz="4" w:space="0" w:color="auto"/>
              <w:right w:val="single" w:sz="4" w:space="0" w:color="auto"/>
            </w:tcBorders>
            <w:shd w:val="clear" w:color="auto" w:fill="B8CCE4"/>
          </w:tcPr>
          <w:p w14:paraId="1017FF59" w14:textId="77777777" w:rsidR="009A6693" w:rsidRPr="00D5163E" w:rsidRDefault="009A6693" w:rsidP="007E081C">
            <w:pPr>
              <w:spacing w:after="0"/>
              <w:rPr>
                <w:rFonts w:cs="Calibri"/>
                <w:szCs w:val="20"/>
              </w:rPr>
            </w:pPr>
          </w:p>
        </w:tc>
        <w:tc>
          <w:tcPr>
            <w:tcW w:w="578" w:type="dxa"/>
            <w:tcBorders>
              <w:top w:val="single" w:sz="4" w:space="0" w:color="auto"/>
              <w:left w:val="single" w:sz="4" w:space="0" w:color="auto"/>
              <w:bottom w:val="single" w:sz="4" w:space="0" w:color="auto"/>
              <w:right w:val="single" w:sz="4" w:space="0" w:color="auto"/>
            </w:tcBorders>
            <w:shd w:val="clear" w:color="auto" w:fill="auto"/>
          </w:tcPr>
          <w:p w14:paraId="03ABB8F3" w14:textId="77777777" w:rsidR="009A6693" w:rsidRPr="00D5163E" w:rsidRDefault="009A6693" w:rsidP="007E081C">
            <w:pPr>
              <w:spacing w:after="0"/>
              <w:rPr>
                <w:rFonts w:cs="Calibri"/>
                <w:szCs w:val="20"/>
              </w:rPr>
            </w:pPr>
          </w:p>
        </w:tc>
        <w:tc>
          <w:tcPr>
            <w:tcW w:w="577" w:type="dxa"/>
            <w:gridSpan w:val="2"/>
            <w:tcBorders>
              <w:top w:val="single" w:sz="4" w:space="0" w:color="auto"/>
              <w:left w:val="single" w:sz="4" w:space="0" w:color="auto"/>
              <w:bottom w:val="single" w:sz="4" w:space="0" w:color="auto"/>
              <w:right w:val="single" w:sz="4" w:space="0" w:color="auto"/>
            </w:tcBorders>
            <w:shd w:val="clear" w:color="auto" w:fill="B8CCE4"/>
          </w:tcPr>
          <w:p w14:paraId="6DE2FDEB" w14:textId="77777777" w:rsidR="009A6693" w:rsidRPr="00D5163E" w:rsidRDefault="009A6693" w:rsidP="007E081C">
            <w:pPr>
              <w:spacing w:after="0"/>
              <w:rPr>
                <w:rFonts w:cs="Calibri"/>
                <w:szCs w:val="20"/>
              </w:rPr>
            </w:pPr>
          </w:p>
        </w:tc>
        <w:tc>
          <w:tcPr>
            <w:tcW w:w="578" w:type="dxa"/>
            <w:tcBorders>
              <w:top w:val="single" w:sz="4" w:space="0" w:color="auto"/>
              <w:left w:val="single" w:sz="4" w:space="0" w:color="auto"/>
              <w:bottom w:val="single" w:sz="4" w:space="0" w:color="auto"/>
              <w:right w:val="single" w:sz="4" w:space="0" w:color="auto"/>
            </w:tcBorders>
            <w:shd w:val="clear" w:color="auto" w:fill="B8CCE4"/>
          </w:tcPr>
          <w:p w14:paraId="383410B0" w14:textId="77777777" w:rsidR="009A6693" w:rsidRPr="00D5163E" w:rsidRDefault="009A6693" w:rsidP="007E081C">
            <w:pPr>
              <w:spacing w:after="0"/>
              <w:rPr>
                <w:rFonts w:cs="Calibri"/>
                <w:szCs w:val="20"/>
              </w:rPr>
            </w:pPr>
          </w:p>
        </w:tc>
        <w:tc>
          <w:tcPr>
            <w:tcW w:w="577" w:type="dxa"/>
            <w:tcBorders>
              <w:top w:val="single" w:sz="4" w:space="0" w:color="auto"/>
              <w:left w:val="single" w:sz="4" w:space="0" w:color="auto"/>
              <w:bottom w:val="single" w:sz="4" w:space="0" w:color="auto"/>
              <w:right w:val="single" w:sz="4" w:space="0" w:color="auto"/>
            </w:tcBorders>
            <w:shd w:val="clear" w:color="auto" w:fill="B8CCE4"/>
          </w:tcPr>
          <w:p w14:paraId="40711491" w14:textId="77777777" w:rsidR="009A6693" w:rsidRPr="00D5163E" w:rsidRDefault="009A6693" w:rsidP="007E081C">
            <w:pPr>
              <w:spacing w:after="0"/>
              <w:rPr>
                <w:rFonts w:cs="Calibri"/>
                <w:szCs w:val="20"/>
              </w:rPr>
            </w:pPr>
          </w:p>
        </w:tc>
        <w:tc>
          <w:tcPr>
            <w:tcW w:w="578" w:type="dxa"/>
            <w:tcBorders>
              <w:top w:val="single" w:sz="4" w:space="0" w:color="auto"/>
              <w:left w:val="single" w:sz="4" w:space="0" w:color="auto"/>
              <w:bottom w:val="single" w:sz="4" w:space="0" w:color="auto"/>
              <w:right w:val="single" w:sz="4" w:space="0" w:color="auto"/>
            </w:tcBorders>
            <w:shd w:val="clear" w:color="auto" w:fill="B8CCE4"/>
          </w:tcPr>
          <w:p w14:paraId="4D2ED657" w14:textId="77777777" w:rsidR="009A6693" w:rsidRPr="00D5163E" w:rsidRDefault="009A6693" w:rsidP="007E081C">
            <w:pPr>
              <w:spacing w:after="0"/>
              <w:rPr>
                <w:rFonts w:cs="Calibri"/>
                <w:szCs w:val="20"/>
              </w:rPr>
            </w:pPr>
          </w:p>
        </w:tc>
      </w:tr>
      <w:tr w:rsidR="0056197D" w:rsidRPr="00D5163E" w14:paraId="218E120D" w14:textId="77777777" w:rsidTr="00DB71EC">
        <w:tc>
          <w:tcPr>
            <w:tcW w:w="4608" w:type="dxa"/>
            <w:vMerge/>
            <w:tcBorders>
              <w:left w:val="single" w:sz="4" w:space="0" w:color="auto"/>
              <w:right w:val="single" w:sz="4" w:space="0" w:color="auto"/>
            </w:tcBorders>
            <w:shd w:val="clear" w:color="auto" w:fill="auto"/>
          </w:tcPr>
          <w:p w14:paraId="25F801B0" w14:textId="77777777" w:rsidR="009A6693" w:rsidRPr="00D5163E" w:rsidRDefault="009A6693" w:rsidP="007E081C">
            <w:pPr>
              <w:spacing w:after="0"/>
              <w:rPr>
                <w:rFonts w:cs="Calibri"/>
                <w:szCs w:val="20"/>
              </w:rPr>
            </w:pPr>
          </w:p>
        </w:tc>
        <w:tc>
          <w:tcPr>
            <w:tcW w:w="1980" w:type="dxa"/>
            <w:vMerge/>
            <w:tcBorders>
              <w:left w:val="single" w:sz="4" w:space="0" w:color="auto"/>
              <w:right w:val="single" w:sz="4" w:space="0" w:color="auto"/>
            </w:tcBorders>
            <w:shd w:val="clear" w:color="auto" w:fill="auto"/>
          </w:tcPr>
          <w:p w14:paraId="3665804D" w14:textId="77777777" w:rsidR="009A6693" w:rsidRPr="00D5163E" w:rsidRDefault="009A6693" w:rsidP="007E081C">
            <w:pPr>
              <w:spacing w:after="0"/>
              <w:rPr>
                <w:rFonts w:cs="Calibri"/>
                <w:szCs w:val="20"/>
              </w:rPr>
            </w:pPr>
          </w:p>
        </w:tc>
        <w:tc>
          <w:tcPr>
            <w:tcW w:w="577" w:type="dxa"/>
            <w:tcBorders>
              <w:top w:val="single" w:sz="4" w:space="0" w:color="auto"/>
              <w:left w:val="single" w:sz="4" w:space="0" w:color="auto"/>
              <w:bottom w:val="nil"/>
              <w:right w:val="nil"/>
            </w:tcBorders>
            <w:shd w:val="clear" w:color="auto" w:fill="auto"/>
          </w:tcPr>
          <w:p w14:paraId="6EF7C8C3"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32DDC2EC"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008BA8BC"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08D4F557" w14:textId="77777777" w:rsidR="009A6693" w:rsidRPr="00D5163E" w:rsidRDefault="009A6693" w:rsidP="007E081C">
            <w:pPr>
              <w:spacing w:after="0"/>
              <w:rPr>
                <w:rFonts w:cs="Calibri"/>
                <w:szCs w:val="20"/>
              </w:rPr>
            </w:pPr>
          </w:p>
        </w:tc>
        <w:tc>
          <w:tcPr>
            <w:tcW w:w="577" w:type="dxa"/>
            <w:gridSpan w:val="2"/>
            <w:tcBorders>
              <w:top w:val="single" w:sz="4" w:space="0" w:color="auto"/>
              <w:left w:val="nil"/>
              <w:bottom w:val="nil"/>
              <w:right w:val="nil"/>
            </w:tcBorders>
            <w:shd w:val="clear" w:color="auto" w:fill="auto"/>
          </w:tcPr>
          <w:p w14:paraId="6CD4B131"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369E9F0C"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7E48635A"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3A18654A" w14:textId="77777777" w:rsidR="009A6693" w:rsidRPr="00D5163E" w:rsidRDefault="009A6693" w:rsidP="007E081C">
            <w:pPr>
              <w:spacing w:after="0"/>
              <w:rPr>
                <w:rFonts w:cs="Calibri"/>
                <w:szCs w:val="20"/>
              </w:rPr>
            </w:pPr>
          </w:p>
        </w:tc>
        <w:tc>
          <w:tcPr>
            <w:tcW w:w="577" w:type="dxa"/>
            <w:gridSpan w:val="2"/>
            <w:tcBorders>
              <w:top w:val="single" w:sz="4" w:space="0" w:color="auto"/>
              <w:left w:val="nil"/>
              <w:bottom w:val="nil"/>
              <w:right w:val="nil"/>
            </w:tcBorders>
            <w:shd w:val="clear" w:color="auto" w:fill="auto"/>
          </w:tcPr>
          <w:p w14:paraId="54F28972"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nil"/>
            </w:tcBorders>
            <w:shd w:val="clear" w:color="auto" w:fill="auto"/>
          </w:tcPr>
          <w:p w14:paraId="778FB1C7" w14:textId="77777777" w:rsidR="009A6693" w:rsidRPr="00D5163E" w:rsidRDefault="009A6693" w:rsidP="007E081C">
            <w:pPr>
              <w:spacing w:after="0"/>
              <w:rPr>
                <w:rFonts w:cs="Calibri"/>
                <w:szCs w:val="20"/>
              </w:rPr>
            </w:pPr>
          </w:p>
        </w:tc>
        <w:tc>
          <w:tcPr>
            <w:tcW w:w="577" w:type="dxa"/>
            <w:tcBorders>
              <w:top w:val="single" w:sz="4" w:space="0" w:color="auto"/>
              <w:left w:val="nil"/>
              <w:bottom w:val="nil"/>
              <w:right w:val="nil"/>
            </w:tcBorders>
            <w:shd w:val="clear" w:color="auto" w:fill="auto"/>
          </w:tcPr>
          <w:p w14:paraId="5EA4178D" w14:textId="77777777" w:rsidR="009A6693" w:rsidRPr="00D5163E" w:rsidRDefault="009A6693" w:rsidP="007E081C">
            <w:pPr>
              <w:spacing w:after="0"/>
              <w:rPr>
                <w:rFonts w:cs="Calibri"/>
                <w:szCs w:val="20"/>
              </w:rPr>
            </w:pPr>
          </w:p>
        </w:tc>
        <w:tc>
          <w:tcPr>
            <w:tcW w:w="578" w:type="dxa"/>
            <w:tcBorders>
              <w:top w:val="single" w:sz="4" w:space="0" w:color="auto"/>
              <w:left w:val="nil"/>
              <w:bottom w:val="nil"/>
              <w:right w:val="single" w:sz="4" w:space="0" w:color="auto"/>
            </w:tcBorders>
            <w:shd w:val="clear" w:color="auto" w:fill="auto"/>
          </w:tcPr>
          <w:p w14:paraId="58286A97" w14:textId="77777777" w:rsidR="009A6693" w:rsidRPr="00D5163E" w:rsidRDefault="009A6693" w:rsidP="007E081C">
            <w:pPr>
              <w:spacing w:after="0"/>
              <w:rPr>
                <w:rFonts w:cs="Calibri"/>
                <w:szCs w:val="20"/>
              </w:rPr>
            </w:pPr>
          </w:p>
        </w:tc>
      </w:tr>
      <w:tr w:rsidR="0056197D" w:rsidRPr="00D5163E" w14:paraId="5CA8CE5C" w14:textId="77777777" w:rsidTr="00DB71EC">
        <w:tc>
          <w:tcPr>
            <w:tcW w:w="4608" w:type="dxa"/>
            <w:vMerge/>
            <w:tcBorders>
              <w:left w:val="single" w:sz="4" w:space="0" w:color="auto"/>
              <w:bottom w:val="single" w:sz="4" w:space="0" w:color="auto"/>
              <w:right w:val="single" w:sz="4" w:space="0" w:color="auto"/>
            </w:tcBorders>
            <w:shd w:val="clear" w:color="auto" w:fill="auto"/>
          </w:tcPr>
          <w:p w14:paraId="6257457A" w14:textId="77777777" w:rsidR="009A6693" w:rsidRPr="00D5163E" w:rsidRDefault="009A6693" w:rsidP="007E081C">
            <w:pPr>
              <w:spacing w:after="0"/>
              <w:rPr>
                <w:rFonts w:cs="Calibri"/>
                <w:szCs w:val="20"/>
              </w:rPr>
            </w:pPr>
          </w:p>
        </w:tc>
        <w:tc>
          <w:tcPr>
            <w:tcW w:w="1980" w:type="dxa"/>
            <w:vMerge/>
            <w:tcBorders>
              <w:left w:val="single" w:sz="4" w:space="0" w:color="auto"/>
              <w:bottom w:val="single" w:sz="4" w:space="0" w:color="auto"/>
              <w:right w:val="single" w:sz="4" w:space="0" w:color="auto"/>
            </w:tcBorders>
            <w:shd w:val="clear" w:color="auto" w:fill="auto"/>
          </w:tcPr>
          <w:p w14:paraId="49114178" w14:textId="77777777" w:rsidR="009A6693" w:rsidRPr="00D5163E" w:rsidRDefault="009A6693" w:rsidP="007E081C">
            <w:pPr>
              <w:spacing w:after="0"/>
              <w:rPr>
                <w:rFonts w:cs="Calibri"/>
                <w:szCs w:val="20"/>
              </w:rPr>
            </w:pPr>
          </w:p>
        </w:tc>
        <w:tc>
          <w:tcPr>
            <w:tcW w:w="577" w:type="dxa"/>
            <w:tcBorders>
              <w:top w:val="nil"/>
              <w:left w:val="single" w:sz="4" w:space="0" w:color="auto"/>
              <w:bottom w:val="single" w:sz="4" w:space="0" w:color="auto"/>
              <w:right w:val="nil"/>
            </w:tcBorders>
            <w:shd w:val="clear" w:color="auto" w:fill="auto"/>
          </w:tcPr>
          <w:p w14:paraId="360984DE"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263AFE2F"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40361A21"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769541A5" w14:textId="77777777" w:rsidR="009A6693" w:rsidRPr="00D5163E" w:rsidRDefault="009A6693" w:rsidP="007E081C">
            <w:pPr>
              <w:spacing w:after="0"/>
              <w:rPr>
                <w:rFonts w:cs="Calibri"/>
                <w:szCs w:val="20"/>
              </w:rPr>
            </w:pPr>
          </w:p>
        </w:tc>
        <w:tc>
          <w:tcPr>
            <w:tcW w:w="577" w:type="dxa"/>
            <w:gridSpan w:val="2"/>
            <w:tcBorders>
              <w:top w:val="nil"/>
              <w:left w:val="nil"/>
              <w:bottom w:val="single" w:sz="4" w:space="0" w:color="auto"/>
              <w:right w:val="nil"/>
            </w:tcBorders>
            <w:shd w:val="clear" w:color="auto" w:fill="auto"/>
          </w:tcPr>
          <w:p w14:paraId="57045917"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5CDAB4D3"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4D57EAF4"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40DD667C" w14:textId="77777777" w:rsidR="009A6693" w:rsidRPr="00D5163E" w:rsidRDefault="009A6693" w:rsidP="007E081C">
            <w:pPr>
              <w:spacing w:after="0"/>
              <w:rPr>
                <w:rFonts w:cs="Calibri"/>
                <w:szCs w:val="20"/>
              </w:rPr>
            </w:pPr>
          </w:p>
        </w:tc>
        <w:tc>
          <w:tcPr>
            <w:tcW w:w="577" w:type="dxa"/>
            <w:gridSpan w:val="2"/>
            <w:tcBorders>
              <w:top w:val="nil"/>
              <w:left w:val="nil"/>
              <w:bottom w:val="single" w:sz="4" w:space="0" w:color="auto"/>
              <w:right w:val="nil"/>
            </w:tcBorders>
            <w:shd w:val="clear" w:color="auto" w:fill="auto"/>
          </w:tcPr>
          <w:p w14:paraId="08B186B5"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nil"/>
            </w:tcBorders>
            <w:shd w:val="clear" w:color="auto" w:fill="auto"/>
          </w:tcPr>
          <w:p w14:paraId="1D897133" w14:textId="77777777" w:rsidR="009A6693" w:rsidRPr="00D5163E" w:rsidRDefault="009A6693" w:rsidP="007E081C">
            <w:pPr>
              <w:spacing w:after="0"/>
              <w:rPr>
                <w:rFonts w:cs="Calibri"/>
                <w:szCs w:val="20"/>
              </w:rPr>
            </w:pPr>
          </w:p>
        </w:tc>
        <w:tc>
          <w:tcPr>
            <w:tcW w:w="577" w:type="dxa"/>
            <w:tcBorders>
              <w:top w:val="nil"/>
              <w:left w:val="nil"/>
              <w:bottom w:val="single" w:sz="4" w:space="0" w:color="auto"/>
              <w:right w:val="nil"/>
            </w:tcBorders>
            <w:shd w:val="clear" w:color="auto" w:fill="auto"/>
          </w:tcPr>
          <w:p w14:paraId="3CC861C8" w14:textId="77777777" w:rsidR="009A6693" w:rsidRPr="00D5163E" w:rsidRDefault="009A6693" w:rsidP="007E081C">
            <w:pPr>
              <w:spacing w:after="0"/>
              <w:rPr>
                <w:rFonts w:cs="Calibri"/>
                <w:szCs w:val="20"/>
              </w:rPr>
            </w:pPr>
          </w:p>
        </w:tc>
        <w:tc>
          <w:tcPr>
            <w:tcW w:w="578" w:type="dxa"/>
            <w:tcBorders>
              <w:top w:val="nil"/>
              <w:left w:val="nil"/>
              <w:bottom w:val="single" w:sz="4" w:space="0" w:color="auto"/>
              <w:right w:val="single" w:sz="4" w:space="0" w:color="auto"/>
            </w:tcBorders>
            <w:shd w:val="clear" w:color="auto" w:fill="auto"/>
          </w:tcPr>
          <w:p w14:paraId="6E5C0E98" w14:textId="77777777" w:rsidR="009A6693" w:rsidRPr="00D5163E" w:rsidRDefault="009A6693" w:rsidP="007E081C">
            <w:pPr>
              <w:spacing w:after="0"/>
              <w:rPr>
                <w:rFonts w:cs="Calibri"/>
                <w:szCs w:val="20"/>
              </w:rPr>
            </w:pPr>
          </w:p>
        </w:tc>
      </w:tr>
    </w:tbl>
    <w:p w14:paraId="5301840D" w14:textId="77777777" w:rsidR="00BD36DA" w:rsidRPr="00D5163E" w:rsidRDefault="009750B4" w:rsidP="002C2489">
      <w:pPr>
        <w:jc w:val="center"/>
        <w:rPr>
          <w:b/>
          <w:sz w:val="22"/>
          <w:szCs w:val="22"/>
        </w:rPr>
      </w:pPr>
      <w:r w:rsidRPr="00D5163E">
        <w:rPr>
          <w:b/>
          <w:szCs w:val="22"/>
        </w:rPr>
        <w:br w:type="page"/>
      </w:r>
      <w:r w:rsidR="00A304F6" w:rsidRPr="00D5163E">
        <w:rPr>
          <w:b/>
          <w:sz w:val="22"/>
          <w:szCs w:val="22"/>
        </w:rPr>
        <w:lastRenderedPageBreak/>
        <w:t xml:space="preserve">Annex B: </w:t>
      </w:r>
      <w:r w:rsidR="00BD36DA" w:rsidRPr="00D5163E">
        <w:rPr>
          <w:b/>
          <w:sz w:val="22"/>
          <w:szCs w:val="22"/>
        </w:rPr>
        <w:t>Monitoring Plan</w:t>
      </w:r>
    </w:p>
    <w:p w14:paraId="7C33BE63" w14:textId="77777777" w:rsidR="00BD36DA" w:rsidRPr="00D5163E" w:rsidRDefault="00BD36DA" w:rsidP="002C2489">
      <w:pPr>
        <w:rPr>
          <w:b/>
          <w:sz w:val="22"/>
          <w:szCs w:val="22"/>
        </w:rPr>
      </w:pPr>
    </w:p>
    <w:p w14:paraId="681BC9BC" w14:textId="77777777" w:rsidR="003E3ABA" w:rsidRPr="00D5163E" w:rsidRDefault="003E3ABA" w:rsidP="007E081C">
      <w:pPr>
        <w:rPr>
          <w:b/>
          <w:sz w:val="22"/>
          <w:szCs w:val="22"/>
        </w:rPr>
      </w:pPr>
      <w:r w:rsidRPr="00D5163E">
        <w:rPr>
          <w:sz w:val="22"/>
          <w:szCs w:val="22"/>
        </w:rPr>
        <w:t xml:space="preserve">The Project Manager will collect results data according to the following monitoring plan.  </w:t>
      </w:r>
    </w:p>
    <w:p w14:paraId="0D170F2F" w14:textId="77777777" w:rsidR="003E3ABA" w:rsidRPr="00D5163E" w:rsidRDefault="003E3ABA" w:rsidP="007E081C">
      <w:pPr>
        <w:rPr>
          <w:i/>
          <w:szCs w:val="22"/>
        </w:rPr>
      </w:pPr>
    </w:p>
    <w:tbl>
      <w:tblPr>
        <w:tblW w:w="146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7"/>
        <w:gridCol w:w="1806"/>
        <w:gridCol w:w="2070"/>
        <w:gridCol w:w="1710"/>
        <w:gridCol w:w="1082"/>
        <w:gridCol w:w="1314"/>
        <w:gridCol w:w="2340"/>
        <w:gridCol w:w="2662"/>
      </w:tblGrid>
      <w:tr w:rsidR="0062112B" w:rsidRPr="00D5163E" w14:paraId="0EA35451" w14:textId="77777777" w:rsidTr="006E73AF">
        <w:trPr>
          <w:trHeight w:val="720"/>
          <w:tblHeader/>
        </w:trPr>
        <w:tc>
          <w:tcPr>
            <w:tcW w:w="1637" w:type="dxa"/>
            <w:shd w:val="clear" w:color="auto" w:fill="D9D9D9"/>
            <w:vAlign w:val="center"/>
          </w:tcPr>
          <w:p w14:paraId="00E2B3B5" w14:textId="77777777" w:rsidR="0062112B" w:rsidRPr="00D5163E" w:rsidRDefault="0062112B" w:rsidP="007E081C">
            <w:pPr>
              <w:rPr>
                <w:b/>
                <w:szCs w:val="20"/>
              </w:rPr>
            </w:pPr>
            <w:r w:rsidRPr="00D5163E">
              <w:rPr>
                <w:b/>
                <w:szCs w:val="20"/>
              </w:rPr>
              <w:t xml:space="preserve">Monitoring </w:t>
            </w:r>
          </w:p>
        </w:tc>
        <w:tc>
          <w:tcPr>
            <w:tcW w:w="1806" w:type="dxa"/>
            <w:shd w:val="clear" w:color="auto" w:fill="D9D9D9"/>
            <w:vAlign w:val="center"/>
          </w:tcPr>
          <w:p w14:paraId="1414D1D7" w14:textId="77777777" w:rsidR="0062112B" w:rsidRPr="00D5163E" w:rsidRDefault="0062112B" w:rsidP="007E081C">
            <w:pPr>
              <w:rPr>
                <w:b/>
                <w:szCs w:val="20"/>
              </w:rPr>
            </w:pPr>
            <w:r w:rsidRPr="00D5163E">
              <w:rPr>
                <w:b/>
                <w:szCs w:val="20"/>
              </w:rPr>
              <w:t>Indicators</w:t>
            </w:r>
          </w:p>
        </w:tc>
        <w:tc>
          <w:tcPr>
            <w:tcW w:w="2070" w:type="dxa"/>
            <w:shd w:val="clear" w:color="auto" w:fill="D9D9D9"/>
          </w:tcPr>
          <w:p w14:paraId="7DC2E996" w14:textId="77777777" w:rsidR="0062112B" w:rsidRPr="00D5163E" w:rsidRDefault="0062112B" w:rsidP="007E081C">
            <w:pPr>
              <w:rPr>
                <w:b/>
                <w:szCs w:val="20"/>
              </w:rPr>
            </w:pPr>
            <w:r w:rsidRPr="00D5163E">
              <w:rPr>
                <w:b/>
                <w:szCs w:val="20"/>
              </w:rPr>
              <w:t>Description</w:t>
            </w:r>
          </w:p>
        </w:tc>
        <w:tc>
          <w:tcPr>
            <w:tcW w:w="1710" w:type="dxa"/>
            <w:shd w:val="clear" w:color="auto" w:fill="D9D9D9"/>
            <w:vAlign w:val="center"/>
          </w:tcPr>
          <w:p w14:paraId="39882BF2" w14:textId="77777777" w:rsidR="0062112B" w:rsidRPr="00D5163E" w:rsidRDefault="0062112B" w:rsidP="007E081C">
            <w:pPr>
              <w:rPr>
                <w:b/>
                <w:szCs w:val="20"/>
              </w:rPr>
            </w:pPr>
            <w:r w:rsidRPr="00D5163E">
              <w:rPr>
                <w:b/>
                <w:szCs w:val="20"/>
              </w:rPr>
              <w:t>Data source/Collection Method</w:t>
            </w:r>
          </w:p>
        </w:tc>
        <w:tc>
          <w:tcPr>
            <w:tcW w:w="1082" w:type="dxa"/>
            <w:shd w:val="clear" w:color="auto" w:fill="D9D9D9"/>
            <w:vAlign w:val="center"/>
          </w:tcPr>
          <w:p w14:paraId="380ABC28" w14:textId="77777777" w:rsidR="0062112B" w:rsidRPr="00D5163E" w:rsidRDefault="0062112B" w:rsidP="007E081C">
            <w:pPr>
              <w:rPr>
                <w:b/>
                <w:szCs w:val="20"/>
              </w:rPr>
            </w:pPr>
            <w:r w:rsidRPr="00D5163E">
              <w:rPr>
                <w:b/>
                <w:szCs w:val="20"/>
              </w:rPr>
              <w:t>Frequency</w:t>
            </w:r>
          </w:p>
        </w:tc>
        <w:tc>
          <w:tcPr>
            <w:tcW w:w="1314" w:type="dxa"/>
            <w:shd w:val="clear" w:color="auto" w:fill="D9D9D9"/>
            <w:vAlign w:val="center"/>
          </w:tcPr>
          <w:p w14:paraId="0EE10AD3" w14:textId="77777777" w:rsidR="0062112B" w:rsidRPr="00D5163E" w:rsidRDefault="0062112B" w:rsidP="007E081C">
            <w:pPr>
              <w:rPr>
                <w:b/>
                <w:szCs w:val="20"/>
              </w:rPr>
            </w:pPr>
            <w:r w:rsidRPr="00D5163E">
              <w:rPr>
                <w:b/>
                <w:szCs w:val="20"/>
              </w:rPr>
              <w:t>Responsible for data collection</w:t>
            </w:r>
          </w:p>
        </w:tc>
        <w:tc>
          <w:tcPr>
            <w:tcW w:w="2340" w:type="dxa"/>
            <w:shd w:val="clear" w:color="auto" w:fill="D9D9D9"/>
            <w:vAlign w:val="center"/>
          </w:tcPr>
          <w:p w14:paraId="6A68EE48" w14:textId="77777777" w:rsidR="0062112B" w:rsidRPr="00D5163E" w:rsidRDefault="0062112B" w:rsidP="007E081C">
            <w:pPr>
              <w:rPr>
                <w:b/>
                <w:szCs w:val="20"/>
              </w:rPr>
            </w:pPr>
            <w:r w:rsidRPr="00D5163E">
              <w:rPr>
                <w:b/>
                <w:szCs w:val="20"/>
              </w:rPr>
              <w:t>Means of verification</w:t>
            </w:r>
          </w:p>
        </w:tc>
        <w:tc>
          <w:tcPr>
            <w:tcW w:w="2662" w:type="dxa"/>
            <w:shd w:val="clear" w:color="auto" w:fill="D9D9D9"/>
            <w:vAlign w:val="center"/>
          </w:tcPr>
          <w:p w14:paraId="568A31BF" w14:textId="77777777" w:rsidR="0062112B" w:rsidRPr="00D5163E" w:rsidRDefault="0062112B" w:rsidP="007E081C">
            <w:pPr>
              <w:rPr>
                <w:b/>
                <w:szCs w:val="20"/>
              </w:rPr>
            </w:pPr>
            <w:r w:rsidRPr="00D5163E">
              <w:rPr>
                <w:b/>
                <w:szCs w:val="20"/>
              </w:rPr>
              <w:t>Assumptions and Risks</w:t>
            </w:r>
          </w:p>
        </w:tc>
      </w:tr>
      <w:tr w:rsidR="0062112B" w:rsidRPr="00D5163E" w14:paraId="744B332C" w14:textId="77777777" w:rsidTr="006E73AF">
        <w:trPr>
          <w:trHeight w:val="1061"/>
        </w:trPr>
        <w:tc>
          <w:tcPr>
            <w:tcW w:w="1637" w:type="dxa"/>
            <w:vMerge w:val="restart"/>
            <w:shd w:val="clear" w:color="auto" w:fill="auto"/>
          </w:tcPr>
          <w:p w14:paraId="2AE6586E" w14:textId="77777777" w:rsidR="0062112B" w:rsidRPr="00D5163E" w:rsidRDefault="0062112B" w:rsidP="002C2489">
            <w:pPr>
              <w:rPr>
                <w:b/>
                <w:sz w:val="18"/>
                <w:szCs w:val="18"/>
              </w:rPr>
            </w:pPr>
            <w:r w:rsidRPr="00D5163E">
              <w:rPr>
                <w:b/>
                <w:sz w:val="18"/>
                <w:szCs w:val="18"/>
              </w:rPr>
              <w:t xml:space="preserve">Project objective </w:t>
            </w:r>
            <w:r w:rsidRPr="00D5163E">
              <w:rPr>
                <w:rFonts w:cs="Calibri"/>
                <w:sz w:val="18"/>
                <w:szCs w:val="18"/>
              </w:rPr>
              <w:t>To increase the penetration of high quality energy-efficient lighting technologies in Indonesia through the transformation of the national market, thereby reducing electricity demand and the related greenhouse gas (GHG) emissions</w:t>
            </w:r>
          </w:p>
        </w:tc>
        <w:tc>
          <w:tcPr>
            <w:tcW w:w="1806" w:type="dxa"/>
            <w:shd w:val="clear" w:color="auto" w:fill="auto"/>
          </w:tcPr>
          <w:p w14:paraId="61DB45DB" w14:textId="77777777" w:rsidR="0062112B" w:rsidRPr="00D5163E" w:rsidRDefault="0062112B" w:rsidP="00DD7CE7">
            <w:pPr>
              <w:numPr>
                <w:ilvl w:val="0"/>
                <w:numId w:val="18"/>
              </w:numPr>
              <w:tabs>
                <w:tab w:val="num" w:pos="126"/>
                <w:tab w:val="num" w:pos="450"/>
              </w:tabs>
              <w:spacing w:after="0"/>
              <w:ind w:left="126" w:hanging="126"/>
              <w:rPr>
                <w:rFonts w:cs="Calibri"/>
                <w:sz w:val="18"/>
                <w:szCs w:val="18"/>
              </w:rPr>
            </w:pPr>
            <w:r w:rsidRPr="00D5163E">
              <w:rPr>
                <w:rFonts w:cs="Calibri"/>
                <w:sz w:val="18"/>
                <w:szCs w:val="18"/>
              </w:rPr>
              <w:t>Cumulative electricity savings by EOP, GWh</w:t>
            </w:r>
          </w:p>
        </w:tc>
        <w:tc>
          <w:tcPr>
            <w:tcW w:w="2070" w:type="dxa"/>
          </w:tcPr>
          <w:p w14:paraId="3413D0DB" w14:textId="77777777" w:rsidR="0062112B" w:rsidRPr="00D5163E" w:rsidRDefault="0062112B" w:rsidP="007E081C">
            <w:pPr>
              <w:rPr>
                <w:sz w:val="18"/>
                <w:szCs w:val="18"/>
              </w:rPr>
            </w:pPr>
            <w:r w:rsidRPr="00D5163E">
              <w:rPr>
                <w:sz w:val="18"/>
                <w:szCs w:val="18"/>
              </w:rPr>
              <w:t xml:space="preserve">Calculated as the difference between the business as usual energy consumption on lighting and the actual electricity consumption </w:t>
            </w:r>
          </w:p>
        </w:tc>
        <w:tc>
          <w:tcPr>
            <w:tcW w:w="1710" w:type="dxa"/>
            <w:shd w:val="clear" w:color="auto" w:fill="auto"/>
          </w:tcPr>
          <w:p w14:paraId="7740236B" w14:textId="77777777" w:rsidR="0062112B" w:rsidRPr="00D5163E" w:rsidRDefault="0062112B" w:rsidP="00DD7CE7">
            <w:pPr>
              <w:numPr>
                <w:ilvl w:val="0"/>
                <w:numId w:val="19"/>
              </w:numPr>
              <w:spacing w:after="0"/>
              <w:ind w:left="130" w:hanging="130"/>
              <w:rPr>
                <w:sz w:val="18"/>
                <w:szCs w:val="18"/>
              </w:rPr>
            </w:pPr>
            <w:r w:rsidRPr="00D5163E">
              <w:rPr>
                <w:sz w:val="18"/>
                <w:szCs w:val="18"/>
              </w:rPr>
              <w:t>MEMR/DGNREEC and PNU reporting through M&amp;E</w:t>
            </w:r>
          </w:p>
        </w:tc>
        <w:tc>
          <w:tcPr>
            <w:tcW w:w="1082" w:type="dxa"/>
            <w:shd w:val="clear" w:color="auto" w:fill="auto"/>
          </w:tcPr>
          <w:p w14:paraId="729BB31C" w14:textId="77777777" w:rsidR="0062112B" w:rsidRPr="00D5163E" w:rsidRDefault="0062112B" w:rsidP="007E081C">
            <w:pPr>
              <w:rPr>
                <w:sz w:val="18"/>
                <w:szCs w:val="18"/>
              </w:rPr>
            </w:pPr>
            <w:r w:rsidRPr="00D5163E">
              <w:rPr>
                <w:sz w:val="18"/>
                <w:szCs w:val="18"/>
              </w:rPr>
              <w:t xml:space="preserve">Annually </w:t>
            </w:r>
          </w:p>
          <w:p w14:paraId="5A3320F2" w14:textId="77777777" w:rsidR="0062112B" w:rsidRPr="00D5163E" w:rsidRDefault="0062112B" w:rsidP="007E081C">
            <w:pPr>
              <w:rPr>
                <w:sz w:val="18"/>
                <w:szCs w:val="18"/>
              </w:rPr>
            </w:pPr>
            <w:r w:rsidRPr="00D5163E">
              <w:rPr>
                <w:sz w:val="18"/>
                <w:szCs w:val="18"/>
              </w:rPr>
              <w:t>Reported in DO tab of the GEF PIR</w:t>
            </w:r>
          </w:p>
        </w:tc>
        <w:tc>
          <w:tcPr>
            <w:tcW w:w="1314" w:type="dxa"/>
            <w:shd w:val="clear" w:color="auto" w:fill="auto"/>
          </w:tcPr>
          <w:p w14:paraId="7683D3C7" w14:textId="30D96FFB" w:rsidR="0062112B" w:rsidRPr="00D5163E" w:rsidRDefault="0062112B" w:rsidP="007E081C">
            <w:pPr>
              <w:rPr>
                <w:sz w:val="18"/>
                <w:szCs w:val="18"/>
              </w:rPr>
            </w:pPr>
            <w:r w:rsidRPr="00D5163E">
              <w:rPr>
                <w:sz w:val="18"/>
                <w:szCs w:val="18"/>
              </w:rPr>
              <w:t>MEMR/DGNREEC and P</w:t>
            </w:r>
            <w:r w:rsidR="008F7AE4" w:rsidRPr="00D5163E">
              <w:rPr>
                <w:sz w:val="18"/>
                <w:szCs w:val="18"/>
              </w:rPr>
              <w:t>M</w:t>
            </w:r>
            <w:r w:rsidRPr="00D5163E">
              <w:rPr>
                <w:sz w:val="18"/>
                <w:szCs w:val="18"/>
              </w:rPr>
              <w:t>U</w:t>
            </w:r>
          </w:p>
        </w:tc>
        <w:tc>
          <w:tcPr>
            <w:tcW w:w="2340" w:type="dxa"/>
            <w:shd w:val="clear" w:color="auto" w:fill="auto"/>
          </w:tcPr>
          <w:p w14:paraId="3A6080C4" w14:textId="77777777" w:rsidR="0062112B" w:rsidRPr="00D5163E" w:rsidRDefault="0062112B" w:rsidP="00DD7CE7">
            <w:pPr>
              <w:numPr>
                <w:ilvl w:val="0"/>
                <w:numId w:val="19"/>
              </w:numPr>
              <w:spacing w:after="0"/>
              <w:ind w:left="130" w:hanging="130"/>
              <w:rPr>
                <w:rFonts w:cs="Calibri"/>
                <w:sz w:val="18"/>
                <w:szCs w:val="18"/>
              </w:rPr>
            </w:pPr>
            <w:r w:rsidRPr="00D5163E">
              <w:rPr>
                <w:rFonts w:cs="Calibri"/>
                <w:sz w:val="18"/>
                <w:szCs w:val="18"/>
              </w:rPr>
              <w:t>Monitoring reports from the industry and M&amp;E reports through the UNDP-GEF APR/PIR system by MEMR and PMU in coordination with the LED manufacturers associations</w:t>
            </w:r>
          </w:p>
          <w:p w14:paraId="2338A244" w14:textId="77777777" w:rsidR="0062112B" w:rsidRPr="00D5163E" w:rsidRDefault="0062112B" w:rsidP="00DD7CE7">
            <w:pPr>
              <w:numPr>
                <w:ilvl w:val="0"/>
                <w:numId w:val="19"/>
              </w:numPr>
              <w:spacing w:after="0"/>
              <w:ind w:left="130" w:hanging="130"/>
              <w:rPr>
                <w:rFonts w:cs="Calibri"/>
                <w:sz w:val="18"/>
                <w:szCs w:val="18"/>
              </w:rPr>
            </w:pPr>
            <w:r w:rsidRPr="00D5163E">
              <w:rPr>
                <w:rFonts w:cs="Calibri"/>
                <w:sz w:val="18"/>
                <w:szCs w:val="18"/>
              </w:rPr>
              <w:t>Mid-term review and Terminal Evaluation Reports</w:t>
            </w:r>
          </w:p>
        </w:tc>
        <w:tc>
          <w:tcPr>
            <w:tcW w:w="2662" w:type="dxa"/>
            <w:shd w:val="clear" w:color="auto" w:fill="auto"/>
          </w:tcPr>
          <w:p w14:paraId="4EB5D3FC" w14:textId="77777777" w:rsidR="0062112B" w:rsidRPr="00D5163E" w:rsidRDefault="0062112B" w:rsidP="00DD7CE7">
            <w:pPr>
              <w:numPr>
                <w:ilvl w:val="0"/>
                <w:numId w:val="19"/>
              </w:numPr>
              <w:spacing w:after="0"/>
              <w:ind w:left="130" w:hanging="130"/>
              <w:rPr>
                <w:rFonts w:cs="Calibri"/>
                <w:sz w:val="18"/>
                <w:szCs w:val="18"/>
              </w:rPr>
            </w:pPr>
            <w:r w:rsidRPr="00D5163E">
              <w:rPr>
                <w:rFonts w:cs="Calibri"/>
                <w:sz w:val="18"/>
                <w:szCs w:val="18"/>
              </w:rPr>
              <w:t>Petroleum products and electricity prices will be at levels that make energy efficiency projects, particularly energy efficient lighting (EEL), basically LED manufacturing and application, competitive and cost effective</w:t>
            </w:r>
          </w:p>
          <w:p w14:paraId="309236C0" w14:textId="77777777" w:rsidR="0062112B" w:rsidRPr="00D5163E" w:rsidRDefault="0062112B" w:rsidP="00DD7CE7">
            <w:pPr>
              <w:numPr>
                <w:ilvl w:val="0"/>
                <w:numId w:val="19"/>
              </w:numPr>
              <w:spacing w:after="0"/>
              <w:ind w:left="130" w:hanging="130"/>
              <w:rPr>
                <w:rFonts w:cs="Calibri"/>
                <w:sz w:val="18"/>
                <w:szCs w:val="18"/>
              </w:rPr>
            </w:pPr>
            <w:r w:rsidRPr="00D5163E">
              <w:rPr>
                <w:rFonts w:cs="Calibri"/>
                <w:sz w:val="18"/>
                <w:szCs w:val="18"/>
              </w:rPr>
              <w:t>Acceptance of the benefits and business opportunities resulting from the local manufacture and application of LED</w:t>
            </w:r>
          </w:p>
        </w:tc>
      </w:tr>
      <w:tr w:rsidR="0062112B" w:rsidRPr="00D5163E" w14:paraId="62DA9D79" w14:textId="77777777" w:rsidTr="006E73AF">
        <w:trPr>
          <w:trHeight w:val="278"/>
        </w:trPr>
        <w:tc>
          <w:tcPr>
            <w:tcW w:w="1637" w:type="dxa"/>
            <w:vMerge/>
            <w:shd w:val="clear" w:color="auto" w:fill="auto"/>
          </w:tcPr>
          <w:p w14:paraId="03F70D82" w14:textId="77777777" w:rsidR="0062112B" w:rsidRPr="00D5163E" w:rsidRDefault="0062112B" w:rsidP="007E081C">
            <w:pPr>
              <w:rPr>
                <w:b/>
                <w:sz w:val="18"/>
                <w:szCs w:val="18"/>
              </w:rPr>
            </w:pPr>
          </w:p>
        </w:tc>
        <w:tc>
          <w:tcPr>
            <w:tcW w:w="1806" w:type="dxa"/>
            <w:shd w:val="clear" w:color="auto" w:fill="auto"/>
          </w:tcPr>
          <w:p w14:paraId="37CDE4B5" w14:textId="77777777" w:rsidR="0062112B" w:rsidRPr="00D5163E" w:rsidRDefault="0062112B" w:rsidP="00DD7CE7">
            <w:pPr>
              <w:numPr>
                <w:ilvl w:val="0"/>
                <w:numId w:val="18"/>
              </w:numPr>
              <w:tabs>
                <w:tab w:val="num" w:pos="126"/>
                <w:tab w:val="num" w:pos="450"/>
              </w:tabs>
              <w:spacing w:after="0"/>
              <w:ind w:left="126" w:hanging="126"/>
              <w:rPr>
                <w:rFonts w:cs="Calibri"/>
                <w:sz w:val="18"/>
                <w:szCs w:val="18"/>
              </w:rPr>
            </w:pPr>
            <w:r w:rsidRPr="00D5163E">
              <w:rPr>
                <w:rFonts w:cs="Calibri"/>
                <w:sz w:val="18"/>
                <w:szCs w:val="18"/>
              </w:rPr>
              <w:t>Cumulative CO</w:t>
            </w:r>
            <w:r w:rsidRPr="00D5163E">
              <w:rPr>
                <w:rFonts w:cs="Calibri"/>
                <w:sz w:val="18"/>
                <w:szCs w:val="18"/>
                <w:vertAlign w:val="subscript"/>
              </w:rPr>
              <w:t>2</w:t>
            </w:r>
            <w:r w:rsidRPr="00D5163E">
              <w:rPr>
                <w:rFonts w:cs="Calibri"/>
                <w:sz w:val="18"/>
                <w:szCs w:val="18"/>
              </w:rPr>
              <w:t xml:space="preserve"> emissions reduction, kt</w:t>
            </w:r>
          </w:p>
        </w:tc>
        <w:tc>
          <w:tcPr>
            <w:tcW w:w="2070" w:type="dxa"/>
          </w:tcPr>
          <w:p w14:paraId="70CBBB3C" w14:textId="77777777" w:rsidR="0062112B" w:rsidRPr="00D5163E" w:rsidRDefault="0062112B" w:rsidP="007E081C">
            <w:pPr>
              <w:rPr>
                <w:sz w:val="18"/>
                <w:szCs w:val="18"/>
              </w:rPr>
            </w:pPr>
            <w:r w:rsidRPr="00D5163E">
              <w:rPr>
                <w:sz w:val="18"/>
                <w:szCs w:val="18"/>
              </w:rPr>
              <w:t>Calculated from the cumulative electricity savings multiplied by the applicable emission factor for the year.</w:t>
            </w:r>
          </w:p>
        </w:tc>
        <w:tc>
          <w:tcPr>
            <w:tcW w:w="1710" w:type="dxa"/>
            <w:shd w:val="clear" w:color="auto" w:fill="auto"/>
          </w:tcPr>
          <w:p w14:paraId="52DAD193" w14:textId="77777777" w:rsidR="0062112B" w:rsidRPr="00D5163E" w:rsidRDefault="0062112B" w:rsidP="007E081C">
            <w:pPr>
              <w:rPr>
                <w:sz w:val="18"/>
                <w:szCs w:val="18"/>
              </w:rPr>
            </w:pPr>
            <w:r w:rsidRPr="00D5163E">
              <w:rPr>
                <w:sz w:val="18"/>
                <w:szCs w:val="18"/>
              </w:rPr>
              <w:t>MEMR/DGNREEC and PNU reporting through M&amp;E</w:t>
            </w:r>
          </w:p>
        </w:tc>
        <w:tc>
          <w:tcPr>
            <w:tcW w:w="1082" w:type="dxa"/>
            <w:shd w:val="clear" w:color="auto" w:fill="auto"/>
          </w:tcPr>
          <w:p w14:paraId="2FA6DA15" w14:textId="77777777" w:rsidR="0062112B" w:rsidRPr="00D5163E" w:rsidRDefault="0062112B" w:rsidP="007E081C">
            <w:pPr>
              <w:rPr>
                <w:sz w:val="18"/>
                <w:szCs w:val="18"/>
              </w:rPr>
            </w:pPr>
            <w:r w:rsidRPr="00D5163E">
              <w:rPr>
                <w:sz w:val="18"/>
                <w:szCs w:val="18"/>
              </w:rPr>
              <w:t xml:space="preserve">Annually </w:t>
            </w:r>
          </w:p>
          <w:p w14:paraId="2F091DC3" w14:textId="77777777" w:rsidR="0062112B" w:rsidRPr="00D5163E" w:rsidRDefault="0062112B" w:rsidP="007E081C">
            <w:pPr>
              <w:rPr>
                <w:sz w:val="18"/>
                <w:szCs w:val="18"/>
              </w:rPr>
            </w:pPr>
            <w:r w:rsidRPr="00D5163E">
              <w:rPr>
                <w:sz w:val="18"/>
                <w:szCs w:val="18"/>
              </w:rPr>
              <w:t>Reported in DO tab of the GEF PIR</w:t>
            </w:r>
          </w:p>
        </w:tc>
        <w:tc>
          <w:tcPr>
            <w:tcW w:w="1314" w:type="dxa"/>
            <w:shd w:val="clear" w:color="auto" w:fill="auto"/>
          </w:tcPr>
          <w:p w14:paraId="0BC79C48" w14:textId="20A9B366" w:rsidR="0062112B" w:rsidRPr="00D5163E" w:rsidRDefault="0062112B" w:rsidP="007E081C">
            <w:pPr>
              <w:rPr>
                <w:sz w:val="18"/>
                <w:szCs w:val="18"/>
              </w:rPr>
            </w:pPr>
            <w:r w:rsidRPr="00D5163E">
              <w:rPr>
                <w:sz w:val="18"/>
                <w:szCs w:val="18"/>
              </w:rPr>
              <w:t>MEMR/DGNREEC and P</w:t>
            </w:r>
            <w:r w:rsidR="008F7AE4" w:rsidRPr="00D5163E">
              <w:rPr>
                <w:sz w:val="18"/>
                <w:szCs w:val="18"/>
              </w:rPr>
              <w:t>M</w:t>
            </w:r>
            <w:r w:rsidRPr="00D5163E">
              <w:rPr>
                <w:sz w:val="18"/>
                <w:szCs w:val="18"/>
              </w:rPr>
              <w:t>U</w:t>
            </w:r>
          </w:p>
        </w:tc>
        <w:tc>
          <w:tcPr>
            <w:tcW w:w="2340" w:type="dxa"/>
            <w:shd w:val="clear" w:color="auto" w:fill="auto"/>
          </w:tcPr>
          <w:p w14:paraId="03C332DA" w14:textId="77777777" w:rsidR="0062112B" w:rsidRPr="00D5163E" w:rsidRDefault="0062112B" w:rsidP="00DD7CE7">
            <w:pPr>
              <w:numPr>
                <w:ilvl w:val="0"/>
                <w:numId w:val="19"/>
              </w:numPr>
              <w:spacing w:after="0"/>
              <w:ind w:left="130" w:hanging="130"/>
              <w:rPr>
                <w:rFonts w:cs="Calibri"/>
                <w:sz w:val="18"/>
                <w:szCs w:val="18"/>
              </w:rPr>
            </w:pPr>
            <w:r w:rsidRPr="00D5163E">
              <w:rPr>
                <w:rFonts w:cs="Calibri"/>
                <w:sz w:val="18"/>
                <w:szCs w:val="18"/>
              </w:rPr>
              <w:t>Monitoring reports from the industry and M&amp;E reports through the UNDP-GEF APR/PIR system by MEMR and PMU in coordination with the LED manufacturers associations</w:t>
            </w:r>
          </w:p>
          <w:p w14:paraId="72828D9D" w14:textId="77777777" w:rsidR="0062112B" w:rsidRPr="00D5163E" w:rsidRDefault="0062112B" w:rsidP="00DD7CE7">
            <w:pPr>
              <w:numPr>
                <w:ilvl w:val="0"/>
                <w:numId w:val="19"/>
              </w:numPr>
              <w:spacing w:after="0"/>
              <w:ind w:left="130" w:hanging="130"/>
              <w:rPr>
                <w:rFonts w:cs="Calibri"/>
                <w:sz w:val="18"/>
                <w:szCs w:val="18"/>
              </w:rPr>
            </w:pPr>
            <w:r w:rsidRPr="00D5163E">
              <w:rPr>
                <w:rFonts w:cs="Calibri"/>
                <w:sz w:val="18"/>
                <w:szCs w:val="18"/>
              </w:rPr>
              <w:t>Mid-term review and Terminal Evaluation Reports</w:t>
            </w:r>
          </w:p>
        </w:tc>
        <w:tc>
          <w:tcPr>
            <w:tcW w:w="2662" w:type="dxa"/>
            <w:shd w:val="clear" w:color="auto" w:fill="auto"/>
          </w:tcPr>
          <w:p w14:paraId="157FB7A0" w14:textId="77777777" w:rsidR="0062112B" w:rsidRPr="00D5163E" w:rsidRDefault="0062112B" w:rsidP="00DD7CE7">
            <w:pPr>
              <w:numPr>
                <w:ilvl w:val="0"/>
                <w:numId w:val="19"/>
              </w:numPr>
              <w:spacing w:after="0"/>
              <w:ind w:left="130" w:right="110" w:hanging="130"/>
              <w:rPr>
                <w:rFonts w:cs="Calibri"/>
                <w:sz w:val="18"/>
                <w:szCs w:val="18"/>
              </w:rPr>
            </w:pPr>
            <w:r w:rsidRPr="00D5163E">
              <w:rPr>
                <w:rFonts w:cs="Calibri"/>
                <w:sz w:val="18"/>
                <w:szCs w:val="18"/>
              </w:rPr>
              <w:t>Manufacturers remain committed to improving the energy-efficiency and quality of products.</w:t>
            </w:r>
          </w:p>
          <w:p w14:paraId="5FB424B4" w14:textId="77777777" w:rsidR="0062112B" w:rsidRPr="00D5163E" w:rsidRDefault="0062112B" w:rsidP="00DD7CE7">
            <w:pPr>
              <w:numPr>
                <w:ilvl w:val="0"/>
                <w:numId w:val="19"/>
              </w:numPr>
              <w:spacing w:after="0"/>
              <w:ind w:left="130" w:right="110" w:hanging="130"/>
              <w:rPr>
                <w:rFonts w:cs="Calibri"/>
                <w:sz w:val="18"/>
                <w:szCs w:val="18"/>
              </w:rPr>
            </w:pPr>
            <w:r w:rsidRPr="00D5163E">
              <w:rPr>
                <w:rFonts w:cs="Calibri"/>
                <w:sz w:val="18"/>
                <w:szCs w:val="18"/>
              </w:rPr>
              <w:t>Manufacturers remain willing to share data.</w:t>
            </w:r>
          </w:p>
          <w:p w14:paraId="1CF0F458" w14:textId="77777777" w:rsidR="0062112B" w:rsidRPr="00D5163E" w:rsidRDefault="0062112B" w:rsidP="007E081C">
            <w:pPr>
              <w:rPr>
                <w:i/>
                <w:sz w:val="18"/>
                <w:szCs w:val="18"/>
              </w:rPr>
            </w:pPr>
          </w:p>
        </w:tc>
      </w:tr>
      <w:tr w:rsidR="0062112B" w:rsidRPr="00D5163E" w14:paraId="3408D61B" w14:textId="77777777" w:rsidTr="006E73AF">
        <w:trPr>
          <w:trHeight w:val="260"/>
        </w:trPr>
        <w:tc>
          <w:tcPr>
            <w:tcW w:w="1637" w:type="dxa"/>
            <w:vMerge/>
            <w:shd w:val="clear" w:color="auto" w:fill="auto"/>
          </w:tcPr>
          <w:p w14:paraId="77D80C10" w14:textId="77777777" w:rsidR="0062112B" w:rsidRPr="00D5163E" w:rsidRDefault="0062112B" w:rsidP="007E081C">
            <w:pPr>
              <w:rPr>
                <w:b/>
                <w:sz w:val="18"/>
                <w:szCs w:val="18"/>
              </w:rPr>
            </w:pPr>
          </w:p>
        </w:tc>
        <w:tc>
          <w:tcPr>
            <w:tcW w:w="1806" w:type="dxa"/>
            <w:shd w:val="clear" w:color="auto" w:fill="auto"/>
          </w:tcPr>
          <w:p w14:paraId="42DD0C84" w14:textId="44063A95" w:rsidR="0062112B" w:rsidRPr="00D5163E" w:rsidRDefault="00E87322" w:rsidP="00DD7CE7">
            <w:pPr>
              <w:numPr>
                <w:ilvl w:val="0"/>
                <w:numId w:val="18"/>
              </w:numPr>
              <w:tabs>
                <w:tab w:val="num" w:pos="126"/>
                <w:tab w:val="num" w:pos="450"/>
              </w:tabs>
              <w:spacing w:after="0"/>
              <w:ind w:left="126" w:hanging="126"/>
              <w:rPr>
                <w:rFonts w:cs="Calibri"/>
                <w:sz w:val="18"/>
                <w:szCs w:val="18"/>
              </w:rPr>
            </w:pPr>
            <w:r w:rsidRPr="00D5163E">
              <w:rPr>
                <w:rFonts w:eastAsia="Times New Roman"/>
                <w:sz w:val="18"/>
                <w:szCs w:val="18"/>
                <w:lang w:eastAsia="en-GB"/>
              </w:rPr>
              <w:t xml:space="preserve">Number </w:t>
            </w:r>
            <w:r w:rsidR="00737BDC" w:rsidRPr="00D5163E">
              <w:rPr>
                <w:rFonts w:eastAsia="Times New Roman"/>
                <w:sz w:val="18"/>
                <w:szCs w:val="18"/>
                <w:lang w:eastAsia="en-GB"/>
              </w:rPr>
              <w:t xml:space="preserve">of women and men </w:t>
            </w:r>
            <w:r w:rsidR="00737BDC" w:rsidRPr="00D5163E">
              <w:rPr>
                <w:sz w:val="18"/>
                <w:szCs w:val="18"/>
              </w:rPr>
              <w:t>participating in capacity building trainings throughout the project</w:t>
            </w:r>
          </w:p>
        </w:tc>
        <w:tc>
          <w:tcPr>
            <w:tcW w:w="2070" w:type="dxa"/>
          </w:tcPr>
          <w:p w14:paraId="3535F720" w14:textId="77777777" w:rsidR="0062112B" w:rsidRPr="00D5163E" w:rsidRDefault="0062112B" w:rsidP="007E081C">
            <w:pPr>
              <w:rPr>
                <w:sz w:val="18"/>
                <w:szCs w:val="18"/>
              </w:rPr>
            </w:pPr>
            <w:r w:rsidRPr="00D5163E">
              <w:rPr>
                <w:sz w:val="18"/>
                <w:szCs w:val="18"/>
              </w:rPr>
              <w:t>Calculated from survey results using the typical data regarding the pilot projects</w:t>
            </w:r>
          </w:p>
        </w:tc>
        <w:tc>
          <w:tcPr>
            <w:tcW w:w="1710" w:type="dxa"/>
            <w:shd w:val="clear" w:color="auto" w:fill="auto"/>
          </w:tcPr>
          <w:p w14:paraId="725651ED" w14:textId="77777777" w:rsidR="0062112B" w:rsidRPr="00D5163E" w:rsidRDefault="0062112B" w:rsidP="007E081C">
            <w:pPr>
              <w:rPr>
                <w:sz w:val="18"/>
                <w:szCs w:val="18"/>
              </w:rPr>
            </w:pPr>
            <w:r w:rsidRPr="00D5163E">
              <w:rPr>
                <w:sz w:val="18"/>
                <w:szCs w:val="18"/>
              </w:rPr>
              <w:t>MEMR/DGNREEC and PNU reporting through M&amp;E</w:t>
            </w:r>
          </w:p>
        </w:tc>
        <w:tc>
          <w:tcPr>
            <w:tcW w:w="1082" w:type="dxa"/>
            <w:shd w:val="clear" w:color="auto" w:fill="auto"/>
          </w:tcPr>
          <w:p w14:paraId="7491DFFD" w14:textId="77777777" w:rsidR="0062112B" w:rsidRPr="00D5163E" w:rsidRDefault="0062112B" w:rsidP="007E081C">
            <w:pPr>
              <w:rPr>
                <w:sz w:val="18"/>
                <w:szCs w:val="18"/>
              </w:rPr>
            </w:pPr>
            <w:r w:rsidRPr="00D5163E">
              <w:rPr>
                <w:sz w:val="18"/>
                <w:szCs w:val="18"/>
              </w:rPr>
              <w:t xml:space="preserve">Annually </w:t>
            </w:r>
          </w:p>
          <w:p w14:paraId="1B4AE685" w14:textId="77777777" w:rsidR="0062112B" w:rsidRPr="00D5163E" w:rsidRDefault="0062112B" w:rsidP="007E081C">
            <w:pPr>
              <w:rPr>
                <w:sz w:val="18"/>
                <w:szCs w:val="18"/>
              </w:rPr>
            </w:pPr>
            <w:r w:rsidRPr="00D5163E">
              <w:rPr>
                <w:sz w:val="18"/>
                <w:szCs w:val="18"/>
              </w:rPr>
              <w:t>Reported in DO tab of the GEF PIR</w:t>
            </w:r>
          </w:p>
        </w:tc>
        <w:tc>
          <w:tcPr>
            <w:tcW w:w="1314" w:type="dxa"/>
            <w:shd w:val="clear" w:color="auto" w:fill="auto"/>
          </w:tcPr>
          <w:p w14:paraId="237A4EAA" w14:textId="063E407C" w:rsidR="0062112B" w:rsidRPr="00D5163E" w:rsidRDefault="0062112B" w:rsidP="007E081C">
            <w:pPr>
              <w:rPr>
                <w:sz w:val="18"/>
                <w:szCs w:val="18"/>
              </w:rPr>
            </w:pPr>
            <w:r w:rsidRPr="00D5163E">
              <w:rPr>
                <w:sz w:val="18"/>
                <w:szCs w:val="18"/>
              </w:rPr>
              <w:t>MEMR/DGNREEC and P</w:t>
            </w:r>
            <w:r w:rsidR="008F7AE4" w:rsidRPr="00D5163E">
              <w:rPr>
                <w:sz w:val="18"/>
                <w:szCs w:val="18"/>
              </w:rPr>
              <w:t>M</w:t>
            </w:r>
            <w:r w:rsidRPr="00D5163E">
              <w:rPr>
                <w:sz w:val="18"/>
                <w:szCs w:val="18"/>
              </w:rPr>
              <w:t>U</w:t>
            </w:r>
          </w:p>
        </w:tc>
        <w:tc>
          <w:tcPr>
            <w:tcW w:w="2340" w:type="dxa"/>
            <w:shd w:val="clear" w:color="auto" w:fill="auto"/>
          </w:tcPr>
          <w:p w14:paraId="26289B23" w14:textId="77777777" w:rsidR="0062112B" w:rsidRPr="00D5163E" w:rsidRDefault="0062112B" w:rsidP="007E081C">
            <w:pPr>
              <w:rPr>
                <w:i/>
                <w:sz w:val="18"/>
                <w:szCs w:val="18"/>
              </w:rPr>
            </w:pPr>
            <w:r w:rsidRPr="00D5163E">
              <w:rPr>
                <w:rFonts w:cs="Calibri"/>
                <w:sz w:val="18"/>
                <w:szCs w:val="18"/>
              </w:rPr>
              <w:t>Reports on survey results and analysis at inception, mid-term and EOP</w:t>
            </w:r>
          </w:p>
        </w:tc>
        <w:tc>
          <w:tcPr>
            <w:tcW w:w="2662" w:type="dxa"/>
            <w:shd w:val="clear" w:color="auto" w:fill="auto"/>
          </w:tcPr>
          <w:p w14:paraId="7ED45D36" w14:textId="77777777" w:rsidR="0062112B" w:rsidRPr="00D5163E" w:rsidRDefault="0062112B" w:rsidP="007E081C">
            <w:pPr>
              <w:rPr>
                <w:sz w:val="18"/>
                <w:szCs w:val="18"/>
              </w:rPr>
            </w:pPr>
            <w:r w:rsidRPr="00D5163E">
              <w:rPr>
                <w:rFonts w:eastAsia="Times New Roman" w:cstheme="minorHAnsi"/>
                <w:sz w:val="18"/>
                <w:szCs w:val="18"/>
                <w:lang w:eastAsia="en-GB"/>
              </w:rPr>
              <w:t xml:space="preserve">The design and installation of the EEL systems is well informed on women’s and men’s </w:t>
            </w:r>
            <w:r w:rsidRPr="00D5163E">
              <w:rPr>
                <w:rFonts w:cstheme="minorHAnsi"/>
                <w:sz w:val="18"/>
                <w:szCs w:val="18"/>
              </w:rPr>
              <w:t>needs, preferences and habits in consumption and disposal of EEL technologies</w:t>
            </w:r>
          </w:p>
        </w:tc>
      </w:tr>
      <w:tr w:rsidR="0062112B" w:rsidRPr="00D5163E" w14:paraId="46627456" w14:textId="77777777" w:rsidTr="006E73AF">
        <w:trPr>
          <w:trHeight w:val="424"/>
        </w:trPr>
        <w:tc>
          <w:tcPr>
            <w:tcW w:w="1637" w:type="dxa"/>
            <w:vMerge w:val="restart"/>
            <w:shd w:val="clear" w:color="auto" w:fill="auto"/>
          </w:tcPr>
          <w:p w14:paraId="520A9C74" w14:textId="77777777" w:rsidR="0062112B" w:rsidRPr="00D5163E" w:rsidRDefault="0062112B" w:rsidP="002C2489">
            <w:pPr>
              <w:rPr>
                <w:b/>
                <w:sz w:val="18"/>
                <w:szCs w:val="18"/>
              </w:rPr>
            </w:pPr>
            <w:r w:rsidRPr="00D5163E">
              <w:rPr>
                <w:rFonts w:cs="Calibri"/>
                <w:b/>
                <w:sz w:val="18"/>
                <w:szCs w:val="18"/>
              </w:rPr>
              <w:t>Component/Outcome 1:</w:t>
            </w:r>
            <w:r w:rsidRPr="00D5163E">
              <w:rPr>
                <w:rFonts w:cs="Calibri"/>
                <w:sz w:val="18"/>
                <w:szCs w:val="18"/>
              </w:rPr>
              <w:t xml:space="preserve"> Improved quality, energy efficient and affordable locally-</w:t>
            </w:r>
            <w:r w:rsidRPr="00D5163E">
              <w:rPr>
                <w:rFonts w:cs="Calibri"/>
                <w:sz w:val="18"/>
                <w:szCs w:val="18"/>
              </w:rPr>
              <w:lastRenderedPageBreak/>
              <w:t>produced EEL products and systems</w:t>
            </w:r>
          </w:p>
        </w:tc>
        <w:tc>
          <w:tcPr>
            <w:tcW w:w="1806" w:type="dxa"/>
            <w:shd w:val="clear" w:color="auto" w:fill="auto"/>
          </w:tcPr>
          <w:p w14:paraId="7C20F563" w14:textId="77777777" w:rsidR="0062112B" w:rsidRPr="00D5163E" w:rsidRDefault="0062112B" w:rsidP="00DD7CE7">
            <w:pPr>
              <w:numPr>
                <w:ilvl w:val="0"/>
                <w:numId w:val="18"/>
              </w:numPr>
              <w:tabs>
                <w:tab w:val="num" w:pos="126"/>
                <w:tab w:val="num" w:pos="450"/>
              </w:tabs>
              <w:spacing w:after="0"/>
              <w:ind w:left="126" w:hanging="126"/>
              <w:rPr>
                <w:rFonts w:cs="Calibri"/>
                <w:sz w:val="18"/>
                <w:szCs w:val="18"/>
              </w:rPr>
            </w:pPr>
            <w:r w:rsidRPr="00D5163E">
              <w:rPr>
                <w:rFonts w:cs="Calibri"/>
                <w:sz w:val="18"/>
                <w:szCs w:val="18"/>
              </w:rPr>
              <w:lastRenderedPageBreak/>
              <w:t xml:space="preserve">Efficiency of locally produced lighting systems increased, (lm/W) and Production cost </w:t>
            </w:r>
            <w:r w:rsidRPr="00D5163E">
              <w:rPr>
                <w:rFonts w:cs="Calibri"/>
                <w:sz w:val="18"/>
                <w:szCs w:val="18"/>
              </w:rPr>
              <w:lastRenderedPageBreak/>
              <w:t>decreased from baseline level (%)</w:t>
            </w:r>
          </w:p>
          <w:p w14:paraId="1772E2B5" w14:textId="77777777" w:rsidR="0062112B" w:rsidRPr="00D5163E" w:rsidRDefault="0062112B" w:rsidP="00DD7CE7">
            <w:pPr>
              <w:pStyle w:val="ListParagraph"/>
              <w:numPr>
                <w:ilvl w:val="0"/>
                <w:numId w:val="23"/>
              </w:numPr>
              <w:ind w:left="342" w:hanging="212"/>
              <w:contextualSpacing/>
              <w:jc w:val="both"/>
              <w:rPr>
                <w:rFonts w:ascii="Calibri" w:hAnsi="Calibri" w:cs="Calibri"/>
                <w:sz w:val="18"/>
                <w:szCs w:val="18"/>
              </w:rPr>
            </w:pPr>
            <w:r w:rsidRPr="00D5163E">
              <w:rPr>
                <w:rFonts w:ascii="Calibri" w:hAnsi="Calibri" w:cs="Calibri"/>
                <w:sz w:val="18"/>
                <w:szCs w:val="18"/>
              </w:rPr>
              <w:t>Indoor Type</w:t>
            </w:r>
          </w:p>
          <w:p w14:paraId="2D700A74" w14:textId="77777777" w:rsidR="0062112B" w:rsidRPr="00D5163E" w:rsidRDefault="0062112B" w:rsidP="00DD7CE7">
            <w:pPr>
              <w:pStyle w:val="ListParagraph"/>
              <w:numPr>
                <w:ilvl w:val="0"/>
                <w:numId w:val="23"/>
              </w:numPr>
              <w:ind w:left="342" w:hanging="212"/>
              <w:contextualSpacing/>
              <w:jc w:val="both"/>
              <w:rPr>
                <w:sz w:val="18"/>
                <w:szCs w:val="18"/>
              </w:rPr>
            </w:pPr>
            <w:r w:rsidRPr="00D5163E">
              <w:rPr>
                <w:rFonts w:ascii="Calibri" w:hAnsi="Calibri" w:cs="Calibri"/>
                <w:sz w:val="18"/>
                <w:szCs w:val="18"/>
              </w:rPr>
              <w:t>Outdoor Type</w:t>
            </w:r>
          </w:p>
        </w:tc>
        <w:tc>
          <w:tcPr>
            <w:tcW w:w="2070" w:type="dxa"/>
          </w:tcPr>
          <w:p w14:paraId="3E4DCFAB" w14:textId="1B6A891D" w:rsidR="0062112B" w:rsidRPr="00D5163E" w:rsidRDefault="0062112B" w:rsidP="007E081C">
            <w:pPr>
              <w:contextualSpacing/>
              <w:rPr>
                <w:rFonts w:cs="Calibri"/>
                <w:sz w:val="18"/>
                <w:szCs w:val="18"/>
              </w:rPr>
            </w:pPr>
            <w:r w:rsidRPr="00D5163E">
              <w:rPr>
                <w:rFonts w:cs="Calibri"/>
                <w:sz w:val="18"/>
                <w:szCs w:val="18"/>
              </w:rPr>
              <w:lastRenderedPageBreak/>
              <w:t xml:space="preserve">Calculated from the efficacy of lamps in terms of lumens/watt; Cost is calculated based on average unit cost of the </w:t>
            </w:r>
            <w:r w:rsidRPr="00D5163E">
              <w:rPr>
                <w:rFonts w:cs="Calibri"/>
                <w:sz w:val="18"/>
                <w:szCs w:val="18"/>
              </w:rPr>
              <w:lastRenderedPageBreak/>
              <w:t>product during the start of the project and in the succeeding 2 years of the project</w:t>
            </w:r>
          </w:p>
        </w:tc>
        <w:tc>
          <w:tcPr>
            <w:tcW w:w="1710" w:type="dxa"/>
            <w:shd w:val="clear" w:color="auto" w:fill="auto"/>
          </w:tcPr>
          <w:p w14:paraId="4A24B08E" w14:textId="77777777" w:rsidR="0062112B" w:rsidRPr="00D5163E" w:rsidRDefault="0062112B" w:rsidP="007E081C">
            <w:pPr>
              <w:rPr>
                <w:sz w:val="18"/>
                <w:szCs w:val="18"/>
              </w:rPr>
            </w:pPr>
            <w:r w:rsidRPr="00D5163E">
              <w:rPr>
                <w:sz w:val="18"/>
                <w:szCs w:val="18"/>
              </w:rPr>
              <w:lastRenderedPageBreak/>
              <w:t>Through industry association monitoring reports</w:t>
            </w:r>
          </w:p>
        </w:tc>
        <w:tc>
          <w:tcPr>
            <w:tcW w:w="1082" w:type="dxa"/>
            <w:shd w:val="clear" w:color="auto" w:fill="auto"/>
          </w:tcPr>
          <w:p w14:paraId="7C9624D4" w14:textId="77777777" w:rsidR="0062112B" w:rsidRPr="00D5163E" w:rsidRDefault="0062112B" w:rsidP="007E081C">
            <w:pPr>
              <w:rPr>
                <w:sz w:val="18"/>
                <w:szCs w:val="18"/>
              </w:rPr>
            </w:pPr>
            <w:r w:rsidRPr="00D5163E">
              <w:rPr>
                <w:sz w:val="18"/>
                <w:szCs w:val="18"/>
              </w:rPr>
              <w:t xml:space="preserve">Annually </w:t>
            </w:r>
          </w:p>
          <w:p w14:paraId="270FD2C7" w14:textId="77777777" w:rsidR="0062112B" w:rsidRPr="00D5163E" w:rsidRDefault="0062112B" w:rsidP="007E081C">
            <w:pPr>
              <w:rPr>
                <w:sz w:val="18"/>
                <w:szCs w:val="18"/>
              </w:rPr>
            </w:pPr>
            <w:r w:rsidRPr="00D5163E">
              <w:rPr>
                <w:sz w:val="18"/>
                <w:szCs w:val="18"/>
              </w:rPr>
              <w:t>Reported in DO tab of the GEF PIR</w:t>
            </w:r>
          </w:p>
        </w:tc>
        <w:tc>
          <w:tcPr>
            <w:tcW w:w="1314" w:type="dxa"/>
            <w:shd w:val="clear" w:color="auto" w:fill="auto"/>
          </w:tcPr>
          <w:p w14:paraId="2515D637" w14:textId="1D3C9629" w:rsidR="0062112B" w:rsidRPr="00D5163E" w:rsidRDefault="0062112B" w:rsidP="007E081C">
            <w:pPr>
              <w:rPr>
                <w:sz w:val="18"/>
                <w:szCs w:val="18"/>
              </w:rPr>
            </w:pPr>
            <w:r w:rsidRPr="00D5163E">
              <w:rPr>
                <w:sz w:val="18"/>
                <w:szCs w:val="18"/>
              </w:rPr>
              <w:t>MEMR/DGNREEC and P</w:t>
            </w:r>
            <w:r w:rsidR="008F7AE4" w:rsidRPr="00D5163E">
              <w:rPr>
                <w:sz w:val="18"/>
                <w:szCs w:val="18"/>
              </w:rPr>
              <w:t>M</w:t>
            </w:r>
            <w:r w:rsidRPr="00D5163E">
              <w:rPr>
                <w:sz w:val="18"/>
                <w:szCs w:val="18"/>
              </w:rPr>
              <w:t>U</w:t>
            </w:r>
          </w:p>
        </w:tc>
        <w:tc>
          <w:tcPr>
            <w:tcW w:w="2340" w:type="dxa"/>
            <w:shd w:val="clear" w:color="auto" w:fill="auto"/>
          </w:tcPr>
          <w:p w14:paraId="51C7BF1E" w14:textId="66EF100D" w:rsidR="0062112B" w:rsidRPr="00D5163E" w:rsidRDefault="008F7AE4" w:rsidP="007E081C">
            <w:pPr>
              <w:rPr>
                <w:sz w:val="18"/>
                <w:szCs w:val="18"/>
              </w:rPr>
            </w:pPr>
            <w:r w:rsidRPr="00D5163E">
              <w:rPr>
                <w:rFonts w:cs="Calibri"/>
                <w:sz w:val="18"/>
                <w:szCs w:val="18"/>
              </w:rPr>
              <w:t>Annual progress report from PMU and industry associations</w:t>
            </w:r>
            <w:r w:rsidRPr="00D5163E" w:rsidDel="008F7AE4">
              <w:rPr>
                <w:rFonts w:cs="Calibri"/>
                <w:sz w:val="18"/>
                <w:szCs w:val="18"/>
              </w:rPr>
              <w:t xml:space="preserve"> </w:t>
            </w:r>
          </w:p>
        </w:tc>
        <w:tc>
          <w:tcPr>
            <w:tcW w:w="2662" w:type="dxa"/>
            <w:shd w:val="clear" w:color="auto" w:fill="auto"/>
          </w:tcPr>
          <w:p w14:paraId="6339458B" w14:textId="773A876E" w:rsidR="008F7AE4" w:rsidRPr="00D5163E" w:rsidRDefault="008F7AE4" w:rsidP="00DD7CE7">
            <w:pPr>
              <w:numPr>
                <w:ilvl w:val="0"/>
                <w:numId w:val="19"/>
              </w:numPr>
              <w:spacing w:after="0"/>
              <w:ind w:left="130" w:right="110" w:hanging="130"/>
              <w:rPr>
                <w:rFonts w:cs="Calibri"/>
                <w:sz w:val="18"/>
                <w:szCs w:val="18"/>
              </w:rPr>
            </w:pPr>
            <w:r w:rsidRPr="00D5163E">
              <w:rPr>
                <w:rFonts w:cs="Calibri"/>
                <w:sz w:val="18"/>
                <w:szCs w:val="18"/>
              </w:rPr>
              <w:t xml:space="preserve">Local lighting manufacturers will take up the transformation of their facilities as viable investment in production techniques </w:t>
            </w:r>
            <w:r w:rsidRPr="00D5163E">
              <w:rPr>
                <w:rFonts w:cs="Calibri"/>
                <w:sz w:val="18"/>
                <w:szCs w:val="18"/>
              </w:rPr>
              <w:lastRenderedPageBreak/>
              <w:t>matching efficiency and affordability of locally produced EELs</w:t>
            </w:r>
          </w:p>
          <w:p w14:paraId="76FBB225" w14:textId="77777777" w:rsidR="0062112B" w:rsidRPr="00D5163E" w:rsidRDefault="0062112B" w:rsidP="00DD7CE7">
            <w:pPr>
              <w:numPr>
                <w:ilvl w:val="0"/>
                <w:numId w:val="19"/>
              </w:numPr>
              <w:spacing w:after="0"/>
              <w:ind w:left="130" w:right="110" w:hanging="130"/>
              <w:rPr>
                <w:rFonts w:cs="Calibri"/>
                <w:sz w:val="18"/>
                <w:szCs w:val="18"/>
              </w:rPr>
            </w:pPr>
            <w:r w:rsidRPr="00D5163E">
              <w:rPr>
                <w:rFonts w:cs="Calibri"/>
                <w:sz w:val="18"/>
                <w:szCs w:val="18"/>
              </w:rPr>
              <w:t>Manufacturers remain committed to improving the energy-efficiency and quality of products.</w:t>
            </w:r>
          </w:p>
          <w:p w14:paraId="30EE23E3" w14:textId="77777777" w:rsidR="0062112B" w:rsidRPr="00D5163E" w:rsidRDefault="0062112B" w:rsidP="00DD7CE7">
            <w:pPr>
              <w:numPr>
                <w:ilvl w:val="0"/>
                <w:numId w:val="19"/>
              </w:numPr>
              <w:spacing w:after="0"/>
              <w:ind w:left="130" w:right="110" w:hanging="130"/>
              <w:rPr>
                <w:rFonts w:cs="Calibri"/>
                <w:sz w:val="18"/>
                <w:szCs w:val="18"/>
              </w:rPr>
            </w:pPr>
            <w:r w:rsidRPr="00D5163E">
              <w:rPr>
                <w:rFonts w:cs="Calibri"/>
                <w:sz w:val="18"/>
                <w:szCs w:val="18"/>
              </w:rPr>
              <w:t>Manufacturers remain willing to share data.</w:t>
            </w:r>
          </w:p>
          <w:p w14:paraId="3AE38B44" w14:textId="77777777" w:rsidR="0062112B" w:rsidRPr="00D5163E" w:rsidRDefault="0062112B" w:rsidP="007E081C">
            <w:pPr>
              <w:rPr>
                <w:sz w:val="18"/>
                <w:szCs w:val="18"/>
              </w:rPr>
            </w:pPr>
          </w:p>
        </w:tc>
      </w:tr>
      <w:tr w:rsidR="0062112B" w:rsidRPr="00D5163E" w14:paraId="2F0BB0A8" w14:textId="77777777" w:rsidTr="006E73AF">
        <w:trPr>
          <w:trHeight w:val="424"/>
        </w:trPr>
        <w:tc>
          <w:tcPr>
            <w:tcW w:w="1637" w:type="dxa"/>
            <w:vMerge/>
            <w:shd w:val="clear" w:color="auto" w:fill="auto"/>
          </w:tcPr>
          <w:p w14:paraId="4A15EFC4" w14:textId="77777777" w:rsidR="0062112B" w:rsidRPr="00D5163E" w:rsidRDefault="0062112B" w:rsidP="007E081C">
            <w:pPr>
              <w:rPr>
                <w:b/>
                <w:sz w:val="18"/>
                <w:szCs w:val="18"/>
              </w:rPr>
            </w:pPr>
          </w:p>
        </w:tc>
        <w:tc>
          <w:tcPr>
            <w:tcW w:w="1806" w:type="dxa"/>
            <w:shd w:val="clear" w:color="auto" w:fill="auto"/>
          </w:tcPr>
          <w:p w14:paraId="469C1AF4" w14:textId="77777777" w:rsidR="0062112B" w:rsidRPr="00D5163E" w:rsidRDefault="0062112B" w:rsidP="00DD7CE7">
            <w:pPr>
              <w:pStyle w:val="ListParagraph"/>
              <w:numPr>
                <w:ilvl w:val="0"/>
                <w:numId w:val="21"/>
              </w:numPr>
              <w:ind w:left="167" w:right="110" w:hanging="142"/>
              <w:contextualSpacing/>
              <w:jc w:val="both"/>
              <w:rPr>
                <w:rFonts w:ascii="Calibri" w:hAnsi="Calibri" w:cs="Calibri"/>
                <w:sz w:val="18"/>
                <w:szCs w:val="18"/>
              </w:rPr>
            </w:pPr>
            <w:r w:rsidRPr="00D5163E">
              <w:rPr>
                <w:rFonts w:ascii="Calibri" w:hAnsi="Calibri" w:cs="Calibri"/>
                <w:sz w:val="18"/>
                <w:szCs w:val="18"/>
              </w:rPr>
              <w:t>Cumulative number of lighting manufacturers who received technical assistance on the design and production of high efficient lighting products and systems</w:t>
            </w:r>
          </w:p>
        </w:tc>
        <w:tc>
          <w:tcPr>
            <w:tcW w:w="2070" w:type="dxa"/>
          </w:tcPr>
          <w:p w14:paraId="6DC2D9EE" w14:textId="77777777" w:rsidR="0062112B" w:rsidRPr="00D5163E" w:rsidRDefault="0062112B" w:rsidP="007E081C">
            <w:pPr>
              <w:contextualSpacing/>
              <w:rPr>
                <w:rFonts w:cs="Calibri"/>
                <w:sz w:val="18"/>
                <w:szCs w:val="18"/>
              </w:rPr>
            </w:pPr>
            <w:r w:rsidRPr="00D5163E">
              <w:rPr>
                <w:rFonts w:cs="Calibri"/>
                <w:sz w:val="18"/>
                <w:szCs w:val="18"/>
              </w:rPr>
              <w:t xml:space="preserve">Registered lighting manufacturers which were selected and qualified for support by the project  </w:t>
            </w:r>
          </w:p>
        </w:tc>
        <w:tc>
          <w:tcPr>
            <w:tcW w:w="1710" w:type="dxa"/>
            <w:shd w:val="clear" w:color="auto" w:fill="auto"/>
          </w:tcPr>
          <w:p w14:paraId="672F70C0" w14:textId="77777777" w:rsidR="0062112B" w:rsidRPr="00D5163E" w:rsidRDefault="0062112B" w:rsidP="007E081C">
            <w:pPr>
              <w:rPr>
                <w:i/>
                <w:sz w:val="18"/>
                <w:szCs w:val="18"/>
              </w:rPr>
            </w:pPr>
            <w:r w:rsidRPr="00D5163E">
              <w:rPr>
                <w:sz w:val="18"/>
                <w:szCs w:val="18"/>
              </w:rPr>
              <w:t>Through industry association monitoring reports</w:t>
            </w:r>
          </w:p>
        </w:tc>
        <w:tc>
          <w:tcPr>
            <w:tcW w:w="1082" w:type="dxa"/>
            <w:shd w:val="clear" w:color="auto" w:fill="auto"/>
          </w:tcPr>
          <w:p w14:paraId="2205682B" w14:textId="77777777" w:rsidR="0062112B" w:rsidRPr="00D5163E" w:rsidRDefault="0062112B" w:rsidP="007E081C">
            <w:pPr>
              <w:rPr>
                <w:sz w:val="18"/>
                <w:szCs w:val="18"/>
              </w:rPr>
            </w:pPr>
            <w:r w:rsidRPr="00D5163E">
              <w:rPr>
                <w:sz w:val="18"/>
                <w:szCs w:val="18"/>
              </w:rPr>
              <w:t xml:space="preserve">Annually </w:t>
            </w:r>
          </w:p>
        </w:tc>
        <w:tc>
          <w:tcPr>
            <w:tcW w:w="1314" w:type="dxa"/>
            <w:shd w:val="clear" w:color="auto" w:fill="auto"/>
          </w:tcPr>
          <w:p w14:paraId="4479FB1C" w14:textId="7C47AC5E" w:rsidR="0062112B" w:rsidRPr="00D5163E" w:rsidRDefault="0062112B" w:rsidP="007E081C">
            <w:pPr>
              <w:rPr>
                <w:sz w:val="18"/>
                <w:szCs w:val="18"/>
              </w:rPr>
            </w:pPr>
            <w:r w:rsidRPr="00D5163E">
              <w:rPr>
                <w:sz w:val="18"/>
                <w:szCs w:val="18"/>
              </w:rPr>
              <w:t xml:space="preserve">MEMR/DGNREEC and </w:t>
            </w:r>
            <w:r w:rsidR="008F7AE4" w:rsidRPr="00D5163E">
              <w:rPr>
                <w:sz w:val="18"/>
                <w:szCs w:val="18"/>
              </w:rPr>
              <w:t>PMU</w:t>
            </w:r>
          </w:p>
        </w:tc>
        <w:tc>
          <w:tcPr>
            <w:tcW w:w="2340" w:type="dxa"/>
            <w:shd w:val="clear" w:color="auto" w:fill="auto"/>
          </w:tcPr>
          <w:p w14:paraId="16A33193" w14:textId="77777777" w:rsidR="0062112B" w:rsidRPr="00D5163E" w:rsidRDefault="0062112B" w:rsidP="007E081C">
            <w:pPr>
              <w:rPr>
                <w:sz w:val="18"/>
                <w:szCs w:val="18"/>
              </w:rPr>
            </w:pPr>
            <w:r w:rsidRPr="00D5163E">
              <w:rPr>
                <w:rFonts w:cs="Calibri"/>
                <w:sz w:val="18"/>
                <w:szCs w:val="18"/>
              </w:rPr>
              <w:t>Annual progress report from PMU and industry associations</w:t>
            </w:r>
          </w:p>
        </w:tc>
        <w:tc>
          <w:tcPr>
            <w:tcW w:w="2662" w:type="dxa"/>
            <w:shd w:val="clear" w:color="auto" w:fill="auto"/>
          </w:tcPr>
          <w:p w14:paraId="0DB1840F" w14:textId="77777777" w:rsidR="0062112B" w:rsidRPr="00D5163E" w:rsidRDefault="0062112B" w:rsidP="00DD7CE7">
            <w:pPr>
              <w:numPr>
                <w:ilvl w:val="0"/>
                <w:numId w:val="19"/>
              </w:numPr>
              <w:spacing w:after="0"/>
              <w:ind w:left="130" w:right="110" w:hanging="130"/>
              <w:rPr>
                <w:rFonts w:cs="Calibri"/>
                <w:sz w:val="18"/>
                <w:szCs w:val="18"/>
              </w:rPr>
            </w:pPr>
            <w:r w:rsidRPr="00D5163E">
              <w:rPr>
                <w:rFonts w:cs="Calibri"/>
                <w:sz w:val="18"/>
                <w:szCs w:val="18"/>
              </w:rPr>
              <w:t>Manufacturers remain committed to improving the energy-efficiency and quality of products.</w:t>
            </w:r>
          </w:p>
          <w:p w14:paraId="6E23FB01" w14:textId="77777777" w:rsidR="0062112B" w:rsidRPr="00D5163E" w:rsidRDefault="0062112B" w:rsidP="00DD7CE7">
            <w:pPr>
              <w:numPr>
                <w:ilvl w:val="0"/>
                <w:numId w:val="19"/>
              </w:numPr>
              <w:spacing w:after="0"/>
              <w:ind w:left="130" w:right="110" w:hanging="130"/>
              <w:rPr>
                <w:rFonts w:cs="Calibri"/>
                <w:sz w:val="18"/>
                <w:szCs w:val="18"/>
              </w:rPr>
            </w:pPr>
            <w:r w:rsidRPr="00D5163E">
              <w:rPr>
                <w:rFonts w:cs="Calibri"/>
                <w:sz w:val="18"/>
                <w:szCs w:val="18"/>
              </w:rPr>
              <w:t>Manufacturers remain willing to share data.</w:t>
            </w:r>
          </w:p>
          <w:p w14:paraId="7561411B" w14:textId="77777777" w:rsidR="0062112B" w:rsidRPr="00D5163E" w:rsidRDefault="0062112B" w:rsidP="007E081C">
            <w:pPr>
              <w:rPr>
                <w:i/>
                <w:sz w:val="18"/>
                <w:szCs w:val="18"/>
              </w:rPr>
            </w:pPr>
          </w:p>
        </w:tc>
      </w:tr>
      <w:tr w:rsidR="0062112B" w:rsidRPr="00D5163E" w14:paraId="72EE58BD" w14:textId="77777777" w:rsidTr="006E73AF">
        <w:trPr>
          <w:trHeight w:val="424"/>
        </w:trPr>
        <w:tc>
          <w:tcPr>
            <w:tcW w:w="1637" w:type="dxa"/>
            <w:vMerge/>
            <w:shd w:val="clear" w:color="auto" w:fill="auto"/>
          </w:tcPr>
          <w:p w14:paraId="6E84DCA5" w14:textId="77777777" w:rsidR="0062112B" w:rsidRPr="00D5163E" w:rsidRDefault="0062112B" w:rsidP="007E081C">
            <w:pPr>
              <w:rPr>
                <w:b/>
                <w:sz w:val="18"/>
                <w:szCs w:val="18"/>
              </w:rPr>
            </w:pPr>
          </w:p>
        </w:tc>
        <w:tc>
          <w:tcPr>
            <w:tcW w:w="1806" w:type="dxa"/>
            <w:shd w:val="clear" w:color="auto" w:fill="auto"/>
          </w:tcPr>
          <w:p w14:paraId="7A1187F2" w14:textId="77777777" w:rsidR="0062112B" w:rsidRPr="00D5163E" w:rsidRDefault="0062112B" w:rsidP="00DD7CE7">
            <w:pPr>
              <w:pStyle w:val="ListParagraph"/>
              <w:numPr>
                <w:ilvl w:val="0"/>
                <w:numId w:val="21"/>
              </w:numPr>
              <w:ind w:left="167" w:right="110" w:hanging="142"/>
              <w:contextualSpacing/>
              <w:jc w:val="both"/>
              <w:rPr>
                <w:rFonts w:ascii="Calibri" w:hAnsi="Calibri" w:cs="Calibri"/>
                <w:sz w:val="18"/>
                <w:szCs w:val="18"/>
              </w:rPr>
            </w:pPr>
            <w:r w:rsidRPr="00D5163E">
              <w:rPr>
                <w:rFonts w:ascii="Calibri" w:hAnsi="Calibri" w:cs="Calibri"/>
                <w:sz w:val="18"/>
                <w:szCs w:val="18"/>
              </w:rPr>
              <w:t>Investment grade proposal for business transformation plans</w:t>
            </w:r>
          </w:p>
          <w:p w14:paraId="0D993F3C" w14:textId="77777777" w:rsidR="0062112B" w:rsidRPr="00D5163E" w:rsidRDefault="0062112B" w:rsidP="00DD7CE7">
            <w:pPr>
              <w:pStyle w:val="ListParagraph"/>
              <w:numPr>
                <w:ilvl w:val="0"/>
                <w:numId w:val="23"/>
              </w:numPr>
              <w:ind w:left="342" w:hanging="212"/>
              <w:contextualSpacing/>
              <w:jc w:val="both"/>
              <w:rPr>
                <w:rFonts w:ascii="Calibri" w:hAnsi="Calibri" w:cs="Calibri"/>
                <w:sz w:val="18"/>
                <w:szCs w:val="18"/>
              </w:rPr>
            </w:pPr>
            <w:r w:rsidRPr="00D5163E">
              <w:rPr>
                <w:rFonts w:ascii="Calibri" w:hAnsi="Calibri" w:cs="Calibri"/>
                <w:sz w:val="18"/>
                <w:szCs w:val="18"/>
              </w:rPr>
              <w:t>Submitted by manufacturers</w:t>
            </w:r>
          </w:p>
          <w:p w14:paraId="4B1B9F10" w14:textId="77777777" w:rsidR="0062112B" w:rsidRPr="00D5163E" w:rsidRDefault="0062112B" w:rsidP="00DD7CE7">
            <w:pPr>
              <w:pStyle w:val="ListParagraph"/>
              <w:numPr>
                <w:ilvl w:val="0"/>
                <w:numId w:val="23"/>
              </w:numPr>
              <w:ind w:left="342" w:hanging="212"/>
              <w:contextualSpacing/>
              <w:jc w:val="both"/>
              <w:rPr>
                <w:rFonts w:ascii="Calibri" w:hAnsi="Calibri" w:cs="Calibri"/>
                <w:sz w:val="18"/>
                <w:szCs w:val="18"/>
              </w:rPr>
            </w:pPr>
            <w:r w:rsidRPr="00D5163E">
              <w:rPr>
                <w:rFonts w:ascii="Calibri" w:hAnsi="Calibri" w:cs="Calibri"/>
                <w:sz w:val="18"/>
                <w:szCs w:val="18"/>
              </w:rPr>
              <w:t>Approved by banks.</w:t>
            </w:r>
          </w:p>
        </w:tc>
        <w:tc>
          <w:tcPr>
            <w:tcW w:w="2070" w:type="dxa"/>
          </w:tcPr>
          <w:p w14:paraId="7DB2007A" w14:textId="77777777" w:rsidR="0062112B" w:rsidRPr="00D5163E" w:rsidRDefault="0062112B" w:rsidP="007E081C">
            <w:pPr>
              <w:contextualSpacing/>
              <w:rPr>
                <w:rFonts w:cs="Calibri"/>
                <w:sz w:val="18"/>
                <w:szCs w:val="18"/>
              </w:rPr>
            </w:pPr>
            <w:r w:rsidRPr="00D5163E">
              <w:rPr>
                <w:rFonts w:cs="Calibri"/>
                <w:sz w:val="18"/>
                <w:szCs w:val="18"/>
              </w:rPr>
              <w:t>Documents on investment proposal submitted and approved with the necessary quality and completeness</w:t>
            </w:r>
          </w:p>
        </w:tc>
        <w:tc>
          <w:tcPr>
            <w:tcW w:w="1710" w:type="dxa"/>
            <w:shd w:val="clear" w:color="auto" w:fill="auto"/>
          </w:tcPr>
          <w:p w14:paraId="30C93617" w14:textId="77777777" w:rsidR="0062112B" w:rsidRPr="00D5163E" w:rsidRDefault="0062112B" w:rsidP="007E081C">
            <w:pPr>
              <w:rPr>
                <w:sz w:val="18"/>
                <w:szCs w:val="18"/>
              </w:rPr>
            </w:pPr>
            <w:r w:rsidRPr="00D5163E">
              <w:rPr>
                <w:sz w:val="18"/>
                <w:szCs w:val="18"/>
              </w:rPr>
              <w:t xml:space="preserve">Through reports by banks and verified by PMU </w:t>
            </w:r>
          </w:p>
        </w:tc>
        <w:tc>
          <w:tcPr>
            <w:tcW w:w="1082" w:type="dxa"/>
            <w:shd w:val="clear" w:color="auto" w:fill="auto"/>
          </w:tcPr>
          <w:p w14:paraId="322CEE3E" w14:textId="77777777" w:rsidR="0062112B" w:rsidRPr="00D5163E" w:rsidRDefault="0062112B" w:rsidP="007E081C">
            <w:r w:rsidRPr="00D5163E">
              <w:rPr>
                <w:sz w:val="18"/>
                <w:szCs w:val="18"/>
              </w:rPr>
              <w:t>Reported in DO tab of the GEF PIR</w:t>
            </w:r>
          </w:p>
        </w:tc>
        <w:tc>
          <w:tcPr>
            <w:tcW w:w="1314" w:type="dxa"/>
            <w:shd w:val="clear" w:color="auto" w:fill="auto"/>
          </w:tcPr>
          <w:p w14:paraId="00BC8ADB" w14:textId="64AC96B2" w:rsidR="0062112B" w:rsidRPr="00D5163E" w:rsidRDefault="0062112B" w:rsidP="007E081C">
            <w:pPr>
              <w:rPr>
                <w:sz w:val="18"/>
                <w:szCs w:val="18"/>
              </w:rPr>
            </w:pPr>
            <w:r w:rsidRPr="00D5163E">
              <w:rPr>
                <w:sz w:val="18"/>
                <w:szCs w:val="18"/>
              </w:rPr>
              <w:t xml:space="preserve">MEMR/DGNREEC and </w:t>
            </w:r>
            <w:r w:rsidR="008F7AE4" w:rsidRPr="00D5163E">
              <w:rPr>
                <w:sz w:val="18"/>
                <w:szCs w:val="18"/>
              </w:rPr>
              <w:t>PMU</w:t>
            </w:r>
          </w:p>
        </w:tc>
        <w:tc>
          <w:tcPr>
            <w:tcW w:w="2340" w:type="dxa"/>
            <w:shd w:val="clear" w:color="auto" w:fill="auto"/>
          </w:tcPr>
          <w:p w14:paraId="5C27AE3A" w14:textId="77777777" w:rsidR="0062112B" w:rsidRPr="00D5163E" w:rsidRDefault="0062112B" w:rsidP="007E081C">
            <w:pPr>
              <w:rPr>
                <w:sz w:val="18"/>
                <w:szCs w:val="18"/>
              </w:rPr>
            </w:pPr>
            <w:r w:rsidRPr="00D5163E">
              <w:rPr>
                <w:rFonts w:cs="Calibri"/>
                <w:sz w:val="18"/>
                <w:szCs w:val="18"/>
              </w:rPr>
              <w:t>Annual progress report from PMU and industry associations</w:t>
            </w:r>
          </w:p>
        </w:tc>
        <w:tc>
          <w:tcPr>
            <w:tcW w:w="2662" w:type="dxa"/>
            <w:shd w:val="clear" w:color="auto" w:fill="auto"/>
          </w:tcPr>
          <w:p w14:paraId="7953C986" w14:textId="77777777" w:rsidR="0062112B" w:rsidRPr="00D5163E" w:rsidRDefault="0062112B" w:rsidP="00DD7CE7">
            <w:pPr>
              <w:numPr>
                <w:ilvl w:val="0"/>
                <w:numId w:val="19"/>
              </w:numPr>
              <w:spacing w:after="0"/>
              <w:ind w:left="130" w:right="110" w:hanging="130"/>
              <w:rPr>
                <w:rFonts w:cs="Calibri"/>
                <w:sz w:val="18"/>
                <w:szCs w:val="18"/>
              </w:rPr>
            </w:pPr>
            <w:r w:rsidRPr="00D5163E">
              <w:rPr>
                <w:rFonts w:cs="Calibri"/>
                <w:sz w:val="18"/>
                <w:szCs w:val="18"/>
              </w:rPr>
              <w:t>Manufacturers remain committed to improving the energy-efficiency and quality of products.</w:t>
            </w:r>
          </w:p>
          <w:p w14:paraId="1E6718E9" w14:textId="77777777" w:rsidR="0062112B" w:rsidRPr="00D5163E" w:rsidRDefault="0062112B" w:rsidP="00DD7CE7">
            <w:pPr>
              <w:numPr>
                <w:ilvl w:val="0"/>
                <w:numId w:val="19"/>
              </w:numPr>
              <w:spacing w:after="0"/>
              <w:ind w:left="130" w:right="110" w:hanging="130"/>
              <w:rPr>
                <w:rFonts w:cs="Calibri"/>
                <w:sz w:val="18"/>
                <w:szCs w:val="18"/>
              </w:rPr>
            </w:pPr>
            <w:r w:rsidRPr="00D5163E">
              <w:rPr>
                <w:rFonts w:cs="Calibri"/>
                <w:sz w:val="18"/>
                <w:szCs w:val="18"/>
              </w:rPr>
              <w:t>Manufacturers remain willing to share data.</w:t>
            </w:r>
          </w:p>
          <w:p w14:paraId="74336674" w14:textId="77777777" w:rsidR="0062112B" w:rsidRPr="00D5163E" w:rsidRDefault="0062112B" w:rsidP="007E081C">
            <w:pPr>
              <w:rPr>
                <w:i/>
                <w:sz w:val="18"/>
                <w:szCs w:val="18"/>
              </w:rPr>
            </w:pPr>
          </w:p>
        </w:tc>
      </w:tr>
      <w:tr w:rsidR="0062112B" w:rsidRPr="00D5163E" w14:paraId="7A4CECF9" w14:textId="77777777" w:rsidTr="006E73AF">
        <w:trPr>
          <w:trHeight w:val="424"/>
        </w:trPr>
        <w:tc>
          <w:tcPr>
            <w:tcW w:w="1637" w:type="dxa"/>
            <w:vMerge/>
            <w:shd w:val="clear" w:color="auto" w:fill="auto"/>
          </w:tcPr>
          <w:p w14:paraId="3CCF3A61" w14:textId="77777777" w:rsidR="0062112B" w:rsidRPr="00D5163E" w:rsidRDefault="0062112B" w:rsidP="007E081C">
            <w:pPr>
              <w:rPr>
                <w:b/>
                <w:sz w:val="18"/>
                <w:szCs w:val="18"/>
              </w:rPr>
            </w:pPr>
          </w:p>
        </w:tc>
        <w:tc>
          <w:tcPr>
            <w:tcW w:w="1806" w:type="dxa"/>
            <w:shd w:val="clear" w:color="auto" w:fill="auto"/>
          </w:tcPr>
          <w:p w14:paraId="1A3CDCE1" w14:textId="77777777" w:rsidR="00737BDC" w:rsidRPr="00D5163E" w:rsidRDefault="00737BDC" w:rsidP="00DD7CE7">
            <w:pPr>
              <w:pStyle w:val="ListParagraph"/>
              <w:numPr>
                <w:ilvl w:val="0"/>
                <w:numId w:val="21"/>
              </w:numPr>
              <w:ind w:left="167" w:right="110" w:hanging="142"/>
              <w:contextualSpacing/>
              <w:jc w:val="both"/>
              <w:rPr>
                <w:rFonts w:ascii="Calibri" w:hAnsi="Calibri" w:cs="Calibri"/>
                <w:noProof/>
                <w:sz w:val="18"/>
                <w:szCs w:val="18"/>
              </w:rPr>
            </w:pPr>
            <w:r w:rsidRPr="00D5163E">
              <w:rPr>
                <w:rFonts w:ascii="Calibri" w:eastAsia="Times New Roman" w:hAnsi="Calibri" w:cs="Calibri"/>
                <w:sz w:val="18"/>
                <w:szCs w:val="18"/>
                <w:lang w:eastAsia="en-GB"/>
              </w:rPr>
              <w:t xml:space="preserve">Ratio of women and men who believe they have the capacity to  </w:t>
            </w:r>
          </w:p>
          <w:p w14:paraId="2BF25531" w14:textId="77777777" w:rsidR="00737BDC" w:rsidRPr="00D5163E" w:rsidRDefault="00737BDC" w:rsidP="00DD7CE7">
            <w:pPr>
              <w:pStyle w:val="ListParagraph"/>
              <w:numPr>
                <w:ilvl w:val="0"/>
                <w:numId w:val="23"/>
              </w:numPr>
              <w:ind w:left="348" w:hanging="212"/>
              <w:contextualSpacing/>
              <w:jc w:val="both"/>
              <w:rPr>
                <w:rFonts w:ascii="Calibri" w:hAnsi="Calibri" w:cs="Calibri"/>
                <w:noProof/>
                <w:sz w:val="18"/>
                <w:szCs w:val="18"/>
              </w:rPr>
            </w:pPr>
            <w:r w:rsidRPr="00D5163E">
              <w:rPr>
                <w:rFonts w:ascii="Calibri" w:hAnsi="Calibri" w:cs="Calibri"/>
                <w:sz w:val="18"/>
                <w:szCs w:val="18"/>
              </w:rPr>
              <w:t>Submit (local manufacturers)</w:t>
            </w:r>
          </w:p>
          <w:p w14:paraId="0ABB0E26" w14:textId="77777777" w:rsidR="00737BDC" w:rsidRPr="00D5163E" w:rsidRDefault="00737BDC" w:rsidP="00DD7CE7">
            <w:pPr>
              <w:pStyle w:val="ListParagraph"/>
              <w:numPr>
                <w:ilvl w:val="0"/>
                <w:numId w:val="23"/>
              </w:numPr>
              <w:ind w:left="348" w:hanging="212"/>
              <w:contextualSpacing/>
              <w:jc w:val="both"/>
              <w:rPr>
                <w:rFonts w:ascii="Calibri" w:hAnsi="Calibri" w:cs="Calibri"/>
                <w:noProof/>
                <w:sz w:val="18"/>
                <w:szCs w:val="18"/>
              </w:rPr>
            </w:pPr>
            <w:r w:rsidRPr="00D5163E">
              <w:rPr>
                <w:rFonts w:ascii="Calibri" w:hAnsi="Calibri" w:cs="Calibri"/>
                <w:sz w:val="18"/>
                <w:szCs w:val="18"/>
              </w:rPr>
              <w:t>Approve (banks)</w:t>
            </w:r>
          </w:p>
          <w:p w14:paraId="34763AD2" w14:textId="77777777" w:rsidR="00876475" w:rsidRPr="00D5163E" w:rsidRDefault="00876475" w:rsidP="007E081C">
            <w:pPr>
              <w:tabs>
                <w:tab w:val="num" w:pos="168"/>
                <w:tab w:val="num" w:pos="644"/>
              </w:tabs>
              <w:spacing w:after="0"/>
              <w:ind w:left="168"/>
              <w:rPr>
                <w:rFonts w:cs="Calibri"/>
                <w:sz w:val="18"/>
                <w:szCs w:val="18"/>
              </w:rPr>
            </w:pPr>
          </w:p>
          <w:p w14:paraId="23547234" w14:textId="77777777" w:rsidR="00737BDC" w:rsidRPr="00D5163E" w:rsidRDefault="00737BDC" w:rsidP="007E081C">
            <w:pPr>
              <w:tabs>
                <w:tab w:val="num" w:pos="168"/>
                <w:tab w:val="num" w:pos="644"/>
              </w:tabs>
              <w:spacing w:after="0"/>
              <w:ind w:left="168"/>
              <w:rPr>
                <w:rFonts w:cs="Calibri"/>
                <w:sz w:val="18"/>
                <w:szCs w:val="18"/>
              </w:rPr>
            </w:pPr>
            <w:r w:rsidRPr="00D5163E">
              <w:rPr>
                <w:rFonts w:cs="Calibri"/>
                <w:sz w:val="18"/>
                <w:szCs w:val="18"/>
              </w:rPr>
              <w:t xml:space="preserve">investment grade proposal for </w:t>
            </w:r>
            <w:r w:rsidRPr="00D5163E">
              <w:rPr>
                <w:rFonts w:cs="Calibri"/>
                <w:sz w:val="18"/>
                <w:szCs w:val="18"/>
              </w:rPr>
              <w:lastRenderedPageBreak/>
              <w:t>business transformation plans</w:t>
            </w:r>
          </w:p>
          <w:p w14:paraId="218ED733" w14:textId="374A7666" w:rsidR="0062112B" w:rsidRPr="00D5163E" w:rsidRDefault="0062112B" w:rsidP="00DD7CE7">
            <w:pPr>
              <w:pStyle w:val="ListParagraph"/>
              <w:numPr>
                <w:ilvl w:val="0"/>
                <w:numId w:val="23"/>
              </w:numPr>
              <w:ind w:left="342" w:hanging="212"/>
              <w:contextualSpacing/>
              <w:jc w:val="both"/>
              <w:rPr>
                <w:rFonts w:ascii="Calibri" w:hAnsi="Calibri" w:cs="Calibri"/>
                <w:sz w:val="18"/>
                <w:szCs w:val="18"/>
              </w:rPr>
            </w:pPr>
          </w:p>
        </w:tc>
        <w:tc>
          <w:tcPr>
            <w:tcW w:w="2070" w:type="dxa"/>
          </w:tcPr>
          <w:p w14:paraId="7FE29325" w14:textId="77777777" w:rsidR="0062112B" w:rsidRPr="00D5163E" w:rsidRDefault="0062112B" w:rsidP="007E081C">
            <w:pPr>
              <w:contextualSpacing/>
              <w:rPr>
                <w:rFonts w:cs="Calibri"/>
                <w:sz w:val="18"/>
                <w:szCs w:val="18"/>
              </w:rPr>
            </w:pPr>
            <w:r w:rsidRPr="00D5163E">
              <w:rPr>
                <w:rFonts w:cs="Calibri"/>
                <w:sz w:val="18"/>
                <w:szCs w:val="18"/>
              </w:rPr>
              <w:lastRenderedPageBreak/>
              <w:t xml:space="preserve">Data collected through the market surveys </w:t>
            </w:r>
          </w:p>
        </w:tc>
        <w:tc>
          <w:tcPr>
            <w:tcW w:w="1710" w:type="dxa"/>
            <w:shd w:val="clear" w:color="auto" w:fill="auto"/>
          </w:tcPr>
          <w:p w14:paraId="3233E78E" w14:textId="3EAD016B" w:rsidR="0062112B" w:rsidRPr="00D5163E" w:rsidRDefault="0062112B" w:rsidP="007E081C">
            <w:pPr>
              <w:rPr>
                <w:sz w:val="18"/>
                <w:szCs w:val="18"/>
              </w:rPr>
            </w:pPr>
            <w:r w:rsidRPr="00D5163E">
              <w:rPr>
                <w:sz w:val="18"/>
                <w:szCs w:val="18"/>
              </w:rPr>
              <w:t>MEMR/DGNREEC and P</w:t>
            </w:r>
            <w:r w:rsidR="005C47E5" w:rsidRPr="00D5163E">
              <w:rPr>
                <w:sz w:val="18"/>
                <w:szCs w:val="18"/>
              </w:rPr>
              <w:t>M</w:t>
            </w:r>
            <w:r w:rsidRPr="00D5163E">
              <w:rPr>
                <w:sz w:val="18"/>
                <w:szCs w:val="18"/>
              </w:rPr>
              <w:t>U reporting through M&amp;E</w:t>
            </w:r>
          </w:p>
        </w:tc>
        <w:tc>
          <w:tcPr>
            <w:tcW w:w="1082" w:type="dxa"/>
            <w:shd w:val="clear" w:color="auto" w:fill="auto"/>
          </w:tcPr>
          <w:p w14:paraId="0C4708D5" w14:textId="77777777" w:rsidR="0062112B" w:rsidRPr="00D5163E" w:rsidRDefault="0062112B" w:rsidP="007E081C">
            <w:pPr>
              <w:rPr>
                <w:sz w:val="18"/>
                <w:szCs w:val="18"/>
              </w:rPr>
            </w:pPr>
            <w:r w:rsidRPr="00D5163E">
              <w:rPr>
                <w:sz w:val="18"/>
                <w:szCs w:val="18"/>
              </w:rPr>
              <w:t xml:space="preserve">Annually </w:t>
            </w:r>
          </w:p>
        </w:tc>
        <w:tc>
          <w:tcPr>
            <w:tcW w:w="1314" w:type="dxa"/>
            <w:shd w:val="clear" w:color="auto" w:fill="auto"/>
          </w:tcPr>
          <w:p w14:paraId="1C2A897B" w14:textId="0E1C41F6" w:rsidR="0062112B" w:rsidRPr="00D5163E" w:rsidRDefault="0062112B" w:rsidP="007E081C">
            <w:pPr>
              <w:rPr>
                <w:sz w:val="18"/>
                <w:szCs w:val="18"/>
              </w:rPr>
            </w:pPr>
            <w:r w:rsidRPr="00D5163E">
              <w:rPr>
                <w:sz w:val="18"/>
                <w:szCs w:val="18"/>
              </w:rPr>
              <w:t xml:space="preserve">MEMR/DGNREEC and </w:t>
            </w:r>
            <w:r w:rsidR="008F7AE4" w:rsidRPr="00D5163E">
              <w:rPr>
                <w:sz w:val="18"/>
                <w:szCs w:val="18"/>
              </w:rPr>
              <w:t>PMU</w:t>
            </w:r>
          </w:p>
        </w:tc>
        <w:tc>
          <w:tcPr>
            <w:tcW w:w="2340" w:type="dxa"/>
            <w:shd w:val="clear" w:color="auto" w:fill="auto"/>
          </w:tcPr>
          <w:p w14:paraId="26E8ECB5" w14:textId="77777777" w:rsidR="0062112B" w:rsidRPr="00D5163E" w:rsidRDefault="0062112B" w:rsidP="007E081C">
            <w:pPr>
              <w:rPr>
                <w:rFonts w:cs="Calibri"/>
                <w:sz w:val="18"/>
                <w:szCs w:val="18"/>
              </w:rPr>
            </w:pPr>
            <w:r w:rsidRPr="00D5163E">
              <w:rPr>
                <w:rFonts w:cs="Calibri"/>
                <w:sz w:val="18"/>
                <w:szCs w:val="18"/>
              </w:rPr>
              <w:t>Reports on survey results and analysis at inception, mid-term and EOP</w:t>
            </w:r>
          </w:p>
        </w:tc>
        <w:tc>
          <w:tcPr>
            <w:tcW w:w="2662" w:type="dxa"/>
            <w:shd w:val="clear" w:color="auto" w:fill="auto"/>
          </w:tcPr>
          <w:p w14:paraId="50CD97FF" w14:textId="587304D9" w:rsidR="0062112B" w:rsidRPr="00D5163E" w:rsidRDefault="0062112B" w:rsidP="00DD7CE7">
            <w:pPr>
              <w:numPr>
                <w:ilvl w:val="0"/>
                <w:numId w:val="19"/>
              </w:numPr>
              <w:spacing w:after="0"/>
              <w:ind w:left="130" w:right="110" w:hanging="130"/>
              <w:rPr>
                <w:rFonts w:cs="Calibri"/>
                <w:sz w:val="18"/>
                <w:szCs w:val="18"/>
              </w:rPr>
            </w:pPr>
            <w:r w:rsidRPr="00D5163E">
              <w:rPr>
                <w:rFonts w:eastAsia="Times New Roman" w:cstheme="minorHAnsi"/>
                <w:sz w:val="18"/>
                <w:szCs w:val="18"/>
                <w:lang w:eastAsia="en-GB"/>
              </w:rPr>
              <w:t xml:space="preserve">Periodic market surveys </w:t>
            </w:r>
            <w:r w:rsidR="008F7AE4" w:rsidRPr="00D5163E">
              <w:rPr>
                <w:rFonts w:eastAsia="Times New Roman" w:cstheme="minorHAnsi"/>
                <w:sz w:val="18"/>
                <w:szCs w:val="18"/>
                <w:lang w:eastAsia="en-GB"/>
              </w:rPr>
              <w:t xml:space="preserve">that </w:t>
            </w:r>
            <w:r w:rsidRPr="00D5163E">
              <w:rPr>
                <w:rFonts w:eastAsia="Times New Roman" w:cstheme="minorHAnsi"/>
                <w:sz w:val="18"/>
                <w:szCs w:val="18"/>
                <w:lang w:eastAsia="en-GB"/>
              </w:rPr>
              <w:t xml:space="preserve">are designed </w:t>
            </w:r>
            <w:r w:rsidR="008F7AE4" w:rsidRPr="00D5163E">
              <w:rPr>
                <w:rFonts w:eastAsia="Times New Roman" w:cstheme="minorHAnsi"/>
                <w:sz w:val="18"/>
                <w:szCs w:val="18"/>
                <w:lang w:eastAsia="en-GB"/>
              </w:rPr>
              <w:t xml:space="preserve">and to be implemented </w:t>
            </w:r>
            <w:r w:rsidRPr="00D5163E">
              <w:rPr>
                <w:rFonts w:eastAsia="Times New Roman" w:cstheme="minorHAnsi"/>
                <w:sz w:val="18"/>
                <w:szCs w:val="18"/>
                <w:lang w:eastAsia="en-GB"/>
              </w:rPr>
              <w:t>to target women and men separately and are distributed to both women and men</w:t>
            </w:r>
            <w:r w:rsidR="008F7AE4" w:rsidRPr="00D5163E">
              <w:rPr>
                <w:rFonts w:eastAsia="Times New Roman" w:cstheme="minorHAnsi"/>
                <w:sz w:val="18"/>
                <w:szCs w:val="18"/>
                <w:lang w:eastAsia="en-GB"/>
              </w:rPr>
              <w:t xml:space="preserve"> gain the cooperation of the people and the industry associations </w:t>
            </w:r>
          </w:p>
        </w:tc>
      </w:tr>
      <w:tr w:rsidR="0062112B" w:rsidRPr="00D5163E" w14:paraId="669704DA" w14:textId="77777777" w:rsidTr="006E73AF">
        <w:trPr>
          <w:trHeight w:val="424"/>
        </w:trPr>
        <w:tc>
          <w:tcPr>
            <w:tcW w:w="1637" w:type="dxa"/>
            <w:shd w:val="clear" w:color="auto" w:fill="auto"/>
          </w:tcPr>
          <w:p w14:paraId="3FE4D303" w14:textId="77777777" w:rsidR="0062112B" w:rsidRPr="00D5163E" w:rsidRDefault="0062112B" w:rsidP="002C2489">
            <w:pPr>
              <w:rPr>
                <w:b/>
                <w:sz w:val="18"/>
                <w:szCs w:val="18"/>
              </w:rPr>
            </w:pPr>
          </w:p>
        </w:tc>
        <w:tc>
          <w:tcPr>
            <w:tcW w:w="1806" w:type="dxa"/>
            <w:shd w:val="clear" w:color="auto" w:fill="auto"/>
          </w:tcPr>
          <w:p w14:paraId="487FFBA5" w14:textId="57DA4D83" w:rsidR="0062112B" w:rsidRPr="00D5163E" w:rsidRDefault="0062112B" w:rsidP="00DD7CE7">
            <w:pPr>
              <w:pStyle w:val="ListParagraph"/>
              <w:numPr>
                <w:ilvl w:val="0"/>
                <w:numId w:val="21"/>
              </w:numPr>
              <w:ind w:left="167" w:right="110" w:hanging="142"/>
              <w:contextualSpacing/>
              <w:jc w:val="both"/>
              <w:rPr>
                <w:rFonts w:ascii="Calibri" w:hAnsi="Calibri" w:cs="Calibri"/>
                <w:sz w:val="18"/>
                <w:szCs w:val="18"/>
              </w:rPr>
            </w:pPr>
          </w:p>
        </w:tc>
        <w:tc>
          <w:tcPr>
            <w:tcW w:w="2070" w:type="dxa"/>
          </w:tcPr>
          <w:p w14:paraId="70E5D5CF" w14:textId="5FA23AAF" w:rsidR="0062112B" w:rsidRPr="00D5163E" w:rsidRDefault="0062112B" w:rsidP="007E081C">
            <w:pPr>
              <w:rPr>
                <w:rFonts w:cs="Calibri"/>
                <w:sz w:val="18"/>
                <w:szCs w:val="18"/>
              </w:rPr>
            </w:pPr>
          </w:p>
        </w:tc>
        <w:tc>
          <w:tcPr>
            <w:tcW w:w="1710" w:type="dxa"/>
            <w:shd w:val="clear" w:color="auto" w:fill="auto"/>
          </w:tcPr>
          <w:p w14:paraId="3C48637B" w14:textId="693D838E" w:rsidR="0062112B" w:rsidRPr="00D5163E" w:rsidRDefault="0062112B" w:rsidP="007E081C">
            <w:pPr>
              <w:rPr>
                <w:sz w:val="18"/>
                <w:szCs w:val="18"/>
              </w:rPr>
            </w:pPr>
          </w:p>
        </w:tc>
        <w:tc>
          <w:tcPr>
            <w:tcW w:w="1082" w:type="dxa"/>
            <w:shd w:val="clear" w:color="auto" w:fill="auto"/>
          </w:tcPr>
          <w:p w14:paraId="401D3422" w14:textId="77ECBAD2" w:rsidR="0062112B" w:rsidRPr="00D5163E" w:rsidRDefault="0062112B" w:rsidP="007E081C">
            <w:pPr>
              <w:rPr>
                <w:sz w:val="18"/>
                <w:szCs w:val="18"/>
              </w:rPr>
            </w:pPr>
          </w:p>
        </w:tc>
        <w:tc>
          <w:tcPr>
            <w:tcW w:w="1314" w:type="dxa"/>
            <w:shd w:val="clear" w:color="auto" w:fill="auto"/>
          </w:tcPr>
          <w:p w14:paraId="3B65DD02" w14:textId="2548C3F6" w:rsidR="0062112B" w:rsidRPr="00D5163E" w:rsidRDefault="0062112B" w:rsidP="007E081C">
            <w:pPr>
              <w:rPr>
                <w:sz w:val="18"/>
                <w:szCs w:val="18"/>
              </w:rPr>
            </w:pPr>
          </w:p>
        </w:tc>
        <w:tc>
          <w:tcPr>
            <w:tcW w:w="2340" w:type="dxa"/>
            <w:shd w:val="clear" w:color="auto" w:fill="auto"/>
          </w:tcPr>
          <w:p w14:paraId="4DDC7BB4" w14:textId="73927A46" w:rsidR="0062112B" w:rsidRPr="00D5163E" w:rsidRDefault="0062112B" w:rsidP="007E081C">
            <w:pPr>
              <w:rPr>
                <w:rFonts w:cs="Calibri"/>
                <w:sz w:val="18"/>
                <w:szCs w:val="18"/>
              </w:rPr>
            </w:pPr>
          </w:p>
        </w:tc>
        <w:tc>
          <w:tcPr>
            <w:tcW w:w="2662" w:type="dxa"/>
            <w:shd w:val="clear" w:color="auto" w:fill="auto"/>
          </w:tcPr>
          <w:p w14:paraId="69727247" w14:textId="280E8536" w:rsidR="0062112B" w:rsidRPr="00D5163E" w:rsidRDefault="0062112B" w:rsidP="007E081C">
            <w:pPr>
              <w:rPr>
                <w:rFonts w:cs="Calibri"/>
                <w:sz w:val="18"/>
                <w:szCs w:val="18"/>
              </w:rPr>
            </w:pPr>
          </w:p>
        </w:tc>
      </w:tr>
      <w:tr w:rsidR="0062112B" w:rsidRPr="00D5163E" w14:paraId="1A76FF65" w14:textId="77777777" w:rsidTr="00E25109">
        <w:trPr>
          <w:trHeight w:val="863"/>
        </w:trPr>
        <w:tc>
          <w:tcPr>
            <w:tcW w:w="1637" w:type="dxa"/>
            <w:vMerge w:val="restart"/>
            <w:shd w:val="clear" w:color="auto" w:fill="auto"/>
          </w:tcPr>
          <w:p w14:paraId="4AA21116" w14:textId="77777777" w:rsidR="0062112B" w:rsidRPr="00D5163E" w:rsidRDefault="0062112B" w:rsidP="002C2489">
            <w:pPr>
              <w:rPr>
                <w:b/>
                <w:sz w:val="18"/>
                <w:szCs w:val="18"/>
              </w:rPr>
            </w:pPr>
          </w:p>
          <w:p w14:paraId="4676566D" w14:textId="77777777" w:rsidR="0062112B" w:rsidRPr="00D5163E" w:rsidRDefault="0062112B" w:rsidP="007E081C">
            <w:pPr>
              <w:rPr>
                <w:b/>
                <w:sz w:val="18"/>
                <w:szCs w:val="18"/>
              </w:rPr>
            </w:pPr>
            <w:r w:rsidRPr="00D5163E">
              <w:rPr>
                <w:rFonts w:cs="Calibri"/>
                <w:b/>
                <w:bCs/>
                <w:sz w:val="18"/>
                <w:szCs w:val="18"/>
              </w:rPr>
              <w:t xml:space="preserve">Component/ Outcome 3: </w:t>
            </w:r>
            <w:r w:rsidRPr="00D5163E">
              <w:rPr>
                <w:rFonts w:cs="Calibri"/>
                <w:bCs/>
                <w:sz w:val="18"/>
                <w:szCs w:val="18"/>
              </w:rPr>
              <w:t xml:space="preserve">Increased </w:t>
            </w:r>
            <w:r w:rsidRPr="00D5163E">
              <w:rPr>
                <w:rFonts w:cs="Calibri"/>
                <w:sz w:val="18"/>
                <w:szCs w:val="18"/>
              </w:rPr>
              <w:t>penetration of high quality and efficient lighting</w:t>
            </w:r>
            <w:r w:rsidRPr="00D5163E">
              <w:rPr>
                <w:rFonts w:cs="Calibri"/>
                <w:b/>
                <w:sz w:val="18"/>
                <w:szCs w:val="18"/>
              </w:rPr>
              <w:t xml:space="preserve"> </w:t>
            </w:r>
          </w:p>
        </w:tc>
        <w:tc>
          <w:tcPr>
            <w:tcW w:w="1806" w:type="dxa"/>
            <w:shd w:val="clear" w:color="auto" w:fill="auto"/>
          </w:tcPr>
          <w:p w14:paraId="2701B1DE" w14:textId="2157F7D4" w:rsidR="0062112B" w:rsidRPr="00D5163E" w:rsidRDefault="0062112B" w:rsidP="007E081C">
            <w:pPr>
              <w:spacing w:after="0"/>
              <w:ind w:left="130"/>
              <w:rPr>
                <w:rFonts w:cs="Calibri"/>
                <w:sz w:val="18"/>
                <w:szCs w:val="18"/>
              </w:rPr>
            </w:pPr>
            <w:r w:rsidRPr="00D5163E">
              <w:rPr>
                <w:rFonts w:cs="Calibri"/>
                <w:sz w:val="18"/>
                <w:szCs w:val="18"/>
              </w:rPr>
              <w:t xml:space="preserve">Cumulative no. of innovative financial support schemes developed </w:t>
            </w:r>
            <w:r w:rsidRPr="00D5163E">
              <w:rPr>
                <w:rFonts w:eastAsia="Calibri" w:cs="Calibri"/>
                <w:sz w:val="18"/>
                <w:szCs w:val="18"/>
              </w:rPr>
              <w:t>to accelerate penetration of EE lighting systems</w:t>
            </w:r>
          </w:p>
        </w:tc>
        <w:tc>
          <w:tcPr>
            <w:tcW w:w="2070" w:type="dxa"/>
          </w:tcPr>
          <w:p w14:paraId="07114B7F" w14:textId="77777777" w:rsidR="0062112B" w:rsidRPr="00D5163E" w:rsidRDefault="0062112B" w:rsidP="007E081C">
            <w:pPr>
              <w:rPr>
                <w:sz w:val="18"/>
                <w:szCs w:val="18"/>
              </w:rPr>
            </w:pPr>
            <w:r w:rsidRPr="00D5163E">
              <w:rPr>
                <w:sz w:val="18"/>
                <w:szCs w:val="18"/>
              </w:rPr>
              <w:t xml:space="preserve">Counting of documents on financial support mechanisms that have been developed </w:t>
            </w:r>
          </w:p>
        </w:tc>
        <w:tc>
          <w:tcPr>
            <w:tcW w:w="1710" w:type="dxa"/>
            <w:shd w:val="clear" w:color="auto" w:fill="auto"/>
          </w:tcPr>
          <w:p w14:paraId="3D8A034E" w14:textId="77777777" w:rsidR="0062112B" w:rsidRPr="00D5163E" w:rsidRDefault="0062112B" w:rsidP="007E081C">
            <w:pPr>
              <w:rPr>
                <w:sz w:val="18"/>
                <w:szCs w:val="18"/>
              </w:rPr>
            </w:pPr>
            <w:r w:rsidRPr="00D5163E">
              <w:rPr>
                <w:sz w:val="18"/>
                <w:szCs w:val="18"/>
              </w:rPr>
              <w:t>MEMR/DGNEERC and validated by PMU</w:t>
            </w:r>
          </w:p>
        </w:tc>
        <w:tc>
          <w:tcPr>
            <w:tcW w:w="1082" w:type="dxa"/>
            <w:shd w:val="clear" w:color="auto" w:fill="auto"/>
          </w:tcPr>
          <w:p w14:paraId="72AD9BB4" w14:textId="77777777" w:rsidR="0062112B" w:rsidRPr="00D5163E" w:rsidRDefault="0062112B" w:rsidP="007E081C">
            <w:r w:rsidRPr="00D5163E">
              <w:rPr>
                <w:sz w:val="18"/>
                <w:szCs w:val="18"/>
              </w:rPr>
              <w:t>Reported in DO tab of the GEF PIR</w:t>
            </w:r>
          </w:p>
        </w:tc>
        <w:tc>
          <w:tcPr>
            <w:tcW w:w="1314" w:type="dxa"/>
            <w:shd w:val="clear" w:color="auto" w:fill="auto"/>
          </w:tcPr>
          <w:p w14:paraId="093B3677" w14:textId="771F96B9" w:rsidR="0062112B" w:rsidRPr="00D5163E" w:rsidRDefault="0062112B" w:rsidP="007E081C">
            <w:pPr>
              <w:rPr>
                <w:sz w:val="18"/>
                <w:szCs w:val="18"/>
              </w:rPr>
            </w:pPr>
            <w:r w:rsidRPr="00D5163E">
              <w:rPr>
                <w:sz w:val="18"/>
                <w:szCs w:val="18"/>
              </w:rPr>
              <w:t>MEMR/DGNREEC and P</w:t>
            </w:r>
            <w:r w:rsidR="008F7AE4" w:rsidRPr="00D5163E">
              <w:rPr>
                <w:sz w:val="18"/>
                <w:szCs w:val="18"/>
              </w:rPr>
              <w:t>M</w:t>
            </w:r>
            <w:r w:rsidRPr="00D5163E">
              <w:rPr>
                <w:sz w:val="18"/>
                <w:szCs w:val="18"/>
              </w:rPr>
              <w:t>U</w:t>
            </w:r>
          </w:p>
        </w:tc>
        <w:tc>
          <w:tcPr>
            <w:tcW w:w="2340" w:type="dxa"/>
            <w:shd w:val="clear" w:color="auto" w:fill="auto"/>
          </w:tcPr>
          <w:p w14:paraId="3FA52043" w14:textId="77777777" w:rsidR="0062112B" w:rsidRPr="00D5163E" w:rsidRDefault="0062112B" w:rsidP="007E081C">
            <w:pPr>
              <w:rPr>
                <w:sz w:val="18"/>
                <w:szCs w:val="18"/>
              </w:rPr>
            </w:pPr>
            <w:r w:rsidRPr="00D5163E">
              <w:rPr>
                <w:rFonts w:cs="Calibri"/>
                <w:sz w:val="18"/>
                <w:szCs w:val="18"/>
              </w:rPr>
              <w:t>Copy of the endorsed/approved policy and guidelines on financial support schemes</w:t>
            </w:r>
          </w:p>
        </w:tc>
        <w:tc>
          <w:tcPr>
            <w:tcW w:w="2662" w:type="dxa"/>
            <w:shd w:val="clear" w:color="auto" w:fill="auto"/>
          </w:tcPr>
          <w:p w14:paraId="3CD38A8C" w14:textId="77777777" w:rsidR="0062112B" w:rsidRPr="00D5163E" w:rsidRDefault="0062112B" w:rsidP="007E081C">
            <w:pPr>
              <w:rPr>
                <w:sz w:val="18"/>
                <w:szCs w:val="18"/>
              </w:rPr>
            </w:pPr>
            <w:r w:rsidRPr="00D5163E">
              <w:rPr>
                <w:rFonts w:cs="Calibri"/>
                <w:sz w:val="18"/>
                <w:szCs w:val="18"/>
              </w:rPr>
              <w:t>Banks and financial institutions</w:t>
            </w:r>
            <w:r w:rsidRPr="00D5163E">
              <w:rPr>
                <w:rStyle w:val="FootnoteReference"/>
                <w:rFonts w:ascii="Calibri" w:hAnsi="Calibri" w:cs="Calibri"/>
                <w:szCs w:val="18"/>
              </w:rPr>
              <w:footnoteReference w:id="22"/>
            </w:r>
            <w:r w:rsidRPr="00D5163E">
              <w:rPr>
                <w:rFonts w:cs="Calibri"/>
                <w:sz w:val="18"/>
                <w:szCs w:val="18"/>
              </w:rPr>
              <w:t xml:space="preserve"> are convinced about the business potential of manufacturing and market for LED systems</w:t>
            </w:r>
          </w:p>
        </w:tc>
      </w:tr>
      <w:tr w:rsidR="0062112B" w:rsidRPr="00D5163E" w14:paraId="7738B939" w14:textId="77777777" w:rsidTr="006E73AF">
        <w:trPr>
          <w:trHeight w:val="424"/>
        </w:trPr>
        <w:tc>
          <w:tcPr>
            <w:tcW w:w="1637" w:type="dxa"/>
            <w:vMerge/>
            <w:shd w:val="clear" w:color="auto" w:fill="auto"/>
          </w:tcPr>
          <w:p w14:paraId="623073B2" w14:textId="77777777" w:rsidR="0062112B" w:rsidRPr="00D5163E" w:rsidRDefault="0062112B" w:rsidP="007E081C">
            <w:pPr>
              <w:rPr>
                <w:b/>
                <w:sz w:val="18"/>
                <w:szCs w:val="18"/>
              </w:rPr>
            </w:pPr>
          </w:p>
        </w:tc>
        <w:tc>
          <w:tcPr>
            <w:tcW w:w="1806" w:type="dxa"/>
            <w:shd w:val="clear" w:color="auto" w:fill="auto"/>
          </w:tcPr>
          <w:p w14:paraId="77D361BB" w14:textId="77777777" w:rsidR="0062112B" w:rsidRPr="00D5163E" w:rsidRDefault="0062112B" w:rsidP="00DD7CE7">
            <w:pPr>
              <w:numPr>
                <w:ilvl w:val="0"/>
                <w:numId w:val="18"/>
              </w:numPr>
              <w:tabs>
                <w:tab w:val="num" w:pos="126"/>
                <w:tab w:val="num" w:pos="450"/>
              </w:tabs>
              <w:spacing w:after="0"/>
              <w:ind w:left="126" w:hanging="126"/>
              <w:rPr>
                <w:rFonts w:cs="Calibri"/>
                <w:sz w:val="18"/>
                <w:szCs w:val="18"/>
              </w:rPr>
            </w:pPr>
            <w:r w:rsidRPr="00D5163E">
              <w:rPr>
                <w:rFonts w:cs="Calibri"/>
                <w:sz w:val="18"/>
                <w:szCs w:val="18"/>
              </w:rPr>
              <w:t>Cumulative no. of pilot demonstrations</w:t>
            </w:r>
            <w:r w:rsidRPr="00D5163E">
              <w:rPr>
                <w:rFonts w:cs="Calibri"/>
                <w:sz w:val="18"/>
                <w:szCs w:val="18"/>
                <w:vertAlign w:val="superscript"/>
              </w:rPr>
              <w:footnoteReference w:id="23"/>
            </w:r>
            <w:r w:rsidRPr="00D5163E">
              <w:rPr>
                <w:rFonts w:cs="Calibri"/>
                <w:sz w:val="18"/>
                <w:szCs w:val="18"/>
              </w:rPr>
              <w:t xml:space="preserve"> completed and replication plans developed and approved for implementation</w:t>
            </w:r>
            <w:r w:rsidRPr="00D5163E">
              <w:rPr>
                <w:rStyle w:val="FootnoteReference"/>
                <w:rFonts w:cs="Calibri"/>
                <w:szCs w:val="18"/>
              </w:rPr>
              <w:footnoteReference w:id="24"/>
            </w:r>
          </w:p>
        </w:tc>
        <w:tc>
          <w:tcPr>
            <w:tcW w:w="2070" w:type="dxa"/>
          </w:tcPr>
          <w:p w14:paraId="03593C9F" w14:textId="77777777" w:rsidR="0062112B" w:rsidRPr="00D5163E" w:rsidRDefault="0062112B" w:rsidP="007E081C">
            <w:pPr>
              <w:rPr>
                <w:sz w:val="18"/>
                <w:szCs w:val="18"/>
              </w:rPr>
            </w:pPr>
            <w:r w:rsidRPr="00D5163E">
              <w:rPr>
                <w:sz w:val="18"/>
                <w:szCs w:val="18"/>
              </w:rPr>
              <w:t>Counting of pilot demonstration and replication plans that were developed and approve</w:t>
            </w:r>
          </w:p>
        </w:tc>
        <w:tc>
          <w:tcPr>
            <w:tcW w:w="1710" w:type="dxa"/>
            <w:shd w:val="clear" w:color="auto" w:fill="auto"/>
          </w:tcPr>
          <w:p w14:paraId="117752A4" w14:textId="77777777" w:rsidR="0062112B" w:rsidRPr="00D5163E" w:rsidRDefault="0062112B" w:rsidP="007E081C">
            <w:pPr>
              <w:rPr>
                <w:i/>
                <w:sz w:val="18"/>
                <w:szCs w:val="18"/>
              </w:rPr>
            </w:pPr>
            <w:r w:rsidRPr="00D5163E">
              <w:rPr>
                <w:sz w:val="18"/>
                <w:szCs w:val="18"/>
              </w:rPr>
              <w:t>MEMR/DGNEERC and validated by PMU</w:t>
            </w:r>
          </w:p>
        </w:tc>
        <w:tc>
          <w:tcPr>
            <w:tcW w:w="1082" w:type="dxa"/>
            <w:shd w:val="clear" w:color="auto" w:fill="auto"/>
          </w:tcPr>
          <w:p w14:paraId="29AA1DDE" w14:textId="77777777" w:rsidR="0062112B" w:rsidRPr="00D5163E" w:rsidRDefault="0062112B" w:rsidP="007E081C">
            <w:pPr>
              <w:rPr>
                <w:sz w:val="18"/>
                <w:szCs w:val="18"/>
              </w:rPr>
            </w:pPr>
            <w:r w:rsidRPr="00D5163E">
              <w:rPr>
                <w:sz w:val="18"/>
                <w:szCs w:val="18"/>
              </w:rPr>
              <w:t xml:space="preserve">Annually </w:t>
            </w:r>
          </w:p>
        </w:tc>
        <w:tc>
          <w:tcPr>
            <w:tcW w:w="1314" w:type="dxa"/>
            <w:shd w:val="clear" w:color="auto" w:fill="auto"/>
          </w:tcPr>
          <w:p w14:paraId="7E48A1A4" w14:textId="11E636F7" w:rsidR="0062112B" w:rsidRPr="00D5163E" w:rsidRDefault="0062112B" w:rsidP="007E081C">
            <w:pPr>
              <w:rPr>
                <w:sz w:val="18"/>
                <w:szCs w:val="18"/>
              </w:rPr>
            </w:pPr>
            <w:r w:rsidRPr="00D5163E">
              <w:rPr>
                <w:sz w:val="18"/>
                <w:szCs w:val="18"/>
              </w:rPr>
              <w:t>MEMR/DGNREEC and P</w:t>
            </w:r>
            <w:r w:rsidR="008F7AE4" w:rsidRPr="00D5163E">
              <w:rPr>
                <w:sz w:val="18"/>
                <w:szCs w:val="18"/>
              </w:rPr>
              <w:t>M</w:t>
            </w:r>
            <w:r w:rsidRPr="00D5163E">
              <w:rPr>
                <w:sz w:val="18"/>
                <w:szCs w:val="18"/>
              </w:rPr>
              <w:t>U</w:t>
            </w:r>
          </w:p>
        </w:tc>
        <w:tc>
          <w:tcPr>
            <w:tcW w:w="2340" w:type="dxa"/>
            <w:shd w:val="clear" w:color="auto" w:fill="auto"/>
          </w:tcPr>
          <w:p w14:paraId="436E022B" w14:textId="77777777" w:rsidR="0062112B" w:rsidRPr="00D5163E" w:rsidRDefault="0062112B" w:rsidP="007E081C">
            <w:pPr>
              <w:rPr>
                <w:i/>
                <w:sz w:val="18"/>
                <w:szCs w:val="18"/>
              </w:rPr>
            </w:pPr>
            <w:r w:rsidRPr="00D5163E">
              <w:rPr>
                <w:sz w:val="18"/>
                <w:szCs w:val="18"/>
              </w:rPr>
              <w:t>MEMR Reports on construction and operation           of the demo units an dplans for relicaiton</w:t>
            </w:r>
            <w:r w:rsidRPr="00D5163E">
              <w:rPr>
                <w:i/>
                <w:sz w:val="18"/>
                <w:szCs w:val="18"/>
              </w:rPr>
              <w:t xml:space="preserve">. </w:t>
            </w:r>
          </w:p>
        </w:tc>
        <w:tc>
          <w:tcPr>
            <w:tcW w:w="2662" w:type="dxa"/>
            <w:shd w:val="clear" w:color="auto" w:fill="auto"/>
          </w:tcPr>
          <w:p w14:paraId="6E56138B" w14:textId="77777777" w:rsidR="0062112B" w:rsidRPr="00D5163E" w:rsidRDefault="0062112B" w:rsidP="007E081C">
            <w:pPr>
              <w:rPr>
                <w:i/>
                <w:sz w:val="18"/>
                <w:szCs w:val="18"/>
              </w:rPr>
            </w:pPr>
            <w:r w:rsidRPr="00D5163E">
              <w:rPr>
                <w:rFonts w:cs="Calibri"/>
                <w:sz w:val="18"/>
                <w:szCs w:val="18"/>
              </w:rPr>
              <w:t>Banks and financial institutions</w:t>
            </w:r>
            <w:r w:rsidRPr="00D5163E">
              <w:rPr>
                <w:rStyle w:val="FootnoteReference"/>
                <w:rFonts w:ascii="Calibri" w:hAnsi="Calibri" w:cs="Calibri"/>
                <w:szCs w:val="18"/>
              </w:rPr>
              <w:footnoteReference w:id="25"/>
            </w:r>
            <w:r w:rsidRPr="00D5163E">
              <w:rPr>
                <w:rFonts w:cs="Calibri"/>
                <w:sz w:val="18"/>
                <w:szCs w:val="18"/>
              </w:rPr>
              <w:t xml:space="preserve"> are convinced about the business potential of manufacturing and market for LED systems</w:t>
            </w:r>
          </w:p>
        </w:tc>
      </w:tr>
      <w:tr w:rsidR="0062112B" w:rsidRPr="00D5163E" w14:paraId="64A31E4D" w14:textId="77777777" w:rsidTr="006E73AF">
        <w:trPr>
          <w:trHeight w:val="424"/>
        </w:trPr>
        <w:tc>
          <w:tcPr>
            <w:tcW w:w="1637" w:type="dxa"/>
            <w:vMerge/>
            <w:shd w:val="clear" w:color="auto" w:fill="auto"/>
          </w:tcPr>
          <w:p w14:paraId="5626B7F7" w14:textId="77777777" w:rsidR="0062112B" w:rsidRPr="00D5163E" w:rsidRDefault="0062112B" w:rsidP="007E081C">
            <w:pPr>
              <w:rPr>
                <w:b/>
                <w:sz w:val="18"/>
                <w:szCs w:val="18"/>
              </w:rPr>
            </w:pPr>
          </w:p>
        </w:tc>
        <w:tc>
          <w:tcPr>
            <w:tcW w:w="1806" w:type="dxa"/>
            <w:shd w:val="clear" w:color="auto" w:fill="auto"/>
          </w:tcPr>
          <w:p w14:paraId="2E80E755" w14:textId="77777777" w:rsidR="00233E92" w:rsidRPr="00D5163E" w:rsidRDefault="00233E92" w:rsidP="00DD7CE7">
            <w:pPr>
              <w:numPr>
                <w:ilvl w:val="0"/>
                <w:numId w:val="18"/>
              </w:numPr>
              <w:tabs>
                <w:tab w:val="num" w:pos="126"/>
                <w:tab w:val="num" w:pos="450"/>
              </w:tabs>
              <w:spacing w:after="0"/>
              <w:ind w:left="126" w:hanging="126"/>
              <w:rPr>
                <w:rFonts w:ascii="Times New Roman" w:hAnsi="Times New Roman" w:cs="Calibri"/>
                <w:noProof/>
                <w:sz w:val="18"/>
                <w:szCs w:val="18"/>
              </w:rPr>
            </w:pPr>
            <w:r w:rsidRPr="00D5163E">
              <w:rPr>
                <w:rFonts w:cs="Calibri"/>
                <w:sz w:val="18"/>
                <w:szCs w:val="18"/>
              </w:rPr>
              <w:t>Number of stakeholders engaged</w:t>
            </w:r>
          </w:p>
          <w:p w14:paraId="22376D57" w14:textId="77777777" w:rsidR="00233E92" w:rsidRPr="00D5163E" w:rsidRDefault="00233E92" w:rsidP="00DD7CE7">
            <w:pPr>
              <w:pStyle w:val="ListParagraph"/>
              <w:numPr>
                <w:ilvl w:val="0"/>
                <w:numId w:val="23"/>
              </w:numPr>
              <w:ind w:left="342" w:hanging="212"/>
              <w:contextualSpacing/>
              <w:jc w:val="both"/>
              <w:rPr>
                <w:rFonts w:ascii="Calibri" w:hAnsi="Calibri" w:cs="Calibri"/>
                <w:noProof/>
                <w:sz w:val="18"/>
                <w:szCs w:val="18"/>
              </w:rPr>
            </w:pPr>
            <w:r w:rsidRPr="00D5163E">
              <w:rPr>
                <w:rFonts w:ascii="Calibri" w:hAnsi="Calibri" w:cs="Calibri"/>
                <w:sz w:val="18"/>
                <w:szCs w:val="18"/>
              </w:rPr>
              <w:t>municipalities</w:t>
            </w:r>
          </w:p>
          <w:p w14:paraId="436A64B1" w14:textId="77777777" w:rsidR="00233E92" w:rsidRPr="00D5163E" w:rsidRDefault="00233E92" w:rsidP="00DD7CE7">
            <w:pPr>
              <w:pStyle w:val="ListParagraph"/>
              <w:numPr>
                <w:ilvl w:val="0"/>
                <w:numId w:val="23"/>
              </w:numPr>
              <w:ind w:left="342" w:hanging="212"/>
              <w:contextualSpacing/>
              <w:jc w:val="both"/>
              <w:rPr>
                <w:rFonts w:ascii="Calibri" w:hAnsi="Calibri" w:cs="Calibri"/>
                <w:noProof/>
                <w:sz w:val="18"/>
                <w:szCs w:val="18"/>
              </w:rPr>
            </w:pPr>
            <w:r w:rsidRPr="00D5163E">
              <w:rPr>
                <w:rFonts w:ascii="Calibri" w:hAnsi="Calibri" w:cs="Calibri"/>
                <w:sz w:val="18"/>
                <w:szCs w:val="18"/>
              </w:rPr>
              <w:t xml:space="preserve">clients (project developers/ building owners) </w:t>
            </w:r>
          </w:p>
          <w:p w14:paraId="63A5BC15" w14:textId="77777777" w:rsidR="00233E92" w:rsidRPr="00D5163E" w:rsidRDefault="00233E92" w:rsidP="00DD7CE7">
            <w:pPr>
              <w:pStyle w:val="ListParagraph"/>
              <w:numPr>
                <w:ilvl w:val="0"/>
                <w:numId w:val="23"/>
              </w:numPr>
              <w:ind w:left="342" w:hanging="212"/>
              <w:contextualSpacing/>
              <w:jc w:val="both"/>
              <w:rPr>
                <w:rFonts w:ascii="Calibri" w:hAnsi="Calibri" w:cs="Calibri"/>
                <w:noProof/>
                <w:sz w:val="18"/>
                <w:szCs w:val="18"/>
              </w:rPr>
            </w:pPr>
            <w:r w:rsidRPr="00D5163E">
              <w:rPr>
                <w:rFonts w:ascii="Calibri" w:hAnsi="Calibri" w:cs="Calibri"/>
                <w:sz w:val="18"/>
                <w:szCs w:val="18"/>
              </w:rPr>
              <w:t xml:space="preserve">technology providers </w:t>
            </w:r>
          </w:p>
          <w:p w14:paraId="266C6D1A" w14:textId="2931F7D8" w:rsidR="0062112B" w:rsidRPr="00D5163E" w:rsidRDefault="00233E92" w:rsidP="00DD7CE7">
            <w:pPr>
              <w:pStyle w:val="ListParagraph"/>
              <w:numPr>
                <w:ilvl w:val="0"/>
                <w:numId w:val="89"/>
              </w:numPr>
              <w:ind w:left="348" w:hanging="180"/>
              <w:rPr>
                <w:rFonts w:cs="Calibri"/>
                <w:sz w:val="18"/>
                <w:szCs w:val="18"/>
              </w:rPr>
            </w:pPr>
            <w:r w:rsidRPr="00D5163E">
              <w:rPr>
                <w:rFonts w:ascii="Calibri" w:hAnsi="Calibri" w:cs="Calibri"/>
                <w:sz w:val="18"/>
                <w:szCs w:val="18"/>
              </w:rPr>
              <w:t>financial institutions</w:t>
            </w:r>
          </w:p>
        </w:tc>
        <w:tc>
          <w:tcPr>
            <w:tcW w:w="2070" w:type="dxa"/>
          </w:tcPr>
          <w:p w14:paraId="28A24747" w14:textId="77777777" w:rsidR="0062112B" w:rsidRPr="00D5163E" w:rsidRDefault="0062112B" w:rsidP="007E081C">
            <w:pPr>
              <w:rPr>
                <w:sz w:val="18"/>
                <w:szCs w:val="18"/>
              </w:rPr>
            </w:pPr>
            <w:r w:rsidRPr="00D5163E">
              <w:rPr>
                <w:sz w:val="18"/>
                <w:szCs w:val="18"/>
              </w:rPr>
              <w:t>Calculated from survey results using the typical data regarding the pilot projects</w:t>
            </w:r>
          </w:p>
        </w:tc>
        <w:tc>
          <w:tcPr>
            <w:tcW w:w="1710" w:type="dxa"/>
            <w:shd w:val="clear" w:color="auto" w:fill="auto"/>
          </w:tcPr>
          <w:p w14:paraId="7495378C" w14:textId="77777777" w:rsidR="0062112B" w:rsidRPr="00D5163E" w:rsidRDefault="0062112B" w:rsidP="007E081C">
            <w:pPr>
              <w:rPr>
                <w:sz w:val="18"/>
                <w:szCs w:val="18"/>
              </w:rPr>
            </w:pPr>
            <w:r w:rsidRPr="00D5163E">
              <w:rPr>
                <w:sz w:val="18"/>
                <w:szCs w:val="18"/>
              </w:rPr>
              <w:t>MEMR/DGNEERC and validated by PMU</w:t>
            </w:r>
          </w:p>
        </w:tc>
        <w:tc>
          <w:tcPr>
            <w:tcW w:w="1082" w:type="dxa"/>
            <w:shd w:val="clear" w:color="auto" w:fill="auto"/>
          </w:tcPr>
          <w:p w14:paraId="1B80DE03" w14:textId="77777777" w:rsidR="0062112B" w:rsidRPr="00D5163E" w:rsidRDefault="0062112B" w:rsidP="007E081C">
            <w:pPr>
              <w:rPr>
                <w:sz w:val="18"/>
                <w:szCs w:val="18"/>
              </w:rPr>
            </w:pPr>
            <w:r w:rsidRPr="00D5163E">
              <w:rPr>
                <w:sz w:val="18"/>
                <w:szCs w:val="18"/>
              </w:rPr>
              <w:t>Annually</w:t>
            </w:r>
          </w:p>
        </w:tc>
        <w:tc>
          <w:tcPr>
            <w:tcW w:w="1314" w:type="dxa"/>
            <w:shd w:val="clear" w:color="auto" w:fill="auto"/>
          </w:tcPr>
          <w:p w14:paraId="39D1DF00" w14:textId="7CFDE152" w:rsidR="0062112B" w:rsidRPr="00D5163E" w:rsidRDefault="0062112B" w:rsidP="007E081C">
            <w:pPr>
              <w:rPr>
                <w:sz w:val="18"/>
                <w:szCs w:val="18"/>
              </w:rPr>
            </w:pPr>
            <w:r w:rsidRPr="00D5163E">
              <w:rPr>
                <w:sz w:val="18"/>
                <w:szCs w:val="18"/>
              </w:rPr>
              <w:t>MEMR/DGNREEC and P</w:t>
            </w:r>
            <w:r w:rsidR="008F7AE4" w:rsidRPr="00D5163E">
              <w:rPr>
                <w:sz w:val="18"/>
                <w:szCs w:val="18"/>
              </w:rPr>
              <w:t>M</w:t>
            </w:r>
            <w:r w:rsidRPr="00D5163E">
              <w:rPr>
                <w:sz w:val="18"/>
                <w:szCs w:val="18"/>
              </w:rPr>
              <w:t>U</w:t>
            </w:r>
          </w:p>
        </w:tc>
        <w:tc>
          <w:tcPr>
            <w:tcW w:w="2340" w:type="dxa"/>
            <w:shd w:val="clear" w:color="auto" w:fill="auto"/>
          </w:tcPr>
          <w:p w14:paraId="4364C889" w14:textId="77777777" w:rsidR="0062112B" w:rsidRPr="00D5163E" w:rsidRDefault="0062112B" w:rsidP="007E081C">
            <w:pPr>
              <w:rPr>
                <w:sz w:val="18"/>
                <w:szCs w:val="18"/>
              </w:rPr>
            </w:pPr>
            <w:r w:rsidRPr="00D5163E">
              <w:rPr>
                <w:rFonts w:cs="Calibri"/>
                <w:sz w:val="18"/>
                <w:szCs w:val="18"/>
              </w:rPr>
              <w:t>Reports on survey results and analysis at inception, mid-term and EOP</w:t>
            </w:r>
          </w:p>
        </w:tc>
        <w:tc>
          <w:tcPr>
            <w:tcW w:w="2662" w:type="dxa"/>
            <w:shd w:val="clear" w:color="auto" w:fill="auto"/>
          </w:tcPr>
          <w:p w14:paraId="0C6DF8D4" w14:textId="77777777" w:rsidR="0062112B" w:rsidRPr="00D5163E" w:rsidRDefault="0062112B" w:rsidP="007E081C">
            <w:pPr>
              <w:tabs>
                <w:tab w:val="num" w:pos="450"/>
              </w:tabs>
              <w:spacing w:after="0"/>
              <w:rPr>
                <w:rFonts w:eastAsia="Times New Roman" w:cstheme="minorHAnsi"/>
                <w:sz w:val="18"/>
                <w:szCs w:val="18"/>
                <w:lang w:eastAsia="en-GB"/>
              </w:rPr>
            </w:pPr>
            <w:r w:rsidRPr="00D5163E">
              <w:rPr>
                <w:rFonts w:eastAsia="Times New Roman" w:cstheme="minorHAnsi"/>
                <w:sz w:val="18"/>
                <w:szCs w:val="18"/>
                <w:lang w:eastAsia="en-GB"/>
              </w:rPr>
              <w:t xml:space="preserve">The design and installation of the EEL systems is well informed on women’s and men’s </w:t>
            </w:r>
            <w:r w:rsidRPr="00D5163E">
              <w:rPr>
                <w:rFonts w:cstheme="minorHAnsi"/>
                <w:sz w:val="18"/>
                <w:szCs w:val="18"/>
              </w:rPr>
              <w:t>needs, preferences and habits in consumption and disposal of EEL technologies</w:t>
            </w:r>
          </w:p>
          <w:p w14:paraId="71EF944F" w14:textId="77777777" w:rsidR="0062112B" w:rsidRPr="00D5163E" w:rsidRDefault="0062112B" w:rsidP="007E081C">
            <w:pPr>
              <w:tabs>
                <w:tab w:val="num" w:pos="450"/>
              </w:tabs>
              <w:spacing w:after="0"/>
              <w:rPr>
                <w:rFonts w:cstheme="minorHAnsi"/>
                <w:sz w:val="18"/>
                <w:szCs w:val="18"/>
              </w:rPr>
            </w:pPr>
          </w:p>
          <w:p w14:paraId="0F199CDA" w14:textId="77777777" w:rsidR="0062112B" w:rsidRPr="00D5163E" w:rsidRDefault="0062112B" w:rsidP="007E081C">
            <w:pPr>
              <w:rPr>
                <w:rFonts w:cs="Calibri"/>
                <w:sz w:val="18"/>
                <w:szCs w:val="18"/>
              </w:rPr>
            </w:pPr>
            <w:r w:rsidRPr="00D5163E">
              <w:rPr>
                <w:rFonts w:eastAsia="Times New Roman"/>
                <w:sz w:val="18"/>
                <w:szCs w:val="18"/>
                <w:lang w:eastAsia="en-GB"/>
              </w:rPr>
              <w:t>The design and implementation of the awareness raising program has considered women’s and men’s</w:t>
            </w:r>
            <w:r w:rsidRPr="00D5163E">
              <w:rPr>
                <w:rFonts w:eastAsia="Times New Roman" w:cstheme="minorHAnsi"/>
                <w:sz w:val="18"/>
                <w:szCs w:val="18"/>
                <w:lang w:eastAsia="en-GB"/>
              </w:rPr>
              <w:t xml:space="preserve"> </w:t>
            </w:r>
            <w:r w:rsidRPr="00D5163E">
              <w:rPr>
                <w:rFonts w:eastAsia="Times New Roman"/>
                <w:sz w:val="18"/>
                <w:szCs w:val="18"/>
                <w:lang w:eastAsia="en-GB"/>
              </w:rPr>
              <w:t xml:space="preserve">information needs on EEL </w:t>
            </w:r>
            <w:r w:rsidRPr="00D5163E">
              <w:rPr>
                <w:rFonts w:eastAsia="Times New Roman"/>
                <w:sz w:val="18"/>
                <w:szCs w:val="18"/>
                <w:lang w:eastAsia="en-GB"/>
              </w:rPr>
              <w:lastRenderedPageBreak/>
              <w:t>systems and preferred channels for information sharing</w:t>
            </w:r>
          </w:p>
        </w:tc>
      </w:tr>
      <w:tr w:rsidR="0062112B" w:rsidRPr="00D5163E" w14:paraId="1F5DB4C2" w14:textId="77777777" w:rsidTr="006E73AF">
        <w:trPr>
          <w:trHeight w:val="424"/>
        </w:trPr>
        <w:tc>
          <w:tcPr>
            <w:tcW w:w="1637" w:type="dxa"/>
            <w:vMerge/>
            <w:shd w:val="clear" w:color="auto" w:fill="auto"/>
          </w:tcPr>
          <w:p w14:paraId="60CE5845" w14:textId="77777777" w:rsidR="0062112B" w:rsidRPr="00D5163E" w:rsidRDefault="0062112B" w:rsidP="007E081C">
            <w:pPr>
              <w:rPr>
                <w:b/>
                <w:sz w:val="18"/>
                <w:szCs w:val="18"/>
              </w:rPr>
            </w:pPr>
          </w:p>
        </w:tc>
        <w:tc>
          <w:tcPr>
            <w:tcW w:w="1806" w:type="dxa"/>
            <w:shd w:val="clear" w:color="auto" w:fill="auto"/>
          </w:tcPr>
          <w:p w14:paraId="0B037B84" w14:textId="4BB3526F" w:rsidR="0062112B" w:rsidRPr="00D5163E" w:rsidRDefault="00876475" w:rsidP="00DD7CE7">
            <w:pPr>
              <w:pStyle w:val="ListParagraph"/>
              <w:numPr>
                <w:ilvl w:val="0"/>
                <w:numId w:val="23"/>
              </w:numPr>
              <w:ind w:left="342" w:hanging="212"/>
              <w:contextualSpacing/>
              <w:jc w:val="both"/>
              <w:rPr>
                <w:rFonts w:ascii="Calibri" w:hAnsi="Calibri" w:cs="Calibri"/>
                <w:sz w:val="18"/>
                <w:szCs w:val="18"/>
              </w:rPr>
            </w:pPr>
            <w:r w:rsidRPr="00D5163E">
              <w:rPr>
                <w:rFonts w:eastAsia="Times New Roman" w:cstheme="minorHAnsi"/>
                <w:sz w:val="18"/>
                <w:szCs w:val="18"/>
                <w:lang w:eastAsia="en-GB"/>
              </w:rPr>
              <w:t>Women’s and men’s level of satisfaction with EEL systems provided (reliability, affordability, convenience, efficiency</w:t>
            </w:r>
            <w:r w:rsidRPr="00D5163E">
              <w:rPr>
                <w:rFonts w:cs="Calibri"/>
                <w:sz w:val="18"/>
                <w:szCs w:val="18"/>
              </w:rPr>
              <w:t>)</w:t>
            </w:r>
          </w:p>
        </w:tc>
        <w:tc>
          <w:tcPr>
            <w:tcW w:w="2070" w:type="dxa"/>
          </w:tcPr>
          <w:p w14:paraId="1FA61B5F" w14:textId="557E16D4" w:rsidR="0062112B" w:rsidRPr="00D5163E" w:rsidRDefault="00876475" w:rsidP="007E081C">
            <w:pPr>
              <w:rPr>
                <w:sz w:val="18"/>
                <w:szCs w:val="18"/>
              </w:rPr>
            </w:pPr>
            <w:r w:rsidRPr="00D5163E">
              <w:rPr>
                <w:sz w:val="18"/>
                <w:szCs w:val="18"/>
              </w:rPr>
              <w:t>Calculated from survey results using the typical data regarding the pilot projects</w:t>
            </w:r>
          </w:p>
        </w:tc>
        <w:tc>
          <w:tcPr>
            <w:tcW w:w="1710" w:type="dxa"/>
            <w:shd w:val="clear" w:color="auto" w:fill="auto"/>
          </w:tcPr>
          <w:p w14:paraId="4274C9A1" w14:textId="77777777" w:rsidR="0062112B" w:rsidRPr="00D5163E" w:rsidRDefault="0062112B" w:rsidP="007E081C">
            <w:pPr>
              <w:rPr>
                <w:i/>
                <w:sz w:val="18"/>
                <w:szCs w:val="18"/>
              </w:rPr>
            </w:pPr>
            <w:r w:rsidRPr="00D5163E">
              <w:rPr>
                <w:sz w:val="18"/>
                <w:szCs w:val="18"/>
              </w:rPr>
              <w:t>MEMR/DGNEERC and validated by PMU</w:t>
            </w:r>
          </w:p>
        </w:tc>
        <w:tc>
          <w:tcPr>
            <w:tcW w:w="1082" w:type="dxa"/>
            <w:shd w:val="clear" w:color="auto" w:fill="auto"/>
          </w:tcPr>
          <w:p w14:paraId="1567EF38" w14:textId="77777777" w:rsidR="0062112B" w:rsidRPr="00D5163E" w:rsidRDefault="0062112B" w:rsidP="007E081C">
            <w:r w:rsidRPr="00D5163E">
              <w:rPr>
                <w:sz w:val="18"/>
                <w:szCs w:val="18"/>
              </w:rPr>
              <w:t>Reported in DO tab of the GEF PIR</w:t>
            </w:r>
          </w:p>
        </w:tc>
        <w:tc>
          <w:tcPr>
            <w:tcW w:w="1314" w:type="dxa"/>
            <w:shd w:val="clear" w:color="auto" w:fill="auto"/>
          </w:tcPr>
          <w:p w14:paraId="4F5106FE" w14:textId="613E97E8" w:rsidR="0062112B" w:rsidRPr="00D5163E" w:rsidRDefault="0062112B" w:rsidP="007E081C">
            <w:pPr>
              <w:rPr>
                <w:sz w:val="18"/>
                <w:szCs w:val="18"/>
              </w:rPr>
            </w:pPr>
            <w:r w:rsidRPr="00D5163E">
              <w:rPr>
                <w:sz w:val="18"/>
                <w:szCs w:val="18"/>
              </w:rPr>
              <w:t>MEMR/DGNREEC and P</w:t>
            </w:r>
            <w:r w:rsidR="008F7AE4" w:rsidRPr="00D5163E">
              <w:rPr>
                <w:sz w:val="18"/>
                <w:szCs w:val="18"/>
              </w:rPr>
              <w:t>M</w:t>
            </w:r>
            <w:r w:rsidRPr="00D5163E">
              <w:rPr>
                <w:sz w:val="18"/>
                <w:szCs w:val="18"/>
              </w:rPr>
              <w:t>U</w:t>
            </w:r>
          </w:p>
        </w:tc>
        <w:tc>
          <w:tcPr>
            <w:tcW w:w="2340" w:type="dxa"/>
            <w:shd w:val="clear" w:color="auto" w:fill="auto"/>
          </w:tcPr>
          <w:p w14:paraId="72861B55" w14:textId="77777777" w:rsidR="0062112B" w:rsidRPr="00D5163E" w:rsidRDefault="0062112B" w:rsidP="00DD7CE7">
            <w:pPr>
              <w:pStyle w:val="ListParagraph"/>
              <w:numPr>
                <w:ilvl w:val="0"/>
                <w:numId w:val="20"/>
              </w:numPr>
              <w:ind w:left="160" w:hanging="142"/>
              <w:contextualSpacing/>
              <w:jc w:val="both"/>
              <w:rPr>
                <w:rFonts w:ascii="Calibri" w:hAnsi="Calibri" w:cs="Calibri"/>
                <w:sz w:val="18"/>
                <w:szCs w:val="18"/>
              </w:rPr>
            </w:pPr>
            <w:r w:rsidRPr="00D5163E">
              <w:rPr>
                <w:rFonts w:ascii="Calibri" w:hAnsi="Calibri" w:cs="Calibri"/>
                <w:sz w:val="18"/>
                <w:szCs w:val="18"/>
              </w:rPr>
              <w:t>Reports on workshops and promotional events conducted and on participants training evaluation.</w:t>
            </w:r>
          </w:p>
          <w:p w14:paraId="1DD37CA6" w14:textId="77777777" w:rsidR="0062112B" w:rsidRPr="00D5163E" w:rsidRDefault="0062112B" w:rsidP="00DD7CE7">
            <w:pPr>
              <w:pStyle w:val="ListParagraph"/>
              <w:numPr>
                <w:ilvl w:val="0"/>
                <w:numId w:val="20"/>
              </w:numPr>
              <w:ind w:left="160" w:hanging="142"/>
              <w:contextualSpacing/>
              <w:jc w:val="both"/>
              <w:rPr>
                <w:rFonts w:ascii="Calibri" w:hAnsi="Calibri" w:cs="Calibri"/>
                <w:sz w:val="18"/>
                <w:szCs w:val="18"/>
              </w:rPr>
            </w:pPr>
            <w:r w:rsidRPr="00D5163E">
              <w:rPr>
                <w:rFonts w:ascii="Calibri" w:hAnsi="Calibri" w:cs="Calibri"/>
                <w:sz w:val="18"/>
                <w:szCs w:val="18"/>
              </w:rPr>
              <w:t>Letters of interest from FI, technology providers and municipalities</w:t>
            </w:r>
          </w:p>
        </w:tc>
        <w:tc>
          <w:tcPr>
            <w:tcW w:w="2662" w:type="dxa"/>
            <w:shd w:val="clear" w:color="auto" w:fill="auto"/>
          </w:tcPr>
          <w:p w14:paraId="5561AE04" w14:textId="77777777" w:rsidR="0062112B" w:rsidRPr="00D5163E" w:rsidRDefault="0062112B" w:rsidP="007E081C">
            <w:pPr>
              <w:rPr>
                <w:i/>
                <w:sz w:val="18"/>
                <w:szCs w:val="18"/>
              </w:rPr>
            </w:pPr>
            <w:r w:rsidRPr="00D5163E">
              <w:rPr>
                <w:rFonts w:cs="Calibri"/>
                <w:sz w:val="18"/>
                <w:szCs w:val="18"/>
              </w:rPr>
              <w:t>Banks and financial institutions</w:t>
            </w:r>
            <w:r w:rsidRPr="00D5163E">
              <w:rPr>
                <w:rStyle w:val="FootnoteReference"/>
                <w:rFonts w:ascii="Calibri" w:hAnsi="Calibri" w:cs="Calibri"/>
                <w:szCs w:val="18"/>
              </w:rPr>
              <w:footnoteReference w:id="26"/>
            </w:r>
            <w:r w:rsidRPr="00D5163E">
              <w:rPr>
                <w:rFonts w:cs="Calibri"/>
                <w:sz w:val="18"/>
                <w:szCs w:val="18"/>
              </w:rPr>
              <w:t xml:space="preserve"> are convinced about the business potential of manufacturing and market for LED systems</w:t>
            </w:r>
          </w:p>
        </w:tc>
      </w:tr>
      <w:tr w:rsidR="0062112B" w:rsidRPr="00D5163E" w14:paraId="399205BC" w14:textId="77777777" w:rsidTr="006E73AF">
        <w:trPr>
          <w:trHeight w:val="424"/>
        </w:trPr>
        <w:tc>
          <w:tcPr>
            <w:tcW w:w="1637" w:type="dxa"/>
            <w:shd w:val="clear" w:color="auto" w:fill="auto"/>
          </w:tcPr>
          <w:p w14:paraId="68EC4021" w14:textId="3E025240" w:rsidR="0062112B" w:rsidRPr="00D5163E" w:rsidRDefault="0062112B" w:rsidP="002C2489">
            <w:pPr>
              <w:rPr>
                <w:b/>
                <w:sz w:val="18"/>
                <w:szCs w:val="18"/>
              </w:rPr>
            </w:pPr>
            <w:r w:rsidRPr="00D5163E">
              <w:rPr>
                <w:b/>
                <w:sz w:val="18"/>
                <w:szCs w:val="18"/>
              </w:rPr>
              <w:t xml:space="preserve">Mid-term GEF </w:t>
            </w:r>
            <w:r w:rsidR="00AA3CFF" w:rsidRPr="00D5163E">
              <w:rPr>
                <w:b/>
                <w:sz w:val="18"/>
                <w:szCs w:val="18"/>
              </w:rPr>
              <w:t>Core Indicators</w:t>
            </w:r>
            <w:r w:rsidRPr="00D5163E">
              <w:rPr>
                <w:b/>
                <w:sz w:val="18"/>
                <w:szCs w:val="18"/>
              </w:rPr>
              <w:t xml:space="preserve"> (if FSP project only)</w:t>
            </w:r>
          </w:p>
        </w:tc>
        <w:tc>
          <w:tcPr>
            <w:tcW w:w="1806" w:type="dxa"/>
            <w:shd w:val="clear" w:color="auto" w:fill="auto"/>
          </w:tcPr>
          <w:p w14:paraId="4A652108" w14:textId="77777777" w:rsidR="0062112B" w:rsidRPr="00D5163E" w:rsidRDefault="0062112B" w:rsidP="007E081C">
            <w:pPr>
              <w:rPr>
                <w:sz w:val="18"/>
                <w:szCs w:val="18"/>
              </w:rPr>
            </w:pPr>
            <w:r w:rsidRPr="00D5163E">
              <w:rPr>
                <w:sz w:val="18"/>
                <w:szCs w:val="18"/>
              </w:rPr>
              <w:t>N/A</w:t>
            </w:r>
          </w:p>
        </w:tc>
        <w:tc>
          <w:tcPr>
            <w:tcW w:w="2070" w:type="dxa"/>
          </w:tcPr>
          <w:p w14:paraId="24B11117" w14:textId="77777777" w:rsidR="0062112B" w:rsidRPr="00D5163E" w:rsidRDefault="0062112B" w:rsidP="007E081C">
            <w:pPr>
              <w:rPr>
                <w:sz w:val="18"/>
                <w:szCs w:val="18"/>
              </w:rPr>
            </w:pPr>
            <w:r w:rsidRPr="00D5163E">
              <w:rPr>
                <w:sz w:val="18"/>
                <w:szCs w:val="18"/>
              </w:rPr>
              <w:t>N/A</w:t>
            </w:r>
          </w:p>
        </w:tc>
        <w:tc>
          <w:tcPr>
            <w:tcW w:w="1710" w:type="dxa"/>
            <w:shd w:val="clear" w:color="auto" w:fill="auto"/>
          </w:tcPr>
          <w:p w14:paraId="37E96963" w14:textId="60D7417D" w:rsidR="0062112B" w:rsidRPr="00D5163E" w:rsidRDefault="0062112B" w:rsidP="007E081C">
            <w:pPr>
              <w:rPr>
                <w:sz w:val="18"/>
                <w:szCs w:val="18"/>
              </w:rPr>
            </w:pPr>
            <w:r w:rsidRPr="00D5163E">
              <w:rPr>
                <w:sz w:val="18"/>
                <w:szCs w:val="18"/>
              </w:rPr>
              <w:t xml:space="preserve">Standard GEF </w:t>
            </w:r>
            <w:r w:rsidR="00AA3CFF" w:rsidRPr="00D5163E">
              <w:rPr>
                <w:sz w:val="18"/>
                <w:szCs w:val="18"/>
              </w:rPr>
              <w:t>Core Indicators</w:t>
            </w:r>
            <w:r w:rsidR="003B3A7E" w:rsidRPr="00D5163E">
              <w:rPr>
                <w:sz w:val="18"/>
                <w:szCs w:val="18"/>
              </w:rPr>
              <w:t xml:space="preserve"> </w:t>
            </w:r>
            <w:r w:rsidRPr="00D5163E">
              <w:rPr>
                <w:sz w:val="18"/>
                <w:szCs w:val="18"/>
              </w:rPr>
              <w:t xml:space="preserve">available at </w:t>
            </w:r>
            <w:hyperlink r:id="rId44" w:history="1">
              <w:r w:rsidRPr="00D5163E">
                <w:rPr>
                  <w:rStyle w:val="Hyperlink"/>
                  <w:sz w:val="18"/>
                  <w:szCs w:val="18"/>
                </w:rPr>
                <w:t>www.thegef.org</w:t>
              </w:r>
            </w:hyperlink>
            <w:r w:rsidRPr="00D5163E">
              <w:rPr>
                <w:sz w:val="18"/>
                <w:szCs w:val="18"/>
              </w:rPr>
              <w:t xml:space="preserve"> Baseline GEF </w:t>
            </w:r>
            <w:r w:rsidR="00AA3CFF" w:rsidRPr="00D5163E">
              <w:rPr>
                <w:sz w:val="18"/>
                <w:szCs w:val="18"/>
              </w:rPr>
              <w:t>Core Indicators</w:t>
            </w:r>
            <w:r w:rsidR="003B3A7E" w:rsidRPr="00D5163E">
              <w:rPr>
                <w:sz w:val="18"/>
                <w:szCs w:val="18"/>
              </w:rPr>
              <w:t xml:space="preserve"> </w:t>
            </w:r>
            <w:r w:rsidRPr="00D5163E">
              <w:rPr>
                <w:sz w:val="18"/>
                <w:szCs w:val="18"/>
              </w:rPr>
              <w:t>Tool included in Annex.</w:t>
            </w:r>
          </w:p>
          <w:p w14:paraId="107CC020" w14:textId="77777777" w:rsidR="0062112B" w:rsidRPr="00D5163E" w:rsidRDefault="0062112B" w:rsidP="007E081C">
            <w:pPr>
              <w:rPr>
                <w:sz w:val="18"/>
                <w:szCs w:val="18"/>
              </w:rPr>
            </w:pPr>
          </w:p>
        </w:tc>
        <w:tc>
          <w:tcPr>
            <w:tcW w:w="1082" w:type="dxa"/>
            <w:shd w:val="clear" w:color="auto" w:fill="auto"/>
          </w:tcPr>
          <w:p w14:paraId="1CE35834" w14:textId="77777777" w:rsidR="0062112B" w:rsidRPr="00D5163E" w:rsidRDefault="0062112B" w:rsidP="007E081C">
            <w:pPr>
              <w:rPr>
                <w:sz w:val="18"/>
                <w:szCs w:val="18"/>
              </w:rPr>
            </w:pPr>
            <w:r w:rsidRPr="00D5163E">
              <w:rPr>
                <w:sz w:val="18"/>
                <w:szCs w:val="18"/>
              </w:rPr>
              <w:t>After 2</w:t>
            </w:r>
            <w:r w:rsidRPr="00D5163E">
              <w:rPr>
                <w:sz w:val="18"/>
                <w:szCs w:val="18"/>
                <w:vertAlign w:val="superscript"/>
              </w:rPr>
              <w:t>nd</w:t>
            </w:r>
            <w:r w:rsidRPr="00D5163E">
              <w:rPr>
                <w:sz w:val="18"/>
                <w:szCs w:val="18"/>
              </w:rPr>
              <w:t xml:space="preserve"> PIR submitted to GEF</w:t>
            </w:r>
          </w:p>
        </w:tc>
        <w:tc>
          <w:tcPr>
            <w:tcW w:w="1314" w:type="dxa"/>
            <w:shd w:val="clear" w:color="auto" w:fill="auto"/>
          </w:tcPr>
          <w:p w14:paraId="58BB8ECB" w14:textId="395697C4" w:rsidR="0062112B" w:rsidRPr="00D5163E" w:rsidRDefault="0062112B" w:rsidP="007E081C">
            <w:pPr>
              <w:rPr>
                <w:sz w:val="18"/>
                <w:szCs w:val="18"/>
              </w:rPr>
            </w:pPr>
            <w:r w:rsidRPr="00D5163E">
              <w:rPr>
                <w:sz w:val="18"/>
                <w:szCs w:val="18"/>
              </w:rPr>
              <w:t>MEMR/DGNREEC and P</w:t>
            </w:r>
            <w:r w:rsidR="008F7AE4" w:rsidRPr="00D5163E">
              <w:rPr>
                <w:sz w:val="18"/>
                <w:szCs w:val="18"/>
              </w:rPr>
              <w:t>M</w:t>
            </w:r>
            <w:r w:rsidRPr="00D5163E">
              <w:rPr>
                <w:sz w:val="18"/>
                <w:szCs w:val="18"/>
              </w:rPr>
              <w:t>U)</w:t>
            </w:r>
          </w:p>
        </w:tc>
        <w:tc>
          <w:tcPr>
            <w:tcW w:w="2340" w:type="dxa"/>
            <w:shd w:val="clear" w:color="auto" w:fill="auto"/>
          </w:tcPr>
          <w:p w14:paraId="2E61DBA9" w14:textId="4C56ACFE" w:rsidR="0062112B" w:rsidRPr="00D5163E" w:rsidRDefault="0062112B" w:rsidP="007E081C">
            <w:pPr>
              <w:rPr>
                <w:sz w:val="18"/>
                <w:szCs w:val="18"/>
              </w:rPr>
            </w:pPr>
            <w:r w:rsidRPr="00D5163E">
              <w:rPr>
                <w:sz w:val="18"/>
                <w:szCs w:val="18"/>
              </w:rPr>
              <w:t>Completed GEF</w:t>
            </w:r>
            <w:r w:rsidR="00AA3CFF" w:rsidRPr="00D5163E">
              <w:rPr>
                <w:sz w:val="18"/>
                <w:szCs w:val="18"/>
              </w:rPr>
              <w:t xml:space="preserve"> Core Indicators</w:t>
            </w:r>
          </w:p>
        </w:tc>
        <w:tc>
          <w:tcPr>
            <w:tcW w:w="2662" w:type="dxa"/>
            <w:shd w:val="clear" w:color="auto" w:fill="auto"/>
          </w:tcPr>
          <w:p w14:paraId="7B34BB08" w14:textId="77777777" w:rsidR="0062112B" w:rsidRPr="00D5163E" w:rsidRDefault="0062112B" w:rsidP="007E081C">
            <w:pPr>
              <w:rPr>
                <w:sz w:val="18"/>
                <w:szCs w:val="18"/>
              </w:rPr>
            </w:pPr>
            <w:r w:rsidRPr="00D5163E">
              <w:rPr>
                <w:sz w:val="18"/>
                <w:szCs w:val="18"/>
              </w:rPr>
              <w:t xml:space="preserve">Delays in implementation </w:t>
            </w:r>
          </w:p>
          <w:p w14:paraId="30F81D8A" w14:textId="77777777" w:rsidR="0062112B" w:rsidRPr="00D5163E" w:rsidRDefault="0062112B" w:rsidP="007E081C">
            <w:pPr>
              <w:rPr>
                <w:sz w:val="18"/>
                <w:szCs w:val="18"/>
              </w:rPr>
            </w:pPr>
            <w:r w:rsidRPr="00D5163E">
              <w:rPr>
                <w:sz w:val="18"/>
                <w:szCs w:val="18"/>
              </w:rPr>
              <w:t>Delays in hiring international and local consultants</w:t>
            </w:r>
          </w:p>
        </w:tc>
      </w:tr>
      <w:tr w:rsidR="0062112B" w:rsidRPr="00D5163E" w14:paraId="682DA6F2" w14:textId="77777777" w:rsidTr="006E73AF">
        <w:trPr>
          <w:trHeight w:val="424"/>
        </w:trPr>
        <w:tc>
          <w:tcPr>
            <w:tcW w:w="1637" w:type="dxa"/>
            <w:shd w:val="clear" w:color="auto" w:fill="auto"/>
          </w:tcPr>
          <w:p w14:paraId="31F2C587" w14:textId="34377613" w:rsidR="0062112B" w:rsidRPr="00D5163E" w:rsidRDefault="0062112B" w:rsidP="002C2489">
            <w:pPr>
              <w:rPr>
                <w:b/>
                <w:sz w:val="18"/>
                <w:szCs w:val="18"/>
              </w:rPr>
            </w:pPr>
            <w:r w:rsidRPr="00D5163E">
              <w:rPr>
                <w:b/>
                <w:sz w:val="18"/>
                <w:szCs w:val="18"/>
              </w:rPr>
              <w:t xml:space="preserve">Terminal GEF </w:t>
            </w:r>
            <w:r w:rsidR="00AA3CFF" w:rsidRPr="00D5163E">
              <w:rPr>
                <w:b/>
                <w:sz w:val="18"/>
                <w:szCs w:val="18"/>
              </w:rPr>
              <w:t>Core Indicators</w:t>
            </w:r>
          </w:p>
        </w:tc>
        <w:tc>
          <w:tcPr>
            <w:tcW w:w="1806" w:type="dxa"/>
            <w:shd w:val="clear" w:color="auto" w:fill="auto"/>
          </w:tcPr>
          <w:p w14:paraId="4990A9C7" w14:textId="77777777" w:rsidR="0062112B" w:rsidRPr="00D5163E" w:rsidRDefault="0062112B" w:rsidP="007E081C">
            <w:pPr>
              <w:rPr>
                <w:sz w:val="18"/>
                <w:szCs w:val="18"/>
              </w:rPr>
            </w:pPr>
            <w:r w:rsidRPr="00D5163E">
              <w:rPr>
                <w:sz w:val="18"/>
                <w:szCs w:val="18"/>
              </w:rPr>
              <w:t>N/A</w:t>
            </w:r>
          </w:p>
        </w:tc>
        <w:tc>
          <w:tcPr>
            <w:tcW w:w="2070" w:type="dxa"/>
          </w:tcPr>
          <w:p w14:paraId="4DCE1A0C" w14:textId="77777777" w:rsidR="0062112B" w:rsidRPr="00D5163E" w:rsidRDefault="0062112B" w:rsidP="007E081C">
            <w:pPr>
              <w:rPr>
                <w:sz w:val="18"/>
                <w:szCs w:val="18"/>
              </w:rPr>
            </w:pPr>
            <w:r w:rsidRPr="00D5163E">
              <w:rPr>
                <w:sz w:val="18"/>
                <w:szCs w:val="18"/>
              </w:rPr>
              <w:t>N/A</w:t>
            </w:r>
          </w:p>
        </w:tc>
        <w:tc>
          <w:tcPr>
            <w:tcW w:w="1710" w:type="dxa"/>
            <w:shd w:val="clear" w:color="auto" w:fill="auto"/>
          </w:tcPr>
          <w:p w14:paraId="76CA27A1" w14:textId="311E0317" w:rsidR="0062112B" w:rsidRPr="00D5163E" w:rsidRDefault="0062112B" w:rsidP="007E081C">
            <w:pPr>
              <w:rPr>
                <w:sz w:val="18"/>
                <w:szCs w:val="18"/>
              </w:rPr>
            </w:pPr>
            <w:r w:rsidRPr="00D5163E">
              <w:rPr>
                <w:sz w:val="18"/>
                <w:szCs w:val="18"/>
              </w:rPr>
              <w:t xml:space="preserve">Standard GEF </w:t>
            </w:r>
            <w:r w:rsidR="00AA3CFF" w:rsidRPr="00D5163E">
              <w:rPr>
                <w:sz w:val="18"/>
                <w:szCs w:val="18"/>
              </w:rPr>
              <w:t>Core Indicators</w:t>
            </w:r>
            <w:r w:rsidR="003B3A7E" w:rsidRPr="00D5163E">
              <w:rPr>
                <w:sz w:val="18"/>
                <w:szCs w:val="18"/>
              </w:rPr>
              <w:t xml:space="preserve"> </w:t>
            </w:r>
            <w:r w:rsidRPr="00D5163E">
              <w:rPr>
                <w:sz w:val="18"/>
                <w:szCs w:val="18"/>
              </w:rPr>
              <w:t xml:space="preserve">available at </w:t>
            </w:r>
            <w:hyperlink r:id="rId45" w:history="1">
              <w:r w:rsidRPr="00D5163E">
                <w:rPr>
                  <w:rStyle w:val="Hyperlink"/>
                  <w:sz w:val="18"/>
                  <w:szCs w:val="18"/>
                </w:rPr>
                <w:t>www.thegef.org</w:t>
              </w:r>
            </w:hyperlink>
            <w:r w:rsidRPr="00D5163E">
              <w:rPr>
                <w:sz w:val="18"/>
                <w:szCs w:val="18"/>
              </w:rPr>
              <w:t xml:space="preserve"> Baseline GEF </w:t>
            </w:r>
            <w:r w:rsidR="00AA3CFF" w:rsidRPr="00D5163E">
              <w:rPr>
                <w:sz w:val="18"/>
                <w:szCs w:val="18"/>
              </w:rPr>
              <w:t>Core Indicators</w:t>
            </w:r>
            <w:r w:rsidR="003B3A7E" w:rsidRPr="00D5163E">
              <w:rPr>
                <w:sz w:val="18"/>
                <w:szCs w:val="18"/>
              </w:rPr>
              <w:t xml:space="preserve"> </w:t>
            </w:r>
            <w:r w:rsidRPr="00D5163E">
              <w:rPr>
                <w:sz w:val="18"/>
                <w:szCs w:val="18"/>
              </w:rPr>
              <w:t>included in Annex.</w:t>
            </w:r>
          </w:p>
        </w:tc>
        <w:tc>
          <w:tcPr>
            <w:tcW w:w="1082" w:type="dxa"/>
            <w:shd w:val="clear" w:color="auto" w:fill="auto"/>
          </w:tcPr>
          <w:p w14:paraId="445F538F" w14:textId="77777777" w:rsidR="0062112B" w:rsidRPr="00D5163E" w:rsidRDefault="0062112B" w:rsidP="007E081C">
            <w:pPr>
              <w:rPr>
                <w:sz w:val="18"/>
                <w:szCs w:val="18"/>
              </w:rPr>
            </w:pPr>
            <w:r w:rsidRPr="00D5163E">
              <w:rPr>
                <w:sz w:val="18"/>
                <w:szCs w:val="18"/>
              </w:rPr>
              <w:t>After final PIR submitted to GEF</w:t>
            </w:r>
          </w:p>
        </w:tc>
        <w:tc>
          <w:tcPr>
            <w:tcW w:w="1314" w:type="dxa"/>
            <w:shd w:val="clear" w:color="auto" w:fill="auto"/>
          </w:tcPr>
          <w:p w14:paraId="18156965" w14:textId="1CB82C3F" w:rsidR="0062112B" w:rsidRPr="00D5163E" w:rsidRDefault="008F7AE4" w:rsidP="007E081C">
            <w:pPr>
              <w:rPr>
                <w:sz w:val="18"/>
                <w:szCs w:val="18"/>
              </w:rPr>
            </w:pPr>
            <w:r w:rsidRPr="00D5163E">
              <w:rPr>
                <w:sz w:val="18"/>
                <w:szCs w:val="18"/>
              </w:rPr>
              <w:t>MEMR/DGNREEC and PMU)</w:t>
            </w:r>
          </w:p>
        </w:tc>
        <w:tc>
          <w:tcPr>
            <w:tcW w:w="2340" w:type="dxa"/>
            <w:shd w:val="clear" w:color="auto" w:fill="auto"/>
          </w:tcPr>
          <w:p w14:paraId="0879165F" w14:textId="199788F9" w:rsidR="0062112B" w:rsidRPr="00D5163E" w:rsidRDefault="0062112B" w:rsidP="007E081C">
            <w:pPr>
              <w:rPr>
                <w:sz w:val="18"/>
                <w:szCs w:val="18"/>
              </w:rPr>
            </w:pPr>
            <w:r w:rsidRPr="00D5163E">
              <w:rPr>
                <w:sz w:val="18"/>
                <w:szCs w:val="18"/>
              </w:rPr>
              <w:t xml:space="preserve">Completed GEF </w:t>
            </w:r>
            <w:r w:rsidR="00AA3CFF" w:rsidRPr="00D5163E">
              <w:rPr>
                <w:sz w:val="18"/>
                <w:szCs w:val="18"/>
              </w:rPr>
              <w:t>Core Indicators</w:t>
            </w:r>
          </w:p>
        </w:tc>
        <w:tc>
          <w:tcPr>
            <w:tcW w:w="2662" w:type="dxa"/>
            <w:shd w:val="clear" w:color="auto" w:fill="auto"/>
          </w:tcPr>
          <w:p w14:paraId="285BE359" w14:textId="656E74EC" w:rsidR="0062112B" w:rsidRPr="00D5163E" w:rsidRDefault="0062112B" w:rsidP="007E081C">
            <w:pPr>
              <w:rPr>
                <w:sz w:val="18"/>
                <w:szCs w:val="18"/>
              </w:rPr>
            </w:pPr>
            <w:r w:rsidRPr="00D5163E">
              <w:rPr>
                <w:sz w:val="18"/>
                <w:szCs w:val="18"/>
              </w:rPr>
              <w:t xml:space="preserve">Reports from the industry and consuming sectors are not submitted nor analyzed for the targeted energy saving and GHG reduction </w:t>
            </w:r>
          </w:p>
        </w:tc>
      </w:tr>
      <w:tr w:rsidR="0062112B" w:rsidRPr="00D5163E" w14:paraId="2D9194DE" w14:textId="77777777" w:rsidTr="006E73AF">
        <w:trPr>
          <w:trHeight w:val="424"/>
        </w:trPr>
        <w:tc>
          <w:tcPr>
            <w:tcW w:w="1637" w:type="dxa"/>
            <w:shd w:val="clear" w:color="auto" w:fill="auto"/>
          </w:tcPr>
          <w:p w14:paraId="3A6A750B" w14:textId="77777777" w:rsidR="0062112B" w:rsidRPr="00D5163E" w:rsidRDefault="0062112B" w:rsidP="002C2489">
            <w:pPr>
              <w:rPr>
                <w:b/>
                <w:sz w:val="18"/>
                <w:szCs w:val="18"/>
              </w:rPr>
            </w:pPr>
            <w:r w:rsidRPr="00D5163E">
              <w:rPr>
                <w:b/>
                <w:sz w:val="18"/>
                <w:szCs w:val="18"/>
              </w:rPr>
              <w:t>Mid-term Review (if FSP project only)</w:t>
            </w:r>
          </w:p>
        </w:tc>
        <w:tc>
          <w:tcPr>
            <w:tcW w:w="1806" w:type="dxa"/>
            <w:shd w:val="clear" w:color="auto" w:fill="auto"/>
          </w:tcPr>
          <w:p w14:paraId="21190CC0" w14:textId="77777777" w:rsidR="0062112B" w:rsidRPr="00D5163E" w:rsidRDefault="0062112B" w:rsidP="007E081C">
            <w:pPr>
              <w:rPr>
                <w:sz w:val="18"/>
                <w:szCs w:val="18"/>
              </w:rPr>
            </w:pPr>
            <w:r w:rsidRPr="00D5163E">
              <w:rPr>
                <w:sz w:val="18"/>
                <w:szCs w:val="18"/>
              </w:rPr>
              <w:t>N/A</w:t>
            </w:r>
          </w:p>
        </w:tc>
        <w:tc>
          <w:tcPr>
            <w:tcW w:w="2070" w:type="dxa"/>
          </w:tcPr>
          <w:p w14:paraId="590AEEDA" w14:textId="77777777" w:rsidR="0062112B" w:rsidRPr="00D5163E" w:rsidRDefault="0062112B" w:rsidP="007E081C">
            <w:pPr>
              <w:rPr>
                <w:sz w:val="18"/>
                <w:szCs w:val="18"/>
              </w:rPr>
            </w:pPr>
            <w:r w:rsidRPr="00D5163E">
              <w:rPr>
                <w:sz w:val="18"/>
                <w:szCs w:val="18"/>
              </w:rPr>
              <w:t>N/A</w:t>
            </w:r>
          </w:p>
        </w:tc>
        <w:tc>
          <w:tcPr>
            <w:tcW w:w="1710" w:type="dxa"/>
            <w:shd w:val="clear" w:color="auto" w:fill="auto"/>
          </w:tcPr>
          <w:p w14:paraId="1379F784" w14:textId="77777777" w:rsidR="0062112B" w:rsidRPr="00D5163E" w:rsidRDefault="0062112B" w:rsidP="007E081C">
            <w:pPr>
              <w:rPr>
                <w:sz w:val="18"/>
                <w:szCs w:val="18"/>
              </w:rPr>
            </w:pPr>
            <w:r w:rsidRPr="00D5163E">
              <w:rPr>
                <w:sz w:val="18"/>
                <w:szCs w:val="18"/>
              </w:rPr>
              <w:t>To be outlined in MTR inception report</w:t>
            </w:r>
          </w:p>
        </w:tc>
        <w:tc>
          <w:tcPr>
            <w:tcW w:w="1082" w:type="dxa"/>
            <w:shd w:val="clear" w:color="auto" w:fill="auto"/>
          </w:tcPr>
          <w:p w14:paraId="49194005" w14:textId="77777777" w:rsidR="0062112B" w:rsidRPr="00D5163E" w:rsidRDefault="0062112B" w:rsidP="007E081C">
            <w:pPr>
              <w:rPr>
                <w:sz w:val="18"/>
                <w:szCs w:val="18"/>
              </w:rPr>
            </w:pPr>
            <w:r w:rsidRPr="00D5163E">
              <w:rPr>
                <w:sz w:val="18"/>
                <w:szCs w:val="18"/>
              </w:rPr>
              <w:t>Submitted to GEF same year as 3</w:t>
            </w:r>
            <w:r w:rsidRPr="00D5163E">
              <w:rPr>
                <w:sz w:val="18"/>
                <w:szCs w:val="18"/>
                <w:vertAlign w:val="superscript"/>
              </w:rPr>
              <w:t>rd</w:t>
            </w:r>
            <w:r w:rsidRPr="00D5163E">
              <w:rPr>
                <w:sz w:val="18"/>
                <w:szCs w:val="18"/>
              </w:rPr>
              <w:t xml:space="preserve"> PIR</w:t>
            </w:r>
          </w:p>
        </w:tc>
        <w:tc>
          <w:tcPr>
            <w:tcW w:w="1314" w:type="dxa"/>
            <w:shd w:val="clear" w:color="auto" w:fill="auto"/>
          </w:tcPr>
          <w:p w14:paraId="68B9DB14" w14:textId="77777777" w:rsidR="0062112B" w:rsidRPr="00D5163E" w:rsidRDefault="0062112B" w:rsidP="007E081C">
            <w:pPr>
              <w:rPr>
                <w:sz w:val="18"/>
                <w:szCs w:val="18"/>
              </w:rPr>
            </w:pPr>
            <w:r w:rsidRPr="00D5163E">
              <w:rPr>
                <w:sz w:val="18"/>
                <w:szCs w:val="18"/>
              </w:rPr>
              <w:t>Independent evaluator</w:t>
            </w:r>
          </w:p>
        </w:tc>
        <w:tc>
          <w:tcPr>
            <w:tcW w:w="2340" w:type="dxa"/>
            <w:shd w:val="clear" w:color="auto" w:fill="auto"/>
          </w:tcPr>
          <w:p w14:paraId="3D16713F" w14:textId="77777777" w:rsidR="0062112B" w:rsidRPr="00D5163E" w:rsidRDefault="0062112B" w:rsidP="007E081C">
            <w:pPr>
              <w:rPr>
                <w:sz w:val="18"/>
                <w:szCs w:val="18"/>
              </w:rPr>
            </w:pPr>
            <w:r w:rsidRPr="00D5163E">
              <w:rPr>
                <w:sz w:val="18"/>
                <w:szCs w:val="18"/>
              </w:rPr>
              <w:t>Completed MTR</w:t>
            </w:r>
          </w:p>
        </w:tc>
        <w:tc>
          <w:tcPr>
            <w:tcW w:w="2662" w:type="dxa"/>
            <w:shd w:val="clear" w:color="auto" w:fill="auto"/>
          </w:tcPr>
          <w:p w14:paraId="210355B4" w14:textId="77777777" w:rsidR="0062112B" w:rsidRPr="00D5163E" w:rsidRDefault="0062112B" w:rsidP="007E081C">
            <w:pPr>
              <w:rPr>
                <w:sz w:val="18"/>
                <w:szCs w:val="18"/>
              </w:rPr>
            </w:pPr>
            <w:r w:rsidRPr="00D5163E">
              <w:rPr>
                <w:sz w:val="18"/>
                <w:szCs w:val="18"/>
              </w:rPr>
              <w:t xml:space="preserve">Delays in implementation </w:t>
            </w:r>
          </w:p>
          <w:p w14:paraId="17FBAFBD" w14:textId="77777777" w:rsidR="0062112B" w:rsidRPr="00D5163E" w:rsidRDefault="0062112B" w:rsidP="007E081C">
            <w:pPr>
              <w:rPr>
                <w:i/>
                <w:sz w:val="18"/>
                <w:szCs w:val="18"/>
              </w:rPr>
            </w:pPr>
            <w:r w:rsidRPr="00D5163E">
              <w:rPr>
                <w:sz w:val="18"/>
                <w:szCs w:val="18"/>
              </w:rPr>
              <w:t>Delays in hiring international and local consultants</w:t>
            </w:r>
          </w:p>
        </w:tc>
      </w:tr>
      <w:tr w:rsidR="0062112B" w:rsidRPr="00D5163E" w14:paraId="742821DD" w14:textId="77777777" w:rsidTr="006E73AF">
        <w:trPr>
          <w:trHeight w:val="424"/>
        </w:trPr>
        <w:tc>
          <w:tcPr>
            <w:tcW w:w="1637" w:type="dxa"/>
            <w:shd w:val="clear" w:color="auto" w:fill="auto"/>
          </w:tcPr>
          <w:p w14:paraId="4508CCC2" w14:textId="77777777" w:rsidR="0062112B" w:rsidRPr="00D5163E" w:rsidRDefault="0062112B" w:rsidP="002C2489">
            <w:pPr>
              <w:rPr>
                <w:b/>
                <w:sz w:val="18"/>
                <w:szCs w:val="18"/>
              </w:rPr>
            </w:pPr>
            <w:r w:rsidRPr="00D5163E">
              <w:rPr>
                <w:b/>
                <w:sz w:val="18"/>
                <w:szCs w:val="18"/>
              </w:rPr>
              <w:t>Environmental and Social risks and management plans, as relevant.</w:t>
            </w:r>
          </w:p>
        </w:tc>
        <w:tc>
          <w:tcPr>
            <w:tcW w:w="1806" w:type="dxa"/>
            <w:shd w:val="clear" w:color="auto" w:fill="auto"/>
          </w:tcPr>
          <w:p w14:paraId="7DA40C95" w14:textId="77777777" w:rsidR="0062112B" w:rsidRPr="00D5163E" w:rsidRDefault="0062112B" w:rsidP="007E081C">
            <w:pPr>
              <w:rPr>
                <w:sz w:val="18"/>
                <w:szCs w:val="18"/>
              </w:rPr>
            </w:pPr>
            <w:r w:rsidRPr="00D5163E">
              <w:rPr>
                <w:sz w:val="18"/>
                <w:szCs w:val="18"/>
              </w:rPr>
              <w:t>N/A</w:t>
            </w:r>
          </w:p>
        </w:tc>
        <w:tc>
          <w:tcPr>
            <w:tcW w:w="2070" w:type="dxa"/>
          </w:tcPr>
          <w:p w14:paraId="1983B5BB" w14:textId="77777777" w:rsidR="0062112B" w:rsidRPr="00D5163E" w:rsidRDefault="0062112B" w:rsidP="007E081C">
            <w:pPr>
              <w:rPr>
                <w:sz w:val="18"/>
                <w:szCs w:val="18"/>
              </w:rPr>
            </w:pPr>
            <w:r w:rsidRPr="00D5163E">
              <w:rPr>
                <w:sz w:val="18"/>
                <w:szCs w:val="18"/>
              </w:rPr>
              <w:t>N/A</w:t>
            </w:r>
          </w:p>
        </w:tc>
        <w:tc>
          <w:tcPr>
            <w:tcW w:w="1710" w:type="dxa"/>
            <w:shd w:val="clear" w:color="auto" w:fill="auto"/>
          </w:tcPr>
          <w:p w14:paraId="6CDF7550" w14:textId="77777777" w:rsidR="0062112B" w:rsidRPr="00D5163E" w:rsidRDefault="0062112B" w:rsidP="007E081C">
            <w:pPr>
              <w:rPr>
                <w:sz w:val="18"/>
                <w:szCs w:val="18"/>
              </w:rPr>
            </w:pPr>
            <w:r w:rsidRPr="00D5163E">
              <w:rPr>
                <w:sz w:val="18"/>
                <w:szCs w:val="18"/>
              </w:rPr>
              <w:t>Updated SESP and management plans</w:t>
            </w:r>
          </w:p>
        </w:tc>
        <w:tc>
          <w:tcPr>
            <w:tcW w:w="1082" w:type="dxa"/>
            <w:shd w:val="clear" w:color="auto" w:fill="auto"/>
          </w:tcPr>
          <w:p w14:paraId="53A4689C" w14:textId="77777777" w:rsidR="0062112B" w:rsidRPr="00D5163E" w:rsidRDefault="0062112B" w:rsidP="007E081C">
            <w:pPr>
              <w:rPr>
                <w:sz w:val="18"/>
                <w:szCs w:val="18"/>
              </w:rPr>
            </w:pPr>
            <w:r w:rsidRPr="00D5163E">
              <w:rPr>
                <w:sz w:val="18"/>
                <w:szCs w:val="18"/>
              </w:rPr>
              <w:t>Annually</w:t>
            </w:r>
          </w:p>
        </w:tc>
        <w:tc>
          <w:tcPr>
            <w:tcW w:w="1314" w:type="dxa"/>
            <w:shd w:val="clear" w:color="auto" w:fill="auto"/>
          </w:tcPr>
          <w:p w14:paraId="654E0DC0" w14:textId="77777777" w:rsidR="0062112B" w:rsidRPr="00D5163E" w:rsidRDefault="0062112B" w:rsidP="007E081C">
            <w:pPr>
              <w:rPr>
                <w:sz w:val="18"/>
                <w:szCs w:val="18"/>
              </w:rPr>
            </w:pPr>
            <w:r w:rsidRPr="00D5163E">
              <w:rPr>
                <w:sz w:val="18"/>
                <w:szCs w:val="18"/>
              </w:rPr>
              <w:t>Project Manager</w:t>
            </w:r>
          </w:p>
          <w:p w14:paraId="7E7259DC" w14:textId="77777777" w:rsidR="0062112B" w:rsidRPr="00D5163E" w:rsidRDefault="0062112B" w:rsidP="007E081C">
            <w:pPr>
              <w:rPr>
                <w:i/>
                <w:sz w:val="18"/>
                <w:szCs w:val="18"/>
              </w:rPr>
            </w:pPr>
            <w:r w:rsidRPr="00D5163E">
              <w:rPr>
                <w:sz w:val="18"/>
                <w:szCs w:val="18"/>
              </w:rPr>
              <w:t>UNDP CO</w:t>
            </w:r>
          </w:p>
        </w:tc>
        <w:tc>
          <w:tcPr>
            <w:tcW w:w="2340" w:type="dxa"/>
            <w:shd w:val="clear" w:color="auto" w:fill="auto"/>
          </w:tcPr>
          <w:p w14:paraId="03EE4855" w14:textId="77777777" w:rsidR="0062112B" w:rsidRPr="00D5163E" w:rsidRDefault="0062112B" w:rsidP="007E081C">
            <w:pPr>
              <w:rPr>
                <w:sz w:val="18"/>
                <w:szCs w:val="18"/>
              </w:rPr>
            </w:pPr>
            <w:r w:rsidRPr="00D5163E">
              <w:rPr>
                <w:sz w:val="18"/>
                <w:szCs w:val="18"/>
              </w:rPr>
              <w:t>Updated SESP</w:t>
            </w:r>
          </w:p>
        </w:tc>
        <w:tc>
          <w:tcPr>
            <w:tcW w:w="2662" w:type="dxa"/>
            <w:shd w:val="clear" w:color="auto" w:fill="auto"/>
          </w:tcPr>
          <w:p w14:paraId="67599EA6" w14:textId="77777777" w:rsidR="0062112B" w:rsidRPr="00D5163E" w:rsidRDefault="0062112B" w:rsidP="007E081C">
            <w:pPr>
              <w:rPr>
                <w:sz w:val="18"/>
                <w:szCs w:val="18"/>
              </w:rPr>
            </w:pPr>
            <w:r w:rsidRPr="00D5163E">
              <w:rPr>
                <w:sz w:val="18"/>
                <w:szCs w:val="18"/>
              </w:rPr>
              <w:t>Lack of data and information on actual experience</w:t>
            </w:r>
          </w:p>
        </w:tc>
      </w:tr>
    </w:tbl>
    <w:p w14:paraId="3696E484" w14:textId="77777777" w:rsidR="0062112B" w:rsidRPr="00D5163E" w:rsidRDefault="0062112B" w:rsidP="002C2489">
      <w:pPr>
        <w:rPr>
          <w:i/>
          <w:szCs w:val="22"/>
        </w:rPr>
      </w:pPr>
    </w:p>
    <w:p w14:paraId="55C962C2" w14:textId="77777777" w:rsidR="0062112B" w:rsidRPr="00D5163E" w:rsidRDefault="0062112B" w:rsidP="007E081C">
      <w:pPr>
        <w:rPr>
          <w:i/>
          <w:szCs w:val="22"/>
        </w:rPr>
      </w:pPr>
    </w:p>
    <w:p w14:paraId="28595960" w14:textId="77777777" w:rsidR="00B11E4A" w:rsidRPr="00D5163E" w:rsidRDefault="00B11E4A" w:rsidP="007E081C">
      <w:pPr>
        <w:rPr>
          <w:i/>
          <w:szCs w:val="22"/>
        </w:rPr>
      </w:pPr>
    </w:p>
    <w:p w14:paraId="06C68940" w14:textId="77777777" w:rsidR="00B11E4A" w:rsidRPr="00D5163E" w:rsidRDefault="00B11E4A" w:rsidP="007E081C">
      <w:pPr>
        <w:rPr>
          <w:i/>
          <w:szCs w:val="22"/>
        </w:rPr>
      </w:pPr>
    </w:p>
    <w:p w14:paraId="098C19C5" w14:textId="77777777" w:rsidR="003E3ABA" w:rsidRPr="00D5163E" w:rsidRDefault="00A304F6" w:rsidP="007E081C">
      <w:pPr>
        <w:pStyle w:val="ListParagraph"/>
        <w:spacing w:after="60"/>
        <w:ind w:left="360"/>
        <w:jc w:val="center"/>
        <w:rPr>
          <w:rFonts w:ascii="Arial (W1)" w:hAnsi="Arial (W1)" w:cs="Arial"/>
          <w:b/>
          <w:smallCaps/>
          <w:szCs w:val="22"/>
        </w:rPr>
      </w:pPr>
      <w:r w:rsidRPr="00D5163E">
        <w:rPr>
          <w:rFonts w:ascii="Arial (W1)" w:hAnsi="Arial (W1)" w:cs="Arial"/>
          <w:b/>
          <w:smallCaps/>
          <w:szCs w:val="22"/>
        </w:rPr>
        <w:t xml:space="preserve">Annex C: </w:t>
      </w:r>
      <w:r w:rsidR="000E0E4E" w:rsidRPr="00D5163E">
        <w:rPr>
          <w:rFonts w:ascii="Arial (W1)" w:hAnsi="Arial (W1)" w:cs="Arial"/>
          <w:b/>
          <w:smallCaps/>
          <w:szCs w:val="22"/>
        </w:rPr>
        <w:t>Evaluation Plan</w:t>
      </w:r>
    </w:p>
    <w:p w14:paraId="5EC552E9" w14:textId="77777777" w:rsidR="003E3ABA" w:rsidRPr="00D5163E" w:rsidRDefault="003E3ABA" w:rsidP="007E081C">
      <w:pPr>
        <w:rPr>
          <w:i/>
          <w:szCs w:val="22"/>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2182"/>
        <w:gridCol w:w="1890"/>
        <w:gridCol w:w="2869"/>
        <w:gridCol w:w="2128"/>
        <w:gridCol w:w="1722"/>
        <w:gridCol w:w="1983"/>
      </w:tblGrid>
      <w:tr w:rsidR="00532710" w:rsidRPr="00D5163E" w14:paraId="0E735DEB" w14:textId="77777777" w:rsidTr="00532710">
        <w:trPr>
          <w:trHeight w:val="980"/>
        </w:trPr>
        <w:tc>
          <w:tcPr>
            <w:tcW w:w="1621" w:type="dxa"/>
            <w:shd w:val="clear" w:color="auto" w:fill="D9D9D9"/>
          </w:tcPr>
          <w:p w14:paraId="530AA543" w14:textId="77777777" w:rsidR="00532710" w:rsidRPr="00D5163E" w:rsidRDefault="00532710" w:rsidP="007E081C">
            <w:pPr>
              <w:rPr>
                <w:b/>
                <w:szCs w:val="20"/>
              </w:rPr>
            </w:pPr>
            <w:r w:rsidRPr="00D5163E">
              <w:rPr>
                <w:b/>
                <w:szCs w:val="20"/>
              </w:rPr>
              <w:t>Evaluation Title</w:t>
            </w:r>
          </w:p>
        </w:tc>
        <w:tc>
          <w:tcPr>
            <w:tcW w:w="2182" w:type="dxa"/>
            <w:shd w:val="clear" w:color="auto" w:fill="D9D9D9"/>
          </w:tcPr>
          <w:p w14:paraId="5A72D567" w14:textId="77777777" w:rsidR="00532710" w:rsidRPr="00D5163E" w:rsidRDefault="00532710" w:rsidP="007E081C">
            <w:pPr>
              <w:rPr>
                <w:b/>
                <w:szCs w:val="20"/>
              </w:rPr>
            </w:pPr>
            <w:r w:rsidRPr="00D5163E">
              <w:rPr>
                <w:b/>
                <w:szCs w:val="20"/>
              </w:rPr>
              <w:t>Planned start date</w:t>
            </w:r>
          </w:p>
          <w:p w14:paraId="0271B700" w14:textId="77777777" w:rsidR="00532710" w:rsidRPr="00D5163E" w:rsidRDefault="00532710" w:rsidP="007E081C">
            <w:pPr>
              <w:rPr>
                <w:b/>
                <w:szCs w:val="20"/>
              </w:rPr>
            </w:pPr>
            <w:r w:rsidRPr="00D5163E">
              <w:rPr>
                <w:b/>
                <w:szCs w:val="20"/>
              </w:rPr>
              <w:t>Month/year</w:t>
            </w:r>
          </w:p>
        </w:tc>
        <w:tc>
          <w:tcPr>
            <w:tcW w:w="1890" w:type="dxa"/>
            <w:shd w:val="clear" w:color="auto" w:fill="D9D9D9"/>
          </w:tcPr>
          <w:p w14:paraId="5F8621A9" w14:textId="77777777" w:rsidR="00532710" w:rsidRPr="00D5163E" w:rsidRDefault="00532710" w:rsidP="007E081C">
            <w:pPr>
              <w:rPr>
                <w:b/>
                <w:szCs w:val="20"/>
              </w:rPr>
            </w:pPr>
            <w:r w:rsidRPr="00D5163E">
              <w:rPr>
                <w:b/>
                <w:szCs w:val="20"/>
              </w:rPr>
              <w:t>Planned end date</w:t>
            </w:r>
          </w:p>
          <w:p w14:paraId="37C6461C" w14:textId="77777777" w:rsidR="00532710" w:rsidRPr="00D5163E" w:rsidRDefault="00532710" w:rsidP="007E081C">
            <w:pPr>
              <w:rPr>
                <w:b/>
                <w:szCs w:val="20"/>
              </w:rPr>
            </w:pPr>
            <w:r w:rsidRPr="00D5163E">
              <w:rPr>
                <w:b/>
                <w:szCs w:val="20"/>
              </w:rPr>
              <w:t>Month/year</w:t>
            </w:r>
          </w:p>
        </w:tc>
        <w:tc>
          <w:tcPr>
            <w:tcW w:w="2869" w:type="dxa"/>
            <w:shd w:val="clear" w:color="auto" w:fill="D9D9D9"/>
          </w:tcPr>
          <w:p w14:paraId="4C7C785D" w14:textId="77777777" w:rsidR="00532710" w:rsidRPr="00D5163E" w:rsidRDefault="00532710" w:rsidP="007E081C">
            <w:pPr>
              <w:rPr>
                <w:b/>
                <w:szCs w:val="20"/>
              </w:rPr>
            </w:pPr>
            <w:r w:rsidRPr="00D5163E">
              <w:rPr>
                <w:b/>
                <w:szCs w:val="20"/>
              </w:rPr>
              <w:t>Included in the Country Office Evaluation Plan</w:t>
            </w:r>
          </w:p>
        </w:tc>
        <w:tc>
          <w:tcPr>
            <w:tcW w:w="2128" w:type="dxa"/>
            <w:shd w:val="clear" w:color="auto" w:fill="D9D9D9"/>
          </w:tcPr>
          <w:p w14:paraId="5E22599B" w14:textId="77777777" w:rsidR="00532710" w:rsidRPr="00D5163E" w:rsidRDefault="00532710" w:rsidP="007E081C">
            <w:pPr>
              <w:rPr>
                <w:b/>
                <w:szCs w:val="20"/>
              </w:rPr>
            </w:pPr>
            <w:r w:rsidRPr="00D5163E">
              <w:rPr>
                <w:b/>
                <w:szCs w:val="20"/>
              </w:rPr>
              <w:t>Budget for consultants</w:t>
            </w:r>
          </w:p>
          <w:p w14:paraId="66D476A2" w14:textId="77777777" w:rsidR="00532710" w:rsidRPr="00D5163E" w:rsidRDefault="00532710" w:rsidP="007E081C">
            <w:pPr>
              <w:rPr>
                <w:b/>
                <w:szCs w:val="20"/>
              </w:rPr>
            </w:pPr>
          </w:p>
        </w:tc>
        <w:tc>
          <w:tcPr>
            <w:tcW w:w="1722" w:type="dxa"/>
            <w:shd w:val="clear" w:color="auto" w:fill="D9D9D9"/>
          </w:tcPr>
          <w:p w14:paraId="7FD81132" w14:textId="77777777" w:rsidR="00532710" w:rsidRPr="00D5163E" w:rsidRDefault="00532710" w:rsidP="007E081C">
            <w:pPr>
              <w:rPr>
                <w:b/>
                <w:szCs w:val="20"/>
              </w:rPr>
            </w:pPr>
            <w:r w:rsidRPr="00D5163E">
              <w:rPr>
                <w:b/>
                <w:szCs w:val="20"/>
              </w:rPr>
              <w:t>Other budget (i.e. travel, site visits etc…)</w:t>
            </w:r>
          </w:p>
        </w:tc>
        <w:tc>
          <w:tcPr>
            <w:tcW w:w="1983" w:type="dxa"/>
            <w:shd w:val="clear" w:color="auto" w:fill="D9D9D9"/>
          </w:tcPr>
          <w:p w14:paraId="1F189E08" w14:textId="77777777" w:rsidR="00532710" w:rsidRPr="00D5163E" w:rsidRDefault="00532710" w:rsidP="0097400E">
            <w:pPr>
              <w:jc w:val="left"/>
              <w:rPr>
                <w:b/>
                <w:szCs w:val="20"/>
              </w:rPr>
            </w:pPr>
            <w:r w:rsidRPr="00D5163E">
              <w:rPr>
                <w:b/>
                <w:szCs w:val="20"/>
              </w:rPr>
              <w:t xml:space="preserve">Budget for translation </w:t>
            </w:r>
          </w:p>
        </w:tc>
      </w:tr>
      <w:tr w:rsidR="00A453A0" w:rsidRPr="00D5163E" w14:paraId="3EFEBCAE" w14:textId="77777777" w:rsidTr="00532710">
        <w:trPr>
          <w:trHeight w:val="424"/>
        </w:trPr>
        <w:tc>
          <w:tcPr>
            <w:tcW w:w="1621" w:type="dxa"/>
            <w:shd w:val="clear" w:color="auto" w:fill="auto"/>
          </w:tcPr>
          <w:p w14:paraId="7AE6BF02" w14:textId="77777777" w:rsidR="00A453A0" w:rsidRPr="00D5163E" w:rsidRDefault="00A453A0" w:rsidP="002C2489">
            <w:pPr>
              <w:rPr>
                <w:b/>
                <w:color w:val="000000" w:themeColor="text1"/>
                <w:sz w:val="18"/>
                <w:szCs w:val="18"/>
              </w:rPr>
            </w:pPr>
            <w:r w:rsidRPr="00D5163E">
              <w:rPr>
                <w:b/>
                <w:color w:val="000000" w:themeColor="text1"/>
                <w:sz w:val="18"/>
                <w:szCs w:val="18"/>
              </w:rPr>
              <w:t>Mid Term review</w:t>
            </w:r>
          </w:p>
        </w:tc>
        <w:tc>
          <w:tcPr>
            <w:tcW w:w="2182" w:type="dxa"/>
            <w:shd w:val="clear" w:color="auto" w:fill="auto"/>
          </w:tcPr>
          <w:p w14:paraId="013AAA3D" w14:textId="06300CC1" w:rsidR="00A453A0" w:rsidRPr="00D5163E" w:rsidRDefault="00B01F9D" w:rsidP="007E081C">
            <w:pPr>
              <w:rPr>
                <w:color w:val="000000" w:themeColor="text1"/>
                <w:sz w:val="18"/>
                <w:szCs w:val="18"/>
              </w:rPr>
            </w:pPr>
            <w:r w:rsidRPr="00D5163E">
              <w:rPr>
                <w:color w:val="000000" w:themeColor="text1"/>
                <w:sz w:val="18"/>
                <w:szCs w:val="18"/>
              </w:rPr>
              <w:t>September 2019</w:t>
            </w:r>
          </w:p>
        </w:tc>
        <w:tc>
          <w:tcPr>
            <w:tcW w:w="1890" w:type="dxa"/>
          </w:tcPr>
          <w:p w14:paraId="42A19909" w14:textId="7C65F2D2" w:rsidR="00A453A0" w:rsidRPr="00D5163E" w:rsidRDefault="00B01F9D" w:rsidP="007E081C">
            <w:pPr>
              <w:rPr>
                <w:color w:val="000000" w:themeColor="text1"/>
                <w:sz w:val="18"/>
                <w:szCs w:val="18"/>
              </w:rPr>
            </w:pPr>
            <w:r w:rsidRPr="00D5163E">
              <w:rPr>
                <w:color w:val="000000" w:themeColor="text1"/>
                <w:sz w:val="18"/>
                <w:szCs w:val="18"/>
              </w:rPr>
              <w:t>December 2019</w:t>
            </w:r>
          </w:p>
        </w:tc>
        <w:tc>
          <w:tcPr>
            <w:tcW w:w="2869" w:type="dxa"/>
          </w:tcPr>
          <w:p w14:paraId="4C78D4EC" w14:textId="6E2150A8" w:rsidR="00A453A0" w:rsidRPr="00D5163E" w:rsidRDefault="00B01F9D" w:rsidP="007E081C">
            <w:pPr>
              <w:rPr>
                <w:sz w:val="18"/>
                <w:szCs w:val="18"/>
              </w:rPr>
            </w:pPr>
            <w:r w:rsidRPr="00D5163E">
              <w:rPr>
                <w:sz w:val="18"/>
                <w:szCs w:val="18"/>
              </w:rPr>
              <w:t>Yes</w:t>
            </w:r>
          </w:p>
        </w:tc>
        <w:tc>
          <w:tcPr>
            <w:tcW w:w="2128" w:type="dxa"/>
            <w:shd w:val="clear" w:color="auto" w:fill="auto"/>
          </w:tcPr>
          <w:p w14:paraId="528D4131" w14:textId="0F202C4E" w:rsidR="00A453A0" w:rsidRPr="00D5163E" w:rsidRDefault="00B01F9D" w:rsidP="007E081C">
            <w:pPr>
              <w:rPr>
                <w:sz w:val="18"/>
                <w:szCs w:val="18"/>
              </w:rPr>
            </w:pPr>
            <w:r w:rsidRPr="00D5163E">
              <w:rPr>
                <w:sz w:val="18"/>
                <w:szCs w:val="18"/>
              </w:rPr>
              <w:t>USD 35,000</w:t>
            </w:r>
          </w:p>
        </w:tc>
        <w:tc>
          <w:tcPr>
            <w:tcW w:w="1722" w:type="dxa"/>
          </w:tcPr>
          <w:p w14:paraId="100ADE61" w14:textId="605055C5" w:rsidR="00A453A0" w:rsidRPr="00D5163E" w:rsidRDefault="00B01F9D" w:rsidP="007E081C">
            <w:pPr>
              <w:rPr>
                <w:sz w:val="18"/>
                <w:szCs w:val="18"/>
              </w:rPr>
            </w:pPr>
            <w:r w:rsidRPr="00D5163E">
              <w:rPr>
                <w:sz w:val="18"/>
                <w:szCs w:val="18"/>
              </w:rPr>
              <w:t>USD 5,000</w:t>
            </w:r>
          </w:p>
        </w:tc>
        <w:tc>
          <w:tcPr>
            <w:tcW w:w="1983" w:type="dxa"/>
          </w:tcPr>
          <w:p w14:paraId="0C01E018" w14:textId="04F75191" w:rsidR="00A453A0" w:rsidRPr="00D5163E" w:rsidRDefault="00B01F9D" w:rsidP="007E081C">
            <w:pPr>
              <w:rPr>
                <w:sz w:val="18"/>
                <w:szCs w:val="18"/>
              </w:rPr>
            </w:pPr>
            <w:r w:rsidRPr="00D5163E">
              <w:rPr>
                <w:sz w:val="18"/>
                <w:szCs w:val="18"/>
              </w:rPr>
              <w:t>Not needed</w:t>
            </w:r>
          </w:p>
        </w:tc>
      </w:tr>
      <w:tr w:rsidR="00532710" w:rsidRPr="00D5163E" w14:paraId="48B6BB64" w14:textId="77777777" w:rsidTr="00532710">
        <w:trPr>
          <w:trHeight w:val="424"/>
        </w:trPr>
        <w:tc>
          <w:tcPr>
            <w:tcW w:w="1621" w:type="dxa"/>
            <w:shd w:val="clear" w:color="auto" w:fill="auto"/>
          </w:tcPr>
          <w:p w14:paraId="4D992F62" w14:textId="77777777" w:rsidR="00532710" w:rsidRPr="00D5163E" w:rsidRDefault="00532710" w:rsidP="002C2489">
            <w:pPr>
              <w:rPr>
                <w:b/>
                <w:color w:val="000000" w:themeColor="text1"/>
                <w:sz w:val="18"/>
                <w:szCs w:val="18"/>
              </w:rPr>
            </w:pPr>
            <w:r w:rsidRPr="00D5163E">
              <w:rPr>
                <w:b/>
                <w:color w:val="000000" w:themeColor="text1"/>
                <w:sz w:val="18"/>
                <w:szCs w:val="18"/>
              </w:rPr>
              <w:t>Terminal Evaluation</w:t>
            </w:r>
          </w:p>
        </w:tc>
        <w:tc>
          <w:tcPr>
            <w:tcW w:w="2182" w:type="dxa"/>
            <w:shd w:val="clear" w:color="auto" w:fill="auto"/>
          </w:tcPr>
          <w:p w14:paraId="08BBAA15" w14:textId="11DB3F18" w:rsidR="00532710" w:rsidRPr="00D5163E" w:rsidRDefault="00B11E4A" w:rsidP="007E081C">
            <w:pPr>
              <w:rPr>
                <w:color w:val="000000" w:themeColor="text1"/>
                <w:sz w:val="18"/>
                <w:szCs w:val="18"/>
              </w:rPr>
            </w:pPr>
            <w:r w:rsidRPr="00D5163E">
              <w:rPr>
                <w:color w:val="000000" w:themeColor="text1"/>
                <w:sz w:val="18"/>
                <w:szCs w:val="18"/>
              </w:rPr>
              <w:t xml:space="preserve">September </w:t>
            </w:r>
            <w:r w:rsidR="000E429F" w:rsidRPr="00D5163E">
              <w:rPr>
                <w:color w:val="000000" w:themeColor="text1"/>
                <w:sz w:val="18"/>
                <w:szCs w:val="18"/>
              </w:rPr>
              <w:t>2021</w:t>
            </w:r>
          </w:p>
        </w:tc>
        <w:tc>
          <w:tcPr>
            <w:tcW w:w="1890" w:type="dxa"/>
          </w:tcPr>
          <w:p w14:paraId="22789530" w14:textId="2310380A" w:rsidR="00532710" w:rsidRPr="00D5163E" w:rsidRDefault="00B11E4A" w:rsidP="007E081C">
            <w:pPr>
              <w:rPr>
                <w:color w:val="000000" w:themeColor="text1"/>
                <w:sz w:val="18"/>
                <w:szCs w:val="18"/>
              </w:rPr>
            </w:pPr>
            <w:r w:rsidRPr="00D5163E">
              <w:rPr>
                <w:color w:val="000000" w:themeColor="text1"/>
                <w:sz w:val="18"/>
                <w:szCs w:val="18"/>
              </w:rPr>
              <w:t xml:space="preserve">December </w:t>
            </w:r>
            <w:r w:rsidR="00CE61DC" w:rsidRPr="00D5163E">
              <w:rPr>
                <w:color w:val="000000" w:themeColor="text1"/>
                <w:sz w:val="18"/>
                <w:szCs w:val="18"/>
              </w:rPr>
              <w:t>2021</w:t>
            </w:r>
          </w:p>
        </w:tc>
        <w:tc>
          <w:tcPr>
            <w:tcW w:w="2869" w:type="dxa"/>
          </w:tcPr>
          <w:p w14:paraId="070016B3" w14:textId="77777777" w:rsidR="00532710" w:rsidRPr="00D5163E" w:rsidRDefault="00B11E4A" w:rsidP="007E081C">
            <w:pPr>
              <w:rPr>
                <w:sz w:val="18"/>
                <w:szCs w:val="18"/>
              </w:rPr>
            </w:pPr>
            <w:r w:rsidRPr="00D5163E">
              <w:rPr>
                <w:sz w:val="18"/>
                <w:szCs w:val="18"/>
              </w:rPr>
              <w:t>Yes</w:t>
            </w:r>
          </w:p>
        </w:tc>
        <w:tc>
          <w:tcPr>
            <w:tcW w:w="2128" w:type="dxa"/>
            <w:shd w:val="clear" w:color="auto" w:fill="auto"/>
          </w:tcPr>
          <w:p w14:paraId="297396B6" w14:textId="77777777" w:rsidR="00532710" w:rsidRPr="00D5163E" w:rsidRDefault="00532710" w:rsidP="007E081C">
            <w:pPr>
              <w:rPr>
                <w:sz w:val="18"/>
                <w:szCs w:val="18"/>
              </w:rPr>
            </w:pPr>
            <w:r w:rsidRPr="00D5163E">
              <w:rPr>
                <w:sz w:val="18"/>
                <w:szCs w:val="18"/>
              </w:rPr>
              <w:t xml:space="preserve">USD </w:t>
            </w:r>
            <w:r w:rsidR="0041172A" w:rsidRPr="00D5163E">
              <w:rPr>
                <w:sz w:val="18"/>
                <w:szCs w:val="18"/>
              </w:rPr>
              <w:t>35,000</w:t>
            </w:r>
          </w:p>
        </w:tc>
        <w:tc>
          <w:tcPr>
            <w:tcW w:w="1722" w:type="dxa"/>
          </w:tcPr>
          <w:p w14:paraId="52699B1C" w14:textId="77777777" w:rsidR="00532710" w:rsidRPr="00D5163E" w:rsidRDefault="0041172A" w:rsidP="007E081C">
            <w:pPr>
              <w:rPr>
                <w:sz w:val="18"/>
                <w:szCs w:val="18"/>
              </w:rPr>
            </w:pPr>
            <w:r w:rsidRPr="00D5163E">
              <w:rPr>
                <w:sz w:val="18"/>
                <w:szCs w:val="18"/>
              </w:rPr>
              <w:t>USD 5,000</w:t>
            </w:r>
          </w:p>
        </w:tc>
        <w:tc>
          <w:tcPr>
            <w:tcW w:w="1983" w:type="dxa"/>
          </w:tcPr>
          <w:p w14:paraId="38705697" w14:textId="77777777" w:rsidR="00532710" w:rsidRPr="00D5163E" w:rsidRDefault="0041172A" w:rsidP="007E081C">
            <w:pPr>
              <w:rPr>
                <w:sz w:val="18"/>
                <w:szCs w:val="18"/>
              </w:rPr>
            </w:pPr>
            <w:r w:rsidRPr="00D5163E">
              <w:rPr>
                <w:sz w:val="18"/>
                <w:szCs w:val="18"/>
              </w:rPr>
              <w:t>Not needed</w:t>
            </w:r>
          </w:p>
        </w:tc>
      </w:tr>
      <w:tr w:rsidR="003E3ABA" w:rsidRPr="00D5163E" w14:paraId="0B7B2E61" w14:textId="77777777" w:rsidTr="00787CD1">
        <w:trPr>
          <w:trHeight w:val="424"/>
        </w:trPr>
        <w:tc>
          <w:tcPr>
            <w:tcW w:w="8562" w:type="dxa"/>
            <w:gridSpan w:val="4"/>
            <w:shd w:val="clear" w:color="auto" w:fill="auto"/>
          </w:tcPr>
          <w:p w14:paraId="253FD1AF" w14:textId="77777777" w:rsidR="003E3ABA" w:rsidRPr="00D5163E" w:rsidRDefault="003E3ABA" w:rsidP="002C2489">
            <w:pPr>
              <w:rPr>
                <w:b/>
                <w:sz w:val="18"/>
                <w:szCs w:val="18"/>
              </w:rPr>
            </w:pPr>
            <w:r w:rsidRPr="00D5163E">
              <w:rPr>
                <w:b/>
                <w:sz w:val="18"/>
                <w:szCs w:val="18"/>
              </w:rPr>
              <w:t>Total evaluation budget</w:t>
            </w:r>
          </w:p>
        </w:tc>
        <w:tc>
          <w:tcPr>
            <w:tcW w:w="5833" w:type="dxa"/>
            <w:gridSpan w:val="3"/>
            <w:shd w:val="clear" w:color="auto" w:fill="auto"/>
          </w:tcPr>
          <w:p w14:paraId="1C5BDEB3" w14:textId="00EBE432" w:rsidR="003E3ABA" w:rsidRPr="00D5163E" w:rsidRDefault="004A1475" w:rsidP="007E081C">
            <w:pPr>
              <w:rPr>
                <w:sz w:val="18"/>
                <w:szCs w:val="18"/>
              </w:rPr>
            </w:pPr>
            <w:r w:rsidRPr="00D5163E">
              <w:rPr>
                <w:sz w:val="18"/>
                <w:szCs w:val="18"/>
              </w:rPr>
              <w:t>USD</w:t>
            </w:r>
            <w:r w:rsidR="0041172A" w:rsidRPr="00D5163E">
              <w:rPr>
                <w:sz w:val="18"/>
                <w:szCs w:val="18"/>
              </w:rPr>
              <w:t xml:space="preserve"> </w:t>
            </w:r>
            <w:r w:rsidR="006E6538" w:rsidRPr="00D5163E">
              <w:rPr>
                <w:sz w:val="18"/>
                <w:szCs w:val="18"/>
              </w:rPr>
              <w:t>70</w:t>
            </w:r>
            <w:r w:rsidR="0041172A" w:rsidRPr="00D5163E">
              <w:rPr>
                <w:sz w:val="18"/>
                <w:szCs w:val="18"/>
              </w:rPr>
              <w:t>,000</w:t>
            </w:r>
          </w:p>
        </w:tc>
      </w:tr>
      <w:bookmarkEnd w:id="26"/>
      <w:bookmarkEnd w:id="27"/>
    </w:tbl>
    <w:p w14:paraId="0FAEFF4E" w14:textId="77777777" w:rsidR="00A304F6" w:rsidRPr="00D5163E" w:rsidRDefault="00A304F6" w:rsidP="007E081C">
      <w:pPr>
        <w:rPr>
          <w:b/>
          <w:szCs w:val="20"/>
        </w:rPr>
        <w:sectPr w:rsidR="00A304F6" w:rsidRPr="00D5163E" w:rsidSect="00EE2FAA">
          <w:pgSz w:w="15840" w:h="12240" w:orient="landscape" w:code="1"/>
          <w:pgMar w:top="720" w:right="720" w:bottom="720" w:left="720" w:header="720" w:footer="720" w:gutter="0"/>
          <w:cols w:space="720"/>
          <w:docGrid w:linePitch="360"/>
        </w:sectPr>
      </w:pPr>
    </w:p>
    <w:p w14:paraId="607A2DB3" w14:textId="77777777" w:rsidR="003842C8" w:rsidRPr="00D5163E" w:rsidRDefault="003842C8" w:rsidP="00D02853">
      <w:pPr>
        <w:ind w:left="540"/>
        <w:jc w:val="center"/>
        <w:rPr>
          <w:rFonts w:cs="Calibri"/>
          <w:b/>
          <w:sz w:val="24"/>
        </w:rPr>
      </w:pPr>
      <w:r w:rsidRPr="00D5163E">
        <w:rPr>
          <w:rFonts w:cs="Calibri"/>
          <w:b/>
          <w:sz w:val="24"/>
        </w:rPr>
        <w:lastRenderedPageBreak/>
        <w:t>Annex D: GEF-7 Core Indicators (s) at baseline</w:t>
      </w:r>
    </w:p>
    <w:p w14:paraId="12123B50" w14:textId="77777777" w:rsidR="003842C8" w:rsidRPr="00D5163E" w:rsidRDefault="003842C8" w:rsidP="00E7468F">
      <w:pPr>
        <w:jc w:val="center"/>
        <w:rPr>
          <w:rFonts w:ascii="Times New Roman" w:hAnsi="Times New Roman"/>
          <w:b/>
          <w:sz w:val="32"/>
          <w:szCs w:val="32"/>
        </w:rPr>
      </w:pPr>
    </w:p>
    <w:p w14:paraId="74BCBEE7" w14:textId="0E955608" w:rsidR="00E7468F" w:rsidRPr="00D5163E" w:rsidRDefault="00E7468F" w:rsidP="00E7468F">
      <w:pPr>
        <w:jc w:val="center"/>
        <w:rPr>
          <w:rFonts w:ascii="Times New Roman" w:hAnsi="Times New Roman"/>
          <w:b/>
          <w:sz w:val="32"/>
          <w:szCs w:val="32"/>
        </w:rPr>
      </w:pPr>
      <w:r w:rsidRPr="00D5163E">
        <w:rPr>
          <w:rFonts w:ascii="Times New Roman" w:hAnsi="Times New Roman"/>
          <w:b/>
          <w:sz w:val="32"/>
          <w:szCs w:val="32"/>
        </w:rPr>
        <w:t>Interim Offline Reporting Template for GEF-7 Core Indicators</w:t>
      </w:r>
    </w:p>
    <w:p w14:paraId="07F4893A" w14:textId="77777777" w:rsidR="00E7468F" w:rsidRPr="00D5163E" w:rsidRDefault="00E7468F" w:rsidP="00E7468F">
      <w:pPr>
        <w:jc w:val="center"/>
        <w:rPr>
          <w:rFonts w:ascii="Times New Roman" w:hAnsi="Times New Roman"/>
        </w:rPr>
      </w:pPr>
    </w:p>
    <w:p w14:paraId="4B41195C" w14:textId="77777777" w:rsidR="00E7468F" w:rsidRPr="00D5163E" w:rsidRDefault="00E7468F" w:rsidP="00E7468F">
      <w:pPr>
        <w:jc w:val="center"/>
        <w:rPr>
          <w:rFonts w:ascii="Times New Roman" w:hAnsi="Times New Roman"/>
        </w:rPr>
      </w:pPr>
      <w:r w:rsidRPr="00D5163E">
        <w:rPr>
          <w:rFonts w:ascii="Times New Roman" w:hAnsi="Times New Roman"/>
        </w:rPr>
        <w:t>5721 Indonesia</w:t>
      </w:r>
    </w:p>
    <w:p w14:paraId="1B76CD78" w14:textId="77777777" w:rsidR="00E7468F" w:rsidRPr="00D5163E" w:rsidRDefault="00E7468F" w:rsidP="00E7468F">
      <w:pPr>
        <w:jc w:val="center"/>
        <w:rPr>
          <w:rFonts w:ascii="Times New Roman" w:hAnsi="Times New Roman"/>
        </w:rPr>
      </w:pPr>
      <w:r w:rsidRPr="00D5163E">
        <w:rPr>
          <w:rFonts w:ascii="Times New Roman" w:hAnsi="Times New Roman"/>
        </w:rPr>
        <w:t>Baseline // Sept 2018</w:t>
      </w:r>
    </w:p>
    <w:sdt>
      <w:sdtPr>
        <w:rPr>
          <w:rFonts w:ascii="Times New Roman" w:eastAsiaTheme="minorHAnsi" w:hAnsi="Times New Roman"/>
          <w:b w:val="0"/>
          <w:bCs w:val="0"/>
          <w:color w:val="auto"/>
          <w:sz w:val="22"/>
          <w:szCs w:val="22"/>
        </w:rPr>
        <w:id w:val="827866047"/>
        <w:docPartObj>
          <w:docPartGallery w:val="Table of Contents"/>
          <w:docPartUnique/>
        </w:docPartObj>
      </w:sdtPr>
      <w:sdtEndPr>
        <w:rPr>
          <w:rFonts w:eastAsia="SimSun"/>
          <w:noProof/>
          <w:sz w:val="20"/>
          <w:szCs w:val="24"/>
        </w:rPr>
      </w:sdtEndPr>
      <w:sdtContent>
        <w:p w14:paraId="37B52F6A" w14:textId="77777777" w:rsidR="00E7468F" w:rsidRPr="00D5163E" w:rsidRDefault="00E7468F" w:rsidP="00E7468F">
          <w:pPr>
            <w:pStyle w:val="TOCHeading"/>
            <w:rPr>
              <w:rFonts w:ascii="Times New Roman" w:hAnsi="Times New Roman"/>
            </w:rPr>
          </w:pPr>
          <w:r w:rsidRPr="00D5163E">
            <w:rPr>
              <w:rFonts w:ascii="Times New Roman" w:hAnsi="Times New Roman"/>
            </w:rPr>
            <w:t>Contents</w:t>
          </w:r>
        </w:p>
        <w:p w14:paraId="3CE8BF8A" w14:textId="26D56E63" w:rsidR="00E7468F" w:rsidRPr="00D5163E" w:rsidRDefault="00E7468F" w:rsidP="00E7468F">
          <w:pPr>
            <w:pStyle w:val="TOC1"/>
            <w:tabs>
              <w:tab w:val="right" w:leader="dot" w:pos="14390"/>
            </w:tabs>
            <w:rPr>
              <w:rFonts w:eastAsiaTheme="minorEastAsia"/>
              <w:noProof/>
            </w:rPr>
          </w:pPr>
          <w:r w:rsidRPr="00D5163E">
            <w:rPr>
              <w:rFonts w:ascii="Times New Roman" w:hAnsi="Times New Roman"/>
            </w:rPr>
            <w:fldChar w:fldCharType="begin"/>
          </w:r>
          <w:r w:rsidRPr="00D5163E">
            <w:rPr>
              <w:rFonts w:ascii="Times New Roman" w:hAnsi="Times New Roman"/>
            </w:rPr>
            <w:instrText xml:space="preserve"> TOC \o "1-3" \h \z \u </w:instrText>
          </w:r>
          <w:r w:rsidRPr="00D5163E">
            <w:rPr>
              <w:rFonts w:ascii="Times New Roman" w:hAnsi="Times New Roman"/>
            </w:rPr>
            <w:fldChar w:fldCharType="separate"/>
          </w:r>
          <w:hyperlink w:anchor="_Toc524700412" w:history="1">
            <w:r w:rsidRPr="00D5163E">
              <w:rPr>
                <w:rStyle w:val="Hyperlink"/>
                <w:rFonts w:ascii="Times New Roman" w:eastAsia="Times New Roman" w:hAnsi="Times New Roman"/>
                <w:noProof/>
              </w:rPr>
              <w:t>Core Indicator 6: Greenhouse gas emissions mitigated (metric tons of carbon dioxide equivalent)</w:t>
            </w:r>
            <w:r w:rsidRPr="00D5163E">
              <w:rPr>
                <w:noProof/>
                <w:webHidden/>
              </w:rPr>
              <w:tab/>
            </w:r>
            <w:r w:rsidRPr="00D5163E">
              <w:rPr>
                <w:noProof/>
                <w:webHidden/>
              </w:rPr>
              <w:fldChar w:fldCharType="begin"/>
            </w:r>
            <w:r w:rsidRPr="00D5163E">
              <w:rPr>
                <w:noProof/>
                <w:webHidden/>
              </w:rPr>
              <w:instrText xml:space="preserve"> PAGEREF _Toc524700412 \h </w:instrText>
            </w:r>
            <w:r w:rsidRPr="00D5163E">
              <w:rPr>
                <w:noProof/>
                <w:webHidden/>
              </w:rPr>
            </w:r>
            <w:r w:rsidRPr="00D5163E">
              <w:rPr>
                <w:noProof/>
                <w:webHidden/>
              </w:rPr>
              <w:fldChar w:fldCharType="separate"/>
            </w:r>
            <w:r w:rsidR="00193F5B">
              <w:rPr>
                <w:noProof/>
                <w:webHidden/>
              </w:rPr>
              <w:t>105</w:t>
            </w:r>
            <w:r w:rsidRPr="00D5163E">
              <w:rPr>
                <w:noProof/>
                <w:webHidden/>
              </w:rPr>
              <w:fldChar w:fldCharType="end"/>
            </w:r>
          </w:hyperlink>
        </w:p>
        <w:p w14:paraId="4808D64B" w14:textId="30D2AEF5" w:rsidR="00E7468F" w:rsidRPr="00D5163E" w:rsidRDefault="001F0207" w:rsidP="00E7468F">
          <w:pPr>
            <w:pStyle w:val="TOC1"/>
            <w:tabs>
              <w:tab w:val="right" w:leader="dot" w:pos="14390"/>
            </w:tabs>
            <w:rPr>
              <w:rFonts w:eastAsiaTheme="minorEastAsia"/>
              <w:noProof/>
            </w:rPr>
          </w:pPr>
          <w:hyperlink w:anchor="_Toc524700413" w:history="1">
            <w:r w:rsidR="00E7468F" w:rsidRPr="00D5163E">
              <w:rPr>
                <w:rStyle w:val="Hyperlink"/>
                <w:rFonts w:ascii="Times New Roman" w:eastAsia="Times New Roman" w:hAnsi="Times New Roman"/>
                <w:noProof/>
              </w:rPr>
              <w:t>Core Indicator 11: Number of direct beneficiaries disaggregated by gender as co-benefit of GEF investment</w:t>
            </w:r>
            <w:r w:rsidR="00E7468F" w:rsidRPr="00D5163E">
              <w:rPr>
                <w:noProof/>
                <w:webHidden/>
              </w:rPr>
              <w:tab/>
            </w:r>
            <w:r w:rsidR="00E7468F" w:rsidRPr="00D5163E">
              <w:rPr>
                <w:noProof/>
                <w:webHidden/>
              </w:rPr>
              <w:fldChar w:fldCharType="begin"/>
            </w:r>
            <w:r w:rsidR="00E7468F" w:rsidRPr="00D5163E">
              <w:rPr>
                <w:noProof/>
                <w:webHidden/>
              </w:rPr>
              <w:instrText xml:space="preserve"> PAGEREF _Toc524700413 \h </w:instrText>
            </w:r>
            <w:r w:rsidR="00E7468F" w:rsidRPr="00D5163E">
              <w:rPr>
                <w:noProof/>
                <w:webHidden/>
              </w:rPr>
            </w:r>
            <w:r w:rsidR="00E7468F" w:rsidRPr="00D5163E">
              <w:rPr>
                <w:noProof/>
                <w:webHidden/>
              </w:rPr>
              <w:fldChar w:fldCharType="separate"/>
            </w:r>
            <w:r w:rsidR="00193F5B">
              <w:rPr>
                <w:noProof/>
                <w:webHidden/>
              </w:rPr>
              <w:t>107</w:t>
            </w:r>
            <w:r w:rsidR="00E7468F" w:rsidRPr="00D5163E">
              <w:rPr>
                <w:noProof/>
                <w:webHidden/>
              </w:rPr>
              <w:fldChar w:fldCharType="end"/>
            </w:r>
          </w:hyperlink>
        </w:p>
        <w:p w14:paraId="1611C7D3" w14:textId="68CBCC6C" w:rsidR="00E7468F" w:rsidRPr="00D5163E" w:rsidRDefault="00E7468F" w:rsidP="00E7468F">
          <w:pPr>
            <w:rPr>
              <w:rFonts w:ascii="Times New Roman" w:hAnsi="Times New Roman"/>
            </w:rPr>
          </w:pPr>
          <w:r w:rsidRPr="00D5163E">
            <w:rPr>
              <w:rFonts w:ascii="Times New Roman" w:hAnsi="Times New Roman"/>
              <w:b/>
              <w:bCs/>
              <w:noProof/>
            </w:rPr>
            <w:fldChar w:fldCharType="end"/>
          </w:r>
        </w:p>
      </w:sdtContent>
    </w:sdt>
    <w:p w14:paraId="432BB58E" w14:textId="77777777" w:rsidR="00E7468F" w:rsidRPr="00D5163E" w:rsidRDefault="00E7468F" w:rsidP="00E7468F">
      <w:pPr>
        <w:rPr>
          <w:rFonts w:ascii="Times New Roman" w:hAnsi="Times New Roman"/>
        </w:rPr>
      </w:pPr>
    </w:p>
    <w:p w14:paraId="7EE0E27F" w14:textId="77777777" w:rsidR="00E7468F" w:rsidRPr="00D5163E" w:rsidRDefault="00E7468F" w:rsidP="00E7468F">
      <w:pPr>
        <w:rPr>
          <w:rFonts w:ascii="Times New Roman" w:hAnsi="Times New Roman"/>
        </w:rPr>
      </w:pPr>
    </w:p>
    <w:p w14:paraId="145E2125" w14:textId="77777777" w:rsidR="00E7468F" w:rsidRPr="00D5163E" w:rsidRDefault="00E7468F" w:rsidP="00E7468F">
      <w:pPr>
        <w:pStyle w:val="Heading1"/>
        <w:shd w:val="clear" w:color="auto" w:fill="4F81BD" w:themeFill="accent1"/>
        <w:rPr>
          <w:rFonts w:ascii="Times New Roman" w:eastAsia="Times New Roman" w:hAnsi="Times New Roman"/>
        </w:rPr>
        <w:sectPr w:rsidR="00E7468F" w:rsidRPr="00D5163E" w:rsidSect="00B25A95">
          <w:footerReference w:type="default" r:id="rId46"/>
          <w:pgSz w:w="12240" w:h="15840"/>
          <w:pgMar w:top="720" w:right="720" w:bottom="720" w:left="720" w:header="720" w:footer="720" w:gutter="0"/>
          <w:cols w:space="720"/>
          <w:docGrid w:linePitch="360"/>
        </w:sectPr>
      </w:pPr>
    </w:p>
    <w:p w14:paraId="7A2A376B" w14:textId="16FAFD15" w:rsidR="00E7468F" w:rsidRPr="00D5163E" w:rsidRDefault="00E7468F" w:rsidP="00980EF4">
      <w:pPr>
        <w:pStyle w:val="BodyText1"/>
        <w:rPr>
          <w:b/>
          <w:sz w:val="28"/>
          <w:szCs w:val="28"/>
        </w:rPr>
      </w:pPr>
      <w:bookmarkStart w:id="38" w:name="_Toc524700412"/>
      <w:r w:rsidRPr="00D5163E">
        <w:rPr>
          <w:b/>
          <w:sz w:val="28"/>
          <w:szCs w:val="28"/>
        </w:rPr>
        <w:lastRenderedPageBreak/>
        <w:t>Core Indicator 6: Greenhouse gas emissions mitigated (metric tons of carbon dioxide equivalent)</w:t>
      </w:r>
      <w:bookmarkEnd w:id="38"/>
    </w:p>
    <w:tbl>
      <w:tblPr>
        <w:tblStyle w:val="TableGrid"/>
        <w:tblW w:w="0" w:type="auto"/>
        <w:tblLook w:val="04A0" w:firstRow="1" w:lastRow="0" w:firstColumn="1" w:lastColumn="0" w:noHBand="0" w:noVBand="1"/>
      </w:tblPr>
      <w:tblGrid>
        <w:gridCol w:w="2417"/>
        <w:gridCol w:w="1984"/>
        <w:gridCol w:w="2366"/>
        <w:gridCol w:w="1944"/>
        <w:gridCol w:w="2079"/>
      </w:tblGrid>
      <w:tr w:rsidR="00E7468F" w:rsidRPr="00D5163E" w14:paraId="041D77AB" w14:textId="77777777" w:rsidTr="00FF0092">
        <w:tc>
          <w:tcPr>
            <w:tcW w:w="2880" w:type="dxa"/>
            <w:shd w:val="clear" w:color="auto" w:fill="DBE5F1" w:themeFill="accent1" w:themeFillTint="33"/>
          </w:tcPr>
          <w:p w14:paraId="409CFFCE"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GHG emission type</w:t>
            </w:r>
          </w:p>
        </w:tc>
        <w:tc>
          <w:tcPr>
            <w:tcW w:w="2304" w:type="dxa"/>
            <w:shd w:val="clear" w:color="auto" w:fill="DBE5F1" w:themeFill="accent1" w:themeFillTint="33"/>
          </w:tcPr>
          <w:p w14:paraId="620E4618"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Metric tons CO</w:t>
            </w:r>
            <w:r w:rsidRPr="00D5163E">
              <w:rPr>
                <w:rFonts w:ascii="Times New Roman" w:eastAsia="Times New Roman" w:hAnsi="Times New Roman"/>
                <w:b/>
                <w:color w:val="000000"/>
                <w:vertAlign w:val="subscript"/>
              </w:rPr>
              <w:t>2</w:t>
            </w:r>
            <w:r w:rsidRPr="00D5163E">
              <w:rPr>
                <w:rFonts w:ascii="Times New Roman" w:eastAsia="Times New Roman" w:hAnsi="Times New Roman"/>
                <w:b/>
                <w:color w:val="000000"/>
              </w:rPr>
              <w:t>-eq (expected at PIF)</w:t>
            </w:r>
          </w:p>
        </w:tc>
        <w:tc>
          <w:tcPr>
            <w:tcW w:w="2731" w:type="dxa"/>
            <w:shd w:val="clear" w:color="auto" w:fill="DBE5F1" w:themeFill="accent1" w:themeFillTint="33"/>
          </w:tcPr>
          <w:p w14:paraId="58A3F2C4"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Metric tons CO</w:t>
            </w:r>
            <w:r w:rsidRPr="00D5163E">
              <w:rPr>
                <w:rFonts w:ascii="Times New Roman" w:eastAsia="Times New Roman" w:hAnsi="Times New Roman"/>
                <w:b/>
                <w:color w:val="000000"/>
                <w:vertAlign w:val="subscript"/>
              </w:rPr>
              <w:t>2</w:t>
            </w:r>
            <w:r w:rsidRPr="00D5163E">
              <w:rPr>
                <w:rFonts w:ascii="Times New Roman" w:eastAsia="Times New Roman" w:hAnsi="Times New Roman"/>
                <w:b/>
                <w:color w:val="000000"/>
              </w:rPr>
              <w:t>-eq (expected at CEO ER)</w:t>
            </w:r>
          </w:p>
        </w:tc>
        <w:tc>
          <w:tcPr>
            <w:tcW w:w="2250" w:type="dxa"/>
            <w:shd w:val="clear" w:color="auto" w:fill="DBE5F1" w:themeFill="accent1" w:themeFillTint="33"/>
          </w:tcPr>
          <w:p w14:paraId="24A52032"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Metric tons CO</w:t>
            </w:r>
            <w:r w:rsidRPr="00D5163E">
              <w:rPr>
                <w:rFonts w:ascii="Times New Roman" w:eastAsia="Times New Roman" w:hAnsi="Times New Roman"/>
                <w:b/>
                <w:color w:val="000000"/>
                <w:vertAlign w:val="subscript"/>
              </w:rPr>
              <w:t>2</w:t>
            </w:r>
            <w:r w:rsidRPr="00D5163E">
              <w:rPr>
                <w:rFonts w:ascii="Times New Roman" w:eastAsia="Times New Roman" w:hAnsi="Times New Roman"/>
                <w:b/>
                <w:color w:val="000000"/>
              </w:rPr>
              <w:t>-eq (expected at MTR)</w:t>
            </w:r>
          </w:p>
        </w:tc>
        <w:tc>
          <w:tcPr>
            <w:tcW w:w="2430" w:type="dxa"/>
            <w:shd w:val="clear" w:color="auto" w:fill="DBE5F1" w:themeFill="accent1" w:themeFillTint="33"/>
          </w:tcPr>
          <w:p w14:paraId="6DD0F394"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Metric tons CO</w:t>
            </w:r>
            <w:r w:rsidRPr="00D5163E">
              <w:rPr>
                <w:rFonts w:ascii="Times New Roman" w:eastAsia="Times New Roman" w:hAnsi="Times New Roman"/>
                <w:b/>
                <w:color w:val="000000"/>
                <w:vertAlign w:val="subscript"/>
              </w:rPr>
              <w:t>2</w:t>
            </w:r>
            <w:r w:rsidRPr="00D5163E">
              <w:rPr>
                <w:rFonts w:ascii="Times New Roman" w:eastAsia="Times New Roman" w:hAnsi="Times New Roman"/>
                <w:b/>
                <w:color w:val="000000"/>
              </w:rPr>
              <w:t>-eq (expected at TE)</w:t>
            </w:r>
          </w:p>
        </w:tc>
      </w:tr>
      <w:tr w:rsidR="00FF0092" w:rsidRPr="00D5163E" w14:paraId="72C5473A" w14:textId="77777777" w:rsidTr="00FF0092">
        <w:tc>
          <w:tcPr>
            <w:tcW w:w="2880" w:type="dxa"/>
            <w:shd w:val="clear" w:color="auto" w:fill="DBE5F1" w:themeFill="accent1" w:themeFillTint="33"/>
          </w:tcPr>
          <w:p w14:paraId="79849B2E"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Lifetime direct project GHG emissions mitigated</w:t>
            </w:r>
          </w:p>
        </w:tc>
        <w:tc>
          <w:tcPr>
            <w:tcW w:w="2304" w:type="dxa"/>
          </w:tcPr>
          <w:p w14:paraId="6F423F86" w14:textId="77777777" w:rsidR="00E7468F" w:rsidRPr="00D5163E" w:rsidRDefault="00E7468F" w:rsidP="00B25A95">
            <w:pPr>
              <w:rPr>
                <w:rFonts w:ascii="Times New Roman" w:eastAsia="Times New Roman" w:hAnsi="Times New Roman"/>
                <w:color w:val="000000"/>
              </w:rPr>
            </w:pPr>
            <w:r w:rsidRPr="00D5163E">
              <w:rPr>
                <w:rFonts w:ascii="Times New Roman" w:eastAsia="Times New Roman" w:hAnsi="Times New Roman"/>
                <w:color w:val="000000"/>
              </w:rPr>
              <w:t>n/a</w:t>
            </w:r>
          </w:p>
        </w:tc>
        <w:tc>
          <w:tcPr>
            <w:tcW w:w="2731" w:type="dxa"/>
          </w:tcPr>
          <w:p w14:paraId="5B8BF5C8" w14:textId="019EAC18" w:rsidR="00E7468F" w:rsidRPr="00D5163E" w:rsidRDefault="00E7468F" w:rsidP="00B25A95">
            <w:pPr>
              <w:jc w:val="right"/>
              <w:rPr>
                <w:rFonts w:ascii="Times New Roman" w:eastAsia="Times New Roman" w:hAnsi="Times New Roman"/>
                <w:color w:val="000000"/>
              </w:rPr>
            </w:pPr>
            <w:r w:rsidRPr="00D5163E">
              <w:rPr>
                <w:rFonts w:ascii="Times New Roman" w:eastAsia="Times New Roman" w:hAnsi="Times New Roman"/>
                <w:color w:val="000000"/>
              </w:rPr>
              <w:br/>
            </w:r>
            <w:r w:rsidRPr="00D5163E">
              <w:rPr>
                <w:rFonts w:cs="Calibri"/>
                <w:color w:val="000000"/>
                <w:szCs w:val="20"/>
              </w:rPr>
              <w:t>548</w:t>
            </w:r>
            <w:r w:rsidR="005C0D4D" w:rsidRPr="00D5163E">
              <w:rPr>
                <w:rFonts w:cs="Calibri"/>
                <w:color w:val="000000"/>
                <w:szCs w:val="20"/>
              </w:rPr>
              <w:t>,</w:t>
            </w:r>
            <w:r w:rsidRPr="00D5163E">
              <w:rPr>
                <w:rFonts w:cs="Calibri"/>
                <w:color w:val="000000"/>
                <w:szCs w:val="20"/>
              </w:rPr>
              <w:t>77</w:t>
            </w:r>
            <w:r w:rsidR="006F2C61" w:rsidRPr="00D5163E">
              <w:rPr>
                <w:rFonts w:cs="Calibri"/>
                <w:color w:val="000000"/>
                <w:szCs w:val="20"/>
              </w:rPr>
              <w:t>6</w:t>
            </w:r>
            <w:r w:rsidRPr="00D5163E">
              <w:rPr>
                <w:rFonts w:cs="Calibri"/>
                <w:color w:val="000000"/>
                <w:szCs w:val="20"/>
              </w:rPr>
              <w:t xml:space="preserve"> </w:t>
            </w:r>
          </w:p>
        </w:tc>
        <w:tc>
          <w:tcPr>
            <w:tcW w:w="2250" w:type="dxa"/>
          </w:tcPr>
          <w:p w14:paraId="2360EE79" w14:textId="77777777" w:rsidR="00E7468F" w:rsidRPr="00D5163E" w:rsidRDefault="00E7468F" w:rsidP="00B25A95">
            <w:pPr>
              <w:rPr>
                <w:rFonts w:ascii="Times New Roman" w:eastAsia="Times New Roman" w:hAnsi="Times New Roman"/>
                <w:color w:val="000000"/>
              </w:rPr>
            </w:pPr>
          </w:p>
        </w:tc>
        <w:tc>
          <w:tcPr>
            <w:tcW w:w="2430" w:type="dxa"/>
          </w:tcPr>
          <w:p w14:paraId="58A95240" w14:textId="77777777" w:rsidR="00E7468F" w:rsidRPr="00D5163E" w:rsidRDefault="00E7468F" w:rsidP="00B25A95">
            <w:pPr>
              <w:rPr>
                <w:rFonts w:ascii="Times New Roman" w:eastAsia="Times New Roman" w:hAnsi="Times New Roman"/>
                <w:color w:val="000000"/>
              </w:rPr>
            </w:pPr>
          </w:p>
        </w:tc>
      </w:tr>
      <w:tr w:rsidR="00FF0092" w:rsidRPr="00D5163E" w14:paraId="0B2D1684" w14:textId="77777777" w:rsidTr="00FF0092">
        <w:tc>
          <w:tcPr>
            <w:tcW w:w="2880" w:type="dxa"/>
            <w:shd w:val="clear" w:color="auto" w:fill="DBE5F1" w:themeFill="accent1" w:themeFillTint="33"/>
          </w:tcPr>
          <w:p w14:paraId="154A5E14"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Lifetime direct post-project emissions mitigated</w:t>
            </w:r>
          </w:p>
        </w:tc>
        <w:tc>
          <w:tcPr>
            <w:tcW w:w="2304" w:type="dxa"/>
          </w:tcPr>
          <w:p w14:paraId="6107EF38" w14:textId="77777777" w:rsidR="00E7468F" w:rsidRPr="00D5163E" w:rsidRDefault="00E7468F" w:rsidP="00B25A95">
            <w:pPr>
              <w:rPr>
                <w:rFonts w:ascii="Times New Roman" w:eastAsia="Times New Roman" w:hAnsi="Times New Roman"/>
                <w:color w:val="000000"/>
              </w:rPr>
            </w:pPr>
          </w:p>
        </w:tc>
        <w:tc>
          <w:tcPr>
            <w:tcW w:w="2731" w:type="dxa"/>
          </w:tcPr>
          <w:p w14:paraId="08711BE7" w14:textId="77777777" w:rsidR="00E7468F" w:rsidRPr="00D5163E" w:rsidRDefault="00E7468F" w:rsidP="00B25A95">
            <w:pPr>
              <w:jc w:val="right"/>
              <w:rPr>
                <w:rFonts w:ascii="Times New Roman" w:eastAsia="Times New Roman" w:hAnsi="Times New Roman"/>
                <w:color w:val="000000"/>
              </w:rPr>
            </w:pPr>
            <w:r w:rsidRPr="00D5163E">
              <w:rPr>
                <w:rFonts w:ascii="Times New Roman" w:eastAsia="Times New Roman" w:hAnsi="Times New Roman"/>
                <w:color w:val="000000"/>
              </w:rPr>
              <w:t>N/A (no financial mechanisms)</w:t>
            </w:r>
          </w:p>
        </w:tc>
        <w:tc>
          <w:tcPr>
            <w:tcW w:w="2250" w:type="dxa"/>
          </w:tcPr>
          <w:p w14:paraId="76481740" w14:textId="77777777" w:rsidR="00E7468F" w:rsidRPr="00D5163E" w:rsidRDefault="00E7468F" w:rsidP="00B25A95">
            <w:pPr>
              <w:rPr>
                <w:rFonts w:ascii="Times New Roman" w:eastAsia="Times New Roman" w:hAnsi="Times New Roman"/>
                <w:color w:val="000000"/>
              </w:rPr>
            </w:pPr>
          </w:p>
        </w:tc>
        <w:tc>
          <w:tcPr>
            <w:tcW w:w="2430" w:type="dxa"/>
          </w:tcPr>
          <w:p w14:paraId="46B0E424" w14:textId="77777777" w:rsidR="00E7468F" w:rsidRPr="00D5163E" w:rsidRDefault="00E7468F" w:rsidP="00B25A95">
            <w:pPr>
              <w:rPr>
                <w:rFonts w:ascii="Times New Roman" w:eastAsia="Times New Roman" w:hAnsi="Times New Roman"/>
                <w:color w:val="000000"/>
              </w:rPr>
            </w:pPr>
          </w:p>
        </w:tc>
      </w:tr>
      <w:tr w:rsidR="00FF0092" w:rsidRPr="00D5163E" w14:paraId="0E96B88F" w14:textId="77777777" w:rsidTr="00FF0092">
        <w:tc>
          <w:tcPr>
            <w:tcW w:w="2880" w:type="dxa"/>
            <w:shd w:val="clear" w:color="auto" w:fill="DBE5F1" w:themeFill="accent1" w:themeFillTint="33"/>
          </w:tcPr>
          <w:p w14:paraId="5BC58CD5"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Lifetime indirect GHG emissions mitigated</w:t>
            </w:r>
          </w:p>
        </w:tc>
        <w:tc>
          <w:tcPr>
            <w:tcW w:w="2304" w:type="dxa"/>
          </w:tcPr>
          <w:p w14:paraId="44B8C123" w14:textId="77777777" w:rsidR="00E7468F" w:rsidRPr="00D5163E" w:rsidRDefault="00E7468F" w:rsidP="00B25A95">
            <w:pPr>
              <w:rPr>
                <w:rFonts w:ascii="Times New Roman" w:eastAsia="Times New Roman" w:hAnsi="Times New Roman"/>
                <w:color w:val="000000"/>
              </w:rPr>
            </w:pPr>
          </w:p>
        </w:tc>
        <w:tc>
          <w:tcPr>
            <w:tcW w:w="2731" w:type="dxa"/>
          </w:tcPr>
          <w:p w14:paraId="7ED63BEB" w14:textId="77777777" w:rsidR="00E7468F" w:rsidRPr="00D5163E" w:rsidRDefault="00E7468F" w:rsidP="00B25A95">
            <w:pPr>
              <w:jc w:val="right"/>
              <w:rPr>
                <w:rFonts w:ascii="Times New Roman" w:eastAsia="Times New Roman" w:hAnsi="Times New Roman"/>
                <w:color w:val="000000"/>
              </w:rPr>
            </w:pPr>
            <w:r w:rsidRPr="00D5163E">
              <w:rPr>
                <w:rFonts w:ascii="Times New Roman" w:eastAsia="Times New Roman" w:hAnsi="Times New Roman"/>
                <w:color w:val="000000"/>
              </w:rPr>
              <w:t>1,097,533</w:t>
            </w:r>
          </w:p>
        </w:tc>
        <w:tc>
          <w:tcPr>
            <w:tcW w:w="2250" w:type="dxa"/>
          </w:tcPr>
          <w:p w14:paraId="7BC5AF43" w14:textId="77777777" w:rsidR="00E7468F" w:rsidRPr="00D5163E" w:rsidRDefault="00E7468F" w:rsidP="00B25A95">
            <w:pPr>
              <w:rPr>
                <w:rFonts w:ascii="Times New Roman" w:eastAsia="Times New Roman" w:hAnsi="Times New Roman"/>
                <w:color w:val="000000"/>
              </w:rPr>
            </w:pPr>
          </w:p>
        </w:tc>
        <w:tc>
          <w:tcPr>
            <w:tcW w:w="2430" w:type="dxa"/>
          </w:tcPr>
          <w:p w14:paraId="69E19825" w14:textId="77777777" w:rsidR="00E7468F" w:rsidRPr="00D5163E" w:rsidRDefault="00E7468F" w:rsidP="00B25A95">
            <w:pPr>
              <w:rPr>
                <w:rFonts w:ascii="Times New Roman" w:eastAsia="Times New Roman" w:hAnsi="Times New Roman"/>
                <w:color w:val="000000"/>
              </w:rPr>
            </w:pPr>
          </w:p>
        </w:tc>
      </w:tr>
    </w:tbl>
    <w:p w14:paraId="4732F5C1" w14:textId="77777777" w:rsidR="00E7468F" w:rsidRPr="00D5163E" w:rsidRDefault="00E7468F" w:rsidP="00E7468F">
      <w:pPr>
        <w:rPr>
          <w:rFonts w:ascii="Times New Roman" w:eastAsia="Times New Roman" w:hAnsi="Times New Roman"/>
          <w:i/>
          <w:color w:val="000000"/>
        </w:rPr>
      </w:pPr>
      <w:r w:rsidRPr="00D5163E">
        <w:rPr>
          <w:rFonts w:ascii="Times New Roman" w:eastAsia="Times New Roman" w:hAnsi="Times New Roman"/>
          <w:i/>
          <w:color w:val="000000"/>
        </w:rPr>
        <w:t>Figure at a given stage must be the sum of all figures reported under the first two sub-indicators (6.1 and 6.2) for that stage.</w:t>
      </w:r>
    </w:p>
    <w:p w14:paraId="090AC29C" w14:textId="77777777" w:rsidR="00E7468F" w:rsidRPr="00D5163E" w:rsidRDefault="00E7468F" w:rsidP="00E7468F">
      <w:pPr>
        <w:rPr>
          <w:rFonts w:ascii="Times New Roman" w:eastAsia="Times New Roman" w:hAnsi="Times New Roman"/>
          <w:color w:val="000000"/>
        </w:rPr>
      </w:pPr>
    </w:p>
    <w:p w14:paraId="7CD897CF" w14:textId="77777777" w:rsidR="00E7468F" w:rsidRPr="00D5163E" w:rsidRDefault="00E7468F" w:rsidP="00E7468F">
      <w:pPr>
        <w:rPr>
          <w:rFonts w:ascii="Times New Roman" w:eastAsia="Times New Roman" w:hAnsi="Times New Roman"/>
          <w:b/>
          <w:color w:val="000000"/>
        </w:rPr>
      </w:pPr>
      <w:r w:rsidRPr="00D5163E">
        <w:rPr>
          <w:rFonts w:ascii="Times New Roman" w:eastAsia="Times New Roman" w:hAnsi="Times New Roman"/>
          <w:b/>
          <w:color w:val="000000"/>
        </w:rPr>
        <w:t>6.1 Carbon sequestered or emissions avoided in the sector of Agriculture, Forestry and Other Land Use</w:t>
      </w:r>
    </w:p>
    <w:tbl>
      <w:tblPr>
        <w:tblStyle w:val="TableGrid"/>
        <w:tblW w:w="11065" w:type="dxa"/>
        <w:tblLook w:val="04A0" w:firstRow="1" w:lastRow="0" w:firstColumn="1" w:lastColumn="0" w:noHBand="0" w:noVBand="1"/>
      </w:tblPr>
      <w:tblGrid>
        <w:gridCol w:w="2182"/>
        <w:gridCol w:w="1157"/>
        <w:gridCol w:w="1073"/>
        <w:gridCol w:w="1156"/>
        <w:gridCol w:w="1213"/>
        <w:gridCol w:w="1108"/>
        <w:gridCol w:w="974"/>
        <w:gridCol w:w="1108"/>
        <w:gridCol w:w="1094"/>
      </w:tblGrid>
      <w:tr w:rsidR="00E7468F" w:rsidRPr="00D5163E" w14:paraId="66BD3DF1" w14:textId="77777777" w:rsidTr="00FF0092">
        <w:tc>
          <w:tcPr>
            <w:tcW w:w="2182" w:type="dxa"/>
            <w:shd w:val="clear" w:color="auto" w:fill="DBE5F1" w:themeFill="accent1" w:themeFillTint="33"/>
          </w:tcPr>
          <w:p w14:paraId="1C44E8CC"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GHG emission type</w:t>
            </w:r>
          </w:p>
        </w:tc>
        <w:tc>
          <w:tcPr>
            <w:tcW w:w="1157" w:type="dxa"/>
            <w:shd w:val="clear" w:color="auto" w:fill="DBE5F1" w:themeFill="accent1" w:themeFillTint="33"/>
          </w:tcPr>
          <w:p w14:paraId="1AA392AF"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Ha (expected at PIF)</w:t>
            </w:r>
          </w:p>
        </w:tc>
        <w:tc>
          <w:tcPr>
            <w:tcW w:w="1073" w:type="dxa"/>
            <w:shd w:val="clear" w:color="auto" w:fill="DBE5F1" w:themeFill="accent1" w:themeFillTint="33"/>
          </w:tcPr>
          <w:p w14:paraId="103EFC60"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Metric tons CO</w:t>
            </w:r>
            <w:r w:rsidRPr="00D5163E">
              <w:rPr>
                <w:rFonts w:ascii="Times New Roman" w:eastAsia="Times New Roman" w:hAnsi="Times New Roman"/>
                <w:b/>
                <w:color w:val="000000"/>
                <w:vertAlign w:val="subscript"/>
              </w:rPr>
              <w:t>2</w:t>
            </w:r>
            <w:r w:rsidRPr="00D5163E">
              <w:rPr>
                <w:rFonts w:ascii="Times New Roman" w:eastAsia="Times New Roman" w:hAnsi="Times New Roman"/>
                <w:b/>
                <w:color w:val="000000"/>
              </w:rPr>
              <w:t>-eq (baseline at PIF)</w:t>
            </w:r>
          </w:p>
        </w:tc>
        <w:tc>
          <w:tcPr>
            <w:tcW w:w="1156" w:type="dxa"/>
            <w:shd w:val="clear" w:color="auto" w:fill="DBE5F1" w:themeFill="accent1" w:themeFillTint="33"/>
          </w:tcPr>
          <w:p w14:paraId="5B649636"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Ha (expected at CEO ER)</w:t>
            </w:r>
          </w:p>
        </w:tc>
        <w:tc>
          <w:tcPr>
            <w:tcW w:w="1213" w:type="dxa"/>
            <w:shd w:val="clear" w:color="auto" w:fill="DBE5F1" w:themeFill="accent1" w:themeFillTint="33"/>
          </w:tcPr>
          <w:p w14:paraId="3CE37D52"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Metric tons CO</w:t>
            </w:r>
            <w:r w:rsidRPr="00D5163E">
              <w:rPr>
                <w:rFonts w:ascii="Times New Roman" w:eastAsia="Times New Roman" w:hAnsi="Times New Roman"/>
                <w:b/>
                <w:color w:val="000000"/>
                <w:vertAlign w:val="subscript"/>
              </w:rPr>
              <w:t>2</w:t>
            </w:r>
            <w:r w:rsidRPr="00D5163E">
              <w:rPr>
                <w:rFonts w:ascii="Times New Roman" w:eastAsia="Times New Roman" w:hAnsi="Times New Roman"/>
                <w:b/>
                <w:color w:val="000000"/>
              </w:rPr>
              <w:t>-eq (baseline at CEO ER)</w:t>
            </w:r>
          </w:p>
        </w:tc>
        <w:tc>
          <w:tcPr>
            <w:tcW w:w="1108" w:type="dxa"/>
            <w:shd w:val="clear" w:color="auto" w:fill="DBE5F1" w:themeFill="accent1" w:themeFillTint="33"/>
          </w:tcPr>
          <w:p w14:paraId="7E4B753F"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Ha (expected at MTR)</w:t>
            </w:r>
          </w:p>
        </w:tc>
        <w:tc>
          <w:tcPr>
            <w:tcW w:w="974" w:type="dxa"/>
            <w:shd w:val="clear" w:color="auto" w:fill="DBE5F1" w:themeFill="accent1" w:themeFillTint="33"/>
          </w:tcPr>
          <w:p w14:paraId="2FDDF683"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Metric tons CO</w:t>
            </w:r>
            <w:r w:rsidRPr="00D5163E">
              <w:rPr>
                <w:rFonts w:ascii="Times New Roman" w:eastAsia="Times New Roman" w:hAnsi="Times New Roman"/>
                <w:b/>
                <w:color w:val="000000"/>
                <w:vertAlign w:val="subscript"/>
              </w:rPr>
              <w:t>2</w:t>
            </w:r>
            <w:r w:rsidRPr="00D5163E">
              <w:rPr>
                <w:rFonts w:ascii="Times New Roman" w:eastAsia="Times New Roman" w:hAnsi="Times New Roman"/>
                <w:b/>
                <w:color w:val="000000"/>
              </w:rPr>
              <w:t>-eq (above baseline at MTR)</w:t>
            </w:r>
          </w:p>
        </w:tc>
        <w:tc>
          <w:tcPr>
            <w:tcW w:w="1108" w:type="dxa"/>
            <w:shd w:val="clear" w:color="auto" w:fill="DBE5F1" w:themeFill="accent1" w:themeFillTint="33"/>
          </w:tcPr>
          <w:p w14:paraId="7146C68B"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Ha (expected at TE)</w:t>
            </w:r>
          </w:p>
        </w:tc>
        <w:tc>
          <w:tcPr>
            <w:tcW w:w="1094" w:type="dxa"/>
            <w:shd w:val="clear" w:color="auto" w:fill="DBE5F1" w:themeFill="accent1" w:themeFillTint="33"/>
          </w:tcPr>
          <w:p w14:paraId="433BC339"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Metric tons CO</w:t>
            </w:r>
            <w:r w:rsidRPr="00D5163E">
              <w:rPr>
                <w:rFonts w:ascii="Times New Roman" w:eastAsia="Times New Roman" w:hAnsi="Times New Roman"/>
                <w:b/>
                <w:color w:val="000000"/>
                <w:vertAlign w:val="subscript"/>
              </w:rPr>
              <w:t>2</w:t>
            </w:r>
            <w:r w:rsidRPr="00D5163E">
              <w:rPr>
                <w:rFonts w:ascii="Times New Roman" w:eastAsia="Times New Roman" w:hAnsi="Times New Roman"/>
                <w:b/>
                <w:color w:val="000000"/>
              </w:rPr>
              <w:t>-eq (above baseline at TE)</w:t>
            </w:r>
          </w:p>
        </w:tc>
      </w:tr>
      <w:tr w:rsidR="00E7468F" w:rsidRPr="00D5163E" w14:paraId="7551BB74" w14:textId="77777777" w:rsidTr="00FF0092">
        <w:tc>
          <w:tcPr>
            <w:tcW w:w="2182" w:type="dxa"/>
            <w:shd w:val="clear" w:color="auto" w:fill="DBE5F1" w:themeFill="accent1" w:themeFillTint="33"/>
          </w:tcPr>
          <w:p w14:paraId="04FE3766"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Lifetime direct project GHG emissions mitigated</w:t>
            </w:r>
          </w:p>
        </w:tc>
        <w:tc>
          <w:tcPr>
            <w:tcW w:w="1157" w:type="dxa"/>
          </w:tcPr>
          <w:p w14:paraId="279FE64C" w14:textId="77777777" w:rsidR="00E7468F" w:rsidRPr="00D5163E" w:rsidRDefault="00E7468F" w:rsidP="00B25A95">
            <w:pPr>
              <w:rPr>
                <w:rFonts w:ascii="Times New Roman" w:eastAsia="Times New Roman" w:hAnsi="Times New Roman"/>
                <w:color w:val="000000"/>
              </w:rPr>
            </w:pPr>
            <w:r w:rsidRPr="00D5163E">
              <w:rPr>
                <w:rFonts w:ascii="Times New Roman" w:eastAsia="Times New Roman" w:hAnsi="Times New Roman"/>
                <w:color w:val="000000"/>
              </w:rPr>
              <w:t>n/a</w:t>
            </w:r>
          </w:p>
        </w:tc>
        <w:tc>
          <w:tcPr>
            <w:tcW w:w="1073" w:type="dxa"/>
          </w:tcPr>
          <w:p w14:paraId="3C52CBD3" w14:textId="77777777" w:rsidR="00E7468F" w:rsidRPr="00D5163E" w:rsidRDefault="00E7468F" w:rsidP="00B25A95">
            <w:pPr>
              <w:rPr>
                <w:rFonts w:ascii="Times New Roman" w:eastAsia="Times New Roman" w:hAnsi="Times New Roman"/>
                <w:color w:val="000000"/>
              </w:rPr>
            </w:pPr>
          </w:p>
        </w:tc>
        <w:tc>
          <w:tcPr>
            <w:tcW w:w="1156" w:type="dxa"/>
          </w:tcPr>
          <w:p w14:paraId="4F622BCD" w14:textId="77777777" w:rsidR="00E7468F" w:rsidRPr="00D5163E" w:rsidRDefault="00E7468F" w:rsidP="00B25A95">
            <w:pPr>
              <w:rPr>
                <w:rFonts w:ascii="Times New Roman" w:eastAsia="Times New Roman" w:hAnsi="Times New Roman"/>
                <w:color w:val="000000"/>
              </w:rPr>
            </w:pPr>
          </w:p>
        </w:tc>
        <w:tc>
          <w:tcPr>
            <w:tcW w:w="1213" w:type="dxa"/>
          </w:tcPr>
          <w:p w14:paraId="043742A0" w14:textId="77777777" w:rsidR="00E7468F" w:rsidRPr="00D5163E" w:rsidRDefault="00E7468F" w:rsidP="00B25A95">
            <w:pPr>
              <w:rPr>
                <w:rFonts w:ascii="Times New Roman" w:eastAsia="Times New Roman" w:hAnsi="Times New Roman"/>
                <w:color w:val="000000"/>
              </w:rPr>
            </w:pPr>
          </w:p>
        </w:tc>
        <w:tc>
          <w:tcPr>
            <w:tcW w:w="1108" w:type="dxa"/>
          </w:tcPr>
          <w:p w14:paraId="57039DDC" w14:textId="77777777" w:rsidR="00E7468F" w:rsidRPr="00D5163E" w:rsidRDefault="00E7468F" w:rsidP="00B25A95">
            <w:pPr>
              <w:rPr>
                <w:rFonts w:ascii="Times New Roman" w:eastAsia="Times New Roman" w:hAnsi="Times New Roman"/>
                <w:color w:val="000000"/>
              </w:rPr>
            </w:pPr>
          </w:p>
        </w:tc>
        <w:tc>
          <w:tcPr>
            <w:tcW w:w="974" w:type="dxa"/>
          </w:tcPr>
          <w:p w14:paraId="40CBE16E" w14:textId="77777777" w:rsidR="00E7468F" w:rsidRPr="00D5163E" w:rsidRDefault="00E7468F" w:rsidP="00B25A95">
            <w:pPr>
              <w:rPr>
                <w:rFonts w:ascii="Times New Roman" w:eastAsia="Times New Roman" w:hAnsi="Times New Roman"/>
                <w:color w:val="000000"/>
              </w:rPr>
            </w:pPr>
          </w:p>
        </w:tc>
        <w:tc>
          <w:tcPr>
            <w:tcW w:w="1108" w:type="dxa"/>
          </w:tcPr>
          <w:p w14:paraId="68941100" w14:textId="77777777" w:rsidR="00E7468F" w:rsidRPr="00D5163E" w:rsidRDefault="00E7468F" w:rsidP="00B25A95">
            <w:pPr>
              <w:rPr>
                <w:rFonts w:ascii="Times New Roman" w:eastAsia="Times New Roman" w:hAnsi="Times New Roman"/>
                <w:color w:val="000000"/>
              </w:rPr>
            </w:pPr>
          </w:p>
        </w:tc>
        <w:tc>
          <w:tcPr>
            <w:tcW w:w="1094" w:type="dxa"/>
          </w:tcPr>
          <w:p w14:paraId="135D1740" w14:textId="77777777" w:rsidR="00E7468F" w:rsidRPr="00D5163E" w:rsidRDefault="00E7468F" w:rsidP="00B25A95">
            <w:pPr>
              <w:rPr>
                <w:rFonts w:ascii="Times New Roman" w:eastAsia="Times New Roman" w:hAnsi="Times New Roman"/>
                <w:color w:val="000000"/>
              </w:rPr>
            </w:pPr>
          </w:p>
        </w:tc>
      </w:tr>
      <w:tr w:rsidR="00E7468F" w:rsidRPr="00D5163E" w14:paraId="7E9A691E" w14:textId="77777777" w:rsidTr="00FF0092">
        <w:tc>
          <w:tcPr>
            <w:tcW w:w="2182" w:type="dxa"/>
            <w:shd w:val="clear" w:color="auto" w:fill="DBE5F1" w:themeFill="accent1" w:themeFillTint="33"/>
          </w:tcPr>
          <w:p w14:paraId="5B913CBC"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Lifetime direct post-project emissions mitigated</w:t>
            </w:r>
          </w:p>
        </w:tc>
        <w:tc>
          <w:tcPr>
            <w:tcW w:w="1157" w:type="dxa"/>
          </w:tcPr>
          <w:p w14:paraId="6DD3F234" w14:textId="77777777" w:rsidR="00E7468F" w:rsidRPr="00D5163E" w:rsidRDefault="00E7468F" w:rsidP="00B25A95">
            <w:pPr>
              <w:rPr>
                <w:rFonts w:ascii="Times New Roman" w:eastAsia="Times New Roman" w:hAnsi="Times New Roman"/>
                <w:color w:val="000000"/>
              </w:rPr>
            </w:pPr>
          </w:p>
        </w:tc>
        <w:tc>
          <w:tcPr>
            <w:tcW w:w="1073" w:type="dxa"/>
          </w:tcPr>
          <w:p w14:paraId="76FFA308" w14:textId="77777777" w:rsidR="00E7468F" w:rsidRPr="00D5163E" w:rsidRDefault="00E7468F" w:rsidP="00B25A95">
            <w:pPr>
              <w:rPr>
                <w:rFonts w:ascii="Times New Roman" w:eastAsia="Times New Roman" w:hAnsi="Times New Roman"/>
                <w:color w:val="000000"/>
              </w:rPr>
            </w:pPr>
          </w:p>
        </w:tc>
        <w:tc>
          <w:tcPr>
            <w:tcW w:w="1156" w:type="dxa"/>
          </w:tcPr>
          <w:p w14:paraId="481E6AB5" w14:textId="77777777" w:rsidR="00E7468F" w:rsidRPr="00D5163E" w:rsidRDefault="00E7468F" w:rsidP="00B25A95">
            <w:pPr>
              <w:rPr>
                <w:rFonts w:ascii="Times New Roman" w:eastAsia="Times New Roman" w:hAnsi="Times New Roman"/>
                <w:color w:val="000000"/>
              </w:rPr>
            </w:pPr>
          </w:p>
        </w:tc>
        <w:tc>
          <w:tcPr>
            <w:tcW w:w="1213" w:type="dxa"/>
          </w:tcPr>
          <w:p w14:paraId="51F084E2" w14:textId="77777777" w:rsidR="00E7468F" w:rsidRPr="00D5163E" w:rsidRDefault="00E7468F" w:rsidP="00B25A95">
            <w:pPr>
              <w:rPr>
                <w:rFonts w:ascii="Times New Roman" w:eastAsia="Times New Roman" w:hAnsi="Times New Roman"/>
                <w:color w:val="000000"/>
              </w:rPr>
            </w:pPr>
          </w:p>
        </w:tc>
        <w:tc>
          <w:tcPr>
            <w:tcW w:w="1108" w:type="dxa"/>
          </w:tcPr>
          <w:p w14:paraId="1326B7DB" w14:textId="77777777" w:rsidR="00E7468F" w:rsidRPr="00D5163E" w:rsidRDefault="00E7468F" w:rsidP="00B25A95">
            <w:pPr>
              <w:rPr>
                <w:rFonts w:ascii="Times New Roman" w:eastAsia="Times New Roman" w:hAnsi="Times New Roman"/>
                <w:color w:val="000000"/>
              </w:rPr>
            </w:pPr>
          </w:p>
        </w:tc>
        <w:tc>
          <w:tcPr>
            <w:tcW w:w="974" w:type="dxa"/>
          </w:tcPr>
          <w:p w14:paraId="4F6819A9" w14:textId="77777777" w:rsidR="00E7468F" w:rsidRPr="00D5163E" w:rsidRDefault="00E7468F" w:rsidP="00B25A95">
            <w:pPr>
              <w:rPr>
                <w:rFonts w:ascii="Times New Roman" w:eastAsia="Times New Roman" w:hAnsi="Times New Roman"/>
                <w:color w:val="000000"/>
              </w:rPr>
            </w:pPr>
          </w:p>
        </w:tc>
        <w:tc>
          <w:tcPr>
            <w:tcW w:w="1108" w:type="dxa"/>
          </w:tcPr>
          <w:p w14:paraId="67AD3EB6" w14:textId="77777777" w:rsidR="00E7468F" w:rsidRPr="00D5163E" w:rsidRDefault="00E7468F" w:rsidP="00B25A95">
            <w:pPr>
              <w:rPr>
                <w:rFonts w:ascii="Times New Roman" w:eastAsia="Times New Roman" w:hAnsi="Times New Roman"/>
                <w:color w:val="000000"/>
              </w:rPr>
            </w:pPr>
          </w:p>
        </w:tc>
        <w:tc>
          <w:tcPr>
            <w:tcW w:w="1094" w:type="dxa"/>
          </w:tcPr>
          <w:p w14:paraId="7C4BAF8B" w14:textId="77777777" w:rsidR="00E7468F" w:rsidRPr="00D5163E" w:rsidRDefault="00E7468F" w:rsidP="00B25A95">
            <w:pPr>
              <w:rPr>
                <w:rFonts w:ascii="Times New Roman" w:eastAsia="Times New Roman" w:hAnsi="Times New Roman"/>
                <w:color w:val="000000"/>
              </w:rPr>
            </w:pPr>
          </w:p>
        </w:tc>
      </w:tr>
      <w:tr w:rsidR="00E7468F" w:rsidRPr="00D5163E" w14:paraId="2A92D61F" w14:textId="77777777" w:rsidTr="00FF0092">
        <w:tc>
          <w:tcPr>
            <w:tcW w:w="2182" w:type="dxa"/>
            <w:shd w:val="clear" w:color="auto" w:fill="DBE5F1" w:themeFill="accent1" w:themeFillTint="33"/>
          </w:tcPr>
          <w:p w14:paraId="04BFAD65"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Lifetime indirect GHG emissions mitigated</w:t>
            </w:r>
          </w:p>
        </w:tc>
        <w:tc>
          <w:tcPr>
            <w:tcW w:w="1157" w:type="dxa"/>
          </w:tcPr>
          <w:p w14:paraId="486BBB28" w14:textId="77777777" w:rsidR="00E7468F" w:rsidRPr="00D5163E" w:rsidRDefault="00E7468F" w:rsidP="00B25A95">
            <w:pPr>
              <w:rPr>
                <w:rFonts w:ascii="Times New Roman" w:eastAsia="Times New Roman" w:hAnsi="Times New Roman"/>
                <w:color w:val="000000"/>
              </w:rPr>
            </w:pPr>
          </w:p>
        </w:tc>
        <w:tc>
          <w:tcPr>
            <w:tcW w:w="1073" w:type="dxa"/>
          </w:tcPr>
          <w:p w14:paraId="67F7C199" w14:textId="77777777" w:rsidR="00E7468F" w:rsidRPr="00D5163E" w:rsidRDefault="00E7468F" w:rsidP="00B25A95">
            <w:pPr>
              <w:rPr>
                <w:rFonts w:ascii="Times New Roman" w:eastAsia="Times New Roman" w:hAnsi="Times New Roman"/>
                <w:color w:val="000000"/>
              </w:rPr>
            </w:pPr>
          </w:p>
        </w:tc>
        <w:tc>
          <w:tcPr>
            <w:tcW w:w="1156" w:type="dxa"/>
          </w:tcPr>
          <w:p w14:paraId="26CB0325" w14:textId="77777777" w:rsidR="00E7468F" w:rsidRPr="00D5163E" w:rsidRDefault="00E7468F" w:rsidP="00B25A95">
            <w:pPr>
              <w:rPr>
                <w:rFonts w:ascii="Times New Roman" w:eastAsia="Times New Roman" w:hAnsi="Times New Roman"/>
                <w:color w:val="000000"/>
              </w:rPr>
            </w:pPr>
          </w:p>
        </w:tc>
        <w:tc>
          <w:tcPr>
            <w:tcW w:w="1213" w:type="dxa"/>
          </w:tcPr>
          <w:p w14:paraId="55445FE2" w14:textId="77777777" w:rsidR="00E7468F" w:rsidRPr="00D5163E" w:rsidRDefault="00E7468F" w:rsidP="00B25A95">
            <w:pPr>
              <w:rPr>
                <w:rFonts w:ascii="Times New Roman" w:eastAsia="Times New Roman" w:hAnsi="Times New Roman"/>
                <w:color w:val="000000"/>
              </w:rPr>
            </w:pPr>
          </w:p>
        </w:tc>
        <w:tc>
          <w:tcPr>
            <w:tcW w:w="1108" w:type="dxa"/>
          </w:tcPr>
          <w:p w14:paraId="3B1F38D8" w14:textId="77777777" w:rsidR="00E7468F" w:rsidRPr="00D5163E" w:rsidRDefault="00E7468F" w:rsidP="00B25A95">
            <w:pPr>
              <w:rPr>
                <w:rFonts w:ascii="Times New Roman" w:eastAsia="Times New Roman" w:hAnsi="Times New Roman"/>
                <w:color w:val="000000"/>
              </w:rPr>
            </w:pPr>
          </w:p>
        </w:tc>
        <w:tc>
          <w:tcPr>
            <w:tcW w:w="974" w:type="dxa"/>
          </w:tcPr>
          <w:p w14:paraId="37D484D8" w14:textId="77777777" w:rsidR="00E7468F" w:rsidRPr="00D5163E" w:rsidRDefault="00E7468F" w:rsidP="00B25A95">
            <w:pPr>
              <w:rPr>
                <w:rFonts w:ascii="Times New Roman" w:eastAsia="Times New Roman" w:hAnsi="Times New Roman"/>
                <w:color w:val="000000"/>
              </w:rPr>
            </w:pPr>
          </w:p>
        </w:tc>
        <w:tc>
          <w:tcPr>
            <w:tcW w:w="1108" w:type="dxa"/>
          </w:tcPr>
          <w:p w14:paraId="6EF92C28" w14:textId="77777777" w:rsidR="00E7468F" w:rsidRPr="00D5163E" w:rsidRDefault="00E7468F" w:rsidP="00B25A95">
            <w:pPr>
              <w:rPr>
                <w:rFonts w:ascii="Times New Roman" w:eastAsia="Times New Roman" w:hAnsi="Times New Roman"/>
                <w:color w:val="000000"/>
              </w:rPr>
            </w:pPr>
          </w:p>
        </w:tc>
        <w:tc>
          <w:tcPr>
            <w:tcW w:w="1094" w:type="dxa"/>
          </w:tcPr>
          <w:p w14:paraId="681FE4A1" w14:textId="77777777" w:rsidR="00E7468F" w:rsidRPr="00D5163E" w:rsidRDefault="00E7468F" w:rsidP="00B25A95">
            <w:pPr>
              <w:rPr>
                <w:rFonts w:ascii="Times New Roman" w:eastAsia="Times New Roman" w:hAnsi="Times New Roman"/>
                <w:color w:val="000000"/>
              </w:rPr>
            </w:pPr>
          </w:p>
        </w:tc>
      </w:tr>
      <w:tr w:rsidR="00E7468F" w:rsidRPr="00D5163E" w14:paraId="34B17EAB" w14:textId="77777777" w:rsidTr="00FF0092">
        <w:tc>
          <w:tcPr>
            <w:tcW w:w="2182" w:type="dxa"/>
            <w:shd w:val="clear" w:color="auto" w:fill="DBE5F1" w:themeFill="accent1" w:themeFillTint="33"/>
          </w:tcPr>
          <w:p w14:paraId="5E2D30BC"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Anticipated year</w:t>
            </w:r>
          </w:p>
        </w:tc>
        <w:tc>
          <w:tcPr>
            <w:tcW w:w="1157" w:type="dxa"/>
          </w:tcPr>
          <w:p w14:paraId="06B39576" w14:textId="77777777" w:rsidR="00E7468F" w:rsidRPr="00D5163E" w:rsidRDefault="00E7468F" w:rsidP="00B25A95">
            <w:pPr>
              <w:rPr>
                <w:rFonts w:ascii="Times New Roman" w:eastAsia="Times New Roman" w:hAnsi="Times New Roman"/>
                <w:color w:val="000000"/>
              </w:rPr>
            </w:pPr>
            <w:r w:rsidRPr="00D5163E">
              <w:rPr>
                <w:rFonts w:ascii="Times New Roman" w:eastAsia="Times New Roman" w:hAnsi="Times New Roman"/>
                <w:color w:val="000000"/>
              </w:rPr>
              <w:t>---</w:t>
            </w:r>
          </w:p>
        </w:tc>
        <w:tc>
          <w:tcPr>
            <w:tcW w:w="1073" w:type="dxa"/>
          </w:tcPr>
          <w:p w14:paraId="32797854" w14:textId="77777777" w:rsidR="00E7468F" w:rsidRPr="00D5163E" w:rsidRDefault="00E7468F" w:rsidP="00B25A95">
            <w:pPr>
              <w:rPr>
                <w:rFonts w:ascii="Times New Roman" w:eastAsia="Times New Roman" w:hAnsi="Times New Roman"/>
                <w:color w:val="000000"/>
              </w:rPr>
            </w:pPr>
          </w:p>
        </w:tc>
        <w:tc>
          <w:tcPr>
            <w:tcW w:w="1156" w:type="dxa"/>
          </w:tcPr>
          <w:p w14:paraId="790A0BA6" w14:textId="77777777" w:rsidR="00E7468F" w:rsidRPr="00D5163E" w:rsidRDefault="00E7468F" w:rsidP="00B25A95">
            <w:pPr>
              <w:rPr>
                <w:rFonts w:ascii="Times New Roman" w:eastAsia="Times New Roman" w:hAnsi="Times New Roman"/>
                <w:color w:val="000000"/>
              </w:rPr>
            </w:pPr>
            <w:r w:rsidRPr="00D5163E">
              <w:rPr>
                <w:rFonts w:ascii="Times New Roman" w:eastAsia="Times New Roman" w:hAnsi="Times New Roman"/>
                <w:color w:val="000000"/>
              </w:rPr>
              <w:t>---</w:t>
            </w:r>
          </w:p>
        </w:tc>
        <w:tc>
          <w:tcPr>
            <w:tcW w:w="1213" w:type="dxa"/>
          </w:tcPr>
          <w:p w14:paraId="116DD70B" w14:textId="77777777" w:rsidR="00E7468F" w:rsidRPr="00D5163E" w:rsidRDefault="00E7468F" w:rsidP="00B25A95">
            <w:pPr>
              <w:rPr>
                <w:rFonts w:ascii="Times New Roman" w:eastAsia="Times New Roman" w:hAnsi="Times New Roman"/>
                <w:color w:val="000000"/>
              </w:rPr>
            </w:pPr>
          </w:p>
        </w:tc>
        <w:tc>
          <w:tcPr>
            <w:tcW w:w="1108" w:type="dxa"/>
          </w:tcPr>
          <w:p w14:paraId="3DDF7EAA" w14:textId="77777777" w:rsidR="00E7468F" w:rsidRPr="00D5163E" w:rsidRDefault="00E7468F" w:rsidP="00B25A95">
            <w:pPr>
              <w:rPr>
                <w:rFonts w:ascii="Times New Roman" w:eastAsia="Times New Roman" w:hAnsi="Times New Roman"/>
                <w:color w:val="000000"/>
              </w:rPr>
            </w:pPr>
            <w:r w:rsidRPr="00D5163E">
              <w:rPr>
                <w:rFonts w:ascii="Times New Roman" w:eastAsia="Times New Roman" w:hAnsi="Times New Roman"/>
                <w:color w:val="000000"/>
              </w:rPr>
              <w:t>---</w:t>
            </w:r>
          </w:p>
        </w:tc>
        <w:tc>
          <w:tcPr>
            <w:tcW w:w="974" w:type="dxa"/>
          </w:tcPr>
          <w:p w14:paraId="420B060A" w14:textId="77777777" w:rsidR="00E7468F" w:rsidRPr="00D5163E" w:rsidRDefault="00E7468F" w:rsidP="00B25A95">
            <w:pPr>
              <w:rPr>
                <w:rFonts w:ascii="Times New Roman" w:eastAsia="Times New Roman" w:hAnsi="Times New Roman"/>
                <w:color w:val="000000"/>
              </w:rPr>
            </w:pPr>
          </w:p>
        </w:tc>
        <w:tc>
          <w:tcPr>
            <w:tcW w:w="1108" w:type="dxa"/>
          </w:tcPr>
          <w:p w14:paraId="3BF39602" w14:textId="77777777" w:rsidR="00E7468F" w:rsidRPr="00D5163E" w:rsidRDefault="00E7468F" w:rsidP="00B25A95">
            <w:pPr>
              <w:rPr>
                <w:rFonts w:ascii="Times New Roman" w:eastAsia="Times New Roman" w:hAnsi="Times New Roman"/>
                <w:color w:val="000000"/>
              </w:rPr>
            </w:pPr>
            <w:r w:rsidRPr="00D5163E">
              <w:rPr>
                <w:rFonts w:ascii="Times New Roman" w:eastAsia="Times New Roman" w:hAnsi="Times New Roman"/>
                <w:color w:val="000000"/>
              </w:rPr>
              <w:t>---</w:t>
            </w:r>
          </w:p>
        </w:tc>
        <w:tc>
          <w:tcPr>
            <w:tcW w:w="1094" w:type="dxa"/>
          </w:tcPr>
          <w:p w14:paraId="0ACEA58B" w14:textId="77777777" w:rsidR="00E7468F" w:rsidRPr="00D5163E" w:rsidRDefault="00E7468F" w:rsidP="00B25A95">
            <w:pPr>
              <w:rPr>
                <w:rFonts w:ascii="Times New Roman" w:eastAsia="Times New Roman" w:hAnsi="Times New Roman"/>
                <w:color w:val="000000"/>
              </w:rPr>
            </w:pPr>
          </w:p>
        </w:tc>
      </w:tr>
    </w:tbl>
    <w:p w14:paraId="1855304E" w14:textId="77777777" w:rsidR="00E7468F" w:rsidRPr="00D5163E" w:rsidRDefault="00E7468F" w:rsidP="00E7468F">
      <w:pPr>
        <w:rPr>
          <w:rFonts w:ascii="Times New Roman" w:eastAsia="Times New Roman" w:hAnsi="Times New Roman"/>
          <w:color w:val="000000"/>
        </w:rPr>
      </w:pPr>
    </w:p>
    <w:p w14:paraId="172ACD12" w14:textId="77777777" w:rsidR="00E7468F" w:rsidRPr="00D5163E" w:rsidRDefault="00E7468F" w:rsidP="00E7468F">
      <w:pPr>
        <w:rPr>
          <w:rFonts w:ascii="Times New Roman" w:eastAsia="Times New Roman" w:hAnsi="Times New Roman"/>
          <w:b/>
          <w:color w:val="000000"/>
        </w:rPr>
      </w:pPr>
      <w:r w:rsidRPr="00D5163E">
        <w:rPr>
          <w:rFonts w:ascii="Times New Roman" w:eastAsia="Times New Roman" w:hAnsi="Times New Roman"/>
          <w:b/>
          <w:color w:val="000000"/>
        </w:rPr>
        <w:t>6.2 Emissions avoided</w:t>
      </w:r>
    </w:p>
    <w:tbl>
      <w:tblPr>
        <w:tblStyle w:val="TableGrid"/>
        <w:tblW w:w="0" w:type="auto"/>
        <w:tblLook w:val="04A0" w:firstRow="1" w:lastRow="0" w:firstColumn="1" w:lastColumn="0" w:noHBand="0" w:noVBand="1"/>
      </w:tblPr>
      <w:tblGrid>
        <w:gridCol w:w="2470"/>
        <w:gridCol w:w="1931"/>
        <w:gridCol w:w="2416"/>
        <w:gridCol w:w="1919"/>
        <w:gridCol w:w="2054"/>
      </w:tblGrid>
      <w:tr w:rsidR="00E7468F" w:rsidRPr="00D5163E" w14:paraId="1D6EDD50" w14:textId="77777777" w:rsidTr="00FF0092">
        <w:tc>
          <w:tcPr>
            <w:tcW w:w="2880" w:type="dxa"/>
            <w:shd w:val="clear" w:color="auto" w:fill="DBE5F1" w:themeFill="accent1" w:themeFillTint="33"/>
          </w:tcPr>
          <w:p w14:paraId="6009EFDF"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GHG emission type</w:t>
            </w:r>
          </w:p>
        </w:tc>
        <w:tc>
          <w:tcPr>
            <w:tcW w:w="2245" w:type="dxa"/>
            <w:shd w:val="clear" w:color="auto" w:fill="DBE5F1" w:themeFill="accent1" w:themeFillTint="33"/>
          </w:tcPr>
          <w:p w14:paraId="78443106"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Metric tons CO</w:t>
            </w:r>
            <w:r w:rsidRPr="00D5163E">
              <w:rPr>
                <w:rFonts w:ascii="Times New Roman" w:eastAsia="Times New Roman" w:hAnsi="Times New Roman"/>
                <w:b/>
                <w:color w:val="000000"/>
                <w:vertAlign w:val="subscript"/>
              </w:rPr>
              <w:t>2</w:t>
            </w:r>
            <w:r w:rsidRPr="00D5163E">
              <w:rPr>
                <w:rFonts w:ascii="Times New Roman" w:eastAsia="Times New Roman" w:hAnsi="Times New Roman"/>
                <w:b/>
                <w:color w:val="000000"/>
              </w:rPr>
              <w:t>-eq (baseline at PIF)</w:t>
            </w:r>
          </w:p>
        </w:tc>
        <w:tc>
          <w:tcPr>
            <w:tcW w:w="2790" w:type="dxa"/>
            <w:shd w:val="clear" w:color="auto" w:fill="DBE5F1" w:themeFill="accent1" w:themeFillTint="33"/>
          </w:tcPr>
          <w:p w14:paraId="6B19AC69"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Metric tons CO</w:t>
            </w:r>
            <w:r w:rsidRPr="00D5163E">
              <w:rPr>
                <w:rFonts w:ascii="Times New Roman" w:eastAsia="Times New Roman" w:hAnsi="Times New Roman"/>
                <w:b/>
                <w:color w:val="000000"/>
                <w:vertAlign w:val="subscript"/>
              </w:rPr>
              <w:t>2</w:t>
            </w:r>
            <w:r w:rsidRPr="00D5163E">
              <w:rPr>
                <w:rFonts w:ascii="Times New Roman" w:eastAsia="Times New Roman" w:hAnsi="Times New Roman"/>
                <w:b/>
                <w:color w:val="000000"/>
              </w:rPr>
              <w:t>-eq (baseline at CEO ER)</w:t>
            </w:r>
          </w:p>
        </w:tc>
        <w:tc>
          <w:tcPr>
            <w:tcW w:w="2250" w:type="dxa"/>
            <w:shd w:val="clear" w:color="auto" w:fill="DBE5F1" w:themeFill="accent1" w:themeFillTint="33"/>
          </w:tcPr>
          <w:p w14:paraId="52F83473"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Metric tons CO</w:t>
            </w:r>
            <w:r w:rsidRPr="00D5163E">
              <w:rPr>
                <w:rFonts w:ascii="Times New Roman" w:eastAsia="Times New Roman" w:hAnsi="Times New Roman"/>
                <w:b/>
                <w:color w:val="000000"/>
                <w:vertAlign w:val="subscript"/>
              </w:rPr>
              <w:t>2</w:t>
            </w:r>
            <w:r w:rsidRPr="00D5163E">
              <w:rPr>
                <w:rFonts w:ascii="Times New Roman" w:eastAsia="Times New Roman" w:hAnsi="Times New Roman"/>
                <w:b/>
                <w:color w:val="000000"/>
              </w:rPr>
              <w:t>-eq (above baseline at MTR)</w:t>
            </w:r>
          </w:p>
        </w:tc>
        <w:tc>
          <w:tcPr>
            <w:tcW w:w="2430" w:type="dxa"/>
            <w:shd w:val="clear" w:color="auto" w:fill="DBE5F1" w:themeFill="accent1" w:themeFillTint="33"/>
          </w:tcPr>
          <w:p w14:paraId="170106CE"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Metric tons CO</w:t>
            </w:r>
            <w:r w:rsidRPr="00D5163E">
              <w:rPr>
                <w:rFonts w:ascii="Times New Roman" w:eastAsia="Times New Roman" w:hAnsi="Times New Roman"/>
                <w:b/>
                <w:color w:val="000000"/>
                <w:vertAlign w:val="subscript"/>
              </w:rPr>
              <w:t>2</w:t>
            </w:r>
            <w:r w:rsidRPr="00D5163E">
              <w:rPr>
                <w:rFonts w:ascii="Times New Roman" w:eastAsia="Times New Roman" w:hAnsi="Times New Roman"/>
                <w:b/>
                <w:color w:val="000000"/>
              </w:rPr>
              <w:t>-eq (above baseline at TE)</w:t>
            </w:r>
          </w:p>
        </w:tc>
      </w:tr>
      <w:tr w:rsidR="00E7468F" w:rsidRPr="00D5163E" w14:paraId="65631D3A" w14:textId="77777777" w:rsidTr="00FF0092">
        <w:tc>
          <w:tcPr>
            <w:tcW w:w="2880" w:type="dxa"/>
            <w:shd w:val="clear" w:color="auto" w:fill="DBE5F1" w:themeFill="accent1" w:themeFillTint="33"/>
          </w:tcPr>
          <w:p w14:paraId="412CFCAF"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Lifetime direct project GHG emissions mitigated</w:t>
            </w:r>
          </w:p>
        </w:tc>
        <w:tc>
          <w:tcPr>
            <w:tcW w:w="2245" w:type="dxa"/>
          </w:tcPr>
          <w:p w14:paraId="75E6AF5F" w14:textId="77777777" w:rsidR="00E7468F" w:rsidRPr="00D5163E" w:rsidRDefault="00E7468F" w:rsidP="00B25A95">
            <w:pPr>
              <w:rPr>
                <w:rFonts w:ascii="Times New Roman" w:eastAsia="Times New Roman" w:hAnsi="Times New Roman"/>
                <w:color w:val="000000"/>
              </w:rPr>
            </w:pPr>
            <w:r w:rsidRPr="00D5163E">
              <w:rPr>
                <w:rFonts w:ascii="Times New Roman" w:eastAsia="Times New Roman" w:hAnsi="Times New Roman"/>
                <w:color w:val="000000"/>
              </w:rPr>
              <w:t>n/a</w:t>
            </w:r>
          </w:p>
        </w:tc>
        <w:tc>
          <w:tcPr>
            <w:tcW w:w="2790" w:type="dxa"/>
          </w:tcPr>
          <w:p w14:paraId="2DE2BBA2" w14:textId="31B550BA" w:rsidR="00E7468F" w:rsidRPr="00D5163E" w:rsidRDefault="00E7468F" w:rsidP="00B25A95">
            <w:pPr>
              <w:jc w:val="right"/>
              <w:rPr>
                <w:rFonts w:ascii="Times New Roman" w:eastAsia="Times New Roman" w:hAnsi="Times New Roman"/>
                <w:color w:val="000000"/>
              </w:rPr>
            </w:pPr>
          </w:p>
          <w:p w14:paraId="6E4513E2" w14:textId="1BB6225F" w:rsidR="00E7468F" w:rsidRPr="00D5163E" w:rsidRDefault="00E7468F" w:rsidP="00B25A95">
            <w:pPr>
              <w:jc w:val="right"/>
              <w:rPr>
                <w:rFonts w:ascii="Times New Roman" w:eastAsia="Times New Roman" w:hAnsi="Times New Roman"/>
                <w:color w:val="000000"/>
              </w:rPr>
            </w:pPr>
            <w:r w:rsidRPr="00D5163E">
              <w:rPr>
                <w:rFonts w:cs="Calibri"/>
                <w:color w:val="000000"/>
                <w:szCs w:val="20"/>
              </w:rPr>
              <w:t>548</w:t>
            </w:r>
            <w:r w:rsidR="005C0D4D" w:rsidRPr="00D5163E">
              <w:rPr>
                <w:rFonts w:cs="Calibri"/>
                <w:color w:val="000000"/>
                <w:szCs w:val="20"/>
              </w:rPr>
              <w:t>,</w:t>
            </w:r>
            <w:r w:rsidRPr="00D5163E">
              <w:rPr>
                <w:rFonts w:cs="Calibri"/>
                <w:color w:val="000000"/>
                <w:szCs w:val="20"/>
              </w:rPr>
              <w:t>77</w:t>
            </w:r>
            <w:r w:rsidR="006F2C61" w:rsidRPr="00D5163E">
              <w:rPr>
                <w:rFonts w:cs="Calibri"/>
                <w:color w:val="000000"/>
                <w:szCs w:val="20"/>
              </w:rPr>
              <w:t>6</w:t>
            </w:r>
            <w:r w:rsidRPr="00D5163E">
              <w:rPr>
                <w:rFonts w:cs="Calibri"/>
                <w:color w:val="000000"/>
                <w:szCs w:val="20"/>
              </w:rPr>
              <w:t xml:space="preserve"> </w:t>
            </w:r>
          </w:p>
        </w:tc>
        <w:tc>
          <w:tcPr>
            <w:tcW w:w="2250" w:type="dxa"/>
          </w:tcPr>
          <w:p w14:paraId="6B18C3BA" w14:textId="77777777" w:rsidR="00E7468F" w:rsidRPr="00D5163E" w:rsidRDefault="00E7468F" w:rsidP="00B25A95">
            <w:pPr>
              <w:rPr>
                <w:rFonts w:ascii="Times New Roman" w:eastAsia="Times New Roman" w:hAnsi="Times New Roman"/>
                <w:color w:val="000000"/>
              </w:rPr>
            </w:pPr>
          </w:p>
        </w:tc>
        <w:tc>
          <w:tcPr>
            <w:tcW w:w="2430" w:type="dxa"/>
          </w:tcPr>
          <w:p w14:paraId="3019B5E0" w14:textId="77777777" w:rsidR="00E7468F" w:rsidRPr="00D5163E" w:rsidRDefault="00E7468F" w:rsidP="00B25A95">
            <w:pPr>
              <w:rPr>
                <w:rFonts w:ascii="Times New Roman" w:eastAsia="Times New Roman" w:hAnsi="Times New Roman"/>
                <w:color w:val="000000"/>
              </w:rPr>
            </w:pPr>
          </w:p>
        </w:tc>
      </w:tr>
      <w:tr w:rsidR="00E7468F" w:rsidRPr="00D5163E" w14:paraId="4ACBEABA" w14:textId="77777777" w:rsidTr="00FF0092">
        <w:tc>
          <w:tcPr>
            <w:tcW w:w="2880" w:type="dxa"/>
            <w:shd w:val="clear" w:color="auto" w:fill="DBE5F1" w:themeFill="accent1" w:themeFillTint="33"/>
          </w:tcPr>
          <w:p w14:paraId="26652585"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Lifetime direct post-project emissions mitigated</w:t>
            </w:r>
          </w:p>
        </w:tc>
        <w:tc>
          <w:tcPr>
            <w:tcW w:w="2245" w:type="dxa"/>
          </w:tcPr>
          <w:p w14:paraId="115D24EE" w14:textId="77777777" w:rsidR="00E7468F" w:rsidRPr="00D5163E" w:rsidRDefault="00E7468F" w:rsidP="00B25A95">
            <w:pPr>
              <w:rPr>
                <w:rFonts w:ascii="Times New Roman" w:eastAsia="Times New Roman" w:hAnsi="Times New Roman"/>
                <w:color w:val="000000"/>
              </w:rPr>
            </w:pPr>
          </w:p>
        </w:tc>
        <w:tc>
          <w:tcPr>
            <w:tcW w:w="2790" w:type="dxa"/>
          </w:tcPr>
          <w:p w14:paraId="3D5E681F" w14:textId="77777777" w:rsidR="00E7468F" w:rsidRPr="00D5163E" w:rsidRDefault="00E7468F" w:rsidP="00B25A95">
            <w:pPr>
              <w:jc w:val="right"/>
              <w:rPr>
                <w:rFonts w:ascii="Times New Roman" w:eastAsia="Times New Roman" w:hAnsi="Times New Roman"/>
                <w:color w:val="000000"/>
              </w:rPr>
            </w:pPr>
            <w:r w:rsidRPr="00D5163E">
              <w:rPr>
                <w:rFonts w:ascii="Times New Roman" w:eastAsia="Times New Roman" w:hAnsi="Times New Roman"/>
                <w:color w:val="000000"/>
              </w:rPr>
              <w:t>N/A (no financial mechanisms)</w:t>
            </w:r>
          </w:p>
        </w:tc>
        <w:tc>
          <w:tcPr>
            <w:tcW w:w="2250" w:type="dxa"/>
          </w:tcPr>
          <w:p w14:paraId="69CD46CC" w14:textId="77777777" w:rsidR="00E7468F" w:rsidRPr="00D5163E" w:rsidRDefault="00E7468F" w:rsidP="00B25A95">
            <w:pPr>
              <w:rPr>
                <w:rFonts w:ascii="Times New Roman" w:eastAsia="Times New Roman" w:hAnsi="Times New Roman"/>
                <w:color w:val="000000"/>
              </w:rPr>
            </w:pPr>
          </w:p>
        </w:tc>
        <w:tc>
          <w:tcPr>
            <w:tcW w:w="2430" w:type="dxa"/>
          </w:tcPr>
          <w:p w14:paraId="032202A3" w14:textId="77777777" w:rsidR="00E7468F" w:rsidRPr="00D5163E" w:rsidRDefault="00E7468F" w:rsidP="00B25A95">
            <w:pPr>
              <w:rPr>
                <w:rFonts w:ascii="Times New Roman" w:eastAsia="Times New Roman" w:hAnsi="Times New Roman"/>
                <w:color w:val="000000"/>
              </w:rPr>
            </w:pPr>
          </w:p>
        </w:tc>
      </w:tr>
      <w:tr w:rsidR="00E7468F" w:rsidRPr="00D5163E" w14:paraId="1B9B1ADE" w14:textId="77777777" w:rsidTr="00FF0092">
        <w:tc>
          <w:tcPr>
            <w:tcW w:w="2880" w:type="dxa"/>
            <w:shd w:val="clear" w:color="auto" w:fill="DBE5F1" w:themeFill="accent1" w:themeFillTint="33"/>
          </w:tcPr>
          <w:p w14:paraId="0BF8AE4D"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Lifetime indirect GHG emissions mitigated</w:t>
            </w:r>
          </w:p>
        </w:tc>
        <w:tc>
          <w:tcPr>
            <w:tcW w:w="2245" w:type="dxa"/>
          </w:tcPr>
          <w:p w14:paraId="5E438A73" w14:textId="77777777" w:rsidR="00E7468F" w:rsidRPr="00D5163E" w:rsidRDefault="00E7468F" w:rsidP="00B25A95">
            <w:pPr>
              <w:rPr>
                <w:rFonts w:ascii="Times New Roman" w:eastAsia="Times New Roman" w:hAnsi="Times New Roman"/>
                <w:color w:val="000000"/>
              </w:rPr>
            </w:pPr>
          </w:p>
        </w:tc>
        <w:tc>
          <w:tcPr>
            <w:tcW w:w="2790" w:type="dxa"/>
          </w:tcPr>
          <w:p w14:paraId="60234CBF" w14:textId="77777777" w:rsidR="00E7468F" w:rsidRPr="00D5163E" w:rsidRDefault="00E7468F" w:rsidP="00B25A95">
            <w:pPr>
              <w:jc w:val="right"/>
              <w:rPr>
                <w:rFonts w:ascii="Times New Roman" w:eastAsia="Times New Roman" w:hAnsi="Times New Roman"/>
                <w:color w:val="000000"/>
              </w:rPr>
            </w:pPr>
            <w:r w:rsidRPr="00D5163E">
              <w:rPr>
                <w:rFonts w:ascii="Times New Roman" w:eastAsia="Times New Roman" w:hAnsi="Times New Roman"/>
                <w:color w:val="000000"/>
              </w:rPr>
              <w:t>1,097,533</w:t>
            </w:r>
          </w:p>
        </w:tc>
        <w:tc>
          <w:tcPr>
            <w:tcW w:w="2250" w:type="dxa"/>
          </w:tcPr>
          <w:p w14:paraId="4544159A" w14:textId="77777777" w:rsidR="00E7468F" w:rsidRPr="00D5163E" w:rsidRDefault="00E7468F" w:rsidP="00B25A95">
            <w:pPr>
              <w:rPr>
                <w:rFonts w:ascii="Times New Roman" w:eastAsia="Times New Roman" w:hAnsi="Times New Roman"/>
                <w:color w:val="000000"/>
              </w:rPr>
            </w:pPr>
          </w:p>
        </w:tc>
        <w:tc>
          <w:tcPr>
            <w:tcW w:w="2430" w:type="dxa"/>
          </w:tcPr>
          <w:p w14:paraId="5FFD8318" w14:textId="77777777" w:rsidR="00E7468F" w:rsidRPr="00D5163E" w:rsidRDefault="00E7468F" w:rsidP="00B25A95">
            <w:pPr>
              <w:rPr>
                <w:rFonts w:ascii="Times New Roman" w:eastAsia="Times New Roman" w:hAnsi="Times New Roman"/>
                <w:color w:val="000000"/>
              </w:rPr>
            </w:pPr>
          </w:p>
        </w:tc>
      </w:tr>
      <w:tr w:rsidR="00E7468F" w:rsidRPr="00D5163E" w14:paraId="50BF8AE4" w14:textId="77777777" w:rsidTr="00FF0092">
        <w:tc>
          <w:tcPr>
            <w:tcW w:w="2880" w:type="dxa"/>
            <w:shd w:val="clear" w:color="auto" w:fill="DBE5F1" w:themeFill="accent1" w:themeFillTint="33"/>
          </w:tcPr>
          <w:p w14:paraId="286286C0"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Anticipated year</w:t>
            </w:r>
          </w:p>
        </w:tc>
        <w:tc>
          <w:tcPr>
            <w:tcW w:w="2245" w:type="dxa"/>
          </w:tcPr>
          <w:p w14:paraId="66D82DE4" w14:textId="77777777" w:rsidR="00E7468F" w:rsidRPr="00D5163E" w:rsidRDefault="00E7468F" w:rsidP="00B25A95">
            <w:pPr>
              <w:rPr>
                <w:rFonts w:ascii="Times New Roman" w:eastAsia="Times New Roman" w:hAnsi="Times New Roman"/>
                <w:color w:val="000000"/>
              </w:rPr>
            </w:pPr>
          </w:p>
        </w:tc>
        <w:tc>
          <w:tcPr>
            <w:tcW w:w="2790" w:type="dxa"/>
            <w:shd w:val="clear" w:color="auto" w:fill="auto"/>
          </w:tcPr>
          <w:p w14:paraId="0E65823C" w14:textId="77777777" w:rsidR="00E7468F" w:rsidRPr="00D5163E" w:rsidRDefault="00E7468F" w:rsidP="00B25A95">
            <w:pPr>
              <w:jc w:val="right"/>
              <w:rPr>
                <w:rFonts w:ascii="Times New Roman" w:eastAsia="Times New Roman" w:hAnsi="Times New Roman"/>
                <w:color w:val="000000"/>
              </w:rPr>
            </w:pPr>
            <w:r w:rsidRPr="00D5163E">
              <w:rPr>
                <w:rFonts w:ascii="Times New Roman" w:eastAsia="Times New Roman" w:hAnsi="Times New Roman"/>
                <w:color w:val="000000"/>
              </w:rPr>
              <w:t>2020</w:t>
            </w:r>
          </w:p>
        </w:tc>
        <w:tc>
          <w:tcPr>
            <w:tcW w:w="2250" w:type="dxa"/>
          </w:tcPr>
          <w:p w14:paraId="6741FBAE" w14:textId="77777777" w:rsidR="00E7468F" w:rsidRPr="00D5163E" w:rsidRDefault="00E7468F" w:rsidP="00B25A95">
            <w:pPr>
              <w:rPr>
                <w:rFonts w:ascii="Times New Roman" w:eastAsia="Times New Roman" w:hAnsi="Times New Roman"/>
                <w:color w:val="000000"/>
              </w:rPr>
            </w:pPr>
          </w:p>
        </w:tc>
        <w:tc>
          <w:tcPr>
            <w:tcW w:w="2430" w:type="dxa"/>
          </w:tcPr>
          <w:p w14:paraId="696131C7" w14:textId="77777777" w:rsidR="00E7468F" w:rsidRPr="00D5163E" w:rsidRDefault="00E7468F" w:rsidP="00B25A95">
            <w:pPr>
              <w:rPr>
                <w:rFonts w:ascii="Times New Roman" w:eastAsia="Times New Roman" w:hAnsi="Times New Roman"/>
                <w:color w:val="000000"/>
              </w:rPr>
            </w:pPr>
          </w:p>
        </w:tc>
      </w:tr>
    </w:tbl>
    <w:p w14:paraId="5F40205F" w14:textId="77777777" w:rsidR="00E7468F" w:rsidRPr="00D5163E" w:rsidRDefault="00E7468F" w:rsidP="00E7468F">
      <w:pPr>
        <w:rPr>
          <w:rFonts w:ascii="Times New Roman" w:eastAsia="Times New Roman" w:hAnsi="Times New Roman"/>
          <w:color w:val="000000"/>
        </w:rPr>
      </w:pPr>
    </w:p>
    <w:p w14:paraId="3A26CAA8" w14:textId="77777777" w:rsidR="00E7468F" w:rsidRPr="00D5163E" w:rsidRDefault="00E7468F" w:rsidP="00E7468F">
      <w:pPr>
        <w:rPr>
          <w:rFonts w:ascii="Times New Roman" w:eastAsia="Times New Roman" w:hAnsi="Times New Roman"/>
          <w:b/>
          <w:color w:val="000000"/>
        </w:rPr>
      </w:pPr>
      <w:r w:rsidRPr="00D5163E">
        <w:rPr>
          <w:rFonts w:ascii="Times New Roman" w:eastAsia="Times New Roman" w:hAnsi="Times New Roman"/>
          <w:b/>
          <w:color w:val="000000"/>
        </w:rPr>
        <w:t>6.3 Energy saved (megajoules)</w:t>
      </w:r>
    </w:p>
    <w:tbl>
      <w:tblPr>
        <w:tblStyle w:val="TableGrid"/>
        <w:tblW w:w="0" w:type="auto"/>
        <w:tblLook w:val="04A0" w:firstRow="1" w:lastRow="0" w:firstColumn="1" w:lastColumn="0" w:noHBand="0" w:noVBand="1"/>
      </w:tblPr>
      <w:tblGrid>
        <w:gridCol w:w="2175"/>
        <w:gridCol w:w="2141"/>
        <w:gridCol w:w="2192"/>
        <w:gridCol w:w="2141"/>
        <w:gridCol w:w="2141"/>
      </w:tblGrid>
      <w:tr w:rsidR="00FF0092" w:rsidRPr="00D5163E" w14:paraId="0D7D60E5" w14:textId="77777777" w:rsidTr="00FF0092">
        <w:tc>
          <w:tcPr>
            <w:tcW w:w="2304" w:type="dxa"/>
            <w:shd w:val="clear" w:color="auto" w:fill="DBE5F1" w:themeFill="accent1" w:themeFillTint="33"/>
          </w:tcPr>
          <w:p w14:paraId="7D396951"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Type of Intervention</w:t>
            </w:r>
          </w:p>
        </w:tc>
        <w:tc>
          <w:tcPr>
            <w:tcW w:w="2304" w:type="dxa"/>
            <w:shd w:val="clear" w:color="auto" w:fill="DBE5F1" w:themeFill="accent1" w:themeFillTint="33"/>
          </w:tcPr>
          <w:p w14:paraId="1E8A43E9"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MJ (expected at PIF)</w:t>
            </w:r>
          </w:p>
        </w:tc>
        <w:tc>
          <w:tcPr>
            <w:tcW w:w="2304" w:type="dxa"/>
            <w:shd w:val="clear" w:color="auto" w:fill="DBE5F1" w:themeFill="accent1" w:themeFillTint="33"/>
          </w:tcPr>
          <w:p w14:paraId="395C024F"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MJ (expected at CEO Endorsement)</w:t>
            </w:r>
          </w:p>
        </w:tc>
        <w:tc>
          <w:tcPr>
            <w:tcW w:w="2304" w:type="dxa"/>
            <w:shd w:val="clear" w:color="auto" w:fill="DBE5F1" w:themeFill="accent1" w:themeFillTint="33"/>
          </w:tcPr>
          <w:p w14:paraId="19D1612D"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MJ (achieved at MTR)</w:t>
            </w:r>
          </w:p>
        </w:tc>
        <w:tc>
          <w:tcPr>
            <w:tcW w:w="2304" w:type="dxa"/>
            <w:shd w:val="clear" w:color="auto" w:fill="DBE5F1" w:themeFill="accent1" w:themeFillTint="33"/>
          </w:tcPr>
          <w:p w14:paraId="1089B1F9"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MJ (achieved at TE)</w:t>
            </w:r>
          </w:p>
        </w:tc>
      </w:tr>
      <w:tr w:rsidR="00E7468F" w:rsidRPr="00D5163E" w14:paraId="53BC72A2" w14:textId="77777777" w:rsidTr="00B25A95">
        <w:tc>
          <w:tcPr>
            <w:tcW w:w="2304" w:type="dxa"/>
          </w:tcPr>
          <w:p w14:paraId="1DFAF6F4" w14:textId="77777777" w:rsidR="00E7468F" w:rsidRPr="00D5163E" w:rsidRDefault="00E7468F" w:rsidP="00B25A95">
            <w:pPr>
              <w:rPr>
                <w:rFonts w:ascii="Times New Roman" w:eastAsia="Times New Roman" w:hAnsi="Times New Roman"/>
                <w:color w:val="000000"/>
              </w:rPr>
            </w:pPr>
            <w:r w:rsidRPr="00D5163E">
              <w:rPr>
                <w:rFonts w:cs="Calibri"/>
                <w:szCs w:val="20"/>
              </w:rPr>
              <w:t>Cumulative electricity savings by EOP</w:t>
            </w:r>
          </w:p>
        </w:tc>
        <w:tc>
          <w:tcPr>
            <w:tcW w:w="2304" w:type="dxa"/>
          </w:tcPr>
          <w:p w14:paraId="3FE0A63D" w14:textId="77777777" w:rsidR="00E7468F" w:rsidRPr="00D5163E" w:rsidRDefault="00E7468F" w:rsidP="00B25A95">
            <w:pPr>
              <w:rPr>
                <w:rFonts w:ascii="Times New Roman" w:eastAsia="Times New Roman" w:hAnsi="Times New Roman"/>
                <w:color w:val="000000"/>
              </w:rPr>
            </w:pPr>
            <w:r w:rsidRPr="00D5163E">
              <w:rPr>
                <w:rFonts w:ascii="Times New Roman" w:eastAsia="Times New Roman" w:hAnsi="Times New Roman"/>
                <w:color w:val="000000"/>
              </w:rPr>
              <w:t>n/a</w:t>
            </w:r>
          </w:p>
        </w:tc>
        <w:tc>
          <w:tcPr>
            <w:tcW w:w="2304" w:type="dxa"/>
          </w:tcPr>
          <w:p w14:paraId="28564376" w14:textId="77777777" w:rsidR="00E7468F" w:rsidRPr="00D5163E" w:rsidRDefault="00E7468F" w:rsidP="00B25A95">
            <w:pPr>
              <w:jc w:val="right"/>
              <w:rPr>
                <w:rFonts w:asciiTheme="majorHAnsi" w:eastAsia="Times New Roman" w:hAnsiTheme="majorHAnsi" w:cstheme="majorHAnsi"/>
                <w:color w:val="000000"/>
                <w:szCs w:val="20"/>
              </w:rPr>
            </w:pPr>
            <w:r w:rsidRPr="00D5163E">
              <w:rPr>
                <w:rFonts w:asciiTheme="majorHAnsi" w:eastAsia="Times New Roman" w:hAnsiTheme="majorHAnsi" w:cstheme="majorHAnsi"/>
                <w:color w:val="000000"/>
                <w:szCs w:val="20"/>
              </w:rPr>
              <w:t>278,820,000</w:t>
            </w:r>
          </w:p>
          <w:p w14:paraId="1066BC6B" w14:textId="77777777" w:rsidR="00E7468F" w:rsidRPr="00D5163E" w:rsidRDefault="00E7468F" w:rsidP="00B25A95">
            <w:pPr>
              <w:jc w:val="right"/>
              <w:rPr>
                <w:rFonts w:ascii="Times New Roman" w:eastAsia="Times New Roman" w:hAnsi="Times New Roman"/>
                <w:color w:val="000000"/>
              </w:rPr>
            </w:pPr>
            <w:r w:rsidRPr="00D5163E">
              <w:rPr>
                <w:rFonts w:asciiTheme="majorHAnsi" w:eastAsia="Times New Roman" w:hAnsiTheme="majorHAnsi" w:cstheme="majorHAnsi"/>
                <w:color w:val="000000"/>
                <w:szCs w:val="20"/>
              </w:rPr>
              <w:t>(</w:t>
            </w:r>
            <w:r w:rsidRPr="00D5163E">
              <w:rPr>
                <w:rFonts w:asciiTheme="majorHAnsi" w:hAnsiTheme="majorHAnsi" w:cstheme="majorHAnsi"/>
                <w:szCs w:val="20"/>
              </w:rPr>
              <w:t>77.45 GWh)</w:t>
            </w:r>
          </w:p>
        </w:tc>
        <w:tc>
          <w:tcPr>
            <w:tcW w:w="2304" w:type="dxa"/>
          </w:tcPr>
          <w:p w14:paraId="50571156" w14:textId="77777777" w:rsidR="00E7468F" w:rsidRPr="00D5163E" w:rsidRDefault="00E7468F" w:rsidP="00B25A95">
            <w:pPr>
              <w:rPr>
                <w:rFonts w:ascii="Times New Roman" w:eastAsia="Times New Roman" w:hAnsi="Times New Roman"/>
                <w:color w:val="000000"/>
              </w:rPr>
            </w:pPr>
          </w:p>
        </w:tc>
        <w:tc>
          <w:tcPr>
            <w:tcW w:w="2304" w:type="dxa"/>
          </w:tcPr>
          <w:p w14:paraId="3741007C" w14:textId="77777777" w:rsidR="00E7468F" w:rsidRPr="00D5163E" w:rsidRDefault="00E7468F" w:rsidP="00B25A95">
            <w:pPr>
              <w:rPr>
                <w:rFonts w:ascii="Times New Roman" w:eastAsia="Times New Roman" w:hAnsi="Times New Roman"/>
                <w:color w:val="000000"/>
              </w:rPr>
            </w:pPr>
          </w:p>
        </w:tc>
      </w:tr>
    </w:tbl>
    <w:p w14:paraId="7F8685AB" w14:textId="77777777" w:rsidR="00E7468F" w:rsidRPr="00D5163E" w:rsidRDefault="00E7468F" w:rsidP="00E7468F">
      <w:pPr>
        <w:rPr>
          <w:rFonts w:ascii="Times New Roman" w:eastAsia="Times New Roman" w:hAnsi="Times New Roman"/>
          <w:i/>
          <w:color w:val="000000"/>
        </w:rPr>
      </w:pPr>
      <w:r w:rsidRPr="00D5163E">
        <w:rPr>
          <w:rFonts w:ascii="Times New Roman" w:eastAsia="Times New Roman" w:hAnsi="Times New Roman"/>
          <w:i/>
          <w:color w:val="000000"/>
        </w:rPr>
        <w:t>Add rows as needed.</w:t>
      </w:r>
    </w:p>
    <w:p w14:paraId="66C2E2A3" w14:textId="77777777" w:rsidR="00E7468F" w:rsidRPr="00D5163E" w:rsidRDefault="00E7468F" w:rsidP="00E7468F">
      <w:pPr>
        <w:rPr>
          <w:rFonts w:ascii="Times New Roman" w:eastAsia="Times New Roman" w:hAnsi="Times New Roman"/>
          <w:color w:val="000000"/>
        </w:rPr>
      </w:pPr>
    </w:p>
    <w:p w14:paraId="5D7D683F" w14:textId="77777777" w:rsidR="00E7468F" w:rsidRPr="00D5163E" w:rsidRDefault="00E7468F" w:rsidP="00E7468F">
      <w:pPr>
        <w:rPr>
          <w:rFonts w:ascii="Times New Roman" w:eastAsia="Times New Roman" w:hAnsi="Times New Roman"/>
          <w:b/>
          <w:color w:val="000000"/>
        </w:rPr>
      </w:pPr>
      <w:r w:rsidRPr="00D5163E">
        <w:rPr>
          <w:rFonts w:ascii="Times New Roman" w:eastAsia="Times New Roman" w:hAnsi="Times New Roman"/>
          <w:b/>
          <w:color w:val="000000"/>
        </w:rPr>
        <w:lastRenderedPageBreak/>
        <w:t xml:space="preserve">6.4 Increase in installed renewable energy capacity per technology (megawatts). </w:t>
      </w:r>
    </w:p>
    <w:tbl>
      <w:tblPr>
        <w:tblStyle w:val="TableGrid"/>
        <w:tblW w:w="0" w:type="auto"/>
        <w:tblLook w:val="04A0" w:firstRow="1" w:lastRow="0" w:firstColumn="1" w:lastColumn="0" w:noHBand="0" w:noVBand="1"/>
      </w:tblPr>
      <w:tblGrid>
        <w:gridCol w:w="2178"/>
        <w:gridCol w:w="2138"/>
        <w:gridCol w:w="2198"/>
        <w:gridCol w:w="2138"/>
        <w:gridCol w:w="2138"/>
      </w:tblGrid>
      <w:tr w:rsidR="00FF0092" w:rsidRPr="00D5163E" w14:paraId="67FAFCE7" w14:textId="77777777" w:rsidTr="00FF0092">
        <w:tc>
          <w:tcPr>
            <w:tcW w:w="2304" w:type="dxa"/>
            <w:shd w:val="clear" w:color="auto" w:fill="DBE5F1" w:themeFill="accent1" w:themeFillTint="33"/>
          </w:tcPr>
          <w:p w14:paraId="2F151B58"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Type of Renewable Energy</w:t>
            </w:r>
          </w:p>
        </w:tc>
        <w:tc>
          <w:tcPr>
            <w:tcW w:w="2304" w:type="dxa"/>
            <w:shd w:val="clear" w:color="auto" w:fill="DBE5F1" w:themeFill="accent1" w:themeFillTint="33"/>
          </w:tcPr>
          <w:p w14:paraId="57C6CC5E"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MW (entered at PIF)</w:t>
            </w:r>
          </w:p>
        </w:tc>
        <w:tc>
          <w:tcPr>
            <w:tcW w:w="2304" w:type="dxa"/>
            <w:shd w:val="clear" w:color="auto" w:fill="DBE5F1" w:themeFill="accent1" w:themeFillTint="33"/>
          </w:tcPr>
          <w:p w14:paraId="009B2458"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MW (entered at CEO Endorsement)</w:t>
            </w:r>
          </w:p>
        </w:tc>
        <w:tc>
          <w:tcPr>
            <w:tcW w:w="2304" w:type="dxa"/>
            <w:shd w:val="clear" w:color="auto" w:fill="DBE5F1" w:themeFill="accent1" w:themeFillTint="33"/>
          </w:tcPr>
          <w:p w14:paraId="5ACDF08D"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MW (entered at MTR)</w:t>
            </w:r>
          </w:p>
        </w:tc>
        <w:tc>
          <w:tcPr>
            <w:tcW w:w="2304" w:type="dxa"/>
            <w:shd w:val="clear" w:color="auto" w:fill="DBE5F1" w:themeFill="accent1" w:themeFillTint="33"/>
          </w:tcPr>
          <w:p w14:paraId="29922DFD"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MW (entered at TE)</w:t>
            </w:r>
          </w:p>
        </w:tc>
      </w:tr>
      <w:tr w:rsidR="00E7468F" w:rsidRPr="00D5163E" w14:paraId="65AF050A" w14:textId="77777777" w:rsidTr="00B25A95">
        <w:tc>
          <w:tcPr>
            <w:tcW w:w="2304" w:type="dxa"/>
          </w:tcPr>
          <w:p w14:paraId="22C51A63" w14:textId="77777777" w:rsidR="00E7468F" w:rsidRPr="00D5163E" w:rsidRDefault="00E7468F" w:rsidP="00B25A95">
            <w:pPr>
              <w:rPr>
                <w:rFonts w:ascii="Times New Roman" w:eastAsia="Times New Roman" w:hAnsi="Times New Roman"/>
                <w:color w:val="000000"/>
              </w:rPr>
            </w:pPr>
            <w:r w:rsidRPr="00D5163E">
              <w:rPr>
                <w:rFonts w:ascii="Times New Roman" w:eastAsia="Times New Roman" w:hAnsi="Times New Roman"/>
                <w:color w:val="000000"/>
              </w:rPr>
              <w:t>[biomass, geothermal,</w:t>
            </w:r>
          </w:p>
          <w:p w14:paraId="7E921417" w14:textId="77777777" w:rsidR="00E7468F" w:rsidRPr="00D5163E" w:rsidRDefault="00E7468F" w:rsidP="00B25A95">
            <w:pPr>
              <w:rPr>
                <w:rFonts w:ascii="Times New Roman" w:eastAsia="Times New Roman" w:hAnsi="Times New Roman"/>
                <w:color w:val="000000"/>
              </w:rPr>
            </w:pPr>
            <w:r w:rsidRPr="00D5163E">
              <w:rPr>
                <w:rFonts w:ascii="Times New Roman" w:eastAsia="Times New Roman" w:hAnsi="Times New Roman"/>
                <w:color w:val="000000"/>
              </w:rPr>
              <w:t>ocean, small hydro, solar photovoltaic, solar thermal, wind power, and storage]</w:t>
            </w:r>
          </w:p>
        </w:tc>
        <w:tc>
          <w:tcPr>
            <w:tcW w:w="2304" w:type="dxa"/>
          </w:tcPr>
          <w:p w14:paraId="4519A52D" w14:textId="77777777" w:rsidR="00E7468F" w:rsidRPr="00D5163E" w:rsidRDefault="00E7468F" w:rsidP="00B25A95">
            <w:pPr>
              <w:rPr>
                <w:rFonts w:ascii="Times New Roman" w:eastAsia="Times New Roman" w:hAnsi="Times New Roman"/>
                <w:color w:val="000000"/>
              </w:rPr>
            </w:pPr>
            <w:r w:rsidRPr="00D5163E">
              <w:rPr>
                <w:rFonts w:ascii="Times New Roman" w:eastAsia="Times New Roman" w:hAnsi="Times New Roman"/>
                <w:color w:val="000000"/>
              </w:rPr>
              <w:t>n/a</w:t>
            </w:r>
          </w:p>
        </w:tc>
        <w:tc>
          <w:tcPr>
            <w:tcW w:w="2304" w:type="dxa"/>
          </w:tcPr>
          <w:p w14:paraId="03E27BB4" w14:textId="77777777" w:rsidR="00E7468F" w:rsidRPr="00D5163E" w:rsidRDefault="00E7468F" w:rsidP="00B25A95">
            <w:pPr>
              <w:rPr>
                <w:rFonts w:ascii="Times New Roman" w:eastAsia="Times New Roman" w:hAnsi="Times New Roman"/>
                <w:color w:val="000000"/>
              </w:rPr>
            </w:pPr>
          </w:p>
        </w:tc>
        <w:tc>
          <w:tcPr>
            <w:tcW w:w="2304" w:type="dxa"/>
          </w:tcPr>
          <w:p w14:paraId="22B05F64" w14:textId="77777777" w:rsidR="00E7468F" w:rsidRPr="00D5163E" w:rsidRDefault="00E7468F" w:rsidP="00B25A95">
            <w:pPr>
              <w:rPr>
                <w:rFonts w:ascii="Times New Roman" w:eastAsia="Times New Roman" w:hAnsi="Times New Roman"/>
                <w:color w:val="000000"/>
              </w:rPr>
            </w:pPr>
          </w:p>
        </w:tc>
        <w:tc>
          <w:tcPr>
            <w:tcW w:w="2304" w:type="dxa"/>
          </w:tcPr>
          <w:p w14:paraId="63483F3D" w14:textId="77777777" w:rsidR="00E7468F" w:rsidRPr="00D5163E" w:rsidRDefault="00E7468F" w:rsidP="00B25A95">
            <w:pPr>
              <w:rPr>
                <w:rFonts w:ascii="Times New Roman" w:eastAsia="Times New Roman" w:hAnsi="Times New Roman"/>
                <w:color w:val="000000"/>
              </w:rPr>
            </w:pPr>
          </w:p>
        </w:tc>
      </w:tr>
    </w:tbl>
    <w:p w14:paraId="06613078" w14:textId="77777777" w:rsidR="00E7468F" w:rsidRPr="00D5163E" w:rsidRDefault="00E7468F" w:rsidP="00E7468F">
      <w:pPr>
        <w:rPr>
          <w:rFonts w:ascii="Times New Roman" w:eastAsia="Times New Roman" w:hAnsi="Times New Roman"/>
          <w:color w:val="000000"/>
        </w:rPr>
      </w:pPr>
      <w:r w:rsidRPr="00D5163E">
        <w:rPr>
          <w:rFonts w:ascii="Times New Roman" w:eastAsia="Times New Roman" w:hAnsi="Times New Roman"/>
          <w:i/>
          <w:color w:val="000000"/>
        </w:rPr>
        <w:t>Add rows as needed.</w:t>
      </w:r>
    </w:p>
    <w:p w14:paraId="598D2B48" w14:textId="77777777" w:rsidR="00E7468F" w:rsidRPr="00D5163E" w:rsidRDefault="00E7468F" w:rsidP="00E7468F">
      <w:pPr>
        <w:rPr>
          <w:rFonts w:ascii="Times New Roman" w:eastAsia="Times New Roman" w:hAnsi="Times New Roman"/>
          <w:color w:val="000000"/>
        </w:rPr>
      </w:pPr>
      <w:r w:rsidRPr="00D5163E">
        <w:rPr>
          <w:rFonts w:ascii="Times New Roman" w:eastAsia="Times New Roman" w:hAnsi="Times New Roman"/>
          <w:color w:val="000000"/>
        </w:rPr>
        <w:t> </w:t>
      </w:r>
    </w:p>
    <w:p w14:paraId="17C25222" w14:textId="77777777" w:rsidR="00E7468F" w:rsidRPr="00D5163E" w:rsidRDefault="00E7468F" w:rsidP="00E7468F">
      <w:pPr>
        <w:rPr>
          <w:rFonts w:ascii="Times New Roman" w:eastAsia="Times New Roman" w:hAnsi="Times New Roman"/>
          <w:b/>
          <w:bCs/>
          <w:color w:val="000000"/>
        </w:rPr>
        <w:sectPr w:rsidR="00E7468F" w:rsidRPr="00D5163E" w:rsidSect="00B25A95">
          <w:pgSz w:w="12240" w:h="15840"/>
          <w:pgMar w:top="720" w:right="720" w:bottom="720" w:left="720" w:header="720" w:footer="720" w:gutter="0"/>
          <w:cols w:space="720"/>
          <w:docGrid w:linePitch="360"/>
        </w:sectPr>
      </w:pPr>
    </w:p>
    <w:p w14:paraId="14D5A830" w14:textId="7F80C573" w:rsidR="00E7468F" w:rsidRPr="00D5163E" w:rsidRDefault="00E7468F" w:rsidP="00980EF4">
      <w:pPr>
        <w:pStyle w:val="BodyText1"/>
        <w:rPr>
          <w:b/>
          <w:sz w:val="28"/>
          <w:szCs w:val="28"/>
        </w:rPr>
      </w:pPr>
      <w:bookmarkStart w:id="39" w:name="_Toc524700413"/>
      <w:r w:rsidRPr="00D5163E">
        <w:rPr>
          <w:b/>
          <w:sz w:val="28"/>
          <w:szCs w:val="28"/>
        </w:rPr>
        <w:lastRenderedPageBreak/>
        <w:t>Core Indicator 11: Number of direct beneficiaries disaggregated by gender as co-benefit of GEF investment</w:t>
      </w:r>
      <w:bookmarkEnd w:id="39"/>
    </w:p>
    <w:tbl>
      <w:tblPr>
        <w:tblStyle w:val="TableGrid"/>
        <w:tblW w:w="0" w:type="auto"/>
        <w:tblLook w:val="04A0" w:firstRow="1" w:lastRow="0" w:firstColumn="1" w:lastColumn="0" w:noHBand="0" w:noVBand="1"/>
      </w:tblPr>
      <w:tblGrid>
        <w:gridCol w:w="1255"/>
        <w:gridCol w:w="2016"/>
        <w:gridCol w:w="2016"/>
        <w:gridCol w:w="2016"/>
        <w:gridCol w:w="2016"/>
      </w:tblGrid>
      <w:tr w:rsidR="00E7468F" w:rsidRPr="00D5163E" w14:paraId="506ACFDD" w14:textId="77777777" w:rsidTr="00FF0092">
        <w:tc>
          <w:tcPr>
            <w:tcW w:w="1255" w:type="dxa"/>
            <w:shd w:val="clear" w:color="auto" w:fill="DBE5F1" w:themeFill="accent1" w:themeFillTint="33"/>
          </w:tcPr>
          <w:p w14:paraId="63A1F800" w14:textId="77777777" w:rsidR="00E7468F" w:rsidRPr="00D5163E" w:rsidRDefault="00E7468F" w:rsidP="00B25A95">
            <w:pPr>
              <w:rPr>
                <w:rFonts w:ascii="Times New Roman" w:eastAsia="Times New Roman" w:hAnsi="Times New Roman"/>
                <w:b/>
                <w:color w:val="000000"/>
              </w:rPr>
            </w:pPr>
          </w:p>
        </w:tc>
        <w:tc>
          <w:tcPr>
            <w:tcW w:w="2016" w:type="dxa"/>
            <w:shd w:val="clear" w:color="auto" w:fill="DBE5F1" w:themeFill="accent1" w:themeFillTint="33"/>
          </w:tcPr>
          <w:p w14:paraId="57B40B8A"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Total number (expected at PIF)</w:t>
            </w:r>
          </w:p>
        </w:tc>
        <w:tc>
          <w:tcPr>
            <w:tcW w:w="2016" w:type="dxa"/>
            <w:shd w:val="clear" w:color="auto" w:fill="DBE5F1" w:themeFill="accent1" w:themeFillTint="33"/>
          </w:tcPr>
          <w:p w14:paraId="312B8A6B"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Total number (expected at CEO Endorsement)</w:t>
            </w:r>
          </w:p>
        </w:tc>
        <w:tc>
          <w:tcPr>
            <w:tcW w:w="2016" w:type="dxa"/>
            <w:shd w:val="clear" w:color="auto" w:fill="DBE5F1" w:themeFill="accent1" w:themeFillTint="33"/>
          </w:tcPr>
          <w:p w14:paraId="6E6A0A2D"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Total number (achieved at MTR)</w:t>
            </w:r>
          </w:p>
        </w:tc>
        <w:tc>
          <w:tcPr>
            <w:tcW w:w="2016" w:type="dxa"/>
            <w:shd w:val="clear" w:color="auto" w:fill="DBE5F1" w:themeFill="accent1" w:themeFillTint="33"/>
          </w:tcPr>
          <w:p w14:paraId="75156258"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Total number (achieved at TE)</w:t>
            </w:r>
          </w:p>
        </w:tc>
      </w:tr>
      <w:tr w:rsidR="00E7468F" w:rsidRPr="00D5163E" w14:paraId="35EFD530" w14:textId="77777777" w:rsidTr="00FF0092">
        <w:tc>
          <w:tcPr>
            <w:tcW w:w="1255" w:type="dxa"/>
            <w:shd w:val="clear" w:color="auto" w:fill="DBE5F1" w:themeFill="accent1" w:themeFillTint="33"/>
          </w:tcPr>
          <w:p w14:paraId="2CB541E7"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Women</w:t>
            </w:r>
          </w:p>
        </w:tc>
        <w:tc>
          <w:tcPr>
            <w:tcW w:w="2016" w:type="dxa"/>
          </w:tcPr>
          <w:p w14:paraId="40AE14FB" w14:textId="77777777" w:rsidR="00E7468F" w:rsidRPr="00D5163E" w:rsidRDefault="00E7468F" w:rsidP="00B25A95">
            <w:pPr>
              <w:rPr>
                <w:rFonts w:ascii="Times New Roman" w:eastAsia="Times New Roman" w:hAnsi="Times New Roman"/>
                <w:color w:val="000000"/>
              </w:rPr>
            </w:pPr>
            <w:r w:rsidRPr="00D5163E">
              <w:rPr>
                <w:rFonts w:ascii="Times New Roman" w:eastAsia="Times New Roman" w:hAnsi="Times New Roman"/>
                <w:color w:val="000000"/>
              </w:rPr>
              <w:t>n/a</w:t>
            </w:r>
          </w:p>
        </w:tc>
        <w:tc>
          <w:tcPr>
            <w:tcW w:w="2016" w:type="dxa"/>
          </w:tcPr>
          <w:p w14:paraId="7167C7C2" w14:textId="77777777" w:rsidR="00E7468F" w:rsidRPr="00D5163E" w:rsidRDefault="00E7468F" w:rsidP="00B25A95">
            <w:pPr>
              <w:jc w:val="right"/>
              <w:rPr>
                <w:rFonts w:ascii="Times New Roman" w:eastAsia="Times New Roman" w:hAnsi="Times New Roman"/>
                <w:color w:val="000000"/>
              </w:rPr>
            </w:pPr>
            <w:r w:rsidRPr="00D5163E">
              <w:rPr>
                <w:rFonts w:ascii="Times New Roman" w:eastAsia="Times New Roman" w:hAnsi="Times New Roman"/>
                <w:color w:val="000000"/>
              </w:rPr>
              <w:t>60</w:t>
            </w:r>
          </w:p>
        </w:tc>
        <w:tc>
          <w:tcPr>
            <w:tcW w:w="2016" w:type="dxa"/>
          </w:tcPr>
          <w:p w14:paraId="356750DE" w14:textId="77777777" w:rsidR="00E7468F" w:rsidRPr="00D5163E" w:rsidRDefault="00E7468F" w:rsidP="00B25A95">
            <w:pPr>
              <w:rPr>
                <w:rFonts w:ascii="Times New Roman" w:eastAsia="Times New Roman" w:hAnsi="Times New Roman"/>
                <w:color w:val="000000"/>
              </w:rPr>
            </w:pPr>
          </w:p>
        </w:tc>
        <w:tc>
          <w:tcPr>
            <w:tcW w:w="2016" w:type="dxa"/>
          </w:tcPr>
          <w:p w14:paraId="579623FF" w14:textId="77777777" w:rsidR="00E7468F" w:rsidRPr="00D5163E" w:rsidRDefault="00E7468F" w:rsidP="00B25A95">
            <w:pPr>
              <w:rPr>
                <w:rFonts w:ascii="Times New Roman" w:eastAsia="Times New Roman" w:hAnsi="Times New Roman"/>
                <w:color w:val="000000"/>
              </w:rPr>
            </w:pPr>
          </w:p>
        </w:tc>
      </w:tr>
      <w:tr w:rsidR="00E7468F" w:rsidRPr="00D5163E" w14:paraId="1887FF81" w14:textId="77777777" w:rsidTr="00FF0092">
        <w:tc>
          <w:tcPr>
            <w:tcW w:w="1255" w:type="dxa"/>
            <w:shd w:val="clear" w:color="auto" w:fill="DBE5F1" w:themeFill="accent1" w:themeFillTint="33"/>
          </w:tcPr>
          <w:p w14:paraId="4CD26D53"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Men</w:t>
            </w:r>
          </w:p>
        </w:tc>
        <w:tc>
          <w:tcPr>
            <w:tcW w:w="2016" w:type="dxa"/>
          </w:tcPr>
          <w:p w14:paraId="3FB8EFA8" w14:textId="77777777" w:rsidR="00E7468F" w:rsidRPr="00D5163E" w:rsidRDefault="00E7468F" w:rsidP="00B25A95">
            <w:pPr>
              <w:rPr>
                <w:rFonts w:ascii="Times New Roman" w:eastAsia="Times New Roman" w:hAnsi="Times New Roman"/>
                <w:color w:val="000000"/>
              </w:rPr>
            </w:pPr>
          </w:p>
        </w:tc>
        <w:tc>
          <w:tcPr>
            <w:tcW w:w="2016" w:type="dxa"/>
          </w:tcPr>
          <w:p w14:paraId="34CEC617" w14:textId="77777777" w:rsidR="00E7468F" w:rsidRPr="00D5163E" w:rsidRDefault="00E7468F" w:rsidP="00B25A95">
            <w:pPr>
              <w:jc w:val="right"/>
              <w:rPr>
                <w:rFonts w:ascii="Times New Roman" w:eastAsia="Times New Roman" w:hAnsi="Times New Roman"/>
                <w:color w:val="000000"/>
              </w:rPr>
            </w:pPr>
            <w:r w:rsidRPr="00D5163E">
              <w:rPr>
                <w:rFonts w:ascii="Times New Roman" w:eastAsia="Times New Roman" w:hAnsi="Times New Roman"/>
                <w:color w:val="000000"/>
              </w:rPr>
              <w:t>140</w:t>
            </w:r>
          </w:p>
        </w:tc>
        <w:tc>
          <w:tcPr>
            <w:tcW w:w="2016" w:type="dxa"/>
          </w:tcPr>
          <w:p w14:paraId="7B9233D3" w14:textId="77777777" w:rsidR="00E7468F" w:rsidRPr="00D5163E" w:rsidRDefault="00E7468F" w:rsidP="00B25A95">
            <w:pPr>
              <w:rPr>
                <w:rFonts w:ascii="Times New Roman" w:eastAsia="Times New Roman" w:hAnsi="Times New Roman"/>
                <w:color w:val="000000"/>
              </w:rPr>
            </w:pPr>
          </w:p>
        </w:tc>
        <w:tc>
          <w:tcPr>
            <w:tcW w:w="2016" w:type="dxa"/>
          </w:tcPr>
          <w:p w14:paraId="32DB0CD4" w14:textId="77777777" w:rsidR="00E7468F" w:rsidRPr="00D5163E" w:rsidRDefault="00E7468F" w:rsidP="00B25A95">
            <w:pPr>
              <w:rPr>
                <w:rFonts w:ascii="Times New Roman" w:eastAsia="Times New Roman" w:hAnsi="Times New Roman"/>
                <w:color w:val="000000"/>
              </w:rPr>
            </w:pPr>
          </w:p>
        </w:tc>
      </w:tr>
      <w:tr w:rsidR="00E7468F" w:rsidRPr="00D5163E" w14:paraId="33BA0136" w14:textId="77777777" w:rsidTr="00FF0092">
        <w:tc>
          <w:tcPr>
            <w:tcW w:w="1255" w:type="dxa"/>
            <w:shd w:val="clear" w:color="auto" w:fill="DBE5F1" w:themeFill="accent1" w:themeFillTint="33"/>
          </w:tcPr>
          <w:p w14:paraId="3461AD37" w14:textId="77777777" w:rsidR="00E7468F" w:rsidRPr="00D5163E" w:rsidRDefault="00E7468F" w:rsidP="00B25A95">
            <w:pPr>
              <w:rPr>
                <w:rFonts w:ascii="Times New Roman" w:eastAsia="Times New Roman" w:hAnsi="Times New Roman"/>
                <w:b/>
                <w:color w:val="000000"/>
              </w:rPr>
            </w:pPr>
            <w:r w:rsidRPr="00D5163E">
              <w:rPr>
                <w:rFonts w:ascii="Times New Roman" w:eastAsia="Times New Roman" w:hAnsi="Times New Roman"/>
                <w:b/>
                <w:color w:val="000000"/>
              </w:rPr>
              <w:t>Total</w:t>
            </w:r>
          </w:p>
        </w:tc>
        <w:tc>
          <w:tcPr>
            <w:tcW w:w="2016" w:type="dxa"/>
          </w:tcPr>
          <w:p w14:paraId="223ED70C" w14:textId="77777777" w:rsidR="00E7468F" w:rsidRPr="00D5163E" w:rsidRDefault="00E7468F" w:rsidP="00B25A95">
            <w:pPr>
              <w:rPr>
                <w:rFonts w:ascii="Times New Roman" w:eastAsia="Times New Roman" w:hAnsi="Times New Roman"/>
                <w:color w:val="000000"/>
              </w:rPr>
            </w:pPr>
          </w:p>
        </w:tc>
        <w:tc>
          <w:tcPr>
            <w:tcW w:w="2016" w:type="dxa"/>
          </w:tcPr>
          <w:p w14:paraId="5FCCA673" w14:textId="77777777" w:rsidR="00E7468F" w:rsidRPr="00D5163E" w:rsidRDefault="00E7468F" w:rsidP="00B25A95">
            <w:pPr>
              <w:jc w:val="right"/>
              <w:rPr>
                <w:rFonts w:ascii="Times New Roman" w:eastAsia="Times New Roman" w:hAnsi="Times New Roman"/>
                <w:color w:val="000000"/>
              </w:rPr>
            </w:pPr>
            <w:r w:rsidRPr="00D5163E">
              <w:rPr>
                <w:rFonts w:ascii="Times New Roman" w:eastAsia="Times New Roman" w:hAnsi="Times New Roman"/>
                <w:color w:val="000000"/>
              </w:rPr>
              <w:t>200</w:t>
            </w:r>
          </w:p>
        </w:tc>
        <w:tc>
          <w:tcPr>
            <w:tcW w:w="2016" w:type="dxa"/>
          </w:tcPr>
          <w:p w14:paraId="491A615E" w14:textId="77777777" w:rsidR="00E7468F" w:rsidRPr="00D5163E" w:rsidRDefault="00E7468F" w:rsidP="00B25A95">
            <w:pPr>
              <w:rPr>
                <w:rFonts w:ascii="Times New Roman" w:eastAsia="Times New Roman" w:hAnsi="Times New Roman"/>
                <w:color w:val="000000"/>
              </w:rPr>
            </w:pPr>
          </w:p>
        </w:tc>
        <w:tc>
          <w:tcPr>
            <w:tcW w:w="2016" w:type="dxa"/>
          </w:tcPr>
          <w:p w14:paraId="141639F4" w14:textId="77777777" w:rsidR="00E7468F" w:rsidRPr="00D5163E" w:rsidRDefault="00E7468F" w:rsidP="00B25A95">
            <w:pPr>
              <w:rPr>
                <w:rFonts w:ascii="Times New Roman" w:eastAsia="Times New Roman" w:hAnsi="Times New Roman"/>
                <w:color w:val="000000"/>
              </w:rPr>
            </w:pPr>
          </w:p>
        </w:tc>
      </w:tr>
    </w:tbl>
    <w:p w14:paraId="01CD379B" w14:textId="77777777" w:rsidR="00E7468F" w:rsidRPr="00D5163E" w:rsidRDefault="00E7468F" w:rsidP="00E7468F">
      <w:pPr>
        <w:rPr>
          <w:rFonts w:ascii="Times New Roman" w:eastAsia="Times New Roman" w:hAnsi="Times New Roman"/>
          <w:b/>
          <w:bCs/>
          <w:color w:val="000000"/>
        </w:rPr>
      </w:pPr>
    </w:p>
    <w:p w14:paraId="38DAF79F" w14:textId="77777777" w:rsidR="00E7468F" w:rsidRPr="00D5163E" w:rsidRDefault="00E7468F" w:rsidP="00E7468F">
      <w:pPr>
        <w:rPr>
          <w:rFonts w:ascii="Times New Roman" w:hAnsi="Times New Roman"/>
        </w:rPr>
      </w:pPr>
    </w:p>
    <w:p w14:paraId="07125410" w14:textId="77777777" w:rsidR="00750809" w:rsidRPr="00D5163E" w:rsidRDefault="00750809" w:rsidP="007E081C">
      <w:pPr>
        <w:spacing w:after="0"/>
        <w:jc w:val="center"/>
        <w:rPr>
          <w:rFonts w:ascii="Microsoft Sans Serif" w:eastAsia="Times New Roman" w:hAnsi="Microsoft Sans Serif" w:cs="Microsoft Sans Serif"/>
          <w:b/>
          <w:bCs/>
          <w:color w:val="000000"/>
          <w:sz w:val="22"/>
          <w:szCs w:val="36"/>
        </w:rPr>
      </w:pPr>
    </w:p>
    <w:p w14:paraId="43892ACB" w14:textId="77777777" w:rsidR="0041172A" w:rsidRPr="00D5163E" w:rsidRDefault="0041172A" w:rsidP="007E081C">
      <w:pPr>
        <w:pStyle w:val="ListParagraph"/>
        <w:spacing w:after="60"/>
        <w:jc w:val="both"/>
        <w:rPr>
          <w:rFonts w:ascii="Calibri" w:hAnsi="Calibri"/>
          <w:sz w:val="20"/>
          <w:szCs w:val="20"/>
        </w:rPr>
      </w:pPr>
    </w:p>
    <w:p w14:paraId="256567D7" w14:textId="74F058BC" w:rsidR="00750809" w:rsidRPr="00D5163E" w:rsidRDefault="00750809" w:rsidP="007E081C">
      <w:pPr>
        <w:pStyle w:val="ListParagraph"/>
        <w:spacing w:after="60"/>
        <w:jc w:val="both"/>
        <w:rPr>
          <w:rFonts w:ascii="Calibri" w:hAnsi="Calibri"/>
          <w:sz w:val="20"/>
          <w:szCs w:val="20"/>
        </w:rPr>
        <w:sectPr w:rsidR="00750809" w:rsidRPr="00D5163E" w:rsidSect="00750809">
          <w:footerReference w:type="default" r:id="rId47"/>
          <w:pgSz w:w="12240" w:h="15840" w:code="1"/>
          <w:pgMar w:top="720" w:right="720" w:bottom="720" w:left="720" w:header="720" w:footer="720" w:gutter="0"/>
          <w:cols w:space="720"/>
          <w:docGrid w:linePitch="360"/>
        </w:sectPr>
      </w:pPr>
    </w:p>
    <w:p w14:paraId="3E4D5AED" w14:textId="4A6C2BB7" w:rsidR="00EB6486" w:rsidRPr="00D5163E" w:rsidRDefault="00EB6486" w:rsidP="007E081C">
      <w:pPr>
        <w:pStyle w:val="ListParagraph"/>
        <w:spacing w:after="60"/>
        <w:ind w:left="0"/>
        <w:jc w:val="center"/>
        <w:rPr>
          <w:rFonts w:ascii="Calibri" w:hAnsi="Calibri" w:cs="Calibri"/>
          <w:b/>
          <w:sz w:val="22"/>
          <w:szCs w:val="22"/>
        </w:rPr>
      </w:pPr>
      <w:r w:rsidRPr="00D5163E">
        <w:rPr>
          <w:rFonts w:ascii="Calibri" w:hAnsi="Calibri" w:cs="Calibri"/>
          <w:b/>
          <w:sz w:val="22"/>
          <w:szCs w:val="22"/>
        </w:rPr>
        <w:lastRenderedPageBreak/>
        <w:t xml:space="preserve">Annex </w:t>
      </w:r>
      <w:r w:rsidR="00BC6704" w:rsidRPr="00D5163E">
        <w:rPr>
          <w:rFonts w:ascii="Calibri" w:hAnsi="Calibri" w:cs="Calibri"/>
          <w:b/>
          <w:sz w:val="22"/>
          <w:szCs w:val="22"/>
        </w:rPr>
        <w:t>E</w:t>
      </w:r>
      <w:r w:rsidRPr="00D5163E">
        <w:rPr>
          <w:rFonts w:ascii="Calibri" w:hAnsi="Calibri" w:cs="Calibri"/>
          <w:b/>
          <w:sz w:val="22"/>
          <w:szCs w:val="22"/>
        </w:rPr>
        <w:t>: Terms of Reference for Project Manager, Component Coordinators</w:t>
      </w:r>
      <w:r w:rsidR="00A739B7" w:rsidRPr="00D5163E">
        <w:rPr>
          <w:rFonts w:ascii="Calibri" w:hAnsi="Calibri" w:cs="Calibri"/>
          <w:b/>
          <w:sz w:val="22"/>
          <w:szCs w:val="22"/>
        </w:rPr>
        <w:t xml:space="preserve">, Finance and Administrative Associate </w:t>
      </w:r>
    </w:p>
    <w:p w14:paraId="116D8046" w14:textId="77777777" w:rsidR="00EB6486" w:rsidRPr="00D5163E" w:rsidRDefault="00EB6486" w:rsidP="007E081C">
      <w:pPr>
        <w:spacing w:after="0"/>
        <w:ind w:left="360"/>
        <w:rPr>
          <w:rFonts w:cs="Calibri"/>
          <w:b/>
          <w:sz w:val="22"/>
          <w:szCs w:val="22"/>
        </w:rPr>
      </w:pPr>
    </w:p>
    <w:p w14:paraId="30DEBCBF" w14:textId="77777777" w:rsidR="00EB6486" w:rsidRPr="00D5163E" w:rsidRDefault="00EB6486" w:rsidP="00DD7CE7">
      <w:pPr>
        <w:numPr>
          <w:ilvl w:val="0"/>
          <w:numId w:val="42"/>
        </w:numPr>
        <w:spacing w:after="0"/>
        <w:ind w:left="360"/>
        <w:rPr>
          <w:rFonts w:cs="Calibri"/>
          <w:b/>
          <w:sz w:val="22"/>
          <w:szCs w:val="22"/>
        </w:rPr>
      </w:pPr>
      <w:r w:rsidRPr="00D5163E">
        <w:rPr>
          <w:rFonts w:cs="Calibri"/>
          <w:b/>
          <w:sz w:val="22"/>
          <w:szCs w:val="22"/>
        </w:rPr>
        <w:t>Project Manager (PM)</w:t>
      </w:r>
    </w:p>
    <w:p w14:paraId="6BFBB184" w14:textId="77777777" w:rsidR="00EB6486" w:rsidRPr="00D5163E" w:rsidRDefault="00EB6486" w:rsidP="007E081C">
      <w:pPr>
        <w:spacing w:after="0"/>
        <w:rPr>
          <w:rFonts w:cs="Calibri"/>
          <w:sz w:val="22"/>
          <w:szCs w:val="22"/>
        </w:rPr>
      </w:pPr>
    </w:p>
    <w:p w14:paraId="31D615C2" w14:textId="03DA7800" w:rsidR="00EB6486" w:rsidRPr="00D5163E" w:rsidRDefault="00EB6486" w:rsidP="007E081C">
      <w:pPr>
        <w:spacing w:after="0"/>
        <w:rPr>
          <w:rFonts w:cs="Calibri"/>
          <w:sz w:val="22"/>
          <w:szCs w:val="22"/>
        </w:rPr>
      </w:pPr>
      <w:r w:rsidRPr="00D5163E">
        <w:rPr>
          <w:rFonts w:cs="Calibri"/>
          <w:sz w:val="22"/>
          <w:szCs w:val="22"/>
        </w:rPr>
        <w:t xml:space="preserve">Duty Station: </w:t>
      </w:r>
      <w:r w:rsidRPr="00D5163E">
        <w:rPr>
          <w:rFonts w:cs="Calibri"/>
          <w:sz w:val="22"/>
          <w:szCs w:val="22"/>
        </w:rPr>
        <w:tab/>
      </w:r>
      <w:r w:rsidRPr="00D5163E">
        <w:rPr>
          <w:rFonts w:cs="Calibri"/>
          <w:sz w:val="22"/>
          <w:szCs w:val="22"/>
        </w:rPr>
        <w:tab/>
      </w:r>
      <w:r w:rsidRPr="00D5163E">
        <w:rPr>
          <w:rFonts w:cs="Calibri"/>
          <w:sz w:val="22"/>
          <w:szCs w:val="22"/>
        </w:rPr>
        <w:tab/>
      </w:r>
      <w:r w:rsidRPr="00D5163E">
        <w:rPr>
          <w:rFonts w:cs="Calibri"/>
          <w:sz w:val="22"/>
          <w:szCs w:val="22"/>
        </w:rPr>
        <w:tab/>
      </w:r>
      <w:r w:rsidR="0010369E" w:rsidRPr="00D5163E">
        <w:rPr>
          <w:rFonts w:cs="Calibri"/>
          <w:sz w:val="22"/>
          <w:szCs w:val="22"/>
        </w:rPr>
        <w:t>Jakarta</w:t>
      </w:r>
      <w:r w:rsidR="00241CC7" w:rsidRPr="00D5163E">
        <w:rPr>
          <w:rFonts w:cs="Calibri"/>
          <w:sz w:val="22"/>
          <w:szCs w:val="22"/>
        </w:rPr>
        <w:t xml:space="preserve"> </w:t>
      </w:r>
      <w:r w:rsidRPr="00D5163E">
        <w:rPr>
          <w:rFonts w:cs="Calibri"/>
          <w:sz w:val="22"/>
          <w:szCs w:val="22"/>
        </w:rPr>
        <w:t xml:space="preserve">with travel to </w:t>
      </w:r>
      <w:r w:rsidR="00241CC7" w:rsidRPr="00D5163E">
        <w:rPr>
          <w:rFonts w:cs="Calibri"/>
          <w:sz w:val="22"/>
          <w:szCs w:val="22"/>
        </w:rPr>
        <w:t xml:space="preserve">other places </w:t>
      </w:r>
      <w:r w:rsidRPr="00D5163E">
        <w:rPr>
          <w:rFonts w:cs="Calibri"/>
          <w:sz w:val="22"/>
          <w:szCs w:val="22"/>
        </w:rPr>
        <w:t>as required.</w:t>
      </w:r>
    </w:p>
    <w:p w14:paraId="7D0D703D" w14:textId="32D5D762" w:rsidR="00EB6486" w:rsidRPr="00D5163E" w:rsidRDefault="00EB6486" w:rsidP="007E081C">
      <w:pPr>
        <w:spacing w:after="0"/>
        <w:rPr>
          <w:rFonts w:cs="Calibri"/>
          <w:sz w:val="22"/>
          <w:szCs w:val="22"/>
        </w:rPr>
      </w:pPr>
      <w:r w:rsidRPr="00D5163E">
        <w:rPr>
          <w:rFonts w:cs="Calibri"/>
          <w:sz w:val="22"/>
          <w:szCs w:val="22"/>
        </w:rPr>
        <w:t xml:space="preserve">Duration of assignment: </w:t>
      </w:r>
      <w:r w:rsidRPr="00D5163E">
        <w:rPr>
          <w:rFonts w:cs="Calibri"/>
          <w:sz w:val="22"/>
          <w:szCs w:val="22"/>
        </w:rPr>
        <w:tab/>
      </w:r>
      <w:r w:rsidRPr="00D5163E">
        <w:rPr>
          <w:rFonts w:cs="Calibri"/>
          <w:sz w:val="22"/>
          <w:szCs w:val="22"/>
        </w:rPr>
        <w:tab/>
        <w:t>12 person-months with possible extension (</w:t>
      </w:r>
      <w:r w:rsidR="004358D9" w:rsidRPr="00D5163E">
        <w:rPr>
          <w:rFonts w:cs="Calibri"/>
          <w:sz w:val="22"/>
          <w:szCs w:val="22"/>
        </w:rPr>
        <w:t>Full</w:t>
      </w:r>
      <w:r w:rsidRPr="00D5163E">
        <w:rPr>
          <w:rFonts w:cs="Calibri"/>
          <w:sz w:val="22"/>
          <w:szCs w:val="22"/>
        </w:rPr>
        <w:t>-time).</w:t>
      </w:r>
    </w:p>
    <w:p w14:paraId="0797E048" w14:textId="629C0A02" w:rsidR="00EB6486" w:rsidRPr="00D5163E" w:rsidRDefault="00EB6486" w:rsidP="007E081C">
      <w:pPr>
        <w:spacing w:after="0"/>
        <w:ind w:left="3600" w:hanging="3600"/>
        <w:rPr>
          <w:rFonts w:cs="Calibri"/>
          <w:sz w:val="22"/>
          <w:szCs w:val="22"/>
        </w:rPr>
      </w:pPr>
      <w:r w:rsidRPr="00D5163E">
        <w:rPr>
          <w:rFonts w:cs="Calibri"/>
          <w:sz w:val="22"/>
          <w:szCs w:val="22"/>
        </w:rPr>
        <w:t>Direct Supervisor:</w:t>
      </w:r>
      <w:r w:rsidRPr="00D5163E">
        <w:rPr>
          <w:rFonts w:cs="Calibri"/>
          <w:sz w:val="22"/>
          <w:szCs w:val="22"/>
        </w:rPr>
        <w:tab/>
      </w:r>
      <w:r w:rsidR="004358D9" w:rsidRPr="00D5163E">
        <w:rPr>
          <w:rFonts w:cs="Calibri"/>
          <w:sz w:val="22"/>
          <w:szCs w:val="22"/>
        </w:rPr>
        <w:t xml:space="preserve">National Project Director </w:t>
      </w:r>
    </w:p>
    <w:p w14:paraId="6883D10B" w14:textId="77777777" w:rsidR="00EB6486" w:rsidRPr="00D5163E" w:rsidRDefault="00EB6486" w:rsidP="007E081C">
      <w:pPr>
        <w:spacing w:after="0"/>
        <w:rPr>
          <w:rFonts w:cs="Calibri"/>
          <w:sz w:val="22"/>
          <w:szCs w:val="22"/>
        </w:rPr>
      </w:pPr>
    </w:p>
    <w:p w14:paraId="23F77741" w14:textId="77777777" w:rsidR="00EB6486" w:rsidRPr="00D5163E" w:rsidRDefault="00EB6486" w:rsidP="007E081C">
      <w:pPr>
        <w:spacing w:after="0"/>
        <w:rPr>
          <w:rFonts w:cs="Calibri"/>
          <w:sz w:val="22"/>
          <w:szCs w:val="22"/>
        </w:rPr>
      </w:pPr>
      <w:r w:rsidRPr="00D5163E">
        <w:rPr>
          <w:rFonts w:cs="Calibri"/>
          <w:bCs/>
          <w:i/>
          <w:sz w:val="22"/>
          <w:szCs w:val="22"/>
          <w:u w:val="single"/>
        </w:rPr>
        <w:t>Responsibilities and Duties</w:t>
      </w:r>
      <w:r w:rsidRPr="00D5163E">
        <w:rPr>
          <w:rFonts w:cs="Calibri"/>
          <w:sz w:val="22"/>
          <w:szCs w:val="22"/>
        </w:rPr>
        <w:t xml:space="preserve">: </w:t>
      </w:r>
    </w:p>
    <w:p w14:paraId="67A6AD70" w14:textId="77777777" w:rsidR="0010369E" w:rsidRPr="00D5163E" w:rsidRDefault="0010369E" w:rsidP="007E081C">
      <w:pPr>
        <w:spacing w:after="0"/>
        <w:rPr>
          <w:rFonts w:cs="Calibri"/>
          <w:sz w:val="22"/>
          <w:szCs w:val="22"/>
        </w:rPr>
      </w:pPr>
    </w:p>
    <w:p w14:paraId="00587DB4" w14:textId="3CA827AA" w:rsidR="00EB6486" w:rsidRPr="00D5163E" w:rsidRDefault="00EB6486" w:rsidP="007E081C">
      <w:pPr>
        <w:spacing w:after="0"/>
        <w:rPr>
          <w:rFonts w:cs="Calibri"/>
          <w:sz w:val="22"/>
          <w:szCs w:val="22"/>
        </w:rPr>
      </w:pPr>
      <w:r w:rsidRPr="00D5163E">
        <w:rPr>
          <w:rFonts w:cs="Calibri"/>
          <w:sz w:val="22"/>
          <w:szCs w:val="22"/>
        </w:rPr>
        <w:t xml:space="preserve">The primary task of the </w:t>
      </w:r>
      <w:r w:rsidR="0010369E" w:rsidRPr="00D5163E">
        <w:rPr>
          <w:rFonts w:cs="Calibri"/>
          <w:sz w:val="22"/>
          <w:szCs w:val="22"/>
        </w:rPr>
        <w:t>PM</w:t>
      </w:r>
      <w:r w:rsidRPr="00D5163E">
        <w:rPr>
          <w:rFonts w:cs="Calibri"/>
          <w:sz w:val="22"/>
          <w:szCs w:val="22"/>
        </w:rPr>
        <w:t xml:space="preserve"> is to plan, organize and implement the </w:t>
      </w:r>
      <w:r w:rsidR="0010369E" w:rsidRPr="00D5163E">
        <w:rPr>
          <w:rFonts w:cs="Calibri"/>
          <w:sz w:val="22"/>
          <w:szCs w:val="22"/>
        </w:rPr>
        <w:t>ADLIGHT</w:t>
      </w:r>
      <w:r w:rsidRPr="00D5163E">
        <w:rPr>
          <w:rFonts w:cs="Calibri"/>
          <w:sz w:val="22"/>
          <w:szCs w:val="22"/>
        </w:rPr>
        <w:t xml:space="preserve"> project under the direction of the National Project Director. He/she will be responsible for in management of input mobilization and day-to-day project operations including timely resolution of issues, problems or bottlenecks. He/she will supervise the technical and administrative staff under the PMU to be established under supervision of </w:t>
      </w:r>
      <w:r w:rsidR="004358D9" w:rsidRPr="00D5163E">
        <w:rPr>
          <w:rFonts w:cs="Calibri"/>
          <w:sz w:val="22"/>
          <w:szCs w:val="22"/>
        </w:rPr>
        <w:t xml:space="preserve">National Project Director designated by </w:t>
      </w:r>
      <w:r w:rsidR="0010369E" w:rsidRPr="00D5163E">
        <w:rPr>
          <w:rFonts w:cs="Calibri"/>
          <w:sz w:val="22"/>
          <w:szCs w:val="22"/>
        </w:rPr>
        <w:t>MEMR/DGNREEC</w:t>
      </w:r>
      <w:r w:rsidRPr="00D5163E">
        <w:rPr>
          <w:rFonts w:cs="Calibri"/>
          <w:sz w:val="22"/>
          <w:szCs w:val="22"/>
        </w:rPr>
        <w:t xml:space="preserve">, in close coordination with the </w:t>
      </w:r>
      <w:r w:rsidR="0010369E" w:rsidRPr="00D5163E">
        <w:rPr>
          <w:rFonts w:cs="Calibri"/>
          <w:sz w:val="22"/>
          <w:szCs w:val="22"/>
        </w:rPr>
        <w:t xml:space="preserve">UNDP GEF Regional Technical Advisor in Regional Office in Bangkok, </w:t>
      </w:r>
      <w:r w:rsidRPr="00D5163E">
        <w:rPr>
          <w:rFonts w:cs="Calibri"/>
          <w:sz w:val="22"/>
          <w:szCs w:val="22"/>
        </w:rPr>
        <w:t xml:space="preserve">UNDP </w:t>
      </w:r>
      <w:r w:rsidR="0010369E" w:rsidRPr="00D5163E">
        <w:rPr>
          <w:rFonts w:cs="Calibri"/>
          <w:sz w:val="22"/>
          <w:szCs w:val="22"/>
        </w:rPr>
        <w:t xml:space="preserve">Indonesia </w:t>
      </w:r>
      <w:r w:rsidRPr="00D5163E">
        <w:rPr>
          <w:rFonts w:cs="Calibri"/>
          <w:sz w:val="22"/>
          <w:szCs w:val="22"/>
        </w:rPr>
        <w:t xml:space="preserve">CO and </w:t>
      </w:r>
      <w:r w:rsidR="002C5619">
        <w:rPr>
          <w:rFonts w:cs="Calibri"/>
          <w:sz w:val="22"/>
          <w:szCs w:val="22"/>
        </w:rPr>
        <w:t>UNEP</w:t>
      </w:r>
      <w:r w:rsidR="004358D9" w:rsidRPr="00D5163E">
        <w:rPr>
          <w:rFonts w:cs="Calibri"/>
          <w:sz w:val="22"/>
          <w:szCs w:val="22"/>
        </w:rPr>
        <w:t xml:space="preserve"> Task Manager </w:t>
      </w:r>
      <w:r w:rsidR="0010369E" w:rsidRPr="00D5163E">
        <w:rPr>
          <w:rFonts w:cs="Calibri"/>
          <w:sz w:val="22"/>
          <w:szCs w:val="22"/>
        </w:rPr>
        <w:t>in Bangkok</w:t>
      </w:r>
      <w:r w:rsidRPr="00D5163E">
        <w:rPr>
          <w:rFonts w:cs="Calibri"/>
          <w:sz w:val="22"/>
          <w:szCs w:val="22"/>
        </w:rPr>
        <w:t xml:space="preserve">. The PM should have multidisciplinary capabilities in </w:t>
      </w:r>
      <w:r w:rsidR="0010369E" w:rsidRPr="00D5163E">
        <w:rPr>
          <w:rFonts w:cs="Calibri"/>
          <w:sz w:val="22"/>
          <w:szCs w:val="22"/>
        </w:rPr>
        <w:t>energy efficient lighting (EEL)</w:t>
      </w:r>
      <w:r w:rsidRPr="00D5163E">
        <w:rPr>
          <w:rFonts w:cs="Calibri"/>
          <w:sz w:val="22"/>
          <w:szCs w:val="22"/>
        </w:rPr>
        <w:t xml:space="preserve"> policy and institutional support development, communication and awareness; technical capacity development; energy efficiency services provision support; financing; and demonstration. To assume this overall responsibility, the specific tasks of the PM are as follows: </w:t>
      </w:r>
    </w:p>
    <w:p w14:paraId="5DDB17F6" w14:textId="77777777" w:rsidR="00EB6486" w:rsidRPr="00D5163E" w:rsidRDefault="00EB6486" w:rsidP="007E081C">
      <w:pPr>
        <w:spacing w:after="0"/>
        <w:rPr>
          <w:rFonts w:cs="Calibri"/>
          <w:sz w:val="22"/>
          <w:szCs w:val="22"/>
        </w:rPr>
      </w:pPr>
    </w:p>
    <w:p w14:paraId="393333B4" w14:textId="77777777" w:rsidR="00EB6486" w:rsidRPr="00D5163E" w:rsidRDefault="00EB6486" w:rsidP="00DD7CE7">
      <w:pPr>
        <w:numPr>
          <w:ilvl w:val="0"/>
          <w:numId w:val="41"/>
        </w:numPr>
        <w:spacing w:after="0"/>
        <w:ind w:left="360"/>
        <w:rPr>
          <w:rFonts w:cs="Calibri"/>
          <w:sz w:val="22"/>
          <w:szCs w:val="22"/>
        </w:rPr>
      </w:pPr>
      <w:r w:rsidRPr="00D5163E">
        <w:rPr>
          <w:rFonts w:cs="Calibri"/>
          <w:sz w:val="22"/>
          <w:szCs w:val="22"/>
        </w:rPr>
        <w:t xml:space="preserve">Prepare, update, and submit the required work plan and reports to UNDP </w:t>
      </w:r>
      <w:r w:rsidR="0010369E" w:rsidRPr="00D5163E">
        <w:rPr>
          <w:rFonts w:cs="Calibri"/>
          <w:sz w:val="22"/>
          <w:szCs w:val="22"/>
        </w:rPr>
        <w:t xml:space="preserve">Indonesia </w:t>
      </w:r>
      <w:r w:rsidRPr="00D5163E">
        <w:rPr>
          <w:rFonts w:cs="Calibri"/>
          <w:sz w:val="22"/>
          <w:szCs w:val="22"/>
        </w:rPr>
        <w:t>CO Director for clearance timely and with satisfactory quality, including: Annual Work Plan (AWP), Quarterly Work Plan (QWP), Annual Project Reports (APR), GEF Project Implementation Review (PIR) Report, the Quarterly Progress Reports (QPR), and the Final Project Reports as scheduled;</w:t>
      </w:r>
    </w:p>
    <w:p w14:paraId="7C534180" w14:textId="2163476C" w:rsidR="00EB6486" w:rsidRPr="00D5163E" w:rsidRDefault="00EB6486" w:rsidP="00DD7CE7">
      <w:pPr>
        <w:numPr>
          <w:ilvl w:val="0"/>
          <w:numId w:val="41"/>
        </w:numPr>
        <w:spacing w:after="0"/>
        <w:ind w:left="360"/>
        <w:rPr>
          <w:rFonts w:cs="Calibri"/>
          <w:sz w:val="22"/>
          <w:szCs w:val="22"/>
        </w:rPr>
      </w:pPr>
      <w:r w:rsidRPr="00D5163E">
        <w:rPr>
          <w:rFonts w:cs="Calibri"/>
          <w:sz w:val="22"/>
          <w:szCs w:val="22"/>
        </w:rPr>
        <w:t xml:space="preserve">Finalize detailed ToRs for key outputs (i.e. personnel, consultants, sub-contractors, training, and procurements), within assistance from the International and National Senior Technical Advisers, and submit to </w:t>
      </w:r>
      <w:r w:rsidR="00A216AE" w:rsidRPr="00D5163E">
        <w:rPr>
          <w:rFonts w:cs="Calibri"/>
          <w:sz w:val="22"/>
          <w:szCs w:val="22"/>
        </w:rPr>
        <w:t xml:space="preserve">NPD </w:t>
      </w:r>
      <w:r w:rsidRPr="00D5163E">
        <w:rPr>
          <w:rFonts w:cs="Calibri"/>
          <w:sz w:val="22"/>
          <w:szCs w:val="22"/>
        </w:rPr>
        <w:t xml:space="preserve">and UNDP </w:t>
      </w:r>
      <w:r w:rsidR="0010369E" w:rsidRPr="00D5163E">
        <w:rPr>
          <w:rFonts w:cs="Calibri"/>
          <w:sz w:val="22"/>
          <w:szCs w:val="22"/>
        </w:rPr>
        <w:t xml:space="preserve">Indonesia </w:t>
      </w:r>
      <w:r w:rsidRPr="00D5163E">
        <w:rPr>
          <w:rFonts w:cs="Calibri"/>
          <w:sz w:val="22"/>
          <w:szCs w:val="22"/>
        </w:rPr>
        <w:t>CO for clearance and approval;</w:t>
      </w:r>
    </w:p>
    <w:p w14:paraId="2104C5C9" w14:textId="77777777" w:rsidR="00EB6486" w:rsidRPr="00D5163E" w:rsidRDefault="00EB6486" w:rsidP="00DD7CE7">
      <w:pPr>
        <w:numPr>
          <w:ilvl w:val="0"/>
          <w:numId w:val="41"/>
        </w:numPr>
        <w:spacing w:after="0"/>
        <w:ind w:left="360"/>
        <w:rPr>
          <w:rFonts w:cs="Calibri"/>
          <w:sz w:val="22"/>
          <w:szCs w:val="22"/>
        </w:rPr>
      </w:pPr>
      <w:r w:rsidRPr="00D5163E">
        <w:rPr>
          <w:rFonts w:cs="Calibri"/>
          <w:sz w:val="22"/>
          <w:szCs w:val="22"/>
        </w:rPr>
        <w:t xml:space="preserve">Take responsibility for monitoring the overall progress and use of the resources of all outputs and initiative corrective actions if necessary; </w:t>
      </w:r>
    </w:p>
    <w:p w14:paraId="4F247447" w14:textId="77777777" w:rsidR="00EB6486" w:rsidRPr="00D5163E" w:rsidRDefault="00EB6486" w:rsidP="00DD7CE7">
      <w:pPr>
        <w:numPr>
          <w:ilvl w:val="0"/>
          <w:numId w:val="41"/>
        </w:numPr>
        <w:spacing w:after="0"/>
        <w:ind w:left="360"/>
        <w:rPr>
          <w:rFonts w:cs="Calibri"/>
          <w:sz w:val="22"/>
          <w:szCs w:val="22"/>
        </w:rPr>
      </w:pPr>
      <w:r w:rsidRPr="00D5163E">
        <w:rPr>
          <w:rFonts w:cs="Calibri"/>
          <w:sz w:val="22"/>
          <w:szCs w:val="22"/>
        </w:rPr>
        <w:t xml:space="preserve">Assume direct responsibility for managing the project budget on behalf of the NPD, ensuring that: </w:t>
      </w:r>
    </w:p>
    <w:p w14:paraId="448DB3D7" w14:textId="77777777" w:rsidR="00EB6486" w:rsidRPr="00D5163E" w:rsidRDefault="00EB6486" w:rsidP="00DD7CE7">
      <w:pPr>
        <w:numPr>
          <w:ilvl w:val="1"/>
          <w:numId w:val="41"/>
        </w:numPr>
        <w:tabs>
          <w:tab w:val="num" w:pos="1440"/>
        </w:tabs>
        <w:spacing w:after="0"/>
        <w:rPr>
          <w:rFonts w:cs="Calibri"/>
          <w:sz w:val="22"/>
          <w:szCs w:val="22"/>
        </w:rPr>
      </w:pPr>
      <w:r w:rsidRPr="00D5163E">
        <w:rPr>
          <w:rFonts w:cs="Calibri"/>
          <w:sz w:val="22"/>
          <w:szCs w:val="22"/>
        </w:rPr>
        <w:t>Project funds are made available when needed, and are disbursed properly;</w:t>
      </w:r>
    </w:p>
    <w:p w14:paraId="0B39161A" w14:textId="77777777" w:rsidR="00EB6486" w:rsidRPr="00D5163E" w:rsidRDefault="00EB6486" w:rsidP="00DD7CE7">
      <w:pPr>
        <w:numPr>
          <w:ilvl w:val="1"/>
          <w:numId w:val="41"/>
        </w:numPr>
        <w:tabs>
          <w:tab w:val="num" w:pos="1440"/>
        </w:tabs>
        <w:spacing w:after="0"/>
        <w:rPr>
          <w:rFonts w:cs="Calibri"/>
          <w:sz w:val="22"/>
          <w:szCs w:val="22"/>
        </w:rPr>
      </w:pPr>
      <w:r w:rsidRPr="00D5163E">
        <w:rPr>
          <w:rFonts w:cs="Calibri"/>
          <w:sz w:val="22"/>
          <w:szCs w:val="22"/>
        </w:rPr>
        <w:t>Accounting records and supporting documents are kept;</w:t>
      </w:r>
    </w:p>
    <w:p w14:paraId="28119281" w14:textId="77777777" w:rsidR="00EB6486" w:rsidRPr="00D5163E" w:rsidRDefault="00EB6486" w:rsidP="00DD7CE7">
      <w:pPr>
        <w:numPr>
          <w:ilvl w:val="1"/>
          <w:numId w:val="41"/>
        </w:numPr>
        <w:tabs>
          <w:tab w:val="num" w:pos="1440"/>
        </w:tabs>
        <w:spacing w:after="0"/>
        <w:rPr>
          <w:rFonts w:cs="Calibri"/>
          <w:sz w:val="22"/>
          <w:szCs w:val="22"/>
        </w:rPr>
      </w:pPr>
      <w:r w:rsidRPr="00D5163E">
        <w:rPr>
          <w:rFonts w:cs="Calibri"/>
          <w:sz w:val="22"/>
          <w:szCs w:val="22"/>
        </w:rPr>
        <w:t>Required financial reports are prepared;</w:t>
      </w:r>
    </w:p>
    <w:p w14:paraId="452E1509" w14:textId="77777777" w:rsidR="00EB6486" w:rsidRPr="00D5163E" w:rsidRDefault="00EB6486" w:rsidP="00DD7CE7">
      <w:pPr>
        <w:numPr>
          <w:ilvl w:val="1"/>
          <w:numId w:val="41"/>
        </w:numPr>
        <w:tabs>
          <w:tab w:val="num" w:pos="1440"/>
        </w:tabs>
        <w:spacing w:after="0"/>
        <w:rPr>
          <w:rFonts w:cs="Calibri"/>
          <w:sz w:val="22"/>
          <w:szCs w:val="22"/>
        </w:rPr>
      </w:pPr>
      <w:r w:rsidRPr="00D5163E">
        <w:rPr>
          <w:rFonts w:cs="Calibri"/>
          <w:sz w:val="22"/>
          <w:szCs w:val="22"/>
        </w:rPr>
        <w:t xml:space="preserve">Financial operations are transparent and financial procedures/regulations, in coordination with PMU, under a National Implementation Modality (NIM) as maybe adopted for </w:t>
      </w:r>
      <w:r w:rsidR="0010369E" w:rsidRPr="00D5163E">
        <w:rPr>
          <w:rFonts w:cs="Calibri"/>
          <w:sz w:val="22"/>
          <w:szCs w:val="22"/>
        </w:rPr>
        <w:t>ADLIGHT</w:t>
      </w:r>
      <w:r w:rsidRPr="00D5163E">
        <w:rPr>
          <w:rFonts w:cs="Calibri"/>
          <w:sz w:val="22"/>
          <w:szCs w:val="22"/>
        </w:rPr>
        <w:t xml:space="preserve"> project;</w:t>
      </w:r>
    </w:p>
    <w:p w14:paraId="13E9E0A0" w14:textId="77777777" w:rsidR="00EB6486" w:rsidRPr="00D5163E" w:rsidRDefault="00EB6486" w:rsidP="00DD7CE7">
      <w:pPr>
        <w:numPr>
          <w:ilvl w:val="1"/>
          <w:numId w:val="41"/>
        </w:numPr>
        <w:tabs>
          <w:tab w:val="num" w:pos="1440"/>
        </w:tabs>
        <w:spacing w:after="0"/>
        <w:rPr>
          <w:rFonts w:cs="Calibri"/>
          <w:sz w:val="22"/>
          <w:szCs w:val="22"/>
        </w:rPr>
      </w:pPr>
      <w:r w:rsidRPr="00D5163E">
        <w:rPr>
          <w:rFonts w:cs="Calibri"/>
          <w:sz w:val="22"/>
          <w:szCs w:val="22"/>
        </w:rPr>
        <w:t>Project Management is ready to stand up audit at any time.</w:t>
      </w:r>
    </w:p>
    <w:p w14:paraId="0E5B1240" w14:textId="77777777" w:rsidR="00EB6486" w:rsidRPr="00D5163E" w:rsidRDefault="00EB6486" w:rsidP="00DD7CE7">
      <w:pPr>
        <w:numPr>
          <w:ilvl w:val="0"/>
          <w:numId w:val="41"/>
        </w:numPr>
        <w:spacing w:after="0"/>
        <w:ind w:left="360"/>
        <w:rPr>
          <w:rFonts w:cs="Calibri"/>
          <w:sz w:val="22"/>
          <w:szCs w:val="22"/>
        </w:rPr>
      </w:pPr>
      <w:r w:rsidRPr="00D5163E">
        <w:rPr>
          <w:rFonts w:cs="Calibri"/>
          <w:sz w:val="22"/>
          <w:szCs w:val="22"/>
        </w:rPr>
        <w:t>Assume direct responsibility for managing the physical resources (e.g. vehicles, office, equipment, furniture, stationary...) provided to the project by UNDP;</w:t>
      </w:r>
    </w:p>
    <w:p w14:paraId="56D7D699" w14:textId="77777777" w:rsidR="00EB6486" w:rsidRPr="00D5163E" w:rsidRDefault="00EB6486" w:rsidP="00DD7CE7">
      <w:pPr>
        <w:numPr>
          <w:ilvl w:val="0"/>
          <w:numId w:val="41"/>
        </w:numPr>
        <w:spacing w:after="0"/>
        <w:ind w:left="360"/>
        <w:rPr>
          <w:rFonts w:cs="Calibri"/>
          <w:sz w:val="22"/>
          <w:szCs w:val="22"/>
        </w:rPr>
      </w:pPr>
      <w:r w:rsidRPr="00D5163E">
        <w:rPr>
          <w:rFonts w:cs="Calibri"/>
          <w:sz w:val="22"/>
          <w:szCs w:val="22"/>
        </w:rPr>
        <w:t>Keep record and update the Project issues and risks and recommend necessary actions to NPD to effectively cope with identified risks, and coordinate the implementation of the approved risk mitigation actions;</w:t>
      </w:r>
    </w:p>
    <w:p w14:paraId="31509203" w14:textId="77777777" w:rsidR="00EB6486" w:rsidRPr="00D5163E" w:rsidRDefault="00EB6486" w:rsidP="00DD7CE7">
      <w:pPr>
        <w:numPr>
          <w:ilvl w:val="0"/>
          <w:numId w:val="41"/>
        </w:numPr>
        <w:spacing w:after="0"/>
        <w:ind w:left="360"/>
        <w:rPr>
          <w:rFonts w:cs="Calibri"/>
          <w:sz w:val="22"/>
          <w:szCs w:val="22"/>
        </w:rPr>
      </w:pPr>
      <w:r w:rsidRPr="00D5163E">
        <w:rPr>
          <w:rFonts w:cs="Calibri"/>
          <w:sz w:val="22"/>
          <w:szCs w:val="22"/>
        </w:rPr>
        <w:t>Liaison and coordinate the implementation of all project partnership agreements to ensure that partners implement the project components in a collaborative manner with the Project quarterly and annual work plan;</w:t>
      </w:r>
    </w:p>
    <w:p w14:paraId="7AFE3C2D" w14:textId="77777777" w:rsidR="00EB6486" w:rsidRPr="00D5163E" w:rsidRDefault="00EB6486" w:rsidP="00DD7CE7">
      <w:pPr>
        <w:numPr>
          <w:ilvl w:val="0"/>
          <w:numId w:val="41"/>
        </w:numPr>
        <w:spacing w:after="0"/>
        <w:ind w:left="360"/>
        <w:rPr>
          <w:rFonts w:cs="Calibri"/>
          <w:sz w:val="22"/>
          <w:szCs w:val="22"/>
        </w:rPr>
      </w:pPr>
      <w:r w:rsidRPr="00D5163E">
        <w:rPr>
          <w:rFonts w:cs="Calibri"/>
          <w:sz w:val="22"/>
          <w:szCs w:val="22"/>
        </w:rPr>
        <w:t xml:space="preserve">Liaison with UNDP </w:t>
      </w:r>
      <w:r w:rsidR="0010369E" w:rsidRPr="00D5163E">
        <w:rPr>
          <w:rFonts w:cs="Calibri"/>
          <w:sz w:val="22"/>
          <w:szCs w:val="22"/>
        </w:rPr>
        <w:t xml:space="preserve">Indonesia </w:t>
      </w:r>
      <w:r w:rsidRPr="00D5163E">
        <w:rPr>
          <w:rFonts w:cs="Calibri"/>
          <w:sz w:val="22"/>
          <w:szCs w:val="22"/>
        </w:rPr>
        <w:t xml:space="preserve">CO or designated quality assurance personnel on the project quality management issues; </w:t>
      </w:r>
    </w:p>
    <w:p w14:paraId="0657884E" w14:textId="77777777" w:rsidR="00EB6486" w:rsidRPr="00D5163E" w:rsidRDefault="00EB6486" w:rsidP="00DD7CE7">
      <w:pPr>
        <w:numPr>
          <w:ilvl w:val="0"/>
          <w:numId w:val="41"/>
        </w:numPr>
        <w:spacing w:after="0"/>
        <w:ind w:left="360"/>
        <w:rPr>
          <w:rFonts w:cs="Calibri"/>
          <w:sz w:val="22"/>
          <w:szCs w:val="22"/>
        </w:rPr>
      </w:pPr>
      <w:r w:rsidRPr="00D5163E">
        <w:rPr>
          <w:rFonts w:cs="Calibri"/>
          <w:sz w:val="22"/>
          <w:szCs w:val="22"/>
        </w:rPr>
        <w:lastRenderedPageBreak/>
        <w:t>Supervise the project staff and local or international experts/consultants working for the project;</w:t>
      </w:r>
    </w:p>
    <w:p w14:paraId="4BD54090" w14:textId="77777777" w:rsidR="00566EC5" w:rsidRPr="00D5163E" w:rsidRDefault="00EB6486" w:rsidP="00DD7CE7">
      <w:pPr>
        <w:numPr>
          <w:ilvl w:val="0"/>
          <w:numId w:val="41"/>
        </w:numPr>
        <w:spacing w:after="0"/>
        <w:ind w:left="360"/>
        <w:rPr>
          <w:rFonts w:cs="Calibri"/>
          <w:sz w:val="22"/>
          <w:szCs w:val="22"/>
        </w:rPr>
      </w:pPr>
      <w:r w:rsidRPr="00D5163E">
        <w:rPr>
          <w:rFonts w:cs="Calibri"/>
          <w:sz w:val="22"/>
          <w:szCs w:val="22"/>
        </w:rPr>
        <w:t>Provide back-stopping support for administrative work of the Project Management Unit if necessary;</w:t>
      </w:r>
    </w:p>
    <w:p w14:paraId="6714D8D9" w14:textId="66F9581B" w:rsidR="00EB6486" w:rsidRPr="00D5163E" w:rsidRDefault="00566EC5" w:rsidP="00DD7CE7">
      <w:pPr>
        <w:numPr>
          <w:ilvl w:val="0"/>
          <w:numId w:val="41"/>
        </w:numPr>
        <w:spacing w:after="0"/>
        <w:ind w:left="360"/>
        <w:rPr>
          <w:rFonts w:cs="Calibri"/>
          <w:sz w:val="22"/>
          <w:szCs w:val="22"/>
        </w:rPr>
      </w:pPr>
      <w:r w:rsidRPr="00D5163E">
        <w:rPr>
          <w:rFonts w:eastAsia="Times New Roman" w:cstheme="minorHAnsi"/>
          <w:sz w:val="22"/>
          <w:szCs w:val="22"/>
          <w:lang w:eastAsia="en-GB"/>
        </w:rPr>
        <w:t>Implement, monitor and report on project’s Gender Action Plan and Stakeholder Engagement Plan</w:t>
      </w:r>
      <w:r w:rsidRPr="00D5163E">
        <w:rPr>
          <w:rFonts w:eastAsia="Times New Roman" w:cstheme="minorHAnsi"/>
          <w:lang w:eastAsia="en-GB"/>
        </w:rPr>
        <w:t xml:space="preserve"> </w:t>
      </w:r>
      <w:r w:rsidR="00EB6486" w:rsidRPr="00D5163E">
        <w:rPr>
          <w:rFonts w:cs="Calibri"/>
          <w:sz w:val="22"/>
          <w:szCs w:val="22"/>
        </w:rPr>
        <w:t>and</w:t>
      </w:r>
    </w:p>
    <w:p w14:paraId="25CFE5BC" w14:textId="4114EA66" w:rsidR="00EB6486" w:rsidRPr="00D5163E" w:rsidRDefault="00EB6486" w:rsidP="00DD7CE7">
      <w:pPr>
        <w:numPr>
          <w:ilvl w:val="0"/>
          <w:numId w:val="41"/>
        </w:numPr>
        <w:spacing w:after="0"/>
        <w:ind w:left="360"/>
        <w:rPr>
          <w:rFonts w:cs="Calibri"/>
          <w:sz w:val="22"/>
          <w:szCs w:val="22"/>
        </w:rPr>
      </w:pPr>
      <w:r w:rsidRPr="00D5163E">
        <w:rPr>
          <w:rFonts w:cs="Calibri"/>
          <w:sz w:val="22"/>
          <w:szCs w:val="22"/>
        </w:rPr>
        <w:t xml:space="preserve">Organize the Inception Workshop, </w:t>
      </w:r>
      <w:r w:rsidR="0010369E" w:rsidRPr="00D5163E">
        <w:rPr>
          <w:rFonts w:cs="Calibri"/>
          <w:sz w:val="22"/>
          <w:szCs w:val="22"/>
        </w:rPr>
        <w:t>tripartite meetings</w:t>
      </w:r>
      <w:r w:rsidRPr="00D5163E">
        <w:rPr>
          <w:rFonts w:cs="Calibri"/>
          <w:sz w:val="22"/>
          <w:szCs w:val="22"/>
        </w:rPr>
        <w:t xml:space="preserve"> and </w:t>
      </w:r>
      <w:r w:rsidR="0010369E" w:rsidRPr="00D5163E">
        <w:rPr>
          <w:rFonts w:cs="Calibri"/>
          <w:sz w:val="22"/>
          <w:szCs w:val="22"/>
        </w:rPr>
        <w:t>NSC</w:t>
      </w:r>
      <w:r w:rsidRPr="00D5163E">
        <w:rPr>
          <w:rFonts w:cs="Calibri"/>
          <w:sz w:val="22"/>
          <w:szCs w:val="22"/>
        </w:rPr>
        <w:t xml:space="preserve"> meetings as well as evaluation missions in coordination with UNDP</w:t>
      </w:r>
      <w:r w:rsidR="00A542AC" w:rsidRPr="00D5163E">
        <w:rPr>
          <w:rFonts w:cs="Calibri"/>
          <w:sz w:val="22"/>
          <w:szCs w:val="22"/>
        </w:rPr>
        <w:t>/</w:t>
      </w:r>
      <w:r w:rsidR="002C5619">
        <w:rPr>
          <w:rFonts w:cs="Calibri"/>
          <w:sz w:val="22"/>
          <w:szCs w:val="22"/>
        </w:rPr>
        <w:t>UNEP</w:t>
      </w:r>
      <w:r w:rsidRPr="00D5163E">
        <w:rPr>
          <w:rFonts w:cs="Calibri"/>
          <w:sz w:val="22"/>
          <w:szCs w:val="22"/>
        </w:rPr>
        <w:t>.</w:t>
      </w:r>
    </w:p>
    <w:p w14:paraId="33AD1C2A" w14:textId="77777777" w:rsidR="00EB6486" w:rsidRPr="00D5163E" w:rsidRDefault="00EB6486" w:rsidP="007E081C">
      <w:pPr>
        <w:spacing w:after="0"/>
        <w:rPr>
          <w:rFonts w:cs="Calibri"/>
          <w:sz w:val="22"/>
          <w:szCs w:val="22"/>
        </w:rPr>
      </w:pPr>
    </w:p>
    <w:p w14:paraId="131E39F2" w14:textId="77777777" w:rsidR="00EB6486" w:rsidRPr="00D5163E" w:rsidRDefault="00EB6486" w:rsidP="007E081C">
      <w:pPr>
        <w:spacing w:after="0"/>
        <w:rPr>
          <w:rFonts w:cs="Calibri"/>
          <w:i/>
          <w:sz w:val="22"/>
          <w:szCs w:val="22"/>
          <w:u w:val="single"/>
        </w:rPr>
      </w:pPr>
      <w:r w:rsidRPr="00D5163E">
        <w:rPr>
          <w:rFonts w:cs="Calibri"/>
          <w:bCs/>
          <w:i/>
          <w:sz w:val="22"/>
          <w:szCs w:val="22"/>
          <w:u w:val="single"/>
        </w:rPr>
        <w:t>Qualifications</w:t>
      </w:r>
      <w:r w:rsidRPr="00D5163E">
        <w:rPr>
          <w:rFonts w:cs="Calibri"/>
          <w:i/>
          <w:sz w:val="22"/>
          <w:szCs w:val="22"/>
          <w:u w:val="single"/>
        </w:rPr>
        <w:t>:</w:t>
      </w:r>
    </w:p>
    <w:p w14:paraId="09A1C5B8" w14:textId="77777777" w:rsidR="00EB6486" w:rsidRPr="00D5163E" w:rsidRDefault="00EB6486" w:rsidP="00DD7CE7">
      <w:pPr>
        <w:numPr>
          <w:ilvl w:val="0"/>
          <w:numId w:val="56"/>
        </w:numPr>
        <w:spacing w:after="0"/>
        <w:rPr>
          <w:rFonts w:cs="Calibri"/>
          <w:sz w:val="22"/>
          <w:szCs w:val="22"/>
        </w:rPr>
      </w:pPr>
      <w:r w:rsidRPr="00D5163E">
        <w:rPr>
          <w:rFonts w:cs="Calibri"/>
          <w:sz w:val="22"/>
          <w:szCs w:val="22"/>
        </w:rPr>
        <w:t xml:space="preserve">Minimum of Master's Degree in management, administration, economics, or any other relevant fields with engineering background. </w:t>
      </w:r>
    </w:p>
    <w:p w14:paraId="1E2ADE4A" w14:textId="77777777" w:rsidR="00EB6486" w:rsidRPr="00D5163E" w:rsidRDefault="00EB6486" w:rsidP="00DD7CE7">
      <w:pPr>
        <w:numPr>
          <w:ilvl w:val="0"/>
          <w:numId w:val="56"/>
        </w:numPr>
        <w:spacing w:after="0"/>
        <w:rPr>
          <w:rFonts w:cs="Calibri"/>
          <w:sz w:val="22"/>
          <w:szCs w:val="22"/>
        </w:rPr>
      </w:pPr>
      <w:r w:rsidRPr="00D5163E">
        <w:rPr>
          <w:rFonts w:cs="Calibri"/>
          <w:sz w:val="22"/>
          <w:szCs w:val="22"/>
        </w:rPr>
        <w:t>At least 5 years of proven track record on national or international project management experience, and at least three years of experience in energy project;</w:t>
      </w:r>
    </w:p>
    <w:p w14:paraId="6D9E8A6E" w14:textId="77777777" w:rsidR="00EB6486" w:rsidRPr="00D5163E" w:rsidRDefault="00EB6486" w:rsidP="00DD7CE7">
      <w:pPr>
        <w:numPr>
          <w:ilvl w:val="0"/>
          <w:numId w:val="56"/>
        </w:numPr>
        <w:spacing w:after="0"/>
        <w:rPr>
          <w:rFonts w:cs="Calibri"/>
          <w:sz w:val="22"/>
          <w:szCs w:val="22"/>
        </w:rPr>
      </w:pPr>
      <w:r w:rsidRPr="00D5163E">
        <w:rPr>
          <w:rFonts w:cs="Calibri"/>
          <w:sz w:val="22"/>
          <w:szCs w:val="22"/>
        </w:rPr>
        <w:t>Track record of, or proven experience in successful contract management, supervision and reporting skills;</w:t>
      </w:r>
    </w:p>
    <w:p w14:paraId="76319E16" w14:textId="77777777" w:rsidR="00EB6486" w:rsidRPr="00D5163E" w:rsidRDefault="00EB6486" w:rsidP="00DD7CE7">
      <w:pPr>
        <w:numPr>
          <w:ilvl w:val="0"/>
          <w:numId w:val="56"/>
        </w:numPr>
        <w:spacing w:after="0"/>
        <w:rPr>
          <w:rFonts w:cs="Calibri"/>
          <w:sz w:val="22"/>
          <w:szCs w:val="22"/>
        </w:rPr>
      </w:pPr>
      <w:r w:rsidRPr="00D5163E">
        <w:rPr>
          <w:rFonts w:cs="Calibri"/>
          <w:sz w:val="22"/>
          <w:szCs w:val="22"/>
        </w:rPr>
        <w:t xml:space="preserve">Excellent English proficiency, both in written and spoken, </w:t>
      </w:r>
    </w:p>
    <w:p w14:paraId="688AA335" w14:textId="77777777" w:rsidR="00EB6486" w:rsidRPr="00D5163E" w:rsidRDefault="00EB6486" w:rsidP="00DD7CE7">
      <w:pPr>
        <w:numPr>
          <w:ilvl w:val="0"/>
          <w:numId w:val="56"/>
        </w:numPr>
        <w:spacing w:after="0"/>
        <w:rPr>
          <w:rFonts w:cs="Calibri"/>
          <w:sz w:val="22"/>
          <w:szCs w:val="22"/>
        </w:rPr>
      </w:pPr>
      <w:r w:rsidRPr="00D5163E">
        <w:rPr>
          <w:rFonts w:cs="Calibri"/>
          <w:sz w:val="22"/>
          <w:szCs w:val="22"/>
        </w:rPr>
        <w:t xml:space="preserve">Knowledgeable about </w:t>
      </w:r>
      <w:r w:rsidR="0065429C" w:rsidRPr="00D5163E">
        <w:rPr>
          <w:rFonts w:cs="Calibri"/>
          <w:sz w:val="22"/>
          <w:szCs w:val="22"/>
        </w:rPr>
        <w:t>Indonesia’s</w:t>
      </w:r>
      <w:r w:rsidRPr="00D5163E">
        <w:rPr>
          <w:rFonts w:cs="Calibri"/>
          <w:sz w:val="22"/>
          <w:szCs w:val="22"/>
        </w:rPr>
        <w:t xml:space="preserve"> energy policies, EE programs and </w:t>
      </w:r>
      <w:r w:rsidR="0065429C" w:rsidRPr="00D5163E">
        <w:rPr>
          <w:rFonts w:cs="Calibri"/>
          <w:sz w:val="22"/>
          <w:szCs w:val="22"/>
        </w:rPr>
        <w:t>Indonesia’s</w:t>
      </w:r>
      <w:r w:rsidRPr="00D5163E">
        <w:rPr>
          <w:rFonts w:cs="Calibri"/>
          <w:sz w:val="22"/>
          <w:szCs w:val="22"/>
        </w:rPr>
        <w:t xml:space="preserve"> administrative structures; </w:t>
      </w:r>
    </w:p>
    <w:p w14:paraId="29A413C7" w14:textId="03BB54F6" w:rsidR="00EB6486" w:rsidRPr="00D5163E" w:rsidRDefault="00EB6486" w:rsidP="00DD7CE7">
      <w:pPr>
        <w:numPr>
          <w:ilvl w:val="0"/>
          <w:numId w:val="56"/>
        </w:numPr>
        <w:spacing w:after="0"/>
        <w:rPr>
          <w:rFonts w:cs="Calibri"/>
          <w:sz w:val="22"/>
          <w:szCs w:val="22"/>
        </w:rPr>
      </w:pPr>
      <w:r w:rsidRPr="00D5163E">
        <w:rPr>
          <w:rFonts w:cs="Calibri"/>
          <w:sz w:val="22"/>
          <w:szCs w:val="22"/>
        </w:rPr>
        <w:t>Familiar with technical assistance projects and GEF/UNDP</w:t>
      </w:r>
      <w:r w:rsidR="0065429C" w:rsidRPr="00D5163E">
        <w:rPr>
          <w:rFonts w:cs="Calibri"/>
          <w:sz w:val="22"/>
          <w:szCs w:val="22"/>
        </w:rPr>
        <w:t>/</w:t>
      </w:r>
      <w:r w:rsidR="002C5619">
        <w:rPr>
          <w:rFonts w:cs="Calibri"/>
          <w:sz w:val="22"/>
          <w:szCs w:val="22"/>
        </w:rPr>
        <w:t>UNEP</w:t>
      </w:r>
      <w:r w:rsidRPr="00D5163E">
        <w:rPr>
          <w:rFonts w:cs="Calibri"/>
          <w:sz w:val="22"/>
          <w:szCs w:val="22"/>
        </w:rPr>
        <w:t xml:space="preserve"> projects in </w:t>
      </w:r>
      <w:r w:rsidR="0065429C" w:rsidRPr="00D5163E">
        <w:rPr>
          <w:rFonts w:cs="Calibri"/>
          <w:sz w:val="22"/>
          <w:szCs w:val="22"/>
        </w:rPr>
        <w:t>Indonesia</w:t>
      </w:r>
      <w:r w:rsidRPr="00D5163E">
        <w:rPr>
          <w:rFonts w:cs="Calibri"/>
          <w:sz w:val="22"/>
          <w:szCs w:val="22"/>
        </w:rPr>
        <w:t>; and</w:t>
      </w:r>
    </w:p>
    <w:p w14:paraId="169785DF" w14:textId="4F26429E" w:rsidR="00EB6486" w:rsidRPr="00D5163E" w:rsidRDefault="00EB6486" w:rsidP="00DD7CE7">
      <w:pPr>
        <w:numPr>
          <w:ilvl w:val="0"/>
          <w:numId w:val="56"/>
        </w:numPr>
        <w:spacing w:after="0"/>
        <w:rPr>
          <w:rFonts w:cs="Calibri"/>
          <w:sz w:val="22"/>
          <w:szCs w:val="22"/>
        </w:rPr>
      </w:pPr>
      <w:r w:rsidRPr="00D5163E">
        <w:rPr>
          <w:rFonts w:cs="Calibri"/>
          <w:sz w:val="22"/>
          <w:szCs w:val="22"/>
        </w:rPr>
        <w:t>Highly self-motivated, with good leadership skills.</w:t>
      </w:r>
    </w:p>
    <w:p w14:paraId="09D6861D" w14:textId="7DEC1CDF" w:rsidR="00566EC5" w:rsidRPr="00D5163E" w:rsidRDefault="00566EC5" w:rsidP="00DD7CE7">
      <w:pPr>
        <w:numPr>
          <w:ilvl w:val="0"/>
          <w:numId w:val="56"/>
        </w:numPr>
        <w:spacing w:after="0"/>
        <w:rPr>
          <w:rFonts w:cs="Calibri"/>
          <w:sz w:val="22"/>
          <w:szCs w:val="22"/>
        </w:rPr>
      </w:pPr>
      <w:r w:rsidRPr="00D5163E">
        <w:rPr>
          <w:rFonts w:cs="Calibri"/>
          <w:sz w:val="22"/>
          <w:szCs w:val="22"/>
        </w:rPr>
        <w:t>Previous experience in analyzing gender sensitive data</w:t>
      </w:r>
      <w:r w:rsidR="00CB2163" w:rsidRPr="00D5163E">
        <w:rPr>
          <w:rFonts w:cs="Calibri"/>
          <w:sz w:val="22"/>
          <w:szCs w:val="22"/>
        </w:rPr>
        <w:t xml:space="preserve"> and incorporating gender aspects </w:t>
      </w:r>
      <w:r w:rsidRPr="00D5163E">
        <w:rPr>
          <w:rFonts w:cs="Calibri"/>
          <w:sz w:val="22"/>
          <w:szCs w:val="22"/>
        </w:rPr>
        <w:t xml:space="preserve">in energy project is considered as an asset  </w:t>
      </w:r>
    </w:p>
    <w:p w14:paraId="4DF787EA" w14:textId="77777777" w:rsidR="00EB6486" w:rsidRPr="00D5163E" w:rsidRDefault="00EB6486" w:rsidP="007E081C">
      <w:pPr>
        <w:widowControl w:val="0"/>
        <w:spacing w:after="0"/>
        <w:rPr>
          <w:rFonts w:cs="Calibri"/>
          <w:sz w:val="22"/>
          <w:szCs w:val="22"/>
        </w:rPr>
      </w:pPr>
    </w:p>
    <w:p w14:paraId="7C5C102D" w14:textId="77777777" w:rsidR="00731D18" w:rsidRPr="00D5163E" w:rsidRDefault="00731D18" w:rsidP="00DD7CE7">
      <w:pPr>
        <w:numPr>
          <w:ilvl w:val="0"/>
          <w:numId w:val="42"/>
        </w:numPr>
        <w:spacing w:after="0"/>
        <w:ind w:left="360"/>
        <w:rPr>
          <w:rFonts w:cs="Calibri"/>
          <w:b/>
          <w:sz w:val="22"/>
          <w:szCs w:val="22"/>
        </w:rPr>
      </w:pPr>
      <w:r w:rsidRPr="00D5163E">
        <w:rPr>
          <w:rFonts w:cs="Calibri"/>
          <w:b/>
          <w:sz w:val="22"/>
          <w:szCs w:val="22"/>
        </w:rPr>
        <w:t>Finance and Administrative Associate</w:t>
      </w:r>
    </w:p>
    <w:p w14:paraId="6C55607C" w14:textId="77777777" w:rsidR="00731D18" w:rsidRPr="00D5163E" w:rsidRDefault="00731D18" w:rsidP="007E081C">
      <w:pPr>
        <w:pStyle w:val="WW-BodyText2"/>
        <w:spacing w:after="0"/>
        <w:rPr>
          <w:rFonts w:ascii="Calibri" w:hAnsi="Calibri" w:cs="Calibri"/>
          <w:b/>
          <w:sz w:val="22"/>
          <w:szCs w:val="22"/>
          <w:lang w:val="en-US"/>
        </w:rPr>
      </w:pPr>
    </w:p>
    <w:p w14:paraId="66D07002" w14:textId="61BB7093" w:rsidR="00731D18" w:rsidRPr="00D5163E" w:rsidRDefault="00731D18" w:rsidP="007E081C">
      <w:pPr>
        <w:spacing w:after="0"/>
        <w:rPr>
          <w:rFonts w:cs="Calibri"/>
          <w:sz w:val="22"/>
          <w:szCs w:val="22"/>
        </w:rPr>
      </w:pPr>
      <w:r w:rsidRPr="00D5163E">
        <w:rPr>
          <w:rFonts w:cs="Calibri"/>
          <w:sz w:val="22"/>
          <w:szCs w:val="22"/>
        </w:rPr>
        <w:t xml:space="preserve">Duty Station: </w:t>
      </w:r>
      <w:r w:rsidRPr="00D5163E">
        <w:rPr>
          <w:rFonts w:cs="Calibri"/>
          <w:sz w:val="22"/>
          <w:szCs w:val="22"/>
        </w:rPr>
        <w:tab/>
      </w:r>
      <w:r w:rsidRPr="00D5163E">
        <w:rPr>
          <w:rFonts w:cs="Calibri"/>
          <w:sz w:val="22"/>
          <w:szCs w:val="22"/>
        </w:rPr>
        <w:tab/>
      </w:r>
      <w:r w:rsidRPr="00D5163E">
        <w:rPr>
          <w:rFonts w:cs="Calibri"/>
          <w:sz w:val="22"/>
          <w:szCs w:val="22"/>
        </w:rPr>
        <w:tab/>
      </w:r>
      <w:r w:rsidRPr="00D5163E">
        <w:rPr>
          <w:rFonts w:cs="Calibri"/>
          <w:sz w:val="22"/>
          <w:szCs w:val="22"/>
        </w:rPr>
        <w:tab/>
        <w:t>Jakarta with travel</w:t>
      </w:r>
      <w:r w:rsidR="00BF0444" w:rsidRPr="00D5163E">
        <w:rPr>
          <w:rFonts w:cs="Calibri"/>
          <w:sz w:val="22"/>
          <w:szCs w:val="22"/>
        </w:rPr>
        <w:t xml:space="preserve"> to other places </w:t>
      </w:r>
      <w:r w:rsidRPr="00D5163E">
        <w:rPr>
          <w:rFonts w:cs="Calibri"/>
          <w:sz w:val="22"/>
          <w:szCs w:val="22"/>
        </w:rPr>
        <w:t>as required.</w:t>
      </w:r>
    </w:p>
    <w:p w14:paraId="6565D7C3" w14:textId="06B5F99A" w:rsidR="00731D18" w:rsidRPr="00D5163E" w:rsidRDefault="00731D18" w:rsidP="007E081C">
      <w:pPr>
        <w:spacing w:after="0"/>
        <w:rPr>
          <w:rFonts w:cs="Calibri"/>
          <w:sz w:val="22"/>
          <w:szCs w:val="22"/>
        </w:rPr>
      </w:pPr>
      <w:r w:rsidRPr="00D5163E">
        <w:rPr>
          <w:rFonts w:cs="Calibri"/>
          <w:sz w:val="22"/>
          <w:szCs w:val="22"/>
        </w:rPr>
        <w:t xml:space="preserve">Duration of assignment: </w:t>
      </w:r>
      <w:r w:rsidRPr="00D5163E">
        <w:rPr>
          <w:rFonts w:cs="Calibri"/>
          <w:sz w:val="22"/>
          <w:szCs w:val="22"/>
        </w:rPr>
        <w:tab/>
      </w:r>
      <w:r w:rsidRPr="00D5163E">
        <w:rPr>
          <w:rFonts w:cs="Calibri"/>
          <w:sz w:val="22"/>
          <w:szCs w:val="22"/>
        </w:rPr>
        <w:tab/>
        <w:t>12 person-months with possible extension (</w:t>
      </w:r>
      <w:r w:rsidR="004358D9" w:rsidRPr="00D5163E">
        <w:rPr>
          <w:rFonts w:cs="Calibri"/>
          <w:sz w:val="22"/>
          <w:szCs w:val="22"/>
        </w:rPr>
        <w:t xml:space="preserve">full </w:t>
      </w:r>
      <w:r w:rsidRPr="00D5163E">
        <w:rPr>
          <w:rFonts w:cs="Calibri"/>
          <w:sz w:val="22"/>
          <w:szCs w:val="22"/>
        </w:rPr>
        <w:t>time).</w:t>
      </w:r>
    </w:p>
    <w:p w14:paraId="3758638F" w14:textId="4DBEDB37" w:rsidR="00731D18" w:rsidRPr="00D5163E" w:rsidRDefault="00731D18" w:rsidP="007E081C">
      <w:pPr>
        <w:spacing w:after="0"/>
        <w:ind w:left="2880" w:hanging="2880"/>
        <w:rPr>
          <w:rFonts w:cs="Calibri"/>
          <w:sz w:val="22"/>
          <w:szCs w:val="22"/>
        </w:rPr>
      </w:pPr>
      <w:r w:rsidRPr="00D5163E">
        <w:rPr>
          <w:rFonts w:cs="Calibri"/>
          <w:sz w:val="22"/>
          <w:szCs w:val="22"/>
        </w:rPr>
        <w:t>Direct Supervisor:</w:t>
      </w:r>
      <w:r w:rsidRPr="00D5163E">
        <w:rPr>
          <w:rFonts w:cs="Calibri"/>
          <w:sz w:val="22"/>
          <w:szCs w:val="22"/>
        </w:rPr>
        <w:tab/>
      </w:r>
      <w:r w:rsidRPr="00D5163E">
        <w:rPr>
          <w:rFonts w:cs="Calibri"/>
          <w:sz w:val="22"/>
          <w:szCs w:val="22"/>
        </w:rPr>
        <w:tab/>
        <w:t>Project Manager</w:t>
      </w:r>
    </w:p>
    <w:p w14:paraId="54F0308D" w14:textId="77777777" w:rsidR="00731D18" w:rsidRPr="00D5163E" w:rsidRDefault="00731D18" w:rsidP="007E081C">
      <w:pPr>
        <w:spacing w:after="0"/>
        <w:rPr>
          <w:rFonts w:cs="Calibri"/>
          <w:sz w:val="22"/>
          <w:szCs w:val="22"/>
        </w:rPr>
      </w:pPr>
    </w:p>
    <w:p w14:paraId="1D8375A1" w14:textId="414669C7" w:rsidR="00731D18" w:rsidRPr="00D5163E" w:rsidRDefault="00731D18" w:rsidP="007E081C">
      <w:pPr>
        <w:spacing w:after="0"/>
        <w:rPr>
          <w:rFonts w:cs="Calibri"/>
          <w:sz w:val="22"/>
          <w:szCs w:val="22"/>
        </w:rPr>
      </w:pPr>
      <w:r w:rsidRPr="00D5163E">
        <w:rPr>
          <w:rFonts w:cs="Calibri"/>
          <w:sz w:val="22"/>
          <w:szCs w:val="22"/>
        </w:rPr>
        <w:t xml:space="preserve">The Project Management Unit (PMU) will be established and be supervised by UNDP CO, in close coordination with the MEMR/DGNREEC. It will be composed of technical and administrative staff to be hired by combined resources of GEF and co-financing under the ADLIGHT Project. </w:t>
      </w:r>
    </w:p>
    <w:p w14:paraId="57446440" w14:textId="77777777" w:rsidR="00731D18" w:rsidRPr="00D5163E" w:rsidRDefault="00731D18" w:rsidP="007E081C">
      <w:pPr>
        <w:spacing w:after="0"/>
        <w:rPr>
          <w:rFonts w:cs="Calibri"/>
          <w:sz w:val="22"/>
          <w:szCs w:val="22"/>
        </w:rPr>
      </w:pPr>
    </w:p>
    <w:p w14:paraId="75C6BF04" w14:textId="77777777" w:rsidR="00731D18" w:rsidRPr="00D5163E" w:rsidRDefault="00731D18" w:rsidP="007E081C">
      <w:pPr>
        <w:spacing w:after="0"/>
        <w:rPr>
          <w:rFonts w:cs="Calibri"/>
          <w:b/>
          <w:sz w:val="22"/>
          <w:szCs w:val="22"/>
        </w:rPr>
      </w:pPr>
      <w:r w:rsidRPr="00D5163E">
        <w:rPr>
          <w:rFonts w:cs="Calibri"/>
          <w:i/>
          <w:sz w:val="22"/>
          <w:szCs w:val="22"/>
          <w:u w:val="single"/>
        </w:rPr>
        <w:t>Responsibilities and Duties</w:t>
      </w:r>
      <w:r w:rsidRPr="00D5163E">
        <w:rPr>
          <w:rFonts w:cs="Calibri"/>
          <w:b/>
          <w:sz w:val="22"/>
          <w:szCs w:val="22"/>
        </w:rPr>
        <w:t xml:space="preserve">: </w:t>
      </w:r>
    </w:p>
    <w:p w14:paraId="649AFF80" w14:textId="77777777" w:rsidR="00731D18" w:rsidRPr="00D5163E" w:rsidRDefault="00731D18" w:rsidP="007E081C">
      <w:pPr>
        <w:pStyle w:val="BodyText"/>
        <w:pBdr>
          <w:bottom w:val="none" w:sz="0" w:space="0" w:color="auto"/>
        </w:pBdr>
        <w:spacing w:after="0"/>
        <w:rPr>
          <w:rFonts w:ascii="Calibri" w:hAnsi="Calibri" w:cs="Calibri"/>
          <w:i w:val="0"/>
          <w:sz w:val="22"/>
          <w:szCs w:val="22"/>
        </w:rPr>
      </w:pPr>
      <w:r w:rsidRPr="00D5163E">
        <w:rPr>
          <w:rFonts w:ascii="Calibri" w:hAnsi="Calibri" w:cs="Calibri"/>
          <w:i w:val="0"/>
          <w:sz w:val="22"/>
          <w:szCs w:val="22"/>
        </w:rPr>
        <w:t>The Finance and Administrative Associate shall be responsible for staff support in (i) financial management, (ii) procurement, (iii) administrative and operational backstopping, (iv) facilitation of knowledge management, document storage and sharing, and (v) other support activities to the operations of PMU towards ensuring the smooth functioning of administrative systems under the project. Specifically, he/she will be responsible for the following tasks:</w:t>
      </w:r>
    </w:p>
    <w:p w14:paraId="2948C5DE" w14:textId="77777777" w:rsidR="00731D18" w:rsidRPr="00D5163E" w:rsidRDefault="00731D18" w:rsidP="007E081C">
      <w:pPr>
        <w:pStyle w:val="BodyText"/>
        <w:pBdr>
          <w:bottom w:val="none" w:sz="0" w:space="0" w:color="auto"/>
        </w:pBdr>
        <w:spacing w:after="0"/>
        <w:rPr>
          <w:rFonts w:ascii="Calibri" w:hAnsi="Calibri" w:cs="Calibri"/>
          <w:sz w:val="22"/>
          <w:szCs w:val="22"/>
          <w:u w:val="single"/>
        </w:rPr>
      </w:pPr>
    </w:p>
    <w:p w14:paraId="67DB8C7E" w14:textId="77777777" w:rsidR="00731D18" w:rsidRPr="00D5163E" w:rsidRDefault="00731D18" w:rsidP="00DD7CE7">
      <w:pPr>
        <w:pStyle w:val="ListParagraph"/>
        <w:numPr>
          <w:ilvl w:val="0"/>
          <w:numId w:val="55"/>
        </w:numPr>
        <w:tabs>
          <w:tab w:val="clear" w:pos="720"/>
          <w:tab w:val="num" w:pos="360"/>
        </w:tabs>
        <w:adjustRightInd w:val="0"/>
        <w:snapToGrid w:val="0"/>
        <w:ind w:left="360"/>
        <w:contextualSpacing/>
        <w:jc w:val="both"/>
        <w:rPr>
          <w:rFonts w:ascii="Calibri" w:eastAsia="Times New Roman" w:hAnsi="Calibri" w:cs="Calibri"/>
          <w:sz w:val="22"/>
          <w:szCs w:val="22"/>
        </w:rPr>
      </w:pPr>
      <w:r w:rsidRPr="00D5163E">
        <w:rPr>
          <w:rFonts w:ascii="Calibri" w:eastAsia="Times New Roman" w:hAnsi="Calibri" w:cs="Calibri"/>
          <w:sz w:val="22"/>
          <w:szCs w:val="22"/>
        </w:rPr>
        <w:t xml:space="preserve">Prepare requests for advance of funds and/or direct payments as maybe instructed by the Deputy Project Manager and approved by the Project Manager </w:t>
      </w:r>
    </w:p>
    <w:p w14:paraId="6CA9BC7A" w14:textId="77777777" w:rsidR="00731D18" w:rsidRPr="00D5163E" w:rsidRDefault="00731D18" w:rsidP="00DD7CE7">
      <w:pPr>
        <w:pStyle w:val="ListParagraph"/>
        <w:numPr>
          <w:ilvl w:val="0"/>
          <w:numId w:val="55"/>
        </w:numPr>
        <w:tabs>
          <w:tab w:val="clear" w:pos="720"/>
          <w:tab w:val="num" w:pos="360"/>
        </w:tabs>
        <w:adjustRightInd w:val="0"/>
        <w:snapToGrid w:val="0"/>
        <w:ind w:left="360"/>
        <w:contextualSpacing/>
        <w:jc w:val="both"/>
        <w:rPr>
          <w:rFonts w:ascii="Calibri" w:eastAsia="Times New Roman" w:hAnsi="Calibri" w:cs="Calibri"/>
          <w:sz w:val="22"/>
          <w:szCs w:val="22"/>
        </w:rPr>
      </w:pPr>
      <w:r w:rsidRPr="00D5163E">
        <w:rPr>
          <w:rFonts w:ascii="Calibri" w:eastAsia="Times New Roman" w:hAnsi="Calibri" w:cs="Calibri"/>
          <w:sz w:val="22"/>
          <w:szCs w:val="22"/>
        </w:rPr>
        <w:t xml:space="preserve">Monitor budget expenditures and maintain a proper record of approved project budgets and their revisions; </w:t>
      </w:r>
    </w:p>
    <w:p w14:paraId="46B07414" w14:textId="77777777" w:rsidR="00731D18" w:rsidRPr="00D5163E" w:rsidRDefault="00731D18" w:rsidP="00DD7CE7">
      <w:pPr>
        <w:pStyle w:val="ListParagraph"/>
        <w:numPr>
          <w:ilvl w:val="0"/>
          <w:numId w:val="55"/>
        </w:numPr>
        <w:tabs>
          <w:tab w:val="clear" w:pos="720"/>
          <w:tab w:val="num" w:pos="360"/>
        </w:tabs>
        <w:adjustRightInd w:val="0"/>
        <w:snapToGrid w:val="0"/>
        <w:ind w:left="360"/>
        <w:contextualSpacing/>
        <w:jc w:val="both"/>
        <w:rPr>
          <w:rFonts w:ascii="Calibri" w:eastAsia="Times New Roman" w:hAnsi="Calibri" w:cs="Calibri"/>
          <w:sz w:val="22"/>
          <w:szCs w:val="22"/>
        </w:rPr>
      </w:pPr>
      <w:r w:rsidRPr="00D5163E">
        <w:rPr>
          <w:rFonts w:ascii="Calibri" w:eastAsia="Times New Roman" w:hAnsi="Calibri" w:cs="Calibri"/>
          <w:sz w:val="22"/>
          <w:szCs w:val="22"/>
        </w:rPr>
        <w:t xml:space="preserve">Prepare proposals for budget revisions; </w:t>
      </w:r>
    </w:p>
    <w:p w14:paraId="7A620259" w14:textId="77777777" w:rsidR="00731D18" w:rsidRPr="00D5163E" w:rsidRDefault="00731D18" w:rsidP="00DD7CE7">
      <w:pPr>
        <w:pStyle w:val="ListParagraph"/>
        <w:numPr>
          <w:ilvl w:val="0"/>
          <w:numId w:val="55"/>
        </w:numPr>
        <w:tabs>
          <w:tab w:val="clear" w:pos="720"/>
          <w:tab w:val="num" w:pos="360"/>
        </w:tabs>
        <w:adjustRightInd w:val="0"/>
        <w:snapToGrid w:val="0"/>
        <w:ind w:left="360"/>
        <w:contextualSpacing/>
        <w:jc w:val="both"/>
        <w:rPr>
          <w:rFonts w:ascii="Calibri" w:eastAsia="Times New Roman" w:hAnsi="Calibri" w:cs="Calibri"/>
          <w:sz w:val="22"/>
          <w:szCs w:val="22"/>
        </w:rPr>
      </w:pPr>
      <w:r w:rsidRPr="00D5163E">
        <w:rPr>
          <w:rFonts w:ascii="Calibri" w:eastAsia="Times New Roman" w:hAnsi="Calibri" w:cs="Calibri"/>
          <w:sz w:val="22"/>
          <w:szCs w:val="22"/>
        </w:rPr>
        <w:t xml:space="preserve">Prepare and submit expenditure and program budget status reports; </w:t>
      </w:r>
    </w:p>
    <w:p w14:paraId="1D00FD6E" w14:textId="77777777" w:rsidR="00731D18" w:rsidRPr="00D5163E" w:rsidRDefault="00731D18" w:rsidP="00DD7CE7">
      <w:pPr>
        <w:pStyle w:val="ListParagraph"/>
        <w:numPr>
          <w:ilvl w:val="0"/>
          <w:numId w:val="55"/>
        </w:numPr>
        <w:tabs>
          <w:tab w:val="clear" w:pos="720"/>
          <w:tab w:val="num" w:pos="360"/>
        </w:tabs>
        <w:adjustRightInd w:val="0"/>
        <w:snapToGrid w:val="0"/>
        <w:ind w:left="360"/>
        <w:contextualSpacing/>
        <w:jc w:val="both"/>
        <w:rPr>
          <w:rFonts w:ascii="Calibri" w:eastAsia="Times New Roman" w:hAnsi="Calibri" w:cs="Calibri"/>
          <w:sz w:val="22"/>
          <w:szCs w:val="22"/>
        </w:rPr>
      </w:pPr>
      <w:r w:rsidRPr="00D5163E">
        <w:rPr>
          <w:rFonts w:ascii="Calibri" w:eastAsia="Times New Roman" w:hAnsi="Calibri" w:cs="Calibri"/>
          <w:sz w:val="22"/>
          <w:szCs w:val="22"/>
        </w:rPr>
        <w:t xml:space="preserve">Respond to queries with respect to financial aspects of the program, liaise with UNDP appointed and external auditors wherever required; </w:t>
      </w:r>
    </w:p>
    <w:p w14:paraId="4A072A6B" w14:textId="77777777" w:rsidR="00731D18" w:rsidRPr="00D5163E" w:rsidRDefault="00731D18" w:rsidP="00DD7CE7">
      <w:pPr>
        <w:pStyle w:val="ListParagraph"/>
        <w:numPr>
          <w:ilvl w:val="0"/>
          <w:numId w:val="55"/>
        </w:numPr>
        <w:tabs>
          <w:tab w:val="clear" w:pos="720"/>
          <w:tab w:val="num" w:pos="360"/>
        </w:tabs>
        <w:adjustRightInd w:val="0"/>
        <w:snapToGrid w:val="0"/>
        <w:ind w:left="360"/>
        <w:contextualSpacing/>
        <w:jc w:val="both"/>
        <w:rPr>
          <w:rFonts w:ascii="Calibri" w:eastAsia="Times New Roman" w:hAnsi="Calibri" w:cs="Calibri"/>
          <w:sz w:val="22"/>
          <w:szCs w:val="22"/>
        </w:rPr>
      </w:pPr>
      <w:r w:rsidRPr="00D5163E">
        <w:rPr>
          <w:rFonts w:ascii="Calibri" w:eastAsia="Times New Roman" w:hAnsi="Calibri" w:cs="Calibri"/>
          <w:sz w:val="22"/>
          <w:szCs w:val="22"/>
        </w:rPr>
        <w:t xml:space="preserve">Undertake other financial and administrative tasks on an ad hoc basis. </w:t>
      </w:r>
    </w:p>
    <w:p w14:paraId="0FF33353" w14:textId="77777777" w:rsidR="00731D18" w:rsidRPr="00D5163E" w:rsidRDefault="00731D18" w:rsidP="00DD7CE7">
      <w:pPr>
        <w:pStyle w:val="ListParagraph"/>
        <w:numPr>
          <w:ilvl w:val="0"/>
          <w:numId w:val="55"/>
        </w:numPr>
        <w:tabs>
          <w:tab w:val="clear" w:pos="720"/>
          <w:tab w:val="num" w:pos="360"/>
        </w:tabs>
        <w:adjustRightInd w:val="0"/>
        <w:snapToGrid w:val="0"/>
        <w:ind w:left="360"/>
        <w:contextualSpacing/>
        <w:jc w:val="both"/>
        <w:rPr>
          <w:rFonts w:ascii="Calibri" w:eastAsia="Times New Roman" w:hAnsi="Calibri" w:cs="Calibri"/>
          <w:sz w:val="22"/>
          <w:szCs w:val="22"/>
        </w:rPr>
      </w:pPr>
      <w:r w:rsidRPr="00D5163E">
        <w:rPr>
          <w:rFonts w:ascii="Calibri" w:eastAsia="Times New Roman" w:hAnsi="Calibri" w:cs="Calibri"/>
          <w:sz w:val="22"/>
          <w:szCs w:val="22"/>
        </w:rPr>
        <w:lastRenderedPageBreak/>
        <w:t xml:space="preserve">Support management of procurement of equipment, supplies and services and arrange for equipment maintenance and insurance as required and asset management as per UNDP guidelines </w:t>
      </w:r>
    </w:p>
    <w:p w14:paraId="0004B293" w14:textId="77777777" w:rsidR="00731D18" w:rsidRPr="00D5163E" w:rsidRDefault="00731D18" w:rsidP="00DD7CE7">
      <w:pPr>
        <w:numPr>
          <w:ilvl w:val="0"/>
          <w:numId w:val="55"/>
        </w:numPr>
        <w:tabs>
          <w:tab w:val="clear" w:pos="720"/>
          <w:tab w:val="num" w:pos="360"/>
        </w:tabs>
        <w:spacing w:after="0"/>
        <w:ind w:left="360"/>
        <w:rPr>
          <w:rFonts w:cs="Calibri"/>
          <w:sz w:val="22"/>
          <w:szCs w:val="22"/>
        </w:rPr>
      </w:pPr>
      <w:r w:rsidRPr="00D5163E">
        <w:rPr>
          <w:rFonts w:cs="Calibri"/>
          <w:sz w:val="22"/>
          <w:szCs w:val="22"/>
        </w:rPr>
        <w:t>Maintain contacts with UNDP CO and Implementing Partners on a variety of the operational issues;</w:t>
      </w:r>
    </w:p>
    <w:p w14:paraId="4F436673" w14:textId="77777777" w:rsidR="00731D18" w:rsidRPr="00D5163E" w:rsidRDefault="00731D18" w:rsidP="00DD7CE7">
      <w:pPr>
        <w:pStyle w:val="ListParagraph"/>
        <w:numPr>
          <w:ilvl w:val="0"/>
          <w:numId w:val="55"/>
        </w:numPr>
        <w:tabs>
          <w:tab w:val="clear" w:pos="720"/>
          <w:tab w:val="num" w:pos="360"/>
        </w:tabs>
        <w:adjustRightInd w:val="0"/>
        <w:snapToGrid w:val="0"/>
        <w:ind w:left="360"/>
        <w:contextualSpacing/>
        <w:jc w:val="both"/>
        <w:rPr>
          <w:rFonts w:ascii="Calibri" w:eastAsia="Times New Roman" w:hAnsi="Calibri" w:cs="Calibri"/>
          <w:sz w:val="22"/>
          <w:szCs w:val="22"/>
        </w:rPr>
      </w:pPr>
      <w:r w:rsidRPr="00D5163E">
        <w:rPr>
          <w:rFonts w:ascii="Calibri" w:eastAsia="Times New Roman" w:hAnsi="Calibri" w:cs="Calibri"/>
          <w:sz w:val="22"/>
          <w:szCs w:val="22"/>
        </w:rPr>
        <w:t>Maintain records on all project personnel/national consultants and their respective status (contracts, ToRs, time and attendance – if appropriate, etc.) in accordance with accepted policies and procedures</w:t>
      </w:r>
    </w:p>
    <w:p w14:paraId="67BE3AB2" w14:textId="77777777" w:rsidR="00731D18" w:rsidRPr="00D5163E" w:rsidRDefault="00731D18" w:rsidP="00DD7CE7">
      <w:pPr>
        <w:numPr>
          <w:ilvl w:val="0"/>
          <w:numId w:val="55"/>
        </w:numPr>
        <w:tabs>
          <w:tab w:val="clear" w:pos="720"/>
          <w:tab w:val="num" w:pos="360"/>
          <w:tab w:val="left" w:pos="1080"/>
        </w:tabs>
        <w:spacing w:after="0"/>
        <w:ind w:left="360"/>
        <w:rPr>
          <w:rFonts w:cs="Calibri"/>
          <w:sz w:val="22"/>
          <w:szCs w:val="22"/>
        </w:rPr>
      </w:pPr>
      <w:r w:rsidRPr="00D5163E">
        <w:rPr>
          <w:rFonts w:cs="Calibri"/>
          <w:sz w:val="22"/>
          <w:szCs w:val="22"/>
        </w:rPr>
        <w:t>Carry out the administrative system and procedures consistent with UNDP’s National  Implementation Modality</w:t>
      </w:r>
    </w:p>
    <w:p w14:paraId="07DE9C1A" w14:textId="77777777" w:rsidR="00731D18" w:rsidRPr="00D5163E" w:rsidRDefault="00731D18" w:rsidP="00DD7CE7">
      <w:pPr>
        <w:numPr>
          <w:ilvl w:val="0"/>
          <w:numId w:val="55"/>
        </w:numPr>
        <w:tabs>
          <w:tab w:val="clear" w:pos="720"/>
          <w:tab w:val="left" w:pos="360"/>
        </w:tabs>
        <w:spacing w:after="0"/>
        <w:ind w:left="360"/>
        <w:rPr>
          <w:rFonts w:cs="Calibri"/>
          <w:sz w:val="22"/>
          <w:szCs w:val="22"/>
        </w:rPr>
      </w:pPr>
      <w:r w:rsidRPr="00D5163E">
        <w:rPr>
          <w:rFonts w:cs="Calibri"/>
          <w:sz w:val="22"/>
          <w:szCs w:val="22"/>
        </w:rPr>
        <w:t xml:space="preserve">Provide secretariat support to workshops, seminars and trainings, monitoring, evaluation and information dissemination. </w:t>
      </w:r>
    </w:p>
    <w:p w14:paraId="02175855" w14:textId="77777777" w:rsidR="00731D18" w:rsidRPr="00D5163E" w:rsidRDefault="00731D18" w:rsidP="007E081C">
      <w:pPr>
        <w:spacing w:after="0"/>
        <w:rPr>
          <w:rFonts w:cs="Calibri"/>
          <w:b/>
          <w:sz w:val="22"/>
          <w:szCs w:val="22"/>
        </w:rPr>
      </w:pPr>
      <w:r w:rsidRPr="00D5163E">
        <w:rPr>
          <w:rFonts w:cs="Calibri"/>
          <w:sz w:val="22"/>
          <w:szCs w:val="22"/>
        </w:rPr>
        <w:t xml:space="preserve"> </w:t>
      </w:r>
    </w:p>
    <w:p w14:paraId="54A461E9" w14:textId="77777777" w:rsidR="00731D18" w:rsidRPr="00D5163E" w:rsidRDefault="00731D18" w:rsidP="007E081C">
      <w:pPr>
        <w:spacing w:after="0"/>
        <w:rPr>
          <w:rFonts w:cs="Calibri"/>
          <w:i/>
          <w:sz w:val="22"/>
          <w:szCs w:val="22"/>
          <w:u w:val="single"/>
        </w:rPr>
      </w:pPr>
      <w:r w:rsidRPr="00D5163E">
        <w:rPr>
          <w:rFonts w:cs="Calibri"/>
          <w:i/>
          <w:sz w:val="22"/>
          <w:szCs w:val="22"/>
          <w:u w:val="single"/>
        </w:rPr>
        <w:t>Qualification and Experience:</w:t>
      </w:r>
    </w:p>
    <w:p w14:paraId="414D07DB" w14:textId="77777777" w:rsidR="00731D18" w:rsidRPr="00D5163E" w:rsidRDefault="00731D18" w:rsidP="00DD7CE7">
      <w:pPr>
        <w:numPr>
          <w:ilvl w:val="0"/>
          <w:numId w:val="56"/>
        </w:numPr>
        <w:spacing w:after="0"/>
        <w:rPr>
          <w:rFonts w:cs="Calibri"/>
          <w:sz w:val="22"/>
          <w:szCs w:val="22"/>
        </w:rPr>
      </w:pPr>
      <w:r w:rsidRPr="00D5163E">
        <w:rPr>
          <w:rFonts w:cs="Calibri"/>
          <w:sz w:val="22"/>
          <w:szCs w:val="22"/>
        </w:rPr>
        <w:t xml:space="preserve">Bachelor Degree in accounting or financing, </w:t>
      </w:r>
    </w:p>
    <w:p w14:paraId="43332FBB" w14:textId="77777777" w:rsidR="00731D18" w:rsidRPr="00D5163E" w:rsidRDefault="00731D18" w:rsidP="00DD7CE7">
      <w:pPr>
        <w:numPr>
          <w:ilvl w:val="0"/>
          <w:numId w:val="56"/>
        </w:numPr>
        <w:spacing w:after="0"/>
        <w:rPr>
          <w:rFonts w:cs="Calibri"/>
          <w:sz w:val="22"/>
          <w:szCs w:val="22"/>
        </w:rPr>
      </w:pPr>
      <w:r w:rsidRPr="00D5163E">
        <w:rPr>
          <w:rFonts w:cs="Calibri"/>
          <w:sz w:val="22"/>
          <w:szCs w:val="22"/>
        </w:rPr>
        <w:t xml:space="preserve">At least 5-years of experience as accountant, administration, preferably with UNDP/GEF project; </w:t>
      </w:r>
    </w:p>
    <w:p w14:paraId="1DBAE43D" w14:textId="77777777" w:rsidR="00731D18" w:rsidRPr="00D5163E" w:rsidRDefault="00731D18" w:rsidP="00DD7CE7">
      <w:pPr>
        <w:numPr>
          <w:ilvl w:val="0"/>
          <w:numId w:val="56"/>
        </w:numPr>
        <w:spacing w:after="0"/>
        <w:rPr>
          <w:rFonts w:cs="Calibri"/>
          <w:sz w:val="22"/>
          <w:szCs w:val="22"/>
        </w:rPr>
      </w:pPr>
      <w:r w:rsidRPr="00D5163E">
        <w:rPr>
          <w:rFonts w:cs="Calibri"/>
          <w:sz w:val="22"/>
          <w:szCs w:val="22"/>
        </w:rPr>
        <w:t>Experience in project management such as in meeting deadlines, timely submission of acceptable deliverables, etc.;</w:t>
      </w:r>
    </w:p>
    <w:p w14:paraId="25D2C0B1" w14:textId="77777777" w:rsidR="00731D18" w:rsidRPr="00D5163E" w:rsidRDefault="00731D18" w:rsidP="00DD7CE7">
      <w:pPr>
        <w:numPr>
          <w:ilvl w:val="0"/>
          <w:numId w:val="56"/>
        </w:numPr>
        <w:spacing w:after="0"/>
        <w:rPr>
          <w:rFonts w:cs="Calibri"/>
          <w:sz w:val="22"/>
          <w:szCs w:val="22"/>
        </w:rPr>
      </w:pPr>
      <w:r w:rsidRPr="00D5163E">
        <w:rPr>
          <w:rFonts w:cs="Calibri"/>
          <w:sz w:val="22"/>
          <w:szCs w:val="22"/>
        </w:rPr>
        <w:t>Good English communication skills, both written and verbal;</w:t>
      </w:r>
    </w:p>
    <w:p w14:paraId="2137198C" w14:textId="77777777" w:rsidR="00731D18" w:rsidRPr="00D5163E" w:rsidRDefault="00731D18" w:rsidP="00DD7CE7">
      <w:pPr>
        <w:numPr>
          <w:ilvl w:val="0"/>
          <w:numId w:val="56"/>
        </w:numPr>
        <w:spacing w:after="0"/>
        <w:rPr>
          <w:rFonts w:cs="Calibri"/>
          <w:sz w:val="22"/>
          <w:szCs w:val="22"/>
        </w:rPr>
      </w:pPr>
      <w:r w:rsidRPr="00D5163E">
        <w:rPr>
          <w:rFonts w:cs="Calibri"/>
          <w:sz w:val="22"/>
          <w:szCs w:val="22"/>
        </w:rPr>
        <w:t>Knowledge of the Atlas or any similar systems;</w:t>
      </w:r>
    </w:p>
    <w:p w14:paraId="59DBE221" w14:textId="77777777" w:rsidR="00731D18" w:rsidRPr="00D5163E" w:rsidRDefault="00731D18" w:rsidP="00DD7CE7">
      <w:pPr>
        <w:numPr>
          <w:ilvl w:val="0"/>
          <w:numId w:val="56"/>
        </w:numPr>
        <w:spacing w:after="0"/>
        <w:rPr>
          <w:rFonts w:cs="Calibri"/>
          <w:sz w:val="22"/>
          <w:szCs w:val="22"/>
        </w:rPr>
      </w:pPr>
      <w:r w:rsidRPr="00D5163E">
        <w:rPr>
          <w:rFonts w:cs="Calibri"/>
          <w:sz w:val="22"/>
          <w:szCs w:val="22"/>
        </w:rPr>
        <w:t>With satisfactory skills on the use of office software packages such as MS Word, Excel and Power Point, etc.; and</w:t>
      </w:r>
    </w:p>
    <w:p w14:paraId="3397EA4D" w14:textId="2AE01710" w:rsidR="00170D3B" w:rsidRPr="00D5163E" w:rsidRDefault="00731D18" w:rsidP="00DD7CE7">
      <w:pPr>
        <w:numPr>
          <w:ilvl w:val="0"/>
          <w:numId w:val="56"/>
        </w:numPr>
        <w:spacing w:after="0"/>
        <w:rPr>
          <w:rFonts w:cs="Calibri"/>
          <w:sz w:val="22"/>
          <w:szCs w:val="22"/>
        </w:rPr>
      </w:pPr>
      <w:r w:rsidRPr="00D5163E">
        <w:rPr>
          <w:rFonts w:cs="Calibri"/>
          <w:sz w:val="22"/>
          <w:szCs w:val="22"/>
        </w:rPr>
        <w:t>Good interpersonal skills.</w:t>
      </w:r>
    </w:p>
    <w:p w14:paraId="71E19CBF" w14:textId="77777777" w:rsidR="00170D3B" w:rsidRPr="00D5163E" w:rsidRDefault="00170D3B" w:rsidP="007E081C">
      <w:pPr>
        <w:spacing w:after="0"/>
        <w:ind w:left="794"/>
        <w:rPr>
          <w:rFonts w:cs="Calibri"/>
          <w:b/>
          <w:sz w:val="22"/>
          <w:szCs w:val="22"/>
        </w:rPr>
      </w:pPr>
    </w:p>
    <w:p w14:paraId="011702BA" w14:textId="77777777" w:rsidR="00D747B7" w:rsidRPr="00D5163E" w:rsidRDefault="00D747B7" w:rsidP="007E081C">
      <w:pPr>
        <w:spacing w:after="0"/>
        <w:ind w:left="794"/>
        <w:rPr>
          <w:rFonts w:cs="Calibri"/>
          <w:b/>
          <w:sz w:val="22"/>
          <w:szCs w:val="22"/>
        </w:rPr>
      </w:pPr>
    </w:p>
    <w:p w14:paraId="3BBD7572" w14:textId="01C202F4" w:rsidR="00170D3B" w:rsidRPr="00D5163E" w:rsidRDefault="00170D3B" w:rsidP="00DD7CE7">
      <w:pPr>
        <w:numPr>
          <w:ilvl w:val="0"/>
          <w:numId w:val="42"/>
        </w:numPr>
        <w:spacing w:after="0"/>
        <w:ind w:left="360"/>
        <w:rPr>
          <w:rFonts w:cs="Calibri"/>
          <w:b/>
          <w:sz w:val="22"/>
          <w:szCs w:val="22"/>
        </w:rPr>
      </w:pPr>
      <w:r w:rsidRPr="00D5163E">
        <w:rPr>
          <w:rFonts w:cs="Calibri"/>
          <w:b/>
          <w:sz w:val="22"/>
          <w:szCs w:val="22"/>
        </w:rPr>
        <w:t>Component Coordinator</w:t>
      </w:r>
    </w:p>
    <w:p w14:paraId="78222453" w14:textId="77777777" w:rsidR="00170D3B" w:rsidRPr="00D5163E" w:rsidRDefault="00170D3B" w:rsidP="007E081C">
      <w:pPr>
        <w:pStyle w:val="WW-BodyText2"/>
        <w:spacing w:after="0"/>
        <w:rPr>
          <w:rFonts w:ascii="Calibri" w:hAnsi="Calibri" w:cs="Calibri"/>
          <w:b/>
          <w:sz w:val="22"/>
          <w:szCs w:val="22"/>
          <w:lang w:val="en-US"/>
        </w:rPr>
      </w:pPr>
    </w:p>
    <w:p w14:paraId="3CE9A309" w14:textId="63F81A4D" w:rsidR="00170D3B" w:rsidRPr="00D5163E" w:rsidRDefault="00D747B7" w:rsidP="007E081C">
      <w:pPr>
        <w:spacing w:after="0"/>
        <w:rPr>
          <w:rFonts w:cs="Calibri"/>
          <w:sz w:val="22"/>
          <w:szCs w:val="22"/>
        </w:rPr>
      </w:pPr>
      <w:r w:rsidRPr="00D5163E">
        <w:rPr>
          <w:rFonts w:cs="Calibri"/>
          <w:sz w:val="22"/>
          <w:szCs w:val="22"/>
        </w:rPr>
        <w:t xml:space="preserve">Duty Station: </w:t>
      </w:r>
      <w:r w:rsidRPr="00D5163E">
        <w:rPr>
          <w:rFonts w:cs="Calibri"/>
          <w:sz w:val="22"/>
          <w:szCs w:val="22"/>
        </w:rPr>
        <w:tab/>
      </w:r>
      <w:r w:rsidRPr="00D5163E">
        <w:rPr>
          <w:rFonts w:cs="Calibri"/>
          <w:sz w:val="22"/>
          <w:szCs w:val="22"/>
        </w:rPr>
        <w:tab/>
      </w:r>
      <w:r w:rsidRPr="00D5163E">
        <w:rPr>
          <w:rFonts w:cs="Calibri"/>
          <w:sz w:val="22"/>
          <w:szCs w:val="22"/>
        </w:rPr>
        <w:tab/>
      </w:r>
      <w:r w:rsidR="00170D3B" w:rsidRPr="00D5163E">
        <w:rPr>
          <w:rFonts w:cs="Calibri"/>
          <w:sz w:val="22"/>
          <w:szCs w:val="22"/>
        </w:rPr>
        <w:t>Jakarta with travel to other places as required.</w:t>
      </w:r>
    </w:p>
    <w:p w14:paraId="686BD531" w14:textId="0E352ABE" w:rsidR="00170D3B" w:rsidRPr="00D5163E" w:rsidRDefault="00170D3B" w:rsidP="007E081C">
      <w:pPr>
        <w:spacing w:after="0"/>
        <w:rPr>
          <w:rFonts w:cs="Calibri"/>
          <w:sz w:val="22"/>
          <w:szCs w:val="22"/>
        </w:rPr>
      </w:pPr>
      <w:r w:rsidRPr="00D5163E">
        <w:rPr>
          <w:rFonts w:cs="Calibri"/>
          <w:sz w:val="22"/>
          <w:szCs w:val="22"/>
        </w:rPr>
        <w:t xml:space="preserve">Duration of assignment: </w:t>
      </w:r>
      <w:r w:rsidRPr="00D5163E">
        <w:rPr>
          <w:rFonts w:cs="Calibri"/>
          <w:sz w:val="22"/>
          <w:szCs w:val="22"/>
        </w:rPr>
        <w:tab/>
        <w:t>12 person-months with possible extension (</w:t>
      </w:r>
      <w:r w:rsidR="004358D9" w:rsidRPr="00D5163E">
        <w:rPr>
          <w:rFonts w:cs="Calibri"/>
          <w:sz w:val="22"/>
          <w:szCs w:val="22"/>
        </w:rPr>
        <w:t xml:space="preserve">full </w:t>
      </w:r>
      <w:r w:rsidRPr="00D5163E">
        <w:rPr>
          <w:rFonts w:cs="Calibri"/>
          <w:sz w:val="22"/>
          <w:szCs w:val="22"/>
        </w:rPr>
        <w:t>time).</w:t>
      </w:r>
    </w:p>
    <w:p w14:paraId="774746B7" w14:textId="0A7D03E4" w:rsidR="00170D3B" w:rsidRPr="00D5163E" w:rsidRDefault="00170D3B" w:rsidP="007E081C">
      <w:pPr>
        <w:spacing w:after="0"/>
        <w:rPr>
          <w:rFonts w:cs="Calibri"/>
          <w:sz w:val="22"/>
          <w:szCs w:val="22"/>
        </w:rPr>
      </w:pPr>
      <w:r w:rsidRPr="00D5163E">
        <w:rPr>
          <w:rFonts w:cs="Calibri"/>
          <w:sz w:val="22"/>
          <w:szCs w:val="22"/>
        </w:rPr>
        <w:t>Direct Supervisor:</w:t>
      </w:r>
      <w:r w:rsidRPr="00D5163E">
        <w:rPr>
          <w:rFonts w:cs="Calibri"/>
          <w:sz w:val="22"/>
          <w:szCs w:val="22"/>
        </w:rPr>
        <w:tab/>
      </w:r>
      <w:r w:rsidRPr="00D5163E">
        <w:rPr>
          <w:rFonts w:cs="Calibri"/>
          <w:sz w:val="22"/>
          <w:szCs w:val="22"/>
        </w:rPr>
        <w:tab/>
        <w:t>Project Manager</w:t>
      </w:r>
    </w:p>
    <w:p w14:paraId="3CA2DFFB" w14:textId="2F1C687C" w:rsidR="00170D3B" w:rsidRPr="00D5163E" w:rsidRDefault="00170D3B" w:rsidP="007E081C">
      <w:pPr>
        <w:autoSpaceDE w:val="0"/>
        <w:autoSpaceDN w:val="0"/>
        <w:adjustRightInd w:val="0"/>
        <w:spacing w:after="0"/>
        <w:rPr>
          <w:rFonts w:cs="Calibri"/>
          <w:sz w:val="22"/>
          <w:szCs w:val="22"/>
        </w:rPr>
      </w:pPr>
    </w:p>
    <w:p w14:paraId="4F776CC2" w14:textId="53D06D8E" w:rsidR="00170D3B" w:rsidRPr="00D5163E" w:rsidRDefault="00170D3B" w:rsidP="007E081C">
      <w:pPr>
        <w:autoSpaceDE w:val="0"/>
        <w:autoSpaceDN w:val="0"/>
        <w:adjustRightInd w:val="0"/>
        <w:spacing w:after="0"/>
        <w:rPr>
          <w:rFonts w:cs="Calibri"/>
          <w:sz w:val="22"/>
          <w:szCs w:val="22"/>
        </w:rPr>
      </w:pPr>
      <w:r w:rsidRPr="00D5163E">
        <w:rPr>
          <w:rFonts w:cs="Calibri"/>
          <w:sz w:val="22"/>
          <w:szCs w:val="22"/>
        </w:rPr>
        <w:t xml:space="preserve">The primary role of the </w:t>
      </w:r>
      <w:r w:rsidR="00D747B7" w:rsidRPr="00D5163E">
        <w:rPr>
          <w:rFonts w:cs="Calibri"/>
          <w:sz w:val="22"/>
          <w:szCs w:val="22"/>
        </w:rPr>
        <w:t>Component</w:t>
      </w:r>
      <w:r w:rsidRPr="00D5163E">
        <w:rPr>
          <w:rFonts w:cs="Calibri"/>
          <w:sz w:val="22"/>
          <w:szCs w:val="22"/>
        </w:rPr>
        <w:t xml:space="preserve"> Coordinator is to manage and coordinate the implementation of</w:t>
      </w:r>
    </w:p>
    <w:p w14:paraId="339440BE" w14:textId="77777777" w:rsidR="00170D3B" w:rsidRPr="00D5163E" w:rsidRDefault="00170D3B" w:rsidP="007E081C">
      <w:pPr>
        <w:autoSpaceDE w:val="0"/>
        <w:autoSpaceDN w:val="0"/>
        <w:adjustRightInd w:val="0"/>
        <w:spacing w:after="0"/>
        <w:rPr>
          <w:rFonts w:cs="Calibri"/>
          <w:sz w:val="22"/>
          <w:szCs w:val="22"/>
        </w:rPr>
      </w:pPr>
      <w:r w:rsidRPr="00D5163E">
        <w:rPr>
          <w:rFonts w:cs="Calibri"/>
          <w:sz w:val="22"/>
          <w:szCs w:val="22"/>
        </w:rPr>
        <w:t>various capacity development, enabling environment and technical assistance activities that will</w:t>
      </w:r>
    </w:p>
    <w:p w14:paraId="598492F0" w14:textId="1CA26B98" w:rsidR="00170D3B" w:rsidRPr="00D5163E" w:rsidRDefault="00170D3B" w:rsidP="007E081C">
      <w:pPr>
        <w:autoSpaceDE w:val="0"/>
        <w:autoSpaceDN w:val="0"/>
        <w:adjustRightInd w:val="0"/>
        <w:spacing w:after="0"/>
        <w:rPr>
          <w:rFonts w:cs="Calibri"/>
          <w:sz w:val="22"/>
          <w:szCs w:val="22"/>
        </w:rPr>
      </w:pPr>
      <w:r w:rsidRPr="00D5163E">
        <w:rPr>
          <w:rFonts w:cs="Calibri"/>
          <w:sz w:val="22"/>
          <w:szCs w:val="22"/>
        </w:rPr>
        <w:t>be carried out under each project com</w:t>
      </w:r>
      <w:r w:rsidR="00D747B7" w:rsidRPr="00D5163E">
        <w:rPr>
          <w:rFonts w:cs="Calibri"/>
          <w:sz w:val="22"/>
          <w:szCs w:val="22"/>
        </w:rPr>
        <w:t xml:space="preserve">ponent. He/She will assist the </w:t>
      </w:r>
      <w:r w:rsidRPr="00D5163E">
        <w:rPr>
          <w:rFonts w:cs="Calibri"/>
          <w:sz w:val="22"/>
          <w:szCs w:val="22"/>
        </w:rPr>
        <w:t>PM in ensuring quality and</w:t>
      </w:r>
    </w:p>
    <w:p w14:paraId="4E05D9D4" w14:textId="7705C296" w:rsidR="00170D3B" w:rsidRPr="00D5163E" w:rsidRDefault="00170D3B" w:rsidP="007E081C">
      <w:pPr>
        <w:autoSpaceDE w:val="0"/>
        <w:autoSpaceDN w:val="0"/>
        <w:adjustRightInd w:val="0"/>
        <w:spacing w:after="0"/>
        <w:rPr>
          <w:rFonts w:cs="Calibri"/>
          <w:sz w:val="22"/>
          <w:szCs w:val="22"/>
        </w:rPr>
      </w:pPr>
      <w:r w:rsidRPr="00D5163E">
        <w:rPr>
          <w:rFonts w:cs="Calibri"/>
          <w:sz w:val="22"/>
          <w:szCs w:val="22"/>
        </w:rPr>
        <w:t xml:space="preserve">timeliness of activities and delivery of outputs. He/She will be based at the </w:t>
      </w:r>
      <w:r w:rsidR="00D747B7" w:rsidRPr="00D5163E">
        <w:rPr>
          <w:rFonts w:cs="Calibri"/>
          <w:sz w:val="22"/>
          <w:szCs w:val="22"/>
        </w:rPr>
        <w:t>MEMR/DGNREEC</w:t>
      </w:r>
      <w:r w:rsidRPr="00D5163E">
        <w:rPr>
          <w:rFonts w:cs="Calibri"/>
          <w:sz w:val="22"/>
          <w:szCs w:val="22"/>
        </w:rPr>
        <w:t>.</w:t>
      </w:r>
    </w:p>
    <w:p w14:paraId="7A30ADFA" w14:textId="77777777" w:rsidR="00D747B7" w:rsidRPr="00D5163E" w:rsidRDefault="00D747B7" w:rsidP="007E081C">
      <w:pPr>
        <w:autoSpaceDE w:val="0"/>
        <w:autoSpaceDN w:val="0"/>
        <w:adjustRightInd w:val="0"/>
        <w:spacing w:after="0"/>
        <w:rPr>
          <w:rFonts w:cs="Calibri"/>
          <w:b/>
          <w:bCs/>
          <w:sz w:val="22"/>
          <w:szCs w:val="22"/>
        </w:rPr>
      </w:pPr>
    </w:p>
    <w:p w14:paraId="51826F49" w14:textId="2438ED25" w:rsidR="00170D3B" w:rsidRPr="00D5163E" w:rsidRDefault="00DE66C8" w:rsidP="007E081C">
      <w:pPr>
        <w:autoSpaceDE w:val="0"/>
        <w:autoSpaceDN w:val="0"/>
        <w:adjustRightInd w:val="0"/>
        <w:spacing w:after="0"/>
        <w:rPr>
          <w:rFonts w:cs="Calibri"/>
          <w:b/>
          <w:bCs/>
          <w:sz w:val="22"/>
          <w:szCs w:val="22"/>
        </w:rPr>
      </w:pPr>
      <w:r w:rsidRPr="00D5163E">
        <w:rPr>
          <w:rFonts w:cs="Calibri"/>
          <w:bCs/>
          <w:i/>
          <w:sz w:val="22"/>
          <w:szCs w:val="22"/>
          <w:u w:val="single"/>
        </w:rPr>
        <w:t>Responsibilities and Duties</w:t>
      </w:r>
      <w:r w:rsidRPr="00D5163E">
        <w:rPr>
          <w:rFonts w:cs="Calibri"/>
          <w:sz w:val="22"/>
          <w:szCs w:val="22"/>
        </w:rPr>
        <w:t>:</w:t>
      </w:r>
    </w:p>
    <w:p w14:paraId="33934538" w14:textId="77777777" w:rsidR="00D747B7" w:rsidRPr="00D5163E" w:rsidRDefault="00D747B7" w:rsidP="007E081C">
      <w:pPr>
        <w:autoSpaceDE w:val="0"/>
        <w:autoSpaceDN w:val="0"/>
        <w:adjustRightInd w:val="0"/>
        <w:spacing w:after="0"/>
        <w:rPr>
          <w:rFonts w:cs="Calibri"/>
          <w:sz w:val="22"/>
          <w:szCs w:val="22"/>
        </w:rPr>
      </w:pPr>
    </w:p>
    <w:p w14:paraId="1567F77F" w14:textId="72CD8293" w:rsidR="00170D3B" w:rsidRPr="00D5163E" w:rsidRDefault="00170D3B" w:rsidP="007E081C">
      <w:pPr>
        <w:autoSpaceDE w:val="0"/>
        <w:autoSpaceDN w:val="0"/>
        <w:adjustRightInd w:val="0"/>
        <w:spacing w:after="0"/>
        <w:rPr>
          <w:rFonts w:cs="Calibri"/>
          <w:sz w:val="22"/>
          <w:szCs w:val="22"/>
        </w:rPr>
      </w:pPr>
      <w:r w:rsidRPr="00D5163E">
        <w:rPr>
          <w:rFonts w:cs="Calibri"/>
          <w:sz w:val="22"/>
          <w:szCs w:val="22"/>
        </w:rPr>
        <w:t xml:space="preserve">The </w:t>
      </w:r>
      <w:r w:rsidR="00D747B7" w:rsidRPr="00D5163E">
        <w:rPr>
          <w:rFonts w:cs="Calibri"/>
          <w:sz w:val="22"/>
          <w:szCs w:val="22"/>
        </w:rPr>
        <w:t xml:space="preserve">Component </w:t>
      </w:r>
      <w:r w:rsidRPr="00D5163E">
        <w:rPr>
          <w:rFonts w:cs="Calibri"/>
          <w:sz w:val="22"/>
          <w:szCs w:val="22"/>
        </w:rPr>
        <w:t>Coordinator</w:t>
      </w:r>
      <w:r w:rsidR="00D747B7" w:rsidRPr="00D5163E">
        <w:rPr>
          <w:rFonts w:cs="Calibri"/>
          <w:sz w:val="22"/>
          <w:szCs w:val="22"/>
        </w:rPr>
        <w:t xml:space="preserve"> </w:t>
      </w:r>
      <w:r w:rsidRPr="00D5163E">
        <w:rPr>
          <w:rFonts w:cs="Calibri"/>
          <w:sz w:val="22"/>
          <w:szCs w:val="22"/>
        </w:rPr>
        <w:t>shall report directly to the Project Manager (PM) and</w:t>
      </w:r>
      <w:r w:rsidR="00D747B7" w:rsidRPr="00D5163E">
        <w:rPr>
          <w:rFonts w:cs="Calibri"/>
          <w:sz w:val="22"/>
          <w:szCs w:val="22"/>
        </w:rPr>
        <w:t xml:space="preserve"> </w:t>
      </w:r>
      <w:r w:rsidRPr="00D5163E">
        <w:rPr>
          <w:rFonts w:cs="Calibri"/>
          <w:sz w:val="22"/>
          <w:szCs w:val="22"/>
        </w:rPr>
        <w:t>shall be responsible for:</w:t>
      </w:r>
    </w:p>
    <w:p w14:paraId="39FC70D0" w14:textId="77777777" w:rsidR="00D747B7" w:rsidRPr="00D5163E" w:rsidRDefault="00D747B7" w:rsidP="007E081C">
      <w:pPr>
        <w:autoSpaceDE w:val="0"/>
        <w:autoSpaceDN w:val="0"/>
        <w:adjustRightInd w:val="0"/>
        <w:spacing w:after="0"/>
        <w:rPr>
          <w:rFonts w:cs="Calibri"/>
          <w:sz w:val="22"/>
          <w:szCs w:val="22"/>
        </w:rPr>
      </w:pPr>
    </w:p>
    <w:p w14:paraId="04FEAFFC" w14:textId="26621A25" w:rsidR="00170D3B" w:rsidRPr="00D5163E" w:rsidRDefault="00170D3B" w:rsidP="00DD7CE7">
      <w:pPr>
        <w:numPr>
          <w:ilvl w:val="0"/>
          <w:numId w:val="57"/>
        </w:numPr>
        <w:tabs>
          <w:tab w:val="clear" w:pos="1080"/>
          <w:tab w:val="left" w:pos="360"/>
        </w:tabs>
        <w:spacing w:after="0"/>
        <w:ind w:left="360"/>
        <w:rPr>
          <w:rFonts w:cs="Calibri"/>
          <w:sz w:val="22"/>
          <w:szCs w:val="22"/>
        </w:rPr>
      </w:pPr>
      <w:r w:rsidRPr="00D5163E">
        <w:rPr>
          <w:rFonts w:cs="Calibri"/>
          <w:sz w:val="22"/>
          <w:szCs w:val="22"/>
        </w:rPr>
        <w:t xml:space="preserve">Managing and coordinating the implementation of all </w:t>
      </w:r>
      <w:r w:rsidR="00D747B7" w:rsidRPr="00D5163E">
        <w:rPr>
          <w:rFonts w:cs="Calibri"/>
          <w:sz w:val="22"/>
          <w:szCs w:val="22"/>
        </w:rPr>
        <w:t>component</w:t>
      </w:r>
      <w:r w:rsidRPr="00D5163E">
        <w:rPr>
          <w:rFonts w:cs="Calibri"/>
          <w:sz w:val="22"/>
          <w:szCs w:val="22"/>
        </w:rPr>
        <w:t xml:space="preserve"> activities to ensure the</w:t>
      </w:r>
      <w:r w:rsidR="00D747B7" w:rsidRPr="00D5163E">
        <w:rPr>
          <w:rFonts w:cs="Calibri"/>
          <w:sz w:val="22"/>
          <w:szCs w:val="22"/>
        </w:rPr>
        <w:t xml:space="preserve"> </w:t>
      </w:r>
      <w:r w:rsidRPr="00D5163E">
        <w:rPr>
          <w:rFonts w:cs="Calibri"/>
          <w:sz w:val="22"/>
          <w:szCs w:val="22"/>
        </w:rPr>
        <w:t>maintenance of quality and timeliness, and delivery of outputs</w:t>
      </w:r>
      <w:r w:rsidR="00D747B7" w:rsidRPr="00D5163E">
        <w:rPr>
          <w:rFonts w:cs="Calibri"/>
          <w:sz w:val="22"/>
          <w:szCs w:val="22"/>
        </w:rPr>
        <w:t xml:space="preserve"> under the component and in consonance with linked activities in other project components in producing common outputs.</w:t>
      </w:r>
    </w:p>
    <w:p w14:paraId="39B21975" w14:textId="5D4A6116" w:rsidR="00170D3B" w:rsidRPr="00D5163E" w:rsidRDefault="00170D3B" w:rsidP="00DD7CE7">
      <w:pPr>
        <w:numPr>
          <w:ilvl w:val="0"/>
          <w:numId w:val="57"/>
        </w:numPr>
        <w:spacing w:after="0"/>
        <w:ind w:left="360"/>
        <w:rPr>
          <w:rFonts w:cs="Calibri"/>
          <w:sz w:val="22"/>
          <w:szCs w:val="22"/>
        </w:rPr>
      </w:pPr>
      <w:r w:rsidRPr="00D5163E">
        <w:rPr>
          <w:rFonts w:cs="Calibri"/>
          <w:sz w:val="22"/>
          <w:szCs w:val="22"/>
        </w:rPr>
        <w:t>Liaising and working closely with the project partners and beneficiaries</w:t>
      </w:r>
      <w:r w:rsidR="00D747B7" w:rsidRPr="00D5163E">
        <w:rPr>
          <w:rFonts w:cs="Calibri"/>
          <w:sz w:val="22"/>
          <w:szCs w:val="22"/>
        </w:rPr>
        <w:t xml:space="preserve"> under the component consistent with the agreed partnership arrangements towards common project goals </w:t>
      </w:r>
    </w:p>
    <w:p w14:paraId="00877F37" w14:textId="0E5A7A58" w:rsidR="00170D3B" w:rsidRPr="00D5163E" w:rsidRDefault="00170D3B" w:rsidP="00DD7CE7">
      <w:pPr>
        <w:numPr>
          <w:ilvl w:val="0"/>
          <w:numId w:val="57"/>
        </w:numPr>
        <w:spacing w:after="0"/>
        <w:ind w:left="360"/>
        <w:rPr>
          <w:rFonts w:cs="Calibri"/>
          <w:sz w:val="22"/>
          <w:szCs w:val="22"/>
        </w:rPr>
      </w:pPr>
      <w:r w:rsidRPr="00D5163E">
        <w:rPr>
          <w:rFonts w:cs="Calibri"/>
          <w:sz w:val="22"/>
          <w:szCs w:val="22"/>
        </w:rPr>
        <w:t xml:space="preserve">Assist the NPM in reporting regularly to the </w:t>
      </w:r>
      <w:r w:rsidR="00532DBF" w:rsidRPr="00D5163E">
        <w:rPr>
          <w:rFonts w:cs="Calibri"/>
          <w:sz w:val="22"/>
          <w:szCs w:val="22"/>
        </w:rPr>
        <w:t>Project Board/</w:t>
      </w:r>
      <w:r w:rsidRPr="00D5163E">
        <w:rPr>
          <w:rFonts w:cs="Calibri"/>
          <w:sz w:val="22"/>
          <w:szCs w:val="22"/>
        </w:rPr>
        <w:t>NSC on the project’s progress</w:t>
      </w:r>
    </w:p>
    <w:p w14:paraId="40D6A77D" w14:textId="3465BE07" w:rsidR="00170D3B" w:rsidRPr="00D5163E" w:rsidRDefault="00170D3B" w:rsidP="00DD7CE7">
      <w:pPr>
        <w:numPr>
          <w:ilvl w:val="0"/>
          <w:numId w:val="57"/>
        </w:numPr>
        <w:spacing w:after="0"/>
        <w:ind w:left="360"/>
        <w:rPr>
          <w:rFonts w:cs="Calibri"/>
          <w:sz w:val="22"/>
          <w:szCs w:val="22"/>
        </w:rPr>
      </w:pPr>
      <w:r w:rsidRPr="00D5163E">
        <w:rPr>
          <w:rFonts w:cs="Calibri"/>
          <w:sz w:val="22"/>
          <w:szCs w:val="22"/>
        </w:rPr>
        <w:t xml:space="preserve">Liaising with designated focal points from UNDP and other stakeholders, </w:t>
      </w:r>
      <w:r w:rsidR="00532DBF" w:rsidRPr="00D5163E">
        <w:rPr>
          <w:rFonts w:cs="Calibri"/>
          <w:sz w:val="22"/>
          <w:szCs w:val="22"/>
        </w:rPr>
        <w:t xml:space="preserve">through the PM, </w:t>
      </w:r>
      <w:r w:rsidRPr="00D5163E">
        <w:rPr>
          <w:rFonts w:cs="Calibri"/>
          <w:sz w:val="22"/>
          <w:szCs w:val="22"/>
        </w:rPr>
        <w:t>indicating any</w:t>
      </w:r>
      <w:r w:rsidR="00532DBF" w:rsidRPr="00D5163E">
        <w:rPr>
          <w:rFonts w:cs="Calibri"/>
          <w:sz w:val="22"/>
          <w:szCs w:val="22"/>
        </w:rPr>
        <w:t xml:space="preserve"> </w:t>
      </w:r>
      <w:r w:rsidRPr="00D5163E">
        <w:rPr>
          <w:rFonts w:cs="Calibri"/>
          <w:sz w:val="22"/>
          <w:szCs w:val="22"/>
        </w:rPr>
        <w:t>estimated changes to the work plan, and proposing a budget revision when appropriate</w:t>
      </w:r>
    </w:p>
    <w:p w14:paraId="20A14780" w14:textId="07A0A884" w:rsidR="00170D3B" w:rsidRPr="00D5163E" w:rsidRDefault="00170D3B" w:rsidP="00DD7CE7">
      <w:pPr>
        <w:numPr>
          <w:ilvl w:val="0"/>
          <w:numId w:val="57"/>
        </w:numPr>
        <w:spacing w:after="0"/>
        <w:ind w:left="360"/>
        <w:rPr>
          <w:rFonts w:cs="Calibri"/>
          <w:sz w:val="22"/>
          <w:szCs w:val="22"/>
        </w:rPr>
      </w:pPr>
      <w:r w:rsidRPr="00D5163E">
        <w:rPr>
          <w:rFonts w:cs="Calibri"/>
          <w:sz w:val="22"/>
          <w:szCs w:val="22"/>
        </w:rPr>
        <w:lastRenderedPageBreak/>
        <w:t xml:space="preserve">Ensuring that the requisite allocations </w:t>
      </w:r>
      <w:r w:rsidR="00532DBF" w:rsidRPr="00D5163E">
        <w:rPr>
          <w:rFonts w:cs="Calibri"/>
          <w:sz w:val="22"/>
          <w:szCs w:val="22"/>
        </w:rPr>
        <w:t xml:space="preserve">for the component </w:t>
      </w:r>
      <w:r w:rsidRPr="00D5163E">
        <w:rPr>
          <w:rFonts w:cs="Calibri"/>
          <w:sz w:val="22"/>
          <w:szCs w:val="22"/>
        </w:rPr>
        <w:t>are available in accordance with the agreed budget and</w:t>
      </w:r>
      <w:r w:rsidR="00532DBF" w:rsidRPr="00D5163E">
        <w:rPr>
          <w:rFonts w:cs="Calibri"/>
          <w:sz w:val="22"/>
          <w:szCs w:val="22"/>
        </w:rPr>
        <w:t xml:space="preserve"> </w:t>
      </w:r>
      <w:r w:rsidRPr="00D5163E">
        <w:rPr>
          <w:rFonts w:cs="Calibri"/>
          <w:sz w:val="22"/>
          <w:szCs w:val="22"/>
        </w:rPr>
        <w:t xml:space="preserve">established schedules of payment, if any, in consultation with </w:t>
      </w:r>
      <w:r w:rsidR="00532DBF" w:rsidRPr="00D5163E">
        <w:rPr>
          <w:rFonts w:cs="Calibri"/>
          <w:sz w:val="22"/>
          <w:szCs w:val="22"/>
        </w:rPr>
        <w:t>the PM, MEMR/DGNREEC</w:t>
      </w:r>
      <w:r w:rsidRPr="00D5163E">
        <w:rPr>
          <w:rFonts w:cs="Calibri"/>
          <w:sz w:val="22"/>
          <w:szCs w:val="22"/>
        </w:rPr>
        <w:t xml:space="preserve"> and UNDP</w:t>
      </w:r>
    </w:p>
    <w:p w14:paraId="6640CBEB" w14:textId="1DDC9C76" w:rsidR="00170D3B" w:rsidRPr="00D5163E" w:rsidRDefault="00170D3B" w:rsidP="00DD7CE7">
      <w:pPr>
        <w:numPr>
          <w:ilvl w:val="0"/>
          <w:numId w:val="57"/>
        </w:numPr>
        <w:spacing w:after="0"/>
        <w:ind w:left="360"/>
        <w:rPr>
          <w:rFonts w:cs="Calibri"/>
          <w:sz w:val="22"/>
          <w:szCs w:val="22"/>
        </w:rPr>
      </w:pPr>
      <w:r w:rsidRPr="00D5163E">
        <w:rPr>
          <w:rFonts w:cs="Calibri"/>
          <w:sz w:val="22"/>
          <w:szCs w:val="22"/>
        </w:rPr>
        <w:t>Working closely with key stakeholders in the drafting and preparation of relevant Terms of</w:t>
      </w:r>
    </w:p>
    <w:p w14:paraId="5EDBEF14" w14:textId="77777777" w:rsidR="00170D3B" w:rsidRPr="00D5163E" w:rsidRDefault="00170D3B" w:rsidP="00DD7CE7">
      <w:pPr>
        <w:numPr>
          <w:ilvl w:val="0"/>
          <w:numId w:val="57"/>
        </w:numPr>
        <w:spacing w:after="0"/>
        <w:ind w:left="360"/>
        <w:rPr>
          <w:rFonts w:cs="Calibri"/>
          <w:sz w:val="22"/>
          <w:szCs w:val="22"/>
        </w:rPr>
      </w:pPr>
      <w:r w:rsidRPr="00D5163E">
        <w:rPr>
          <w:rFonts w:cs="Calibri"/>
          <w:sz w:val="22"/>
          <w:szCs w:val="22"/>
        </w:rPr>
        <w:t>Reference for local consultants.</w:t>
      </w:r>
    </w:p>
    <w:p w14:paraId="366FC402" w14:textId="27077FF5" w:rsidR="00170D3B" w:rsidRPr="00D5163E" w:rsidRDefault="00170D3B" w:rsidP="00DD7CE7">
      <w:pPr>
        <w:numPr>
          <w:ilvl w:val="0"/>
          <w:numId w:val="57"/>
        </w:numPr>
        <w:spacing w:after="0"/>
        <w:ind w:left="360"/>
        <w:rPr>
          <w:rFonts w:cs="Calibri"/>
          <w:sz w:val="22"/>
          <w:szCs w:val="22"/>
        </w:rPr>
      </w:pPr>
      <w:r w:rsidRPr="00D5163E">
        <w:rPr>
          <w:rFonts w:cs="Calibri"/>
          <w:sz w:val="22"/>
          <w:szCs w:val="22"/>
        </w:rPr>
        <w:t xml:space="preserve">Monitoring the project </w:t>
      </w:r>
      <w:r w:rsidR="00532DBF" w:rsidRPr="00D5163E">
        <w:rPr>
          <w:rFonts w:cs="Calibri"/>
          <w:sz w:val="22"/>
          <w:szCs w:val="22"/>
        </w:rPr>
        <w:t xml:space="preserve">component </w:t>
      </w:r>
      <w:r w:rsidRPr="00D5163E">
        <w:rPr>
          <w:rFonts w:cs="Calibri"/>
          <w:sz w:val="22"/>
          <w:szCs w:val="22"/>
        </w:rPr>
        <w:t>implementation performance, particularly on the delivery of outputs.</w:t>
      </w:r>
    </w:p>
    <w:p w14:paraId="78BF5039" w14:textId="27448B6E" w:rsidR="00170D3B" w:rsidRPr="00D5163E" w:rsidRDefault="00170D3B" w:rsidP="00DD7CE7">
      <w:pPr>
        <w:numPr>
          <w:ilvl w:val="0"/>
          <w:numId w:val="57"/>
        </w:numPr>
        <w:spacing w:after="0"/>
        <w:ind w:left="360"/>
        <w:rPr>
          <w:rFonts w:cs="Calibri"/>
          <w:sz w:val="22"/>
          <w:szCs w:val="22"/>
        </w:rPr>
      </w:pPr>
      <w:r w:rsidRPr="00D5163E">
        <w:rPr>
          <w:rFonts w:cs="Calibri"/>
          <w:sz w:val="22"/>
          <w:szCs w:val="22"/>
        </w:rPr>
        <w:t xml:space="preserve">Preparing progress and financial reports of the project </w:t>
      </w:r>
      <w:r w:rsidR="00532DBF" w:rsidRPr="00D5163E">
        <w:rPr>
          <w:rFonts w:cs="Calibri"/>
          <w:sz w:val="22"/>
          <w:szCs w:val="22"/>
        </w:rPr>
        <w:t xml:space="preserve">component </w:t>
      </w:r>
      <w:r w:rsidRPr="00D5163E">
        <w:rPr>
          <w:rFonts w:cs="Calibri"/>
          <w:sz w:val="22"/>
          <w:szCs w:val="22"/>
        </w:rPr>
        <w:t>when required.</w:t>
      </w:r>
    </w:p>
    <w:p w14:paraId="5E759031" w14:textId="0420A4D8" w:rsidR="00170D3B" w:rsidRPr="00D5163E" w:rsidRDefault="00170D3B" w:rsidP="00DD7CE7">
      <w:pPr>
        <w:numPr>
          <w:ilvl w:val="0"/>
          <w:numId w:val="57"/>
        </w:numPr>
        <w:spacing w:after="0"/>
        <w:ind w:left="360"/>
        <w:rPr>
          <w:rFonts w:cs="Calibri"/>
          <w:sz w:val="22"/>
          <w:szCs w:val="22"/>
        </w:rPr>
      </w:pPr>
      <w:r w:rsidRPr="00D5163E">
        <w:rPr>
          <w:rFonts w:cs="Calibri"/>
          <w:sz w:val="22"/>
          <w:szCs w:val="22"/>
        </w:rPr>
        <w:t>Make use of the project’s accounting system to ensure accuracy and reliability of financial</w:t>
      </w:r>
    </w:p>
    <w:p w14:paraId="5F29A0CF" w14:textId="5EE2E998" w:rsidR="00170D3B" w:rsidRPr="00D5163E" w:rsidRDefault="006D3045" w:rsidP="00DD7CE7">
      <w:pPr>
        <w:numPr>
          <w:ilvl w:val="0"/>
          <w:numId w:val="57"/>
        </w:numPr>
        <w:spacing w:after="0"/>
        <w:ind w:left="360"/>
        <w:rPr>
          <w:rFonts w:cs="Calibri"/>
          <w:sz w:val="22"/>
          <w:szCs w:val="22"/>
        </w:rPr>
      </w:pPr>
      <w:r w:rsidRPr="00D5163E">
        <w:rPr>
          <w:rFonts w:cs="Calibri"/>
          <w:sz w:val="22"/>
          <w:szCs w:val="22"/>
        </w:rPr>
        <w:t>R</w:t>
      </w:r>
      <w:r w:rsidR="00170D3B" w:rsidRPr="00D5163E">
        <w:rPr>
          <w:rFonts w:cs="Calibri"/>
          <w:sz w:val="22"/>
          <w:szCs w:val="22"/>
        </w:rPr>
        <w:t>eporting</w:t>
      </w:r>
      <w:r w:rsidRPr="00D5163E">
        <w:rPr>
          <w:rFonts w:cs="Calibri"/>
          <w:sz w:val="22"/>
          <w:szCs w:val="22"/>
        </w:rPr>
        <w:t xml:space="preserve"> for the compo</w:t>
      </w:r>
      <w:r w:rsidR="00E51155" w:rsidRPr="00D5163E">
        <w:rPr>
          <w:rFonts w:cs="Calibri"/>
          <w:sz w:val="22"/>
          <w:szCs w:val="22"/>
        </w:rPr>
        <w:t>n</w:t>
      </w:r>
      <w:r w:rsidRPr="00D5163E">
        <w:rPr>
          <w:rFonts w:cs="Calibri"/>
          <w:sz w:val="22"/>
          <w:szCs w:val="22"/>
        </w:rPr>
        <w:t>ent</w:t>
      </w:r>
    </w:p>
    <w:p w14:paraId="5B0B0C73" w14:textId="10C0A408" w:rsidR="00170D3B" w:rsidRPr="00D5163E" w:rsidRDefault="00170D3B" w:rsidP="00DD7CE7">
      <w:pPr>
        <w:numPr>
          <w:ilvl w:val="0"/>
          <w:numId w:val="57"/>
        </w:numPr>
        <w:spacing w:after="0"/>
        <w:ind w:left="360"/>
        <w:rPr>
          <w:rFonts w:cs="Calibri"/>
          <w:sz w:val="22"/>
          <w:szCs w:val="22"/>
        </w:rPr>
      </w:pPr>
      <w:r w:rsidRPr="00D5163E">
        <w:rPr>
          <w:rFonts w:cs="Calibri"/>
          <w:sz w:val="22"/>
          <w:szCs w:val="22"/>
        </w:rPr>
        <w:t>Active involvement in the preparation of relevant knowledge products (including publications</w:t>
      </w:r>
    </w:p>
    <w:p w14:paraId="51E97D28" w14:textId="6F20530E" w:rsidR="00170D3B" w:rsidRPr="00D5163E" w:rsidRDefault="00170D3B" w:rsidP="00DD7CE7">
      <w:pPr>
        <w:numPr>
          <w:ilvl w:val="0"/>
          <w:numId w:val="57"/>
        </w:numPr>
        <w:spacing w:after="0"/>
        <w:ind w:left="360"/>
        <w:rPr>
          <w:rFonts w:cs="Calibri"/>
          <w:sz w:val="22"/>
          <w:szCs w:val="22"/>
        </w:rPr>
      </w:pPr>
      <w:r w:rsidRPr="00D5163E">
        <w:rPr>
          <w:rFonts w:cs="Calibri"/>
          <w:sz w:val="22"/>
          <w:szCs w:val="22"/>
        </w:rPr>
        <w:t>and reports)</w:t>
      </w:r>
      <w:r w:rsidR="006D3045" w:rsidRPr="00D5163E">
        <w:rPr>
          <w:rFonts w:cs="Calibri"/>
          <w:sz w:val="22"/>
          <w:szCs w:val="22"/>
        </w:rPr>
        <w:t xml:space="preserve"> involved in the component</w:t>
      </w:r>
    </w:p>
    <w:p w14:paraId="303E1B18" w14:textId="48E48B04" w:rsidR="00170D3B" w:rsidRPr="00D5163E" w:rsidRDefault="00170D3B" w:rsidP="00DD7CE7">
      <w:pPr>
        <w:numPr>
          <w:ilvl w:val="0"/>
          <w:numId w:val="57"/>
        </w:numPr>
        <w:spacing w:after="0"/>
        <w:ind w:left="360"/>
        <w:rPr>
          <w:rFonts w:cs="Calibri"/>
          <w:sz w:val="22"/>
          <w:szCs w:val="22"/>
        </w:rPr>
      </w:pPr>
      <w:r w:rsidRPr="00D5163E">
        <w:rPr>
          <w:rFonts w:cs="Calibri"/>
          <w:sz w:val="22"/>
          <w:szCs w:val="22"/>
        </w:rPr>
        <w:t>Provision of the necessary inputs for the application of the ATLAS External User system,</w:t>
      </w:r>
      <w:r w:rsidR="00E51155" w:rsidRPr="00D5163E">
        <w:rPr>
          <w:rFonts w:cs="Calibri"/>
          <w:sz w:val="22"/>
          <w:szCs w:val="22"/>
        </w:rPr>
        <w:t xml:space="preserve"> </w:t>
      </w:r>
      <w:r w:rsidRPr="00D5163E">
        <w:rPr>
          <w:rFonts w:cs="Calibri"/>
          <w:sz w:val="22"/>
          <w:szCs w:val="22"/>
        </w:rPr>
        <w:t>assisting in creating requisitions and vouchers, and other relevant ATLAS processes</w:t>
      </w:r>
    </w:p>
    <w:p w14:paraId="60944786" w14:textId="48F6FC4B" w:rsidR="00170D3B" w:rsidRPr="00D5163E" w:rsidRDefault="00170D3B" w:rsidP="00DD7CE7">
      <w:pPr>
        <w:numPr>
          <w:ilvl w:val="0"/>
          <w:numId w:val="57"/>
        </w:numPr>
        <w:spacing w:after="0"/>
        <w:ind w:left="360"/>
        <w:rPr>
          <w:rFonts w:cs="Calibri"/>
          <w:sz w:val="22"/>
          <w:szCs w:val="22"/>
        </w:rPr>
      </w:pPr>
      <w:r w:rsidRPr="00D5163E">
        <w:rPr>
          <w:rFonts w:cs="Calibri"/>
          <w:sz w:val="22"/>
          <w:szCs w:val="22"/>
        </w:rPr>
        <w:t xml:space="preserve">Coordinating the management and implementation of activities of the project </w:t>
      </w:r>
      <w:r w:rsidR="006D3045" w:rsidRPr="00D5163E">
        <w:rPr>
          <w:rFonts w:cs="Calibri"/>
          <w:sz w:val="22"/>
          <w:szCs w:val="22"/>
        </w:rPr>
        <w:t xml:space="preserve">component </w:t>
      </w:r>
      <w:r w:rsidRPr="00D5163E">
        <w:rPr>
          <w:rFonts w:cs="Calibri"/>
          <w:sz w:val="22"/>
          <w:szCs w:val="22"/>
        </w:rPr>
        <w:t>as set out in the</w:t>
      </w:r>
      <w:r w:rsidR="006D3045" w:rsidRPr="00D5163E">
        <w:rPr>
          <w:rFonts w:cs="Calibri"/>
          <w:sz w:val="22"/>
          <w:szCs w:val="22"/>
        </w:rPr>
        <w:t xml:space="preserve"> </w:t>
      </w:r>
      <w:r w:rsidRPr="00D5163E">
        <w:rPr>
          <w:rFonts w:cs="Calibri"/>
          <w:sz w:val="22"/>
          <w:szCs w:val="22"/>
        </w:rPr>
        <w:t>project document and recommending any such modifications/revisions as may be necessary</w:t>
      </w:r>
      <w:r w:rsidR="006D3045" w:rsidRPr="00D5163E">
        <w:rPr>
          <w:rFonts w:cs="Calibri"/>
          <w:sz w:val="22"/>
          <w:szCs w:val="22"/>
        </w:rPr>
        <w:t xml:space="preserve"> </w:t>
      </w:r>
      <w:r w:rsidRPr="00D5163E">
        <w:rPr>
          <w:rFonts w:cs="Calibri"/>
          <w:sz w:val="22"/>
          <w:szCs w:val="22"/>
        </w:rPr>
        <w:t xml:space="preserve">to the </w:t>
      </w:r>
      <w:r w:rsidR="006D3045" w:rsidRPr="00D5163E">
        <w:rPr>
          <w:rFonts w:cs="Calibri"/>
          <w:sz w:val="22"/>
          <w:szCs w:val="22"/>
        </w:rPr>
        <w:t>PMU</w:t>
      </w:r>
      <w:r w:rsidRPr="00D5163E">
        <w:rPr>
          <w:rFonts w:cs="Calibri"/>
          <w:sz w:val="22"/>
          <w:szCs w:val="22"/>
        </w:rPr>
        <w:t xml:space="preserve"> through the P</w:t>
      </w:r>
      <w:r w:rsidR="006D3045" w:rsidRPr="00D5163E">
        <w:rPr>
          <w:rFonts w:cs="Calibri"/>
          <w:sz w:val="22"/>
          <w:szCs w:val="22"/>
        </w:rPr>
        <w:t>M</w:t>
      </w:r>
      <w:r w:rsidRPr="00D5163E">
        <w:rPr>
          <w:rFonts w:cs="Calibri"/>
          <w:sz w:val="22"/>
          <w:szCs w:val="22"/>
        </w:rPr>
        <w:t>;</w:t>
      </w:r>
    </w:p>
    <w:p w14:paraId="3388C5A8" w14:textId="5C658A10" w:rsidR="00170D3B" w:rsidRPr="00D5163E" w:rsidRDefault="00170D3B" w:rsidP="00DD7CE7">
      <w:pPr>
        <w:numPr>
          <w:ilvl w:val="0"/>
          <w:numId w:val="57"/>
        </w:numPr>
        <w:spacing w:after="0"/>
        <w:ind w:left="360"/>
        <w:rPr>
          <w:rFonts w:cs="Calibri"/>
          <w:sz w:val="22"/>
          <w:szCs w:val="22"/>
        </w:rPr>
      </w:pPr>
      <w:r w:rsidRPr="00D5163E">
        <w:rPr>
          <w:rFonts w:cs="Calibri"/>
          <w:sz w:val="22"/>
          <w:szCs w:val="22"/>
        </w:rPr>
        <w:t>Provision of inputs in the preparation of the annual work plan (AWP) and budget of the</w:t>
      </w:r>
    </w:p>
    <w:p w14:paraId="2113A00A" w14:textId="0442636B" w:rsidR="00170D3B" w:rsidRPr="00D5163E" w:rsidRDefault="00170D3B" w:rsidP="00DD7CE7">
      <w:pPr>
        <w:numPr>
          <w:ilvl w:val="0"/>
          <w:numId w:val="57"/>
        </w:numPr>
        <w:spacing w:after="0"/>
        <w:ind w:left="360"/>
        <w:rPr>
          <w:rFonts w:cs="Calibri"/>
          <w:sz w:val="22"/>
          <w:szCs w:val="22"/>
        </w:rPr>
      </w:pPr>
      <w:r w:rsidRPr="00D5163E">
        <w:rPr>
          <w:rFonts w:cs="Calibri"/>
          <w:sz w:val="22"/>
          <w:szCs w:val="22"/>
        </w:rPr>
        <w:t xml:space="preserve">project </w:t>
      </w:r>
      <w:r w:rsidR="006D3045" w:rsidRPr="00D5163E">
        <w:rPr>
          <w:rFonts w:cs="Calibri"/>
          <w:sz w:val="22"/>
          <w:szCs w:val="22"/>
        </w:rPr>
        <w:t xml:space="preserve">component </w:t>
      </w:r>
      <w:r w:rsidRPr="00D5163E">
        <w:rPr>
          <w:rFonts w:cs="Calibri"/>
          <w:sz w:val="22"/>
          <w:szCs w:val="22"/>
        </w:rPr>
        <w:t xml:space="preserve">and its timely submission to the </w:t>
      </w:r>
      <w:r w:rsidR="006D3045" w:rsidRPr="00D5163E">
        <w:rPr>
          <w:rFonts w:cs="Calibri"/>
          <w:sz w:val="22"/>
          <w:szCs w:val="22"/>
        </w:rPr>
        <w:t>PM</w:t>
      </w:r>
      <w:r w:rsidRPr="00D5163E">
        <w:rPr>
          <w:rFonts w:cs="Calibri"/>
          <w:sz w:val="22"/>
          <w:szCs w:val="22"/>
        </w:rPr>
        <w:t>;</w:t>
      </w:r>
    </w:p>
    <w:p w14:paraId="63B2840B" w14:textId="704F2E9B" w:rsidR="00170D3B" w:rsidRPr="00D5163E" w:rsidRDefault="00170D3B" w:rsidP="00DD7CE7">
      <w:pPr>
        <w:numPr>
          <w:ilvl w:val="0"/>
          <w:numId w:val="57"/>
        </w:numPr>
        <w:spacing w:after="0"/>
        <w:ind w:left="360"/>
        <w:rPr>
          <w:rFonts w:cs="Calibri"/>
          <w:sz w:val="22"/>
          <w:szCs w:val="22"/>
        </w:rPr>
      </w:pPr>
      <w:r w:rsidRPr="00D5163E">
        <w:rPr>
          <w:rFonts w:cs="Calibri"/>
          <w:sz w:val="22"/>
          <w:szCs w:val="22"/>
        </w:rPr>
        <w:t xml:space="preserve">Provision of inputs and assistance in the preparation of regular progress reports </w:t>
      </w:r>
      <w:r w:rsidR="006D3045" w:rsidRPr="00D5163E">
        <w:rPr>
          <w:rFonts w:cs="Calibri"/>
          <w:sz w:val="22"/>
          <w:szCs w:val="22"/>
        </w:rPr>
        <w:t xml:space="preserve">for the component </w:t>
      </w:r>
      <w:r w:rsidRPr="00D5163E">
        <w:rPr>
          <w:rFonts w:cs="Calibri"/>
          <w:sz w:val="22"/>
          <w:szCs w:val="22"/>
        </w:rPr>
        <w:t>to the local</w:t>
      </w:r>
      <w:r w:rsidR="006D3045" w:rsidRPr="00D5163E">
        <w:rPr>
          <w:rFonts w:cs="Calibri"/>
          <w:sz w:val="22"/>
          <w:szCs w:val="22"/>
        </w:rPr>
        <w:t xml:space="preserve"> </w:t>
      </w:r>
      <w:r w:rsidRPr="00D5163E">
        <w:rPr>
          <w:rFonts w:cs="Calibri"/>
          <w:sz w:val="22"/>
          <w:szCs w:val="22"/>
        </w:rPr>
        <w:t xml:space="preserve">implementing agency, </w:t>
      </w:r>
      <w:r w:rsidR="006D3045" w:rsidRPr="00D5163E">
        <w:rPr>
          <w:rFonts w:cs="Calibri"/>
          <w:sz w:val="22"/>
          <w:szCs w:val="22"/>
        </w:rPr>
        <w:t>MEMR/DGNREEC</w:t>
      </w:r>
      <w:r w:rsidRPr="00D5163E">
        <w:rPr>
          <w:rFonts w:cs="Calibri"/>
          <w:sz w:val="22"/>
          <w:szCs w:val="22"/>
        </w:rPr>
        <w:t xml:space="preserve"> and UNDP; and,</w:t>
      </w:r>
    </w:p>
    <w:p w14:paraId="2949B7FB" w14:textId="0C8714BE" w:rsidR="00170D3B" w:rsidRPr="00D5163E" w:rsidRDefault="00170D3B" w:rsidP="00DD7CE7">
      <w:pPr>
        <w:numPr>
          <w:ilvl w:val="0"/>
          <w:numId w:val="57"/>
        </w:numPr>
        <w:spacing w:after="0"/>
        <w:ind w:left="360"/>
        <w:rPr>
          <w:rFonts w:cs="Calibri"/>
          <w:sz w:val="22"/>
          <w:szCs w:val="22"/>
        </w:rPr>
      </w:pPr>
      <w:r w:rsidRPr="00D5163E">
        <w:rPr>
          <w:rFonts w:cs="Calibri"/>
          <w:sz w:val="22"/>
          <w:szCs w:val="22"/>
        </w:rPr>
        <w:t xml:space="preserve">Assisting the PM in reporting to the </w:t>
      </w:r>
      <w:r w:rsidR="006D3045" w:rsidRPr="00D5163E">
        <w:rPr>
          <w:rFonts w:cs="Calibri"/>
          <w:sz w:val="22"/>
          <w:szCs w:val="22"/>
        </w:rPr>
        <w:t>NSC</w:t>
      </w:r>
      <w:r w:rsidRPr="00D5163E">
        <w:rPr>
          <w:rFonts w:cs="Calibri"/>
          <w:sz w:val="22"/>
          <w:szCs w:val="22"/>
        </w:rPr>
        <w:t xml:space="preserve"> the status and progress of</w:t>
      </w:r>
      <w:r w:rsidR="006D3045" w:rsidRPr="00D5163E">
        <w:rPr>
          <w:rFonts w:cs="Calibri"/>
          <w:sz w:val="22"/>
          <w:szCs w:val="22"/>
        </w:rPr>
        <w:t xml:space="preserve"> </w:t>
      </w:r>
      <w:r w:rsidRPr="00D5163E">
        <w:rPr>
          <w:rFonts w:cs="Calibri"/>
          <w:sz w:val="22"/>
          <w:szCs w:val="22"/>
        </w:rPr>
        <w:t xml:space="preserve">the project </w:t>
      </w:r>
      <w:r w:rsidR="006D3045" w:rsidRPr="00D5163E">
        <w:rPr>
          <w:rFonts w:cs="Calibri"/>
          <w:sz w:val="22"/>
          <w:szCs w:val="22"/>
        </w:rPr>
        <w:t xml:space="preserve">component </w:t>
      </w:r>
      <w:r w:rsidRPr="00D5163E">
        <w:rPr>
          <w:rFonts w:cs="Calibri"/>
          <w:sz w:val="22"/>
          <w:szCs w:val="22"/>
        </w:rPr>
        <w:t>and seek appropriate recommendation if required.</w:t>
      </w:r>
    </w:p>
    <w:p w14:paraId="387F61B4" w14:textId="77777777" w:rsidR="006D3045" w:rsidRPr="00D5163E" w:rsidRDefault="006D3045" w:rsidP="007E081C">
      <w:pPr>
        <w:autoSpaceDE w:val="0"/>
        <w:autoSpaceDN w:val="0"/>
        <w:adjustRightInd w:val="0"/>
        <w:spacing w:after="0"/>
        <w:rPr>
          <w:rFonts w:cs="Calibri"/>
          <w:b/>
          <w:bCs/>
          <w:sz w:val="22"/>
          <w:szCs w:val="22"/>
        </w:rPr>
      </w:pPr>
    </w:p>
    <w:p w14:paraId="0C23CF42" w14:textId="68A9E929" w:rsidR="00170D3B" w:rsidRPr="00D5163E" w:rsidRDefault="006D3045" w:rsidP="007E081C">
      <w:pPr>
        <w:autoSpaceDE w:val="0"/>
        <w:autoSpaceDN w:val="0"/>
        <w:adjustRightInd w:val="0"/>
        <w:spacing w:after="0"/>
        <w:rPr>
          <w:rFonts w:cs="Calibri"/>
          <w:b/>
          <w:bCs/>
          <w:sz w:val="22"/>
          <w:szCs w:val="22"/>
        </w:rPr>
      </w:pPr>
      <w:r w:rsidRPr="00D5163E">
        <w:rPr>
          <w:rFonts w:cs="Calibri"/>
          <w:i/>
          <w:sz w:val="22"/>
          <w:szCs w:val="22"/>
          <w:u w:val="single"/>
        </w:rPr>
        <w:t>Qualification and Experience:</w:t>
      </w:r>
    </w:p>
    <w:p w14:paraId="1FFC8AE6" w14:textId="77777777" w:rsidR="00DE66C8" w:rsidRPr="00D5163E" w:rsidRDefault="00DE66C8" w:rsidP="007E081C">
      <w:pPr>
        <w:autoSpaceDE w:val="0"/>
        <w:autoSpaceDN w:val="0"/>
        <w:adjustRightInd w:val="0"/>
        <w:spacing w:after="0"/>
        <w:rPr>
          <w:rFonts w:cs="Calibri"/>
          <w:sz w:val="22"/>
          <w:szCs w:val="22"/>
        </w:rPr>
      </w:pPr>
    </w:p>
    <w:p w14:paraId="38961451" w14:textId="6CAD51E5" w:rsidR="00170D3B" w:rsidRPr="00D5163E" w:rsidRDefault="00170D3B" w:rsidP="00DD7CE7">
      <w:pPr>
        <w:numPr>
          <w:ilvl w:val="0"/>
          <w:numId w:val="56"/>
        </w:numPr>
        <w:spacing w:after="0"/>
        <w:rPr>
          <w:rFonts w:cs="Calibri"/>
          <w:sz w:val="22"/>
          <w:szCs w:val="22"/>
        </w:rPr>
      </w:pPr>
      <w:r w:rsidRPr="00D5163E">
        <w:rPr>
          <w:rFonts w:cs="Calibri"/>
          <w:sz w:val="22"/>
          <w:szCs w:val="22"/>
        </w:rPr>
        <w:t>Advanced Degree in Mechanical/Electrical/Civil Engineering or Architecture or any other</w:t>
      </w:r>
      <w:r w:rsidR="00DE66C8" w:rsidRPr="00D5163E">
        <w:rPr>
          <w:rFonts w:cs="Calibri"/>
          <w:sz w:val="22"/>
          <w:szCs w:val="22"/>
        </w:rPr>
        <w:t xml:space="preserve"> </w:t>
      </w:r>
      <w:r w:rsidRPr="00D5163E">
        <w:rPr>
          <w:rFonts w:cs="Calibri"/>
          <w:sz w:val="22"/>
          <w:szCs w:val="22"/>
        </w:rPr>
        <w:t>science-based background</w:t>
      </w:r>
    </w:p>
    <w:p w14:paraId="4D1A280C" w14:textId="720C2B9B" w:rsidR="00170D3B" w:rsidRPr="00D5163E" w:rsidRDefault="00170D3B" w:rsidP="00DD7CE7">
      <w:pPr>
        <w:numPr>
          <w:ilvl w:val="0"/>
          <w:numId w:val="56"/>
        </w:numPr>
        <w:spacing w:after="0"/>
        <w:rPr>
          <w:rFonts w:cs="Calibri"/>
          <w:sz w:val="22"/>
          <w:szCs w:val="22"/>
        </w:rPr>
      </w:pPr>
      <w:r w:rsidRPr="00D5163E">
        <w:rPr>
          <w:rFonts w:cs="Calibri"/>
          <w:sz w:val="22"/>
          <w:szCs w:val="22"/>
        </w:rPr>
        <w:t>Possess a professional qualification or a member of an acknowledged professional</w:t>
      </w:r>
      <w:r w:rsidR="00DE66C8" w:rsidRPr="00D5163E">
        <w:rPr>
          <w:rFonts w:cs="Calibri"/>
          <w:sz w:val="22"/>
          <w:szCs w:val="22"/>
        </w:rPr>
        <w:t xml:space="preserve"> </w:t>
      </w:r>
      <w:r w:rsidRPr="00D5163E">
        <w:rPr>
          <w:rFonts w:cs="Calibri"/>
          <w:sz w:val="22"/>
          <w:szCs w:val="22"/>
        </w:rPr>
        <w:t>organization or society.</w:t>
      </w:r>
    </w:p>
    <w:p w14:paraId="4B6FDF78" w14:textId="4C2AAF8F" w:rsidR="00170D3B" w:rsidRPr="00D5163E" w:rsidRDefault="00170D3B" w:rsidP="00DD7CE7">
      <w:pPr>
        <w:numPr>
          <w:ilvl w:val="0"/>
          <w:numId w:val="56"/>
        </w:numPr>
        <w:spacing w:after="0"/>
        <w:rPr>
          <w:rFonts w:cs="Calibri"/>
          <w:sz w:val="22"/>
          <w:szCs w:val="22"/>
        </w:rPr>
      </w:pPr>
      <w:r w:rsidRPr="00D5163E">
        <w:rPr>
          <w:rFonts w:cs="Calibri"/>
          <w:sz w:val="22"/>
          <w:szCs w:val="22"/>
        </w:rPr>
        <w:t>At least 5 years extensive working experience in the field of energy efficiency and possesses</w:t>
      </w:r>
      <w:r w:rsidR="00DE66C8" w:rsidRPr="00D5163E">
        <w:rPr>
          <w:rFonts w:cs="Calibri"/>
          <w:sz w:val="22"/>
          <w:szCs w:val="22"/>
        </w:rPr>
        <w:t xml:space="preserve"> </w:t>
      </w:r>
      <w:r w:rsidRPr="00D5163E">
        <w:rPr>
          <w:rFonts w:cs="Calibri"/>
          <w:sz w:val="22"/>
          <w:szCs w:val="22"/>
        </w:rPr>
        <w:t>a strong knowledge of the local BSEEP industry and scenario.</w:t>
      </w:r>
    </w:p>
    <w:p w14:paraId="3C622C41" w14:textId="3856B232" w:rsidR="00170D3B" w:rsidRPr="00D5163E" w:rsidRDefault="00170D3B" w:rsidP="00DD7CE7">
      <w:pPr>
        <w:numPr>
          <w:ilvl w:val="0"/>
          <w:numId w:val="56"/>
        </w:numPr>
        <w:spacing w:after="0"/>
        <w:rPr>
          <w:rFonts w:cs="Calibri"/>
          <w:sz w:val="22"/>
          <w:szCs w:val="22"/>
        </w:rPr>
      </w:pPr>
      <w:r w:rsidRPr="00D5163E">
        <w:rPr>
          <w:rFonts w:cs="Calibri"/>
          <w:sz w:val="22"/>
          <w:szCs w:val="22"/>
        </w:rPr>
        <w:t>Extensive experience in project management with adequate exposure to financial</w:t>
      </w:r>
      <w:r w:rsidR="00DE66C8" w:rsidRPr="00D5163E">
        <w:rPr>
          <w:rFonts w:cs="Calibri"/>
          <w:sz w:val="22"/>
          <w:szCs w:val="22"/>
        </w:rPr>
        <w:t xml:space="preserve"> </w:t>
      </w:r>
      <w:r w:rsidRPr="00D5163E">
        <w:rPr>
          <w:rFonts w:cs="Calibri"/>
          <w:sz w:val="22"/>
          <w:szCs w:val="22"/>
        </w:rPr>
        <w:t>management.</w:t>
      </w:r>
    </w:p>
    <w:p w14:paraId="79D1F43F" w14:textId="085901C7" w:rsidR="00170D3B" w:rsidRPr="00D5163E" w:rsidRDefault="00170D3B" w:rsidP="00DD7CE7">
      <w:pPr>
        <w:numPr>
          <w:ilvl w:val="0"/>
          <w:numId w:val="56"/>
        </w:numPr>
        <w:spacing w:after="0"/>
        <w:rPr>
          <w:rFonts w:cs="Calibri"/>
          <w:sz w:val="22"/>
          <w:szCs w:val="22"/>
        </w:rPr>
      </w:pPr>
      <w:r w:rsidRPr="00D5163E">
        <w:rPr>
          <w:rFonts w:cs="Calibri"/>
          <w:sz w:val="22"/>
          <w:szCs w:val="22"/>
        </w:rPr>
        <w:t>Have a good command of the English language.</w:t>
      </w:r>
    </w:p>
    <w:p w14:paraId="18CD6A76" w14:textId="77777777" w:rsidR="00731D18" w:rsidRPr="00D5163E" w:rsidRDefault="00731D18" w:rsidP="007E081C">
      <w:pPr>
        <w:spacing w:after="0"/>
        <w:rPr>
          <w:rFonts w:ascii="Arial" w:hAnsi="Arial" w:cs="Arial"/>
          <w:b/>
          <w:sz w:val="22"/>
          <w:szCs w:val="22"/>
        </w:rPr>
      </w:pPr>
    </w:p>
    <w:p w14:paraId="4D47ABFE" w14:textId="77777777" w:rsidR="00DE66C8" w:rsidRPr="00D5163E" w:rsidRDefault="00DE66C8" w:rsidP="007E081C">
      <w:pPr>
        <w:spacing w:after="0"/>
        <w:rPr>
          <w:rFonts w:ascii="Arial" w:hAnsi="Arial" w:cs="Arial"/>
          <w:b/>
          <w:sz w:val="22"/>
          <w:szCs w:val="22"/>
        </w:rPr>
      </w:pPr>
    </w:p>
    <w:p w14:paraId="60B0DEB1" w14:textId="0DA2622E" w:rsidR="00731D18" w:rsidRPr="00D5163E" w:rsidRDefault="00731D18" w:rsidP="006A0C43">
      <w:pPr>
        <w:spacing w:after="0"/>
        <w:ind w:left="1080"/>
        <w:rPr>
          <w:rStyle w:val="HTMLTypewriter"/>
          <w:rFonts w:ascii="Calibri" w:hAnsi="Calibri" w:cs="Calibri"/>
          <w:sz w:val="22"/>
          <w:szCs w:val="22"/>
          <w:lang w:eastAsia="ar-SA"/>
        </w:rPr>
      </w:pPr>
    </w:p>
    <w:p w14:paraId="5841F67E" w14:textId="77777777" w:rsidR="005F06BC" w:rsidRPr="00D5163E" w:rsidRDefault="005F06BC" w:rsidP="00DD7CE7">
      <w:pPr>
        <w:numPr>
          <w:ilvl w:val="0"/>
          <w:numId w:val="54"/>
        </w:numPr>
        <w:tabs>
          <w:tab w:val="clear" w:pos="720"/>
          <w:tab w:val="num" w:pos="1080"/>
        </w:tabs>
        <w:spacing w:after="0"/>
        <w:ind w:left="1080"/>
        <w:rPr>
          <w:rFonts w:eastAsia="Courier New" w:cs="Calibri"/>
          <w:sz w:val="22"/>
          <w:szCs w:val="22"/>
          <w:lang w:eastAsia="ar-SA"/>
        </w:rPr>
        <w:sectPr w:rsidR="005F06BC" w:rsidRPr="00D5163E" w:rsidSect="00732D72">
          <w:pgSz w:w="12240" w:h="15840" w:code="1"/>
          <w:pgMar w:top="720" w:right="1260" w:bottom="720" w:left="1800" w:header="720" w:footer="720" w:gutter="0"/>
          <w:cols w:space="720"/>
          <w:docGrid w:linePitch="360"/>
        </w:sectPr>
      </w:pPr>
    </w:p>
    <w:p w14:paraId="1E513325" w14:textId="299D34BC" w:rsidR="00A304F6" w:rsidRPr="00D5163E" w:rsidRDefault="00CA4B33" w:rsidP="007E081C">
      <w:pPr>
        <w:pStyle w:val="ListParagraph"/>
        <w:spacing w:after="60"/>
        <w:jc w:val="center"/>
        <w:rPr>
          <w:rFonts w:ascii="Calibri" w:hAnsi="Calibri"/>
          <w:b/>
        </w:rPr>
      </w:pPr>
      <w:r w:rsidRPr="00D5163E">
        <w:rPr>
          <w:rFonts w:ascii="Calibri" w:hAnsi="Calibri"/>
          <w:b/>
        </w:rPr>
        <w:lastRenderedPageBreak/>
        <w:t xml:space="preserve">Annex </w:t>
      </w:r>
      <w:r w:rsidR="0068373C" w:rsidRPr="00D5163E">
        <w:rPr>
          <w:rFonts w:ascii="Calibri" w:hAnsi="Calibri"/>
          <w:b/>
        </w:rPr>
        <w:t>F</w:t>
      </w:r>
      <w:r w:rsidRPr="00D5163E">
        <w:rPr>
          <w:rFonts w:ascii="Calibri" w:hAnsi="Calibri"/>
          <w:b/>
        </w:rPr>
        <w:t xml:space="preserve">: </w:t>
      </w:r>
      <w:r w:rsidR="00A304F6" w:rsidRPr="00D5163E">
        <w:rPr>
          <w:rFonts w:ascii="Calibri" w:hAnsi="Calibri"/>
          <w:b/>
        </w:rPr>
        <w:t>UNDP Social and Environmental and Social Screening Template (SESP)</w:t>
      </w:r>
    </w:p>
    <w:p w14:paraId="6D6F93ED" w14:textId="77777777" w:rsidR="00E3077B" w:rsidRPr="00D5163E" w:rsidRDefault="00E3077B" w:rsidP="007E081C">
      <w:pPr>
        <w:spacing w:after="0"/>
        <w:rPr>
          <w:rFonts w:ascii="Times New Roman" w:hAnsi="Times New Roman"/>
          <w:b/>
          <w:sz w:val="22"/>
          <w:szCs w:val="22"/>
          <w:lang w:eastAsia="ja-JP"/>
        </w:rPr>
      </w:pPr>
      <w:r w:rsidRPr="00D5163E">
        <w:rPr>
          <w:rFonts w:ascii="Times New Roman" w:hAnsi="Times New Roman"/>
          <w:b/>
          <w:sz w:val="22"/>
          <w:szCs w:val="22"/>
          <w:lang w:eastAsia="ja-JP"/>
        </w:rPr>
        <w:t>Project Information</w:t>
      </w:r>
    </w:p>
    <w:p w14:paraId="6C8ACE60" w14:textId="77777777" w:rsidR="00E3077B" w:rsidRPr="00D5163E" w:rsidRDefault="00E3077B" w:rsidP="007E081C">
      <w:pPr>
        <w:spacing w:after="0"/>
        <w:rPr>
          <w:rFonts w:ascii="Times New Roman" w:hAnsi="Times New Roman"/>
          <w:sz w:val="22"/>
          <w:szCs w:val="22"/>
          <w:lang w:eastAsia="ja-JP"/>
        </w:rPr>
      </w:pPr>
    </w:p>
    <w:tbl>
      <w:tblPr>
        <w:tblW w:w="132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9923"/>
      </w:tblGrid>
      <w:tr w:rsidR="00E3077B" w:rsidRPr="00D5163E" w14:paraId="7E675798" w14:textId="77777777" w:rsidTr="00E3077B">
        <w:trPr>
          <w:jc w:val="center"/>
        </w:trPr>
        <w:tc>
          <w:tcPr>
            <w:tcW w:w="3325" w:type="dxa"/>
            <w:shd w:val="clear" w:color="auto" w:fill="C6D9F1"/>
            <w:vAlign w:val="center"/>
          </w:tcPr>
          <w:p w14:paraId="241C2CA4" w14:textId="77777777" w:rsidR="00E3077B" w:rsidRPr="00D5163E" w:rsidRDefault="00E3077B" w:rsidP="007E081C">
            <w:pPr>
              <w:tabs>
                <w:tab w:val="left" w:pos="360"/>
              </w:tabs>
              <w:spacing w:after="0"/>
              <w:rPr>
                <w:rFonts w:ascii="Times New Roman" w:hAnsi="Times New Roman"/>
                <w:b/>
                <w:i/>
                <w:color w:val="000000"/>
                <w:szCs w:val="20"/>
                <w:lang w:eastAsia="ja-JP"/>
              </w:rPr>
            </w:pPr>
            <w:r w:rsidRPr="00D5163E">
              <w:rPr>
                <w:rFonts w:ascii="Times New Roman" w:hAnsi="Times New Roman"/>
                <w:b/>
                <w:i/>
                <w:color w:val="000000"/>
                <w:szCs w:val="20"/>
                <w:lang w:eastAsia="ja-JP"/>
              </w:rPr>
              <w:t xml:space="preserve">Project Information </w:t>
            </w:r>
          </w:p>
        </w:tc>
        <w:tc>
          <w:tcPr>
            <w:tcW w:w="9923" w:type="dxa"/>
            <w:shd w:val="clear" w:color="auto" w:fill="C6D9F1"/>
            <w:vAlign w:val="center"/>
          </w:tcPr>
          <w:p w14:paraId="67E95B7A" w14:textId="77777777" w:rsidR="00E3077B" w:rsidRPr="00D5163E" w:rsidRDefault="00E3077B" w:rsidP="007E081C">
            <w:pPr>
              <w:spacing w:after="0"/>
              <w:rPr>
                <w:rFonts w:ascii="Times New Roman" w:hAnsi="Times New Roman"/>
                <w:i/>
                <w:color w:val="000000"/>
                <w:szCs w:val="20"/>
                <w:lang w:eastAsia="ja-JP"/>
              </w:rPr>
            </w:pPr>
          </w:p>
        </w:tc>
      </w:tr>
      <w:tr w:rsidR="005C01C6" w:rsidRPr="00D5163E" w14:paraId="7953D14A" w14:textId="77777777" w:rsidTr="005C01C6">
        <w:trPr>
          <w:trHeight w:val="288"/>
          <w:jc w:val="center"/>
        </w:trPr>
        <w:tc>
          <w:tcPr>
            <w:tcW w:w="3325" w:type="dxa"/>
            <w:vAlign w:val="center"/>
          </w:tcPr>
          <w:p w14:paraId="5D986139" w14:textId="77777777" w:rsidR="005C01C6" w:rsidRPr="00D5163E" w:rsidRDefault="005C01C6" w:rsidP="00DD7CE7">
            <w:pPr>
              <w:numPr>
                <w:ilvl w:val="0"/>
                <w:numId w:val="53"/>
              </w:numPr>
              <w:spacing w:after="0" w:line="276" w:lineRule="auto"/>
              <w:contextualSpacing/>
              <w:rPr>
                <w:rFonts w:ascii="Times New Roman" w:hAnsi="Times New Roman"/>
                <w:sz w:val="18"/>
                <w:szCs w:val="18"/>
                <w:lang w:eastAsia="ja-JP"/>
              </w:rPr>
            </w:pPr>
            <w:r w:rsidRPr="00D5163E">
              <w:rPr>
                <w:rFonts w:ascii="Times New Roman" w:hAnsi="Times New Roman"/>
                <w:sz w:val="18"/>
                <w:szCs w:val="18"/>
                <w:lang w:eastAsia="ja-JP"/>
              </w:rPr>
              <w:t>Project Title</w:t>
            </w:r>
          </w:p>
        </w:tc>
        <w:tc>
          <w:tcPr>
            <w:tcW w:w="9923" w:type="dxa"/>
          </w:tcPr>
          <w:p w14:paraId="39D69D0D" w14:textId="0C4AB541" w:rsidR="005C01C6" w:rsidRPr="00D5163E" w:rsidRDefault="005C01C6" w:rsidP="007E081C">
            <w:pPr>
              <w:spacing w:after="0"/>
              <w:rPr>
                <w:rFonts w:ascii="Times New Roman" w:hAnsi="Times New Roman"/>
                <w:sz w:val="18"/>
                <w:szCs w:val="18"/>
                <w:lang w:eastAsia="ja-JP"/>
              </w:rPr>
            </w:pPr>
            <w:r w:rsidRPr="00D5163E">
              <w:rPr>
                <w:rFonts w:ascii="Times New Roman" w:hAnsi="Times New Roman"/>
                <w:szCs w:val="20"/>
              </w:rPr>
              <w:t>Advancing Indonesia’s Lighting Market to High Efficient Technologies (ADLIGHT)</w:t>
            </w:r>
          </w:p>
        </w:tc>
      </w:tr>
      <w:tr w:rsidR="005C01C6" w:rsidRPr="00D5163E" w14:paraId="3D5DEBBA" w14:textId="77777777" w:rsidTr="005C01C6">
        <w:trPr>
          <w:trHeight w:val="288"/>
          <w:jc w:val="center"/>
        </w:trPr>
        <w:tc>
          <w:tcPr>
            <w:tcW w:w="3325" w:type="dxa"/>
            <w:vAlign w:val="center"/>
          </w:tcPr>
          <w:p w14:paraId="1F90EE5C" w14:textId="77777777" w:rsidR="005C01C6" w:rsidRPr="00D5163E" w:rsidRDefault="005C01C6" w:rsidP="00DD7CE7">
            <w:pPr>
              <w:numPr>
                <w:ilvl w:val="0"/>
                <w:numId w:val="53"/>
              </w:numPr>
              <w:spacing w:after="0" w:line="276" w:lineRule="auto"/>
              <w:contextualSpacing/>
              <w:rPr>
                <w:rFonts w:ascii="Times New Roman" w:hAnsi="Times New Roman"/>
                <w:noProof/>
                <w:snapToGrid w:val="0"/>
                <w:sz w:val="18"/>
                <w:szCs w:val="18"/>
                <w:lang w:eastAsia="ja-JP"/>
              </w:rPr>
            </w:pPr>
            <w:r w:rsidRPr="00D5163E">
              <w:rPr>
                <w:rFonts w:ascii="Times New Roman" w:hAnsi="Times New Roman"/>
                <w:sz w:val="18"/>
                <w:szCs w:val="18"/>
                <w:lang w:eastAsia="ja-JP"/>
              </w:rPr>
              <w:t>Project Number</w:t>
            </w:r>
          </w:p>
        </w:tc>
        <w:tc>
          <w:tcPr>
            <w:tcW w:w="9923" w:type="dxa"/>
          </w:tcPr>
          <w:p w14:paraId="1614F73F" w14:textId="291837EF" w:rsidR="005C01C6" w:rsidRPr="00D5163E" w:rsidRDefault="005C01C6" w:rsidP="007E081C">
            <w:pPr>
              <w:spacing w:after="0"/>
              <w:rPr>
                <w:rFonts w:ascii="Times New Roman" w:hAnsi="Times New Roman"/>
                <w:sz w:val="18"/>
                <w:szCs w:val="18"/>
                <w:lang w:eastAsia="ja-JP"/>
              </w:rPr>
            </w:pPr>
            <w:r w:rsidRPr="00D5163E">
              <w:rPr>
                <w:rFonts w:ascii="Times New Roman" w:hAnsi="Times New Roman"/>
                <w:spacing w:val="2"/>
                <w:sz w:val="19"/>
                <w:szCs w:val="19"/>
              </w:rPr>
              <w:t>P</w:t>
            </w:r>
            <w:r w:rsidRPr="00D5163E">
              <w:rPr>
                <w:rFonts w:ascii="Times New Roman" w:hAnsi="Times New Roman"/>
                <w:spacing w:val="1"/>
                <w:sz w:val="19"/>
                <w:szCs w:val="19"/>
              </w:rPr>
              <w:t>I</w:t>
            </w:r>
            <w:r w:rsidRPr="00D5163E">
              <w:rPr>
                <w:rFonts w:ascii="Times New Roman" w:hAnsi="Times New Roman"/>
                <w:spacing w:val="3"/>
                <w:sz w:val="19"/>
                <w:szCs w:val="19"/>
              </w:rPr>
              <w:t>M</w:t>
            </w:r>
            <w:r w:rsidRPr="00D5163E">
              <w:rPr>
                <w:rFonts w:ascii="Times New Roman" w:hAnsi="Times New Roman"/>
                <w:sz w:val="19"/>
                <w:szCs w:val="19"/>
              </w:rPr>
              <w:t>S</w:t>
            </w:r>
            <w:r w:rsidRPr="00D5163E">
              <w:rPr>
                <w:rFonts w:ascii="Times New Roman" w:hAnsi="Times New Roman"/>
                <w:spacing w:val="17"/>
                <w:sz w:val="19"/>
                <w:szCs w:val="19"/>
              </w:rPr>
              <w:t xml:space="preserve"> </w:t>
            </w:r>
            <w:r w:rsidRPr="00D5163E">
              <w:rPr>
                <w:rFonts w:ascii="Times New Roman" w:hAnsi="Times New Roman"/>
                <w:spacing w:val="2"/>
                <w:w w:val="103"/>
                <w:sz w:val="19"/>
                <w:szCs w:val="19"/>
              </w:rPr>
              <w:t>5721</w:t>
            </w:r>
          </w:p>
        </w:tc>
      </w:tr>
      <w:tr w:rsidR="005C01C6" w:rsidRPr="00D5163E" w14:paraId="7559F1DF" w14:textId="77777777" w:rsidTr="005C01C6">
        <w:trPr>
          <w:trHeight w:val="288"/>
          <w:jc w:val="center"/>
        </w:trPr>
        <w:tc>
          <w:tcPr>
            <w:tcW w:w="3325" w:type="dxa"/>
            <w:vAlign w:val="center"/>
          </w:tcPr>
          <w:p w14:paraId="57290F1E" w14:textId="77777777" w:rsidR="005C01C6" w:rsidRPr="00D5163E" w:rsidRDefault="005C01C6" w:rsidP="00DD7CE7">
            <w:pPr>
              <w:numPr>
                <w:ilvl w:val="0"/>
                <w:numId w:val="53"/>
              </w:numPr>
              <w:spacing w:after="0" w:line="276" w:lineRule="auto"/>
              <w:contextualSpacing/>
              <w:rPr>
                <w:rFonts w:ascii="Times New Roman" w:hAnsi="Times New Roman"/>
                <w:noProof/>
                <w:snapToGrid w:val="0"/>
                <w:sz w:val="18"/>
                <w:szCs w:val="18"/>
                <w:lang w:eastAsia="ja-JP"/>
              </w:rPr>
            </w:pPr>
            <w:r w:rsidRPr="00D5163E">
              <w:rPr>
                <w:rFonts w:ascii="Times New Roman" w:hAnsi="Times New Roman"/>
                <w:sz w:val="18"/>
                <w:szCs w:val="18"/>
                <w:lang w:eastAsia="ja-JP"/>
              </w:rPr>
              <w:t>Location (Global/Region/Country)</w:t>
            </w:r>
          </w:p>
        </w:tc>
        <w:tc>
          <w:tcPr>
            <w:tcW w:w="9923" w:type="dxa"/>
          </w:tcPr>
          <w:p w14:paraId="176D55FE" w14:textId="77777777" w:rsidR="005C01C6" w:rsidRPr="00D5163E" w:rsidRDefault="005C01C6" w:rsidP="007E081C">
            <w:pPr>
              <w:widowControl w:val="0"/>
              <w:autoSpaceDE w:val="0"/>
              <w:autoSpaceDN w:val="0"/>
              <w:adjustRightInd w:val="0"/>
              <w:spacing w:before="9" w:after="0" w:line="100" w:lineRule="exact"/>
              <w:rPr>
                <w:rFonts w:ascii="Times New Roman" w:hAnsi="Times New Roman"/>
                <w:sz w:val="10"/>
                <w:szCs w:val="10"/>
              </w:rPr>
            </w:pPr>
          </w:p>
          <w:p w14:paraId="5D35D5DA" w14:textId="2126A3F1" w:rsidR="005C01C6" w:rsidRPr="00D5163E" w:rsidRDefault="005C01C6" w:rsidP="007E081C">
            <w:pPr>
              <w:spacing w:after="0"/>
              <w:rPr>
                <w:rFonts w:ascii="Times New Roman" w:hAnsi="Times New Roman"/>
                <w:sz w:val="18"/>
                <w:szCs w:val="18"/>
                <w:lang w:eastAsia="ja-JP"/>
              </w:rPr>
            </w:pPr>
            <w:r w:rsidRPr="00D5163E">
              <w:rPr>
                <w:rFonts w:ascii="Times New Roman" w:hAnsi="Times New Roman"/>
                <w:spacing w:val="1"/>
                <w:w w:val="103"/>
                <w:sz w:val="19"/>
                <w:szCs w:val="19"/>
              </w:rPr>
              <w:t>I</w:t>
            </w:r>
            <w:r w:rsidRPr="00D5163E">
              <w:rPr>
                <w:rFonts w:ascii="Times New Roman" w:hAnsi="Times New Roman"/>
                <w:spacing w:val="2"/>
                <w:w w:val="103"/>
                <w:sz w:val="19"/>
                <w:szCs w:val="19"/>
              </w:rPr>
              <w:t>NDONES</w:t>
            </w:r>
            <w:r w:rsidRPr="00D5163E">
              <w:rPr>
                <w:rFonts w:ascii="Times New Roman" w:hAnsi="Times New Roman"/>
                <w:spacing w:val="1"/>
                <w:w w:val="103"/>
                <w:sz w:val="19"/>
                <w:szCs w:val="19"/>
              </w:rPr>
              <w:t>IA</w:t>
            </w:r>
          </w:p>
        </w:tc>
      </w:tr>
    </w:tbl>
    <w:p w14:paraId="16A0E483" w14:textId="77777777" w:rsidR="00E3077B" w:rsidRPr="00D5163E" w:rsidRDefault="00E3077B" w:rsidP="002C2489">
      <w:pPr>
        <w:tabs>
          <w:tab w:val="left" w:pos="360"/>
        </w:tabs>
        <w:spacing w:after="0"/>
        <w:rPr>
          <w:rFonts w:ascii="Times New Roman" w:hAnsi="Times New Roman"/>
          <w:szCs w:val="20"/>
          <w:lang w:eastAsia="ja-JP"/>
        </w:rPr>
      </w:pPr>
    </w:p>
    <w:p w14:paraId="356B29AA" w14:textId="77777777" w:rsidR="00E3077B" w:rsidRPr="00D5163E" w:rsidRDefault="00E3077B" w:rsidP="007E081C">
      <w:pPr>
        <w:spacing w:after="0"/>
        <w:rPr>
          <w:rFonts w:ascii="Times New Roman" w:hAnsi="Times New Roman"/>
          <w:b/>
          <w:sz w:val="24"/>
          <w:lang w:eastAsia="ja-JP"/>
        </w:rPr>
      </w:pPr>
      <w:r w:rsidRPr="00D5163E">
        <w:rPr>
          <w:rFonts w:ascii="Times New Roman" w:hAnsi="Times New Roman"/>
          <w:b/>
          <w:sz w:val="24"/>
          <w:lang w:eastAsia="ja-JP"/>
        </w:rPr>
        <w:t>Part A. Integrating Overarching Principles to Strengthen Social and Environmental Sustainability</w:t>
      </w:r>
    </w:p>
    <w:p w14:paraId="6B2A41D0" w14:textId="77777777" w:rsidR="00E3077B" w:rsidRPr="00D5163E" w:rsidRDefault="00E3077B" w:rsidP="007E081C">
      <w:pPr>
        <w:spacing w:after="0"/>
        <w:rPr>
          <w:rFonts w:ascii="Times New Roman" w:hAnsi="Times New Roman"/>
          <w:b/>
          <w:szCs w:val="20"/>
          <w:lang w:eastAsia="ja-JP"/>
        </w:rPr>
      </w:pPr>
    </w:p>
    <w:tbl>
      <w:tblPr>
        <w:tblW w:w="132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8"/>
      </w:tblGrid>
      <w:tr w:rsidR="00E3077B" w:rsidRPr="00D5163E" w14:paraId="58BFD2A1" w14:textId="77777777" w:rsidTr="00E3077B">
        <w:trPr>
          <w:trHeight w:val="449"/>
          <w:jc w:val="center"/>
        </w:trPr>
        <w:tc>
          <w:tcPr>
            <w:tcW w:w="13248" w:type="dxa"/>
            <w:shd w:val="clear" w:color="auto" w:fill="0F243E"/>
            <w:vAlign w:val="center"/>
          </w:tcPr>
          <w:p w14:paraId="4F2BA759" w14:textId="77777777" w:rsidR="00E3077B" w:rsidRPr="00D5163E" w:rsidRDefault="00E3077B" w:rsidP="007E081C">
            <w:pPr>
              <w:spacing w:after="0"/>
              <w:rPr>
                <w:rFonts w:ascii="Times New Roman" w:hAnsi="Times New Roman"/>
                <w:szCs w:val="20"/>
                <w:lang w:eastAsia="ja-JP"/>
              </w:rPr>
            </w:pPr>
            <w:r w:rsidRPr="00D5163E">
              <w:rPr>
                <w:rFonts w:ascii="Times New Roman" w:hAnsi="Times New Roman"/>
                <w:b/>
                <w:szCs w:val="20"/>
                <w:lang w:eastAsia="ja-JP"/>
              </w:rPr>
              <w:t>QUESTION 1: How Does the Project Integrate the Overarching Principles in order to Strengthen Social and Environmental Sustainability?</w:t>
            </w:r>
          </w:p>
        </w:tc>
      </w:tr>
      <w:tr w:rsidR="00E3077B" w:rsidRPr="00D5163E" w14:paraId="6FBFF6E2" w14:textId="77777777" w:rsidTr="00E3077B">
        <w:trPr>
          <w:jc w:val="center"/>
        </w:trPr>
        <w:tc>
          <w:tcPr>
            <w:tcW w:w="13248" w:type="dxa"/>
            <w:shd w:val="clear" w:color="auto" w:fill="C6D9F1"/>
          </w:tcPr>
          <w:p w14:paraId="52004766" w14:textId="77777777" w:rsidR="00E3077B" w:rsidRPr="00D5163E" w:rsidRDefault="00E3077B" w:rsidP="002C2489">
            <w:pPr>
              <w:tabs>
                <w:tab w:val="left" w:pos="432"/>
              </w:tabs>
              <w:spacing w:after="0"/>
              <w:rPr>
                <w:rFonts w:ascii="Times New Roman" w:eastAsia="Times New Roman" w:hAnsi="Times New Roman"/>
                <w:b/>
                <w:i/>
                <w:sz w:val="18"/>
                <w:szCs w:val="18"/>
                <w:lang w:eastAsia="ja-JP"/>
              </w:rPr>
            </w:pPr>
            <w:r w:rsidRPr="00D5163E">
              <w:rPr>
                <w:rFonts w:ascii="Times New Roman" w:eastAsia="Times New Roman" w:hAnsi="Times New Roman"/>
                <w:b/>
                <w:i/>
                <w:sz w:val="18"/>
                <w:szCs w:val="18"/>
                <w:lang w:eastAsia="ja-JP"/>
              </w:rPr>
              <w:t xml:space="preserve">Briefly describe in the space below how the Project mainstreams the human-rights based approach </w:t>
            </w:r>
          </w:p>
        </w:tc>
      </w:tr>
      <w:tr w:rsidR="00E3077B" w:rsidRPr="00D5163E" w14:paraId="6E05098D" w14:textId="77777777" w:rsidTr="00E3077B">
        <w:trPr>
          <w:jc w:val="center"/>
        </w:trPr>
        <w:tc>
          <w:tcPr>
            <w:tcW w:w="13248" w:type="dxa"/>
          </w:tcPr>
          <w:p w14:paraId="326F2C58" w14:textId="727BCB75" w:rsidR="00E3077B" w:rsidRPr="00D5163E" w:rsidRDefault="005C01C6" w:rsidP="002C2489">
            <w:pPr>
              <w:widowControl w:val="0"/>
              <w:autoSpaceDE w:val="0"/>
              <w:autoSpaceDN w:val="0"/>
              <w:adjustRightInd w:val="0"/>
              <w:spacing w:after="0" w:line="194" w:lineRule="exact"/>
              <w:ind w:left="95"/>
              <w:rPr>
                <w:rFonts w:ascii="Times New Roman" w:hAnsi="Times New Roman"/>
                <w:sz w:val="18"/>
                <w:szCs w:val="18"/>
              </w:rPr>
            </w:pPr>
            <w:r w:rsidRPr="00D5163E">
              <w:rPr>
                <w:rFonts w:ascii="Times New Roman" w:hAnsi="Times New Roman"/>
                <w:spacing w:val="1"/>
                <w:sz w:val="18"/>
                <w:szCs w:val="18"/>
              </w:rPr>
              <w:t>Th</w:t>
            </w:r>
            <w:r w:rsidRPr="00D5163E">
              <w:rPr>
                <w:rFonts w:ascii="Times New Roman" w:hAnsi="Times New Roman"/>
                <w:sz w:val="18"/>
                <w:szCs w:val="18"/>
              </w:rPr>
              <w:t>e</w:t>
            </w:r>
            <w:r w:rsidRPr="00D5163E">
              <w:rPr>
                <w:rFonts w:ascii="Times New Roman" w:hAnsi="Times New Roman"/>
                <w:spacing w:val="15"/>
                <w:sz w:val="18"/>
                <w:szCs w:val="18"/>
              </w:rPr>
              <w:t xml:space="preserve"> </w:t>
            </w:r>
            <w:r w:rsidRPr="00D5163E">
              <w:rPr>
                <w:rFonts w:ascii="Times New Roman" w:hAnsi="Times New Roman"/>
                <w:spacing w:val="1"/>
                <w:sz w:val="18"/>
                <w:szCs w:val="18"/>
              </w:rPr>
              <w:t>projec</w:t>
            </w:r>
            <w:r w:rsidRPr="00D5163E">
              <w:rPr>
                <w:rFonts w:ascii="Times New Roman" w:hAnsi="Times New Roman"/>
                <w:sz w:val="18"/>
                <w:szCs w:val="18"/>
              </w:rPr>
              <w:t>t</w:t>
            </w:r>
            <w:r w:rsidRPr="00D5163E">
              <w:rPr>
                <w:rFonts w:ascii="Times New Roman" w:hAnsi="Times New Roman"/>
                <w:spacing w:val="22"/>
                <w:sz w:val="18"/>
                <w:szCs w:val="18"/>
              </w:rPr>
              <w:t xml:space="preserve"> </w:t>
            </w:r>
            <w:r w:rsidRPr="00D5163E">
              <w:rPr>
                <w:rFonts w:ascii="Times New Roman" w:hAnsi="Times New Roman"/>
                <w:spacing w:val="2"/>
                <w:sz w:val="18"/>
                <w:szCs w:val="18"/>
              </w:rPr>
              <w:t>was</w:t>
            </w:r>
            <w:r w:rsidRPr="00D5163E">
              <w:rPr>
                <w:rFonts w:ascii="Times New Roman" w:hAnsi="Times New Roman"/>
                <w:spacing w:val="10"/>
                <w:sz w:val="18"/>
                <w:szCs w:val="18"/>
              </w:rPr>
              <w:t xml:space="preserve"> </w:t>
            </w:r>
            <w:r w:rsidRPr="00D5163E">
              <w:rPr>
                <w:rFonts w:ascii="Times New Roman" w:hAnsi="Times New Roman"/>
                <w:spacing w:val="1"/>
                <w:sz w:val="18"/>
                <w:szCs w:val="18"/>
              </w:rPr>
              <w:t>designe</w:t>
            </w:r>
            <w:r w:rsidRPr="00D5163E">
              <w:rPr>
                <w:rFonts w:ascii="Times New Roman" w:hAnsi="Times New Roman"/>
                <w:sz w:val="18"/>
                <w:szCs w:val="18"/>
              </w:rPr>
              <w:t>d</w:t>
            </w:r>
            <w:r w:rsidRPr="00D5163E">
              <w:rPr>
                <w:rFonts w:ascii="Times New Roman" w:hAnsi="Times New Roman"/>
                <w:spacing w:val="28"/>
                <w:sz w:val="18"/>
                <w:szCs w:val="18"/>
              </w:rPr>
              <w:t xml:space="preserve"> </w:t>
            </w:r>
            <w:r w:rsidRPr="00D5163E">
              <w:rPr>
                <w:rFonts w:ascii="Times New Roman" w:hAnsi="Times New Roman"/>
                <w:spacing w:val="1"/>
                <w:sz w:val="18"/>
                <w:szCs w:val="18"/>
              </w:rPr>
              <w:t>an</w:t>
            </w:r>
            <w:r w:rsidRPr="00D5163E">
              <w:rPr>
                <w:rFonts w:ascii="Times New Roman" w:hAnsi="Times New Roman"/>
                <w:sz w:val="18"/>
                <w:szCs w:val="18"/>
              </w:rPr>
              <w:t>d will  be</w:t>
            </w:r>
            <w:r w:rsidRPr="00D5163E">
              <w:rPr>
                <w:rFonts w:ascii="Times New Roman" w:hAnsi="Times New Roman"/>
                <w:spacing w:val="14"/>
                <w:sz w:val="18"/>
                <w:szCs w:val="18"/>
              </w:rPr>
              <w:t xml:space="preserve"> </w:t>
            </w:r>
            <w:r w:rsidRPr="00D5163E">
              <w:rPr>
                <w:rFonts w:ascii="Times New Roman" w:hAnsi="Times New Roman"/>
                <w:spacing w:val="1"/>
                <w:sz w:val="18"/>
                <w:szCs w:val="18"/>
              </w:rPr>
              <w:t>i</w:t>
            </w:r>
            <w:r w:rsidRPr="00D5163E">
              <w:rPr>
                <w:rFonts w:ascii="Times New Roman" w:hAnsi="Times New Roman"/>
                <w:spacing w:val="2"/>
                <w:sz w:val="18"/>
                <w:szCs w:val="18"/>
              </w:rPr>
              <w:t>m</w:t>
            </w:r>
            <w:r w:rsidRPr="00D5163E">
              <w:rPr>
                <w:rFonts w:ascii="Times New Roman" w:hAnsi="Times New Roman"/>
                <w:spacing w:val="1"/>
                <w:sz w:val="18"/>
                <w:szCs w:val="18"/>
              </w:rPr>
              <w:t>ple</w:t>
            </w:r>
            <w:r w:rsidRPr="00D5163E">
              <w:rPr>
                <w:rFonts w:ascii="Times New Roman" w:hAnsi="Times New Roman"/>
                <w:spacing w:val="2"/>
                <w:sz w:val="18"/>
                <w:szCs w:val="18"/>
              </w:rPr>
              <w:t>m</w:t>
            </w:r>
            <w:r w:rsidRPr="00D5163E">
              <w:rPr>
                <w:rFonts w:ascii="Times New Roman" w:hAnsi="Times New Roman"/>
                <w:spacing w:val="1"/>
                <w:sz w:val="18"/>
                <w:szCs w:val="18"/>
              </w:rPr>
              <w:t>ente</w:t>
            </w:r>
            <w:r w:rsidRPr="00D5163E">
              <w:rPr>
                <w:rFonts w:ascii="Times New Roman" w:hAnsi="Times New Roman"/>
                <w:sz w:val="18"/>
                <w:szCs w:val="18"/>
              </w:rPr>
              <w:t>d</w:t>
            </w:r>
            <w:r w:rsidRPr="00D5163E">
              <w:rPr>
                <w:rFonts w:ascii="Times New Roman" w:hAnsi="Times New Roman"/>
                <w:spacing w:val="39"/>
                <w:sz w:val="18"/>
                <w:szCs w:val="18"/>
              </w:rPr>
              <w:t xml:space="preserve"> </w:t>
            </w:r>
            <w:r w:rsidRPr="00D5163E">
              <w:rPr>
                <w:rFonts w:ascii="Times New Roman" w:hAnsi="Times New Roman"/>
                <w:spacing w:val="2"/>
                <w:sz w:val="18"/>
                <w:szCs w:val="18"/>
              </w:rPr>
              <w:t>w</w:t>
            </w:r>
            <w:r w:rsidRPr="00D5163E">
              <w:rPr>
                <w:rFonts w:ascii="Times New Roman" w:hAnsi="Times New Roman"/>
                <w:spacing w:val="1"/>
                <w:sz w:val="18"/>
                <w:szCs w:val="18"/>
              </w:rPr>
              <w:t>it</w:t>
            </w:r>
            <w:r w:rsidRPr="00D5163E">
              <w:rPr>
                <w:rFonts w:ascii="Times New Roman" w:hAnsi="Times New Roman"/>
                <w:sz w:val="18"/>
                <w:szCs w:val="18"/>
              </w:rPr>
              <w:t>h</w:t>
            </w:r>
            <w:r w:rsidRPr="00D5163E">
              <w:rPr>
                <w:rFonts w:ascii="Times New Roman" w:hAnsi="Times New Roman"/>
                <w:spacing w:val="16"/>
                <w:sz w:val="18"/>
                <w:szCs w:val="18"/>
              </w:rPr>
              <w:t xml:space="preserve"> </w:t>
            </w:r>
            <w:r w:rsidRPr="00D5163E">
              <w:rPr>
                <w:rFonts w:ascii="Times New Roman" w:hAnsi="Times New Roman"/>
                <w:spacing w:val="1"/>
                <w:sz w:val="18"/>
                <w:szCs w:val="18"/>
              </w:rPr>
              <w:t>du</w:t>
            </w:r>
            <w:r w:rsidRPr="00D5163E">
              <w:rPr>
                <w:rFonts w:ascii="Times New Roman" w:hAnsi="Times New Roman"/>
                <w:sz w:val="18"/>
                <w:szCs w:val="18"/>
              </w:rPr>
              <w:t>e</w:t>
            </w:r>
            <w:r w:rsidRPr="00D5163E">
              <w:rPr>
                <w:rFonts w:ascii="Times New Roman" w:hAnsi="Times New Roman"/>
                <w:spacing w:val="14"/>
                <w:sz w:val="18"/>
                <w:szCs w:val="18"/>
              </w:rPr>
              <w:t xml:space="preserve"> </w:t>
            </w:r>
            <w:r w:rsidRPr="00D5163E">
              <w:rPr>
                <w:rFonts w:ascii="Times New Roman" w:hAnsi="Times New Roman"/>
                <w:spacing w:val="1"/>
                <w:sz w:val="18"/>
                <w:szCs w:val="18"/>
              </w:rPr>
              <w:t>consideratio</w:t>
            </w:r>
            <w:r w:rsidRPr="00D5163E">
              <w:rPr>
                <w:rFonts w:ascii="Times New Roman" w:hAnsi="Times New Roman"/>
                <w:sz w:val="18"/>
                <w:szCs w:val="18"/>
              </w:rPr>
              <w:t>n</w:t>
            </w:r>
            <w:r w:rsidRPr="00D5163E">
              <w:rPr>
                <w:rFonts w:ascii="Times New Roman" w:hAnsi="Times New Roman"/>
                <w:spacing w:val="41"/>
                <w:sz w:val="18"/>
                <w:szCs w:val="18"/>
              </w:rPr>
              <w:t xml:space="preserve"> </w:t>
            </w:r>
            <w:r w:rsidRPr="00D5163E">
              <w:rPr>
                <w:rFonts w:ascii="Times New Roman" w:hAnsi="Times New Roman"/>
                <w:spacing w:val="1"/>
                <w:sz w:val="18"/>
                <w:szCs w:val="18"/>
              </w:rPr>
              <w:t>o</w:t>
            </w:r>
            <w:r w:rsidRPr="00D5163E">
              <w:rPr>
                <w:rFonts w:ascii="Times New Roman" w:hAnsi="Times New Roman"/>
                <w:sz w:val="18"/>
                <w:szCs w:val="18"/>
              </w:rPr>
              <w:t>f</w:t>
            </w:r>
            <w:r w:rsidRPr="00D5163E">
              <w:rPr>
                <w:rFonts w:ascii="Times New Roman" w:hAnsi="Times New Roman"/>
                <w:spacing w:val="9"/>
                <w:sz w:val="18"/>
                <w:szCs w:val="18"/>
              </w:rPr>
              <w:t xml:space="preserve"> </w:t>
            </w:r>
            <w:r w:rsidRPr="00D5163E">
              <w:rPr>
                <w:rFonts w:ascii="Times New Roman" w:hAnsi="Times New Roman"/>
                <w:spacing w:val="1"/>
                <w:sz w:val="18"/>
                <w:szCs w:val="18"/>
              </w:rPr>
              <w:t>hu</w:t>
            </w:r>
            <w:r w:rsidRPr="00D5163E">
              <w:rPr>
                <w:rFonts w:ascii="Times New Roman" w:hAnsi="Times New Roman"/>
                <w:spacing w:val="2"/>
                <w:sz w:val="18"/>
                <w:szCs w:val="18"/>
              </w:rPr>
              <w:t>m</w:t>
            </w:r>
            <w:r w:rsidRPr="00D5163E">
              <w:rPr>
                <w:rFonts w:ascii="Times New Roman" w:hAnsi="Times New Roman"/>
                <w:spacing w:val="1"/>
                <w:sz w:val="18"/>
                <w:szCs w:val="18"/>
              </w:rPr>
              <w:t>a</w:t>
            </w:r>
            <w:r w:rsidRPr="00D5163E">
              <w:rPr>
                <w:rFonts w:ascii="Times New Roman" w:hAnsi="Times New Roman"/>
                <w:sz w:val="18"/>
                <w:szCs w:val="18"/>
              </w:rPr>
              <w:t>n</w:t>
            </w:r>
            <w:r w:rsidRPr="00D5163E">
              <w:rPr>
                <w:rFonts w:ascii="Times New Roman" w:hAnsi="Times New Roman"/>
                <w:spacing w:val="22"/>
                <w:sz w:val="18"/>
                <w:szCs w:val="18"/>
              </w:rPr>
              <w:t xml:space="preserve"> </w:t>
            </w:r>
            <w:r w:rsidRPr="00D5163E">
              <w:rPr>
                <w:rFonts w:ascii="Times New Roman" w:hAnsi="Times New Roman"/>
                <w:spacing w:val="1"/>
                <w:sz w:val="18"/>
                <w:szCs w:val="18"/>
              </w:rPr>
              <w:t>right</w:t>
            </w:r>
            <w:r w:rsidRPr="00D5163E">
              <w:rPr>
                <w:rFonts w:ascii="Times New Roman" w:hAnsi="Times New Roman"/>
                <w:sz w:val="18"/>
                <w:szCs w:val="18"/>
              </w:rPr>
              <w:t>s</w:t>
            </w:r>
            <w:r w:rsidRPr="00D5163E">
              <w:rPr>
                <w:rFonts w:ascii="Times New Roman" w:hAnsi="Times New Roman"/>
                <w:spacing w:val="18"/>
                <w:sz w:val="18"/>
                <w:szCs w:val="18"/>
              </w:rPr>
              <w:t xml:space="preserve"> </w:t>
            </w:r>
            <w:r w:rsidRPr="00D5163E">
              <w:rPr>
                <w:rFonts w:ascii="Times New Roman" w:hAnsi="Times New Roman"/>
                <w:spacing w:val="1"/>
                <w:sz w:val="18"/>
                <w:szCs w:val="18"/>
              </w:rPr>
              <w:t>principles</w:t>
            </w:r>
            <w:r w:rsidRPr="00D5163E">
              <w:rPr>
                <w:rFonts w:ascii="Times New Roman" w:hAnsi="Times New Roman"/>
                <w:sz w:val="18"/>
                <w:szCs w:val="18"/>
              </w:rPr>
              <w:t>,</w:t>
            </w:r>
            <w:r w:rsidRPr="00D5163E">
              <w:rPr>
                <w:rFonts w:ascii="Times New Roman" w:hAnsi="Times New Roman"/>
                <w:spacing w:val="31"/>
                <w:sz w:val="18"/>
                <w:szCs w:val="18"/>
              </w:rPr>
              <w:t xml:space="preserve"> </w:t>
            </w:r>
            <w:r w:rsidRPr="00D5163E">
              <w:rPr>
                <w:rFonts w:ascii="Times New Roman" w:hAnsi="Times New Roman"/>
                <w:spacing w:val="1"/>
                <w:sz w:val="18"/>
                <w:szCs w:val="18"/>
              </w:rPr>
              <w:t>throug</w:t>
            </w:r>
            <w:r w:rsidRPr="00D5163E">
              <w:rPr>
                <w:rFonts w:ascii="Times New Roman" w:hAnsi="Times New Roman"/>
                <w:sz w:val="18"/>
                <w:szCs w:val="18"/>
              </w:rPr>
              <w:t>h</w:t>
            </w:r>
            <w:r w:rsidRPr="00D5163E">
              <w:rPr>
                <w:rFonts w:ascii="Times New Roman" w:hAnsi="Times New Roman"/>
                <w:spacing w:val="25"/>
                <w:sz w:val="18"/>
                <w:szCs w:val="18"/>
              </w:rPr>
              <w:t xml:space="preserve"> </w:t>
            </w:r>
            <w:r w:rsidRPr="00D5163E">
              <w:rPr>
                <w:rFonts w:ascii="Times New Roman" w:hAnsi="Times New Roman"/>
                <w:spacing w:val="1"/>
                <w:sz w:val="18"/>
                <w:szCs w:val="18"/>
              </w:rPr>
              <w:t>engage</w:t>
            </w:r>
            <w:r w:rsidRPr="00D5163E">
              <w:rPr>
                <w:rFonts w:ascii="Times New Roman" w:hAnsi="Times New Roman"/>
                <w:spacing w:val="2"/>
                <w:sz w:val="18"/>
                <w:szCs w:val="18"/>
              </w:rPr>
              <w:t>m</w:t>
            </w:r>
            <w:r w:rsidRPr="00D5163E">
              <w:rPr>
                <w:rFonts w:ascii="Times New Roman" w:hAnsi="Times New Roman"/>
                <w:spacing w:val="1"/>
                <w:sz w:val="18"/>
                <w:szCs w:val="18"/>
              </w:rPr>
              <w:t>en</w:t>
            </w:r>
            <w:r w:rsidRPr="00D5163E">
              <w:rPr>
                <w:rFonts w:ascii="Times New Roman" w:hAnsi="Times New Roman"/>
                <w:sz w:val="18"/>
                <w:szCs w:val="18"/>
              </w:rPr>
              <w:t>t</w:t>
            </w:r>
            <w:r w:rsidRPr="00D5163E">
              <w:rPr>
                <w:rFonts w:ascii="Times New Roman" w:hAnsi="Times New Roman"/>
                <w:spacing w:val="36"/>
                <w:sz w:val="18"/>
                <w:szCs w:val="18"/>
              </w:rPr>
              <w:t xml:space="preserve"> </w:t>
            </w:r>
            <w:r w:rsidRPr="00D5163E">
              <w:rPr>
                <w:rFonts w:ascii="Times New Roman" w:hAnsi="Times New Roman"/>
                <w:spacing w:val="1"/>
                <w:sz w:val="18"/>
                <w:szCs w:val="18"/>
              </w:rPr>
              <w:t>o</w:t>
            </w:r>
            <w:r w:rsidRPr="00D5163E">
              <w:rPr>
                <w:rFonts w:ascii="Times New Roman" w:hAnsi="Times New Roman"/>
                <w:sz w:val="18"/>
                <w:szCs w:val="18"/>
              </w:rPr>
              <w:t>f</w:t>
            </w:r>
            <w:r w:rsidRPr="00D5163E">
              <w:rPr>
                <w:rFonts w:ascii="Times New Roman" w:hAnsi="Times New Roman"/>
                <w:spacing w:val="9"/>
                <w:sz w:val="18"/>
                <w:szCs w:val="18"/>
              </w:rPr>
              <w:t xml:space="preserve"> </w:t>
            </w:r>
            <w:r w:rsidRPr="00D5163E">
              <w:rPr>
                <w:rFonts w:ascii="Times New Roman" w:hAnsi="Times New Roman"/>
                <w:spacing w:val="1"/>
                <w:sz w:val="18"/>
                <w:szCs w:val="18"/>
              </w:rPr>
              <w:t>th</w:t>
            </w:r>
            <w:r w:rsidRPr="00D5163E">
              <w:rPr>
                <w:rFonts w:ascii="Times New Roman" w:hAnsi="Times New Roman"/>
                <w:sz w:val="18"/>
                <w:szCs w:val="18"/>
              </w:rPr>
              <w:t>e</w:t>
            </w:r>
            <w:r w:rsidRPr="00D5163E">
              <w:rPr>
                <w:rFonts w:ascii="Times New Roman" w:hAnsi="Times New Roman"/>
                <w:spacing w:val="12"/>
                <w:sz w:val="18"/>
                <w:szCs w:val="18"/>
              </w:rPr>
              <w:t xml:space="preserve"> </w:t>
            </w:r>
            <w:r w:rsidRPr="00D5163E">
              <w:rPr>
                <w:rFonts w:ascii="Times New Roman" w:hAnsi="Times New Roman"/>
                <w:spacing w:val="1"/>
                <w:sz w:val="18"/>
                <w:szCs w:val="18"/>
              </w:rPr>
              <w:t>concept</w:t>
            </w:r>
            <w:r w:rsidRPr="00D5163E">
              <w:rPr>
                <w:rFonts w:ascii="Times New Roman" w:hAnsi="Times New Roman"/>
                <w:sz w:val="18"/>
                <w:szCs w:val="18"/>
              </w:rPr>
              <w:t>s</w:t>
            </w:r>
            <w:r w:rsidRPr="00D5163E">
              <w:rPr>
                <w:rFonts w:ascii="Times New Roman" w:hAnsi="Times New Roman"/>
                <w:spacing w:val="28"/>
                <w:sz w:val="18"/>
                <w:szCs w:val="18"/>
              </w:rPr>
              <w:t xml:space="preserve"> </w:t>
            </w:r>
            <w:r w:rsidRPr="00D5163E">
              <w:rPr>
                <w:rFonts w:ascii="Times New Roman" w:hAnsi="Times New Roman"/>
                <w:spacing w:val="1"/>
                <w:sz w:val="18"/>
                <w:szCs w:val="18"/>
              </w:rPr>
              <w:t>o</w:t>
            </w:r>
            <w:r w:rsidRPr="00D5163E">
              <w:rPr>
                <w:rFonts w:ascii="Times New Roman" w:hAnsi="Times New Roman"/>
                <w:sz w:val="18"/>
                <w:szCs w:val="18"/>
              </w:rPr>
              <w:t>f</w:t>
            </w:r>
            <w:r w:rsidRPr="00D5163E">
              <w:rPr>
                <w:rFonts w:ascii="Times New Roman" w:hAnsi="Times New Roman"/>
                <w:spacing w:val="9"/>
                <w:sz w:val="18"/>
                <w:szCs w:val="18"/>
              </w:rPr>
              <w:t xml:space="preserve"> </w:t>
            </w:r>
            <w:r w:rsidRPr="00D5163E">
              <w:rPr>
                <w:rFonts w:ascii="Times New Roman" w:hAnsi="Times New Roman"/>
                <w:spacing w:val="1"/>
                <w:sz w:val="18"/>
                <w:szCs w:val="18"/>
              </w:rPr>
              <w:t>equalit</w:t>
            </w:r>
            <w:r w:rsidRPr="00D5163E">
              <w:rPr>
                <w:rFonts w:ascii="Times New Roman" w:hAnsi="Times New Roman"/>
                <w:sz w:val="18"/>
                <w:szCs w:val="18"/>
              </w:rPr>
              <w:t>y</w:t>
            </w:r>
            <w:r w:rsidRPr="00D5163E">
              <w:rPr>
                <w:rFonts w:ascii="Times New Roman" w:hAnsi="Times New Roman"/>
                <w:spacing w:val="26"/>
                <w:sz w:val="18"/>
                <w:szCs w:val="18"/>
              </w:rPr>
              <w:t xml:space="preserve"> </w:t>
            </w:r>
            <w:r w:rsidRPr="00D5163E">
              <w:rPr>
                <w:rFonts w:ascii="Times New Roman" w:hAnsi="Times New Roman"/>
                <w:spacing w:val="1"/>
                <w:sz w:val="18"/>
                <w:szCs w:val="18"/>
              </w:rPr>
              <w:t>i</w:t>
            </w:r>
            <w:r w:rsidRPr="00D5163E">
              <w:rPr>
                <w:rFonts w:ascii="Times New Roman" w:hAnsi="Times New Roman"/>
                <w:sz w:val="18"/>
                <w:szCs w:val="18"/>
              </w:rPr>
              <w:t>n</w:t>
            </w:r>
            <w:r w:rsidRPr="00D5163E">
              <w:rPr>
                <w:rFonts w:ascii="Times New Roman" w:hAnsi="Times New Roman"/>
                <w:spacing w:val="9"/>
                <w:sz w:val="18"/>
                <w:szCs w:val="18"/>
              </w:rPr>
              <w:t xml:space="preserve"> </w:t>
            </w:r>
            <w:r w:rsidRPr="00D5163E">
              <w:rPr>
                <w:rFonts w:ascii="Times New Roman" w:hAnsi="Times New Roman"/>
                <w:spacing w:val="1"/>
                <w:sz w:val="18"/>
                <w:szCs w:val="18"/>
              </w:rPr>
              <w:t>th</w:t>
            </w:r>
            <w:r w:rsidRPr="00D5163E">
              <w:rPr>
                <w:rFonts w:ascii="Times New Roman" w:hAnsi="Times New Roman"/>
                <w:sz w:val="18"/>
                <w:szCs w:val="18"/>
              </w:rPr>
              <w:t>e</w:t>
            </w:r>
            <w:r w:rsidRPr="00D5163E">
              <w:rPr>
                <w:rFonts w:ascii="Times New Roman" w:hAnsi="Times New Roman"/>
                <w:spacing w:val="12"/>
                <w:sz w:val="18"/>
                <w:szCs w:val="18"/>
              </w:rPr>
              <w:t xml:space="preserve"> </w:t>
            </w:r>
            <w:r w:rsidRPr="00D5163E">
              <w:rPr>
                <w:rFonts w:ascii="Times New Roman" w:hAnsi="Times New Roman"/>
                <w:spacing w:val="1"/>
                <w:sz w:val="18"/>
                <w:szCs w:val="18"/>
              </w:rPr>
              <w:t>disse</w:t>
            </w:r>
            <w:r w:rsidRPr="00D5163E">
              <w:rPr>
                <w:rFonts w:ascii="Times New Roman" w:hAnsi="Times New Roman"/>
                <w:spacing w:val="2"/>
                <w:sz w:val="18"/>
                <w:szCs w:val="18"/>
              </w:rPr>
              <w:t>m</w:t>
            </w:r>
            <w:r w:rsidRPr="00D5163E">
              <w:rPr>
                <w:rFonts w:ascii="Times New Roman" w:hAnsi="Times New Roman"/>
                <w:spacing w:val="1"/>
                <w:sz w:val="18"/>
                <w:szCs w:val="18"/>
              </w:rPr>
              <w:t>inatio</w:t>
            </w:r>
            <w:r w:rsidRPr="00D5163E">
              <w:rPr>
                <w:rFonts w:ascii="Times New Roman" w:hAnsi="Times New Roman"/>
                <w:sz w:val="18"/>
                <w:szCs w:val="18"/>
              </w:rPr>
              <w:t>n</w:t>
            </w:r>
            <w:r w:rsidRPr="00D5163E">
              <w:rPr>
                <w:rFonts w:ascii="Times New Roman" w:hAnsi="Times New Roman"/>
                <w:spacing w:val="42"/>
                <w:sz w:val="18"/>
                <w:szCs w:val="18"/>
              </w:rPr>
              <w:t xml:space="preserve"> </w:t>
            </w:r>
            <w:r w:rsidRPr="00D5163E">
              <w:rPr>
                <w:rFonts w:ascii="Times New Roman" w:hAnsi="Times New Roman"/>
                <w:spacing w:val="1"/>
                <w:w w:val="104"/>
                <w:sz w:val="18"/>
                <w:szCs w:val="18"/>
              </w:rPr>
              <w:t xml:space="preserve">of </w:t>
            </w:r>
            <w:r w:rsidRPr="00D5163E">
              <w:rPr>
                <w:rFonts w:ascii="Times New Roman" w:hAnsi="Times New Roman"/>
                <w:spacing w:val="1"/>
                <w:sz w:val="18"/>
                <w:szCs w:val="18"/>
              </w:rPr>
              <w:t>kno</w:t>
            </w:r>
            <w:r w:rsidRPr="00D5163E">
              <w:rPr>
                <w:rFonts w:ascii="Times New Roman" w:hAnsi="Times New Roman"/>
                <w:spacing w:val="2"/>
                <w:sz w:val="18"/>
                <w:szCs w:val="18"/>
              </w:rPr>
              <w:t>w</w:t>
            </w:r>
            <w:r w:rsidRPr="00D5163E">
              <w:rPr>
                <w:rFonts w:ascii="Times New Roman" w:hAnsi="Times New Roman"/>
                <w:spacing w:val="1"/>
                <w:sz w:val="18"/>
                <w:szCs w:val="18"/>
              </w:rPr>
              <w:t>ledg</w:t>
            </w:r>
            <w:r w:rsidRPr="00D5163E">
              <w:rPr>
                <w:rFonts w:ascii="Times New Roman" w:hAnsi="Times New Roman"/>
                <w:sz w:val="18"/>
                <w:szCs w:val="18"/>
              </w:rPr>
              <w:t>e</w:t>
            </w:r>
            <w:r w:rsidRPr="00D5163E">
              <w:rPr>
                <w:rFonts w:ascii="Times New Roman" w:hAnsi="Times New Roman"/>
                <w:spacing w:val="34"/>
                <w:sz w:val="18"/>
                <w:szCs w:val="18"/>
              </w:rPr>
              <w:t xml:space="preserve"> </w:t>
            </w:r>
            <w:r w:rsidRPr="00D5163E">
              <w:rPr>
                <w:rFonts w:ascii="Times New Roman" w:hAnsi="Times New Roman"/>
                <w:spacing w:val="1"/>
                <w:sz w:val="18"/>
                <w:szCs w:val="18"/>
              </w:rPr>
              <w:t>an</w:t>
            </w:r>
            <w:r w:rsidRPr="00D5163E">
              <w:rPr>
                <w:rFonts w:ascii="Times New Roman" w:hAnsi="Times New Roman"/>
                <w:sz w:val="18"/>
                <w:szCs w:val="18"/>
              </w:rPr>
              <w:t>d</w:t>
            </w:r>
            <w:r w:rsidRPr="00D5163E">
              <w:rPr>
                <w:rFonts w:ascii="Times New Roman" w:hAnsi="Times New Roman"/>
                <w:spacing w:val="14"/>
                <w:sz w:val="18"/>
                <w:szCs w:val="18"/>
              </w:rPr>
              <w:t xml:space="preserve"> </w:t>
            </w:r>
            <w:r w:rsidRPr="00D5163E">
              <w:rPr>
                <w:rFonts w:ascii="Times New Roman" w:hAnsi="Times New Roman"/>
                <w:spacing w:val="1"/>
                <w:sz w:val="18"/>
                <w:szCs w:val="18"/>
              </w:rPr>
              <w:t>sharin</w:t>
            </w:r>
            <w:r w:rsidRPr="00D5163E">
              <w:rPr>
                <w:rFonts w:ascii="Times New Roman" w:hAnsi="Times New Roman"/>
                <w:sz w:val="18"/>
                <w:szCs w:val="18"/>
              </w:rPr>
              <w:t>g</w:t>
            </w:r>
            <w:r w:rsidRPr="00D5163E">
              <w:rPr>
                <w:rFonts w:ascii="Times New Roman" w:hAnsi="Times New Roman"/>
                <w:spacing w:val="24"/>
                <w:sz w:val="18"/>
                <w:szCs w:val="18"/>
              </w:rPr>
              <w:t xml:space="preserve"> </w:t>
            </w:r>
            <w:r w:rsidRPr="00D5163E">
              <w:rPr>
                <w:rFonts w:ascii="Times New Roman" w:hAnsi="Times New Roman"/>
                <w:spacing w:val="1"/>
                <w:sz w:val="18"/>
                <w:szCs w:val="18"/>
              </w:rPr>
              <w:t>o</w:t>
            </w:r>
            <w:r w:rsidRPr="00D5163E">
              <w:rPr>
                <w:rFonts w:ascii="Times New Roman" w:hAnsi="Times New Roman"/>
                <w:sz w:val="18"/>
                <w:szCs w:val="18"/>
              </w:rPr>
              <w:t>f</w:t>
            </w:r>
            <w:r w:rsidRPr="00D5163E">
              <w:rPr>
                <w:rFonts w:ascii="Times New Roman" w:hAnsi="Times New Roman"/>
                <w:spacing w:val="9"/>
                <w:sz w:val="18"/>
                <w:szCs w:val="18"/>
              </w:rPr>
              <w:t xml:space="preserve"> </w:t>
            </w:r>
            <w:r w:rsidRPr="00D5163E">
              <w:rPr>
                <w:rFonts w:ascii="Times New Roman" w:hAnsi="Times New Roman"/>
                <w:spacing w:val="1"/>
                <w:sz w:val="18"/>
                <w:szCs w:val="18"/>
              </w:rPr>
              <w:t>benefits</w:t>
            </w:r>
            <w:r w:rsidRPr="00D5163E">
              <w:rPr>
                <w:rFonts w:ascii="Times New Roman" w:hAnsi="Times New Roman"/>
                <w:sz w:val="18"/>
                <w:szCs w:val="18"/>
              </w:rPr>
              <w:t>.</w:t>
            </w:r>
            <w:r w:rsidRPr="00D5163E">
              <w:rPr>
                <w:rFonts w:ascii="Times New Roman" w:hAnsi="Times New Roman"/>
                <w:spacing w:val="26"/>
                <w:sz w:val="18"/>
                <w:szCs w:val="18"/>
              </w:rPr>
              <w:t xml:space="preserve"> </w:t>
            </w:r>
            <w:r w:rsidRPr="00D5163E">
              <w:rPr>
                <w:rFonts w:ascii="Times New Roman" w:hAnsi="Times New Roman"/>
                <w:spacing w:val="2"/>
                <w:sz w:val="18"/>
                <w:szCs w:val="18"/>
              </w:rPr>
              <w:t>ADLIGHT</w:t>
            </w:r>
            <w:r w:rsidRPr="00D5163E">
              <w:rPr>
                <w:rFonts w:ascii="Times New Roman" w:hAnsi="Times New Roman"/>
                <w:spacing w:val="26"/>
                <w:sz w:val="18"/>
                <w:szCs w:val="18"/>
              </w:rPr>
              <w:t xml:space="preserve"> </w:t>
            </w:r>
            <w:r w:rsidRPr="00D5163E">
              <w:rPr>
                <w:rFonts w:ascii="Times New Roman" w:hAnsi="Times New Roman"/>
                <w:spacing w:val="2"/>
                <w:sz w:val="18"/>
                <w:szCs w:val="18"/>
              </w:rPr>
              <w:t>w</w:t>
            </w:r>
            <w:r w:rsidRPr="00D5163E">
              <w:rPr>
                <w:rFonts w:ascii="Times New Roman" w:hAnsi="Times New Roman"/>
                <w:spacing w:val="1"/>
                <w:sz w:val="18"/>
                <w:szCs w:val="18"/>
              </w:rPr>
              <w:t>il</w:t>
            </w:r>
            <w:r w:rsidRPr="00D5163E">
              <w:rPr>
                <w:rFonts w:ascii="Times New Roman" w:hAnsi="Times New Roman"/>
                <w:sz w:val="18"/>
                <w:szCs w:val="18"/>
              </w:rPr>
              <w:t>l</w:t>
            </w:r>
            <w:r w:rsidRPr="00D5163E">
              <w:rPr>
                <w:rFonts w:ascii="Times New Roman" w:hAnsi="Times New Roman"/>
                <w:spacing w:val="14"/>
                <w:sz w:val="18"/>
                <w:szCs w:val="18"/>
              </w:rPr>
              <w:t xml:space="preserve"> </w:t>
            </w:r>
            <w:r w:rsidRPr="00D5163E">
              <w:rPr>
                <w:rFonts w:ascii="Times New Roman" w:hAnsi="Times New Roman"/>
                <w:spacing w:val="1"/>
                <w:sz w:val="18"/>
                <w:szCs w:val="18"/>
              </w:rPr>
              <w:t>i</w:t>
            </w:r>
            <w:r w:rsidRPr="00D5163E">
              <w:rPr>
                <w:rFonts w:ascii="Times New Roman" w:hAnsi="Times New Roman"/>
                <w:spacing w:val="2"/>
                <w:sz w:val="18"/>
                <w:szCs w:val="18"/>
              </w:rPr>
              <w:t>m</w:t>
            </w:r>
            <w:r w:rsidRPr="00D5163E">
              <w:rPr>
                <w:rFonts w:ascii="Times New Roman" w:hAnsi="Times New Roman"/>
                <w:spacing w:val="1"/>
                <w:sz w:val="18"/>
                <w:szCs w:val="18"/>
              </w:rPr>
              <w:t>ple</w:t>
            </w:r>
            <w:r w:rsidRPr="00D5163E">
              <w:rPr>
                <w:rFonts w:ascii="Times New Roman" w:hAnsi="Times New Roman"/>
                <w:spacing w:val="2"/>
                <w:sz w:val="18"/>
                <w:szCs w:val="18"/>
              </w:rPr>
              <w:t>m</w:t>
            </w:r>
            <w:r w:rsidRPr="00D5163E">
              <w:rPr>
                <w:rFonts w:ascii="Times New Roman" w:hAnsi="Times New Roman"/>
                <w:spacing w:val="1"/>
                <w:sz w:val="18"/>
                <w:szCs w:val="18"/>
              </w:rPr>
              <w:t>en</w:t>
            </w:r>
            <w:r w:rsidRPr="00D5163E">
              <w:rPr>
                <w:rFonts w:ascii="Times New Roman" w:hAnsi="Times New Roman"/>
                <w:sz w:val="18"/>
                <w:szCs w:val="18"/>
              </w:rPr>
              <w:t>t</w:t>
            </w:r>
            <w:r w:rsidRPr="00D5163E">
              <w:rPr>
                <w:rFonts w:ascii="Times New Roman" w:hAnsi="Times New Roman"/>
                <w:spacing w:val="32"/>
                <w:sz w:val="18"/>
                <w:szCs w:val="18"/>
              </w:rPr>
              <w:t xml:space="preserve"> </w:t>
            </w:r>
            <w:r w:rsidRPr="00D5163E">
              <w:rPr>
                <w:rFonts w:ascii="Times New Roman" w:hAnsi="Times New Roman"/>
                <w:spacing w:val="1"/>
                <w:sz w:val="18"/>
                <w:szCs w:val="18"/>
              </w:rPr>
              <w:t>activitie</w:t>
            </w:r>
            <w:r w:rsidRPr="00D5163E">
              <w:rPr>
                <w:rFonts w:ascii="Times New Roman" w:hAnsi="Times New Roman"/>
                <w:sz w:val="18"/>
                <w:szCs w:val="18"/>
              </w:rPr>
              <w:t>s</w:t>
            </w:r>
            <w:r w:rsidRPr="00D5163E">
              <w:rPr>
                <w:rFonts w:ascii="Times New Roman" w:hAnsi="Times New Roman"/>
                <w:spacing w:val="27"/>
                <w:sz w:val="18"/>
                <w:szCs w:val="18"/>
              </w:rPr>
              <w:t xml:space="preserve"> </w:t>
            </w:r>
            <w:r w:rsidRPr="00D5163E">
              <w:rPr>
                <w:rFonts w:ascii="Times New Roman" w:hAnsi="Times New Roman"/>
                <w:spacing w:val="1"/>
                <w:sz w:val="18"/>
                <w:szCs w:val="18"/>
              </w:rPr>
              <w:t>tha</w:t>
            </w:r>
            <w:r w:rsidRPr="00D5163E">
              <w:rPr>
                <w:rFonts w:ascii="Times New Roman" w:hAnsi="Times New Roman"/>
                <w:sz w:val="18"/>
                <w:szCs w:val="18"/>
              </w:rPr>
              <w:t>t</w:t>
            </w:r>
            <w:r w:rsidRPr="00D5163E">
              <w:rPr>
                <w:rFonts w:ascii="Times New Roman" w:hAnsi="Times New Roman"/>
                <w:spacing w:val="13"/>
                <w:sz w:val="18"/>
                <w:szCs w:val="18"/>
              </w:rPr>
              <w:t xml:space="preserve"> </w:t>
            </w:r>
            <w:r w:rsidRPr="00D5163E">
              <w:rPr>
                <w:rFonts w:ascii="Times New Roman" w:hAnsi="Times New Roman"/>
                <w:spacing w:val="2"/>
                <w:sz w:val="18"/>
                <w:szCs w:val="18"/>
              </w:rPr>
              <w:t>w</w:t>
            </w:r>
            <w:r w:rsidRPr="00D5163E">
              <w:rPr>
                <w:rFonts w:ascii="Times New Roman" w:hAnsi="Times New Roman"/>
                <w:spacing w:val="1"/>
                <w:sz w:val="18"/>
                <w:szCs w:val="18"/>
              </w:rPr>
              <w:t>il</w:t>
            </w:r>
            <w:r w:rsidRPr="00D5163E">
              <w:rPr>
                <w:rFonts w:ascii="Times New Roman" w:hAnsi="Times New Roman"/>
                <w:sz w:val="18"/>
                <w:szCs w:val="18"/>
              </w:rPr>
              <w:t>l</w:t>
            </w:r>
            <w:r w:rsidRPr="00D5163E">
              <w:rPr>
                <w:rFonts w:ascii="Times New Roman" w:hAnsi="Times New Roman"/>
                <w:spacing w:val="14"/>
                <w:sz w:val="18"/>
                <w:szCs w:val="18"/>
              </w:rPr>
              <w:t xml:space="preserve"> </w:t>
            </w:r>
            <w:r w:rsidRPr="00D5163E">
              <w:rPr>
                <w:rFonts w:ascii="Times New Roman" w:hAnsi="Times New Roman"/>
                <w:spacing w:val="1"/>
                <w:sz w:val="18"/>
                <w:szCs w:val="18"/>
              </w:rPr>
              <w:t>be pro</w:t>
            </w:r>
            <w:r w:rsidRPr="00D5163E">
              <w:rPr>
                <w:rFonts w:ascii="Times New Roman" w:hAnsi="Times New Roman"/>
                <w:spacing w:val="2"/>
                <w:sz w:val="18"/>
                <w:szCs w:val="18"/>
              </w:rPr>
              <w:t>m</w:t>
            </w:r>
            <w:r w:rsidRPr="00D5163E">
              <w:rPr>
                <w:rFonts w:ascii="Times New Roman" w:hAnsi="Times New Roman"/>
                <w:spacing w:val="-2"/>
                <w:sz w:val="18"/>
                <w:szCs w:val="18"/>
              </w:rPr>
              <w:t>o</w:t>
            </w:r>
            <w:r w:rsidRPr="00D5163E">
              <w:rPr>
                <w:rFonts w:ascii="Times New Roman" w:hAnsi="Times New Roman"/>
                <w:spacing w:val="1"/>
                <w:sz w:val="18"/>
                <w:szCs w:val="18"/>
              </w:rPr>
              <w:t>tin</w:t>
            </w:r>
            <w:r w:rsidRPr="00D5163E">
              <w:rPr>
                <w:rFonts w:ascii="Times New Roman" w:hAnsi="Times New Roman"/>
                <w:sz w:val="18"/>
                <w:szCs w:val="18"/>
              </w:rPr>
              <w:t>g</w:t>
            </w:r>
            <w:r w:rsidRPr="00D5163E">
              <w:rPr>
                <w:rFonts w:ascii="Times New Roman" w:hAnsi="Times New Roman"/>
                <w:spacing w:val="32"/>
                <w:sz w:val="18"/>
                <w:szCs w:val="18"/>
              </w:rPr>
              <w:t xml:space="preserve"> </w:t>
            </w:r>
            <w:r w:rsidRPr="00D5163E">
              <w:rPr>
                <w:rFonts w:ascii="Times New Roman" w:hAnsi="Times New Roman"/>
                <w:spacing w:val="1"/>
                <w:sz w:val="18"/>
                <w:szCs w:val="18"/>
              </w:rPr>
              <w:t>energ</w:t>
            </w:r>
            <w:r w:rsidRPr="00D5163E">
              <w:rPr>
                <w:rFonts w:ascii="Times New Roman" w:hAnsi="Times New Roman"/>
                <w:sz w:val="18"/>
                <w:szCs w:val="18"/>
              </w:rPr>
              <w:t>y</w:t>
            </w:r>
            <w:r w:rsidRPr="00D5163E">
              <w:rPr>
                <w:rFonts w:ascii="Times New Roman" w:hAnsi="Times New Roman"/>
                <w:spacing w:val="22"/>
                <w:sz w:val="18"/>
                <w:szCs w:val="18"/>
              </w:rPr>
              <w:t xml:space="preserve"> </w:t>
            </w:r>
            <w:r w:rsidRPr="00D5163E">
              <w:rPr>
                <w:rFonts w:ascii="Times New Roman" w:hAnsi="Times New Roman"/>
                <w:spacing w:val="1"/>
                <w:sz w:val="18"/>
                <w:szCs w:val="18"/>
              </w:rPr>
              <w:t>efficienc</w:t>
            </w:r>
            <w:r w:rsidRPr="00D5163E">
              <w:rPr>
                <w:rFonts w:ascii="Times New Roman" w:hAnsi="Times New Roman"/>
                <w:sz w:val="18"/>
                <w:szCs w:val="18"/>
              </w:rPr>
              <w:t>y</w:t>
            </w:r>
            <w:r w:rsidRPr="00D5163E">
              <w:rPr>
                <w:rFonts w:ascii="Times New Roman" w:hAnsi="Times New Roman"/>
                <w:spacing w:val="31"/>
                <w:sz w:val="18"/>
                <w:szCs w:val="18"/>
              </w:rPr>
              <w:t xml:space="preserve"> </w:t>
            </w:r>
            <w:r w:rsidRPr="00D5163E">
              <w:rPr>
                <w:rFonts w:ascii="Times New Roman" w:hAnsi="Times New Roman"/>
                <w:spacing w:val="1"/>
                <w:w w:val="104"/>
                <w:sz w:val="18"/>
                <w:szCs w:val="18"/>
              </w:rPr>
              <w:t>activitie</w:t>
            </w:r>
            <w:r w:rsidRPr="00D5163E">
              <w:rPr>
                <w:rFonts w:ascii="Times New Roman" w:hAnsi="Times New Roman"/>
                <w:w w:val="104"/>
                <w:sz w:val="18"/>
                <w:szCs w:val="18"/>
              </w:rPr>
              <w:t xml:space="preserve">s </w:t>
            </w:r>
            <w:r w:rsidRPr="00D5163E">
              <w:rPr>
                <w:rFonts w:ascii="Times New Roman" w:hAnsi="Times New Roman"/>
                <w:spacing w:val="1"/>
                <w:sz w:val="18"/>
                <w:szCs w:val="18"/>
              </w:rPr>
              <w:t>i</w:t>
            </w:r>
            <w:r w:rsidRPr="00D5163E">
              <w:rPr>
                <w:rFonts w:ascii="Times New Roman" w:hAnsi="Times New Roman"/>
                <w:sz w:val="18"/>
                <w:szCs w:val="18"/>
              </w:rPr>
              <w:t>n</w:t>
            </w:r>
            <w:r w:rsidRPr="00D5163E">
              <w:rPr>
                <w:rFonts w:ascii="Times New Roman" w:hAnsi="Times New Roman"/>
                <w:spacing w:val="9"/>
                <w:sz w:val="18"/>
                <w:szCs w:val="18"/>
              </w:rPr>
              <w:t xml:space="preserve"> </w:t>
            </w:r>
            <w:r w:rsidRPr="00D5163E">
              <w:rPr>
                <w:rFonts w:ascii="Times New Roman" w:hAnsi="Times New Roman"/>
                <w:spacing w:val="1"/>
                <w:sz w:val="18"/>
                <w:szCs w:val="18"/>
              </w:rPr>
              <w:t>high-energ</w:t>
            </w:r>
            <w:r w:rsidRPr="00D5163E">
              <w:rPr>
                <w:rFonts w:ascii="Times New Roman" w:hAnsi="Times New Roman"/>
                <w:sz w:val="18"/>
                <w:szCs w:val="18"/>
              </w:rPr>
              <w:t>y</w:t>
            </w:r>
            <w:r w:rsidRPr="00D5163E">
              <w:rPr>
                <w:rFonts w:ascii="Times New Roman" w:hAnsi="Times New Roman"/>
                <w:spacing w:val="37"/>
                <w:sz w:val="18"/>
                <w:szCs w:val="18"/>
              </w:rPr>
              <w:t xml:space="preserve"> </w:t>
            </w:r>
            <w:r w:rsidRPr="00D5163E">
              <w:rPr>
                <w:rFonts w:ascii="Times New Roman" w:hAnsi="Times New Roman"/>
                <w:spacing w:val="1"/>
                <w:sz w:val="18"/>
                <w:szCs w:val="18"/>
              </w:rPr>
              <w:t>consu</w:t>
            </w:r>
            <w:r w:rsidRPr="00D5163E">
              <w:rPr>
                <w:rFonts w:ascii="Times New Roman" w:hAnsi="Times New Roman"/>
                <w:spacing w:val="2"/>
                <w:sz w:val="18"/>
                <w:szCs w:val="18"/>
              </w:rPr>
              <w:t>m</w:t>
            </w:r>
            <w:r w:rsidRPr="00D5163E">
              <w:rPr>
                <w:rFonts w:ascii="Times New Roman" w:hAnsi="Times New Roman"/>
                <w:spacing w:val="1"/>
                <w:sz w:val="18"/>
                <w:szCs w:val="18"/>
              </w:rPr>
              <w:t>in</w:t>
            </w:r>
            <w:r w:rsidRPr="00D5163E">
              <w:rPr>
                <w:rFonts w:ascii="Times New Roman" w:hAnsi="Times New Roman"/>
                <w:sz w:val="18"/>
                <w:szCs w:val="18"/>
              </w:rPr>
              <w:t>g</w:t>
            </w:r>
            <w:r w:rsidRPr="00D5163E">
              <w:rPr>
                <w:rFonts w:ascii="Times New Roman" w:hAnsi="Times New Roman"/>
                <w:spacing w:val="34"/>
                <w:sz w:val="18"/>
                <w:szCs w:val="18"/>
              </w:rPr>
              <w:t xml:space="preserve"> </w:t>
            </w:r>
            <w:r w:rsidRPr="00D5163E">
              <w:rPr>
                <w:rFonts w:ascii="Times New Roman" w:hAnsi="Times New Roman"/>
                <w:spacing w:val="1"/>
                <w:sz w:val="18"/>
                <w:szCs w:val="18"/>
              </w:rPr>
              <w:t>sector</w:t>
            </w:r>
            <w:r w:rsidRPr="00D5163E">
              <w:rPr>
                <w:rFonts w:ascii="Times New Roman" w:hAnsi="Times New Roman"/>
                <w:sz w:val="18"/>
                <w:szCs w:val="18"/>
              </w:rPr>
              <w:t>,</w:t>
            </w:r>
            <w:r w:rsidRPr="00D5163E">
              <w:rPr>
                <w:rFonts w:ascii="Times New Roman" w:hAnsi="Times New Roman"/>
                <w:spacing w:val="21"/>
                <w:sz w:val="18"/>
                <w:szCs w:val="18"/>
              </w:rPr>
              <w:t xml:space="preserve"> </w:t>
            </w:r>
            <w:r w:rsidRPr="00D5163E">
              <w:rPr>
                <w:rFonts w:ascii="Times New Roman" w:hAnsi="Times New Roman"/>
                <w:spacing w:val="1"/>
                <w:sz w:val="18"/>
                <w:szCs w:val="18"/>
              </w:rPr>
              <w:t>suc</w:t>
            </w:r>
            <w:r w:rsidRPr="00D5163E">
              <w:rPr>
                <w:rFonts w:ascii="Times New Roman" w:hAnsi="Times New Roman"/>
                <w:sz w:val="18"/>
                <w:szCs w:val="18"/>
              </w:rPr>
              <w:t>h</w:t>
            </w:r>
            <w:r w:rsidRPr="00D5163E">
              <w:rPr>
                <w:rFonts w:ascii="Times New Roman" w:hAnsi="Times New Roman"/>
                <w:spacing w:val="16"/>
                <w:sz w:val="18"/>
                <w:szCs w:val="18"/>
              </w:rPr>
              <w:t xml:space="preserve"> </w:t>
            </w:r>
            <w:r w:rsidRPr="00D5163E">
              <w:rPr>
                <w:rFonts w:ascii="Times New Roman" w:hAnsi="Times New Roman"/>
                <w:spacing w:val="1"/>
                <w:sz w:val="18"/>
                <w:szCs w:val="18"/>
              </w:rPr>
              <w:t>a</w:t>
            </w:r>
            <w:r w:rsidRPr="00D5163E">
              <w:rPr>
                <w:rFonts w:ascii="Times New Roman" w:hAnsi="Times New Roman"/>
                <w:sz w:val="18"/>
                <w:szCs w:val="18"/>
              </w:rPr>
              <w:t>s</w:t>
            </w:r>
            <w:r w:rsidRPr="00D5163E">
              <w:rPr>
                <w:rFonts w:ascii="Times New Roman" w:hAnsi="Times New Roman"/>
                <w:spacing w:val="10"/>
                <w:sz w:val="18"/>
                <w:szCs w:val="18"/>
              </w:rPr>
              <w:t xml:space="preserve"> </w:t>
            </w:r>
            <w:r w:rsidRPr="00D5163E">
              <w:rPr>
                <w:rFonts w:ascii="Times New Roman" w:hAnsi="Times New Roman"/>
                <w:spacing w:val="1"/>
                <w:sz w:val="18"/>
                <w:szCs w:val="18"/>
              </w:rPr>
              <w:t>public buildings</w:t>
            </w:r>
            <w:r w:rsidRPr="00D5163E">
              <w:rPr>
                <w:rFonts w:ascii="Times New Roman" w:hAnsi="Times New Roman"/>
                <w:sz w:val="18"/>
                <w:szCs w:val="18"/>
              </w:rPr>
              <w:t>,</w:t>
            </w:r>
            <w:r w:rsidRPr="00D5163E">
              <w:rPr>
                <w:rFonts w:ascii="Times New Roman" w:hAnsi="Times New Roman"/>
                <w:spacing w:val="30"/>
                <w:sz w:val="18"/>
                <w:szCs w:val="18"/>
              </w:rPr>
              <w:t xml:space="preserve"> </w:t>
            </w:r>
            <w:r w:rsidRPr="00D5163E">
              <w:rPr>
                <w:rFonts w:ascii="Times New Roman" w:hAnsi="Times New Roman"/>
                <w:spacing w:val="1"/>
                <w:sz w:val="18"/>
                <w:szCs w:val="18"/>
              </w:rPr>
              <w:t>thu</w:t>
            </w:r>
            <w:r w:rsidRPr="00D5163E">
              <w:rPr>
                <w:rFonts w:ascii="Times New Roman" w:hAnsi="Times New Roman"/>
                <w:sz w:val="18"/>
                <w:szCs w:val="18"/>
              </w:rPr>
              <w:t>s</w:t>
            </w:r>
            <w:r w:rsidRPr="00D5163E">
              <w:rPr>
                <w:rFonts w:ascii="Times New Roman" w:hAnsi="Times New Roman"/>
                <w:spacing w:val="15"/>
                <w:sz w:val="18"/>
                <w:szCs w:val="18"/>
              </w:rPr>
              <w:t xml:space="preserve"> </w:t>
            </w:r>
            <w:r w:rsidRPr="00D5163E">
              <w:rPr>
                <w:rFonts w:ascii="Times New Roman" w:hAnsi="Times New Roman"/>
                <w:spacing w:val="2"/>
                <w:sz w:val="18"/>
                <w:szCs w:val="18"/>
              </w:rPr>
              <w:t>m</w:t>
            </w:r>
            <w:r w:rsidRPr="00D5163E">
              <w:rPr>
                <w:rFonts w:ascii="Times New Roman" w:hAnsi="Times New Roman"/>
                <w:spacing w:val="1"/>
                <w:sz w:val="18"/>
                <w:szCs w:val="18"/>
              </w:rPr>
              <w:t>or</w:t>
            </w:r>
            <w:r w:rsidRPr="00D5163E">
              <w:rPr>
                <w:rFonts w:ascii="Times New Roman" w:hAnsi="Times New Roman"/>
                <w:sz w:val="18"/>
                <w:szCs w:val="18"/>
              </w:rPr>
              <w:t>e</w:t>
            </w:r>
            <w:r w:rsidRPr="00D5163E">
              <w:rPr>
                <w:rFonts w:ascii="Times New Roman" w:hAnsi="Times New Roman"/>
                <w:spacing w:val="18"/>
                <w:sz w:val="18"/>
                <w:szCs w:val="18"/>
              </w:rPr>
              <w:t xml:space="preserve"> </w:t>
            </w:r>
            <w:r w:rsidRPr="00D5163E">
              <w:rPr>
                <w:rFonts w:ascii="Times New Roman" w:hAnsi="Times New Roman"/>
                <w:spacing w:val="1"/>
                <w:sz w:val="18"/>
                <w:szCs w:val="18"/>
              </w:rPr>
              <w:t>energ</w:t>
            </w:r>
            <w:r w:rsidRPr="00D5163E">
              <w:rPr>
                <w:rFonts w:ascii="Times New Roman" w:hAnsi="Times New Roman"/>
                <w:sz w:val="18"/>
                <w:szCs w:val="18"/>
              </w:rPr>
              <w:t>y</w:t>
            </w:r>
            <w:r w:rsidRPr="00D5163E">
              <w:rPr>
                <w:rFonts w:ascii="Times New Roman" w:hAnsi="Times New Roman"/>
                <w:spacing w:val="22"/>
                <w:sz w:val="18"/>
                <w:szCs w:val="18"/>
              </w:rPr>
              <w:t xml:space="preserve"> </w:t>
            </w:r>
            <w:r w:rsidRPr="00D5163E">
              <w:rPr>
                <w:rFonts w:ascii="Times New Roman" w:hAnsi="Times New Roman"/>
                <w:spacing w:val="1"/>
                <w:sz w:val="18"/>
                <w:szCs w:val="18"/>
              </w:rPr>
              <w:t>ca</w:t>
            </w:r>
            <w:r w:rsidRPr="00D5163E">
              <w:rPr>
                <w:rFonts w:ascii="Times New Roman" w:hAnsi="Times New Roman"/>
                <w:sz w:val="18"/>
                <w:szCs w:val="18"/>
              </w:rPr>
              <w:t>n</w:t>
            </w:r>
            <w:r w:rsidRPr="00D5163E">
              <w:rPr>
                <w:rFonts w:ascii="Times New Roman" w:hAnsi="Times New Roman"/>
                <w:spacing w:val="13"/>
                <w:sz w:val="18"/>
                <w:szCs w:val="18"/>
              </w:rPr>
              <w:t xml:space="preserve"> </w:t>
            </w:r>
            <w:r w:rsidRPr="00D5163E">
              <w:rPr>
                <w:rFonts w:ascii="Times New Roman" w:hAnsi="Times New Roman"/>
                <w:spacing w:val="1"/>
                <w:sz w:val="18"/>
                <w:szCs w:val="18"/>
              </w:rPr>
              <w:t>b</w:t>
            </w:r>
            <w:r w:rsidRPr="00D5163E">
              <w:rPr>
                <w:rFonts w:ascii="Times New Roman" w:hAnsi="Times New Roman"/>
                <w:sz w:val="18"/>
                <w:szCs w:val="18"/>
              </w:rPr>
              <w:t>e</w:t>
            </w:r>
            <w:r w:rsidRPr="00D5163E">
              <w:rPr>
                <w:rFonts w:ascii="Times New Roman" w:hAnsi="Times New Roman"/>
                <w:spacing w:val="10"/>
                <w:sz w:val="18"/>
                <w:szCs w:val="18"/>
              </w:rPr>
              <w:t xml:space="preserve"> </w:t>
            </w:r>
            <w:r w:rsidRPr="00D5163E">
              <w:rPr>
                <w:rFonts w:ascii="Times New Roman" w:hAnsi="Times New Roman"/>
                <w:spacing w:val="1"/>
                <w:sz w:val="18"/>
                <w:szCs w:val="18"/>
              </w:rPr>
              <w:t>save</w:t>
            </w:r>
            <w:r w:rsidRPr="00D5163E">
              <w:rPr>
                <w:rFonts w:ascii="Times New Roman" w:hAnsi="Times New Roman"/>
                <w:sz w:val="18"/>
                <w:szCs w:val="18"/>
              </w:rPr>
              <w:t>d</w:t>
            </w:r>
            <w:r w:rsidRPr="00D5163E">
              <w:rPr>
                <w:rFonts w:ascii="Times New Roman" w:hAnsi="Times New Roman"/>
                <w:spacing w:val="19"/>
                <w:sz w:val="18"/>
                <w:szCs w:val="18"/>
              </w:rPr>
              <w:t xml:space="preserve"> </w:t>
            </w:r>
            <w:r w:rsidRPr="00D5163E">
              <w:rPr>
                <w:rFonts w:ascii="Times New Roman" w:hAnsi="Times New Roman"/>
                <w:spacing w:val="1"/>
                <w:sz w:val="18"/>
                <w:szCs w:val="18"/>
              </w:rPr>
              <w:t>an</w:t>
            </w:r>
            <w:r w:rsidRPr="00D5163E">
              <w:rPr>
                <w:rFonts w:ascii="Times New Roman" w:hAnsi="Times New Roman"/>
                <w:sz w:val="18"/>
                <w:szCs w:val="18"/>
              </w:rPr>
              <w:t>d</w:t>
            </w:r>
            <w:r w:rsidRPr="00D5163E">
              <w:rPr>
                <w:rFonts w:ascii="Times New Roman" w:hAnsi="Times New Roman"/>
                <w:spacing w:val="11"/>
                <w:sz w:val="18"/>
                <w:szCs w:val="18"/>
              </w:rPr>
              <w:t xml:space="preserve"> </w:t>
            </w:r>
            <w:r w:rsidRPr="00D5163E">
              <w:rPr>
                <w:rFonts w:ascii="Times New Roman" w:hAnsi="Times New Roman"/>
                <w:spacing w:val="1"/>
                <w:sz w:val="18"/>
                <w:szCs w:val="18"/>
              </w:rPr>
              <w:t>distribute</w:t>
            </w:r>
            <w:r w:rsidRPr="00D5163E">
              <w:rPr>
                <w:rFonts w:ascii="Times New Roman" w:hAnsi="Times New Roman"/>
                <w:sz w:val="18"/>
                <w:szCs w:val="18"/>
              </w:rPr>
              <w:t>d</w:t>
            </w:r>
            <w:r w:rsidRPr="00D5163E">
              <w:rPr>
                <w:rFonts w:ascii="Times New Roman" w:hAnsi="Times New Roman"/>
                <w:spacing w:val="33"/>
                <w:sz w:val="18"/>
                <w:szCs w:val="18"/>
              </w:rPr>
              <w:t xml:space="preserve"> </w:t>
            </w:r>
            <w:r w:rsidRPr="00D5163E">
              <w:rPr>
                <w:rFonts w:ascii="Times New Roman" w:hAnsi="Times New Roman"/>
                <w:spacing w:val="1"/>
                <w:sz w:val="18"/>
                <w:szCs w:val="18"/>
              </w:rPr>
              <w:t>t</w:t>
            </w:r>
            <w:r w:rsidRPr="00D5163E">
              <w:rPr>
                <w:rFonts w:ascii="Times New Roman" w:hAnsi="Times New Roman"/>
                <w:sz w:val="18"/>
                <w:szCs w:val="18"/>
              </w:rPr>
              <w:t>o</w:t>
            </w:r>
            <w:r w:rsidRPr="00D5163E">
              <w:rPr>
                <w:rFonts w:ascii="Times New Roman" w:hAnsi="Times New Roman"/>
                <w:spacing w:val="9"/>
                <w:sz w:val="18"/>
                <w:szCs w:val="18"/>
              </w:rPr>
              <w:t xml:space="preserve"> </w:t>
            </w:r>
            <w:r w:rsidRPr="00D5163E">
              <w:rPr>
                <w:rFonts w:ascii="Times New Roman" w:hAnsi="Times New Roman"/>
                <w:spacing w:val="2"/>
                <w:sz w:val="18"/>
                <w:szCs w:val="18"/>
              </w:rPr>
              <w:t>m</w:t>
            </w:r>
            <w:r w:rsidRPr="00D5163E">
              <w:rPr>
                <w:rFonts w:ascii="Times New Roman" w:hAnsi="Times New Roman"/>
                <w:spacing w:val="1"/>
                <w:sz w:val="18"/>
                <w:szCs w:val="18"/>
              </w:rPr>
              <w:t>or</w:t>
            </w:r>
            <w:r w:rsidRPr="00D5163E">
              <w:rPr>
                <w:rFonts w:ascii="Times New Roman" w:hAnsi="Times New Roman"/>
                <w:sz w:val="18"/>
                <w:szCs w:val="18"/>
              </w:rPr>
              <w:t>e</w:t>
            </w:r>
            <w:r w:rsidRPr="00D5163E">
              <w:rPr>
                <w:rFonts w:ascii="Times New Roman" w:hAnsi="Times New Roman"/>
                <w:spacing w:val="18"/>
                <w:sz w:val="18"/>
                <w:szCs w:val="18"/>
              </w:rPr>
              <w:t xml:space="preserve"> </w:t>
            </w:r>
            <w:r w:rsidRPr="00D5163E">
              <w:rPr>
                <w:rFonts w:ascii="Times New Roman" w:hAnsi="Times New Roman"/>
                <w:spacing w:val="1"/>
                <w:w w:val="103"/>
                <w:sz w:val="18"/>
                <w:szCs w:val="18"/>
              </w:rPr>
              <w:t>households/industries</w:t>
            </w:r>
            <w:r w:rsidRPr="00D5163E">
              <w:rPr>
                <w:rFonts w:ascii="Times New Roman" w:hAnsi="Times New Roman"/>
                <w:w w:val="103"/>
                <w:sz w:val="18"/>
                <w:szCs w:val="18"/>
              </w:rPr>
              <w:t>.</w:t>
            </w:r>
            <w:r w:rsidRPr="00D5163E">
              <w:rPr>
                <w:rFonts w:ascii="Times New Roman" w:hAnsi="Times New Roman"/>
                <w:spacing w:val="16"/>
                <w:w w:val="103"/>
                <w:sz w:val="18"/>
                <w:szCs w:val="18"/>
              </w:rPr>
              <w:t xml:space="preserve"> </w:t>
            </w:r>
            <w:r w:rsidR="00C141E8" w:rsidRPr="00D5163E">
              <w:rPr>
                <w:rFonts w:ascii="Times New Roman" w:hAnsi="Times New Roman"/>
                <w:spacing w:val="1"/>
                <w:sz w:val="18"/>
                <w:szCs w:val="18"/>
              </w:rPr>
              <w:t>I</w:t>
            </w:r>
            <w:r w:rsidRPr="00D5163E">
              <w:rPr>
                <w:rFonts w:ascii="Times New Roman" w:hAnsi="Times New Roman"/>
                <w:sz w:val="18"/>
                <w:szCs w:val="18"/>
              </w:rPr>
              <w:t>n</w:t>
            </w:r>
            <w:r w:rsidRPr="00D5163E">
              <w:rPr>
                <w:rFonts w:ascii="Times New Roman" w:hAnsi="Times New Roman"/>
                <w:spacing w:val="9"/>
                <w:sz w:val="18"/>
                <w:szCs w:val="18"/>
              </w:rPr>
              <w:t xml:space="preserve"> </w:t>
            </w:r>
            <w:r w:rsidRPr="00D5163E">
              <w:rPr>
                <w:rFonts w:ascii="Times New Roman" w:hAnsi="Times New Roman"/>
                <w:spacing w:val="1"/>
                <w:sz w:val="18"/>
                <w:szCs w:val="18"/>
              </w:rPr>
              <w:t>th</w:t>
            </w:r>
            <w:r w:rsidRPr="00D5163E">
              <w:rPr>
                <w:rFonts w:ascii="Times New Roman" w:hAnsi="Times New Roman"/>
                <w:sz w:val="18"/>
                <w:szCs w:val="18"/>
              </w:rPr>
              <w:t>e</w:t>
            </w:r>
            <w:r w:rsidRPr="00D5163E">
              <w:rPr>
                <w:rFonts w:ascii="Times New Roman" w:hAnsi="Times New Roman"/>
                <w:spacing w:val="12"/>
                <w:sz w:val="18"/>
                <w:szCs w:val="18"/>
              </w:rPr>
              <w:t xml:space="preserve"> </w:t>
            </w:r>
            <w:r w:rsidRPr="00D5163E">
              <w:rPr>
                <w:rFonts w:ascii="Times New Roman" w:hAnsi="Times New Roman"/>
                <w:spacing w:val="1"/>
                <w:sz w:val="18"/>
                <w:szCs w:val="18"/>
              </w:rPr>
              <w:t>proces</w:t>
            </w:r>
            <w:r w:rsidRPr="00D5163E">
              <w:rPr>
                <w:rFonts w:ascii="Times New Roman" w:hAnsi="Times New Roman"/>
                <w:sz w:val="18"/>
                <w:szCs w:val="18"/>
              </w:rPr>
              <w:t>s</w:t>
            </w:r>
            <w:r w:rsidRPr="00D5163E">
              <w:rPr>
                <w:rFonts w:ascii="Times New Roman" w:hAnsi="Times New Roman"/>
                <w:spacing w:val="23"/>
                <w:sz w:val="18"/>
                <w:szCs w:val="18"/>
              </w:rPr>
              <w:t xml:space="preserve"> </w:t>
            </w:r>
            <w:r w:rsidRPr="00D5163E">
              <w:rPr>
                <w:rFonts w:ascii="Times New Roman" w:hAnsi="Times New Roman"/>
                <w:spacing w:val="1"/>
                <w:sz w:val="18"/>
                <w:szCs w:val="18"/>
              </w:rPr>
              <w:t>o</w:t>
            </w:r>
            <w:r w:rsidRPr="00D5163E">
              <w:rPr>
                <w:rFonts w:ascii="Times New Roman" w:hAnsi="Times New Roman"/>
                <w:sz w:val="18"/>
                <w:szCs w:val="18"/>
              </w:rPr>
              <w:t>f</w:t>
            </w:r>
            <w:r w:rsidRPr="00D5163E">
              <w:rPr>
                <w:rFonts w:ascii="Times New Roman" w:hAnsi="Times New Roman"/>
                <w:spacing w:val="9"/>
                <w:sz w:val="18"/>
                <w:szCs w:val="18"/>
              </w:rPr>
              <w:t xml:space="preserve"> </w:t>
            </w:r>
            <w:r w:rsidRPr="00D5163E">
              <w:rPr>
                <w:rFonts w:ascii="Times New Roman" w:hAnsi="Times New Roman"/>
                <w:spacing w:val="1"/>
                <w:sz w:val="18"/>
                <w:szCs w:val="18"/>
              </w:rPr>
              <w:t>selectio</w:t>
            </w:r>
            <w:r w:rsidRPr="00D5163E">
              <w:rPr>
                <w:rFonts w:ascii="Times New Roman" w:hAnsi="Times New Roman"/>
                <w:sz w:val="18"/>
                <w:szCs w:val="18"/>
              </w:rPr>
              <w:t>n</w:t>
            </w:r>
            <w:r w:rsidRPr="00D5163E">
              <w:rPr>
                <w:rFonts w:ascii="Times New Roman" w:hAnsi="Times New Roman"/>
                <w:spacing w:val="28"/>
                <w:sz w:val="18"/>
                <w:szCs w:val="18"/>
              </w:rPr>
              <w:t xml:space="preserve"> </w:t>
            </w:r>
            <w:r w:rsidRPr="00D5163E">
              <w:rPr>
                <w:rFonts w:ascii="Times New Roman" w:hAnsi="Times New Roman"/>
                <w:spacing w:val="1"/>
                <w:sz w:val="18"/>
                <w:szCs w:val="18"/>
              </w:rPr>
              <w:t>an</w:t>
            </w:r>
            <w:r w:rsidRPr="00D5163E">
              <w:rPr>
                <w:rFonts w:ascii="Times New Roman" w:hAnsi="Times New Roman"/>
                <w:sz w:val="18"/>
                <w:szCs w:val="18"/>
              </w:rPr>
              <w:t>d</w:t>
            </w:r>
            <w:r w:rsidRPr="00D5163E">
              <w:rPr>
                <w:rFonts w:ascii="Times New Roman" w:hAnsi="Times New Roman"/>
                <w:spacing w:val="14"/>
                <w:sz w:val="18"/>
                <w:szCs w:val="18"/>
              </w:rPr>
              <w:t xml:space="preserve"> </w:t>
            </w:r>
            <w:r w:rsidRPr="00D5163E">
              <w:rPr>
                <w:rFonts w:ascii="Times New Roman" w:hAnsi="Times New Roman"/>
                <w:spacing w:val="1"/>
                <w:sz w:val="18"/>
                <w:szCs w:val="18"/>
              </w:rPr>
              <w:t>i</w:t>
            </w:r>
            <w:r w:rsidRPr="00D5163E">
              <w:rPr>
                <w:rFonts w:ascii="Times New Roman" w:hAnsi="Times New Roman"/>
                <w:spacing w:val="2"/>
                <w:sz w:val="18"/>
                <w:szCs w:val="18"/>
              </w:rPr>
              <w:t>m</w:t>
            </w:r>
            <w:r w:rsidRPr="00D5163E">
              <w:rPr>
                <w:rFonts w:ascii="Times New Roman" w:hAnsi="Times New Roman"/>
                <w:spacing w:val="1"/>
                <w:sz w:val="18"/>
                <w:szCs w:val="18"/>
              </w:rPr>
              <w:t>ple</w:t>
            </w:r>
            <w:r w:rsidRPr="00D5163E">
              <w:rPr>
                <w:rFonts w:ascii="Times New Roman" w:hAnsi="Times New Roman"/>
                <w:spacing w:val="2"/>
                <w:sz w:val="18"/>
                <w:szCs w:val="18"/>
              </w:rPr>
              <w:t>m</w:t>
            </w:r>
            <w:r w:rsidRPr="00D5163E">
              <w:rPr>
                <w:rFonts w:ascii="Times New Roman" w:hAnsi="Times New Roman"/>
                <w:spacing w:val="1"/>
                <w:sz w:val="18"/>
                <w:szCs w:val="18"/>
              </w:rPr>
              <w:t>entatio</w:t>
            </w:r>
            <w:r w:rsidRPr="00D5163E">
              <w:rPr>
                <w:rFonts w:ascii="Times New Roman" w:hAnsi="Times New Roman"/>
                <w:sz w:val="18"/>
                <w:szCs w:val="18"/>
              </w:rPr>
              <w:t xml:space="preserve">n </w:t>
            </w:r>
            <w:r w:rsidR="00C141E8" w:rsidRPr="00D5163E">
              <w:rPr>
                <w:rFonts w:ascii="Times New Roman" w:hAnsi="Times New Roman"/>
                <w:spacing w:val="1"/>
                <w:sz w:val="18"/>
                <w:szCs w:val="18"/>
              </w:rPr>
              <w:t xml:space="preserve">of </w:t>
            </w:r>
            <w:r w:rsidRPr="00D5163E">
              <w:rPr>
                <w:rFonts w:ascii="Times New Roman" w:hAnsi="Times New Roman"/>
                <w:spacing w:val="1"/>
                <w:w w:val="104"/>
                <w:sz w:val="18"/>
                <w:szCs w:val="18"/>
              </w:rPr>
              <w:t>energ</w:t>
            </w:r>
            <w:r w:rsidRPr="00D5163E">
              <w:rPr>
                <w:rFonts w:ascii="Times New Roman" w:hAnsi="Times New Roman"/>
                <w:w w:val="104"/>
                <w:sz w:val="18"/>
                <w:szCs w:val="18"/>
              </w:rPr>
              <w:t xml:space="preserve">y </w:t>
            </w:r>
            <w:r w:rsidRPr="00D5163E">
              <w:rPr>
                <w:rFonts w:ascii="Times New Roman" w:hAnsi="Times New Roman"/>
                <w:spacing w:val="1"/>
                <w:sz w:val="18"/>
                <w:szCs w:val="18"/>
              </w:rPr>
              <w:t>efficienc</w:t>
            </w:r>
            <w:r w:rsidRPr="00D5163E">
              <w:rPr>
                <w:rFonts w:ascii="Times New Roman" w:hAnsi="Times New Roman"/>
                <w:sz w:val="18"/>
                <w:szCs w:val="18"/>
              </w:rPr>
              <w:t>y</w:t>
            </w:r>
            <w:r w:rsidRPr="00D5163E">
              <w:rPr>
                <w:rFonts w:ascii="Times New Roman" w:hAnsi="Times New Roman"/>
                <w:spacing w:val="31"/>
                <w:sz w:val="18"/>
                <w:szCs w:val="18"/>
              </w:rPr>
              <w:t xml:space="preserve"> </w:t>
            </w:r>
            <w:r w:rsidRPr="00D5163E">
              <w:rPr>
                <w:rFonts w:ascii="Times New Roman" w:hAnsi="Times New Roman"/>
                <w:spacing w:val="1"/>
                <w:sz w:val="18"/>
                <w:szCs w:val="18"/>
              </w:rPr>
              <w:t>project</w:t>
            </w:r>
            <w:r w:rsidRPr="00D5163E">
              <w:rPr>
                <w:rFonts w:ascii="Times New Roman" w:hAnsi="Times New Roman"/>
                <w:sz w:val="18"/>
                <w:szCs w:val="18"/>
              </w:rPr>
              <w:t>s</w:t>
            </w:r>
            <w:r w:rsidRPr="00D5163E">
              <w:rPr>
                <w:rFonts w:ascii="Times New Roman" w:hAnsi="Times New Roman"/>
                <w:spacing w:val="25"/>
                <w:sz w:val="18"/>
                <w:szCs w:val="18"/>
              </w:rPr>
              <w:t xml:space="preserve"> </w:t>
            </w:r>
            <w:r w:rsidRPr="00D5163E">
              <w:rPr>
                <w:rFonts w:ascii="Times New Roman" w:hAnsi="Times New Roman"/>
                <w:spacing w:val="1"/>
                <w:sz w:val="18"/>
                <w:szCs w:val="18"/>
              </w:rPr>
              <w:t>tha</w:t>
            </w:r>
            <w:r w:rsidRPr="00D5163E">
              <w:rPr>
                <w:rFonts w:ascii="Times New Roman" w:hAnsi="Times New Roman"/>
                <w:sz w:val="18"/>
                <w:szCs w:val="18"/>
              </w:rPr>
              <w:t>t</w:t>
            </w:r>
            <w:r w:rsidRPr="00D5163E">
              <w:rPr>
                <w:rFonts w:ascii="Times New Roman" w:hAnsi="Times New Roman"/>
                <w:spacing w:val="13"/>
                <w:sz w:val="18"/>
                <w:szCs w:val="18"/>
              </w:rPr>
              <w:t xml:space="preserve"> </w:t>
            </w:r>
            <w:r w:rsidRPr="00D5163E">
              <w:rPr>
                <w:rFonts w:ascii="Times New Roman" w:hAnsi="Times New Roman"/>
                <w:spacing w:val="2"/>
                <w:sz w:val="18"/>
                <w:szCs w:val="18"/>
              </w:rPr>
              <w:t>w</w:t>
            </w:r>
            <w:r w:rsidRPr="00D5163E">
              <w:rPr>
                <w:rFonts w:ascii="Times New Roman" w:hAnsi="Times New Roman"/>
                <w:spacing w:val="1"/>
                <w:sz w:val="18"/>
                <w:szCs w:val="18"/>
              </w:rPr>
              <w:t>il</w:t>
            </w:r>
            <w:r w:rsidRPr="00D5163E">
              <w:rPr>
                <w:rFonts w:ascii="Times New Roman" w:hAnsi="Times New Roman"/>
                <w:sz w:val="18"/>
                <w:szCs w:val="18"/>
              </w:rPr>
              <w:t>l</w:t>
            </w:r>
            <w:r w:rsidRPr="00D5163E">
              <w:rPr>
                <w:rFonts w:ascii="Times New Roman" w:hAnsi="Times New Roman"/>
                <w:spacing w:val="14"/>
                <w:sz w:val="18"/>
                <w:szCs w:val="18"/>
              </w:rPr>
              <w:t xml:space="preserve"> </w:t>
            </w:r>
            <w:r w:rsidRPr="00D5163E">
              <w:rPr>
                <w:rFonts w:ascii="Times New Roman" w:hAnsi="Times New Roman"/>
                <w:spacing w:val="1"/>
                <w:sz w:val="18"/>
                <w:szCs w:val="18"/>
              </w:rPr>
              <w:t>b</w:t>
            </w:r>
            <w:r w:rsidRPr="00D5163E">
              <w:rPr>
                <w:rFonts w:ascii="Times New Roman" w:hAnsi="Times New Roman"/>
                <w:sz w:val="18"/>
                <w:szCs w:val="18"/>
              </w:rPr>
              <w:t>e</w:t>
            </w:r>
            <w:r w:rsidRPr="00D5163E">
              <w:rPr>
                <w:rFonts w:ascii="Times New Roman" w:hAnsi="Times New Roman"/>
                <w:spacing w:val="10"/>
                <w:sz w:val="18"/>
                <w:szCs w:val="18"/>
              </w:rPr>
              <w:t xml:space="preserve"> </w:t>
            </w:r>
            <w:r w:rsidRPr="00D5163E">
              <w:rPr>
                <w:rFonts w:ascii="Times New Roman" w:hAnsi="Times New Roman"/>
                <w:spacing w:val="1"/>
                <w:sz w:val="18"/>
                <w:szCs w:val="18"/>
              </w:rPr>
              <w:t>de</w:t>
            </w:r>
            <w:r w:rsidRPr="00D5163E">
              <w:rPr>
                <w:rFonts w:ascii="Times New Roman" w:hAnsi="Times New Roman"/>
                <w:spacing w:val="2"/>
                <w:sz w:val="18"/>
                <w:szCs w:val="18"/>
              </w:rPr>
              <w:t>m</w:t>
            </w:r>
            <w:r w:rsidRPr="00D5163E">
              <w:rPr>
                <w:rFonts w:ascii="Times New Roman" w:hAnsi="Times New Roman"/>
                <w:spacing w:val="1"/>
                <w:sz w:val="18"/>
                <w:szCs w:val="18"/>
              </w:rPr>
              <w:t>onstrate</w:t>
            </w:r>
            <w:r w:rsidRPr="00D5163E">
              <w:rPr>
                <w:rFonts w:ascii="Times New Roman" w:hAnsi="Times New Roman"/>
                <w:sz w:val="18"/>
                <w:szCs w:val="18"/>
              </w:rPr>
              <w:t>d</w:t>
            </w:r>
            <w:r w:rsidRPr="00D5163E">
              <w:rPr>
                <w:rFonts w:ascii="Times New Roman" w:hAnsi="Times New Roman"/>
                <w:spacing w:val="41"/>
                <w:sz w:val="18"/>
                <w:szCs w:val="18"/>
              </w:rPr>
              <w:t xml:space="preserve"> </w:t>
            </w:r>
            <w:r w:rsidRPr="00D5163E">
              <w:rPr>
                <w:rFonts w:ascii="Times New Roman" w:hAnsi="Times New Roman"/>
                <w:spacing w:val="1"/>
                <w:sz w:val="18"/>
                <w:szCs w:val="18"/>
              </w:rPr>
              <w:t>i</w:t>
            </w:r>
            <w:r w:rsidRPr="00D5163E">
              <w:rPr>
                <w:rFonts w:ascii="Times New Roman" w:hAnsi="Times New Roman"/>
                <w:sz w:val="18"/>
                <w:szCs w:val="18"/>
              </w:rPr>
              <w:t>n</w:t>
            </w:r>
            <w:r w:rsidRPr="00D5163E">
              <w:rPr>
                <w:rFonts w:ascii="Times New Roman" w:hAnsi="Times New Roman"/>
                <w:spacing w:val="9"/>
                <w:sz w:val="18"/>
                <w:szCs w:val="18"/>
              </w:rPr>
              <w:t xml:space="preserve"> </w:t>
            </w:r>
            <w:r w:rsidRPr="00D5163E">
              <w:rPr>
                <w:rFonts w:ascii="Times New Roman" w:hAnsi="Times New Roman"/>
                <w:spacing w:val="1"/>
                <w:sz w:val="18"/>
                <w:szCs w:val="18"/>
              </w:rPr>
              <w:t>th</w:t>
            </w:r>
            <w:r w:rsidRPr="00D5163E">
              <w:rPr>
                <w:rFonts w:ascii="Times New Roman" w:hAnsi="Times New Roman"/>
                <w:sz w:val="18"/>
                <w:szCs w:val="18"/>
              </w:rPr>
              <w:t>e</w:t>
            </w:r>
            <w:r w:rsidRPr="00D5163E">
              <w:rPr>
                <w:rFonts w:ascii="Times New Roman" w:hAnsi="Times New Roman"/>
                <w:spacing w:val="12"/>
                <w:sz w:val="18"/>
                <w:szCs w:val="18"/>
              </w:rPr>
              <w:t xml:space="preserve"> </w:t>
            </w:r>
            <w:r w:rsidRPr="00D5163E">
              <w:rPr>
                <w:rFonts w:ascii="Times New Roman" w:hAnsi="Times New Roman"/>
                <w:spacing w:val="1"/>
                <w:sz w:val="18"/>
                <w:szCs w:val="18"/>
              </w:rPr>
              <w:t>pilo</w:t>
            </w:r>
            <w:r w:rsidRPr="00D5163E">
              <w:rPr>
                <w:rFonts w:ascii="Times New Roman" w:hAnsi="Times New Roman"/>
                <w:sz w:val="18"/>
                <w:szCs w:val="18"/>
              </w:rPr>
              <w:t>t</w:t>
            </w:r>
            <w:r w:rsidRPr="00D5163E">
              <w:rPr>
                <w:rFonts w:ascii="Times New Roman" w:hAnsi="Times New Roman"/>
                <w:spacing w:val="15"/>
                <w:sz w:val="18"/>
                <w:szCs w:val="18"/>
              </w:rPr>
              <w:t xml:space="preserve"> </w:t>
            </w:r>
            <w:r w:rsidRPr="00D5163E">
              <w:rPr>
                <w:rFonts w:ascii="Times New Roman" w:hAnsi="Times New Roman"/>
                <w:spacing w:val="1"/>
                <w:sz w:val="18"/>
                <w:szCs w:val="18"/>
              </w:rPr>
              <w:t>province</w:t>
            </w:r>
            <w:r w:rsidRPr="00D5163E">
              <w:rPr>
                <w:rFonts w:ascii="Times New Roman" w:hAnsi="Times New Roman"/>
                <w:sz w:val="18"/>
                <w:szCs w:val="18"/>
              </w:rPr>
              <w:t>,</w:t>
            </w:r>
            <w:r w:rsidRPr="00D5163E">
              <w:rPr>
                <w:rFonts w:ascii="Times New Roman" w:hAnsi="Times New Roman"/>
                <w:spacing w:val="28"/>
                <w:sz w:val="18"/>
                <w:szCs w:val="18"/>
              </w:rPr>
              <w:t xml:space="preserve"> </w:t>
            </w:r>
            <w:r w:rsidRPr="00D5163E">
              <w:rPr>
                <w:rFonts w:ascii="Times New Roman" w:hAnsi="Times New Roman"/>
                <w:spacing w:val="1"/>
                <w:sz w:val="18"/>
                <w:szCs w:val="18"/>
              </w:rPr>
              <w:t>participator</w:t>
            </w:r>
            <w:r w:rsidRPr="00D5163E">
              <w:rPr>
                <w:rFonts w:ascii="Times New Roman" w:hAnsi="Times New Roman"/>
                <w:sz w:val="18"/>
                <w:szCs w:val="18"/>
              </w:rPr>
              <w:t>y</w:t>
            </w:r>
            <w:r w:rsidRPr="00D5163E">
              <w:rPr>
                <w:rFonts w:ascii="Times New Roman" w:hAnsi="Times New Roman"/>
                <w:spacing w:val="39"/>
                <w:sz w:val="18"/>
                <w:szCs w:val="18"/>
              </w:rPr>
              <w:t xml:space="preserve"> </w:t>
            </w:r>
            <w:r w:rsidRPr="00D5163E">
              <w:rPr>
                <w:rFonts w:ascii="Times New Roman" w:hAnsi="Times New Roman"/>
                <w:spacing w:val="1"/>
                <w:sz w:val="18"/>
                <w:szCs w:val="18"/>
              </w:rPr>
              <w:t>approac</w:t>
            </w:r>
            <w:r w:rsidRPr="00D5163E">
              <w:rPr>
                <w:rFonts w:ascii="Times New Roman" w:hAnsi="Times New Roman"/>
                <w:sz w:val="18"/>
                <w:szCs w:val="18"/>
              </w:rPr>
              <w:t>h</w:t>
            </w:r>
            <w:r w:rsidRPr="00D5163E">
              <w:rPr>
                <w:rFonts w:ascii="Times New Roman" w:hAnsi="Times New Roman"/>
                <w:spacing w:val="29"/>
                <w:sz w:val="18"/>
                <w:szCs w:val="18"/>
              </w:rPr>
              <w:t xml:space="preserve"> </w:t>
            </w:r>
            <w:r w:rsidRPr="00D5163E">
              <w:rPr>
                <w:rFonts w:ascii="Times New Roman" w:hAnsi="Times New Roman"/>
                <w:spacing w:val="1"/>
                <w:sz w:val="18"/>
                <w:szCs w:val="18"/>
              </w:rPr>
              <w:t>an</w:t>
            </w:r>
            <w:r w:rsidRPr="00D5163E">
              <w:rPr>
                <w:rFonts w:ascii="Times New Roman" w:hAnsi="Times New Roman"/>
                <w:sz w:val="18"/>
                <w:szCs w:val="18"/>
              </w:rPr>
              <w:t>d</w:t>
            </w:r>
            <w:r w:rsidRPr="00D5163E">
              <w:rPr>
                <w:rFonts w:ascii="Times New Roman" w:hAnsi="Times New Roman"/>
                <w:spacing w:val="14"/>
                <w:sz w:val="18"/>
                <w:szCs w:val="18"/>
              </w:rPr>
              <w:t xml:space="preserve"> </w:t>
            </w:r>
            <w:r w:rsidRPr="00D5163E">
              <w:rPr>
                <w:rFonts w:ascii="Times New Roman" w:hAnsi="Times New Roman"/>
                <w:spacing w:val="1"/>
                <w:sz w:val="18"/>
                <w:szCs w:val="18"/>
              </w:rPr>
              <w:t>free</w:t>
            </w:r>
            <w:r w:rsidRPr="00D5163E">
              <w:rPr>
                <w:rFonts w:ascii="Times New Roman" w:hAnsi="Times New Roman"/>
                <w:sz w:val="18"/>
                <w:szCs w:val="18"/>
              </w:rPr>
              <w:t>,</w:t>
            </w:r>
            <w:r w:rsidRPr="00D5163E">
              <w:rPr>
                <w:rFonts w:ascii="Times New Roman" w:hAnsi="Times New Roman"/>
                <w:spacing w:val="15"/>
                <w:sz w:val="18"/>
                <w:szCs w:val="18"/>
              </w:rPr>
              <w:t xml:space="preserve"> </w:t>
            </w:r>
            <w:r w:rsidRPr="00D5163E">
              <w:rPr>
                <w:rFonts w:ascii="Times New Roman" w:hAnsi="Times New Roman"/>
                <w:spacing w:val="1"/>
                <w:sz w:val="18"/>
                <w:szCs w:val="18"/>
              </w:rPr>
              <w:t>prio</w:t>
            </w:r>
            <w:r w:rsidRPr="00D5163E">
              <w:rPr>
                <w:rFonts w:ascii="Times New Roman" w:hAnsi="Times New Roman"/>
                <w:sz w:val="18"/>
                <w:szCs w:val="18"/>
              </w:rPr>
              <w:t>r</w:t>
            </w:r>
            <w:r w:rsidRPr="00D5163E">
              <w:rPr>
                <w:rFonts w:ascii="Times New Roman" w:hAnsi="Times New Roman"/>
                <w:spacing w:val="16"/>
                <w:sz w:val="18"/>
                <w:szCs w:val="18"/>
              </w:rPr>
              <w:t xml:space="preserve"> </w:t>
            </w:r>
            <w:r w:rsidRPr="00D5163E">
              <w:rPr>
                <w:rFonts w:ascii="Times New Roman" w:hAnsi="Times New Roman"/>
                <w:spacing w:val="1"/>
                <w:sz w:val="18"/>
                <w:szCs w:val="18"/>
              </w:rPr>
              <w:t>an</w:t>
            </w:r>
            <w:r w:rsidRPr="00D5163E">
              <w:rPr>
                <w:rFonts w:ascii="Times New Roman" w:hAnsi="Times New Roman"/>
                <w:sz w:val="18"/>
                <w:szCs w:val="18"/>
              </w:rPr>
              <w:t>d</w:t>
            </w:r>
            <w:r w:rsidRPr="00D5163E">
              <w:rPr>
                <w:rFonts w:ascii="Times New Roman" w:hAnsi="Times New Roman"/>
                <w:spacing w:val="14"/>
                <w:sz w:val="18"/>
                <w:szCs w:val="18"/>
              </w:rPr>
              <w:t xml:space="preserve"> </w:t>
            </w:r>
            <w:r w:rsidRPr="00D5163E">
              <w:rPr>
                <w:rFonts w:ascii="Times New Roman" w:hAnsi="Times New Roman"/>
                <w:spacing w:val="1"/>
                <w:sz w:val="18"/>
                <w:szCs w:val="18"/>
              </w:rPr>
              <w:t>infor</w:t>
            </w:r>
            <w:r w:rsidRPr="00D5163E">
              <w:rPr>
                <w:rFonts w:ascii="Times New Roman" w:hAnsi="Times New Roman"/>
                <w:spacing w:val="2"/>
                <w:sz w:val="18"/>
                <w:szCs w:val="18"/>
              </w:rPr>
              <w:t>m</w:t>
            </w:r>
            <w:r w:rsidRPr="00D5163E">
              <w:rPr>
                <w:rFonts w:ascii="Times New Roman" w:hAnsi="Times New Roman"/>
                <w:spacing w:val="1"/>
                <w:sz w:val="18"/>
                <w:szCs w:val="18"/>
              </w:rPr>
              <w:t>e</w:t>
            </w:r>
            <w:r w:rsidRPr="00D5163E">
              <w:rPr>
                <w:rFonts w:ascii="Times New Roman" w:hAnsi="Times New Roman"/>
                <w:sz w:val="18"/>
                <w:szCs w:val="18"/>
              </w:rPr>
              <w:t>d</w:t>
            </w:r>
            <w:r w:rsidRPr="00D5163E">
              <w:rPr>
                <w:rFonts w:ascii="Times New Roman" w:hAnsi="Times New Roman"/>
                <w:spacing w:val="29"/>
                <w:sz w:val="18"/>
                <w:szCs w:val="18"/>
              </w:rPr>
              <w:t xml:space="preserve"> </w:t>
            </w:r>
            <w:r w:rsidRPr="00D5163E">
              <w:rPr>
                <w:rFonts w:ascii="Times New Roman" w:hAnsi="Times New Roman"/>
                <w:spacing w:val="1"/>
                <w:sz w:val="18"/>
                <w:szCs w:val="18"/>
              </w:rPr>
              <w:t>consen</w:t>
            </w:r>
            <w:r w:rsidRPr="00D5163E">
              <w:rPr>
                <w:rFonts w:ascii="Times New Roman" w:hAnsi="Times New Roman"/>
                <w:sz w:val="18"/>
                <w:szCs w:val="18"/>
              </w:rPr>
              <w:t>t</w:t>
            </w:r>
            <w:r w:rsidRPr="00D5163E">
              <w:rPr>
                <w:rFonts w:ascii="Times New Roman" w:hAnsi="Times New Roman"/>
                <w:spacing w:val="21"/>
                <w:sz w:val="18"/>
                <w:szCs w:val="18"/>
              </w:rPr>
              <w:t xml:space="preserve"> </w:t>
            </w:r>
            <w:r w:rsidRPr="00D5163E">
              <w:rPr>
                <w:rFonts w:ascii="Times New Roman" w:hAnsi="Times New Roman"/>
                <w:spacing w:val="1"/>
                <w:sz w:val="18"/>
                <w:szCs w:val="18"/>
              </w:rPr>
              <w:t>(FPI</w:t>
            </w:r>
            <w:r w:rsidRPr="00D5163E">
              <w:rPr>
                <w:rFonts w:ascii="Times New Roman" w:hAnsi="Times New Roman"/>
                <w:spacing w:val="2"/>
                <w:sz w:val="18"/>
                <w:szCs w:val="18"/>
              </w:rPr>
              <w:t>C</w:t>
            </w:r>
            <w:r w:rsidRPr="00D5163E">
              <w:rPr>
                <w:rFonts w:ascii="Times New Roman" w:hAnsi="Times New Roman"/>
                <w:sz w:val="18"/>
                <w:szCs w:val="18"/>
              </w:rPr>
              <w:t>)</w:t>
            </w:r>
            <w:r w:rsidRPr="00D5163E">
              <w:rPr>
                <w:rFonts w:ascii="Times New Roman" w:hAnsi="Times New Roman"/>
                <w:spacing w:val="22"/>
                <w:sz w:val="18"/>
                <w:szCs w:val="18"/>
              </w:rPr>
              <w:t xml:space="preserve"> </w:t>
            </w:r>
            <w:r w:rsidRPr="00D5163E">
              <w:rPr>
                <w:rFonts w:ascii="Times New Roman" w:hAnsi="Times New Roman"/>
                <w:spacing w:val="1"/>
                <w:sz w:val="18"/>
                <w:szCs w:val="18"/>
              </w:rPr>
              <w:t>proces</w:t>
            </w:r>
            <w:r w:rsidRPr="00D5163E">
              <w:rPr>
                <w:rFonts w:ascii="Times New Roman" w:hAnsi="Times New Roman"/>
                <w:sz w:val="18"/>
                <w:szCs w:val="18"/>
              </w:rPr>
              <w:t>s</w:t>
            </w:r>
            <w:r w:rsidRPr="00D5163E">
              <w:rPr>
                <w:rFonts w:ascii="Times New Roman" w:hAnsi="Times New Roman"/>
                <w:spacing w:val="23"/>
                <w:sz w:val="18"/>
                <w:szCs w:val="18"/>
              </w:rPr>
              <w:t xml:space="preserve"> </w:t>
            </w:r>
            <w:r w:rsidRPr="00D5163E">
              <w:rPr>
                <w:rFonts w:ascii="Times New Roman" w:hAnsi="Times New Roman"/>
                <w:spacing w:val="2"/>
                <w:sz w:val="18"/>
                <w:szCs w:val="18"/>
              </w:rPr>
              <w:t>w</w:t>
            </w:r>
            <w:r w:rsidRPr="00D5163E">
              <w:rPr>
                <w:rFonts w:ascii="Times New Roman" w:hAnsi="Times New Roman"/>
                <w:spacing w:val="1"/>
                <w:sz w:val="18"/>
                <w:szCs w:val="18"/>
              </w:rPr>
              <w:t>il</w:t>
            </w:r>
            <w:r w:rsidRPr="00D5163E">
              <w:rPr>
                <w:rFonts w:ascii="Times New Roman" w:hAnsi="Times New Roman"/>
                <w:sz w:val="18"/>
                <w:szCs w:val="18"/>
              </w:rPr>
              <w:t>l</w:t>
            </w:r>
            <w:r w:rsidRPr="00D5163E">
              <w:rPr>
                <w:rFonts w:ascii="Times New Roman" w:hAnsi="Times New Roman"/>
                <w:spacing w:val="14"/>
                <w:sz w:val="18"/>
                <w:szCs w:val="18"/>
              </w:rPr>
              <w:t xml:space="preserve"> </w:t>
            </w:r>
            <w:r w:rsidRPr="00D5163E">
              <w:rPr>
                <w:rFonts w:ascii="Times New Roman" w:hAnsi="Times New Roman"/>
                <w:spacing w:val="1"/>
                <w:sz w:val="18"/>
                <w:szCs w:val="18"/>
              </w:rPr>
              <w:t>b</w:t>
            </w:r>
            <w:r w:rsidRPr="00D5163E">
              <w:rPr>
                <w:rFonts w:ascii="Times New Roman" w:hAnsi="Times New Roman"/>
                <w:sz w:val="18"/>
                <w:szCs w:val="18"/>
              </w:rPr>
              <w:t>e</w:t>
            </w:r>
            <w:r w:rsidRPr="00D5163E">
              <w:rPr>
                <w:rFonts w:ascii="Times New Roman" w:hAnsi="Times New Roman"/>
                <w:spacing w:val="10"/>
                <w:sz w:val="18"/>
                <w:szCs w:val="18"/>
              </w:rPr>
              <w:t xml:space="preserve"> </w:t>
            </w:r>
            <w:r w:rsidRPr="00D5163E">
              <w:rPr>
                <w:rFonts w:ascii="Times New Roman" w:hAnsi="Times New Roman"/>
                <w:spacing w:val="1"/>
                <w:sz w:val="18"/>
                <w:szCs w:val="18"/>
              </w:rPr>
              <w:t>conducte</w:t>
            </w:r>
            <w:r w:rsidRPr="00D5163E">
              <w:rPr>
                <w:rFonts w:ascii="Times New Roman" w:hAnsi="Times New Roman"/>
                <w:sz w:val="18"/>
                <w:szCs w:val="18"/>
              </w:rPr>
              <w:t>d</w:t>
            </w:r>
            <w:r w:rsidRPr="00D5163E">
              <w:rPr>
                <w:rFonts w:ascii="Times New Roman" w:hAnsi="Times New Roman"/>
                <w:spacing w:val="32"/>
                <w:sz w:val="18"/>
                <w:szCs w:val="18"/>
              </w:rPr>
              <w:t xml:space="preserve"> </w:t>
            </w:r>
            <w:r w:rsidRPr="00D5163E">
              <w:rPr>
                <w:rFonts w:ascii="Times New Roman" w:hAnsi="Times New Roman"/>
                <w:spacing w:val="1"/>
                <w:sz w:val="18"/>
                <w:szCs w:val="18"/>
              </w:rPr>
              <w:t>b</w:t>
            </w:r>
            <w:r w:rsidRPr="00D5163E">
              <w:rPr>
                <w:rFonts w:ascii="Times New Roman" w:hAnsi="Times New Roman"/>
                <w:sz w:val="18"/>
                <w:szCs w:val="18"/>
              </w:rPr>
              <w:t>y</w:t>
            </w:r>
            <w:r w:rsidRPr="00D5163E">
              <w:rPr>
                <w:rFonts w:ascii="Times New Roman" w:hAnsi="Times New Roman"/>
                <w:spacing w:val="11"/>
                <w:sz w:val="18"/>
                <w:szCs w:val="18"/>
              </w:rPr>
              <w:t xml:space="preserve"> </w:t>
            </w:r>
            <w:r w:rsidRPr="00D5163E">
              <w:rPr>
                <w:rFonts w:ascii="Times New Roman" w:hAnsi="Times New Roman"/>
                <w:spacing w:val="1"/>
                <w:w w:val="104"/>
                <w:sz w:val="18"/>
                <w:szCs w:val="18"/>
              </w:rPr>
              <w:t>involvin</w:t>
            </w:r>
            <w:r w:rsidRPr="00D5163E">
              <w:rPr>
                <w:rFonts w:ascii="Times New Roman" w:hAnsi="Times New Roman"/>
                <w:w w:val="104"/>
                <w:sz w:val="18"/>
                <w:szCs w:val="18"/>
              </w:rPr>
              <w:t xml:space="preserve">g </w:t>
            </w:r>
            <w:r w:rsidRPr="00D5163E">
              <w:rPr>
                <w:rFonts w:ascii="Times New Roman" w:hAnsi="Times New Roman"/>
                <w:spacing w:val="1"/>
                <w:sz w:val="18"/>
                <w:szCs w:val="18"/>
              </w:rPr>
              <w:t>stakeholder</w:t>
            </w:r>
            <w:r w:rsidRPr="00D5163E">
              <w:rPr>
                <w:rFonts w:ascii="Times New Roman" w:hAnsi="Times New Roman"/>
                <w:sz w:val="18"/>
                <w:szCs w:val="18"/>
              </w:rPr>
              <w:t>s</w:t>
            </w:r>
            <w:r w:rsidRPr="00D5163E">
              <w:rPr>
                <w:rFonts w:ascii="Times New Roman" w:hAnsi="Times New Roman"/>
                <w:spacing w:val="37"/>
                <w:sz w:val="18"/>
                <w:szCs w:val="18"/>
              </w:rPr>
              <w:t xml:space="preserve"> </w:t>
            </w:r>
            <w:r w:rsidRPr="00D5163E">
              <w:rPr>
                <w:rFonts w:ascii="Times New Roman" w:hAnsi="Times New Roman"/>
                <w:spacing w:val="1"/>
                <w:sz w:val="18"/>
                <w:szCs w:val="18"/>
              </w:rPr>
              <w:t>tha</w:t>
            </w:r>
            <w:r w:rsidRPr="00D5163E">
              <w:rPr>
                <w:rFonts w:ascii="Times New Roman" w:hAnsi="Times New Roman"/>
                <w:sz w:val="18"/>
                <w:szCs w:val="18"/>
              </w:rPr>
              <w:t>t</w:t>
            </w:r>
            <w:r w:rsidRPr="00D5163E">
              <w:rPr>
                <w:rFonts w:ascii="Times New Roman" w:hAnsi="Times New Roman"/>
                <w:spacing w:val="13"/>
                <w:sz w:val="18"/>
                <w:szCs w:val="18"/>
              </w:rPr>
              <w:t xml:space="preserve"> </w:t>
            </w:r>
            <w:r w:rsidRPr="00D5163E">
              <w:rPr>
                <w:rFonts w:ascii="Times New Roman" w:hAnsi="Times New Roman"/>
                <w:spacing w:val="2"/>
                <w:sz w:val="18"/>
                <w:szCs w:val="18"/>
              </w:rPr>
              <w:t>w</w:t>
            </w:r>
            <w:r w:rsidRPr="00D5163E">
              <w:rPr>
                <w:rFonts w:ascii="Times New Roman" w:hAnsi="Times New Roman"/>
                <w:spacing w:val="1"/>
                <w:sz w:val="18"/>
                <w:szCs w:val="18"/>
              </w:rPr>
              <w:t>il</w:t>
            </w:r>
            <w:r w:rsidRPr="00D5163E">
              <w:rPr>
                <w:rFonts w:ascii="Times New Roman" w:hAnsi="Times New Roman"/>
                <w:sz w:val="18"/>
                <w:szCs w:val="18"/>
              </w:rPr>
              <w:t>l</w:t>
            </w:r>
            <w:r w:rsidRPr="00D5163E">
              <w:rPr>
                <w:rFonts w:ascii="Times New Roman" w:hAnsi="Times New Roman"/>
                <w:spacing w:val="14"/>
                <w:sz w:val="18"/>
                <w:szCs w:val="18"/>
              </w:rPr>
              <w:t xml:space="preserve"> </w:t>
            </w:r>
            <w:r w:rsidRPr="00D5163E">
              <w:rPr>
                <w:rFonts w:ascii="Times New Roman" w:hAnsi="Times New Roman"/>
                <w:spacing w:val="1"/>
                <w:sz w:val="18"/>
                <w:szCs w:val="18"/>
              </w:rPr>
              <w:t>b</w:t>
            </w:r>
            <w:r w:rsidRPr="00D5163E">
              <w:rPr>
                <w:rFonts w:ascii="Times New Roman" w:hAnsi="Times New Roman"/>
                <w:sz w:val="18"/>
                <w:szCs w:val="18"/>
              </w:rPr>
              <w:t>e</w:t>
            </w:r>
            <w:r w:rsidRPr="00D5163E">
              <w:rPr>
                <w:rFonts w:ascii="Times New Roman" w:hAnsi="Times New Roman"/>
                <w:spacing w:val="9"/>
                <w:sz w:val="18"/>
                <w:szCs w:val="18"/>
              </w:rPr>
              <w:t xml:space="preserve"> </w:t>
            </w:r>
            <w:r w:rsidRPr="00D5163E">
              <w:rPr>
                <w:rFonts w:ascii="Times New Roman" w:hAnsi="Times New Roman"/>
                <w:spacing w:val="1"/>
                <w:sz w:val="18"/>
                <w:szCs w:val="18"/>
              </w:rPr>
              <w:t>affected</w:t>
            </w:r>
            <w:r w:rsidRPr="00D5163E">
              <w:rPr>
                <w:rFonts w:ascii="Times New Roman" w:hAnsi="Times New Roman"/>
                <w:spacing w:val="29"/>
                <w:sz w:val="18"/>
                <w:szCs w:val="18"/>
              </w:rPr>
              <w:t xml:space="preserve"> </w:t>
            </w:r>
            <w:r w:rsidRPr="00D5163E">
              <w:rPr>
                <w:rFonts w:ascii="Times New Roman" w:hAnsi="Times New Roman"/>
                <w:spacing w:val="1"/>
                <w:sz w:val="18"/>
                <w:szCs w:val="18"/>
              </w:rPr>
              <w:t>b</w:t>
            </w:r>
            <w:r w:rsidRPr="00D5163E">
              <w:rPr>
                <w:rFonts w:ascii="Times New Roman" w:hAnsi="Times New Roman"/>
                <w:sz w:val="18"/>
                <w:szCs w:val="18"/>
              </w:rPr>
              <w:t>y</w:t>
            </w:r>
            <w:r w:rsidRPr="00D5163E">
              <w:rPr>
                <w:rFonts w:ascii="Times New Roman" w:hAnsi="Times New Roman"/>
                <w:spacing w:val="11"/>
                <w:sz w:val="18"/>
                <w:szCs w:val="18"/>
              </w:rPr>
              <w:t xml:space="preserve"> </w:t>
            </w:r>
            <w:r w:rsidRPr="00D5163E">
              <w:rPr>
                <w:rFonts w:ascii="Times New Roman" w:hAnsi="Times New Roman"/>
                <w:spacing w:val="1"/>
                <w:sz w:val="18"/>
                <w:szCs w:val="18"/>
              </w:rPr>
              <w:t>th</w:t>
            </w:r>
            <w:r w:rsidRPr="00D5163E">
              <w:rPr>
                <w:rFonts w:ascii="Times New Roman" w:hAnsi="Times New Roman"/>
                <w:sz w:val="18"/>
                <w:szCs w:val="18"/>
              </w:rPr>
              <w:t>e</w:t>
            </w:r>
            <w:r w:rsidRPr="00D5163E">
              <w:rPr>
                <w:rFonts w:ascii="Times New Roman" w:hAnsi="Times New Roman"/>
                <w:spacing w:val="11"/>
                <w:sz w:val="18"/>
                <w:szCs w:val="18"/>
              </w:rPr>
              <w:t xml:space="preserve"> </w:t>
            </w:r>
            <w:r w:rsidRPr="00D5163E">
              <w:rPr>
                <w:rFonts w:ascii="Times New Roman" w:hAnsi="Times New Roman"/>
                <w:spacing w:val="1"/>
                <w:sz w:val="18"/>
                <w:szCs w:val="18"/>
              </w:rPr>
              <w:t>projects</w:t>
            </w:r>
            <w:r w:rsidRPr="00D5163E">
              <w:rPr>
                <w:rFonts w:ascii="Times New Roman" w:hAnsi="Times New Roman"/>
                <w:sz w:val="18"/>
                <w:szCs w:val="18"/>
              </w:rPr>
              <w:t>.</w:t>
            </w:r>
            <w:r w:rsidRPr="00D5163E">
              <w:rPr>
                <w:rFonts w:ascii="Times New Roman" w:hAnsi="Times New Roman"/>
                <w:spacing w:val="28"/>
                <w:sz w:val="18"/>
                <w:szCs w:val="18"/>
              </w:rPr>
              <w:t xml:space="preserve"> </w:t>
            </w:r>
            <w:r w:rsidRPr="00D5163E">
              <w:rPr>
                <w:rFonts w:ascii="Times New Roman" w:hAnsi="Times New Roman"/>
                <w:spacing w:val="1"/>
                <w:sz w:val="18"/>
                <w:szCs w:val="18"/>
              </w:rPr>
              <w:t>Th</w:t>
            </w:r>
            <w:r w:rsidRPr="00D5163E">
              <w:rPr>
                <w:rFonts w:ascii="Times New Roman" w:hAnsi="Times New Roman"/>
                <w:sz w:val="18"/>
                <w:szCs w:val="18"/>
              </w:rPr>
              <w:t>e</w:t>
            </w:r>
            <w:r w:rsidRPr="00D5163E">
              <w:rPr>
                <w:rFonts w:ascii="Times New Roman" w:hAnsi="Times New Roman"/>
                <w:spacing w:val="15"/>
                <w:sz w:val="18"/>
                <w:szCs w:val="18"/>
              </w:rPr>
              <w:t xml:space="preserve"> </w:t>
            </w:r>
            <w:r w:rsidRPr="00D5163E">
              <w:rPr>
                <w:rFonts w:ascii="Times New Roman" w:hAnsi="Times New Roman"/>
                <w:spacing w:val="1"/>
                <w:sz w:val="18"/>
                <w:szCs w:val="18"/>
              </w:rPr>
              <w:t>i</w:t>
            </w:r>
            <w:r w:rsidRPr="00D5163E">
              <w:rPr>
                <w:rFonts w:ascii="Times New Roman" w:hAnsi="Times New Roman"/>
                <w:spacing w:val="2"/>
                <w:sz w:val="18"/>
                <w:szCs w:val="18"/>
              </w:rPr>
              <w:t>m</w:t>
            </w:r>
            <w:r w:rsidRPr="00D5163E">
              <w:rPr>
                <w:rFonts w:ascii="Times New Roman" w:hAnsi="Times New Roman"/>
                <w:spacing w:val="1"/>
                <w:sz w:val="18"/>
                <w:szCs w:val="18"/>
              </w:rPr>
              <w:t>ple</w:t>
            </w:r>
            <w:r w:rsidRPr="00D5163E">
              <w:rPr>
                <w:rFonts w:ascii="Times New Roman" w:hAnsi="Times New Roman"/>
                <w:spacing w:val="2"/>
                <w:sz w:val="18"/>
                <w:szCs w:val="18"/>
              </w:rPr>
              <w:t>m</w:t>
            </w:r>
            <w:r w:rsidRPr="00D5163E">
              <w:rPr>
                <w:rFonts w:ascii="Times New Roman" w:hAnsi="Times New Roman"/>
                <w:spacing w:val="1"/>
                <w:sz w:val="18"/>
                <w:szCs w:val="18"/>
              </w:rPr>
              <w:t>entin</w:t>
            </w:r>
            <w:r w:rsidRPr="00D5163E">
              <w:rPr>
                <w:rFonts w:ascii="Times New Roman" w:hAnsi="Times New Roman"/>
                <w:sz w:val="18"/>
                <w:szCs w:val="18"/>
              </w:rPr>
              <w:t>g</w:t>
            </w:r>
            <w:r w:rsidRPr="00D5163E">
              <w:rPr>
                <w:rFonts w:ascii="Times New Roman" w:hAnsi="Times New Roman"/>
                <w:spacing w:val="42"/>
                <w:sz w:val="18"/>
                <w:szCs w:val="18"/>
              </w:rPr>
              <w:t xml:space="preserve"> </w:t>
            </w:r>
            <w:r w:rsidRPr="00D5163E">
              <w:rPr>
                <w:rFonts w:ascii="Times New Roman" w:hAnsi="Times New Roman"/>
                <w:spacing w:val="1"/>
                <w:sz w:val="18"/>
                <w:szCs w:val="18"/>
              </w:rPr>
              <w:t>partne</w:t>
            </w:r>
            <w:r w:rsidRPr="00D5163E">
              <w:rPr>
                <w:rFonts w:ascii="Times New Roman" w:hAnsi="Times New Roman"/>
                <w:sz w:val="18"/>
                <w:szCs w:val="18"/>
              </w:rPr>
              <w:t>r</w:t>
            </w:r>
            <w:r w:rsidRPr="00D5163E">
              <w:rPr>
                <w:rFonts w:ascii="Times New Roman" w:hAnsi="Times New Roman"/>
                <w:spacing w:val="22"/>
                <w:sz w:val="18"/>
                <w:szCs w:val="18"/>
              </w:rPr>
              <w:t xml:space="preserve"> </w:t>
            </w:r>
            <w:r w:rsidRPr="00D5163E">
              <w:rPr>
                <w:rFonts w:ascii="Times New Roman" w:hAnsi="Times New Roman"/>
                <w:spacing w:val="1"/>
                <w:sz w:val="18"/>
                <w:szCs w:val="18"/>
              </w:rPr>
              <w:t>a</w:t>
            </w:r>
            <w:r w:rsidRPr="00D5163E">
              <w:rPr>
                <w:rFonts w:ascii="Times New Roman" w:hAnsi="Times New Roman"/>
                <w:sz w:val="18"/>
                <w:szCs w:val="18"/>
              </w:rPr>
              <w:t>s</w:t>
            </w:r>
            <w:r w:rsidRPr="00D5163E">
              <w:rPr>
                <w:rFonts w:ascii="Times New Roman" w:hAnsi="Times New Roman"/>
                <w:spacing w:val="9"/>
                <w:sz w:val="18"/>
                <w:szCs w:val="18"/>
              </w:rPr>
              <w:t xml:space="preserve"> </w:t>
            </w:r>
            <w:r w:rsidRPr="00D5163E">
              <w:rPr>
                <w:rFonts w:ascii="Times New Roman" w:hAnsi="Times New Roman"/>
                <w:spacing w:val="2"/>
                <w:sz w:val="18"/>
                <w:szCs w:val="18"/>
              </w:rPr>
              <w:t>w</w:t>
            </w:r>
            <w:r w:rsidRPr="00D5163E">
              <w:rPr>
                <w:rFonts w:ascii="Times New Roman" w:hAnsi="Times New Roman"/>
                <w:spacing w:val="1"/>
                <w:sz w:val="18"/>
                <w:szCs w:val="18"/>
              </w:rPr>
              <w:t>el</w:t>
            </w:r>
            <w:r w:rsidRPr="00D5163E">
              <w:rPr>
                <w:rFonts w:ascii="Times New Roman" w:hAnsi="Times New Roman"/>
                <w:sz w:val="18"/>
                <w:szCs w:val="18"/>
              </w:rPr>
              <w:t>l</w:t>
            </w:r>
            <w:r w:rsidRPr="00D5163E">
              <w:rPr>
                <w:rFonts w:ascii="Times New Roman" w:hAnsi="Times New Roman"/>
                <w:spacing w:val="15"/>
                <w:sz w:val="18"/>
                <w:szCs w:val="18"/>
              </w:rPr>
              <w:t xml:space="preserve"> </w:t>
            </w:r>
            <w:r w:rsidRPr="00D5163E">
              <w:rPr>
                <w:rFonts w:ascii="Times New Roman" w:hAnsi="Times New Roman"/>
                <w:spacing w:val="1"/>
                <w:sz w:val="18"/>
                <w:szCs w:val="18"/>
              </w:rPr>
              <w:t>a</w:t>
            </w:r>
            <w:r w:rsidRPr="00D5163E">
              <w:rPr>
                <w:rFonts w:ascii="Times New Roman" w:hAnsi="Times New Roman"/>
                <w:sz w:val="18"/>
                <w:szCs w:val="18"/>
              </w:rPr>
              <w:t>s</w:t>
            </w:r>
            <w:r w:rsidRPr="00D5163E">
              <w:rPr>
                <w:rFonts w:ascii="Times New Roman" w:hAnsi="Times New Roman"/>
                <w:spacing w:val="9"/>
                <w:sz w:val="18"/>
                <w:szCs w:val="18"/>
              </w:rPr>
              <w:t xml:space="preserve"> </w:t>
            </w:r>
            <w:r w:rsidRPr="00D5163E">
              <w:rPr>
                <w:rFonts w:ascii="Times New Roman" w:hAnsi="Times New Roman"/>
                <w:spacing w:val="1"/>
                <w:sz w:val="18"/>
                <w:szCs w:val="18"/>
              </w:rPr>
              <w:t>th</w:t>
            </w:r>
            <w:r w:rsidRPr="00D5163E">
              <w:rPr>
                <w:rFonts w:ascii="Times New Roman" w:hAnsi="Times New Roman"/>
                <w:sz w:val="18"/>
                <w:szCs w:val="18"/>
              </w:rPr>
              <w:t>e</w:t>
            </w:r>
            <w:r w:rsidRPr="00D5163E">
              <w:rPr>
                <w:rFonts w:ascii="Times New Roman" w:hAnsi="Times New Roman"/>
                <w:spacing w:val="12"/>
                <w:sz w:val="18"/>
                <w:szCs w:val="18"/>
              </w:rPr>
              <w:t xml:space="preserve"> </w:t>
            </w:r>
            <w:r w:rsidRPr="00D5163E">
              <w:rPr>
                <w:rFonts w:ascii="Times New Roman" w:hAnsi="Times New Roman"/>
                <w:spacing w:val="1"/>
                <w:sz w:val="18"/>
                <w:szCs w:val="18"/>
              </w:rPr>
              <w:t>projec</w:t>
            </w:r>
            <w:r w:rsidRPr="00D5163E">
              <w:rPr>
                <w:rFonts w:ascii="Times New Roman" w:hAnsi="Times New Roman"/>
                <w:sz w:val="18"/>
                <w:szCs w:val="18"/>
              </w:rPr>
              <w:t>t</w:t>
            </w:r>
            <w:r w:rsidRPr="00D5163E">
              <w:rPr>
                <w:rFonts w:ascii="Times New Roman" w:hAnsi="Times New Roman"/>
                <w:spacing w:val="22"/>
                <w:sz w:val="18"/>
                <w:szCs w:val="18"/>
              </w:rPr>
              <w:t xml:space="preserve"> </w:t>
            </w:r>
            <w:r w:rsidRPr="00D5163E">
              <w:rPr>
                <w:rFonts w:ascii="Times New Roman" w:hAnsi="Times New Roman"/>
                <w:spacing w:val="1"/>
                <w:sz w:val="18"/>
                <w:szCs w:val="18"/>
              </w:rPr>
              <w:t>partner</w:t>
            </w:r>
            <w:r w:rsidRPr="00D5163E">
              <w:rPr>
                <w:rFonts w:ascii="Times New Roman" w:hAnsi="Times New Roman"/>
                <w:sz w:val="18"/>
                <w:szCs w:val="18"/>
              </w:rPr>
              <w:t>s</w:t>
            </w:r>
            <w:r w:rsidRPr="00D5163E">
              <w:rPr>
                <w:rFonts w:ascii="Times New Roman" w:hAnsi="Times New Roman"/>
                <w:spacing w:val="25"/>
                <w:sz w:val="18"/>
                <w:szCs w:val="18"/>
              </w:rPr>
              <w:t xml:space="preserve"> </w:t>
            </w:r>
            <w:r w:rsidRPr="00D5163E">
              <w:rPr>
                <w:rFonts w:ascii="Times New Roman" w:hAnsi="Times New Roman"/>
                <w:spacing w:val="1"/>
                <w:sz w:val="18"/>
                <w:szCs w:val="18"/>
              </w:rPr>
              <w:t>ackno</w:t>
            </w:r>
            <w:r w:rsidRPr="00D5163E">
              <w:rPr>
                <w:rFonts w:ascii="Times New Roman" w:hAnsi="Times New Roman"/>
                <w:spacing w:val="2"/>
                <w:sz w:val="18"/>
                <w:szCs w:val="18"/>
              </w:rPr>
              <w:t>w</w:t>
            </w:r>
            <w:r w:rsidRPr="00D5163E">
              <w:rPr>
                <w:rFonts w:ascii="Times New Roman" w:hAnsi="Times New Roman"/>
                <w:spacing w:val="1"/>
                <w:sz w:val="18"/>
                <w:szCs w:val="18"/>
              </w:rPr>
              <w:t>ledg</w:t>
            </w:r>
            <w:r w:rsidRPr="00D5163E">
              <w:rPr>
                <w:rFonts w:ascii="Times New Roman" w:hAnsi="Times New Roman"/>
                <w:sz w:val="18"/>
                <w:szCs w:val="18"/>
              </w:rPr>
              <w:t>e</w:t>
            </w:r>
            <w:r w:rsidRPr="00D5163E">
              <w:rPr>
                <w:rFonts w:ascii="Times New Roman" w:hAnsi="Times New Roman"/>
                <w:spacing w:val="40"/>
                <w:sz w:val="18"/>
                <w:szCs w:val="18"/>
              </w:rPr>
              <w:t xml:space="preserve"> </w:t>
            </w:r>
            <w:r w:rsidRPr="00D5163E">
              <w:rPr>
                <w:rFonts w:ascii="Times New Roman" w:hAnsi="Times New Roman"/>
                <w:spacing w:val="1"/>
                <w:sz w:val="18"/>
                <w:szCs w:val="18"/>
              </w:rPr>
              <w:t>hu</w:t>
            </w:r>
            <w:r w:rsidRPr="00D5163E">
              <w:rPr>
                <w:rFonts w:ascii="Times New Roman" w:hAnsi="Times New Roman"/>
                <w:spacing w:val="2"/>
                <w:sz w:val="18"/>
                <w:szCs w:val="18"/>
              </w:rPr>
              <w:t>m</w:t>
            </w:r>
            <w:r w:rsidRPr="00D5163E">
              <w:rPr>
                <w:rFonts w:ascii="Times New Roman" w:hAnsi="Times New Roman"/>
                <w:spacing w:val="1"/>
                <w:sz w:val="18"/>
                <w:szCs w:val="18"/>
              </w:rPr>
              <w:t>a</w:t>
            </w:r>
            <w:r w:rsidRPr="00D5163E">
              <w:rPr>
                <w:rFonts w:ascii="Times New Roman" w:hAnsi="Times New Roman"/>
                <w:sz w:val="18"/>
                <w:szCs w:val="18"/>
              </w:rPr>
              <w:t>n</w:t>
            </w:r>
            <w:r w:rsidRPr="00D5163E">
              <w:rPr>
                <w:rFonts w:ascii="Times New Roman" w:hAnsi="Times New Roman"/>
                <w:spacing w:val="22"/>
                <w:sz w:val="18"/>
                <w:szCs w:val="18"/>
              </w:rPr>
              <w:t xml:space="preserve"> </w:t>
            </w:r>
            <w:r w:rsidRPr="00D5163E">
              <w:rPr>
                <w:rFonts w:ascii="Times New Roman" w:hAnsi="Times New Roman"/>
                <w:spacing w:val="1"/>
                <w:sz w:val="18"/>
                <w:szCs w:val="18"/>
              </w:rPr>
              <w:t>right</w:t>
            </w:r>
            <w:r w:rsidRPr="00D5163E">
              <w:rPr>
                <w:rFonts w:ascii="Times New Roman" w:hAnsi="Times New Roman"/>
                <w:sz w:val="18"/>
                <w:szCs w:val="18"/>
              </w:rPr>
              <w:t>s</w:t>
            </w:r>
            <w:r w:rsidRPr="00D5163E">
              <w:rPr>
                <w:rFonts w:ascii="Times New Roman" w:hAnsi="Times New Roman"/>
                <w:spacing w:val="19"/>
                <w:sz w:val="18"/>
                <w:szCs w:val="18"/>
              </w:rPr>
              <w:t xml:space="preserve"> </w:t>
            </w:r>
            <w:r w:rsidRPr="00D5163E">
              <w:rPr>
                <w:rFonts w:ascii="Times New Roman" w:hAnsi="Times New Roman"/>
                <w:spacing w:val="1"/>
                <w:sz w:val="18"/>
                <w:szCs w:val="18"/>
              </w:rPr>
              <w:t>practice</w:t>
            </w:r>
            <w:r w:rsidRPr="00D5163E">
              <w:rPr>
                <w:rFonts w:ascii="Times New Roman" w:hAnsi="Times New Roman"/>
                <w:sz w:val="18"/>
                <w:szCs w:val="18"/>
              </w:rPr>
              <w:t>s</w:t>
            </w:r>
            <w:r w:rsidRPr="00D5163E">
              <w:rPr>
                <w:rFonts w:ascii="Times New Roman" w:hAnsi="Times New Roman"/>
                <w:spacing w:val="28"/>
                <w:sz w:val="18"/>
                <w:szCs w:val="18"/>
              </w:rPr>
              <w:t xml:space="preserve"> </w:t>
            </w:r>
            <w:r w:rsidRPr="00D5163E">
              <w:rPr>
                <w:rFonts w:ascii="Times New Roman" w:hAnsi="Times New Roman"/>
                <w:spacing w:val="1"/>
                <w:sz w:val="18"/>
                <w:szCs w:val="18"/>
              </w:rPr>
              <w:t>unde</w:t>
            </w:r>
            <w:r w:rsidRPr="00D5163E">
              <w:rPr>
                <w:rFonts w:ascii="Times New Roman" w:hAnsi="Times New Roman"/>
                <w:sz w:val="18"/>
                <w:szCs w:val="18"/>
              </w:rPr>
              <w:t>r</w:t>
            </w:r>
            <w:r w:rsidRPr="00D5163E">
              <w:rPr>
                <w:rFonts w:ascii="Times New Roman" w:hAnsi="Times New Roman"/>
                <w:spacing w:val="18"/>
                <w:sz w:val="18"/>
                <w:szCs w:val="18"/>
              </w:rPr>
              <w:t xml:space="preserve"> </w:t>
            </w:r>
            <w:r w:rsidRPr="00D5163E">
              <w:rPr>
                <w:rFonts w:ascii="Times New Roman" w:hAnsi="Times New Roman"/>
                <w:spacing w:val="1"/>
                <w:sz w:val="18"/>
                <w:szCs w:val="18"/>
              </w:rPr>
              <w:t>internationa</w:t>
            </w:r>
            <w:r w:rsidRPr="00D5163E">
              <w:rPr>
                <w:rFonts w:ascii="Times New Roman" w:hAnsi="Times New Roman"/>
                <w:sz w:val="18"/>
                <w:szCs w:val="18"/>
              </w:rPr>
              <w:t>l</w:t>
            </w:r>
            <w:r w:rsidRPr="00D5163E">
              <w:rPr>
                <w:rFonts w:ascii="Times New Roman" w:hAnsi="Times New Roman"/>
                <w:spacing w:val="37"/>
                <w:sz w:val="18"/>
                <w:szCs w:val="18"/>
              </w:rPr>
              <w:t xml:space="preserve"> </w:t>
            </w:r>
            <w:r w:rsidRPr="00D5163E">
              <w:rPr>
                <w:rFonts w:ascii="Times New Roman" w:hAnsi="Times New Roman"/>
                <w:spacing w:val="1"/>
                <w:sz w:val="18"/>
                <w:szCs w:val="18"/>
              </w:rPr>
              <w:t>la</w:t>
            </w:r>
            <w:r w:rsidRPr="00D5163E">
              <w:rPr>
                <w:rFonts w:ascii="Times New Roman" w:hAnsi="Times New Roman"/>
                <w:sz w:val="18"/>
                <w:szCs w:val="18"/>
              </w:rPr>
              <w:t>w</w:t>
            </w:r>
            <w:r w:rsidRPr="00D5163E">
              <w:rPr>
                <w:rFonts w:ascii="Times New Roman" w:hAnsi="Times New Roman"/>
                <w:spacing w:val="14"/>
                <w:sz w:val="18"/>
                <w:szCs w:val="18"/>
              </w:rPr>
              <w:t xml:space="preserve"> </w:t>
            </w:r>
            <w:r w:rsidRPr="00D5163E">
              <w:rPr>
                <w:rFonts w:ascii="Times New Roman" w:hAnsi="Times New Roman"/>
                <w:spacing w:val="1"/>
                <w:sz w:val="18"/>
                <w:szCs w:val="18"/>
              </w:rPr>
              <w:t>an</w:t>
            </w:r>
            <w:r w:rsidRPr="00D5163E">
              <w:rPr>
                <w:rFonts w:ascii="Times New Roman" w:hAnsi="Times New Roman"/>
                <w:sz w:val="18"/>
                <w:szCs w:val="18"/>
              </w:rPr>
              <w:t>d</w:t>
            </w:r>
            <w:r w:rsidRPr="00D5163E">
              <w:rPr>
                <w:rFonts w:ascii="Times New Roman" w:hAnsi="Times New Roman"/>
                <w:spacing w:val="14"/>
                <w:sz w:val="18"/>
                <w:szCs w:val="18"/>
              </w:rPr>
              <w:t xml:space="preserve"> </w:t>
            </w:r>
            <w:r w:rsidRPr="00D5163E">
              <w:rPr>
                <w:rFonts w:ascii="Times New Roman" w:hAnsi="Times New Roman"/>
                <w:spacing w:val="1"/>
                <w:sz w:val="18"/>
                <w:szCs w:val="18"/>
              </w:rPr>
              <w:t>th</w:t>
            </w:r>
            <w:r w:rsidRPr="00D5163E">
              <w:rPr>
                <w:rFonts w:ascii="Times New Roman" w:hAnsi="Times New Roman"/>
                <w:sz w:val="18"/>
                <w:szCs w:val="18"/>
              </w:rPr>
              <w:t>e</w:t>
            </w:r>
            <w:r w:rsidRPr="00D5163E">
              <w:rPr>
                <w:rFonts w:ascii="Times New Roman" w:hAnsi="Times New Roman"/>
                <w:spacing w:val="12"/>
                <w:sz w:val="18"/>
                <w:szCs w:val="18"/>
              </w:rPr>
              <w:t xml:space="preserve"> </w:t>
            </w:r>
            <w:r w:rsidRPr="00D5163E">
              <w:rPr>
                <w:rFonts w:ascii="Times New Roman" w:hAnsi="Times New Roman"/>
                <w:spacing w:val="1"/>
                <w:sz w:val="18"/>
                <w:szCs w:val="18"/>
              </w:rPr>
              <w:t>applicatio</w:t>
            </w:r>
            <w:r w:rsidRPr="00D5163E">
              <w:rPr>
                <w:rFonts w:ascii="Times New Roman" w:hAnsi="Times New Roman"/>
                <w:sz w:val="18"/>
                <w:szCs w:val="18"/>
              </w:rPr>
              <w:t>n</w:t>
            </w:r>
            <w:r w:rsidRPr="00D5163E">
              <w:rPr>
                <w:rFonts w:ascii="Times New Roman" w:hAnsi="Times New Roman"/>
                <w:spacing w:val="34"/>
                <w:sz w:val="18"/>
                <w:szCs w:val="18"/>
              </w:rPr>
              <w:t xml:space="preserve"> </w:t>
            </w:r>
            <w:r w:rsidRPr="00D5163E">
              <w:rPr>
                <w:rFonts w:ascii="Times New Roman" w:hAnsi="Times New Roman"/>
                <w:spacing w:val="1"/>
                <w:sz w:val="18"/>
                <w:szCs w:val="18"/>
              </w:rPr>
              <w:t>o</w:t>
            </w:r>
            <w:r w:rsidRPr="00D5163E">
              <w:rPr>
                <w:rFonts w:ascii="Times New Roman" w:hAnsi="Times New Roman"/>
                <w:sz w:val="18"/>
                <w:szCs w:val="18"/>
              </w:rPr>
              <w:t>f</w:t>
            </w:r>
            <w:r w:rsidRPr="00D5163E">
              <w:rPr>
                <w:rFonts w:ascii="Times New Roman" w:hAnsi="Times New Roman"/>
                <w:spacing w:val="9"/>
                <w:sz w:val="18"/>
                <w:szCs w:val="18"/>
              </w:rPr>
              <w:t xml:space="preserve"> </w:t>
            </w:r>
            <w:r w:rsidRPr="00D5163E">
              <w:rPr>
                <w:rFonts w:ascii="Times New Roman" w:hAnsi="Times New Roman"/>
                <w:spacing w:val="1"/>
                <w:sz w:val="18"/>
                <w:szCs w:val="18"/>
              </w:rPr>
              <w:t>hu</w:t>
            </w:r>
            <w:r w:rsidRPr="00D5163E">
              <w:rPr>
                <w:rFonts w:ascii="Times New Roman" w:hAnsi="Times New Roman"/>
                <w:spacing w:val="2"/>
                <w:sz w:val="18"/>
                <w:szCs w:val="18"/>
              </w:rPr>
              <w:t>m</w:t>
            </w:r>
            <w:r w:rsidRPr="00D5163E">
              <w:rPr>
                <w:rFonts w:ascii="Times New Roman" w:hAnsi="Times New Roman"/>
                <w:spacing w:val="1"/>
                <w:sz w:val="18"/>
                <w:szCs w:val="18"/>
              </w:rPr>
              <w:t>a</w:t>
            </w:r>
            <w:r w:rsidRPr="00D5163E">
              <w:rPr>
                <w:rFonts w:ascii="Times New Roman" w:hAnsi="Times New Roman"/>
                <w:sz w:val="18"/>
                <w:szCs w:val="18"/>
              </w:rPr>
              <w:t>n</w:t>
            </w:r>
            <w:r w:rsidRPr="00D5163E">
              <w:rPr>
                <w:rFonts w:ascii="Times New Roman" w:hAnsi="Times New Roman"/>
                <w:spacing w:val="22"/>
                <w:sz w:val="18"/>
                <w:szCs w:val="18"/>
              </w:rPr>
              <w:t xml:space="preserve"> </w:t>
            </w:r>
            <w:r w:rsidRPr="00D5163E">
              <w:rPr>
                <w:rFonts w:ascii="Times New Roman" w:hAnsi="Times New Roman"/>
                <w:spacing w:val="1"/>
                <w:sz w:val="18"/>
                <w:szCs w:val="18"/>
              </w:rPr>
              <w:t>right</w:t>
            </w:r>
            <w:r w:rsidRPr="00D5163E">
              <w:rPr>
                <w:rFonts w:ascii="Times New Roman" w:hAnsi="Times New Roman"/>
                <w:spacing w:val="-1"/>
                <w:sz w:val="18"/>
                <w:szCs w:val="18"/>
              </w:rPr>
              <w:t>s</w:t>
            </w:r>
            <w:r w:rsidRPr="00D5163E">
              <w:rPr>
                <w:rFonts w:ascii="Times New Roman" w:hAnsi="Times New Roman"/>
                <w:spacing w:val="1"/>
                <w:sz w:val="18"/>
                <w:szCs w:val="18"/>
              </w:rPr>
              <w:t>-relate</w:t>
            </w:r>
            <w:r w:rsidRPr="00D5163E">
              <w:rPr>
                <w:rFonts w:ascii="Times New Roman" w:hAnsi="Times New Roman"/>
                <w:sz w:val="18"/>
                <w:szCs w:val="18"/>
              </w:rPr>
              <w:t>d</w:t>
            </w:r>
            <w:r w:rsidRPr="00D5163E">
              <w:rPr>
                <w:rFonts w:ascii="Times New Roman" w:hAnsi="Times New Roman"/>
                <w:spacing w:val="40"/>
                <w:sz w:val="18"/>
                <w:szCs w:val="18"/>
              </w:rPr>
              <w:t xml:space="preserve"> </w:t>
            </w:r>
            <w:r w:rsidRPr="00D5163E">
              <w:rPr>
                <w:rFonts w:ascii="Times New Roman" w:hAnsi="Times New Roman"/>
                <w:spacing w:val="1"/>
                <w:sz w:val="18"/>
                <w:szCs w:val="18"/>
              </w:rPr>
              <w:t>standard</w:t>
            </w:r>
            <w:r w:rsidRPr="00D5163E">
              <w:rPr>
                <w:rFonts w:ascii="Times New Roman" w:hAnsi="Times New Roman"/>
                <w:sz w:val="18"/>
                <w:szCs w:val="18"/>
              </w:rPr>
              <w:t>s</w:t>
            </w:r>
            <w:r w:rsidR="00E3077B" w:rsidRPr="00D5163E">
              <w:rPr>
                <w:rFonts w:ascii="Times New Roman" w:hAnsi="Times New Roman"/>
                <w:sz w:val="18"/>
                <w:szCs w:val="18"/>
                <w:lang w:eastAsia="ja-JP"/>
              </w:rPr>
              <w:t xml:space="preserve">. </w:t>
            </w:r>
          </w:p>
        </w:tc>
      </w:tr>
      <w:tr w:rsidR="00E3077B" w:rsidRPr="00D5163E" w14:paraId="57419DEF" w14:textId="77777777" w:rsidTr="00E3077B">
        <w:trPr>
          <w:trHeight w:val="296"/>
          <w:jc w:val="center"/>
        </w:trPr>
        <w:tc>
          <w:tcPr>
            <w:tcW w:w="13248" w:type="dxa"/>
            <w:shd w:val="clear" w:color="auto" w:fill="C6D9F1"/>
          </w:tcPr>
          <w:p w14:paraId="524C6167" w14:textId="77777777" w:rsidR="00E3077B" w:rsidRPr="00D5163E" w:rsidRDefault="00E3077B" w:rsidP="002C2489">
            <w:pPr>
              <w:spacing w:after="0"/>
              <w:contextualSpacing/>
              <w:rPr>
                <w:rFonts w:ascii="Times New Roman" w:hAnsi="Times New Roman"/>
                <w:b/>
                <w:i/>
                <w:sz w:val="18"/>
                <w:szCs w:val="18"/>
                <w:lang w:eastAsia="ja-JP"/>
              </w:rPr>
            </w:pPr>
            <w:r w:rsidRPr="00D5163E">
              <w:rPr>
                <w:rFonts w:ascii="Times New Roman" w:eastAsia="Times New Roman" w:hAnsi="Times New Roman"/>
                <w:b/>
                <w:i/>
                <w:sz w:val="18"/>
                <w:szCs w:val="18"/>
                <w:lang w:eastAsia="ja-JP"/>
              </w:rPr>
              <w:t>Briefly describe in the space below  how the Project is likely to improve gender equality and women’s empowerment</w:t>
            </w:r>
          </w:p>
        </w:tc>
      </w:tr>
      <w:tr w:rsidR="00E3077B" w:rsidRPr="00D5163E" w14:paraId="4C8E6625" w14:textId="77777777" w:rsidTr="00E3077B">
        <w:trPr>
          <w:jc w:val="center"/>
        </w:trPr>
        <w:tc>
          <w:tcPr>
            <w:tcW w:w="13248" w:type="dxa"/>
          </w:tcPr>
          <w:p w14:paraId="529E747D" w14:textId="3C64C75D" w:rsidR="005C01C6" w:rsidRPr="00D5163E" w:rsidRDefault="005C01C6" w:rsidP="002C2489">
            <w:pPr>
              <w:spacing w:after="0"/>
              <w:rPr>
                <w:rFonts w:ascii="Times New Roman" w:hAnsi="Times New Roman"/>
                <w:sz w:val="18"/>
                <w:szCs w:val="18"/>
              </w:rPr>
            </w:pPr>
            <w:r w:rsidRPr="00D5163E">
              <w:rPr>
                <w:rFonts w:ascii="Times New Roman" w:hAnsi="Times New Roman"/>
                <w:sz w:val="18"/>
                <w:szCs w:val="18"/>
              </w:rPr>
              <w:t>The ADLIGHT project include</w:t>
            </w:r>
            <w:r w:rsidR="00450565" w:rsidRPr="00D5163E">
              <w:rPr>
                <w:rFonts w:ascii="Times New Roman" w:hAnsi="Times New Roman"/>
                <w:sz w:val="18"/>
                <w:szCs w:val="18"/>
              </w:rPr>
              <w:t>s</w:t>
            </w:r>
            <w:r w:rsidRPr="00D5163E">
              <w:rPr>
                <w:rFonts w:ascii="Times New Roman" w:hAnsi="Times New Roman"/>
                <w:sz w:val="18"/>
                <w:szCs w:val="18"/>
              </w:rPr>
              <w:t xml:space="preserve"> gender mainstreaming, as appropriate, to be gender responsive or gender transformative, in its implementation strategies and activities in advancing the application of EELs in the country, by means of:</w:t>
            </w:r>
          </w:p>
          <w:p w14:paraId="23E7B415" w14:textId="447E152C" w:rsidR="005C01C6" w:rsidRPr="00D5163E" w:rsidRDefault="005C01C6" w:rsidP="00DD7CE7">
            <w:pPr>
              <w:numPr>
                <w:ilvl w:val="0"/>
                <w:numId w:val="27"/>
              </w:numPr>
              <w:ind w:left="901"/>
              <w:rPr>
                <w:rFonts w:ascii="Times New Roman" w:hAnsi="Times New Roman"/>
                <w:noProof/>
                <w:sz w:val="18"/>
                <w:szCs w:val="18"/>
              </w:rPr>
            </w:pPr>
            <w:r w:rsidRPr="00D5163E">
              <w:rPr>
                <w:rFonts w:ascii="Times New Roman" w:hAnsi="Times New Roman"/>
                <w:sz w:val="18"/>
                <w:szCs w:val="18"/>
              </w:rPr>
              <w:t>Increase in participation and involvement of women (compared to the baseline level at inception) in the training, surveys, capacity building and dissemination activities for the component’s activities in the business transformation plans in the manufacturers and the support groups in terms of communication, information and educational activities on energy efficiency for both women and men.</w:t>
            </w:r>
          </w:p>
          <w:p w14:paraId="47C3AC1F" w14:textId="37E2FAB6" w:rsidR="005C01C6" w:rsidRPr="00D5163E" w:rsidRDefault="005C01C6" w:rsidP="00DD7CE7">
            <w:pPr>
              <w:numPr>
                <w:ilvl w:val="0"/>
                <w:numId w:val="27"/>
              </w:numPr>
              <w:ind w:left="901"/>
              <w:rPr>
                <w:rStyle w:val="CommentReference"/>
                <w:rFonts w:ascii="Times New Roman" w:hAnsi="Times New Roman"/>
                <w:sz w:val="18"/>
                <w:szCs w:val="18"/>
              </w:rPr>
            </w:pPr>
            <w:r w:rsidRPr="00D5163E">
              <w:rPr>
                <w:rFonts w:ascii="Times New Roman" w:hAnsi="Times New Roman"/>
                <w:sz w:val="18"/>
                <w:szCs w:val="18"/>
              </w:rPr>
              <w:t xml:space="preserve">Increase of women (compared to the baseline level at inception) in public participation </w:t>
            </w:r>
            <w:r w:rsidR="00C141E8" w:rsidRPr="00D5163E">
              <w:rPr>
                <w:rFonts w:ascii="Times New Roman" w:hAnsi="Times New Roman"/>
                <w:sz w:val="18"/>
                <w:szCs w:val="18"/>
              </w:rPr>
              <w:t xml:space="preserve">as a result of </w:t>
            </w:r>
            <w:r w:rsidRPr="00D5163E">
              <w:rPr>
                <w:rFonts w:ascii="Times New Roman" w:hAnsi="Times New Roman"/>
                <w:sz w:val="18"/>
                <w:szCs w:val="18"/>
              </w:rPr>
              <w:t xml:space="preserve">the training, capacity building and awareness activities from the planning stage through implementation, monitoring and evaluation, e.g., reporting malfunction in street lighting, buildings and other applications. </w:t>
            </w:r>
          </w:p>
          <w:p w14:paraId="2DEC2EB6" w14:textId="544647E5" w:rsidR="005C01C6" w:rsidRPr="00D5163E" w:rsidRDefault="005C01C6" w:rsidP="00DD7CE7">
            <w:pPr>
              <w:numPr>
                <w:ilvl w:val="0"/>
                <w:numId w:val="27"/>
              </w:numPr>
              <w:ind w:left="901"/>
              <w:rPr>
                <w:rFonts w:ascii="Times New Roman" w:hAnsi="Times New Roman"/>
                <w:noProof/>
                <w:sz w:val="18"/>
                <w:szCs w:val="18"/>
              </w:rPr>
            </w:pPr>
            <w:r w:rsidRPr="00D5163E">
              <w:rPr>
                <w:rStyle w:val="CommentReference"/>
                <w:rFonts w:ascii="Times New Roman" w:hAnsi="Times New Roman"/>
              </w:rPr>
              <w:t>C</w:t>
            </w:r>
            <w:r w:rsidRPr="00D5163E">
              <w:rPr>
                <w:rFonts w:ascii="Times New Roman" w:hAnsi="Times New Roman"/>
                <w:sz w:val="18"/>
                <w:szCs w:val="18"/>
              </w:rPr>
              <w:t xml:space="preserve">onsidering that women have more security concerns at night, they should be involved in the project particularly in the benefits and environmental impacts of EELs. For the pilot demonstration of the RE technologies, particularly in the outer islands, the project will make sure that sufficient consultations are conducted with women </w:t>
            </w:r>
            <w:r w:rsidR="00D4672F" w:rsidRPr="00D5163E">
              <w:rPr>
                <w:rFonts w:ascii="Times New Roman" w:hAnsi="Times New Roman"/>
                <w:sz w:val="18"/>
                <w:szCs w:val="18"/>
              </w:rPr>
              <w:t xml:space="preserve">and that </w:t>
            </w:r>
            <w:r w:rsidRPr="00D5163E">
              <w:rPr>
                <w:rFonts w:ascii="Times New Roman" w:hAnsi="Times New Roman"/>
                <w:sz w:val="18"/>
                <w:szCs w:val="18"/>
              </w:rPr>
              <w:t xml:space="preserve">their participation in working groups </w:t>
            </w:r>
            <w:r w:rsidR="00D4672F" w:rsidRPr="00D5163E">
              <w:rPr>
                <w:rFonts w:ascii="Times New Roman" w:hAnsi="Times New Roman"/>
                <w:sz w:val="18"/>
                <w:szCs w:val="18"/>
              </w:rPr>
              <w:t xml:space="preserve">will </w:t>
            </w:r>
            <w:r w:rsidRPr="00D5163E">
              <w:rPr>
                <w:rFonts w:ascii="Times New Roman" w:hAnsi="Times New Roman"/>
                <w:sz w:val="18"/>
                <w:szCs w:val="18"/>
              </w:rPr>
              <w:t>be encouraged.</w:t>
            </w:r>
          </w:p>
          <w:p w14:paraId="0B54BAC9" w14:textId="4790B21F" w:rsidR="00E3077B" w:rsidRPr="00D5163E" w:rsidRDefault="00E3077B" w:rsidP="007E081C">
            <w:pPr>
              <w:rPr>
                <w:rFonts w:ascii="Times New Roman" w:hAnsi="Times New Roman"/>
                <w:sz w:val="18"/>
                <w:szCs w:val="18"/>
              </w:rPr>
            </w:pPr>
            <w:r w:rsidRPr="00D5163E">
              <w:rPr>
                <w:rFonts w:ascii="Times New Roman" w:hAnsi="Times New Roman"/>
                <w:sz w:val="18"/>
                <w:lang w:eastAsia="ja-JP"/>
              </w:rPr>
              <w:t xml:space="preserve">The proposed GEF project will </w:t>
            </w:r>
            <w:r w:rsidR="00450565" w:rsidRPr="00D5163E">
              <w:rPr>
                <w:rFonts w:ascii="Times New Roman" w:hAnsi="Times New Roman"/>
                <w:sz w:val="18"/>
                <w:lang w:eastAsia="ja-JP"/>
              </w:rPr>
              <w:t xml:space="preserve">also </w:t>
            </w:r>
            <w:r w:rsidRPr="00D5163E">
              <w:rPr>
                <w:rFonts w:ascii="Times New Roman" w:hAnsi="Times New Roman"/>
                <w:sz w:val="18"/>
                <w:lang w:eastAsia="ja-JP"/>
              </w:rPr>
              <w:t xml:space="preserve">involve women working in both management and technical departments of the </w:t>
            </w:r>
            <w:r w:rsidR="00450565" w:rsidRPr="00D5163E">
              <w:rPr>
                <w:rFonts w:ascii="Times New Roman" w:hAnsi="Times New Roman"/>
                <w:sz w:val="18"/>
                <w:lang w:eastAsia="ja-JP"/>
              </w:rPr>
              <w:t xml:space="preserve">MEMR and related stakeholder </w:t>
            </w:r>
            <w:r w:rsidRPr="00D5163E">
              <w:rPr>
                <w:rFonts w:ascii="Times New Roman" w:hAnsi="Times New Roman"/>
                <w:sz w:val="18"/>
                <w:lang w:eastAsia="ja-JP"/>
              </w:rPr>
              <w:t>agencies/institutions who can play important roles in the design, development and implementation</w:t>
            </w:r>
            <w:r w:rsidR="00450565" w:rsidRPr="00D5163E">
              <w:rPr>
                <w:rFonts w:ascii="Times New Roman" w:hAnsi="Times New Roman"/>
                <w:sz w:val="18"/>
                <w:lang w:eastAsia="ja-JP"/>
              </w:rPr>
              <w:t xml:space="preserve"> of various activities of ADLIGHT</w:t>
            </w:r>
            <w:r w:rsidRPr="00D5163E">
              <w:rPr>
                <w:rFonts w:ascii="Times New Roman" w:hAnsi="Times New Roman"/>
                <w:sz w:val="18"/>
                <w:lang w:eastAsia="ja-JP"/>
              </w:rPr>
              <w:t xml:space="preserve">. The </w:t>
            </w:r>
            <w:r w:rsidR="004D795D" w:rsidRPr="00D5163E">
              <w:rPr>
                <w:rFonts w:ascii="Times New Roman" w:hAnsi="Times New Roman"/>
                <w:sz w:val="18"/>
                <w:lang w:eastAsia="ja-JP"/>
              </w:rPr>
              <w:t xml:space="preserve">ADLIGHT </w:t>
            </w:r>
            <w:r w:rsidRPr="00D5163E">
              <w:rPr>
                <w:rFonts w:ascii="Times New Roman" w:hAnsi="Times New Roman"/>
                <w:sz w:val="18"/>
                <w:lang w:eastAsia="ja-JP"/>
              </w:rPr>
              <w:t>project considered the government</w:t>
            </w:r>
            <w:r w:rsidR="00450565" w:rsidRPr="00D5163E">
              <w:rPr>
                <w:rFonts w:ascii="Times New Roman" w:hAnsi="Times New Roman"/>
                <w:sz w:val="18"/>
                <w:lang w:eastAsia="ja-JP"/>
              </w:rPr>
              <w:t xml:space="preserve"> </w:t>
            </w:r>
            <w:r w:rsidRPr="00D5163E">
              <w:rPr>
                <w:rFonts w:ascii="Times New Roman" w:hAnsi="Times New Roman"/>
                <w:sz w:val="18"/>
                <w:lang w:eastAsia="ja-JP"/>
              </w:rPr>
              <w:t>National Gender Policy</w:t>
            </w:r>
            <w:r w:rsidR="00450565" w:rsidRPr="00D5163E">
              <w:rPr>
                <w:rFonts w:ascii="Times New Roman" w:hAnsi="Times New Roman"/>
                <w:sz w:val="18"/>
                <w:lang w:eastAsia="ja-JP"/>
              </w:rPr>
              <w:t xml:space="preserve">. UNDP Indonesia in its capacity as the co-implementor of the ADLIGHT project has adopted its Gender Strategy and Action Plan </w:t>
            </w:r>
            <w:r w:rsidR="0023479D" w:rsidRPr="00D5163E">
              <w:rPr>
                <w:rFonts w:ascii="Times New Roman" w:hAnsi="Times New Roman"/>
                <w:sz w:val="18"/>
                <w:lang w:eastAsia="ja-JP"/>
              </w:rPr>
              <w:t xml:space="preserve">that guides its gender programs for the period 2017-2020. </w:t>
            </w:r>
            <w:r w:rsidRPr="00D5163E">
              <w:rPr>
                <w:rFonts w:ascii="Times New Roman" w:hAnsi="Times New Roman"/>
                <w:sz w:val="18"/>
                <w:lang w:eastAsia="ja-JP"/>
              </w:rPr>
              <w:t>During the project implementation, updates on relevant gender mainstreaming policy and guidelines shall be incorporated in the Project’s action plans and strategies</w:t>
            </w:r>
            <w:r w:rsidR="0023479D" w:rsidRPr="00D5163E">
              <w:rPr>
                <w:rFonts w:ascii="Times New Roman" w:hAnsi="Times New Roman"/>
                <w:sz w:val="18"/>
                <w:lang w:eastAsia="ja-JP"/>
              </w:rPr>
              <w:t xml:space="preserve"> to be reviewed annually</w:t>
            </w:r>
            <w:r w:rsidRPr="00D5163E">
              <w:rPr>
                <w:rFonts w:ascii="Times New Roman" w:hAnsi="Times New Roman"/>
                <w:sz w:val="18"/>
                <w:lang w:eastAsia="ja-JP"/>
              </w:rPr>
              <w:t xml:space="preserve">. </w:t>
            </w:r>
          </w:p>
        </w:tc>
      </w:tr>
      <w:tr w:rsidR="00E3077B" w:rsidRPr="00D5163E" w14:paraId="01A15130" w14:textId="77777777" w:rsidTr="00E3077B">
        <w:trPr>
          <w:trHeight w:val="305"/>
          <w:jc w:val="center"/>
        </w:trPr>
        <w:tc>
          <w:tcPr>
            <w:tcW w:w="13248" w:type="dxa"/>
            <w:shd w:val="clear" w:color="auto" w:fill="C6D9F1"/>
          </w:tcPr>
          <w:p w14:paraId="0DF16AF7" w14:textId="77777777" w:rsidR="00E3077B" w:rsidRPr="00D5163E" w:rsidRDefault="00E3077B" w:rsidP="002C2489">
            <w:pPr>
              <w:spacing w:after="0"/>
              <w:contextualSpacing/>
              <w:rPr>
                <w:rFonts w:ascii="Times New Roman" w:hAnsi="Times New Roman"/>
                <w:b/>
                <w:i/>
                <w:sz w:val="18"/>
                <w:szCs w:val="18"/>
                <w:u w:val="single"/>
                <w:lang w:eastAsia="ja-JP"/>
              </w:rPr>
            </w:pPr>
            <w:r w:rsidRPr="00D5163E">
              <w:rPr>
                <w:rFonts w:ascii="Times New Roman" w:eastAsia="Times New Roman" w:hAnsi="Times New Roman"/>
                <w:b/>
                <w:i/>
                <w:sz w:val="18"/>
                <w:szCs w:val="18"/>
                <w:lang w:eastAsia="ja-JP"/>
              </w:rPr>
              <w:t>Briefly describe in the space below how the Project mainstreams environmental sustainability</w:t>
            </w:r>
          </w:p>
        </w:tc>
      </w:tr>
      <w:tr w:rsidR="00E3077B" w:rsidRPr="00D5163E" w14:paraId="15180E06" w14:textId="77777777" w:rsidTr="00E3077B">
        <w:trPr>
          <w:jc w:val="center"/>
        </w:trPr>
        <w:tc>
          <w:tcPr>
            <w:tcW w:w="13248" w:type="dxa"/>
          </w:tcPr>
          <w:p w14:paraId="3F0EBDB9" w14:textId="3B3D2132" w:rsidR="0023479D" w:rsidRPr="00D5163E" w:rsidRDefault="0023479D" w:rsidP="002C2489">
            <w:pPr>
              <w:widowControl w:val="0"/>
              <w:autoSpaceDE w:val="0"/>
              <w:autoSpaceDN w:val="0"/>
              <w:adjustRightInd w:val="0"/>
              <w:spacing w:before="37" w:after="0" w:line="239" w:lineRule="auto"/>
              <w:ind w:right="59"/>
              <w:rPr>
                <w:rFonts w:ascii="Times New Roman" w:hAnsi="Times New Roman"/>
                <w:sz w:val="18"/>
                <w:szCs w:val="18"/>
              </w:rPr>
            </w:pPr>
            <w:r w:rsidRPr="00D5163E">
              <w:rPr>
                <w:rFonts w:ascii="Times New Roman" w:hAnsi="Times New Roman"/>
                <w:spacing w:val="-1"/>
                <w:sz w:val="18"/>
                <w:szCs w:val="18"/>
              </w:rPr>
              <w:t>S</w:t>
            </w:r>
            <w:r w:rsidRPr="00D5163E">
              <w:rPr>
                <w:rFonts w:ascii="Times New Roman" w:hAnsi="Times New Roman"/>
                <w:spacing w:val="-5"/>
                <w:sz w:val="18"/>
                <w:szCs w:val="18"/>
              </w:rPr>
              <w:t>u</w:t>
            </w:r>
            <w:r w:rsidRPr="00D5163E">
              <w:rPr>
                <w:rFonts w:ascii="Times New Roman" w:hAnsi="Times New Roman"/>
                <w:spacing w:val="1"/>
                <w:sz w:val="18"/>
                <w:szCs w:val="18"/>
              </w:rPr>
              <w:t>s</w:t>
            </w:r>
            <w:r w:rsidRPr="00D5163E">
              <w:rPr>
                <w:rFonts w:ascii="Times New Roman" w:hAnsi="Times New Roman"/>
                <w:spacing w:val="2"/>
                <w:sz w:val="18"/>
                <w:szCs w:val="18"/>
              </w:rPr>
              <w:t>t</w:t>
            </w:r>
            <w:r w:rsidRPr="00D5163E">
              <w:rPr>
                <w:rFonts w:ascii="Times New Roman" w:hAnsi="Times New Roman"/>
                <w:sz w:val="18"/>
                <w:szCs w:val="18"/>
              </w:rPr>
              <w:t>a</w:t>
            </w:r>
            <w:r w:rsidRPr="00D5163E">
              <w:rPr>
                <w:rFonts w:ascii="Times New Roman" w:hAnsi="Times New Roman"/>
                <w:spacing w:val="-3"/>
                <w:sz w:val="18"/>
                <w:szCs w:val="18"/>
              </w:rPr>
              <w:t>i</w:t>
            </w:r>
            <w:r w:rsidRPr="00D5163E">
              <w:rPr>
                <w:rFonts w:ascii="Times New Roman" w:hAnsi="Times New Roman"/>
                <w:spacing w:val="-10"/>
                <w:sz w:val="18"/>
                <w:szCs w:val="18"/>
              </w:rPr>
              <w:t>n</w:t>
            </w:r>
            <w:r w:rsidRPr="00D5163E">
              <w:rPr>
                <w:rFonts w:ascii="Times New Roman" w:hAnsi="Times New Roman"/>
                <w:spacing w:val="5"/>
                <w:sz w:val="18"/>
                <w:szCs w:val="18"/>
              </w:rPr>
              <w:t>a</w:t>
            </w:r>
            <w:r w:rsidRPr="00D5163E">
              <w:rPr>
                <w:rFonts w:ascii="Times New Roman" w:hAnsi="Times New Roman"/>
                <w:spacing w:val="-5"/>
                <w:sz w:val="18"/>
                <w:szCs w:val="18"/>
              </w:rPr>
              <w:t>b</w:t>
            </w:r>
            <w:r w:rsidRPr="00D5163E">
              <w:rPr>
                <w:rFonts w:ascii="Times New Roman" w:hAnsi="Times New Roman"/>
                <w:spacing w:val="2"/>
                <w:sz w:val="18"/>
                <w:szCs w:val="18"/>
              </w:rPr>
              <w:t>i</w:t>
            </w:r>
            <w:r w:rsidRPr="00D5163E">
              <w:rPr>
                <w:rFonts w:ascii="Times New Roman" w:hAnsi="Times New Roman"/>
                <w:spacing w:val="-3"/>
                <w:sz w:val="18"/>
                <w:szCs w:val="18"/>
              </w:rPr>
              <w:t>li</w:t>
            </w:r>
            <w:r w:rsidRPr="00D5163E">
              <w:rPr>
                <w:rFonts w:ascii="Times New Roman" w:hAnsi="Times New Roman"/>
                <w:spacing w:val="2"/>
                <w:sz w:val="18"/>
                <w:szCs w:val="18"/>
              </w:rPr>
              <w:t>t</w:t>
            </w:r>
            <w:r w:rsidRPr="00D5163E">
              <w:rPr>
                <w:rFonts w:ascii="Times New Roman" w:hAnsi="Times New Roman"/>
                <w:sz w:val="18"/>
                <w:szCs w:val="18"/>
              </w:rPr>
              <w:t xml:space="preserve">y of </w:t>
            </w:r>
            <w:r w:rsidRPr="00D5163E">
              <w:rPr>
                <w:rFonts w:ascii="Times New Roman" w:hAnsi="Times New Roman"/>
                <w:spacing w:val="2"/>
                <w:sz w:val="18"/>
                <w:szCs w:val="18"/>
              </w:rPr>
              <w:t>t</w:t>
            </w:r>
            <w:r w:rsidRPr="00D5163E">
              <w:rPr>
                <w:rFonts w:ascii="Times New Roman" w:hAnsi="Times New Roman"/>
                <w:sz w:val="18"/>
                <w:szCs w:val="18"/>
              </w:rPr>
              <w:t xml:space="preserve">he </w:t>
            </w:r>
            <w:r w:rsidRPr="00D5163E">
              <w:rPr>
                <w:rFonts w:ascii="Times New Roman" w:hAnsi="Times New Roman"/>
                <w:spacing w:val="-5"/>
                <w:sz w:val="18"/>
                <w:szCs w:val="18"/>
              </w:rPr>
              <w:t>p</w:t>
            </w:r>
            <w:r w:rsidRPr="00D5163E">
              <w:rPr>
                <w:rFonts w:ascii="Times New Roman" w:hAnsi="Times New Roman"/>
                <w:spacing w:val="1"/>
                <w:sz w:val="18"/>
                <w:szCs w:val="18"/>
              </w:rPr>
              <w:t>r</w:t>
            </w:r>
            <w:r w:rsidRPr="00D5163E">
              <w:rPr>
                <w:rFonts w:ascii="Times New Roman" w:hAnsi="Times New Roman"/>
                <w:sz w:val="18"/>
                <w:szCs w:val="18"/>
              </w:rPr>
              <w:t>o</w:t>
            </w:r>
            <w:r w:rsidRPr="00D5163E">
              <w:rPr>
                <w:rFonts w:ascii="Times New Roman" w:hAnsi="Times New Roman"/>
                <w:spacing w:val="-3"/>
                <w:sz w:val="18"/>
                <w:szCs w:val="18"/>
              </w:rPr>
              <w:t>j</w:t>
            </w:r>
            <w:r w:rsidRPr="00D5163E">
              <w:rPr>
                <w:rFonts w:ascii="Times New Roman" w:hAnsi="Times New Roman"/>
                <w:sz w:val="18"/>
                <w:szCs w:val="18"/>
              </w:rPr>
              <w:t>e</w:t>
            </w:r>
            <w:r w:rsidRPr="00D5163E">
              <w:rPr>
                <w:rFonts w:ascii="Times New Roman" w:hAnsi="Times New Roman"/>
                <w:spacing w:val="-4"/>
                <w:sz w:val="18"/>
                <w:szCs w:val="18"/>
              </w:rPr>
              <w:t>c</w:t>
            </w:r>
            <w:r w:rsidRPr="00D5163E">
              <w:rPr>
                <w:rFonts w:ascii="Times New Roman" w:hAnsi="Times New Roman"/>
                <w:sz w:val="18"/>
                <w:szCs w:val="18"/>
              </w:rPr>
              <w:t xml:space="preserve">t </w:t>
            </w:r>
            <w:r w:rsidRPr="00D5163E">
              <w:rPr>
                <w:rFonts w:ascii="Times New Roman" w:hAnsi="Times New Roman"/>
                <w:spacing w:val="-3"/>
                <w:sz w:val="18"/>
                <w:szCs w:val="18"/>
              </w:rPr>
              <w:t>im</w:t>
            </w:r>
            <w:r w:rsidRPr="00D5163E">
              <w:rPr>
                <w:rFonts w:ascii="Times New Roman" w:hAnsi="Times New Roman"/>
                <w:sz w:val="18"/>
                <w:szCs w:val="18"/>
              </w:rPr>
              <w:t>pa</w:t>
            </w:r>
            <w:r w:rsidRPr="00D5163E">
              <w:rPr>
                <w:rFonts w:ascii="Times New Roman" w:hAnsi="Times New Roman"/>
                <w:spacing w:val="-4"/>
                <w:sz w:val="18"/>
                <w:szCs w:val="18"/>
              </w:rPr>
              <w:t>c</w:t>
            </w:r>
            <w:r w:rsidRPr="00D5163E">
              <w:rPr>
                <w:rFonts w:ascii="Times New Roman" w:hAnsi="Times New Roman"/>
                <w:sz w:val="18"/>
                <w:szCs w:val="18"/>
              </w:rPr>
              <w:t xml:space="preserve">t </w:t>
            </w:r>
            <w:r w:rsidRPr="00D5163E">
              <w:rPr>
                <w:rFonts w:ascii="Times New Roman" w:hAnsi="Times New Roman"/>
                <w:spacing w:val="2"/>
                <w:sz w:val="18"/>
                <w:szCs w:val="18"/>
              </w:rPr>
              <w:t>w</w:t>
            </w:r>
            <w:r w:rsidRPr="00D5163E">
              <w:rPr>
                <w:rFonts w:ascii="Times New Roman" w:hAnsi="Times New Roman"/>
                <w:spacing w:val="-3"/>
                <w:sz w:val="18"/>
                <w:szCs w:val="18"/>
              </w:rPr>
              <w:t>il</w:t>
            </w:r>
            <w:r w:rsidRPr="00D5163E">
              <w:rPr>
                <w:rFonts w:ascii="Times New Roman" w:hAnsi="Times New Roman"/>
                <w:sz w:val="18"/>
                <w:szCs w:val="18"/>
              </w:rPr>
              <w:t xml:space="preserve">l </w:t>
            </w:r>
            <w:r w:rsidRPr="00D5163E">
              <w:rPr>
                <w:rFonts w:ascii="Times New Roman" w:hAnsi="Times New Roman"/>
                <w:spacing w:val="-5"/>
                <w:sz w:val="18"/>
                <w:szCs w:val="18"/>
              </w:rPr>
              <w:t>b</w:t>
            </w:r>
            <w:r w:rsidRPr="00D5163E">
              <w:rPr>
                <w:rFonts w:ascii="Times New Roman" w:hAnsi="Times New Roman"/>
                <w:sz w:val="18"/>
                <w:szCs w:val="18"/>
              </w:rPr>
              <w:t xml:space="preserve">e </w:t>
            </w:r>
            <w:r w:rsidRPr="00D5163E">
              <w:rPr>
                <w:rFonts w:ascii="Times New Roman" w:hAnsi="Times New Roman"/>
                <w:spacing w:val="5"/>
                <w:sz w:val="18"/>
                <w:szCs w:val="18"/>
              </w:rPr>
              <w:t>e</w:t>
            </w:r>
            <w:r w:rsidRPr="00D5163E">
              <w:rPr>
                <w:rFonts w:ascii="Times New Roman" w:hAnsi="Times New Roman"/>
                <w:spacing w:val="-10"/>
                <w:sz w:val="18"/>
                <w:szCs w:val="18"/>
              </w:rPr>
              <w:t>n</w:t>
            </w:r>
            <w:r w:rsidRPr="00D5163E">
              <w:rPr>
                <w:rFonts w:ascii="Times New Roman" w:hAnsi="Times New Roman"/>
                <w:spacing w:val="1"/>
                <w:sz w:val="18"/>
                <w:szCs w:val="18"/>
              </w:rPr>
              <w:t>s</w:t>
            </w:r>
            <w:r w:rsidRPr="00D5163E">
              <w:rPr>
                <w:rFonts w:ascii="Times New Roman" w:hAnsi="Times New Roman"/>
                <w:spacing w:val="-5"/>
                <w:sz w:val="18"/>
                <w:szCs w:val="18"/>
              </w:rPr>
              <w:t>u</w:t>
            </w:r>
            <w:r w:rsidRPr="00D5163E">
              <w:rPr>
                <w:rFonts w:ascii="Times New Roman" w:hAnsi="Times New Roman"/>
                <w:spacing w:val="1"/>
                <w:sz w:val="18"/>
                <w:szCs w:val="18"/>
              </w:rPr>
              <w:t>r</w:t>
            </w:r>
            <w:r w:rsidRPr="00D5163E">
              <w:rPr>
                <w:rFonts w:ascii="Times New Roman" w:hAnsi="Times New Roman"/>
                <w:sz w:val="18"/>
                <w:szCs w:val="18"/>
              </w:rPr>
              <w:t xml:space="preserve">ed </w:t>
            </w:r>
            <w:r w:rsidRPr="00D5163E">
              <w:rPr>
                <w:rFonts w:ascii="Times New Roman" w:hAnsi="Times New Roman"/>
                <w:spacing w:val="2"/>
                <w:sz w:val="18"/>
                <w:szCs w:val="18"/>
              </w:rPr>
              <w:t>t</w:t>
            </w:r>
            <w:r w:rsidRPr="00D5163E">
              <w:rPr>
                <w:rFonts w:ascii="Times New Roman" w:hAnsi="Times New Roman"/>
                <w:sz w:val="18"/>
                <w:szCs w:val="18"/>
              </w:rPr>
              <w:t>h</w:t>
            </w:r>
            <w:r w:rsidRPr="00D5163E">
              <w:rPr>
                <w:rFonts w:ascii="Times New Roman" w:hAnsi="Times New Roman"/>
                <w:spacing w:val="1"/>
                <w:sz w:val="18"/>
                <w:szCs w:val="18"/>
              </w:rPr>
              <w:t>r</w:t>
            </w:r>
            <w:r w:rsidRPr="00D5163E">
              <w:rPr>
                <w:rFonts w:ascii="Times New Roman" w:hAnsi="Times New Roman"/>
                <w:sz w:val="18"/>
                <w:szCs w:val="18"/>
              </w:rPr>
              <w:t>o</w:t>
            </w:r>
            <w:r w:rsidRPr="00D5163E">
              <w:rPr>
                <w:rFonts w:ascii="Times New Roman" w:hAnsi="Times New Roman"/>
                <w:spacing w:val="-5"/>
                <w:sz w:val="18"/>
                <w:szCs w:val="18"/>
              </w:rPr>
              <w:t>u</w:t>
            </w:r>
            <w:r w:rsidRPr="00D5163E">
              <w:rPr>
                <w:rFonts w:ascii="Times New Roman" w:hAnsi="Times New Roman"/>
                <w:sz w:val="18"/>
                <w:szCs w:val="18"/>
              </w:rPr>
              <w:t xml:space="preserve">gh </w:t>
            </w:r>
            <w:r w:rsidRPr="00D5163E">
              <w:rPr>
                <w:rFonts w:ascii="Times New Roman" w:hAnsi="Times New Roman"/>
                <w:spacing w:val="2"/>
                <w:sz w:val="18"/>
                <w:szCs w:val="18"/>
              </w:rPr>
              <w:t>t</w:t>
            </w:r>
            <w:r w:rsidRPr="00D5163E">
              <w:rPr>
                <w:rFonts w:ascii="Times New Roman" w:hAnsi="Times New Roman"/>
                <w:spacing w:val="-5"/>
                <w:sz w:val="18"/>
                <w:szCs w:val="18"/>
              </w:rPr>
              <w:t>h</w:t>
            </w:r>
            <w:r w:rsidRPr="00D5163E">
              <w:rPr>
                <w:rFonts w:ascii="Times New Roman" w:hAnsi="Times New Roman"/>
                <w:sz w:val="18"/>
                <w:szCs w:val="18"/>
              </w:rPr>
              <w:t xml:space="preserve">e </w:t>
            </w:r>
            <w:r w:rsidRPr="00D5163E">
              <w:rPr>
                <w:rFonts w:ascii="Times New Roman" w:hAnsi="Times New Roman"/>
                <w:spacing w:val="-3"/>
                <w:sz w:val="18"/>
                <w:szCs w:val="18"/>
              </w:rPr>
              <w:t>l</w:t>
            </w:r>
            <w:r w:rsidRPr="00D5163E">
              <w:rPr>
                <w:rFonts w:ascii="Times New Roman" w:hAnsi="Times New Roman"/>
                <w:sz w:val="18"/>
                <w:szCs w:val="18"/>
              </w:rPr>
              <w:t>ead</w:t>
            </w:r>
            <w:r w:rsidRPr="00D5163E">
              <w:rPr>
                <w:rFonts w:ascii="Times New Roman" w:hAnsi="Times New Roman"/>
                <w:spacing w:val="-4"/>
                <w:sz w:val="18"/>
                <w:szCs w:val="18"/>
              </w:rPr>
              <w:t>e</w:t>
            </w:r>
            <w:r w:rsidRPr="00D5163E">
              <w:rPr>
                <w:rFonts w:ascii="Times New Roman" w:hAnsi="Times New Roman"/>
                <w:spacing w:val="1"/>
                <w:sz w:val="18"/>
                <w:szCs w:val="18"/>
              </w:rPr>
              <w:t>r</w:t>
            </w:r>
            <w:r w:rsidRPr="00D5163E">
              <w:rPr>
                <w:rFonts w:ascii="Times New Roman" w:hAnsi="Times New Roman"/>
                <w:spacing w:val="-4"/>
                <w:sz w:val="18"/>
                <w:szCs w:val="18"/>
              </w:rPr>
              <w:t>s</w:t>
            </w:r>
            <w:r w:rsidRPr="00D5163E">
              <w:rPr>
                <w:rFonts w:ascii="Times New Roman" w:hAnsi="Times New Roman"/>
                <w:sz w:val="18"/>
                <w:szCs w:val="18"/>
              </w:rPr>
              <w:t>h</w:t>
            </w:r>
            <w:r w:rsidRPr="00D5163E">
              <w:rPr>
                <w:rFonts w:ascii="Times New Roman" w:hAnsi="Times New Roman"/>
                <w:spacing w:val="-3"/>
                <w:sz w:val="18"/>
                <w:szCs w:val="18"/>
              </w:rPr>
              <w:t>i</w:t>
            </w:r>
            <w:r w:rsidRPr="00D5163E">
              <w:rPr>
                <w:rFonts w:ascii="Times New Roman" w:hAnsi="Times New Roman"/>
                <w:sz w:val="18"/>
                <w:szCs w:val="18"/>
              </w:rPr>
              <w:t>p of</w:t>
            </w:r>
            <w:r w:rsidRPr="00D5163E">
              <w:rPr>
                <w:rFonts w:ascii="Times New Roman" w:hAnsi="Times New Roman"/>
                <w:spacing w:val="44"/>
                <w:sz w:val="18"/>
                <w:szCs w:val="18"/>
              </w:rPr>
              <w:t xml:space="preserve"> </w:t>
            </w:r>
            <w:r w:rsidRPr="00D5163E">
              <w:rPr>
                <w:rFonts w:ascii="Times New Roman" w:hAnsi="Times New Roman"/>
                <w:spacing w:val="1"/>
                <w:sz w:val="18"/>
                <w:szCs w:val="18"/>
              </w:rPr>
              <w:t>M</w:t>
            </w:r>
            <w:r w:rsidRPr="00D5163E">
              <w:rPr>
                <w:rFonts w:ascii="Times New Roman" w:hAnsi="Times New Roman"/>
                <w:spacing w:val="-6"/>
                <w:sz w:val="18"/>
                <w:szCs w:val="18"/>
              </w:rPr>
              <w:t>E</w:t>
            </w:r>
            <w:r w:rsidRPr="00D5163E">
              <w:rPr>
                <w:rFonts w:ascii="Times New Roman" w:hAnsi="Times New Roman"/>
                <w:spacing w:val="-4"/>
                <w:sz w:val="18"/>
                <w:szCs w:val="18"/>
              </w:rPr>
              <w:t>M</w:t>
            </w:r>
            <w:r w:rsidRPr="00D5163E">
              <w:rPr>
                <w:rFonts w:ascii="Times New Roman" w:hAnsi="Times New Roman"/>
                <w:sz w:val="18"/>
                <w:szCs w:val="18"/>
              </w:rPr>
              <w:t xml:space="preserve">R </w:t>
            </w:r>
            <w:r w:rsidR="009F17FE" w:rsidRPr="00D5163E">
              <w:rPr>
                <w:rFonts w:ascii="Times New Roman" w:hAnsi="Times New Roman"/>
                <w:spacing w:val="9"/>
                <w:sz w:val="18"/>
                <w:szCs w:val="18"/>
              </w:rPr>
              <w:t xml:space="preserve">in cooperation with all the project stakeholders </w:t>
            </w:r>
            <w:r w:rsidRPr="00D5163E">
              <w:rPr>
                <w:rFonts w:ascii="Times New Roman" w:hAnsi="Times New Roman"/>
                <w:sz w:val="18"/>
                <w:szCs w:val="18"/>
              </w:rPr>
              <w:t>a</w:t>
            </w:r>
            <w:r w:rsidRPr="00D5163E">
              <w:rPr>
                <w:rFonts w:ascii="Times New Roman" w:hAnsi="Times New Roman"/>
                <w:spacing w:val="-10"/>
                <w:sz w:val="18"/>
                <w:szCs w:val="18"/>
              </w:rPr>
              <w:t>n</w:t>
            </w:r>
            <w:r w:rsidRPr="00D5163E">
              <w:rPr>
                <w:rFonts w:ascii="Times New Roman" w:hAnsi="Times New Roman"/>
                <w:sz w:val="18"/>
                <w:szCs w:val="18"/>
              </w:rPr>
              <w:t xml:space="preserve">d </w:t>
            </w:r>
            <w:r w:rsidR="009F17FE" w:rsidRPr="00D5163E">
              <w:rPr>
                <w:rFonts w:ascii="Times New Roman" w:hAnsi="Times New Roman"/>
                <w:sz w:val="18"/>
                <w:szCs w:val="18"/>
              </w:rPr>
              <w:t>with</w:t>
            </w:r>
            <w:r w:rsidRPr="00D5163E">
              <w:rPr>
                <w:rFonts w:ascii="Times New Roman" w:hAnsi="Times New Roman"/>
                <w:spacing w:val="3"/>
                <w:sz w:val="18"/>
                <w:szCs w:val="18"/>
              </w:rPr>
              <w:t xml:space="preserve"> </w:t>
            </w:r>
            <w:r w:rsidRPr="00D5163E">
              <w:rPr>
                <w:rFonts w:ascii="Times New Roman" w:hAnsi="Times New Roman"/>
                <w:spacing w:val="2"/>
                <w:sz w:val="18"/>
                <w:szCs w:val="18"/>
              </w:rPr>
              <w:t>t</w:t>
            </w:r>
            <w:r w:rsidRPr="00D5163E">
              <w:rPr>
                <w:rFonts w:ascii="Times New Roman" w:hAnsi="Times New Roman"/>
                <w:sz w:val="18"/>
                <w:szCs w:val="18"/>
              </w:rPr>
              <w:t xml:space="preserve">he </w:t>
            </w:r>
            <w:r w:rsidRPr="00D5163E">
              <w:rPr>
                <w:rFonts w:ascii="Times New Roman" w:hAnsi="Times New Roman"/>
                <w:spacing w:val="-5"/>
                <w:sz w:val="18"/>
                <w:szCs w:val="18"/>
              </w:rPr>
              <w:t>p</w:t>
            </w:r>
            <w:r w:rsidRPr="00D5163E">
              <w:rPr>
                <w:rFonts w:ascii="Times New Roman" w:hAnsi="Times New Roman"/>
                <w:spacing w:val="1"/>
                <w:sz w:val="18"/>
                <w:szCs w:val="18"/>
              </w:rPr>
              <w:t>r</w:t>
            </w:r>
            <w:r w:rsidRPr="00D5163E">
              <w:rPr>
                <w:rFonts w:ascii="Times New Roman" w:hAnsi="Times New Roman"/>
                <w:sz w:val="18"/>
                <w:szCs w:val="18"/>
              </w:rPr>
              <w:t>o</w:t>
            </w:r>
            <w:r w:rsidRPr="00D5163E">
              <w:rPr>
                <w:rFonts w:ascii="Times New Roman" w:hAnsi="Times New Roman"/>
                <w:spacing w:val="-5"/>
                <w:sz w:val="18"/>
                <w:szCs w:val="18"/>
              </w:rPr>
              <w:t>v</w:t>
            </w:r>
            <w:r w:rsidRPr="00D5163E">
              <w:rPr>
                <w:rFonts w:ascii="Times New Roman" w:hAnsi="Times New Roman"/>
                <w:spacing w:val="2"/>
                <w:sz w:val="18"/>
                <w:szCs w:val="18"/>
              </w:rPr>
              <w:t>i</w:t>
            </w:r>
            <w:r w:rsidRPr="00D5163E">
              <w:rPr>
                <w:rFonts w:ascii="Times New Roman" w:hAnsi="Times New Roman"/>
                <w:spacing w:val="-10"/>
                <w:sz w:val="18"/>
                <w:szCs w:val="18"/>
              </w:rPr>
              <w:t>n</w:t>
            </w:r>
            <w:r w:rsidRPr="00D5163E">
              <w:rPr>
                <w:rFonts w:ascii="Times New Roman" w:hAnsi="Times New Roman"/>
                <w:sz w:val="18"/>
                <w:szCs w:val="18"/>
              </w:rPr>
              <w:t>c</w:t>
            </w:r>
            <w:r w:rsidRPr="00D5163E">
              <w:rPr>
                <w:rFonts w:ascii="Times New Roman" w:hAnsi="Times New Roman"/>
                <w:spacing w:val="-2"/>
                <w:sz w:val="18"/>
                <w:szCs w:val="18"/>
              </w:rPr>
              <w:t>i</w:t>
            </w:r>
            <w:r w:rsidRPr="00D5163E">
              <w:rPr>
                <w:rFonts w:ascii="Times New Roman" w:hAnsi="Times New Roman"/>
                <w:sz w:val="18"/>
                <w:szCs w:val="18"/>
              </w:rPr>
              <w:t>al go</w:t>
            </w:r>
            <w:r w:rsidRPr="00D5163E">
              <w:rPr>
                <w:rFonts w:ascii="Times New Roman" w:hAnsi="Times New Roman"/>
                <w:spacing w:val="-5"/>
                <w:sz w:val="18"/>
                <w:szCs w:val="18"/>
              </w:rPr>
              <w:t>v</w:t>
            </w:r>
            <w:r w:rsidRPr="00D5163E">
              <w:rPr>
                <w:rFonts w:ascii="Times New Roman" w:hAnsi="Times New Roman"/>
                <w:sz w:val="18"/>
                <w:szCs w:val="18"/>
              </w:rPr>
              <w:t>e</w:t>
            </w:r>
            <w:r w:rsidRPr="00D5163E">
              <w:rPr>
                <w:rFonts w:ascii="Times New Roman" w:hAnsi="Times New Roman"/>
                <w:spacing w:val="6"/>
                <w:sz w:val="18"/>
                <w:szCs w:val="18"/>
              </w:rPr>
              <w:t>r</w:t>
            </w:r>
            <w:r w:rsidRPr="00D5163E">
              <w:rPr>
                <w:rFonts w:ascii="Times New Roman" w:hAnsi="Times New Roman"/>
                <w:spacing w:val="-10"/>
                <w:sz w:val="18"/>
                <w:szCs w:val="18"/>
              </w:rPr>
              <w:t>n</w:t>
            </w:r>
            <w:r w:rsidRPr="00D5163E">
              <w:rPr>
                <w:rFonts w:ascii="Times New Roman" w:hAnsi="Times New Roman"/>
                <w:spacing w:val="-3"/>
                <w:sz w:val="18"/>
                <w:szCs w:val="18"/>
              </w:rPr>
              <w:t>m</w:t>
            </w:r>
            <w:r w:rsidRPr="00D5163E">
              <w:rPr>
                <w:rFonts w:ascii="Times New Roman" w:hAnsi="Times New Roman"/>
                <w:spacing w:val="5"/>
                <w:sz w:val="18"/>
                <w:szCs w:val="18"/>
              </w:rPr>
              <w:t>e</w:t>
            </w:r>
            <w:r w:rsidRPr="00D5163E">
              <w:rPr>
                <w:rFonts w:ascii="Times New Roman" w:hAnsi="Times New Roman"/>
                <w:spacing w:val="-10"/>
                <w:sz w:val="18"/>
                <w:szCs w:val="18"/>
              </w:rPr>
              <w:t>n</w:t>
            </w:r>
            <w:r w:rsidRPr="00D5163E">
              <w:rPr>
                <w:rFonts w:ascii="Times New Roman" w:hAnsi="Times New Roman"/>
                <w:sz w:val="18"/>
                <w:szCs w:val="18"/>
              </w:rPr>
              <w:t xml:space="preserve">t </w:t>
            </w:r>
            <w:r w:rsidR="009F17FE" w:rsidRPr="00D5163E">
              <w:rPr>
                <w:rFonts w:ascii="Times New Roman" w:hAnsi="Times New Roman"/>
                <w:sz w:val="18"/>
                <w:szCs w:val="18"/>
              </w:rPr>
              <w:t xml:space="preserve">which </w:t>
            </w:r>
            <w:r w:rsidR="009F17FE" w:rsidRPr="00D5163E">
              <w:rPr>
                <w:rFonts w:ascii="Times New Roman" w:hAnsi="Times New Roman"/>
                <w:sz w:val="18"/>
                <w:szCs w:val="18"/>
              </w:rPr>
              <w:lastRenderedPageBreak/>
              <w:t>were selected to host</w:t>
            </w:r>
            <w:r w:rsidRPr="00D5163E">
              <w:rPr>
                <w:rFonts w:ascii="Times New Roman" w:hAnsi="Times New Roman"/>
                <w:sz w:val="18"/>
                <w:szCs w:val="18"/>
              </w:rPr>
              <w:t xml:space="preserve"> </w:t>
            </w:r>
            <w:r w:rsidR="009F17FE" w:rsidRPr="00D5163E">
              <w:rPr>
                <w:rFonts w:ascii="Times New Roman" w:hAnsi="Times New Roman"/>
                <w:sz w:val="18"/>
                <w:szCs w:val="18"/>
              </w:rPr>
              <w:t xml:space="preserve">the project’s </w:t>
            </w:r>
            <w:r w:rsidRPr="00D5163E">
              <w:rPr>
                <w:rFonts w:ascii="Times New Roman" w:hAnsi="Times New Roman"/>
                <w:sz w:val="18"/>
                <w:szCs w:val="18"/>
              </w:rPr>
              <w:t>p</w:t>
            </w:r>
            <w:r w:rsidRPr="00D5163E">
              <w:rPr>
                <w:rFonts w:ascii="Times New Roman" w:hAnsi="Times New Roman"/>
                <w:spacing w:val="-3"/>
                <w:sz w:val="18"/>
                <w:szCs w:val="18"/>
              </w:rPr>
              <w:t>il</w:t>
            </w:r>
            <w:r w:rsidRPr="00D5163E">
              <w:rPr>
                <w:rFonts w:ascii="Times New Roman" w:hAnsi="Times New Roman"/>
                <w:sz w:val="18"/>
                <w:szCs w:val="18"/>
              </w:rPr>
              <w:t xml:space="preserve">ot </w:t>
            </w:r>
            <w:r w:rsidR="009F17FE" w:rsidRPr="00D5163E">
              <w:rPr>
                <w:rFonts w:ascii="Times New Roman" w:hAnsi="Times New Roman"/>
                <w:spacing w:val="5"/>
                <w:sz w:val="18"/>
                <w:szCs w:val="18"/>
              </w:rPr>
              <w:t>demonstrations</w:t>
            </w:r>
            <w:r w:rsidRPr="00D5163E">
              <w:rPr>
                <w:rFonts w:ascii="Times New Roman" w:hAnsi="Times New Roman"/>
                <w:sz w:val="18"/>
                <w:szCs w:val="18"/>
              </w:rPr>
              <w:t xml:space="preserve">. </w:t>
            </w:r>
            <w:r w:rsidRPr="00D5163E">
              <w:rPr>
                <w:rFonts w:ascii="Times New Roman" w:hAnsi="Times New Roman"/>
                <w:spacing w:val="-6"/>
                <w:sz w:val="18"/>
                <w:szCs w:val="18"/>
              </w:rPr>
              <w:t>T</w:t>
            </w:r>
            <w:r w:rsidRPr="00D5163E">
              <w:rPr>
                <w:rFonts w:ascii="Times New Roman" w:hAnsi="Times New Roman"/>
                <w:sz w:val="18"/>
                <w:szCs w:val="18"/>
              </w:rPr>
              <w:t>he</w:t>
            </w:r>
            <w:r w:rsidRPr="00D5163E">
              <w:rPr>
                <w:rFonts w:ascii="Times New Roman" w:hAnsi="Times New Roman"/>
                <w:spacing w:val="-3"/>
                <w:sz w:val="18"/>
                <w:szCs w:val="18"/>
              </w:rPr>
              <w:t>i</w:t>
            </w:r>
            <w:r w:rsidRPr="00D5163E">
              <w:rPr>
                <w:rFonts w:ascii="Times New Roman" w:hAnsi="Times New Roman"/>
                <w:sz w:val="18"/>
                <w:szCs w:val="18"/>
              </w:rPr>
              <w:t xml:space="preserve">r </w:t>
            </w:r>
            <w:r w:rsidRPr="00D5163E">
              <w:rPr>
                <w:rFonts w:ascii="Times New Roman" w:hAnsi="Times New Roman"/>
                <w:spacing w:val="-3"/>
                <w:sz w:val="18"/>
                <w:szCs w:val="18"/>
              </w:rPr>
              <w:t>mi</w:t>
            </w:r>
            <w:r w:rsidRPr="00D5163E">
              <w:rPr>
                <w:rFonts w:ascii="Times New Roman" w:hAnsi="Times New Roman"/>
                <w:spacing w:val="2"/>
                <w:sz w:val="18"/>
                <w:szCs w:val="18"/>
              </w:rPr>
              <w:t>t</w:t>
            </w:r>
            <w:r w:rsidRPr="00D5163E">
              <w:rPr>
                <w:rFonts w:ascii="Times New Roman" w:hAnsi="Times New Roman"/>
                <w:spacing w:val="-3"/>
                <w:sz w:val="18"/>
                <w:szCs w:val="18"/>
              </w:rPr>
              <w:t>i</w:t>
            </w:r>
            <w:r w:rsidRPr="00D5163E">
              <w:rPr>
                <w:rFonts w:ascii="Times New Roman" w:hAnsi="Times New Roman"/>
                <w:sz w:val="18"/>
                <w:szCs w:val="18"/>
              </w:rPr>
              <w:t>g</w:t>
            </w:r>
            <w:r w:rsidRPr="00D5163E">
              <w:rPr>
                <w:rFonts w:ascii="Times New Roman" w:hAnsi="Times New Roman"/>
                <w:spacing w:val="-4"/>
                <w:sz w:val="18"/>
                <w:szCs w:val="18"/>
              </w:rPr>
              <w:t>a</w:t>
            </w:r>
            <w:r w:rsidRPr="00D5163E">
              <w:rPr>
                <w:rFonts w:ascii="Times New Roman" w:hAnsi="Times New Roman"/>
                <w:spacing w:val="2"/>
                <w:sz w:val="18"/>
                <w:szCs w:val="18"/>
              </w:rPr>
              <w:t>t</w:t>
            </w:r>
            <w:r w:rsidRPr="00D5163E">
              <w:rPr>
                <w:rFonts w:ascii="Times New Roman" w:hAnsi="Times New Roman"/>
                <w:spacing w:val="-3"/>
                <w:sz w:val="18"/>
                <w:szCs w:val="18"/>
              </w:rPr>
              <w:t>i</w:t>
            </w:r>
            <w:r w:rsidRPr="00D5163E">
              <w:rPr>
                <w:rFonts w:ascii="Times New Roman" w:hAnsi="Times New Roman"/>
                <w:sz w:val="18"/>
                <w:szCs w:val="18"/>
              </w:rPr>
              <w:t>on</w:t>
            </w:r>
            <w:r w:rsidRPr="00D5163E">
              <w:rPr>
                <w:rFonts w:ascii="Times New Roman" w:hAnsi="Times New Roman"/>
                <w:spacing w:val="43"/>
                <w:sz w:val="18"/>
                <w:szCs w:val="18"/>
              </w:rPr>
              <w:t xml:space="preserve"> </w:t>
            </w:r>
            <w:r w:rsidRPr="00D5163E">
              <w:rPr>
                <w:rFonts w:ascii="Times New Roman" w:hAnsi="Times New Roman"/>
                <w:sz w:val="18"/>
                <w:szCs w:val="18"/>
              </w:rPr>
              <w:t>p</w:t>
            </w:r>
            <w:r w:rsidRPr="00D5163E">
              <w:rPr>
                <w:rFonts w:ascii="Times New Roman" w:hAnsi="Times New Roman"/>
                <w:spacing w:val="1"/>
                <w:sz w:val="18"/>
                <w:szCs w:val="18"/>
              </w:rPr>
              <w:t>r</w:t>
            </w:r>
            <w:r w:rsidRPr="00D5163E">
              <w:rPr>
                <w:rFonts w:ascii="Times New Roman" w:hAnsi="Times New Roman"/>
                <w:sz w:val="18"/>
                <w:szCs w:val="18"/>
              </w:rPr>
              <w:t>og</w:t>
            </w:r>
            <w:r w:rsidRPr="00D5163E">
              <w:rPr>
                <w:rFonts w:ascii="Times New Roman" w:hAnsi="Times New Roman"/>
                <w:spacing w:val="1"/>
                <w:sz w:val="18"/>
                <w:szCs w:val="18"/>
              </w:rPr>
              <w:t>r</w:t>
            </w:r>
            <w:r w:rsidRPr="00D5163E">
              <w:rPr>
                <w:rFonts w:ascii="Times New Roman" w:hAnsi="Times New Roman"/>
                <w:sz w:val="18"/>
                <w:szCs w:val="18"/>
              </w:rPr>
              <w:t>a</w:t>
            </w:r>
            <w:r w:rsidRPr="00D5163E">
              <w:rPr>
                <w:rFonts w:ascii="Times New Roman" w:hAnsi="Times New Roman"/>
                <w:spacing w:val="-3"/>
                <w:sz w:val="18"/>
                <w:szCs w:val="18"/>
              </w:rPr>
              <w:t>m</w:t>
            </w:r>
            <w:r w:rsidRPr="00D5163E">
              <w:rPr>
                <w:rFonts w:ascii="Times New Roman" w:hAnsi="Times New Roman"/>
                <w:sz w:val="18"/>
                <w:szCs w:val="18"/>
              </w:rPr>
              <w:t xml:space="preserve">s </w:t>
            </w:r>
            <w:r w:rsidRPr="00D5163E">
              <w:rPr>
                <w:rFonts w:ascii="Times New Roman" w:hAnsi="Times New Roman"/>
                <w:w w:val="101"/>
                <w:sz w:val="18"/>
                <w:szCs w:val="18"/>
              </w:rPr>
              <w:t>a</w:t>
            </w:r>
            <w:r w:rsidRPr="00D5163E">
              <w:rPr>
                <w:rFonts w:ascii="Times New Roman" w:hAnsi="Times New Roman"/>
                <w:spacing w:val="-10"/>
                <w:w w:val="101"/>
                <w:sz w:val="18"/>
                <w:szCs w:val="18"/>
              </w:rPr>
              <w:t>n</w:t>
            </w:r>
            <w:r w:rsidRPr="00D5163E">
              <w:rPr>
                <w:rFonts w:ascii="Times New Roman" w:hAnsi="Times New Roman"/>
                <w:w w:val="101"/>
                <w:sz w:val="18"/>
                <w:szCs w:val="18"/>
              </w:rPr>
              <w:t xml:space="preserve">d </w:t>
            </w:r>
            <w:r w:rsidRPr="00D5163E">
              <w:rPr>
                <w:rFonts w:ascii="Times New Roman" w:hAnsi="Times New Roman"/>
                <w:sz w:val="18"/>
                <w:szCs w:val="18"/>
              </w:rPr>
              <w:t>ad</w:t>
            </w:r>
            <w:r w:rsidRPr="00D5163E">
              <w:rPr>
                <w:rFonts w:ascii="Times New Roman" w:hAnsi="Times New Roman"/>
                <w:spacing w:val="-3"/>
                <w:sz w:val="18"/>
                <w:szCs w:val="18"/>
              </w:rPr>
              <w:t>m</w:t>
            </w:r>
            <w:r w:rsidRPr="00D5163E">
              <w:rPr>
                <w:rFonts w:ascii="Times New Roman" w:hAnsi="Times New Roman"/>
                <w:spacing w:val="2"/>
                <w:sz w:val="18"/>
                <w:szCs w:val="18"/>
              </w:rPr>
              <w:t>i</w:t>
            </w:r>
            <w:r w:rsidRPr="00D5163E">
              <w:rPr>
                <w:rFonts w:ascii="Times New Roman" w:hAnsi="Times New Roman"/>
                <w:spacing w:val="-10"/>
                <w:sz w:val="18"/>
                <w:szCs w:val="18"/>
              </w:rPr>
              <w:t>n</w:t>
            </w:r>
            <w:r w:rsidRPr="00D5163E">
              <w:rPr>
                <w:rFonts w:ascii="Times New Roman" w:hAnsi="Times New Roman"/>
                <w:spacing w:val="-3"/>
                <w:sz w:val="18"/>
                <w:szCs w:val="18"/>
              </w:rPr>
              <w:t>i</w:t>
            </w:r>
            <w:r w:rsidRPr="00D5163E">
              <w:rPr>
                <w:rFonts w:ascii="Times New Roman" w:hAnsi="Times New Roman"/>
                <w:spacing w:val="1"/>
                <w:sz w:val="18"/>
                <w:szCs w:val="18"/>
              </w:rPr>
              <w:t>s</w:t>
            </w:r>
            <w:r w:rsidRPr="00D5163E">
              <w:rPr>
                <w:rFonts w:ascii="Times New Roman" w:hAnsi="Times New Roman"/>
                <w:spacing w:val="2"/>
                <w:sz w:val="18"/>
                <w:szCs w:val="18"/>
              </w:rPr>
              <w:t>t</w:t>
            </w:r>
            <w:r w:rsidRPr="00D5163E">
              <w:rPr>
                <w:rFonts w:ascii="Times New Roman" w:hAnsi="Times New Roman"/>
                <w:spacing w:val="1"/>
                <w:sz w:val="18"/>
                <w:szCs w:val="18"/>
              </w:rPr>
              <w:t>r</w:t>
            </w:r>
            <w:r w:rsidRPr="00D5163E">
              <w:rPr>
                <w:rFonts w:ascii="Times New Roman" w:hAnsi="Times New Roman"/>
                <w:sz w:val="18"/>
                <w:szCs w:val="18"/>
              </w:rPr>
              <w:t>a</w:t>
            </w:r>
            <w:r w:rsidRPr="00D5163E">
              <w:rPr>
                <w:rFonts w:ascii="Times New Roman" w:hAnsi="Times New Roman"/>
                <w:spacing w:val="2"/>
                <w:sz w:val="18"/>
                <w:szCs w:val="18"/>
              </w:rPr>
              <w:t>t</w:t>
            </w:r>
            <w:r w:rsidRPr="00D5163E">
              <w:rPr>
                <w:rFonts w:ascii="Times New Roman" w:hAnsi="Times New Roman"/>
                <w:spacing w:val="-3"/>
                <w:sz w:val="18"/>
                <w:szCs w:val="18"/>
              </w:rPr>
              <w:t>i</w:t>
            </w:r>
            <w:r w:rsidRPr="00D5163E">
              <w:rPr>
                <w:rFonts w:ascii="Times New Roman" w:hAnsi="Times New Roman"/>
                <w:spacing w:val="-5"/>
                <w:sz w:val="18"/>
                <w:szCs w:val="18"/>
              </w:rPr>
              <w:t>v</w:t>
            </w:r>
            <w:r w:rsidRPr="00D5163E">
              <w:rPr>
                <w:rFonts w:ascii="Times New Roman" w:hAnsi="Times New Roman"/>
                <w:sz w:val="18"/>
                <w:szCs w:val="18"/>
              </w:rPr>
              <w:t>e</w:t>
            </w:r>
            <w:r w:rsidRPr="00D5163E">
              <w:rPr>
                <w:rFonts w:ascii="Times New Roman" w:hAnsi="Times New Roman"/>
                <w:spacing w:val="13"/>
                <w:sz w:val="18"/>
                <w:szCs w:val="18"/>
              </w:rPr>
              <w:t xml:space="preserve"> </w:t>
            </w:r>
            <w:r w:rsidRPr="00D5163E">
              <w:rPr>
                <w:rFonts w:ascii="Times New Roman" w:hAnsi="Times New Roman"/>
                <w:spacing w:val="1"/>
                <w:sz w:val="18"/>
                <w:szCs w:val="18"/>
              </w:rPr>
              <w:t>f</w:t>
            </w:r>
            <w:r w:rsidRPr="00D5163E">
              <w:rPr>
                <w:rFonts w:ascii="Times New Roman" w:hAnsi="Times New Roman"/>
                <w:spacing w:val="-5"/>
                <w:sz w:val="18"/>
                <w:szCs w:val="18"/>
              </w:rPr>
              <w:t>u</w:t>
            </w:r>
            <w:r w:rsidRPr="00D5163E">
              <w:rPr>
                <w:rFonts w:ascii="Times New Roman" w:hAnsi="Times New Roman"/>
                <w:spacing w:val="-10"/>
                <w:sz w:val="18"/>
                <w:szCs w:val="18"/>
              </w:rPr>
              <w:t>n</w:t>
            </w:r>
            <w:r w:rsidRPr="00D5163E">
              <w:rPr>
                <w:rFonts w:ascii="Times New Roman" w:hAnsi="Times New Roman"/>
                <w:sz w:val="18"/>
                <w:szCs w:val="18"/>
              </w:rPr>
              <w:t>c</w:t>
            </w:r>
            <w:r w:rsidRPr="00D5163E">
              <w:rPr>
                <w:rFonts w:ascii="Times New Roman" w:hAnsi="Times New Roman"/>
                <w:spacing w:val="2"/>
                <w:sz w:val="18"/>
                <w:szCs w:val="18"/>
              </w:rPr>
              <w:t>t</w:t>
            </w:r>
            <w:r w:rsidRPr="00D5163E">
              <w:rPr>
                <w:rFonts w:ascii="Times New Roman" w:hAnsi="Times New Roman"/>
                <w:spacing w:val="-3"/>
                <w:sz w:val="18"/>
                <w:szCs w:val="18"/>
              </w:rPr>
              <w:t>i</w:t>
            </w:r>
            <w:r w:rsidRPr="00D5163E">
              <w:rPr>
                <w:rFonts w:ascii="Times New Roman" w:hAnsi="Times New Roman"/>
                <w:spacing w:val="5"/>
                <w:sz w:val="18"/>
                <w:szCs w:val="18"/>
              </w:rPr>
              <w:t>o</w:t>
            </w:r>
            <w:r w:rsidRPr="00D5163E">
              <w:rPr>
                <w:rFonts w:ascii="Times New Roman" w:hAnsi="Times New Roman"/>
                <w:spacing w:val="-10"/>
                <w:sz w:val="18"/>
                <w:szCs w:val="18"/>
              </w:rPr>
              <w:t>n</w:t>
            </w:r>
            <w:r w:rsidRPr="00D5163E">
              <w:rPr>
                <w:rFonts w:ascii="Times New Roman" w:hAnsi="Times New Roman"/>
                <w:sz w:val="18"/>
                <w:szCs w:val="18"/>
              </w:rPr>
              <w:t>s</w:t>
            </w:r>
            <w:r w:rsidRPr="00D5163E">
              <w:rPr>
                <w:rFonts w:ascii="Times New Roman" w:hAnsi="Times New Roman"/>
                <w:spacing w:val="11"/>
                <w:sz w:val="18"/>
                <w:szCs w:val="18"/>
              </w:rPr>
              <w:t xml:space="preserve"> </w:t>
            </w:r>
            <w:r w:rsidRPr="00D5163E">
              <w:rPr>
                <w:rFonts w:ascii="Times New Roman" w:hAnsi="Times New Roman"/>
                <w:sz w:val="18"/>
                <w:szCs w:val="18"/>
              </w:rPr>
              <w:t>a</w:t>
            </w:r>
            <w:r w:rsidRPr="00D5163E">
              <w:rPr>
                <w:rFonts w:ascii="Times New Roman" w:hAnsi="Times New Roman"/>
                <w:spacing w:val="1"/>
                <w:sz w:val="18"/>
                <w:szCs w:val="18"/>
              </w:rPr>
              <w:t>r</w:t>
            </w:r>
            <w:r w:rsidRPr="00D5163E">
              <w:rPr>
                <w:rFonts w:ascii="Times New Roman" w:hAnsi="Times New Roman"/>
                <w:sz w:val="18"/>
                <w:szCs w:val="18"/>
              </w:rPr>
              <w:t>e</w:t>
            </w:r>
            <w:r w:rsidRPr="00D5163E">
              <w:rPr>
                <w:rFonts w:ascii="Times New Roman" w:hAnsi="Times New Roman"/>
                <w:spacing w:val="1"/>
                <w:sz w:val="18"/>
                <w:szCs w:val="18"/>
              </w:rPr>
              <w:t xml:space="preserve"> </w:t>
            </w:r>
            <w:r w:rsidRPr="00D5163E">
              <w:rPr>
                <w:rFonts w:ascii="Times New Roman" w:hAnsi="Times New Roman"/>
                <w:sz w:val="18"/>
                <w:szCs w:val="18"/>
              </w:rPr>
              <w:t>ge</w:t>
            </w:r>
            <w:r w:rsidRPr="00D5163E">
              <w:rPr>
                <w:rFonts w:ascii="Times New Roman" w:hAnsi="Times New Roman"/>
                <w:spacing w:val="-4"/>
                <w:sz w:val="18"/>
                <w:szCs w:val="18"/>
              </w:rPr>
              <w:t>a</w:t>
            </w:r>
            <w:r w:rsidRPr="00D5163E">
              <w:rPr>
                <w:rFonts w:ascii="Times New Roman" w:hAnsi="Times New Roman"/>
                <w:spacing w:val="1"/>
                <w:sz w:val="18"/>
                <w:szCs w:val="18"/>
              </w:rPr>
              <w:t>r</w:t>
            </w:r>
            <w:r w:rsidRPr="00D5163E">
              <w:rPr>
                <w:rFonts w:ascii="Times New Roman" w:hAnsi="Times New Roman"/>
                <w:sz w:val="18"/>
                <w:szCs w:val="18"/>
              </w:rPr>
              <w:t>ed</w:t>
            </w:r>
            <w:r w:rsidRPr="00D5163E">
              <w:rPr>
                <w:rFonts w:ascii="Times New Roman" w:hAnsi="Times New Roman"/>
                <w:spacing w:val="3"/>
                <w:sz w:val="18"/>
                <w:szCs w:val="18"/>
              </w:rPr>
              <w:t xml:space="preserve"> </w:t>
            </w:r>
            <w:r w:rsidRPr="00D5163E">
              <w:rPr>
                <w:rFonts w:ascii="Times New Roman" w:hAnsi="Times New Roman"/>
                <w:spacing w:val="-3"/>
                <w:sz w:val="18"/>
                <w:szCs w:val="18"/>
              </w:rPr>
              <w:t>t</w:t>
            </w:r>
            <w:r w:rsidRPr="00D5163E">
              <w:rPr>
                <w:rFonts w:ascii="Times New Roman" w:hAnsi="Times New Roman"/>
                <w:sz w:val="18"/>
                <w:szCs w:val="18"/>
              </w:rPr>
              <w:t>o</w:t>
            </w:r>
            <w:r w:rsidRPr="00D5163E">
              <w:rPr>
                <w:rFonts w:ascii="Times New Roman" w:hAnsi="Times New Roman"/>
                <w:spacing w:val="-2"/>
                <w:sz w:val="18"/>
                <w:szCs w:val="18"/>
              </w:rPr>
              <w:t>w</w:t>
            </w:r>
            <w:r w:rsidRPr="00D5163E">
              <w:rPr>
                <w:rFonts w:ascii="Times New Roman" w:hAnsi="Times New Roman"/>
                <w:sz w:val="18"/>
                <w:szCs w:val="18"/>
              </w:rPr>
              <w:t>a</w:t>
            </w:r>
            <w:r w:rsidRPr="00D5163E">
              <w:rPr>
                <w:rFonts w:ascii="Times New Roman" w:hAnsi="Times New Roman"/>
                <w:spacing w:val="-3"/>
                <w:sz w:val="18"/>
                <w:szCs w:val="18"/>
              </w:rPr>
              <w:t>r</w:t>
            </w:r>
            <w:r w:rsidRPr="00D5163E">
              <w:rPr>
                <w:rFonts w:ascii="Times New Roman" w:hAnsi="Times New Roman"/>
                <w:sz w:val="18"/>
                <w:szCs w:val="18"/>
              </w:rPr>
              <w:t>ds</w:t>
            </w:r>
            <w:r w:rsidRPr="00D5163E">
              <w:rPr>
                <w:rFonts w:ascii="Times New Roman" w:hAnsi="Times New Roman"/>
                <w:spacing w:val="5"/>
                <w:sz w:val="18"/>
                <w:szCs w:val="18"/>
              </w:rPr>
              <w:t xml:space="preserve"> </w:t>
            </w:r>
            <w:r w:rsidRPr="00D5163E">
              <w:rPr>
                <w:rFonts w:ascii="Times New Roman" w:hAnsi="Times New Roman"/>
                <w:sz w:val="18"/>
                <w:szCs w:val="18"/>
              </w:rPr>
              <w:t>p</w:t>
            </w:r>
            <w:r w:rsidRPr="00D5163E">
              <w:rPr>
                <w:rFonts w:ascii="Times New Roman" w:hAnsi="Times New Roman"/>
                <w:spacing w:val="1"/>
                <w:sz w:val="18"/>
                <w:szCs w:val="18"/>
              </w:rPr>
              <w:t>r</w:t>
            </w:r>
            <w:r w:rsidRPr="00D5163E">
              <w:rPr>
                <w:rFonts w:ascii="Times New Roman" w:hAnsi="Times New Roman"/>
                <w:sz w:val="18"/>
                <w:szCs w:val="18"/>
              </w:rPr>
              <w:t>o</w:t>
            </w:r>
            <w:r w:rsidRPr="00D5163E">
              <w:rPr>
                <w:rFonts w:ascii="Times New Roman" w:hAnsi="Times New Roman"/>
                <w:spacing w:val="-8"/>
                <w:sz w:val="18"/>
                <w:szCs w:val="18"/>
              </w:rPr>
              <w:t>m</w:t>
            </w:r>
            <w:r w:rsidRPr="00D5163E">
              <w:rPr>
                <w:rFonts w:ascii="Times New Roman" w:hAnsi="Times New Roman"/>
                <w:sz w:val="18"/>
                <w:szCs w:val="18"/>
              </w:rPr>
              <w:t>o</w:t>
            </w:r>
            <w:r w:rsidRPr="00D5163E">
              <w:rPr>
                <w:rFonts w:ascii="Times New Roman" w:hAnsi="Times New Roman"/>
                <w:spacing w:val="2"/>
                <w:sz w:val="18"/>
                <w:szCs w:val="18"/>
              </w:rPr>
              <w:t>t</w:t>
            </w:r>
            <w:r w:rsidRPr="00D5163E">
              <w:rPr>
                <w:rFonts w:ascii="Times New Roman" w:hAnsi="Times New Roman"/>
                <w:spacing w:val="-3"/>
                <w:sz w:val="18"/>
                <w:szCs w:val="18"/>
              </w:rPr>
              <w:t>i</w:t>
            </w:r>
            <w:r w:rsidRPr="00D5163E">
              <w:rPr>
                <w:rFonts w:ascii="Times New Roman" w:hAnsi="Times New Roman"/>
                <w:spacing w:val="-10"/>
                <w:sz w:val="18"/>
                <w:szCs w:val="18"/>
              </w:rPr>
              <w:t>n</w:t>
            </w:r>
            <w:r w:rsidRPr="00D5163E">
              <w:rPr>
                <w:rFonts w:ascii="Times New Roman" w:hAnsi="Times New Roman"/>
                <w:sz w:val="18"/>
                <w:szCs w:val="18"/>
              </w:rPr>
              <w:t>g</w:t>
            </w:r>
            <w:r w:rsidRPr="00D5163E">
              <w:rPr>
                <w:rFonts w:ascii="Times New Roman" w:hAnsi="Times New Roman"/>
                <w:spacing w:val="10"/>
                <w:sz w:val="18"/>
                <w:szCs w:val="18"/>
              </w:rPr>
              <w:t xml:space="preserve"> </w:t>
            </w:r>
            <w:r w:rsidRPr="00D5163E">
              <w:rPr>
                <w:rFonts w:ascii="Times New Roman" w:hAnsi="Times New Roman"/>
                <w:spacing w:val="5"/>
                <w:sz w:val="18"/>
                <w:szCs w:val="18"/>
              </w:rPr>
              <w:t>a</w:t>
            </w:r>
            <w:r w:rsidRPr="00D5163E">
              <w:rPr>
                <w:rFonts w:ascii="Times New Roman" w:hAnsi="Times New Roman"/>
                <w:spacing w:val="-10"/>
                <w:sz w:val="18"/>
                <w:szCs w:val="18"/>
              </w:rPr>
              <w:t>n</w:t>
            </w:r>
            <w:r w:rsidRPr="00D5163E">
              <w:rPr>
                <w:rFonts w:ascii="Times New Roman" w:hAnsi="Times New Roman"/>
                <w:sz w:val="18"/>
                <w:szCs w:val="18"/>
              </w:rPr>
              <w:t>d</w:t>
            </w:r>
            <w:r w:rsidRPr="00D5163E">
              <w:rPr>
                <w:rFonts w:ascii="Times New Roman" w:hAnsi="Times New Roman"/>
                <w:spacing w:val="6"/>
                <w:sz w:val="18"/>
                <w:szCs w:val="18"/>
              </w:rPr>
              <w:t xml:space="preserve"> </w:t>
            </w:r>
            <w:r w:rsidRPr="00D5163E">
              <w:rPr>
                <w:rFonts w:ascii="Times New Roman" w:hAnsi="Times New Roman"/>
                <w:spacing w:val="1"/>
                <w:sz w:val="18"/>
                <w:szCs w:val="18"/>
              </w:rPr>
              <w:t>s</w:t>
            </w:r>
            <w:r w:rsidRPr="00D5163E">
              <w:rPr>
                <w:rFonts w:ascii="Times New Roman" w:hAnsi="Times New Roman"/>
                <w:spacing w:val="-5"/>
                <w:sz w:val="18"/>
                <w:szCs w:val="18"/>
              </w:rPr>
              <w:t>u</w:t>
            </w:r>
            <w:r w:rsidRPr="00D5163E">
              <w:rPr>
                <w:rFonts w:ascii="Times New Roman" w:hAnsi="Times New Roman"/>
                <w:sz w:val="18"/>
                <w:szCs w:val="18"/>
              </w:rPr>
              <w:t>ppo</w:t>
            </w:r>
            <w:r w:rsidRPr="00D5163E">
              <w:rPr>
                <w:rFonts w:ascii="Times New Roman" w:hAnsi="Times New Roman"/>
                <w:spacing w:val="1"/>
                <w:sz w:val="18"/>
                <w:szCs w:val="18"/>
              </w:rPr>
              <w:t>r</w:t>
            </w:r>
            <w:r w:rsidRPr="00D5163E">
              <w:rPr>
                <w:rFonts w:ascii="Times New Roman" w:hAnsi="Times New Roman"/>
                <w:spacing w:val="2"/>
                <w:sz w:val="18"/>
                <w:szCs w:val="18"/>
              </w:rPr>
              <w:t>t</w:t>
            </w:r>
            <w:r w:rsidRPr="00D5163E">
              <w:rPr>
                <w:rFonts w:ascii="Times New Roman" w:hAnsi="Times New Roman"/>
                <w:spacing w:val="-7"/>
                <w:sz w:val="18"/>
                <w:szCs w:val="18"/>
              </w:rPr>
              <w:t>i</w:t>
            </w:r>
            <w:r w:rsidRPr="00D5163E">
              <w:rPr>
                <w:rFonts w:ascii="Times New Roman" w:hAnsi="Times New Roman"/>
                <w:spacing w:val="-10"/>
                <w:sz w:val="18"/>
                <w:szCs w:val="18"/>
              </w:rPr>
              <w:t>n</w:t>
            </w:r>
            <w:r w:rsidRPr="00D5163E">
              <w:rPr>
                <w:rFonts w:ascii="Times New Roman" w:hAnsi="Times New Roman"/>
                <w:sz w:val="18"/>
                <w:szCs w:val="18"/>
              </w:rPr>
              <w:t>g</w:t>
            </w:r>
            <w:r w:rsidRPr="00D5163E">
              <w:rPr>
                <w:rFonts w:ascii="Times New Roman" w:hAnsi="Times New Roman"/>
                <w:spacing w:val="11"/>
                <w:sz w:val="18"/>
                <w:szCs w:val="18"/>
              </w:rPr>
              <w:t xml:space="preserve"> </w:t>
            </w:r>
            <w:r w:rsidRPr="00D5163E">
              <w:rPr>
                <w:rFonts w:ascii="Times New Roman" w:hAnsi="Times New Roman"/>
                <w:spacing w:val="1"/>
                <w:sz w:val="18"/>
                <w:szCs w:val="18"/>
              </w:rPr>
              <w:t xml:space="preserve">energy efficiency </w:t>
            </w:r>
            <w:r w:rsidRPr="00D5163E">
              <w:rPr>
                <w:rFonts w:ascii="Times New Roman" w:hAnsi="Times New Roman"/>
                <w:spacing w:val="-3"/>
                <w:sz w:val="18"/>
                <w:szCs w:val="18"/>
              </w:rPr>
              <w:t>im</w:t>
            </w:r>
            <w:r w:rsidRPr="00D5163E">
              <w:rPr>
                <w:rFonts w:ascii="Times New Roman" w:hAnsi="Times New Roman"/>
                <w:sz w:val="18"/>
                <w:szCs w:val="18"/>
              </w:rPr>
              <w:t>p</w:t>
            </w:r>
            <w:r w:rsidRPr="00D5163E">
              <w:rPr>
                <w:rFonts w:ascii="Times New Roman" w:hAnsi="Times New Roman"/>
                <w:spacing w:val="-3"/>
                <w:sz w:val="18"/>
                <w:szCs w:val="18"/>
              </w:rPr>
              <w:t>l</w:t>
            </w:r>
            <w:r w:rsidRPr="00D5163E">
              <w:rPr>
                <w:rFonts w:ascii="Times New Roman" w:hAnsi="Times New Roman"/>
                <w:sz w:val="18"/>
                <w:szCs w:val="18"/>
              </w:rPr>
              <w:t>e</w:t>
            </w:r>
            <w:r w:rsidRPr="00D5163E">
              <w:rPr>
                <w:rFonts w:ascii="Times New Roman" w:hAnsi="Times New Roman"/>
                <w:spacing w:val="-3"/>
                <w:sz w:val="18"/>
                <w:szCs w:val="18"/>
              </w:rPr>
              <w:t>m</w:t>
            </w:r>
            <w:r w:rsidRPr="00D5163E">
              <w:rPr>
                <w:rFonts w:ascii="Times New Roman" w:hAnsi="Times New Roman"/>
                <w:spacing w:val="5"/>
                <w:sz w:val="18"/>
                <w:szCs w:val="18"/>
              </w:rPr>
              <w:t>e</w:t>
            </w:r>
            <w:r w:rsidRPr="00D5163E">
              <w:rPr>
                <w:rFonts w:ascii="Times New Roman" w:hAnsi="Times New Roman"/>
                <w:spacing w:val="-10"/>
                <w:sz w:val="18"/>
                <w:szCs w:val="18"/>
              </w:rPr>
              <w:t>n</w:t>
            </w:r>
            <w:r w:rsidRPr="00D5163E">
              <w:rPr>
                <w:rFonts w:ascii="Times New Roman" w:hAnsi="Times New Roman"/>
                <w:spacing w:val="2"/>
                <w:sz w:val="18"/>
                <w:szCs w:val="18"/>
              </w:rPr>
              <w:t>t</w:t>
            </w:r>
            <w:r w:rsidRPr="00D5163E">
              <w:rPr>
                <w:rFonts w:ascii="Times New Roman" w:hAnsi="Times New Roman"/>
                <w:sz w:val="18"/>
                <w:szCs w:val="18"/>
              </w:rPr>
              <w:t>a</w:t>
            </w:r>
            <w:r w:rsidRPr="00D5163E">
              <w:rPr>
                <w:rFonts w:ascii="Times New Roman" w:hAnsi="Times New Roman"/>
                <w:spacing w:val="2"/>
                <w:sz w:val="18"/>
                <w:szCs w:val="18"/>
              </w:rPr>
              <w:t>t</w:t>
            </w:r>
            <w:r w:rsidRPr="00D5163E">
              <w:rPr>
                <w:rFonts w:ascii="Times New Roman" w:hAnsi="Times New Roman"/>
                <w:spacing w:val="-3"/>
                <w:sz w:val="18"/>
                <w:szCs w:val="18"/>
              </w:rPr>
              <w:t>i</w:t>
            </w:r>
            <w:r w:rsidRPr="00D5163E">
              <w:rPr>
                <w:rFonts w:ascii="Times New Roman" w:hAnsi="Times New Roman"/>
                <w:spacing w:val="5"/>
                <w:sz w:val="18"/>
                <w:szCs w:val="18"/>
              </w:rPr>
              <w:t>o</w:t>
            </w:r>
            <w:r w:rsidRPr="00D5163E">
              <w:rPr>
                <w:rFonts w:ascii="Times New Roman" w:hAnsi="Times New Roman"/>
                <w:sz w:val="18"/>
                <w:szCs w:val="18"/>
              </w:rPr>
              <w:t>n</w:t>
            </w:r>
            <w:r w:rsidRPr="00D5163E">
              <w:rPr>
                <w:rFonts w:ascii="Times New Roman" w:hAnsi="Times New Roman"/>
                <w:spacing w:val="4"/>
                <w:sz w:val="18"/>
                <w:szCs w:val="18"/>
              </w:rPr>
              <w:t xml:space="preserve"> </w:t>
            </w:r>
            <w:r w:rsidRPr="00D5163E">
              <w:rPr>
                <w:rFonts w:ascii="Times New Roman" w:hAnsi="Times New Roman"/>
                <w:sz w:val="18"/>
                <w:szCs w:val="18"/>
              </w:rPr>
              <w:t>as</w:t>
            </w:r>
            <w:r w:rsidRPr="00D5163E">
              <w:rPr>
                <w:rFonts w:ascii="Times New Roman" w:hAnsi="Times New Roman"/>
                <w:spacing w:val="6"/>
                <w:sz w:val="18"/>
                <w:szCs w:val="18"/>
              </w:rPr>
              <w:t xml:space="preserve"> </w:t>
            </w:r>
            <w:r w:rsidRPr="00D5163E">
              <w:rPr>
                <w:rFonts w:ascii="Times New Roman" w:hAnsi="Times New Roman"/>
                <w:sz w:val="18"/>
                <w:szCs w:val="18"/>
              </w:rPr>
              <w:t>a k</w:t>
            </w:r>
            <w:r w:rsidRPr="00D5163E">
              <w:rPr>
                <w:rFonts w:ascii="Times New Roman" w:hAnsi="Times New Roman"/>
                <w:spacing w:val="-4"/>
                <w:sz w:val="18"/>
                <w:szCs w:val="18"/>
              </w:rPr>
              <w:t>e</w:t>
            </w:r>
            <w:r w:rsidRPr="00D5163E">
              <w:rPr>
                <w:rFonts w:ascii="Times New Roman" w:hAnsi="Times New Roman"/>
                <w:sz w:val="18"/>
                <w:szCs w:val="18"/>
              </w:rPr>
              <w:t>y</w:t>
            </w:r>
            <w:r w:rsidRPr="00D5163E">
              <w:rPr>
                <w:rFonts w:ascii="Times New Roman" w:hAnsi="Times New Roman"/>
                <w:spacing w:val="1"/>
                <w:sz w:val="18"/>
                <w:szCs w:val="18"/>
              </w:rPr>
              <w:t xml:space="preserve"> f</w:t>
            </w:r>
            <w:r w:rsidRPr="00D5163E">
              <w:rPr>
                <w:rFonts w:ascii="Times New Roman" w:hAnsi="Times New Roman"/>
                <w:sz w:val="18"/>
                <w:szCs w:val="18"/>
              </w:rPr>
              <w:t>or</w:t>
            </w:r>
            <w:r w:rsidRPr="00D5163E">
              <w:rPr>
                <w:rFonts w:ascii="Times New Roman" w:hAnsi="Times New Roman"/>
                <w:spacing w:val="2"/>
                <w:sz w:val="18"/>
                <w:szCs w:val="18"/>
              </w:rPr>
              <w:t xml:space="preserve"> </w:t>
            </w:r>
            <w:r w:rsidRPr="00D5163E">
              <w:rPr>
                <w:rFonts w:ascii="Times New Roman" w:hAnsi="Times New Roman"/>
                <w:sz w:val="18"/>
                <w:szCs w:val="18"/>
              </w:rPr>
              <w:t>e</w:t>
            </w:r>
            <w:r w:rsidRPr="00D5163E">
              <w:rPr>
                <w:rFonts w:ascii="Times New Roman" w:hAnsi="Times New Roman"/>
                <w:spacing w:val="-5"/>
                <w:sz w:val="18"/>
                <w:szCs w:val="18"/>
              </w:rPr>
              <w:t>nv</w:t>
            </w:r>
            <w:r w:rsidRPr="00D5163E">
              <w:rPr>
                <w:rFonts w:ascii="Times New Roman" w:hAnsi="Times New Roman"/>
                <w:spacing w:val="-3"/>
                <w:sz w:val="18"/>
                <w:szCs w:val="18"/>
              </w:rPr>
              <w:t>i</w:t>
            </w:r>
            <w:r w:rsidRPr="00D5163E">
              <w:rPr>
                <w:rFonts w:ascii="Times New Roman" w:hAnsi="Times New Roman"/>
                <w:spacing w:val="1"/>
                <w:sz w:val="18"/>
                <w:szCs w:val="18"/>
              </w:rPr>
              <w:t>r</w:t>
            </w:r>
            <w:r w:rsidRPr="00D5163E">
              <w:rPr>
                <w:rFonts w:ascii="Times New Roman" w:hAnsi="Times New Roman"/>
                <w:spacing w:val="5"/>
                <w:sz w:val="18"/>
                <w:szCs w:val="18"/>
              </w:rPr>
              <w:t>o</w:t>
            </w:r>
            <w:r w:rsidRPr="00D5163E">
              <w:rPr>
                <w:rFonts w:ascii="Times New Roman" w:hAnsi="Times New Roman"/>
                <w:spacing w:val="-10"/>
                <w:sz w:val="18"/>
                <w:szCs w:val="18"/>
              </w:rPr>
              <w:t>n</w:t>
            </w:r>
            <w:r w:rsidRPr="00D5163E">
              <w:rPr>
                <w:rFonts w:ascii="Times New Roman" w:hAnsi="Times New Roman"/>
                <w:spacing w:val="-3"/>
                <w:sz w:val="18"/>
                <w:szCs w:val="18"/>
              </w:rPr>
              <w:t>m</w:t>
            </w:r>
            <w:r w:rsidRPr="00D5163E">
              <w:rPr>
                <w:rFonts w:ascii="Times New Roman" w:hAnsi="Times New Roman"/>
                <w:spacing w:val="5"/>
                <w:sz w:val="18"/>
                <w:szCs w:val="18"/>
              </w:rPr>
              <w:t>e</w:t>
            </w:r>
            <w:r w:rsidRPr="00D5163E">
              <w:rPr>
                <w:rFonts w:ascii="Times New Roman" w:hAnsi="Times New Roman"/>
                <w:spacing w:val="-10"/>
                <w:sz w:val="18"/>
                <w:szCs w:val="18"/>
              </w:rPr>
              <w:t>n</w:t>
            </w:r>
            <w:r w:rsidRPr="00D5163E">
              <w:rPr>
                <w:rFonts w:ascii="Times New Roman" w:hAnsi="Times New Roman"/>
                <w:spacing w:val="2"/>
                <w:sz w:val="18"/>
                <w:szCs w:val="18"/>
              </w:rPr>
              <w:t>t</w:t>
            </w:r>
            <w:r w:rsidRPr="00D5163E">
              <w:rPr>
                <w:rFonts w:ascii="Times New Roman" w:hAnsi="Times New Roman"/>
                <w:sz w:val="18"/>
                <w:szCs w:val="18"/>
              </w:rPr>
              <w:t>al</w:t>
            </w:r>
            <w:r w:rsidRPr="00D5163E">
              <w:rPr>
                <w:rFonts w:ascii="Times New Roman" w:hAnsi="Times New Roman"/>
                <w:spacing w:val="10"/>
                <w:sz w:val="18"/>
                <w:szCs w:val="18"/>
              </w:rPr>
              <w:t xml:space="preserve"> </w:t>
            </w:r>
            <w:r w:rsidRPr="00D5163E">
              <w:rPr>
                <w:rFonts w:ascii="Times New Roman" w:hAnsi="Times New Roman"/>
                <w:spacing w:val="5"/>
                <w:sz w:val="18"/>
                <w:szCs w:val="18"/>
              </w:rPr>
              <w:t>a</w:t>
            </w:r>
            <w:r w:rsidRPr="00D5163E">
              <w:rPr>
                <w:rFonts w:ascii="Times New Roman" w:hAnsi="Times New Roman"/>
                <w:spacing w:val="-10"/>
                <w:sz w:val="18"/>
                <w:szCs w:val="18"/>
              </w:rPr>
              <w:t>n</w:t>
            </w:r>
            <w:r w:rsidRPr="00D5163E">
              <w:rPr>
                <w:rFonts w:ascii="Times New Roman" w:hAnsi="Times New Roman"/>
                <w:sz w:val="18"/>
                <w:szCs w:val="18"/>
              </w:rPr>
              <w:t>d</w:t>
            </w:r>
            <w:r w:rsidRPr="00D5163E">
              <w:rPr>
                <w:rFonts w:ascii="Times New Roman" w:hAnsi="Times New Roman"/>
                <w:spacing w:val="6"/>
                <w:sz w:val="18"/>
                <w:szCs w:val="18"/>
              </w:rPr>
              <w:t xml:space="preserve"> </w:t>
            </w:r>
            <w:r w:rsidRPr="00D5163E">
              <w:rPr>
                <w:rFonts w:ascii="Times New Roman" w:hAnsi="Times New Roman"/>
                <w:sz w:val="18"/>
                <w:szCs w:val="18"/>
              </w:rPr>
              <w:t>de</w:t>
            </w:r>
            <w:r w:rsidRPr="00D5163E">
              <w:rPr>
                <w:rFonts w:ascii="Times New Roman" w:hAnsi="Times New Roman"/>
                <w:spacing w:val="-5"/>
                <w:sz w:val="18"/>
                <w:szCs w:val="18"/>
              </w:rPr>
              <w:t>v</w:t>
            </w:r>
            <w:r w:rsidRPr="00D5163E">
              <w:rPr>
                <w:rFonts w:ascii="Times New Roman" w:hAnsi="Times New Roman"/>
                <w:sz w:val="18"/>
                <w:szCs w:val="18"/>
              </w:rPr>
              <w:t>e</w:t>
            </w:r>
            <w:r w:rsidRPr="00D5163E">
              <w:rPr>
                <w:rFonts w:ascii="Times New Roman" w:hAnsi="Times New Roman"/>
                <w:spacing w:val="-3"/>
                <w:sz w:val="18"/>
                <w:szCs w:val="18"/>
              </w:rPr>
              <w:t>l</w:t>
            </w:r>
            <w:r w:rsidRPr="00D5163E">
              <w:rPr>
                <w:rFonts w:ascii="Times New Roman" w:hAnsi="Times New Roman"/>
                <w:sz w:val="18"/>
                <w:szCs w:val="18"/>
              </w:rPr>
              <w:t>op</w:t>
            </w:r>
            <w:r w:rsidRPr="00D5163E">
              <w:rPr>
                <w:rFonts w:ascii="Times New Roman" w:hAnsi="Times New Roman"/>
                <w:spacing w:val="-3"/>
                <w:sz w:val="18"/>
                <w:szCs w:val="18"/>
              </w:rPr>
              <w:t>m</w:t>
            </w:r>
            <w:r w:rsidRPr="00D5163E">
              <w:rPr>
                <w:rFonts w:ascii="Times New Roman" w:hAnsi="Times New Roman"/>
                <w:spacing w:val="5"/>
                <w:sz w:val="18"/>
                <w:szCs w:val="18"/>
              </w:rPr>
              <w:t>e</w:t>
            </w:r>
            <w:r w:rsidRPr="00D5163E">
              <w:rPr>
                <w:rFonts w:ascii="Times New Roman" w:hAnsi="Times New Roman"/>
                <w:spacing w:val="-10"/>
                <w:sz w:val="18"/>
                <w:szCs w:val="18"/>
              </w:rPr>
              <w:t>n</w:t>
            </w:r>
            <w:r w:rsidRPr="00D5163E">
              <w:rPr>
                <w:rFonts w:ascii="Times New Roman" w:hAnsi="Times New Roman"/>
                <w:sz w:val="18"/>
                <w:szCs w:val="18"/>
              </w:rPr>
              <w:t>t</w:t>
            </w:r>
            <w:r w:rsidRPr="00D5163E">
              <w:rPr>
                <w:rFonts w:ascii="Times New Roman" w:hAnsi="Times New Roman"/>
                <w:spacing w:val="14"/>
                <w:sz w:val="18"/>
                <w:szCs w:val="18"/>
              </w:rPr>
              <w:t xml:space="preserve"> </w:t>
            </w:r>
            <w:r w:rsidRPr="00D5163E">
              <w:rPr>
                <w:rFonts w:ascii="Times New Roman" w:hAnsi="Times New Roman"/>
                <w:w w:val="101"/>
                <w:sz w:val="18"/>
                <w:szCs w:val="18"/>
              </w:rPr>
              <w:t>age</w:t>
            </w:r>
            <w:r w:rsidRPr="00D5163E">
              <w:rPr>
                <w:rFonts w:ascii="Times New Roman" w:hAnsi="Times New Roman"/>
                <w:spacing w:val="-10"/>
                <w:w w:val="101"/>
                <w:sz w:val="18"/>
                <w:szCs w:val="18"/>
              </w:rPr>
              <w:t>n</w:t>
            </w:r>
            <w:r w:rsidRPr="00D5163E">
              <w:rPr>
                <w:rFonts w:ascii="Times New Roman" w:hAnsi="Times New Roman"/>
                <w:w w:val="101"/>
                <w:sz w:val="18"/>
                <w:szCs w:val="18"/>
              </w:rPr>
              <w:t xml:space="preserve">da. </w:t>
            </w:r>
            <w:r w:rsidRPr="00D5163E">
              <w:rPr>
                <w:rFonts w:ascii="Times New Roman" w:hAnsi="Times New Roman"/>
                <w:spacing w:val="4"/>
                <w:sz w:val="18"/>
                <w:szCs w:val="18"/>
              </w:rPr>
              <w:t>E</w:t>
            </w:r>
            <w:r w:rsidRPr="00D5163E">
              <w:rPr>
                <w:rFonts w:ascii="Times New Roman" w:hAnsi="Times New Roman"/>
                <w:spacing w:val="-10"/>
                <w:sz w:val="18"/>
                <w:szCs w:val="18"/>
              </w:rPr>
              <w:t>n</w:t>
            </w:r>
            <w:r w:rsidRPr="00D5163E">
              <w:rPr>
                <w:rFonts w:ascii="Times New Roman" w:hAnsi="Times New Roman"/>
                <w:spacing w:val="1"/>
                <w:sz w:val="18"/>
                <w:szCs w:val="18"/>
              </w:rPr>
              <w:t>f</w:t>
            </w:r>
            <w:r w:rsidRPr="00D5163E">
              <w:rPr>
                <w:rFonts w:ascii="Times New Roman" w:hAnsi="Times New Roman"/>
                <w:sz w:val="18"/>
                <w:szCs w:val="18"/>
              </w:rPr>
              <w:t>o</w:t>
            </w:r>
            <w:r w:rsidRPr="00D5163E">
              <w:rPr>
                <w:rFonts w:ascii="Times New Roman" w:hAnsi="Times New Roman"/>
                <w:spacing w:val="1"/>
                <w:sz w:val="18"/>
                <w:szCs w:val="18"/>
              </w:rPr>
              <w:t>r</w:t>
            </w:r>
            <w:r w:rsidRPr="00D5163E">
              <w:rPr>
                <w:rFonts w:ascii="Times New Roman" w:hAnsi="Times New Roman"/>
                <w:sz w:val="18"/>
                <w:szCs w:val="18"/>
              </w:rPr>
              <w:t>ce</w:t>
            </w:r>
            <w:r w:rsidRPr="00D5163E">
              <w:rPr>
                <w:rFonts w:ascii="Times New Roman" w:hAnsi="Times New Roman"/>
                <w:spacing w:val="-8"/>
                <w:sz w:val="18"/>
                <w:szCs w:val="18"/>
              </w:rPr>
              <w:t>m</w:t>
            </w:r>
            <w:r w:rsidRPr="00D5163E">
              <w:rPr>
                <w:rFonts w:ascii="Times New Roman" w:hAnsi="Times New Roman"/>
                <w:sz w:val="18"/>
                <w:szCs w:val="18"/>
              </w:rPr>
              <w:t>e</w:t>
            </w:r>
            <w:r w:rsidRPr="00D5163E">
              <w:rPr>
                <w:rFonts w:ascii="Times New Roman" w:hAnsi="Times New Roman"/>
                <w:spacing w:val="-10"/>
                <w:sz w:val="18"/>
                <w:szCs w:val="18"/>
              </w:rPr>
              <w:t>n</w:t>
            </w:r>
            <w:r w:rsidRPr="00D5163E">
              <w:rPr>
                <w:rFonts w:ascii="Times New Roman" w:hAnsi="Times New Roman"/>
                <w:sz w:val="18"/>
                <w:szCs w:val="18"/>
              </w:rPr>
              <w:t>t</w:t>
            </w:r>
            <w:r w:rsidRPr="00D5163E">
              <w:rPr>
                <w:rFonts w:ascii="Times New Roman" w:hAnsi="Times New Roman"/>
                <w:spacing w:val="14"/>
                <w:sz w:val="18"/>
                <w:szCs w:val="18"/>
              </w:rPr>
              <w:t xml:space="preserve"> </w:t>
            </w:r>
            <w:r w:rsidRPr="00D5163E">
              <w:rPr>
                <w:rFonts w:ascii="Times New Roman" w:hAnsi="Times New Roman"/>
                <w:sz w:val="18"/>
                <w:szCs w:val="18"/>
              </w:rPr>
              <w:t>of</w:t>
            </w:r>
            <w:r w:rsidRPr="00D5163E">
              <w:rPr>
                <w:rFonts w:ascii="Times New Roman" w:hAnsi="Times New Roman"/>
                <w:spacing w:val="5"/>
                <w:sz w:val="18"/>
                <w:szCs w:val="18"/>
              </w:rPr>
              <w:t xml:space="preserve"> </w:t>
            </w:r>
            <w:r w:rsidRPr="00D5163E">
              <w:rPr>
                <w:rFonts w:ascii="Times New Roman" w:hAnsi="Times New Roman"/>
                <w:sz w:val="18"/>
                <w:szCs w:val="18"/>
              </w:rPr>
              <w:t>c</w:t>
            </w:r>
            <w:r w:rsidRPr="00D5163E">
              <w:rPr>
                <w:rFonts w:ascii="Times New Roman" w:hAnsi="Times New Roman"/>
                <w:spacing w:val="-3"/>
                <w:sz w:val="18"/>
                <w:szCs w:val="18"/>
              </w:rPr>
              <w:t>l</w:t>
            </w:r>
            <w:r w:rsidRPr="00D5163E">
              <w:rPr>
                <w:rFonts w:ascii="Times New Roman" w:hAnsi="Times New Roman"/>
                <w:sz w:val="18"/>
                <w:szCs w:val="18"/>
              </w:rPr>
              <w:t>ear</w:t>
            </w:r>
            <w:r w:rsidRPr="00D5163E">
              <w:rPr>
                <w:rFonts w:ascii="Times New Roman" w:hAnsi="Times New Roman"/>
                <w:spacing w:val="3"/>
                <w:sz w:val="18"/>
                <w:szCs w:val="18"/>
              </w:rPr>
              <w:t xml:space="preserve"> </w:t>
            </w:r>
            <w:r w:rsidRPr="00D5163E">
              <w:rPr>
                <w:rFonts w:ascii="Times New Roman" w:hAnsi="Times New Roman"/>
                <w:spacing w:val="1"/>
                <w:sz w:val="18"/>
                <w:szCs w:val="18"/>
              </w:rPr>
              <w:t>s</w:t>
            </w:r>
            <w:r w:rsidRPr="00D5163E">
              <w:rPr>
                <w:rFonts w:ascii="Times New Roman" w:hAnsi="Times New Roman"/>
                <w:spacing w:val="-5"/>
                <w:sz w:val="18"/>
                <w:szCs w:val="18"/>
              </w:rPr>
              <w:t>u</w:t>
            </w:r>
            <w:r w:rsidRPr="00D5163E">
              <w:rPr>
                <w:rFonts w:ascii="Times New Roman" w:hAnsi="Times New Roman"/>
                <w:sz w:val="18"/>
                <w:szCs w:val="18"/>
              </w:rPr>
              <w:t>ppo</w:t>
            </w:r>
            <w:r w:rsidRPr="00D5163E">
              <w:rPr>
                <w:rFonts w:ascii="Times New Roman" w:hAnsi="Times New Roman"/>
                <w:spacing w:val="-3"/>
                <w:sz w:val="18"/>
                <w:szCs w:val="18"/>
              </w:rPr>
              <w:t>r</w:t>
            </w:r>
            <w:r w:rsidRPr="00D5163E">
              <w:rPr>
                <w:rFonts w:ascii="Times New Roman" w:hAnsi="Times New Roman"/>
                <w:spacing w:val="2"/>
                <w:sz w:val="18"/>
                <w:szCs w:val="18"/>
              </w:rPr>
              <w:t>t</w:t>
            </w:r>
            <w:r w:rsidRPr="00D5163E">
              <w:rPr>
                <w:rFonts w:ascii="Times New Roman" w:hAnsi="Times New Roman"/>
                <w:spacing w:val="-3"/>
                <w:sz w:val="18"/>
                <w:szCs w:val="18"/>
              </w:rPr>
              <w:t>i</w:t>
            </w:r>
            <w:r w:rsidRPr="00D5163E">
              <w:rPr>
                <w:rFonts w:ascii="Times New Roman" w:hAnsi="Times New Roman"/>
                <w:spacing w:val="-10"/>
                <w:sz w:val="18"/>
                <w:szCs w:val="18"/>
              </w:rPr>
              <w:t>n</w:t>
            </w:r>
            <w:r w:rsidRPr="00D5163E">
              <w:rPr>
                <w:rFonts w:ascii="Times New Roman" w:hAnsi="Times New Roman"/>
                <w:sz w:val="18"/>
                <w:szCs w:val="18"/>
              </w:rPr>
              <w:t>g</w:t>
            </w:r>
            <w:r w:rsidRPr="00D5163E">
              <w:rPr>
                <w:rFonts w:ascii="Times New Roman" w:hAnsi="Times New Roman"/>
                <w:spacing w:val="11"/>
                <w:sz w:val="18"/>
                <w:szCs w:val="18"/>
              </w:rPr>
              <w:t xml:space="preserve"> </w:t>
            </w:r>
            <w:r w:rsidRPr="00D5163E">
              <w:rPr>
                <w:rFonts w:ascii="Times New Roman" w:hAnsi="Times New Roman"/>
                <w:spacing w:val="2"/>
                <w:sz w:val="18"/>
                <w:szCs w:val="18"/>
              </w:rPr>
              <w:t>r</w:t>
            </w:r>
            <w:r w:rsidRPr="00D5163E">
              <w:rPr>
                <w:rFonts w:ascii="Times New Roman" w:hAnsi="Times New Roman"/>
                <w:sz w:val="18"/>
                <w:szCs w:val="18"/>
              </w:rPr>
              <w:t>eg</w:t>
            </w:r>
            <w:r w:rsidRPr="00D5163E">
              <w:rPr>
                <w:rFonts w:ascii="Times New Roman" w:hAnsi="Times New Roman"/>
                <w:spacing w:val="-5"/>
                <w:sz w:val="18"/>
                <w:szCs w:val="18"/>
              </w:rPr>
              <w:t>u</w:t>
            </w:r>
            <w:r w:rsidRPr="00D5163E">
              <w:rPr>
                <w:rFonts w:ascii="Times New Roman" w:hAnsi="Times New Roman"/>
                <w:spacing w:val="-3"/>
                <w:sz w:val="18"/>
                <w:szCs w:val="18"/>
              </w:rPr>
              <w:t>l</w:t>
            </w:r>
            <w:r w:rsidRPr="00D5163E">
              <w:rPr>
                <w:rFonts w:ascii="Times New Roman" w:hAnsi="Times New Roman"/>
                <w:sz w:val="18"/>
                <w:szCs w:val="18"/>
              </w:rPr>
              <w:t>a</w:t>
            </w:r>
            <w:r w:rsidRPr="00D5163E">
              <w:rPr>
                <w:rFonts w:ascii="Times New Roman" w:hAnsi="Times New Roman"/>
                <w:spacing w:val="2"/>
                <w:sz w:val="18"/>
                <w:szCs w:val="18"/>
              </w:rPr>
              <w:t>t</w:t>
            </w:r>
            <w:r w:rsidRPr="00D5163E">
              <w:rPr>
                <w:rFonts w:ascii="Times New Roman" w:hAnsi="Times New Roman"/>
                <w:sz w:val="18"/>
                <w:szCs w:val="18"/>
              </w:rPr>
              <w:t>o</w:t>
            </w:r>
            <w:r w:rsidRPr="00D5163E">
              <w:rPr>
                <w:rFonts w:ascii="Times New Roman" w:hAnsi="Times New Roman"/>
                <w:spacing w:val="1"/>
                <w:sz w:val="18"/>
                <w:szCs w:val="18"/>
              </w:rPr>
              <w:t>r</w:t>
            </w:r>
            <w:r w:rsidRPr="00D5163E">
              <w:rPr>
                <w:rFonts w:ascii="Times New Roman" w:hAnsi="Times New Roman"/>
                <w:sz w:val="18"/>
                <w:szCs w:val="18"/>
              </w:rPr>
              <w:t>y</w:t>
            </w:r>
            <w:r w:rsidRPr="00D5163E">
              <w:rPr>
                <w:rFonts w:ascii="Times New Roman" w:hAnsi="Times New Roman"/>
                <w:spacing w:val="5"/>
                <w:sz w:val="18"/>
                <w:szCs w:val="18"/>
              </w:rPr>
              <w:t xml:space="preserve"> a</w:t>
            </w:r>
            <w:r w:rsidRPr="00D5163E">
              <w:rPr>
                <w:rFonts w:ascii="Times New Roman" w:hAnsi="Times New Roman"/>
                <w:spacing w:val="-10"/>
                <w:sz w:val="18"/>
                <w:szCs w:val="18"/>
              </w:rPr>
              <w:t>n</w:t>
            </w:r>
            <w:r w:rsidRPr="00D5163E">
              <w:rPr>
                <w:rFonts w:ascii="Times New Roman" w:hAnsi="Times New Roman"/>
                <w:sz w:val="18"/>
                <w:szCs w:val="18"/>
              </w:rPr>
              <w:t>d</w:t>
            </w:r>
            <w:r w:rsidRPr="00D5163E">
              <w:rPr>
                <w:rFonts w:ascii="Times New Roman" w:hAnsi="Times New Roman"/>
                <w:spacing w:val="6"/>
                <w:sz w:val="18"/>
                <w:szCs w:val="18"/>
              </w:rPr>
              <w:t xml:space="preserve"> </w:t>
            </w:r>
            <w:r w:rsidRPr="00D5163E">
              <w:rPr>
                <w:rFonts w:ascii="Times New Roman" w:hAnsi="Times New Roman"/>
                <w:spacing w:val="2"/>
                <w:sz w:val="18"/>
                <w:szCs w:val="18"/>
              </w:rPr>
              <w:t>i</w:t>
            </w:r>
            <w:r w:rsidRPr="00D5163E">
              <w:rPr>
                <w:rFonts w:ascii="Times New Roman" w:hAnsi="Times New Roman"/>
                <w:spacing w:val="-10"/>
                <w:sz w:val="18"/>
                <w:szCs w:val="18"/>
              </w:rPr>
              <w:t>n</w:t>
            </w:r>
            <w:r w:rsidRPr="00D5163E">
              <w:rPr>
                <w:rFonts w:ascii="Times New Roman" w:hAnsi="Times New Roman"/>
                <w:spacing w:val="1"/>
                <w:sz w:val="18"/>
                <w:szCs w:val="18"/>
              </w:rPr>
              <w:t>s</w:t>
            </w:r>
            <w:r w:rsidRPr="00D5163E">
              <w:rPr>
                <w:rFonts w:ascii="Times New Roman" w:hAnsi="Times New Roman"/>
                <w:spacing w:val="2"/>
                <w:sz w:val="18"/>
                <w:szCs w:val="18"/>
              </w:rPr>
              <w:t>t</w:t>
            </w:r>
            <w:r w:rsidRPr="00D5163E">
              <w:rPr>
                <w:rFonts w:ascii="Times New Roman" w:hAnsi="Times New Roman"/>
                <w:spacing w:val="-3"/>
                <w:sz w:val="18"/>
                <w:szCs w:val="18"/>
              </w:rPr>
              <w:t>i</w:t>
            </w:r>
            <w:r w:rsidRPr="00D5163E">
              <w:rPr>
                <w:rFonts w:ascii="Times New Roman" w:hAnsi="Times New Roman"/>
                <w:spacing w:val="2"/>
                <w:sz w:val="18"/>
                <w:szCs w:val="18"/>
              </w:rPr>
              <w:t>t</w:t>
            </w:r>
            <w:r w:rsidRPr="00D5163E">
              <w:rPr>
                <w:rFonts w:ascii="Times New Roman" w:hAnsi="Times New Roman"/>
                <w:spacing w:val="-5"/>
                <w:sz w:val="18"/>
                <w:szCs w:val="18"/>
              </w:rPr>
              <w:t>u</w:t>
            </w:r>
            <w:r w:rsidRPr="00D5163E">
              <w:rPr>
                <w:rFonts w:ascii="Times New Roman" w:hAnsi="Times New Roman"/>
                <w:spacing w:val="2"/>
                <w:sz w:val="18"/>
                <w:szCs w:val="18"/>
              </w:rPr>
              <w:t>t</w:t>
            </w:r>
            <w:r w:rsidRPr="00D5163E">
              <w:rPr>
                <w:rFonts w:ascii="Times New Roman" w:hAnsi="Times New Roman"/>
                <w:spacing w:val="-3"/>
                <w:sz w:val="18"/>
                <w:szCs w:val="18"/>
              </w:rPr>
              <w:t>i</w:t>
            </w:r>
            <w:r w:rsidRPr="00D5163E">
              <w:rPr>
                <w:rFonts w:ascii="Times New Roman" w:hAnsi="Times New Roman"/>
                <w:spacing w:val="5"/>
                <w:sz w:val="18"/>
                <w:szCs w:val="18"/>
              </w:rPr>
              <w:t>o</w:t>
            </w:r>
            <w:r w:rsidRPr="00D5163E">
              <w:rPr>
                <w:rFonts w:ascii="Times New Roman" w:hAnsi="Times New Roman"/>
                <w:spacing w:val="-10"/>
                <w:sz w:val="18"/>
                <w:szCs w:val="18"/>
              </w:rPr>
              <w:t>n</w:t>
            </w:r>
            <w:r w:rsidRPr="00D5163E">
              <w:rPr>
                <w:rFonts w:ascii="Times New Roman" w:hAnsi="Times New Roman"/>
                <w:spacing w:val="5"/>
                <w:sz w:val="18"/>
                <w:szCs w:val="18"/>
              </w:rPr>
              <w:t>a</w:t>
            </w:r>
            <w:r w:rsidRPr="00D5163E">
              <w:rPr>
                <w:rFonts w:ascii="Times New Roman" w:hAnsi="Times New Roman"/>
                <w:sz w:val="18"/>
                <w:szCs w:val="18"/>
              </w:rPr>
              <w:t>l</w:t>
            </w:r>
            <w:r w:rsidRPr="00D5163E">
              <w:rPr>
                <w:rFonts w:ascii="Times New Roman" w:hAnsi="Times New Roman"/>
                <w:spacing w:val="9"/>
                <w:sz w:val="18"/>
                <w:szCs w:val="18"/>
              </w:rPr>
              <w:t xml:space="preserve"> </w:t>
            </w:r>
            <w:r w:rsidRPr="00D5163E">
              <w:rPr>
                <w:rFonts w:ascii="Times New Roman" w:hAnsi="Times New Roman"/>
                <w:spacing w:val="1"/>
                <w:sz w:val="18"/>
                <w:szCs w:val="18"/>
              </w:rPr>
              <w:t>s</w:t>
            </w:r>
            <w:r w:rsidRPr="00D5163E">
              <w:rPr>
                <w:rFonts w:ascii="Times New Roman" w:hAnsi="Times New Roman"/>
                <w:spacing w:val="-5"/>
                <w:sz w:val="18"/>
                <w:szCs w:val="18"/>
              </w:rPr>
              <w:t>y</w:t>
            </w:r>
            <w:r w:rsidRPr="00D5163E">
              <w:rPr>
                <w:rFonts w:ascii="Times New Roman" w:hAnsi="Times New Roman"/>
                <w:spacing w:val="1"/>
                <w:sz w:val="18"/>
                <w:szCs w:val="18"/>
              </w:rPr>
              <w:t>s</w:t>
            </w:r>
            <w:r w:rsidRPr="00D5163E">
              <w:rPr>
                <w:rFonts w:ascii="Times New Roman" w:hAnsi="Times New Roman"/>
                <w:spacing w:val="2"/>
                <w:sz w:val="18"/>
                <w:szCs w:val="18"/>
              </w:rPr>
              <w:t>t</w:t>
            </w:r>
            <w:r w:rsidRPr="00D5163E">
              <w:rPr>
                <w:rFonts w:ascii="Times New Roman" w:hAnsi="Times New Roman"/>
                <w:sz w:val="18"/>
                <w:szCs w:val="18"/>
              </w:rPr>
              <w:t>em</w:t>
            </w:r>
            <w:r w:rsidRPr="00D5163E">
              <w:rPr>
                <w:rFonts w:ascii="Times New Roman" w:hAnsi="Times New Roman"/>
                <w:spacing w:val="5"/>
                <w:sz w:val="18"/>
                <w:szCs w:val="18"/>
              </w:rPr>
              <w:t xml:space="preserve"> </w:t>
            </w:r>
            <w:r w:rsidRPr="00D5163E">
              <w:rPr>
                <w:rFonts w:ascii="Times New Roman" w:hAnsi="Times New Roman"/>
                <w:spacing w:val="1"/>
                <w:sz w:val="18"/>
                <w:szCs w:val="18"/>
              </w:rPr>
              <w:t>f</w:t>
            </w:r>
            <w:r w:rsidRPr="00D5163E">
              <w:rPr>
                <w:rFonts w:ascii="Times New Roman" w:hAnsi="Times New Roman"/>
                <w:sz w:val="18"/>
                <w:szCs w:val="18"/>
              </w:rPr>
              <w:t>or</w:t>
            </w:r>
            <w:r w:rsidRPr="00D5163E">
              <w:rPr>
                <w:rFonts w:ascii="Times New Roman" w:hAnsi="Times New Roman"/>
                <w:spacing w:val="2"/>
                <w:sz w:val="18"/>
                <w:szCs w:val="18"/>
              </w:rPr>
              <w:t xml:space="preserve"> </w:t>
            </w:r>
            <w:r w:rsidRPr="00D5163E">
              <w:rPr>
                <w:rFonts w:ascii="Times New Roman" w:hAnsi="Times New Roman"/>
                <w:spacing w:val="-1"/>
                <w:sz w:val="18"/>
                <w:szCs w:val="18"/>
              </w:rPr>
              <w:t>E</w:t>
            </w:r>
            <w:r w:rsidRPr="00D5163E">
              <w:rPr>
                <w:rFonts w:ascii="Times New Roman" w:hAnsi="Times New Roman"/>
                <w:sz w:val="18"/>
                <w:szCs w:val="18"/>
              </w:rPr>
              <w:t>E</w:t>
            </w:r>
            <w:r w:rsidRPr="00D5163E">
              <w:rPr>
                <w:rFonts w:ascii="Times New Roman" w:hAnsi="Times New Roman"/>
                <w:spacing w:val="7"/>
                <w:sz w:val="18"/>
                <w:szCs w:val="18"/>
              </w:rPr>
              <w:t xml:space="preserve"> </w:t>
            </w:r>
            <w:r w:rsidRPr="00D5163E">
              <w:rPr>
                <w:rFonts w:ascii="Times New Roman" w:hAnsi="Times New Roman"/>
                <w:spacing w:val="-3"/>
                <w:sz w:val="18"/>
                <w:szCs w:val="18"/>
              </w:rPr>
              <w:t>i</w:t>
            </w:r>
            <w:r w:rsidRPr="00D5163E">
              <w:rPr>
                <w:rFonts w:ascii="Times New Roman" w:hAnsi="Times New Roman"/>
                <w:spacing w:val="-5"/>
                <w:sz w:val="18"/>
                <w:szCs w:val="18"/>
              </w:rPr>
              <w:t>nv</w:t>
            </w:r>
            <w:r w:rsidRPr="00D5163E">
              <w:rPr>
                <w:rFonts w:ascii="Times New Roman" w:hAnsi="Times New Roman"/>
                <w:sz w:val="18"/>
                <w:szCs w:val="18"/>
              </w:rPr>
              <w:t>e</w:t>
            </w:r>
            <w:r w:rsidRPr="00D5163E">
              <w:rPr>
                <w:rFonts w:ascii="Times New Roman" w:hAnsi="Times New Roman"/>
                <w:spacing w:val="1"/>
                <w:sz w:val="18"/>
                <w:szCs w:val="18"/>
              </w:rPr>
              <w:t>s</w:t>
            </w:r>
            <w:r w:rsidRPr="00D5163E">
              <w:rPr>
                <w:rFonts w:ascii="Times New Roman" w:hAnsi="Times New Roman"/>
                <w:spacing w:val="2"/>
                <w:sz w:val="18"/>
                <w:szCs w:val="18"/>
              </w:rPr>
              <w:t>t</w:t>
            </w:r>
            <w:r w:rsidRPr="00D5163E">
              <w:rPr>
                <w:rFonts w:ascii="Times New Roman" w:hAnsi="Times New Roman"/>
                <w:spacing w:val="-3"/>
                <w:sz w:val="18"/>
                <w:szCs w:val="18"/>
              </w:rPr>
              <w:t>m</w:t>
            </w:r>
            <w:r w:rsidRPr="00D5163E">
              <w:rPr>
                <w:rFonts w:ascii="Times New Roman" w:hAnsi="Times New Roman"/>
                <w:sz w:val="18"/>
                <w:szCs w:val="18"/>
              </w:rPr>
              <w:t>e</w:t>
            </w:r>
            <w:r w:rsidRPr="00D5163E">
              <w:rPr>
                <w:rFonts w:ascii="Times New Roman" w:hAnsi="Times New Roman"/>
                <w:spacing w:val="-10"/>
                <w:sz w:val="18"/>
                <w:szCs w:val="18"/>
              </w:rPr>
              <w:t>n</w:t>
            </w:r>
            <w:r w:rsidRPr="00D5163E">
              <w:rPr>
                <w:rFonts w:ascii="Times New Roman" w:hAnsi="Times New Roman"/>
                <w:spacing w:val="2"/>
                <w:sz w:val="18"/>
                <w:szCs w:val="18"/>
              </w:rPr>
              <w:t>t</w:t>
            </w:r>
            <w:r w:rsidRPr="00D5163E">
              <w:rPr>
                <w:rFonts w:ascii="Times New Roman" w:hAnsi="Times New Roman"/>
                <w:sz w:val="18"/>
                <w:szCs w:val="18"/>
              </w:rPr>
              <w:t>,</w:t>
            </w:r>
            <w:r w:rsidRPr="00D5163E">
              <w:rPr>
                <w:rFonts w:ascii="Times New Roman" w:hAnsi="Times New Roman"/>
                <w:spacing w:val="13"/>
                <w:sz w:val="18"/>
                <w:szCs w:val="18"/>
              </w:rPr>
              <w:t xml:space="preserve"> </w:t>
            </w:r>
            <w:r w:rsidRPr="00D5163E">
              <w:rPr>
                <w:rFonts w:ascii="Times New Roman" w:hAnsi="Times New Roman"/>
                <w:sz w:val="18"/>
                <w:szCs w:val="18"/>
              </w:rPr>
              <w:t>e</w:t>
            </w:r>
            <w:r w:rsidRPr="00D5163E">
              <w:rPr>
                <w:rFonts w:ascii="Times New Roman" w:hAnsi="Times New Roman"/>
                <w:spacing w:val="-10"/>
                <w:sz w:val="18"/>
                <w:szCs w:val="18"/>
              </w:rPr>
              <w:t>n</w:t>
            </w:r>
            <w:r w:rsidRPr="00D5163E">
              <w:rPr>
                <w:rFonts w:ascii="Times New Roman" w:hAnsi="Times New Roman"/>
                <w:sz w:val="18"/>
                <w:szCs w:val="18"/>
              </w:rPr>
              <w:t>gage</w:t>
            </w:r>
            <w:r w:rsidRPr="00D5163E">
              <w:rPr>
                <w:rFonts w:ascii="Times New Roman" w:hAnsi="Times New Roman"/>
                <w:spacing w:val="-3"/>
                <w:sz w:val="18"/>
                <w:szCs w:val="18"/>
              </w:rPr>
              <w:t>m</w:t>
            </w:r>
            <w:r w:rsidRPr="00D5163E">
              <w:rPr>
                <w:rFonts w:ascii="Times New Roman" w:hAnsi="Times New Roman"/>
                <w:spacing w:val="5"/>
                <w:sz w:val="18"/>
                <w:szCs w:val="18"/>
              </w:rPr>
              <w:t>e</w:t>
            </w:r>
            <w:r w:rsidRPr="00D5163E">
              <w:rPr>
                <w:rFonts w:ascii="Times New Roman" w:hAnsi="Times New Roman"/>
                <w:spacing w:val="-10"/>
                <w:sz w:val="18"/>
                <w:szCs w:val="18"/>
              </w:rPr>
              <w:t>n</w:t>
            </w:r>
            <w:r w:rsidRPr="00D5163E">
              <w:rPr>
                <w:rFonts w:ascii="Times New Roman" w:hAnsi="Times New Roman"/>
                <w:sz w:val="18"/>
                <w:szCs w:val="18"/>
              </w:rPr>
              <w:t>t</w:t>
            </w:r>
            <w:r w:rsidRPr="00D5163E">
              <w:rPr>
                <w:rFonts w:ascii="Times New Roman" w:hAnsi="Times New Roman"/>
                <w:spacing w:val="14"/>
                <w:sz w:val="18"/>
                <w:szCs w:val="18"/>
              </w:rPr>
              <w:t xml:space="preserve"> </w:t>
            </w:r>
            <w:r w:rsidRPr="00D5163E">
              <w:rPr>
                <w:rFonts w:ascii="Times New Roman" w:hAnsi="Times New Roman"/>
                <w:sz w:val="18"/>
                <w:szCs w:val="18"/>
              </w:rPr>
              <w:t>of</w:t>
            </w:r>
            <w:r w:rsidRPr="00D5163E">
              <w:rPr>
                <w:rFonts w:ascii="Times New Roman" w:hAnsi="Times New Roman"/>
                <w:spacing w:val="5"/>
                <w:sz w:val="18"/>
                <w:szCs w:val="18"/>
              </w:rPr>
              <w:t xml:space="preserve"> </w:t>
            </w:r>
            <w:r w:rsidRPr="00D5163E">
              <w:rPr>
                <w:rFonts w:ascii="Times New Roman" w:hAnsi="Times New Roman"/>
                <w:spacing w:val="-5"/>
                <w:sz w:val="18"/>
                <w:szCs w:val="18"/>
              </w:rPr>
              <w:t>p</w:t>
            </w:r>
            <w:r w:rsidRPr="00D5163E">
              <w:rPr>
                <w:rFonts w:ascii="Times New Roman" w:hAnsi="Times New Roman"/>
                <w:spacing w:val="1"/>
                <w:sz w:val="18"/>
                <w:szCs w:val="18"/>
              </w:rPr>
              <w:t>r</w:t>
            </w:r>
            <w:r w:rsidRPr="00D5163E">
              <w:rPr>
                <w:rFonts w:ascii="Times New Roman" w:hAnsi="Times New Roman"/>
                <w:spacing w:val="-3"/>
                <w:sz w:val="18"/>
                <w:szCs w:val="18"/>
              </w:rPr>
              <w:t>i</w:t>
            </w:r>
            <w:r w:rsidRPr="00D5163E">
              <w:rPr>
                <w:rFonts w:ascii="Times New Roman" w:hAnsi="Times New Roman"/>
                <w:spacing w:val="-5"/>
                <w:sz w:val="18"/>
                <w:szCs w:val="18"/>
              </w:rPr>
              <w:t>v</w:t>
            </w:r>
            <w:r w:rsidRPr="00D5163E">
              <w:rPr>
                <w:rFonts w:ascii="Times New Roman" w:hAnsi="Times New Roman"/>
                <w:sz w:val="18"/>
                <w:szCs w:val="18"/>
              </w:rPr>
              <w:t>a</w:t>
            </w:r>
            <w:r w:rsidRPr="00D5163E">
              <w:rPr>
                <w:rFonts w:ascii="Times New Roman" w:hAnsi="Times New Roman"/>
                <w:spacing w:val="2"/>
                <w:sz w:val="18"/>
                <w:szCs w:val="18"/>
              </w:rPr>
              <w:t>t</w:t>
            </w:r>
            <w:r w:rsidRPr="00D5163E">
              <w:rPr>
                <w:rFonts w:ascii="Times New Roman" w:hAnsi="Times New Roman"/>
                <w:sz w:val="18"/>
                <w:szCs w:val="18"/>
              </w:rPr>
              <w:t>e</w:t>
            </w:r>
            <w:r w:rsidRPr="00D5163E">
              <w:rPr>
                <w:rFonts w:ascii="Times New Roman" w:hAnsi="Times New Roman"/>
                <w:spacing w:val="8"/>
                <w:sz w:val="18"/>
                <w:szCs w:val="18"/>
              </w:rPr>
              <w:t xml:space="preserve"> </w:t>
            </w:r>
            <w:r w:rsidRPr="00D5163E">
              <w:rPr>
                <w:rFonts w:ascii="Times New Roman" w:hAnsi="Times New Roman"/>
                <w:spacing w:val="1"/>
                <w:sz w:val="18"/>
                <w:szCs w:val="18"/>
              </w:rPr>
              <w:t>s</w:t>
            </w:r>
            <w:r w:rsidRPr="00D5163E">
              <w:rPr>
                <w:rFonts w:ascii="Times New Roman" w:hAnsi="Times New Roman"/>
                <w:spacing w:val="-4"/>
                <w:sz w:val="18"/>
                <w:szCs w:val="18"/>
              </w:rPr>
              <w:t>e</w:t>
            </w:r>
            <w:r w:rsidRPr="00D5163E">
              <w:rPr>
                <w:rFonts w:ascii="Times New Roman" w:hAnsi="Times New Roman"/>
                <w:sz w:val="18"/>
                <w:szCs w:val="18"/>
              </w:rPr>
              <w:t>c</w:t>
            </w:r>
            <w:r w:rsidRPr="00D5163E">
              <w:rPr>
                <w:rFonts w:ascii="Times New Roman" w:hAnsi="Times New Roman"/>
                <w:spacing w:val="-3"/>
                <w:sz w:val="18"/>
                <w:szCs w:val="18"/>
              </w:rPr>
              <w:t>t</w:t>
            </w:r>
            <w:r w:rsidRPr="00D5163E">
              <w:rPr>
                <w:rFonts w:ascii="Times New Roman" w:hAnsi="Times New Roman"/>
                <w:sz w:val="18"/>
                <w:szCs w:val="18"/>
              </w:rPr>
              <w:t>or,</w:t>
            </w:r>
            <w:r w:rsidRPr="00D5163E">
              <w:rPr>
                <w:rFonts w:ascii="Times New Roman" w:hAnsi="Times New Roman"/>
                <w:spacing w:val="13"/>
                <w:sz w:val="18"/>
                <w:szCs w:val="18"/>
              </w:rPr>
              <w:t xml:space="preserve"> </w:t>
            </w:r>
            <w:r w:rsidRPr="00D5163E">
              <w:rPr>
                <w:rFonts w:ascii="Times New Roman" w:hAnsi="Times New Roman"/>
                <w:sz w:val="18"/>
                <w:szCs w:val="18"/>
              </w:rPr>
              <w:t>p</w:t>
            </w:r>
            <w:r w:rsidRPr="00D5163E">
              <w:rPr>
                <w:rFonts w:ascii="Times New Roman" w:hAnsi="Times New Roman"/>
                <w:spacing w:val="1"/>
                <w:sz w:val="18"/>
                <w:szCs w:val="18"/>
              </w:rPr>
              <w:t>r</w:t>
            </w:r>
            <w:r w:rsidRPr="00D5163E">
              <w:rPr>
                <w:rFonts w:ascii="Times New Roman" w:hAnsi="Times New Roman"/>
                <w:spacing w:val="-4"/>
                <w:sz w:val="18"/>
                <w:szCs w:val="18"/>
              </w:rPr>
              <w:t>e</w:t>
            </w:r>
            <w:r w:rsidRPr="00D5163E">
              <w:rPr>
                <w:rFonts w:ascii="Times New Roman" w:hAnsi="Times New Roman"/>
                <w:spacing w:val="1"/>
                <w:sz w:val="18"/>
                <w:szCs w:val="18"/>
              </w:rPr>
              <w:t>s</w:t>
            </w:r>
            <w:r w:rsidRPr="00D5163E">
              <w:rPr>
                <w:rFonts w:ascii="Times New Roman" w:hAnsi="Times New Roman"/>
                <w:sz w:val="18"/>
                <w:szCs w:val="18"/>
              </w:rPr>
              <w:t>e</w:t>
            </w:r>
            <w:r w:rsidRPr="00D5163E">
              <w:rPr>
                <w:rFonts w:ascii="Times New Roman" w:hAnsi="Times New Roman"/>
                <w:spacing w:val="-10"/>
                <w:sz w:val="18"/>
                <w:szCs w:val="18"/>
              </w:rPr>
              <w:t>n</w:t>
            </w:r>
            <w:r w:rsidRPr="00D5163E">
              <w:rPr>
                <w:rFonts w:ascii="Times New Roman" w:hAnsi="Times New Roman"/>
                <w:sz w:val="18"/>
                <w:szCs w:val="18"/>
              </w:rPr>
              <w:t>ce</w:t>
            </w:r>
            <w:r w:rsidRPr="00D5163E">
              <w:rPr>
                <w:rFonts w:ascii="Times New Roman" w:hAnsi="Times New Roman"/>
                <w:spacing w:val="9"/>
                <w:sz w:val="18"/>
                <w:szCs w:val="18"/>
              </w:rPr>
              <w:t xml:space="preserve"> </w:t>
            </w:r>
            <w:r w:rsidRPr="00D5163E">
              <w:rPr>
                <w:rFonts w:ascii="Times New Roman" w:hAnsi="Times New Roman"/>
                <w:sz w:val="18"/>
                <w:szCs w:val="18"/>
              </w:rPr>
              <w:t>of</w:t>
            </w:r>
            <w:r w:rsidRPr="00D5163E">
              <w:rPr>
                <w:rFonts w:ascii="Times New Roman" w:hAnsi="Times New Roman"/>
                <w:spacing w:val="5"/>
                <w:sz w:val="18"/>
                <w:szCs w:val="18"/>
              </w:rPr>
              <w:t xml:space="preserve"> </w:t>
            </w:r>
            <w:r w:rsidRPr="00D5163E">
              <w:rPr>
                <w:rFonts w:ascii="Times New Roman" w:hAnsi="Times New Roman"/>
                <w:spacing w:val="-3"/>
                <w:sz w:val="18"/>
                <w:szCs w:val="18"/>
              </w:rPr>
              <w:t>l</w:t>
            </w:r>
            <w:r w:rsidRPr="00D5163E">
              <w:rPr>
                <w:rFonts w:ascii="Times New Roman" w:hAnsi="Times New Roman"/>
                <w:sz w:val="18"/>
                <w:szCs w:val="18"/>
              </w:rPr>
              <w:t>ocal</w:t>
            </w:r>
            <w:r w:rsidRPr="00D5163E">
              <w:rPr>
                <w:rFonts w:ascii="Times New Roman" w:hAnsi="Times New Roman"/>
                <w:spacing w:val="4"/>
                <w:sz w:val="18"/>
                <w:szCs w:val="18"/>
              </w:rPr>
              <w:t xml:space="preserve"> </w:t>
            </w:r>
            <w:r w:rsidRPr="00D5163E">
              <w:rPr>
                <w:rFonts w:ascii="Times New Roman" w:hAnsi="Times New Roman"/>
                <w:sz w:val="18"/>
                <w:szCs w:val="18"/>
              </w:rPr>
              <w:t>c</w:t>
            </w:r>
            <w:r w:rsidRPr="00D5163E">
              <w:rPr>
                <w:rFonts w:ascii="Times New Roman" w:hAnsi="Times New Roman"/>
                <w:spacing w:val="-4"/>
                <w:sz w:val="18"/>
                <w:szCs w:val="18"/>
              </w:rPr>
              <w:t>a</w:t>
            </w:r>
            <w:r w:rsidRPr="00D5163E">
              <w:rPr>
                <w:rFonts w:ascii="Times New Roman" w:hAnsi="Times New Roman"/>
                <w:sz w:val="18"/>
                <w:szCs w:val="18"/>
              </w:rPr>
              <w:t>pac</w:t>
            </w:r>
            <w:r w:rsidRPr="00D5163E">
              <w:rPr>
                <w:rFonts w:ascii="Times New Roman" w:hAnsi="Times New Roman"/>
                <w:spacing w:val="-7"/>
                <w:sz w:val="18"/>
                <w:szCs w:val="18"/>
              </w:rPr>
              <w:t>i</w:t>
            </w:r>
            <w:r w:rsidRPr="00D5163E">
              <w:rPr>
                <w:rFonts w:ascii="Times New Roman" w:hAnsi="Times New Roman"/>
                <w:spacing w:val="2"/>
                <w:sz w:val="18"/>
                <w:szCs w:val="18"/>
              </w:rPr>
              <w:t>t</w:t>
            </w:r>
            <w:r w:rsidRPr="00D5163E">
              <w:rPr>
                <w:rFonts w:ascii="Times New Roman" w:hAnsi="Times New Roman"/>
                <w:sz w:val="18"/>
                <w:szCs w:val="18"/>
              </w:rPr>
              <w:t>y</w:t>
            </w:r>
            <w:r w:rsidRPr="00D5163E">
              <w:rPr>
                <w:rFonts w:ascii="Times New Roman" w:hAnsi="Times New Roman"/>
                <w:spacing w:val="4"/>
                <w:sz w:val="18"/>
                <w:szCs w:val="18"/>
              </w:rPr>
              <w:t xml:space="preserve"> </w:t>
            </w:r>
            <w:r w:rsidRPr="00D5163E">
              <w:rPr>
                <w:rFonts w:ascii="Times New Roman" w:hAnsi="Times New Roman"/>
                <w:spacing w:val="2"/>
                <w:sz w:val="18"/>
                <w:szCs w:val="18"/>
              </w:rPr>
              <w:t>t</w:t>
            </w:r>
            <w:r w:rsidRPr="00D5163E">
              <w:rPr>
                <w:rFonts w:ascii="Times New Roman" w:hAnsi="Times New Roman"/>
                <w:sz w:val="18"/>
                <w:szCs w:val="18"/>
              </w:rPr>
              <w:t>o</w:t>
            </w:r>
            <w:r w:rsidRPr="00D5163E">
              <w:rPr>
                <w:rFonts w:ascii="Times New Roman" w:hAnsi="Times New Roman"/>
                <w:spacing w:val="4"/>
                <w:sz w:val="18"/>
                <w:szCs w:val="18"/>
              </w:rPr>
              <w:t xml:space="preserve"> </w:t>
            </w:r>
            <w:r w:rsidRPr="00D5163E">
              <w:rPr>
                <w:rFonts w:ascii="Times New Roman" w:hAnsi="Times New Roman"/>
                <w:w w:val="101"/>
                <w:sz w:val="18"/>
                <w:szCs w:val="18"/>
              </w:rPr>
              <w:t>op</w:t>
            </w:r>
            <w:r w:rsidRPr="00D5163E">
              <w:rPr>
                <w:rFonts w:ascii="Times New Roman" w:hAnsi="Times New Roman"/>
                <w:spacing w:val="-4"/>
                <w:w w:val="101"/>
                <w:sz w:val="18"/>
                <w:szCs w:val="18"/>
              </w:rPr>
              <w:t>e</w:t>
            </w:r>
            <w:r w:rsidRPr="00D5163E">
              <w:rPr>
                <w:rFonts w:ascii="Times New Roman" w:hAnsi="Times New Roman"/>
                <w:spacing w:val="1"/>
                <w:w w:val="101"/>
                <w:sz w:val="18"/>
                <w:szCs w:val="18"/>
              </w:rPr>
              <w:t>r</w:t>
            </w:r>
            <w:r w:rsidRPr="00D5163E">
              <w:rPr>
                <w:rFonts w:ascii="Times New Roman" w:hAnsi="Times New Roman"/>
                <w:spacing w:val="-4"/>
                <w:w w:val="101"/>
                <w:sz w:val="18"/>
                <w:szCs w:val="18"/>
              </w:rPr>
              <w:t>a</w:t>
            </w:r>
            <w:r w:rsidRPr="00D5163E">
              <w:rPr>
                <w:rFonts w:ascii="Times New Roman" w:hAnsi="Times New Roman"/>
                <w:spacing w:val="2"/>
                <w:w w:val="101"/>
                <w:sz w:val="18"/>
                <w:szCs w:val="18"/>
              </w:rPr>
              <w:t>t</w:t>
            </w:r>
            <w:r w:rsidRPr="00D5163E">
              <w:rPr>
                <w:rFonts w:ascii="Times New Roman" w:hAnsi="Times New Roman"/>
                <w:w w:val="101"/>
                <w:sz w:val="18"/>
                <w:szCs w:val="18"/>
              </w:rPr>
              <w:t xml:space="preserve">e </w:t>
            </w:r>
            <w:r w:rsidRPr="00D5163E">
              <w:rPr>
                <w:rFonts w:ascii="Times New Roman" w:hAnsi="Times New Roman"/>
                <w:sz w:val="18"/>
                <w:szCs w:val="18"/>
              </w:rPr>
              <w:t>a</w:t>
            </w:r>
            <w:r w:rsidRPr="00D5163E">
              <w:rPr>
                <w:rFonts w:ascii="Times New Roman" w:hAnsi="Times New Roman"/>
                <w:spacing w:val="-10"/>
                <w:sz w:val="18"/>
                <w:szCs w:val="18"/>
              </w:rPr>
              <w:t>n</w:t>
            </w:r>
            <w:r w:rsidRPr="00D5163E">
              <w:rPr>
                <w:rFonts w:ascii="Times New Roman" w:hAnsi="Times New Roman"/>
                <w:sz w:val="18"/>
                <w:szCs w:val="18"/>
              </w:rPr>
              <w:t>d</w:t>
            </w:r>
            <w:r w:rsidRPr="00D5163E">
              <w:rPr>
                <w:rFonts w:ascii="Times New Roman" w:hAnsi="Times New Roman"/>
                <w:spacing w:val="6"/>
                <w:sz w:val="18"/>
                <w:szCs w:val="18"/>
              </w:rPr>
              <w:t xml:space="preserve"> </w:t>
            </w:r>
            <w:r w:rsidRPr="00D5163E">
              <w:rPr>
                <w:rFonts w:ascii="Times New Roman" w:hAnsi="Times New Roman"/>
                <w:spacing w:val="-3"/>
                <w:sz w:val="18"/>
                <w:szCs w:val="18"/>
              </w:rPr>
              <w:t>m</w:t>
            </w:r>
            <w:r w:rsidRPr="00D5163E">
              <w:rPr>
                <w:rFonts w:ascii="Times New Roman" w:hAnsi="Times New Roman"/>
                <w:sz w:val="18"/>
                <w:szCs w:val="18"/>
              </w:rPr>
              <w:t>a</w:t>
            </w:r>
            <w:r w:rsidRPr="00D5163E">
              <w:rPr>
                <w:rFonts w:ascii="Times New Roman" w:hAnsi="Times New Roman"/>
                <w:spacing w:val="2"/>
                <w:sz w:val="18"/>
                <w:szCs w:val="18"/>
              </w:rPr>
              <w:t>i</w:t>
            </w:r>
            <w:r w:rsidRPr="00D5163E">
              <w:rPr>
                <w:rFonts w:ascii="Times New Roman" w:hAnsi="Times New Roman"/>
                <w:spacing w:val="-10"/>
                <w:sz w:val="18"/>
                <w:szCs w:val="18"/>
              </w:rPr>
              <w:t>n</w:t>
            </w:r>
            <w:r w:rsidRPr="00D5163E">
              <w:rPr>
                <w:rFonts w:ascii="Times New Roman" w:hAnsi="Times New Roman"/>
                <w:spacing w:val="2"/>
                <w:sz w:val="18"/>
                <w:szCs w:val="18"/>
              </w:rPr>
              <w:t>t</w:t>
            </w:r>
            <w:r w:rsidRPr="00D5163E">
              <w:rPr>
                <w:rFonts w:ascii="Times New Roman" w:hAnsi="Times New Roman"/>
                <w:sz w:val="18"/>
                <w:szCs w:val="18"/>
              </w:rPr>
              <w:t>a</w:t>
            </w:r>
            <w:r w:rsidRPr="00D5163E">
              <w:rPr>
                <w:rFonts w:ascii="Times New Roman" w:hAnsi="Times New Roman"/>
                <w:spacing w:val="2"/>
                <w:sz w:val="18"/>
                <w:szCs w:val="18"/>
              </w:rPr>
              <w:t>i</w:t>
            </w:r>
            <w:r w:rsidRPr="00D5163E">
              <w:rPr>
                <w:rFonts w:ascii="Times New Roman" w:hAnsi="Times New Roman"/>
                <w:sz w:val="18"/>
                <w:szCs w:val="18"/>
              </w:rPr>
              <w:t>n</w:t>
            </w:r>
            <w:r w:rsidRPr="00D5163E">
              <w:rPr>
                <w:rFonts w:ascii="Times New Roman" w:hAnsi="Times New Roman"/>
                <w:spacing w:val="-1"/>
                <w:sz w:val="18"/>
                <w:szCs w:val="18"/>
              </w:rPr>
              <w:t xml:space="preserve"> </w:t>
            </w:r>
            <w:r w:rsidRPr="00D5163E">
              <w:rPr>
                <w:rFonts w:ascii="Times New Roman" w:hAnsi="Times New Roman"/>
                <w:spacing w:val="2"/>
                <w:sz w:val="18"/>
                <w:szCs w:val="18"/>
              </w:rPr>
              <w:t>t</w:t>
            </w:r>
            <w:r w:rsidRPr="00D5163E">
              <w:rPr>
                <w:rFonts w:ascii="Times New Roman" w:hAnsi="Times New Roman"/>
                <w:sz w:val="18"/>
                <w:szCs w:val="18"/>
              </w:rPr>
              <w:t>he</w:t>
            </w:r>
            <w:r w:rsidRPr="00D5163E">
              <w:rPr>
                <w:rFonts w:ascii="Times New Roman" w:hAnsi="Times New Roman"/>
                <w:spacing w:val="1"/>
                <w:sz w:val="18"/>
                <w:szCs w:val="18"/>
              </w:rPr>
              <w:t xml:space="preserve"> </w:t>
            </w:r>
            <w:r w:rsidRPr="00D5163E">
              <w:rPr>
                <w:rFonts w:ascii="Times New Roman" w:hAnsi="Times New Roman"/>
                <w:spacing w:val="3"/>
                <w:sz w:val="18"/>
                <w:szCs w:val="18"/>
              </w:rPr>
              <w:t>EE</w:t>
            </w:r>
            <w:r w:rsidRPr="00D5163E">
              <w:rPr>
                <w:rFonts w:ascii="Times New Roman" w:hAnsi="Times New Roman"/>
                <w:spacing w:val="7"/>
                <w:sz w:val="18"/>
                <w:szCs w:val="18"/>
              </w:rPr>
              <w:t xml:space="preserve"> </w:t>
            </w:r>
            <w:r w:rsidR="009F17FE" w:rsidRPr="00D5163E">
              <w:rPr>
                <w:rFonts w:ascii="Times New Roman" w:hAnsi="Times New Roman"/>
                <w:spacing w:val="7"/>
                <w:sz w:val="18"/>
                <w:szCs w:val="18"/>
              </w:rPr>
              <w:t xml:space="preserve">lighting </w:t>
            </w:r>
            <w:r w:rsidRPr="00D5163E">
              <w:rPr>
                <w:rFonts w:ascii="Times New Roman" w:hAnsi="Times New Roman"/>
                <w:spacing w:val="-3"/>
                <w:sz w:val="18"/>
                <w:szCs w:val="18"/>
              </w:rPr>
              <w:t>i</w:t>
            </w:r>
            <w:r w:rsidRPr="00D5163E">
              <w:rPr>
                <w:rFonts w:ascii="Times New Roman" w:hAnsi="Times New Roman"/>
                <w:spacing w:val="-10"/>
                <w:sz w:val="18"/>
                <w:szCs w:val="18"/>
              </w:rPr>
              <w:t>n</w:t>
            </w:r>
            <w:r w:rsidRPr="00D5163E">
              <w:rPr>
                <w:rFonts w:ascii="Times New Roman" w:hAnsi="Times New Roman"/>
                <w:spacing w:val="1"/>
                <w:sz w:val="18"/>
                <w:szCs w:val="18"/>
              </w:rPr>
              <w:t>fr</w:t>
            </w:r>
            <w:r w:rsidRPr="00D5163E">
              <w:rPr>
                <w:rFonts w:ascii="Times New Roman" w:hAnsi="Times New Roman"/>
                <w:sz w:val="18"/>
                <w:szCs w:val="18"/>
              </w:rPr>
              <w:t>a</w:t>
            </w:r>
            <w:r w:rsidRPr="00D5163E">
              <w:rPr>
                <w:rFonts w:ascii="Times New Roman" w:hAnsi="Times New Roman"/>
                <w:spacing w:val="1"/>
                <w:sz w:val="18"/>
                <w:szCs w:val="18"/>
              </w:rPr>
              <w:t>s</w:t>
            </w:r>
            <w:r w:rsidRPr="00D5163E">
              <w:rPr>
                <w:rFonts w:ascii="Times New Roman" w:hAnsi="Times New Roman"/>
                <w:spacing w:val="-3"/>
                <w:sz w:val="18"/>
                <w:szCs w:val="18"/>
              </w:rPr>
              <w:t>t</w:t>
            </w:r>
            <w:r w:rsidRPr="00D5163E">
              <w:rPr>
                <w:rFonts w:ascii="Times New Roman" w:hAnsi="Times New Roman"/>
                <w:spacing w:val="1"/>
                <w:sz w:val="18"/>
                <w:szCs w:val="18"/>
              </w:rPr>
              <w:t>r</w:t>
            </w:r>
            <w:r w:rsidRPr="00D5163E">
              <w:rPr>
                <w:rFonts w:ascii="Times New Roman" w:hAnsi="Times New Roman"/>
                <w:spacing w:val="-5"/>
                <w:sz w:val="18"/>
                <w:szCs w:val="18"/>
              </w:rPr>
              <w:t>u</w:t>
            </w:r>
            <w:r w:rsidRPr="00D5163E">
              <w:rPr>
                <w:rFonts w:ascii="Times New Roman" w:hAnsi="Times New Roman"/>
                <w:sz w:val="18"/>
                <w:szCs w:val="18"/>
              </w:rPr>
              <w:t>c</w:t>
            </w:r>
            <w:r w:rsidRPr="00D5163E">
              <w:rPr>
                <w:rFonts w:ascii="Times New Roman" w:hAnsi="Times New Roman"/>
                <w:spacing w:val="2"/>
                <w:sz w:val="18"/>
                <w:szCs w:val="18"/>
              </w:rPr>
              <w:t>t</w:t>
            </w:r>
            <w:r w:rsidRPr="00D5163E">
              <w:rPr>
                <w:rFonts w:ascii="Times New Roman" w:hAnsi="Times New Roman"/>
                <w:spacing w:val="-5"/>
                <w:sz w:val="18"/>
                <w:szCs w:val="18"/>
              </w:rPr>
              <w:t>u</w:t>
            </w:r>
            <w:r w:rsidRPr="00D5163E">
              <w:rPr>
                <w:rFonts w:ascii="Times New Roman" w:hAnsi="Times New Roman"/>
                <w:spacing w:val="1"/>
                <w:sz w:val="18"/>
                <w:szCs w:val="18"/>
              </w:rPr>
              <w:t>r</w:t>
            </w:r>
            <w:r w:rsidRPr="00D5163E">
              <w:rPr>
                <w:rFonts w:ascii="Times New Roman" w:hAnsi="Times New Roman"/>
                <w:sz w:val="18"/>
                <w:szCs w:val="18"/>
              </w:rPr>
              <w:t>e</w:t>
            </w:r>
            <w:r w:rsidRPr="00D5163E">
              <w:rPr>
                <w:rFonts w:ascii="Times New Roman" w:hAnsi="Times New Roman"/>
                <w:spacing w:val="9"/>
                <w:sz w:val="18"/>
                <w:szCs w:val="18"/>
              </w:rPr>
              <w:t xml:space="preserve"> </w:t>
            </w:r>
            <w:r w:rsidRPr="00D5163E">
              <w:rPr>
                <w:rFonts w:ascii="Times New Roman" w:hAnsi="Times New Roman"/>
                <w:sz w:val="18"/>
                <w:szCs w:val="18"/>
              </w:rPr>
              <w:t>a</w:t>
            </w:r>
            <w:r w:rsidRPr="00D5163E">
              <w:rPr>
                <w:rFonts w:ascii="Times New Roman" w:hAnsi="Times New Roman"/>
                <w:spacing w:val="-10"/>
                <w:sz w:val="18"/>
                <w:szCs w:val="18"/>
              </w:rPr>
              <w:t>n</w:t>
            </w:r>
            <w:r w:rsidRPr="00D5163E">
              <w:rPr>
                <w:rFonts w:ascii="Times New Roman" w:hAnsi="Times New Roman"/>
                <w:sz w:val="18"/>
                <w:szCs w:val="18"/>
              </w:rPr>
              <w:t>d</w:t>
            </w:r>
            <w:r w:rsidRPr="00D5163E">
              <w:rPr>
                <w:rFonts w:ascii="Times New Roman" w:hAnsi="Times New Roman"/>
                <w:spacing w:val="6"/>
                <w:sz w:val="18"/>
                <w:szCs w:val="18"/>
              </w:rPr>
              <w:t xml:space="preserve"> </w:t>
            </w:r>
            <w:r w:rsidRPr="00D5163E">
              <w:rPr>
                <w:rFonts w:ascii="Times New Roman" w:hAnsi="Times New Roman"/>
                <w:sz w:val="18"/>
                <w:szCs w:val="18"/>
              </w:rPr>
              <w:t>op</w:t>
            </w:r>
            <w:r w:rsidRPr="00D5163E">
              <w:rPr>
                <w:rFonts w:ascii="Times New Roman" w:hAnsi="Times New Roman"/>
                <w:spacing w:val="-4"/>
                <w:sz w:val="18"/>
                <w:szCs w:val="18"/>
              </w:rPr>
              <w:t>e</w:t>
            </w:r>
            <w:r w:rsidRPr="00D5163E">
              <w:rPr>
                <w:rFonts w:ascii="Times New Roman" w:hAnsi="Times New Roman"/>
                <w:spacing w:val="1"/>
                <w:sz w:val="18"/>
                <w:szCs w:val="18"/>
              </w:rPr>
              <w:t>r</w:t>
            </w:r>
            <w:r w:rsidRPr="00D5163E">
              <w:rPr>
                <w:rFonts w:ascii="Times New Roman" w:hAnsi="Times New Roman"/>
                <w:spacing w:val="-4"/>
                <w:sz w:val="18"/>
                <w:szCs w:val="18"/>
              </w:rPr>
              <w:t>a</w:t>
            </w:r>
            <w:r w:rsidRPr="00D5163E">
              <w:rPr>
                <w:rFonts w:ascii="Times New Roman" w:hAnsi="Times New Roman"/>
                <w:spacing w:val="2"/>
                <w:sz w:val="18"/>
                <w:szCs w:val="18"/>
              </w:rPr>
              <w:t>t</w:t>
            </w:r>
            <w:r w:rsidRPr="00D5163E">
              <w:rPr>
                <w:rFonts w:ascii="Times New Roman" w:hAnsi="Times New Roman"/>
                <w:spacing w:val="-3"/>
                <w:sz w:val="18"/>
                <w:szCs w:val="18"/>
              </w:rPr>
              <w:t>i</w:t>
            </w:r>
            <w:r w:rsidRPr="00D5163E">
              <w:rPr>
                <w:rFonts w:ascii="Times New Roman" w:hAnsi="Times New Roman"/>
                <w:sz w:val="18"/>
                <w:szCs w:val="18"/>
              </w:rPr>
              <w:t>o</w:t>
            </w:r>
            <w:r w:rsidRPr="00D5163E">
              <w:rPr>
                <w:rFonts w:ascii="Times New Roman" w:hAnsi="Times New Roman"/>
                <w:spacing w:val="-10"/>
                <w:sz w:val="18"/>
                <w:szCs w:val="18"/>
              </w:rPr>
              <w:t>n</w:t>
            </w:r>
            <w:r w:rsidRPr="00D5163E">
              <w:rPr>
                <w:rFonts w:ascii="Times New Roman" w:hAnsi="Times New Roman"/>
                <w:sz w:val="18"/>
                <w:szCs w:val="18"/>
              </w:rPr>
              <w:t>al</w:t>
            </w:r>
            <w:r w:rsidRPr="00D5163E">
              <w:rPr>
                <w:rFonts w:ascii="Times New Roman" w:hAnsi="Times New Roman"/>
                <w:spacing w:val="8"/>
                <w:sz w:val="18"/>
                <w:szCs w:val="18"/>
              </w:rPr>
              <w:t xml:space="preserve"> </w:t>
            </w:r>
            <w:r w:rsidRPr="00D5163E">
              <w:rPr>
                <w:rFonts w:ascii="Times New Roman" w:hAnsi="Times New Roman"/>
                <w:spacing w:val="3"/>
                <w:sz w:val="18"/>
                <w:szCs w:val="18"/>
              </w:rPr>
              <w:t>EE</w:t>
            </w:r>
            <w:r w:rsidRPr="00D5163E">
              <w:rPr>
                <w:rFonts w:ascii="Times New Roman" w:hAnsi="Times New Roman"/>
                <w:spacing w:val="2"/>
                <w:sz w:val="18"/>
                <w:szCs w:val="18"/>
              </w:rPr>
              <w:t xml:space="preserve"> </w:t>
            </w:r>
            <w:r w:rsidRPr="00D5163E">
              <w:rPr>
                <w:rFonts w:ascii="Times New Roman" w:hAnsi="Times New Roman"/>
                <w:spacing w:val="-5"/>
                <w:sz w:val="18"/>
                <w:szCs w:val="18"/>
              </w:rPr>
              <w:t>p</w:t>
            </w:r>
            <w:r w:rsidRPr="00D5163E">
              <w:rPr>
                <w:rFonts w:ascii="Times New Roman" w:hAnsi="Times New Roman"/>
                <w:spacing w:val="1"/>
                <w:sz w:val="18"/>
                <w:szCs w:val="18"/>
              </w:rPr>
              <w:t>r</w:t>
            </w:r>
            <w:r w:rsidRPr="00D5163E">
              <w:rPr>
                <w:rFonts w:ascii="Times New Roman" w:hAnsi="Times New Roman"/>
                <w:sz w:val="18"/>
                <w:szCs w:val="18"/>
              </w:rPr>
              <w:t>o</w:t>
            </w:r>
            <w:r w:rsidRPr="00D5163E">
              <w:rPr>
                <w:rFonts w:ascii="Times New Roman" w:hAnsi="Times New Roman"/>
                <w:spacing w:val="-3"/>
                <w:sz w:val="18"/>
                <w:szCs w:val="18"/>
              </w:rPr>
              <w:t>j</w:t>
            </w:r>
            <w:r w:rsidRPr="00D5163E">
              <w:rPr>
                <w:rFonts w:ascii="Times New Roman" w:hAnsi="Times New Roman"/>
                <w:spacing w:val="-4"/>
                <w:sz w:val="18"/>
                <w:szCs w:val="18"/>
              </w:rPr>
              <w:t>e</w:t>
            </w:r>
            <w:r w:rsidRPr="00D5163E">
              <w:rPr>
                <w:rFonts w:ascii="Times New Roman" w:hAnsi="Times New Roman"/>
                <w:sz w:val="18"/>
                <w:szCs w:val="18"/>
              </w:rPr>
              <w:t>ct</w:t>
            </w:r>
            <w:r w:rsidRPr="00D5163E">
              <w:rPr>
                <w:rFonts w:ascii="Times New Roman" w:hAnsi="Times New Roman"/>
                <w:spacing w:val="5"/>
                <w:sz w:val="18"/>
                <w:szCs w:val="18"/>
              </w:rPr>
              <w:t xml:space="preserve"> </w:t>
            </w:r>
            <w:r w:rsidRPr="00D5163E">
              <w:rPr>
                <w:rFonts w:ascii="Times New Roman" w:hAnsi="Times New Roman"/>
                <w:spacing w:val="1"/>
                <w:sz w:val="18"/>
                <w:szCs w:val="18"/>
              </w:rPr>
              <w:t>f</w:t>
            </w:r>
            <w:r w:rsidRPr="00D5163E">
              <w:rPr>
                <w:rFonts w:ascii="Times New Roman" w:hAnsi="Times New Roman"/>
                <w:spacing w:val="-3"/>
                <w:sz w:val="18"/>
                <w:szCs w:val="18"/>
              </w:rPr>
              <w:t>i</w:t>
            </w:r>
            <w:r w:rsidRPr="00D5163E">
              <w:rPr>
                <w:rFonts w:ascii="Times New Roman" w:hAnsi="Times New Roman"/>
                <w:spacing w:val="-10"/>
                <w:sz w:val="18"/>
                <w:szCs w:val="18"/>
              </w:rPr>
              <w:t>n</w:t>
            </w:r>
            <w:r w:rsidRPr="00D5163E">
              <w:rPr>
                <w:rFonts w:ascii="Times New Roman" w:hAnsi="Times New Roman"/>
                <w:spacing w:val="5"/>
                <w:sz w:val="18"/>
                <w:szCs w:val="18"/>
              </w:rPr>
              <w:t>a</w:t>
            </w:r>
            <w:r w:rsidRPr="00D5163E">
              <w:rPr>
                <w:rFonts w:ascii="Times New Roman" w:hAnsi="Times New Roman"/>
                <w:spacing w:val="-10"/>
                <w:sz w:val="18"/>
                <w:szCs w:val="18"/>
              </w:rPr>
              <w:t>n</w:t>
            </w:r>
            <w:r w:rsidRPr="00D5163E">
              <w:rPr>
                <w:rFonts w:ascii="Times New Roman" w:hAnsi="Times New Roman"/>
                <w:spacing w:val="5"/>
                <w:sz w:val="18"/>
                <w:szCs w:val="18"/>
              </w:rPr>
              <w:t>c</w:t>
            </w:r>
            <w:r w:rsidRPr="00D5163E">
              <w:rPr>
                <w:rFonts w:ascii="Times New Roman" w:hAnsi="Times New Roman"/>
                <w:spacing w:val="2"/>
                <w:sz w:val="18"/>
                <w:szCs w:val="18"/>
              </w:rPr>
              <w:t>i</w:t>
            </w:r>
            <w:r w:rsidRPr="00D5163E">
              <w:rPr>
                <w:rFonts w:ascii="Times New Roman" w:hAnsi="Times New Roman"/>
                <w:spacing w:val="-10"/>
                <w:sz w:val="18"/>
                <w:szCs w:val="18"/>
              </w:rPr>
              <w:t>n</w:t>
            </w:r>
            <w:r w:rsidRPr="00D5163E">
              <w:rPr>
                <w:rFonts w:ascii="Times New Roman" w:hAnsi="Times New Roman"/>
                <w:sz w:val="18"/>
                <w:szCs w:val="18"/>
              </w:rPr>
              <w:t>g</w:t>
            </w:r>
            <w:r w:rsidRPr="00D5163E">
              <w:rPr>
                <w:rFonts w:ascii="Times New Roman" w:hAnsi="Times New Roman"/>
                <w:spacing w:val="10"/>
                <w:sz w:val="18"/>
                <w:szCs w:val="18"/>
              </w:rPr>
              <w:t xml:space="preserve"> </w:t>
            </w:r>
            <w:r w:rsidRPr="00D5163E">
              <w:rPr>
                <w:rFonts w:ascii="Times New Roman" w:hAnsi="Times New Roman"/>
                <w:spacing w:val="-3"/>
                <w:sz w:val="18"/>
                <w:szCs w:val="18"/>
              </w:rPr>
              <w:t>m</w:t>
            </w:r>
            <w:r w:rsidRPr="00D5163E">
              <w:rPr>
                <w:rFonts w:ascii="Times New Roman" w:hAnsi="Times New Roman"/>
                <w:sz w:val="18"/>
                <w:szCs w:val="18"/>
              </w:rPr>
              <w:t>echa</w:t>
            </w:r>
            <w:r w:rsidRPr="00D5163E">
              <w:rPr>
                <w:rFonts w:ascii="Times New Roman" w:hAnsi="Times New Roman"/>
                <w:spacing w:val="-10"/>
                <w:sz w:val="18"/>
                <w:szCs w:val="18"/>
              </w:rPr>
              <w:t>n</w:t>
            </w:r>
            <w:r w:rsidRPr="00D5163E">
              <w:rPr>
                <w:rFonts w:ascii="Times New Roman" w:hAnsi="Times New Roman"/>
                <w:spacing w:val="-3"/>
                <w:sz w:val="18"/>
                <w:szCs w:val="18"/>
              </w:rPr>
              <w:t>i</w:t>
            </w:r>
            <w:r w:rsidRPr="00D5163E">
              <w:rPr>
                <w:rFonts w:ascii="Times New Roman" w:hAnsi="Times New Roman"/>
                <w:spacing w:val="1"/>
                <w:sz w:val="18"/>
                <w:szCs w:val="18"/>
              </w:rPr>
              <w:t>s</w:t>
            </w:r>
            <w:r w:rsidRPr="00D5163E">
              <w:rPr>
                <w:rFonts w:ascii="Times New Roman" w:hAnsi="Times New Roman"/>
                <w:sz w:val="18"/>
                <w:szCs w:val="18"/>
              </w:rPr>
              <w:t>m</w:t>
            </w:r>
            <w:r w:rsidR="009F17FE" w:rsidRPr="00D5163E">
              <w:rPr>
                <w:rFonts w:ascii="Times New Roman" w:hAnsi="Times New Roman"/>
                <w:sz w:val="18"/>
                <w:szCs w:val="18"/>
              </w:rPr>
              <w:t xml:space="preserve"> are</w:t>
            </w:r>
            <w:r w:rsidRPr="00D5163E">
              <w:rPr>
                <w:rFonts w:ascii="Times New Roman" w:hAnsi="Times New Roman"/>
                <w:spacing w:val="8"/>
                <w:sz w:val="18"/>
                <w:szCs w:val="18"/>
              </w:rPr>
              <w:t xml:space="preserve"> </w:t>
            </w:r>
            <w:r w:rsidRPr="00D5163E">
              <w:rPr>
                <w:rFonts w:ascii="Times New Roman" w:hAnsi="Times New Roman"/>
                <w:sz w:val="18"/>
                <w:szCs w:val="18"/>
              </w:rPr>
              <w:t>a</w:t>
            </w:r>
            <w:r w:rsidRPr="00D5163E">
              <w:rPr>
                <w:rFonts w:ascii="Times New Roman" w:hAnsi="Times New Roman"/>
                <w:spacing w:val="-3"/>
                <w:sz w:val="18"/>
                <w:szCs w:val="18"/>
              </w:rPr>
              <w:t>l</w:t>
            </w:r>
            <w:r w:rsidRPr="00D5163E">
              <w:rPr>
                <w:rFonts w:ascii="Times New Roman" w:hAnsi="Times New Roman"/>
                <w:spacing w:val="1"/>
                <w:sz w:val="18"/>
                <w:szCs w:val="18"/>
              </w:rPr>
              <w:t>s</w:t>
            </w:r>
            <w:r w:rsidRPr="00D5163E">
              <w:rPr>
                <w:rFonts w:ascii="Times New Roman" w:hAnsi="Times New Roman"/>
                <w:sz w:val="18"/>
                <w:szCs w:val="18"/>
              </w:rPr>
              <w:t>o</w:t>
            </w:r>
            <w:r w:rsidRPr="00D5163E">
              <w:rPr>
                <w:rFonts w:ascii="Times New Roman" w:hAnsi="Times New Roman"/>
                <w:spacing w:val="6"/>
                <w:sz w:val="18"/>
                <w:szCs w:val="18"/>
              </w:rPr>
              <w:t xml:space="preserve"> </w:t>
            </w:r>
            <w:r w:rsidRPr="00D5163E">
              <w:rPr>
                <w:rFonts w:ascii="Times New Roman" w:hAnsi="Times New Roman"/>
                <w:sz w:val="18"/>
                <w:szCs w:val="18"/>
              </w:rPr>
              <w:t>o</w:t>
            </w:r>
            <w:r w:rsidRPr="00D5163E">
              <w:rPr>
                <w:rFonts w:ascii="Times New Roman" w:hAnsi="Times New Roman"/>
                <w:spacing w:val="2"/>
                <w:sz w:val="18"/>
                <w:szCs w:val="18"/>
              </w:rPr>
              <w:t>t</w:t>
            </w:r>
            <w:r w:rsidRPr="00D5163E">
              <w:rPr>
                <w:rFonts w:ascii="Times New Roman" w:hAnsi="Times New Roman"/>
                <w:sz w:val="18"/>
                <w:szCs w:val="18"/>
              </w:rPr>
              <w:t>her</w:t>
            </w:r>
            <w:r w:rsidRPr="00D5163E">
              <w:rPr>
                <w:rFonts w:ascii="Times New Roman" w:hAnsi="Times New Roman"/>
                <w:spacing w:val="6"/>
                <w:sz w:val="18"/>
                <w:szCs w:val="18"/>
              </w:rPr>
              <w:t xml:space="preserve"> </w:t>
            </w:r>
            <w:r w:rsidRPr="00D5163E">
              <w:rPr>
                <w:rFonts w:ascii="Times New Roman" w:hAnsi="Times New Roman"/>
                <w:spacing w:val="-5"/>
                <w:sz w:val="18"/>
                <w:szCs w:val="18"/>
              </w:rPr>
              <w:t>k</w:t>
            </w:r>
            <w:r w:rsidRPr="00D5163E">
              <w:rPr>
                <w:rFonts w:ascii="Times New Roman" w:hAnsi="Times New Roman"/>
                <w:sz w:val="18"/>
                <w:szCs w:val="18"/>
              </w:rPr>
              <w:t>ey</w:t>
            </w:r>
            <w:r w:rsidRPr="00D5163E">
              <w:rPr>
                <w:rFonts w:ascii="Times New Roman" w:hAnsi="Times New Roman"/>
                <w:spacing w:val="1"/>
                <w:sz w:val="18"/>
                <w:szCs w:val="18"/>
              </w:rPr>
              <w:t xml:space="preserve"> f</w:t>
            </w:r>
            <w:r w:rsidRPr="00D5163E">
              <w:rPr>
                <w:rFonts w:ascii="Times New Roman" w:hAnsi="Times New Roman"/>
                <w:spacing w:val="-4"/>
                <w:sz w:val="18"/>
                <w:szCs w:val="18"/>
              </w:rPr>
              <w:t>a</w:t>
            </w:r>
            <w:r w:rsidRPr="00D5163E">
              <w:rPr>
                <w:rFonts w:ascii="Times New Roman" w:hAnsi="Times New Roman"/>
                <w:sz w:val="18"/>
                <w:szCs w:val="18"/>
              </w:rPr>
              <w:t>c</w:t>
            </w:r>
            <w:r w:rsidRPr="00D5163E">
              <w:rPr>
                <w:rFonts w:ascii="Times New Roman" w:hAnsi="Times New Roman"/>
                <w:spacing w:val="2"/>
                <w:sz w:val="18"/>
                <w:szCs w:val="18"/>
              </w:rPr>
              <w:t>t</w:t>
            </w:r>
            <w:r w:rsidRPr="00D5163E">
              <w:rPr>
                <w:rFonts w:ascii="Times New Roman" w:hAnsi="Times New Roman"/>
                <w:spacing w:val="-5"/>
                <w:sz w:val="18"/>
                <w:szCs w:val="18"/>
              </w:rPr>
              <w:t>o</w:t>
            </w:r>
            <w:r w:rsidRPr="00D5163E">
              <w:rPr>
                <w:rFonts w:ascii="Times New Roman" w:hAnsi="Times New Roman"/>
                <w:spacing w:val="2"/>
                <w:sz w:val="18"/>
                <w:szCs w:val="18"/>
              </w:rPr>
              <w:t>r</w:t>
            </w:r>
            <w:r w:rsidRPr="00D5163E">
              <w:rPr>
                <w:rFonts w:ascii="Times New Roman" w:hAnsi="Times New Roman"/>
                <w:sz w:val="18"/>
                <w:szCs w:val="18"/>
              </w:rPr>
              <w:t>s</w:t>
            </w:r>
            <w:r w:rsidRPr="00D5163E">
              <w:rPr>
                <w:rFonts w:ascii="Times New Roman" w:hAnsi="Times New Roman"/>
                <w:spacing w:val="4"/>
                <w:sz w:val="18"/>
                <w:szCs w:val="18"/>
              </w:rPr>
              <w:t xml:space="preserve"> </w:t>
            </w:r>
            <w:r w:rsidRPr="00D5163E">
              <w:rPr>
                <w:rFonts w:ascii="Times New Roman" w:hAnsi="Times New Roman"/>
                <w:sz w:val="18"/>
                <w:szCs w:val="18"/>
              </w:rPr>
              <w:t>e</w:t>
            </w:r>
            <w:r w:rsidRPr="00D5163E">
              <w:rPr>
                <w:rFonts w:ascii="Times New Roman" w:hAnsi="Times New Roman"/>
                <w:spacing w:val="-10"/>
                <w:sz w:val="18"/>
                <w:szCs w:val="18"/>
              </w:rPr>
              <w:t>n</w:t>
            </w:r>
            <w:r w:rsidRPr="00D5163E">
              <w:rPr>
                <w:rFonts w:ascii="Times New Roman" w:hAnsi="Times New Roman"/>
                <w:spacing w:val="1"/>
                <w:sz w:val="18"/>
                <w:szCs w:val="18"/>
              </w:rPr>
              <w:t>s</w:t>
            </w:r>
            <w:r w:rsidRPr="00D5163E">
              <w:rPr>
                <w:rFonts w:ascii="Times New Roman" w:hAnsi="Times New Roman"/>
                <w:spacing w:val="-5"/>
                <w:sz w:val="18"/>
                <w:szCs w:val="18"/>
              </w:rPr>
              <w:t>u</w:t>
            </w:r>
            <w:r w:rsidRPr="00D5163E">
              <w:rPr>
                <w:rFonts w:ascii="Times New Roman" w:hAnsi="Times New Roman"/>
                <w:spacing w:val="1"/>
                <w:sz w:val="18"/>
                <w:szCs w:val="18"/>
              </w:rPr>
              <w:t>r</w:t>
            </w:r>
            <w:r w:rsidRPr="00D5163E">
              <w:rPr>
                <w:rFonts w:ascii="Times New Roman" w:hAnsi="Times New Roman"/>
                <w:spacing w:val="2"/>
                <w:sz w:val="18"/>
                <w:szCs w:val="18"/>
              </w:rPr>
              <w:t>i</w:t>
            </w:r>
            <w:r w:rsidRPr="00D5163E">
              <w:rPr>
                <w:rFonts w:ascii="Times New Roman" w:hAnsi="Times New Roman"/>
                <w:spacing w:val="-10"/>
                <w:sz w:val="18"/>
                <w:szCs w:val="18"/>
              </w:rPr>
              <w:t>n</w:t>
            </w:r>
            <w:r w:rsidRPr="00D5163E">
              <w:rPr>
                <w:rFonts w:ascii="Times New Roman" w:hAnsi="Times New Roman"/>
                <w:sz w:val="18"/>
                <w:szCs w:val="18"/>
              </w:rPr>
              <w:t>g</w:t>
            </w:r>
            <w:r w:rsidRPr="00D5163E">
              <w:rPr>
                <w:rFonts w:ascii="Times New Roman" w:hAnsi="Times New Roman"/>
                <w:spacing w:val="9"/>
                <w:sz w:val="18"/>
                <w:szCs w:val="18"/>
              </w:rPr>
              <w:t xml:space="preserve"> </w:t>
            </w:r>
            <w:r w:rsidRPr="00D5163E">
              <w:rPr>
                <w:rFonts w:ascii="Times New Roman" w:hAnsi="Times New Roman"/>
                <w:spacing w:val="1"/>
                <w:sz w:val="18"/>
                <w:szCs w:val="18"/>
              </w:rPr>
              <w:t>s</w:t>
            </w:r>
            <w:r w:rsidRPr="00D5163E">
              <w:rPr>
                <w:rFonts w:ascii="Times New Roman" w:hAnsi="Times New Roman"/>
                <w:spacing w:val="-5"/>
                <w:sz w:val="18"/>
                <w:szCs w:val="18"/>
              </w:rPr>
              <w:t>u</w:t>
            </w:r>
            <w:r w:rsidRPr="00D5163E">
              <w:rPr>
                <w:rFonts w:ascii="Times New Roman" w:hAnsi="Times New Roman"/>
                <w:spacing w:val="1"/>
                <w:sz w:val="18"/>
                <w:szCs w:val="18"/>
              </w:rPr>
              <w:t>s</w:t>
            </w:r>
            <w:r w:rsidRPr="00D5163E">
              <w:rPr>
                <w:rFonts w:ascii="Times New Roman" w:hAnsi="Times New Roman"/>
                <w:spacing w:val="2"/>
                <w:sz w:val="18"/>
                <w:szCs w:val="18"/>
              </w:rPr>
              <w:t>t</w:t>
            </w:r>
            <w:r w:rsidRPr="00D5163E">
              <w:rPr>
                <w:rFonts w:ascii="Times New Roman" w:hAnsi="Times New Roman"/>
                <w:sz w:val="18"/>
                <w:szCs w:val="18"/>
              </w:rPr>
              <w:t>a</w:t>
            </w:r>
            <w:r w:rsidRPr="00D5163E">
              <w:rPr>
                <w:rFonts w:ascii="Times New Roman" w:hAnsi="Times New Roman"/>
                <w:spacing w:val="2"/>
                <w:sz w:val="18"/>
                <w:szCs w:val="18"/>
              </w:rPr>
              <w:t>i</w:t>
            </w:r>
            <w:r w:rsidRPr="00D5163E">
              <w:rPr>
                <w:rFonts w:ascii="Times New Roman" w:hAnsi="Times New Roman"/>
                <w:spacing w:val="-10"/>
                <w:sz w:val="18"/>
                <w:szCs w:val="18"/>
              </w:rPr>
              <w:t>n</w:t>
            </w:r>
            <w:r w:rsidRPr="00D5163E">
              <w:rPr>
                <w:rFonts w:ascii="Times New Roman" w:hAnsi="Times New Roman"/>
                <w:sz w:val="18"/>
                <w:szCs w:val="18"/>
              </w:rPr>
              <w:t>a</w:t>
            </w:r>
            <w:r w:rsidRPr="00D5163E">
              <w:rPr>
                <w:rFonts w:ascii="Times New Roman" w:hAnsi="Times New Roman"/>
                <w:spacing w:val="-5"/>
                <w:sz w:val="18"/>
                <w:szCs w:val="18"/>
              </w:rPr>
              <w:t>b</w:t>
            </w:r>
            <w:r w:rsidRPr="00D5163E">
              <w:rPr>
                <w:rFonts w:ascii="Times New Roman" w:hAnsi="Times New Roman"/>
                <w:spacing w:val="2"/>
                <w:sz w:val="18"/>
                <w:szCs w:val="18"/>
              </w:rPr>
              <w:t>i</w:t>
            </w:r>
            <w:r w:rsidRPr="00D5163E">
              <w:rPr>
                <w:rFonts w:ascii="Times New Roman" w:hAnsi="Times New Roman"/>
                <w:spacing w:val="-3"/>
                <w:sz w:val="18"/>
                <w:szCs w:val="18"/>
              </w:rPr>
              <w:t>li</w:t>
            </w:r>
            <w:r w:rsidRPr="00D5163E">
              <w:rPr>
                <w:rFonts w:ascii="Times New Roman" w:hAnsi="Times New Roman"/>
                <w:spacing w:val="2"/>
                <w:sz w:val="18"/>
                <w:szCs w:val="18"/>
              </w:rPr>
              <w:t>t</w:t>
            </w:r>
            <w:r w:rsidRPr="00D5163E">
              <w:rPr>
                <w:rFonts w:ascii="Times New Roman" w:hAnsi="Times New Roman"/>
                <w:sz w:val="18"/>
                <w:szCs w:val="18"/>
              </w:rPr>
              <w:t>y</w:t>
            </w:r>
            <w:r w:rsidRPr="00D5163E">
              <w:rPr>
                <w:rFonts w:ascii="Times New Roman" w:hAnsi="Times New Roman"/>
                <w:spacing w:val="8"/>
                <w:sz w:val="18"/>
                <w:szCs w:val="18"/>
              </w:rPr>
              <w:t xml:space="preserve"> </w:t>
            </w:r>
            <w:r w:rsidRPr="00D5163E">
              <w:rPr>
                <w:rFonts w:ascii="Times New Roman" w:hAnsi="Times New Roman"/>
                <w:sz w:val="18"/>
                <w:szCs w:val="18"/>
              </w:rPr>
              <w:t>of</w:t>
            </w:r>
            <w:r w:rsidRPr="00D5163E">
              <w:rPr>
                <w:rFonts w:ascii="Times New Roman" w:hAnsi="Times New Roman"/>
                <w:spacing w:val="5"/>
                <w:sz w:val="18"/>
                <w:szCs w:val="18"/>
              </w:rPr>
              <w:t xml:space="preserve"> </w:t>
            </w:r>
            <w:r w:rsidRPr="00D5163E">
              <w:rPr>
                <w:rFonts w:ascii="Times New Roman" w:hAnsi="Times New Roman"/>
                <w:spacing w:val="-5"/>
                <w:sz w:val="18"/>
                <w:szCs w:val="18"/>
              </w:rPr>
              <w:t>p</w:t>
            </w:r>
            <w:r w:rsidRPr="00D5163E">
              <w:rPr>
                <w:rFonts w:ascii="Times New Roman" w:hAnsi="Times New Roman"/>
                <w:spacing w:val="1"/>
                <w:sz w:val="18"/>
                <w:szCs w:val="18"/>
              </w:rPr>
              <w:t>r</w:t>
            </w:r>
            <w:r w:rsidRPr="00D5163E">
              <w:rPr>
                <w:rFonts w:ascii="Times New Roman" w:hAnsi="Times New Roman"/>
                <w:sz w:val="18"/>
                <w:szCs w:val="18"/>
              </w:rPr>
              <w:t>o</w:t>
            </w:r>
            <w:r w:rsidRPr="00D5163E">
              <w:rPr>
                <w:rFonts w:ascii="Times New Roman" w:hAnsi="Times New Roman"/>
                <w:spacing w:val="-3"/>
                <w:sz w:val="18"/>
                <w:szCs w:val="18"/>
              </w:rPr>
              <w:t>j</w:t>
            </w:r>
            <w:r w:rsidRPr="00D5163E">
              <w:rPr>
                <w:rFonts w:ascii="Times New Roman" w:hAnsi="Times New Roman"/>
                <w:sz w:val="18"/>
                <w:szCs w:val="18"/>
              </w:rPr>
              <w:t>e</w:t>
            </w:r>
            <w:r w:rsidRPr="00D5163E">
              <w:rPr>
                <w:rFonts w:ascii="Times New Roman" w:hAnsi="Times New Roman"/>
                <w:spacing w:val="-4"/>
                <w:sz w:val="18"/>
                <w:szCs w:val="18"/>
              </w:rPr>
              <w:t>c</w:t>
            </w:r>
            <w:r w:rsidRPr="00D5163E">
              <w:rPr>
                <w:rFonts w:ascii="Times New Roman" w:hAnsi="Times New Roman"/>
                <w:sz w:val="18"/>
                <w:szCs w:val="18"/>
              </w:rPr>
              <w:t>t</w:t>
            </w:r>
            <w:r w:rsidRPr="00D5163E">
              <w:rPr>
                <w:rFonts w:ascii="Times New Roman" w:hAnsi="Times New Roman"/>
                <w:spacing w:val="5"/>
                <w:sz w:val="18"/>
                <w:szCs w:val="18"/>
              </w:rPr>
              <w:t xml:space="preserve"> </w:t>
            </w:r>
            <w:r w:rsidRPr="00D5163E">
              <w:rPr>
                <w:rFonts w:ascii="Times New Roman" w:hAnsi="Times New Roman"/>
                <w:spacing w:val="-3"/>
                <w:w w:val="101"/>
                <w:sz w:val="18"/>
                <w:szCs w:val="18"/>
              </w:rPr>
              <w:t>im</w:t>
            </w:r>
            <w:r w:rsidRPr="00D5163E">
              <w:rPr>
                <w:rFonts w:ascii="Times New Roman" w:hAnsi="Times New Roman"/>
                <w:w w:val="101"/>
                <w:sz w:val="18"/>
                <w:szCs w:val="18"/>
              </w:rPr>
              <w:t>pa</w:t>
            </w:r>
            <w:r w:rsidRPr="00D5163E">
              <w:rPr>
                <w:rFonts w:ascii="Times New Roman" w:hAnsi="Times New Roman"/>
                <w:spacing w:val="-4"/>
                <w:w w:val="101"/>
                <w:sz w:val="18"/>
                <w:szCs w:val="18"/>
              </w:rPr>
              <w:t>c</w:t>
            </w:r>
            <w:r w:rsidRPr="00D5163E">
              <w:rPr>
                <w:rFonts w:ascii="Times New Roman" w:hAnsi="Times New Roman"/>
                <w:spacing w:val="2"/>
                <w:w w:val="101"/>
                <w:sz w:val="18"/>
                <w:szCs w:val="18"/>
              </w:rPr>
              <w:t>t</w:t>
            </w:r>
            <w:r w:rsidRPr="00D5163E">
              <w:rPr>
                <w:rFonts w:ascii="Times New Roman" w:hAnsi="Times New Roman"/>
                <w:w w:val="101"/>
                <w:sz w:val="18"/>
                <w:szCs w:val="18"/>
              </w:rPr>
              <w:t>.</w:t>
            </w:r>
            <w:r w:rsidR="009F17FE" w:rsidRPr="00D5163E">
              <w:rPr>
                <w:rFonts w:ascii="Times New Roman" w:hAnsi="Times New Roman"/>
                <w:w w:val="101"/>
                <w:sz w:val="18"/>
                <w:szCs w:val="18"/>
              </w:rPr>
              <w:t xml:space="preserve"> </w:t>
            </w:r>
            <w:r w:rsidRPr="00D5163E">
              <w:rPr>
                <w:rFonts w:ascii="Times New Roman" w:hAnsi="Times New Roman"/>
                <w:spacing w:val="-6"/>
                <w:sz w:val="18"/>
                <w:szCs w:val="18"/>
              </w:rPr>
              <w:t>T</w:t>
            </w:r>
            <w:r w:rsidRPr="00D5163E">
              <w:rPr>
                <w:rFonts w:ascii="Times New Roman" w:hAnsi="Times New Roman"/>
                <w:sz w:val="18"/>
                <w:szCs w:val="18"/>
              </w:rPr>
              <w:t>he</w:t>
            </w:r>
            <w:r w:rsidRPr="00D5163E">
              <w:rPr>
                <w:rFonts w:ascii="Times New Roman" w:hAnsi="Times New Roman"/>
                <w:spacing w:val="11"/>
                <w:sz w:val="18"/>
                <w:szCs w:val="18"/>
              </w:rPr>
              <w:t xml:space="preserve"> </w:t>
            </w:r>
            <w:r w:rsidRPr="00D5163E">
              <w:rPr>
                <w:rFonts w:ascii="Times New Roman" w:hAnsi="Times New Roman"/>
                <w:sz w:val="18"/>
                <w:szCs w:val="18"/>
              </w:rPr>
              <w:t>p</w:t>
            </w:r>
            <w:r w:rsidRPr="00D5163E">
              <w:rPr>
                <w:rFonts w:ascii="Times New Roman" w:hAnsi="Times New Roman"/>
                <w:spacing w:val="1"/>
                <w:sz w:val="18"/>
                <w:szCs w:val="18"/>
              </w:rPr>
              <w:t>r</w:t>
            </w:r>
            <w:r w:rsidRPr="00D5163E">
              <w:rPr>
                <w:rFonts w:ascii="Times New Roman" w:hAnsi="Times New Roman"/>
                <w:sz w:val="18"/>
                <w:szCs w:val="18"/>
              </w:rPr>
              <w:t>o</w:t>
            </w:r>
            <w:r w:rsidRPr="00D5163E">
              <w:rPr>
                <w:rFonts w:ascii="Times New Roman" w:hAnsi="Times New Roman"/>
                <w:spacing w:val="-3"/>
                <w:sz w:val="18"/>
                <w:szCs w:val="18"/>
              </w:rPr>
              <w:t>j</w:t>
            </w:r>
            <w:r w:rsidRPr="00D5163E">
              <w:rPr>
                <w:rFonts w:ascii="Times New Roman" w:hAnsi="Times New Roman"/>
                <w:sz w:val="18"/>
                <w:szCs w:val="18"/>
              </w:rPr>
              <w:t>e</w:t>
            </w:r>
            <w:r w:rsidRPr="00D5163E">
              <w:rPr>
                <w:rFonts w:ascii="Times New Roman" w:hAnsi="Times New Roman"/>
                <w:spacing w:val="-4"/>
                <w:sz w:val="18"/>
                <w:szCs w:val="18"/>
              </w:rPr>
              <w:t>c</w:t>
            </w:r>
            <w:r w:rsidRPr="00D5163E">
              <w:rPr>
                <w:rFonts w:ascii="Times New Roman" w:hAnsi="Times New Roman"/>
                <w:sz w:val="18"/>
                <w:szCs w:val="18"/>
              </w:rPr>
              <w:t>t</w:t>
            </w:r>
            <w:r w:rsidRPr="00D5163E">
              <w:rPr>
                <w:rFonts w:ascii="Times New Roman" w:hAnsi="Times New Roman"/>
                <w:spacing w:val="10"/>
                <w:sz w:val="18"/>
                <w:szCs w:val="18"/>
              </w:rPr>
              <w:t xml:space="preserve"> </w:t>
            </w:r>
            <w:r w:rsidRPr="00D5163E">
              <w:rPr>
                <w:rFonts w:ascii="Times New Roman" w:hAnsi="Times New Roman"/>
                <w:sz w:val="18"/>
                <w:szCs w:val="18"/>
              </w:rPr>
              <w:t>a</w:t>
            </w:r>
            <w:r w:rsidRPr="00D5163E">
              <w:rPr>
                <w:rFonts w:ascii="Times New Roman" w:hAnsi="Times New Roman"/>
                <w:spacing w:val="-4"/>
                <w:sz w:val="18"/>
                <w:szCs w:val="18"/>
              </w:rPr>
              <w:t>c</w:t>
            </w:r>
            <w:r w:rsidRPr="00D5163E">
              <w:rPr>
                <w:rFonts w:ascii="Times New Roman" w:hAnsi="Times New Roman"/>
                <w:spacing w:val="2"/>
                <w:sz w:val="18"/>
                <w:szCs w:val="18"/>
              </w:rPr>
              <w:t>t</w:t>
            </w:r>
            <w:r w:rsidRPr="00D5163E">
              <w:rPr>
                <w:rFonts w:ascii="Times New Roman" w:hAnsi="Times New Roman"/>
                <w:spacing w:val="-3"/>
                <w:sz w:val="18"/>
                <w:szCs w:val="18"/>
              </w:rPr>
              <w:t>i</w:t>
            </w:r>
            <w:r w:rsidRPr="00D5163E">
              <w:rPr>
                <w:rFonts w:ascii="Times New Roman" w:hAnsi="Times New Roman"/>
                <w:spacing w:val="-5"/>
                <w:sz w:val="18"/>
                <w:szCs w:val="18"/>
              </w:rPr>
              <w:t>v</w:t>
            </w:r>
            <w:r w:rsidRPr="00D5163E">
              <w:rPr>
                <w:rFonts w:ascii="Times New Roman" w:hAnsi="Times New Roman"/>
                <w:spacing w:val="-3"/>
                <w:sz w:val="18"/>
                <w:szCs w:val="18"/>
              </w:rPr>
              <w:t>i</w:t>
            </w:r>
            <w:r w:rsidRPr="00D5163E">
              <w:rPr>
                <w:rFonts w:ascii="Times New Roman" w:hAnsi="Times New Roman"/>
                <w:spacing w:val="2"/>
                <w:sz w:val="18"/>
                <w:szCs w:val="18"/>
              </w:rPr>
              <w:t>t</w:t>
            </w:r>
            <w:r w:rsidRPr="00D5163E">
              <w:rPr>
                <w:rFonts w:ascii="Times New Roman" w:hAnsi="Times New Roman"/>
                <w:spacing w:val="-3"/>
                <w:sz w:val="18"/>
                <w:szCs w:val="18"/>
              </w:rPr>
              <w:t>i</w:t>
            </w:r>
            <w:r w:rsidRPr="00D5163E">
              <w:rPr>
                <w:rFonts w:ascii="Times New Roman" w:hAnsi="Times New Roman"/>
                <w:sz w:val="18"/>
                <w:szCs w:val="18"/>
              </w:rPr>
              <w:t>es</w:t>
            </w:r>
            <w:r w:rsidRPr="00D5163E">
              <w:rPr>
                <w:rFonts w:ascii="Times New Roman" w:hAnsi="Times New Roman"/>
                <w:spacing w:val="14"/>
                <w:sz w:val="18"/>
                <w:szCs w:val="18"/>
              </w:rPr>
              <w:t xml:space="preserve"> </w:t>
            </w:r>
            <w:r w:rsidRPr="00D5163E">
              <w:rPr>
                <w:rFonts w:ascii="Times New Roman" w:hAnsi="Times New Roman"/>
                <w:sz w:val="18"/>
                <w:szCs w:val="18"/>
              </w:rPr>
              <w:t>a</w:t>
            </w:r>
            <w:r w:rsidRPr="00D5163E">
              <w:rPr>
                <w:rFonts w:ascii="Times New Roman" w:hAnsi="Times New Roman"/>
                <w:spacing w:val="1"/>
                <w:sz w:val="18"/>
                <w:szCs w:val="18"/>
              </w:rPr>
              <w:t>r</w:t>
            </w:r>
            <w:r w:rsidRPr="00D5163E">
              <w:rPr>
                <w:rFonts w:ascii="Times New Roman" w:hAnsi="Times New Roman"/>
                <w:sz w:val="18"/>
                <w:szCs w:val="18"/>
              </w:rPr>
              <w:t>e</w:t>
            </w:r>
            <w:r w:rsidRPr="00D5163E">
              <w:rPr>
                <w:rFonts w:ascii="Times New Roman" w:hAnsi="Times New Roman"/>
                <w:spacing w:val="5"/>
                <w:sz w:val="18"/>
                <w:szCs w:val="18"/>
              </w:rPr>
              <w:t xml:space="preserve"> </w:t>
            </w:r>
            <w:r w:rsidRPr="00D5163E">
              <w:rPr>
                <w:rFonts w:ascii="Times New Roman" w:hAnsi="Times New Roman"/>
                <w:sz w:val="18"/>
                <w:szCs w:val="18"/>
              </w:rPr>
              <w:t>d</w:t>
            </w:r>
            <w:r w:rsidRPr="00D5163E">
              <w:rPr>
                <w:rFonts w:ascii="Times New Roman" w:hAnsi="Times New Roman"/>
                <w:spacing w:val="-4"/>
                <w:sz w:val="18"/>
                <w:szCs w:val="18"/>
              </w:rPr>
              <w:t>e</w:t>
            </w:r>
            <w:r w:rsidRPr="00D5163E">
              <w:rPr>
                <w:rFonts w:ascii="Times New Roman" w:hAnsi="Times New Roman"/>
                <w:spacing w:val="2"/>
                <w:sz w:val="18"/>
                <w:szCs w:val="18"/>
              </w:rPr>
              <w:t>s</w:t>
            </w:r>
            <w:r w:rsidRPr="00D5163E">
              <w:rPr>
                <w:rFonts w:ascii="Times New Roman" w:hAnsi="Times New Roman"/>
                <w:spacing w:val="-3"/>
                <w:sz w:val="18"/>
                <w:szCs w:val="18"/>
              </w:rPr>
              <w:t>i</w:t>
            </w:r>
            <w:r w:rsidRPr="00D5163E">
              <w:rPr>
                <w:rFonts w:ascii="Times New Roman" w:hAnsi="Times New Roman"/>
                <w:sz w:val="18"/>
                <w:szCs w:val="18"/>
              </w:rPr>
              <w:t>g</w:t>
            </w:r>
            <w:r w:rsidRPr="00D5163E">
              <w:rPr>
                <w:rFonts w:ascii="Times New Roman" w:hAnsi="Times New Roman"/>
                <w:spacing w:val="-10"/>
                <w:sz w:val="18"/>
                <w:szCs w:val="18"/>
              </w:rPr>
              <w:t>n</w:t>
            </w:r>
            <w:r w:rsidRPr="00D5163E">
              <w:rPr>
                <w:rFonts w:ascii="Times New Roman" w:hAnsi="Times New Roman"/>
                <w:sz w:val="18"/>
                <w:szCs w:val="18"/>
              </w:rPr>
              <w:t>ed</w:t>
            </w:r>
            <w:r w:rsidRPr="00D5163E">
              <w:rPr>
                <w:rFonts w:ascii="Times New Roman" w:hAnsi="Times New Roman"/>
                <w:spacing w:val="14"/>
                <w:sz w:val="18"/>
                <w:szCs w:val="18"/>
              </w:rPr>
              <w:t xml:space="preserve"> </w:t>
            </w:r>
            <w:r w:rsidRPr="00D5163E">
              <w:rPr>
                <w:rFonts w:ascii="Times New Roman" w:hAnsi="Times New Roman"/>
                <w:spacing w:val="2"/>
                <w:sz w:val="18"/>
                <w:szCs w:val="18"/>
              </w:rPr>
              <w:t>i</w:t>
            </w:r>
            <w:r w:rsidRPr="00D5163E">
              <w:rPr>
                <w:rFonts w:ascii="Times New Roman" w:hAnsi="Times New Roman"/>
                <w:sz w:val="18"/>
                <w:szCs w:val="18"/>
              </w:rPr>
              <w:t>n</w:t>
            </w:r>
            <w:r w:rsidRPr="00D5163E">
              <w:rPr>
                <w:rFonts w:ascii="Times New Roman" w:hAnsi="Times New Roman"/>
                <w:spacing w:val="-1"/>
                <w:sz w:val="18"/>
                <w:szCs w:val="18"/>
              </w:rPr>
              <w:t xml:space="preserve"> </w:t>
            </w:r>
            <w:r w:rsidRPr="00D5163E">
              <w:rPr>
                <w:rFonts w:ascii="Times New Roman" w:hAnsi="Times New Roman"/>
                <w:sz w:val="18"/>
                <w:szCs w:val="18"/>
              </w:rPr>
              <w:t>a</w:t>
            </w:r>
            <w:r w:rsidRPr="00D5163E">
              <w:rPr>
                <w:rFonts w:ascii="Times New Roman" w:hAnsi="Times New Roman"/>
                <w:spacing w:val="9"/>
                <w:sz w:val="18"/>
                <w:szCs w:val="18"/>
              </w:rPr>
              <w:t xml:space="preserve"> </w:t>
            </w:r>
            <w:r w:rsidRPr="00D5163E">
              <w:rPr>
                <w:rFonts w:ascii="Times New Roman" w:hAnsi="Times New Roman"/>
                <w:spacing w:val="2"/>
                <w:sz w:val="18"/>
                <w:szCs w:val="18"/>
              </w:rPr>
              <w:t>w</w:t>
            </w:r>
            <w:r w:rsidRPr="00D5163E">
              <w:rPr>
                <w:rFonts w:ascii="Times New Roman" w:hAnsi="Times New Roman"/>
                <w:sz w:val="18"/>
                <w:szCs w:val="18"/>
              </w:rPr>
              <w:t>ay</w:t>
            </w:r>
            <w:r w:rsidRPr="00D5163E">
              <w:rPr>
                <w:rFonts w:ascii="Times New Roman" w:hAnsi="Times New Roman"/>
                <w:spacing w:val="6"/>
                <w:sz w:val="18"/>
                <w:szCs w:val="18"/>
              </w:rPr>
              <w:t xml:space="preserve"> </w:t>
            </w:r>
            <w:r w:rsidRPr="00D5163E">
              <w:rPr>
                <w:rFonts w:ascii="Times New Roman" w:hAnsi="Times New Roman"/>
                <w:spacing w:val="2"/>
                <w:sz w:val="18"/>
                <w:szCs w:val="18"/>
              </w:rPr>
              <w:t>t</w:t>
            </w:r>
            <w:r w:rsidRPr="00D5163E">
              <w:rPr>
                <w:rFonts w:ascii="Times New Roman" w:hAnsi="Times New Roman"/>
                <w:spacing w:val="-5"/>
                <w:sz w:val="18"/>
                <w:szCs w:val="18"/>
              </w:rPr>
              <w:t>h</w:t>
            </w:r>
            <w:r w:rsidRPr="00D5163E">
              <w:rPr>
                <w:rFonts w:ascii="Times New Roman" w:hAnsi="Times New Roman"/>
                <w:sz w:val="18"/>
                <w:szCs w:val="18"/>
              </w:rPr>
              <w:t>at</w:t>
            </w:r>
            <w:r w:rsidRPr="00D5163E">
              <w:rPr>
                <w:rFonts w:ascii="Times New Roman" w:hAnsi="Times New Roman"/>
                <w:spacing w:val="8"/>
                <w:sz w:val="18"/>
                <w:szCs w:val="18"/>
              </w:rPr>
              <w:t xml:space="preserve"> </w:t>
            </w:r>
            <w:r w:rsidRPr="00D5163E">
              <w:rPr>
                <w:rFonts w:ascii="Times New Roman" w:hAnsi="Times New Roman"/>
                <w:sz w:val="18"/>
                <w:szCs w:val="18"/>
              </w:rPr>
              <w:t>e</w:t>
            </w:r>
            <w:r w:rsidRPr="00D5163E">
              <w:rPr>
                <w:rFonts w:ascii="Times New Roman" w:hAnsi="Times New Roman"/>
                <w:spacing w:val="-10"/>
                <w:sz w:val="18"/>
                <w:szCs w:val="18"/>
              </w:rPr>
              <w:t>n</w:t>
            </w:r>
            <w:r w:rsidRPr="00D5163E">
              <w:rPr>
                <w:rFonts w:ascii="Times New Roman" w:hAnsi="Times New Roman"/>
                <w:sz w:val="18"/>
                <w:szCs w:val="18"/>
              </w:rPr>
              <w:t>co</w:t>
            </w:r>
            <w:r w:rsidRPr="00D5163E">
              <w:rPr>
                <w:rFonts w:ascii="Times New Roman" w:hAnsi="Times New Roman"/>
                <w:spacing w:val="-5"/>
                <w:sz w:val="18"/>
                <w:szCs w:val="18"/>
              </w:rPr>
              <w:t>u</w:t>
            </w:r>
            <w:r w:rsidRPr="00D5163E">
              <w:rPr>
                <w:rFonts w:ascii="Times New Roman" w:hAnsi="Times New Roman"/>
                <w:spacing w:val="1"/>
                <w:sz w:val="18"/>
                <w:szCs w:val="18"/>
              </w:rPr>
              <w:t>r</w:t>
            </w:r>
            <w:r w:rsidRPr="00D5163E">
              <w:rPr>
                <w:rFonts w:ascii="Times New Roman" w:hAnsi="Times New Roman"/>
                <w:sz w:val="18"/>
                <w:szCs w:val="18"/>
              </w:rPr>
              <w:t>ages</w:t>
            </w:r>
            <w:r w:rsidRPr="00D5163E">
              <w:rPr>
                <w:rFonts w:ascii="Times New Roman" w:hAnsi="Times New Roman"/>
                <w:spacing w:val="12"/>
                <w:sz w:val="18"/>
                <w:szCs w:val="18"/>
              </w:rPr>
              <w:t xml:space="preserve"> </w:t>
            </w:r>
            <w:r w:rsidRPr="00D5163E">
              <w:rPr>
                <w:rFonts w:ascii="Times New Roman" w:hAnsi="Times New Roman"/>
                <w:spacing w:val="1"/>
                <w:sz w:val="18"/>
                <w:szCs w:val="18"/>
              </w:rPr>
              <w:t>s</w:t>
            </w:r>
            <w:r w:rsidRPr="00D5163E">
              <w:rPr>
                <w:rFonts w:ascii="Times New Roman" w:hAnsi="Times New Roman"/>
                <w:sz w:val="18"/>
                <w:szCs w:val="18"/>
              </w:rPr>
              <w:t>ca</w:t>
            </w:r>
            <w:r w:rsidRPr="00D5163E">
              <w:rPr>
                <w:rFonts w:ascii="Times New Roman" w:hAnsi="Times New Roman"/>
                <w:spacing w:val="-3"/>
                <w:sz w:val="18"/>
                <w:szCs w:val="18"/>
              </w:rPr>
              <w:t>l</w:t>
            </w:r>
            <w:r w:rsidRPr="00D5163E">
              <w:rPr>
                <w:rFonts w:ascii="Times New Roman" w:hAnsi="Times New Roman"/>
                <w:sz w:val="18"/>
                <w:szCs w:val="18"/>
              </w:rPr>
              <w:t>e</w:t>
            </w:r>
            <w:r w:rsidRPr="00D5163E">
              <w:rPr>
                <w:rFonts w:ascii="Times New Roman" w:hAnsi="Times New Roman"/>
                <w:spacing w:val="7"/>
                <w:sz w:val="18"/>
                <w:szCs w:val="18"/>
              </w:rPr>
              <w:t xml:space="preserve"> </w:t>
            </w:r>
            <w:r w:rsidRPr="00D5163E">
              <w:rPr>
                <w:rFonts w:ascii="Times New Roman" w:hAnsi="Times New Roman"/>
                <w:spacing w:val="-5"/>
                <w:sz w:val="18"/>
                <w:szCs w:val="18"/>
              </w:rPr>
              <w:t>u</w:t>
            </w:r>
            <w:r w:rsidRPr="00D5163E">
              <w:rPr>
                <w:rFonts w:ascii="Times New Roman" w:hAnsi="Times New Roman"/>
                <w:sz w:val="18"/>
                <w:szCs w:val="18"/>
              </w:rPr>
              <w:t>p</w:t>
            </w:r>
            <w:r w:rsidRPr="00D5163E">
              <w:rPr>
                <w:rFonts w:ascii="Times New Roman" w:hAnsi="Times New Roman"/>
                <w:spacing w:val="10"/>
                <w:sz w:val="18"/>
                <w:szCs w:val="18"/>
              </w:rPr>
              <w:t xml:space="preserve"> </w:t>
            </w:r>
            <w:r w:rsidRPr="00D5163E">
              <w:rPr>
                <w:rFonts w:ascii="Times New Roman" w:hAnsi="Times New Roman"/>
                <w:sz w:val="18"/>
                <w:szCs w:val="18"/>
              </w:rPr>
              <w:t>a</w:t>
            </w:r>
            <w:r w:rsidRPr="00D5163E">
              <w:rPr>
                <w:rFonts w:ascii="Times New Roman" w:hAnsi="Times New Roman"/>
                <w:spacing w:val="-10"/>
                <w:sz w:val="18"/>
                <w:szCs w:val="18"/>
              </w:rPr>
              <w:t>n</w:t>
            </w:r>
            <w:r w:rsidRPr="00D5163E">
              <w:rPr>
                <w:rFonts w:ascii="Times New Roman" w:hAnsi="Times New Roman"/>
                <w:sz w:val="18"/>
                <w:szCs w:val="18"/>
              </w:rPr>
              <w:t>d</w:t>
            </w:r>
            <w:r w:rsidRPr="00D5163E">
              <w:rPr>
                <w:rFonts w:ascii="Times New Roman" w:hAnsi="Times New Roman"/>
                <w:spacing w:val="11"/>
                <w:sz w:val="18"/>
                <w:szCs w:val="18"/>
              </w:rPr>
              <w:t xml:space="preserve"> </w:t>
            </w:r>
            <w:r w:rsidRPr="00D5163E">
              <w:rPr>
                <w:rFonts w:ascii="Times New Roman" w:hAnsi="Times New Roman"/>
                <w:spacing w:val="1"/>
                <w:sz w:val="18"/>
                <w:szCs w:val="18"/>
              </w:rPr>
              <w:t>r</w:t>
            </w:r>
            <w:r w:rsidRPr="00D5163E">
              <w:rPr>
                <w:rFonts w:ascii="Times New Roman" w:hAnsi="Times New Roman"/>
                <w:sz w:val="18"/>
                <w:szCs w:val="18"/>
              </w:rPr>
              <w:t>ep</w:t>
            </w:r>
            <w:r w:rsidRPr="00D5163E">
              <w:rPr>
                <w:rFonts w:ascii="Times New Roman" w:hAnsi="Times New Roman"/>
                <w:spacing w:val="-3"/>
                <w:sz w:val="18"/>
                <w:szCs w:val="18"/>
              </w:rPr>
              <w:t>li</w:t>
            </w:r>
            <w:r w:rsidRPr="00D5163E">
              <w:rPr>
                <w:rFonts w:ascii="Times New Roman" w:hAnsi="Times New Roman"/>
                <w:sz w:val="18"/>
                <w:szCs w:val="18"/>
              </w:rPr>
              <w:t>ca</w:t>
            </w:r>
            <w:r w:rsidRPr="00D5163E">
              <w:rPr>
                <w:rFonts w:ascii="Times New Roman" w:hAnsi="Times New Roman"/>
                <w:spacing w:val="2"/>
                <w:sz w:val="18"/>
                <w:szCs w:val="18"/>
              </w:rPr>
              <w:t>t</w:t>
            </w:r>
            <w:r w:rsidRPr="00D5163E">
              <w:rPr>
                <w:rFonts w:ascii="Times New Roman" w:hAnsi="Times New Roman"/>
                <w:spacing w:val="-3"/>
                <w:sz w:val="18"/>
                <w:szCs w:val="18"/>
              </w:rPr>
              <w:t>i</w:t>
            </w:r>
            <w:r w:rsidRPr="00D5163E">
              <w:rPr>
                <w:rFonts w:ascii="Times New Roman" w:hAnsi="Times New Roman"/>
                <w:sz w:val="18"/>
                <w:szCs w:val="18"/>
              </w:rPr>
              <w:t>o</w:t>
            </w:r>
            <w:r w:rsidRPr="00D5163E">
              <w:rPr>
                <w:rFonts w:ascii="Times New Roman" w:hAnsi="Times New Roman"/>
                <w:spacing w:val="-10"/>
                <w:sz w:val="18"/>
                <w:szCs w:val="18"/>
              </w:rPr>
              <w:t>n</w:t>
            </w:r>
            <w:r w:rsidR="009F17FE" w:rsidRPr="00D5163E">
              <w:rPr>
                <w:rFonts w:ascii="Times New Roman" w:hAnsi="Times New Roman"/>
                <w:spacing w:val="-10"/>
                <w:sz w:val="18"/>
                <w:szCs w:val="18"/>
              </w:rPr>
              <w:t xml:space="preserve"> building on the experiences in the pilot demonstrations for buildings and street lighting</w:t>
            </w:r>
            <w:r w:rsidRPr="00D5163E">
              <w:rPr>
                <w:rFonts w:ascii="Times New Roman" w:hAnsi="Times New Roman"/>
                <w:sz w:val="18"/>
                <w:szCs w:val="18"/>
              </w:rPr>
              <w:t>.</w:t>
            </w:r>
            <w:r w:rsidRPr="00D5163E">
              <w:rPr>
                <w:rFonts w:ascii="Times New Roman" w:hAnsi="Times New Roman"/>
                <w:spacing w:val="18"/>
                <w:sz w:val="18"/>
                <w:szCs w:val="18"/>
              </w:rPr>
              <w:t xml:space="preserve"> </w:t>
            </w:r>
            <w:r w:rsidRPr="00D5163E">
              <w:rPr>
                <w:rFonts w:ascii="Times New Roman" w:hAnsi="Times New Roman"/>
                <w:spacing w:val="2"/>
                <w:sz w:val="18"/>
                <w:szCs w:val="18"/>
              </w:rPr>
              <w:t>T</w:t>
            </w:r>
            <w:r w:rsidRPr="00D5163E">
              <w:rPr>
                <w:rFonts w:ascii="Times New Roman" w:hAnsi="Times New Roman"/>
                <w:spacing w:val="-5"/>
                <w:sz w:val="18"/>
                <w:szCs w:val="18"/>
              </w:rPr>
              <w:t>h</w:t>
            </w:r>
            <w:r w:rsidRPr="00D5163E">
              <w:rPr>
                <w:rFonts w:ascii="Times New Roman" w:hAnsi="Times New Roman"/>
                <w:sz w:val="18"/>
                <w:szCs w:val="18"/>
              </w:rPr>
              <w:t>e</w:t>
            </w:r>
            <w:r w:rsidRPr="00D5163E">
              <w:rPr>
                <w:rFonts w:ascii="Times New Roman" w:hAnsi="Times New Roman"/>
                <w:spacing w:val="10"/>
                <w:sz w:val="18"/>
                <w:szCs w:val="18"/>
              </w:rPr>
              <w:t xml:space="preserve"> </w:t>
            </w:r>
            <w:r w:rsidRPr="00D5163E">
              <w:rPr>
                <w:rFonts w:ascii="Times New Roman" w:hAnsi="Times New Roman"/>
                <w:spacing w:val="-5"/>
                <w:sz w:val="18"/>
                <w:szCs w:val="18"/>
              </w:rPr>
              <w:t>p</w:t>
            </w:r>
            <w:r w:rsidRPr="00D5163E">
              <w:rPr>
                <w:rFonts w:ascii="Times New Roman" w:hAnsi="Times New Roman"/>
                <w:spacing w:val="1"/>
                <w:sz w:val="18"/>
                <w:szCs w:val="18"/>
              </w:rPr>
              <w:t>r</w:t>
            </w:r>
            <w:r w:rsidRPr="00D5163E">
              <w:rPr>
                <w:rFonts w:ascii="Times New Roman" w:hAnsi="Times New Roman"/>
                <w:sz w:val="18"/>
                <w:szCs w:val="18"/>
              </w:rPr>
              <w:t>o</w:t>
            </w:r>
            <w:r w:rsidRPr="00D5163E">
              <w:rPr>
                <w:rFonts w:ascii="Times New Roman" w:hAnsi="Times New Roman"/>
                <w:spacing w:val="-3"/>
                <w:sz w:val="18"/>
                <w:szCs w:val="18"/>
              </w:rPr>
              <w:t>j</w:t>
            </w:r>
            <w:r w:rsidRPr="00D5163E">
              <w:rPr>
                <w:rFonts w:ascii="Times New Roman" w:hAnsi="Times New Roman"/>
                <w:sz w:val="18"/>
                <w:szCs w:val="18"/>
              </w:rPr>
              <w:t>e</w:t>
            </w:r>
            <w:r w:rsidRPr="00D5163E">
              <w:rPr>
                <w:rFonts w:ascii="Times New Roman" w:hAnsi="Times New Roman"/>
                <w:spacing w:val="-4"/>
                <w:sz w:val="18"/>
                <w:szCs w:val="18"/>
              </w:rPr>
              <w:t>c</w:t>
            </w:r>
            <w:r w:rsidRPr="00D5163E">
              <w:rPr>
                <w:rFonts w:ascii="Times New Roman" w:hAnsi="Times New Roman"/>
                <w:sz w:val="18"/>
                <w:szCs w:val="18"/>
              </w:rPr>
              <w:t>t</w:t>
            </w:r>
            <w:r w:rsidRPr="00D5163E">
              <w:rPr>
                <w:rFonts w:ascii="Times New Roman" w:hAnsi="Times New Roman"/>
                <w:spacing w:val="10"/>
                <w:sz w:val="18"/>
                <w:szCs w:val="18"/>
              </w:rPr>
              <w:t xml:space="preserve"> </w:t>
            </w:r>
            <w:r w:rsidRPr="00D5163E">
              <w:rPr>
                <w:rFonts w:ascii="Times New Roman" w:hAnsi="Times New Roman"/>
                <w:spacing w:val="2"/>
                <w:sz w:val="18"/>
                <w:szCs w:val="18"/>
              </w:rPr>
              <w:t>w</w:t>
            </w:r>
            <w:r w:rsidRPr="00D5163E">
              <w:rPr>
                <w:rFonts w:ascii="Times New Roman" w:hAnsi="Times New Roman"/>
                <w:spacing w:val="-3"/>
                <w:sz w:val="18"/>
                <w:szCs w:val="18"/>
              </w:rPr>
              <w:t>il</w:t>
            </w:r>
            <w:r w:rsidRPr="00D5163E">
              <w:rPr>
                <w:rFonts w:ascii="Times New Roman" w:hAnsi="Times New Roman"/>
                <w:sz w:val="18"/>
                <w:szCs w:val="18"/>
              </w:rPr>
              <w:t>l</w:t>
            </w:r>
            <w:r w:rsidRPr="00D5163E">
              <w:rPr>
                <w:rFonts w:ascii="Times New Roman" w:hAnsi="Times New Roman"/>
                <w:spacing w:val="8"/>
                <w:sz w:val="18"/>
                <w:szCs w:val="18"/>
              </w:rPr>
              <w:t xml:space="preserve"> </w:t>
            </w:r>
            <w:r w:rsidRPr="00D5163E">
              <w:rPr>
                <w:rFonts w:ascii="Times New Roman" w:hAnsi="Times New Roman"/>
                <w:spacing w:val="1"/>
                <w:sz w:val="18"/>
                <w:szCs w:val="18"/>
              </w:rPr>
              <w:t>s</w:t>
            </w:r>
            <w:r w:rsidRPr="00D5163E">
              <w:rPr>
                <w:rFonts w:ascii="Times New Roman" w:hAnsi="Times New Roman"/>
                <w:spacing w:val="-5"/>
                <w:sz w:val="18"/>
                <w:szCs w:val="18"/>
              </w:rPr>
              <w:t>u</w:t>
            </w:r>
            <w:r w:rsidRPr="00D5163E">
              <w:rPr>
                <w:rFonts w:ascii="Times New Roman" w:hAnsi="Times New Roman"/>
                <w:sz w:val="18"/>
                <w:szCs w:val="18"/>
              </w:rPr>
              <w:t>ppo</w:t>
            </w:r>
            <w:r w:rsidRPr="00D5163E">
              <w:rPr>
                <w:rFonts w:ascii="Times New Roman" w:hAnsi="Times New Roman"/>
                <w:spacing w:val="-3"/>
                <w:sz w:val="18"/>
                <w:szCs w:val="18"/>
              </w:rPr>
              <w:t>r</w:t>
            </w:r>
            <w:r w:rsidRPr="00D5163E">
              <w:rPr>
                <w:rFonts w:ascii="Times New Roman" w:hAnsi="Times New Roman"/>
                <w:sz w:val="18"/>
                <w:szCs w:val="18"/>
              </w:rPr>
              <w:t>t</w:t>
            </w:r>
            <w:r w:rsidRPr="00D5163E">
              <w:rPr>
                <w:rFonts w:ascii="Times New Roman" w:hAnsi="Times New Roman"/>
                <w:spacing w:val="10"/>
                <w:sz w:val="18"/>
                <w:szCs w:val="18"/>
              </w:rPr>
              <w:t xml:space="preserve"> </w:t>
            </w:r>
            <w:r w:rsidRPr="00D5163E">
              <w:rPr>
                <w:rFonts w:ascii="Times New Roman" w:hAnsi="Times New Roman"/>
                <w:spacing w:val="2"/>
                <w:sz w:val="18"/>
                <w:szCs w:val="18"/>
              </w:rPr>
              <w:t>t</w:t>
            </w:r>
            <w:r w:rsidRPr="00D5163E">
              <w:rPr>
                <w:rFonts w:ascii="Times New Roman" w:hAnsi="Times New Roman"/>
                <w:sz w:val="18"/>
                <w:szCs w:val="18"/>
              </w:rPr>
              <w:t>he</w:t>
            </w:r>
            <w:r w:rsidRPr="00D5163E">
              <w:rPr>
                <w:rFonts w:ascii="Times New Roman" w:hAnsi="Times New Roman"/>
                <w:spacing w:val="9"/>
                <w:sz w:val="18"/>
                <w:szCs w:val="18"/>
              </w:rPr>
              <w:t xml:space="preserve"> </w:t>
            </w:r>
            <w:r w:rsidRPr="00D5163E">
              <w:rPr>
                <w:rFonts w:ascii="Times New Roman" w:hAnsi="Times New Roman"/>
                <w:spacing w:val="-2"/>
                <w:sz w:val="18"/>
                <w:szCs w:val="18"/>
              </w:rPr>
              <w:t>G</w:t>
            </w:r>
            <w:r w:rsidRPr="00D5163E">
              <w:rPr>
                <w:rFonts w:ascii="Times New Roman" w:hAnsi="Times New Roman"/>
                <w:sz w:val="18"/>
                <w:szCs w:val="18"/>
              </w:rPr>
              <w:t>o</w:t>
            </w:r>
            <w:r w:rsidRPr="00D5163E">
              <w:rPr>
                <w:rFonts w:ascii="Times New Roman" w:hAnsi="Times New Roman"/>
                <w:spacing w:val="-5"/>
                <w:sz w:val="18"/>
                <w:szCs w:val="18"/>
              </w:rPr>
              <w:t>v</w:t>
            </w:r>
            <w:r w:rsidRPr="00D5163E">
              <w:rPr>
                <w:rFonts w:ascii="Times New Roman" w:hAnsi="Times New Roman"/>
                <w:sz w:val="18"/>
                <w:szCs w:val="18"/>
              </w:rPr>
              <w:t>e</w:t>
            </w:r>
            <w:r w:rsidRPr="00D5163E">
              <w:rPr>
                <w:rFonts w:ascii="Times New Roman" w:hAnsi="Times New Roman"/>
                <w:spacing w:val="1"/>
                <w:sz w:val="18"/>
                <w:szCs w:val="18"/>
              </w:rPr>
              <w:t>r</w:t>
            </w:r>
            <w:r w:rsidRPr="00D5163E">
              <w:rPr>
                <w:rFonts w:ascii="Times New Roman" w:hAnsi="Times New Roman"/>
                <w:spacing w:val="-10"/>
                <w:sz w:val="18"/>
                <w:szCs w:val="18"/>
              </w:rPr>
              <w:t>n</w:t>
            </w:r>
            <w:r w:rsidRPr="00D5163E">
              <w:rPr>
                <w:rFonts w:ascii="Times New Roman" w:hAnsi="Times New Roman"/>
                <w:spacing w:val="2"/>
                <w:sz w:val="18"/>
                <w:szCs w:val="18"/>
              </w:rPr>
              <w:t>m</w:t>
            </w:r>
            <w:r w:rsidRPr="00D5163E">
              <w:rPr>
                <w:rFonts w:ascii="Times New Roman" w:hAnsi="Times New Roman"/>
                <w:sz w:val="18"/>
                <w:szCs w:val="18"/>
              </w:rPr>
              <w:t>e</w:t>
            </w:r>
            <w:r w:rsidRPr="00D5163E">
              <w:rPr>
                <w:rFonts w:ascii="Times New Roman" w:hAnsi="Times New Roman"/>
                <w:spacing w:val="-10"/>
                <w:sz w:val="18"/>
                <w:szCs w:val="18"/>
              </w:rPr>
              <w:t>n</w:t>
            </w:r>
            <w:r w:rsidRPr="00D5163E">
              <w:rPr>
                <w:rFonts w:ascii="Times New Roman" w:hAnsi="Times New Roman"/>
                <w:sz w:val="18"/>
                <w:szCs w:val="18"/>
              </w:rPr>
              <w:t>t</w:t>
            </w:r>
            <w:r w:rsidRPr="00D5163E">
              <w:rPr>
                <w:rFonts w:ascii="Times New Roman" w:hAnsi="Times New Roman"/>
                <w:spacing w:val="18"/>
                <w:sz w:val="18"/>
                <w:szCs w:val="18"/>
              </w:rPr>
              <w:t xml:space="preserve"> </w:t>
            </w:r>
            <w:r w:rsidRPr="00D5163E">
              <w:rPr>
                <w:rFonts w:ascii="Times New Roman" w:hAnsi="Times New Roman"/>
                <w:sz w:val="18"/>
                <w:szCs w:val="18"/>
              </w:rPr>
              <w:t>of</w:t>
            </w:r>
            <w:r w:rsidRPr="00D5163E">
              <w:rPr>
                <w:rFonts w:ascii="Times New Roman" w:hAnsi="Times New Roman"/>
                <w:spacing w:val="10"/>
                <w:sz w:val="18"/>
                <w:szCs w:val="18"/>
              </w:rPr>
              <w:t xml:space="preserve"> </w:t>
            </w:r>
            <w:r w:rsidRPr="00D5163E">
              <w:rPr>
                <w:rFonts w:ascii="Times New Roman" w:hAnsi="Times New Roman"/>
                <w:spacing w:val="1"/>
                <w:sz w:val="18"/>
                <w:szCs w:val="18"/>
              </w:rPr>
              <w:t>I</w:t>
            </w:r>
            <w:r w:rsidRPr="00D5163E">
              <w:rPr>
                <w:rFonts w:ascii="Times New Roman" w:hAnsi="Times New Roman"/>
                <w:spacing w:val="-10"/>
                <w:sz w:val="18"/>
                <w:szCs w:val="18"/>
              </w:rPr>
              <w:t>n</w:t>
            </w:r>
            <w:r w:rsidRPr="00D5163E">
              <w:rPr>
                <w:rFonts w:ascii="Times New Roman" w:hAnsi="Times New Roman"/>
                <w:sz w:val="18"/>
                <w:szCs w:val="18"/>
              </w:rPr>
              <w:t>d</w:t>
            </w:r>
            <w:r w:rsidRPr="00D5163E">
              <w:rPr>
                <w:rFonts w:ascii="Times New Roman" w:hAnsi="Times New Roman"/>
                <w:spacing w:val="5"/>
                <w:sz w:val="18"/>
                <w:szCs w:val="18"/>
              </w:rPr>
              <w:t>o</w:t>
            </w:r>
            <w:r w:rsidRPr="00D5163E">
              <w:rPr>
                <w:rFonts w:ascii="Times New Roman" w:hAnsi="Times New Roman"/>
                <w:spacing w:val="-10"/>
                <w:sz w:val="18"/>
                <w:szCs w:val="18"/>
              </w:rPr>
              <w:t>n</w:t>
            </w:r>
            <w:r w:rsidRPr="00D5163E">
              <w:rPr>
                <w:rFonts w:ascii="Times New Roman" w:hAnsi="Times New Roman"/>
                <w:sz w:val="18"/>
                <w:szCs w:val="18"/>
              </w:rPr>
              <w:t>e</w:t>
            </w:r>
            <w:r w:rsidRPr="00D5163E">
              <w:rPr>
                <w:rFonts w:ascii="Times New Roman" w:hAnsi="Times New Roman"/>
                <w:spacing w:val="1"/>
                <w:sz w:val="18"/>
                <w:szCs w:val="18"/>
              </w:rPr>
              <w:t>s</w:t>
            </w:r>
            <w:r w:rsidRPr="00D5163E">
              <w:rPr>
                <w:rFonts w:ascii="Times New Roman" w:hAnsi="Times New Roman"/>
                <w:spacing w:val="-3"/>
                <w:sz w:val="18"/>
                <w:szCs w:val="18"/>
              </w:rPr>
              <w:t>i</w:t>
            </w:r>
            <w:r w:rsidRPr="00D5163E">
              <w:rPr>
                <w:rFonts w:ascii="Times New Roman" w:hAnsi="Times New Roman"/>
                <w:sz w:val="18"/>
                <w:szCs w:val="18"/>
              </w:rPr>
              <w:t>a</w:t>
            </w:r>
            <w:r w:rsidRPr="00D5163E">
              <w:rPr>
                <w:rFonts w:ascii="Times New Roman" w:hAnsi="Times New Roman"/>
                <w:spacing w:val="15"/>
                <w:sz w:val="18"/>
                <w:szCs w:val="18"/>
              </w:rPr>
              <w:t xml:space="preserve"> </w:t>
            </w:r>
            <w:r w:rsidRPr="00D5163E">
              <w:rPr>
                <w:rFonts w:ascii="Times New Roman" w:hAnsi="Times New Roman"/>
                <w:spacing w:val="3"/>
                <w:sz w:val="18"/>
                <w:szCs w:val="18"/>
              </w:rPr>
              <w:t>i</w:t>
            </w:r>
            <w:r w:rsidRPr="00D5163E">
              <w:rPr>
                <w:rFonts w:ascii="Times New Roman" w:hAnsi="Times New Roman"/>
                <w:sz w:val="18"/>
                <w:szCs w:val="18"/>
              </w:rPr>
              <w:t>n</w:t>
            </w:r>
            <w:r w:rsidRPr="00D5163E">
              <w:rPr>
                <w:rFonts w:ascii="Times New Roman" w:hAnsi="Times New Roman"/>
                <w:spacing w:val="-1"/>
                <w:sz w:val="18"/>
                <w:szCs w:val="18"/>
              </w:rPr>
              <w:t xml:space="preserve"> </w:t>
            </w:r>
            <w:r w:rsidRPr="00D5163E">
              <w:rPr>
                <w:rFonts w:ascii="Times New Roman" w:hAnsi="Times New Roman"/>
                <w:spacing w:val="2"/>
                <w:sz w:val="18"/>
                <w:szCs w:val="18"/>
              </w:rPr>
              <w:t>i</w:t>
            </w:r>
            <w:r w:rsidRPr="00D5163E">
              <w:rPr>
                <w:rFonts w:ascii="Times New Roman" w:hAnsi="Times New Roman"/>
                <w:spacing w:val="-10"/>
                <w:sz w:val="18"/>
                <w:szCs w:val="18"/>
              </w:rPr>
              <w:t>n</w:t>
            </w:r>
            <w:r w:rsidRPr="00D5163E">
              <w:rPr>
                <w:rFonts w:ascii="Times New Roman" w:hAnsi="Times New Roman"/>
                <w:spacing w:val="2"/>
                <w:sz w:val="18"/>
                <w:szCs w:val="18"/>
              </w:rPr>
              <w:t>t</w:t>
            </w:r>
            <w:r w:rsidRPr="00D5163E">
              <w:rPr>
                <w:rFonts w:ascii="Times New Roman" w:hAnsi="Times New Roman"/>
                <w:sz w:val="18"/>
                <w:szCs w:val="18"/>
              </w:rPr>
              <w:t>eg</w:t>
            </w:r>
            <w:r w:rsidRPr="00D5163E">
              <w:rPr>
                <w:rFonts w:ascii="Times New Roman" w:hAnsi="Times New Roman"/>
                <w:spacing w:val="1"/>
                <w:sz w:val="18"/>
                <w:szCs w:val="18"/>
              </w:rPr>
              <w:t>r</w:t>
            </w:r>
            <w:r w:rsidRPr="00D5163E">
              <w:rPr>
                <w:rFonts w:ascii="Times New Roman" w:hAnsi="Times New Roman"/>
                <w:sz w:val="18"/>
                <w:szCs w:val="18"/>
              </w:rPr>
              <w:t>a</w:t>
            </w:r>
            <w:r w:rsidRPr="00D5163E">
              <w:rPr>
                <w:rFonts w:ascii="Times New Roman" w:hAnsi="Times New Roman"/>
                <w:spacing w:val="2"/>
                <w:sz w:val="18"/>
                <w:szCs w:val="18"/>
              </w:rPr>
              <w:t>t</w:t>
            </w:r>
            <w:r w:rsidRPr="00D5163E">
              <w:rPr>
                <w:rFonts w:ascii="Times New Roman" w:hAnsi="Times New Roman"/>
                <w:spacing w:val="-3"/>
                <w:sz w:val="18"/>
                <w:szCs w:val="18"/>
              </w:rPr>
              <w:t>i</w:t>
            </w:r>
            <w:r w:rsidRPr="00D5163E">
              <w:rPr>
                <w:rFonts w:ascii="Times New Roman" w:hAnsi="Times New Roman"/>
                <w:spacing w:val="-10"/>
                <w:sz w:val="18"/>
                <w:szCs w:val="18"/>
              </w:rPr>
              <w:t>n</w:t>
            </w:r>
            <w:r w:rsidRPr="00D5163E">
              <w:rPr>
                <w:rFonts w:ascii="Times New Roman" w:hAnsi="Times New Roman"/>
                <w:sz w:val="18"/>
                <w:szCs w:val="18"/>
              </w:rPr>
              <w:t>g</w:t>
            </w:r>
            <w:r w:rsidRPr="00D5163E">
              <w:rPr>
                <w:rFonts w:ascii="Times New Roman" w:hAnsi="Times New Roman"/>
                <w:spacing w:val="16"/>
                <w:sz w:val="18"/>
                <w:szCs w:val="18"/>
              </w:rPr>
              <w:t xml:space="preserve"> </w:t>
            </w:r>
            <w:r w:rsidRPr="00D5163E">
              <w:rPr>
                <w:rFonts w:ascii="Times New Roman" w:hAnsi="Times New Roman"/>
                <w:spacing w:val="2"/>
                <w:sz w:val="18"/>
                <w:szCs w:val="18"/>
              </w:rPr>
              <w:t>t</w:t>
            </w:r>
            <w:r w:rsidRPr="00D5163E">
              <w:rPr>
                <w:rFonts w:ascii="Times New Roman" w:hAnsi="Times New Roman"/>
                <w:sz w:val="18"/>
                <w:szCs w:val="18"/>
              </w:rPr>
              <w:t>he</w:t>
            </w:r>
            <w:r w:rsidRPr="00D5163E">
              <w:rPr>
                <w:rFonts w:ascii="Times New Roman" w:hAnsi="Times New Roman"/>
                <w:spacing w:val="10"/>
                <w:sz w:val="18"/>
                <w:szCs w:val="18"/>
              </w:rPr>
              <w:t xml:space="preserve"> </w:t>
            </w:r>
            <w:r w:rsidRPr="00D5163E">
              <w:rPr>
                <w:rFonts w:ascii="Times New Roman" w:hAnsi="Times New Roman"/>
                <w:spacing w:val="-3"/>
                <w:w w:val="101"/>
                <w:sz w:val="18"/>
                <w:szCs w:val="18"/>
              </w:rPr>
              <w:t>mi</w:t>
            </w:r>
            <w:r w:rsidRPr="00D5163E">
              <w:rPr>
                <w:rFonts w:ascii="Times New Roman" w:hAnsi="Times New Roman"/>
                <w:spacing w:val="2"/>
                <w:w w:val="101"/>
                <w:sz w:val="18"/>
                <w:szCs w:val="18"/>
              </w:rPr>
              <w:t>t</w:t>
            </w:r>
            <w:r w:rsidRPr="00D5163E">
              <w:rPr>
                <w:rFonts w:ascii="Times New Roman" w:hAnsi="Times New Roman"/>
                <w:spacing w:val="-3"/>
                <w:w w:val="101"/>
                <w:sz w:val="18"/>
                <w:szCs w:val="18"/>
              </w:rPr>
              <w:t>i</w:t>
            </w:r>
            <w:r w:rsidRPr="00D5163E">
              <w:rPr>
                <w:rFonts w:ascii="Times New Roman" w:hAnsi="Times New Roman"/>
                <w:w w:val="101"/>
                <w:sz w:val="18"/>
                <w:szCs w:val="18"/>
              </w:rPr>
              <w:t>ga</w:t>
            </w:r>
            <w:r w:rsidRPr="00D5163E">
              <w:rPr>
                <w:rFonts w:ascii="Times New Roman" w:hAnsi="Times New Roman"/>
                <w:spacing w:val="2"/>
                <w:w w:val="101"/>
                <w:sz w:val="18"/>
                <w:szCs w:val="18"/>
              </w:rPr>
              <w:t>t</w:t>
            </w:r>
            <w:r w:rsidRPr="00D5163E">
              <w:rPr>
                <w:rFonts w:ascii="Times New Roman" w:hAnsi="Times New Roman"/>
                <w:spacing w:val="-3"/>
                <w:w w:val="101"/>
                <w:sz w:val="18"/>
                <w:szCs w:val="18"/>
              </w:rPr>
              <w:t>i</w:t>
            </w:r>
            <w:r w:rsidRPr="00D5163E">
              <w:rPr>
                <w:rFonts w:ascii="Times New Roman" w:hAnsi="Times New Roman"/>
                <w:w w:val="101"/>
                <w:sz w:val="18"/>
                <w:szCs w:val="18"/>
              </w:rPr>
              <w:t xml:space="preserve">on </w:t>
            </w:r>
            <w:r w:rsidRPr="00D5163E">
              <w:rPr>
                <w:rFonts w:ascii="Times New Roman" w:hAnsi="Times New Roman"/>
                <w:sz w:val="18"/>
                <w:szCs w:val="18"/>
              </w:rPr>
              <w:t>p</w:t>
            </w:r>
            <w:r w:rsidRPr="00D5163E">
              <w:rPr>
                <w:rFonts w:ascii="Times New Roman" w:hAnsi="Times New Roman"/>
                <w:spacing w:val="1"/>
                <w:sz w:val="18"/>
                <w:szCs w:val="18"/>
              </w:rPr>
              <w:t>r</w:t>
            </w:r>
            <w:r w:rsidRPr="00D5163E">
              <w:rPr>
                <w:rFonts w:ascii="Times New Roman" w:hAnsi="Times New Roman"/>
                <w:sz w:val="18"/>
                <w:szCs w:val="18"/>
              </w:rPr>
              <w:t>o</w:t>
            </w:r>
            <w:r w:rsidRPr="00D5163E">
              <w:rPr>
                <w:rFonts w:ascii="Times New Roman" w:hAnsi="Times New Roman"/>
                <w:spacing w:val="-5"/>
                <w:sz w:val="18"/>
                <w:szCs w:val="18"/>
              </w:rPr>
              <w:t>g</w:t>
            </w:r>
            <w:r w:rsidRPr="00D5163E">
              <w:rPr>
                <w:rFonts w:ascii="Times New Roman" w:hAnsi="Times New Roman"/>
                <w:spacing w:val="1"/>
                <w:sz w:val="18"/>
                <w:szCs w:val="18"/>
              </w:rPr>
              <w:t>r</w:t>
            </w:r>
            <w:r w:rsidRPr="00D5163E">
              <w:rPr>
                <w:rFonts w:ascii="Times New Roman" w:hAnsi="Times New Roman"/>
                <w:sz w:val="18"/>
                <w:szCs w:val="18"/>
              </w:rPr>
              <w:t>a</w:t>
            </w:r>
            <w:r w:rsidRPr="00D5163E">
              <w:rPr>
                <w:rFonts w:ascii="Times New Roman" w:hAnsi="Times New Roman"/>
                <w:spacing w:val="-3"/>
                <w:sz w:val="18"/>
                <w:szCs w:val="18"/>
              </w:rPr>
              <w:t>m</w:t>
            </w:r>
            <w:r w:rsidRPr="00D5163E">
              <w:rPr>
                <w:rFonts w:ascii="Times New Roman" w:hAnsi="Times New Roman"/>
                <w:spacing w:val="21"/>
                <w:sz w:val="18"/>
                <w:szCs w:val="18"/>
              </w:rPr>
              <w:t xml:space="preserve"> </w:t>
            </w:r>
            <w:r w:rsidRPr="00D5163E">
              <w:rPr>
                <w:rFonts w:ascii="Times New Roman" w:hAnsi="Times New Roman"/>
                <w:sz w:val="18"/>
                <w:szCs w:val="18"/>
              </w:rPr>
              <w:t>as</w:t>
            </w:r>
            <w:r w:rsidRPr="00D5163E">
              <w:rPr>
                <w:rFonts w:ascii="Times New Roman" w:hAnsi="Times New Roman"/>
                <w:spacing w:val="14"/>
                <w:sz w:val="18"/>
                <w:szCs w:val="18"/>
              </w:rPr>
              <w:t xml:space="preserve"> </w:t>
            </w:r>
            <w:r w:rsidRPr="00D5163E">
              <w:rPr>
                <w:rFonts w:ascii="Times New Roman" w:hAnsi="Times New Roman"/>
                <w:sz w:val="18"/>
                <w:szCs w:val="18"/>
              </w:rPr>
              <w:t>p</w:t>
            </w:r>
            <w:r w:rsidRPr="00D5163E">
              <w:rPr>
                <w:rFonts w:ascii="Times New Roman" w:hAnsi="Times New Roman"/>
                <w:spacing w:val="-4"/>
                <w:sz w:val="18"/>
                <w:szCs w:val="18"/>
              </w:rPr>
              <w:t>a</w:t>
            </w:r>
            <w:r w:rsidRPr="00D5163E">
              <w:rPr>
                <w:rFonts w:ascii="Times New Roman" w:hAnsi="Times New Roman"/>
                <w:spacing w:val="1"/>
                <w:sz w:val="18"/>
                <w:szCs w:val="18"/>
              </w:rPr>
              <w:t>r</w:t>
            </w:r>
            <w:r w:rsidRPr="00D5163E">
              <w:rPr>
                <w:rFonts w:ascii="Times New Roman" w:hAnsi="Times New Roman"/>
                <w:sz w:val="18"/>
                <w:szCs w:val="18"/>
              </w:rPr>
              <w:t>t</w:t>
            </w:r>
            <w:r w:rsidRPr="00D5163E">
              <w:rPr>
                <w:rFonts w:ascii="Times New Roman" w:hAnsi="Times New Roman"/>
                <w:spacing w:val="18"/>
                <w:sz w:val="18"/>
                <w:szCs w:val="18"/>
              </w:rPr>
              <w:t xml:space="preserve"> </w:t>
            </w:r>
            <w:r w:rsidRPr="00D5163E">
              <w:rPr>
                <w:rFonts w:ascii="Times New Roman" w:hAnsi="Times New Roman"/>
                <w:sz w:val="18"/>
                <w:szCs w:val="18"/>
              </w:rPr>
              <w:t>of</w:t>
            </w:r>
            <w:r w:rsidRPr="00D5163E">
              <w:rPr>
                <w:rFonts w:ascii="Times New Roman" w:hAnsi="Times New Roman"/>
                <w:spacing w:val="15"/>
                <w:sz w:val="18"/>
                <w:szCs w:val="18"/>
              </w:rPr>
              <w:t xml:space="preserve"> </w:t>
            </w:r>
            <w:r w:rsidRPr="00D5163E">
              <w:rPr>
                <w:rFonts w:ascii="Times New Roman" w:hAnsi="Times New Roman"/>
                <w:sz w:val="18"/>
                <w:szCs w:val="18"/>
              </w:rPr>
              <w:t>de</w:t>
            </w:r>
            <w:r w:rsidRPr="00D5163E">
              <w:rPr>
                <w:rFonts w:ascii="Times New Roman" w:hAnsi="Times New Roman"/>
                <w:spacing w:val="-5"/>
                <w:sz w:val="18"/>
                <w:szCs w:val="18"/>
              </w:rPr>
              <w:t>v</w:t>
            </w:r>
            <w:r w:rsidRPr="00D5163E">
              <w:rPr>
                <w:rFonts w:ascii="Times New Roman" w:hAnsi="Times New Roman"/>
                <w:sz w:val="18"/>
                <w:szCs w:val="18"/>
              </w:rPr>
              <w:t>e</w:t>
            </w:r>
            <w:r w:rsidRPr="00D5163E">
              <w:rPr>
                <w:rFonts w:ascii="Times New Roman" w:hAnsi="Times New Roman"/>
                <w:spacing w:val="-3"/>
                <w:sz w:val="18"/>
                <w:szCs w:val="18"/>
              </w:rPr>
              <w:t>l</w:t>
            </w:r>
            <w:r w:rsidRPr="00D5163E">
              <w:rPr>
                <w:rFonts w:ascii="Times New Roman" w:hAnsi="Times New Roman"/>
                <w:sz w:val="18"/>
                <w:szCs w:val="18"/>
              </w:rPr>
              <w:t>op</w:t>
            </w:r>
            <w:r w:rsidRPr="00D5163E">
              <w:rPr>
                <w:rFonts w:ascii="Times New Roman" w:hAnsi="Times New Roman"/>
                <w:spacing w:val="-3"/>
                <w:sz w:val="18"/>
                <w:szCs w:val="18"/>
              </w:rPr>
              <w:t>m</w:t>
            </w:r>
            <w:r w:rsidRPr="00D5163E">
              <w:rPr>
                <w:rFonts w:ascii="Times New Roman" w:hAnsi="Times New Roman"/>
                <w:sz w:val="18"/>
                <w:szCs w:val="18"/>
              </w:rPr>
              <w:t>e</w:t>
            </w:r>
            <w:r w:rsidRPr="00D5163E">
              <w:rPr>
                <w:rFonts w:ascii="Times New Roman" w:hAnsi="Times New Roman"/>
                <w:spacing w:val="-10"/>
                <w:sz w:val="18"/>
                <w:szCs w:val="18"/>
              </w:rPr>
              <w:t>n</w:t>
            </w:r>
            <w:r w:rsidRPr="00D5163E">
              <w:rPr>
                <w:rFonts w:ascii="Times New Roman" w:hAnsi="Times New Roman"/>
                <w:sz w:val="18"/>
                <w:szCs w:val="18"/>
              </w:rPr>
              <w:t>t</w:t>
            </w:r>
            <w:r w:rsidRPr="00D5163E">
              <w:rPr>
                <w:rFonts w:ascii="Times New Roman" w:hAnsi="Times New Roman"/>
                <w:spacing w:val="28"/>
                <w:sz w:val="18"/>
                <w:szCs w:val="18"/>
              </w:rPr>
              <w:t xml:space="preserve"> </w:t>
            </w:r>
            <w:r w:rsidRPr="00D5163E">
              <w:rPr>
                <w:rFonts w:ascii="Times New Roman" w:hAnsi="Times New Roman"/>
                <w:sz w:val="18"/>
                <w:szCs w:val="18"/>
              </w:rPr>
              <w:t>age</w:t>
            </w:r>
            <w:r w:rsidRPr="00D5163E">
              <w:rPr>
                <w:rFonts w:ascii="Times New Roman" w:hAnsi="Times New Roman"/>
                <w:spacing w:val="-10"/>
                <w:sz w:val="18"/>
                <w:szCs w:val="18"/>
              </w:rPr>
              <w:t>n</w:t>
            </w:r>
            <w:r w:rsidRPr="00D5163E">
              <w:rPr>
                <w:rFonts w:ascii="Times New Roman" w:hAnsi="Times New Roman"/>
                <w:sz w:val="18"/>
                <w:szCs w:val="18"/>
              </w:rPr>
              <w:t>da</w:t>
            </w:r>
            <w:r w:rsidRPr="00D5163E">
              <w:rPr>
                <w:rFonts w:ascii="Times New Roman" w:hAnsi="Times New Roman"/>
                <w:spacing w:val="23"/>
                <w:sz w:val="18"/>
                <w:szCs w:val="18"/>
              </w:rPr>
              <w:t xml:space="preserve"> </w:t>
            </w:r>
            <w:r w:rsidRPr="00D5163E">
              <w:rPr>
                <w:rFonts w:ascii="Times New Roman" w:hAnsi="Times New Roman"/>
                <w:spacing w:val="2"/>
                <w:sz w:val="18"/>
                <w:szCs w:val="18"/>
              </w:rPr>
              <w:t>t</w:t>
            </w:r>
            <w:r w:rsidRPr="00D5163E">
              <w:rPr>
                <w:rFonts w:ascii="Times New Roman" w:hAnsi="Times New Roman"/>
                <w:spacing w:val="-5"/>
                <w:sz w:val="18"/>
                <w:szCs w:val="18"/>
              </w:rPr>
              <w:t>h</w:t>
            </w:r>
            <w:r w:rsidRPr="00D5163E">
              <w:rPr>
                <w:rFonts w:ascii="Times New Roman" w:hAnsi="Times New Roman"/>
                <w:spacing w:val="1"/>
                <w:sz w:val="18"/>
                <w:szCs w:val="18"/>
              </w:rPr>
              <w:t>r</w:t>
            </w:r>
            <w:r w:rsidRPr="00D5163E">
              <w:rPr>
                <w:rFonts w:ascii="Times New Roman" w:hAnsi="Times New Roman"/>
                <w:sz w:val="18"/>
                <w:szCs w:val="18"/>
              </w:rPr>
              <w:t>o</w:t>
            </w:r>
            <w:r w:rsidRPr="00D5163E">
              <w:rPr>
                <w:rFonts w:ascii="Times New Roman" w:hAnsi="Times New Roman"/>
                <w:spacing w:val="-5"/>
                <w:sz w:val="18"/>
                <w:szCs w:val="18"/>
              </w:rPr>
              <w:t>u</w:t>
            </w:r>
            <w:r w:rsidRPr="00D5163E">
              <w:rPr>
                <w:rFonts w:ascii="Times New Roman" w:hAnsi="Times New Roman"/>
                <w:sz w:val="18"/>
                <w:szCs w:val="18"/>
              </w:rPr>
              <w:t>gh</w:t>
            </w:r>
            <w:r w:rsidRPr="00D5163E">
              <w:rPr>
                <w:rFonts w:ascii="Times New Roman" w:hAnsi="Times New Roman"/>
                <w:spacing w:val="23"/>
                <w:sz w:val="18"/>
                <w:szCs w:val="18"/>
              </w:rPr>
              <w:t xml:space="preserve"> </w:t>
            </w:r>
            <w:r w:rsidRPr="00D5163E">
              <w:rPr>
                <w:rFonts w:ascii="Times New Roman" w:hAnsi="Times New Roman"/>
                <w:spacing w:val="-1"/>
                <w:sz w:val="18"/>
                <w:szCs w:val="18"/>
              </w:rPr>
              <w:t>L</w:t>
            </w:r>
            <w:r w:rsidRPr="00D5163E">
              <w:rPr>
                <w:rFonts w:ascii="Times New Roman" w:hAnsi="Times New Roman"/>
                <w:spacing w:val="-5"/>
                <w:sz w:val="18"/>
                <w:szCs w:val="18"/>
              </w:rPr>
              <w:t>o</w:t>
            </w:r>
            <w:r w:rsidRPr="00D5163E">
              <w:rPr>
                <w:rFonts w:ascii="Times New Roman" w:hAnsi="Times New Roman"/>
                <w:sz w:val="18"/>
                <w:szCs w:val="18"/>
              </w:rPr>
              <w:t>cal</w:t>
            </w:r>
            <w:r w:rsidRPr="00D5163E">
              <w:rPr>
                <w:rFonts w:ascii="Times New Roman" w:hAnsi="Times New Roman"/>
                <w:spacing w:val="19"/>
                <w:sz w:val="18"/>
                <w:szCs w:val="18"/>
              </w:rPr>
              <w:t xml:space="preserve"> </w:t>
            </w:r>
            <w:r w:rsidRPr="00D5163E">
              <w:rPr>
                <w:rFonts w:ascii="Times New Roman" w:hAnsi="Times New Roman"/>
                <w:spacing w:val="-1"/>
                <w:sz w:val="18"/>
                <w:szCs w:val="18"/>
              </w:rPr>
              <w:t>E</w:t>
            </w:r>
            <w:r w:rsidRPr="00D5163E">
              <w:rPr>
                <w:rFonts w:ascii="Times New Roman" w:hAnsi="Times New Roman"/>
                <w:spacing w:val="-10"/>
                <w:sz w:val="18"/>
                <w:szCs w:val="18"/>
              </w:rPr>
              <w:t>n</w:t>
            </w:r>
            <w:r w:rsidRPr="00D5163E">
              <w:rPr>
                <w:rFonts w:ascii="Times New Roman" w:hAnsi="Times New Roman"/>
                <w:sz w:val="18"/>
                <w:szCs w:val="18"/>
              </w:rPr>
              <w:t>e</w:t>
            </w:r>
            <w:r w:rsidRPr="00D5163E">
              <w:rPr>
                <w:rFonts w:ascii="Times New Roman" w:hAnsi="Times New Roman"/>
                <w:spacing w:val="1"/>
                <w:sz w:val="18"/>
                <w:szCs w:val="18"/>
              </w:rPr>
              <w:t>r</w:t>
            </w:r>
            <w:r w:rsidRPr="00D5163E">
              <w:rPr>
                <w:rFonts w:ascii="Times New Roman" w:hAnsi="Times New Roman"/>
                <w:sz w:val="18"/>
                <w:szCs w:val="18"/>
              </w:rPr>
              <w:t>gy</w:t>
            </w:r>
            <w:r w:rsidRPr="00D5163E">
              <w:rPr>
                <w:rFonts w:ascii="Times New Roman" w:hAnsi="Times New Roman"/>
                <w:spacing w:val="17"/>
                <w:sz w:val="18"/>
                <w:szCs w:val="18"/>
              </w:rPr>
              <w:t xml:space="preserve"> </w:t>
            </w:r>
            <w:r w:rsidRPr="00D5163E">
              <w:rPr>
                <w:rFonts w:ascii="Times New Roman" w:hAnsi="Times New Roman"/>
                <w:spacing w:val="-1"/>
                <w:sz w:val="18"/>
                <w:szCs w:val="18"/>
              </w:rPr>
              <w:t>P</w:t>
            </w:r>
            <w:r w:rsidRPr="00D5163E">
              <w:rPr>
                <w:rFonts w:ascii="Times New Roman" w:hAnsi="Times New Roman"/>
                <w:spacing w:val="-3"/>
                <w:sz w:val="18"/>
                <w:szCs w:val="18"/>
              </w:rPr>
              <w:t>l</w:t>
            </w:r>
            <w:r w:rsidRPr="00D5163E">
              <w:rPr>
                <w:rFonts w:ascii="Times New Roman" w:hAnsi="Times New Roman"/>
                <w:spacing w:val="5"/>
                <w:sz w:val="18"/>
                <w:szCs w:val="18"/>
              </w:rPr>
              <w:t>a</w:t>
            </w:r>
            <w:r w:rsidRPr="00D5163E">
              <w:rPr>
                <w:rFonts w:ascii="Times New Roman" w:hAnsi="Times New Roman"/>
                <w:spacing w:val="-5"/>
                <w:sz w:val="18"/>
                <w:szCs w:val="18"/>
              </w:rPr>
              <w:t>nn</w:t>
            </w:r>
            <w:r w:rsidRPr="00D5163E">
              <w:rPr>
                <w:rFonts w:ascii="Times New Roman" w:hAnsi="Times New Roman"/>
                <w:spacing w:val="2"/>
                <w:sz w:val="18"/>
                <w:szCs w:val="18"/>
              </w:rPr>
              <w:t>i</w:t>
            </w:r>
            <w:r w:rsidRPr="00D5163E">
              <w:rPr>
                <w:rFonts w:ascii="Times New Roman" w:hAnsi="Times New Roman"/>
                <w:spacing w:val="-5"/>
                <w:sz w:val="18"/>
                <w:szCs w:val="18"/>
              </w:rPr>
              <w:t>n</w:t>
            </w:r>
            <w:r w:rsidRPr="00D5163E">
              <w:rPr>
                <w:rFonts w:ascii="Times New Roman" w:hAnsi="Times New Roman"/>
                <w:sz w:val="18"/>
                <w:szCs w:val="18"/>
              </w:rPr>
              <w:t>g</w:t>
            </w:r>
            <w:r w:rsidRPr="00D5163E">
              <w:rPr>
                <w:rFonts w:ascii="Times New Roman" w:hAnsi="Times New Roman"/>
                <w:spacing w:val="23"/>
                <w:sz w:val="18"/>
                <w:szCs w:val="18"/>
              </w:rPr>
              <w:t xml:space="preserve"> </w:t>
            </w:r>
            <w:r w:rsidRPr="00D5163E">
              <w:rPr>
                <w:rFonts w:ascii="Times New Roman" w:hAnsi="Times New Roman"/>
                <w:spacing w:val="1"/>
                <w:w w:val="101"/>
                <w:sz w:val="18"/>
                <w:szCs w:val="18"/>
              </w:rPr>
              <w:t>(</w:t>
            </w:r>
            <w:r w:rsidRPr="00D5163E">
              <w:rPr>
                <w:rFonts w:ascii="Times New Roman" w:hAnsi="Times New Roman"/>
                <w:spacing w:val="3"/>
                <w:w w:val="101"/>
                <w:sz w:val="18"/>
                <w:szCs w:val="18"/>
              </w:rPr>
              <w:t>R</w:t>
            </w:r>
            <w:r w:rsidRPr="00D5163E">
              <w:rPr>
                <w:rFonts w:ascii="Times New Roman" w:hAnsi="Times New Roman"/>
                <w:spacing w:val="-2"/>
                <w:w w:val="101"/>
                <w:sz w:val="18"/>
                <w:szCs w:val="18"/>
              </w:rPr>
              <w:t>U</w:t>
            </w:r>
            <w:r w:rsidRPr="00D5163E">
              <w:rPr>
                <w:rFonts w:ascii="Times New Roman" w:hAnsi="Times New Roman"/>
                <w:spacing w:val="-6"/>
                <w:w w:val="101"/>
                <w:sz w:val="18"/>
                <w:szCs w:val="18"/>
              </w:rPr>
              <w:t>E</w:t>
            </w:r>
            <w:r w:rsidRPr="00D5163E">
              <w:rPr>
                <w:rFonts w:ascii="Times New Roman" w:hAnsi="Times New Roman"/>
                <w:spacing w:val="-2"/>
                <w:w w:val="101"/>
                <w:sz w:val="18"/>
                <w:szCs w:val="18"/>
              </w:rPr>
              <w:t>D</w:t>
            </w:r>
            <w:r w:rsidRPr="00D5163E">
              <w:rPr>
                <w:rFonts w:ascii="Times New Roman" w:hAnsi="Times New Roman"/>
                <w:spacing w:val="1"/>
                <w:w w:val="101"/>
                <w:sz w:val="18"/>
                <w:szCs w:val="18"/>
              </w:rPr>
              <w:t>)</w:t>
            </w:r>
            <w:r w:rsidRPr="00D5163E">
              <w:rPr>
                <w:rFonts w:ascii="Times New Roman" w:hAnsi="Times New Roman"/>
                <w:w w:val="101"/>
                <w:sz w:val="18"/>
                <w:szCs w:val="18"/>
              </w:rPr>
              <w:t xml:space="preserve">. </w:t>
            </w:r>
            <w:r w:rsidRPr="00D5163E">
              <w:rPr>
                <w:rFonts w:ascii="Times New Roman" w:hAnsi="Times New Roman"/>
                <w:spacing w:val="-6"/>
                <w:sz w:val="18"/>
                <w:szCs w:val="18"/>
              </w:rPr>
              <w:t>T</w:t>
            </w:r>
            <w:r w:rsidRPr="00D5163E">
              <w:rPr>
                <w:rFonts w:ascii="Times New Roman" w:hAnsi="Times New Roman"/>
                <w:sz w:val="18"/>
                <w:szCs w:val="18"/>
              </w:rPr>
              <w:t>h</w:t>
            </w:r>
            <w:r w:rsidRPr="00D5163E">
              <w:rPr>
                <w:rFonts w:ascii="Times New Roman" w:hAnsi="Times New Roman"/>
                <w:spacing w:val="-5"/>
                <w:sz w:val="18"/>
                <w:szCs w:val="18"/>
              </w:rPr>
              <w:t>u</w:t>
            </w:r>
            <w:r w:rsidRPr="00D5163E">
              <w:rPr>
                <w:rFonts w:ascii="Times New Roman" w:hAnsi="Times New Roman"/>
                <w:spacing w:val="1"/>
                <w:sz w:val="18"/>
                <w:szCs w:val="18"/>
              </w:rPr>
              <w:t>s</w:t>
            </w:r>
            <w:r w:rsidRPr="00D5163E">
              <w:rPr>
                <w:rFonts w:ascii="Times New Roman" w:hAnsi="Times New Roman"/>
                <w:sz w:val="18"/>
                <w:szCs w:val="18"/>
              </w:rPr>
              <w:t>,</w:t>
            </w:r>
            <w:r w:rsidRPr="00D5163E">
              <w:rPr>
                <w:rFonts w:ascii="Times New Roman" w:hAnsi="Times New Roman"/>
                <w:spacing w:val="9"/>
                <w:sz w:val="18"/>
                <w:szCs w:val="18"/>
              </w:rPr>
              <w:t xml:space="preserve"> </w:t>
            </w:r>
            <w:r w:rsidRPr="00D5163E">
              <w:rPr>
                <w:rFonts w:ascii="Times New Roman" w:hAnsi="Times New Roman"/>
                <w:spacing w:val="5"/>
                <w:sz w:val="18"/>
                <w:szCs w:val="18"/>
              </w:rPr>
              <w:t>a</w:t>
            </w:r>
            <w:r w:rsidRPr="00D5163E">
              <w:rPr>
                <w:rFonts w:ascii="Times New Roman" w:hAnsi="Times New Roman"/>
                <w:spacing w:val="-5"/>
                <w:sz w:val="18"/>
                <w:szCs w:val="18"/>
              </w:rPr>
              <w:t>nnu</w:t>
            </w:r>
            <w:r w:rsidRPr="00D5163E">
              <w:rPr>
                <w:rFonts w:ascii="Times New Roman" w:hAnsi="Times New Roman"/>
                <w:spacing w:val="5"/>
                <w:sz w:val="18"/>
                <w:szCs w:val="18"/>
              </w:rPr>
              <w:t>a</w:t>
            </w:r>
            <w:r w:rsidRPr="00D5163E">
              <w:rPr>
                <w:rFonts w:ascii="Times New Roman" w:hAnsi="Times New Roman"/>
                <w:spacing w:val="-3"/>
                <w:sz w:val="18"/>
                <w:szCs w:val="18"/>
              </w:rPr>
              <w:t>l</w:t>
            </w:r>
            <w:r w:rsidRPr="00D5163E">
              <w:rPr>
                <w:rFonts w:ascii="Times New Roman" w:hAnsi="Times New Roman"/>
                <w:spacing w:val="2"/>
                <w:sz w:val="18"/>
                <w:szCs w:val="18"/>
              </w:rPr>
              <w:t>l</w:t>
            </w:r>
            <w:r w:rsidRPr="00D5163E">
              <w:rPr>
                <w:rFonts w:ascii="Times New Roman" w:hAnsi="Times New Roman"/>
                <w:sz w:val="18"/>
                <w:szCs w:val="18"/>
              </w:rPr>
              <w:t>y</w:t>
            </w:r>
            <w:r w:rsidRPr="00D5163E">
              <w:rPr>
                <w:rFonts w:ascii="Times New Roman" w:hAnsi="Times New Roman"/>
                <w:spacing w:val="4"/>
                <w:sz w:val="18"/>
                <w:szCs w:val="18"/>
              </w:rPr>
              <w:t xml:space="preserve"> </w:t>
            </w:r>
            <w:r w:rsidRPr="00D5163E">
              <w:rPr>
                <w:rFonts w:ascii="Times New Roman" w:hAnsi="Times New Roman"/>
                <w:spacing w:val="2"/>
                <w:sz w:val="18"/>
                <w:szCs w:val="18"/>
              </w:rPr>
              <w:t>t</w:t>
            </w:r>
            <w:r w:rsidRPr="00D5163E">
              <w:rPr>
                <w:rFonts w:ascii="Times New Roman" w:hAnsi="Times New Roman"/>
                <w:sz w:val="18"/>
                <w:szCs w:val="18"/>
              </w:rPr>
              <w:t>he</w:t>
            </w:r>
            <w:r w:rsidRPr="00D5163E">
              <w:rPr>
                <w:rFonts w:ascii="Times New Roman" w:hAnsi="Times New Roman"/>
                <w:spacing w:val="5"/>
                <w:sz w:val="18"/>
                <w:szCs w:val="18"/>
              </w:rPr>
              <w:t xml:space="preserve"> </w:t>
            </w:r>
            <w:r w:rsidRPr="00D5163E">
              <w:rPr>
                <w:rFonts w:ascii="Times New Roman" w:hAnsi="Times New Roman"/>
                <w:spacing w:val="-3"/>
                <w:sz w:val="18"/>
                <w:szCs w:val="18"/>
              </w:rPr>
              <w:t>mi</w:t>
            </w:r>
            <w:r w:rsidRPr="00D5163E">
              <w:rPr>
                <w:rFonts w:ascii="Times New Roman" w:hAnsi="Times New Roman"/>
                <w:spacing w:val="2"/>
                <w:sz w:val="18"/>
                <w:szCs w:val="18"/>
              </w:rPr>
              <w:t>t</w:t>
            </w:r>
            <w:r w:rsidRPr="00D5163E">
              <w:rPr>
                <w:rFonts w:ascii="Times New Roman" w:hAnsi="Times New Roman"/>
                <w:spacing w:val="-3"/>
                <w:sz w:val="18"/>
                <w:szCs w:val="18"/>
              </w:rPr>
              <w:t>i</w:t>
            </w:r>
            <w:r w:rsidRPr="00D5163E">
              <w:rPr>
                <w:rFonts w:ascii="Times New Roman" w:hAnsi="Times New Roman"/>
                <w:sz w:val="18"/>
                <w:szCs w:val="18"/>
              </w:rPr>
              <w:t>ga</w:t>
            </w:r>
            <w:r w:rsidRPr="00D5163E">
              <w:rPr>
                <w:rFonts w:ascii="Times New Roman" w:hAnsi="Times New Roman"/>
                <w:spacing w:val="2"/>
                <w:sz w:val="18"/>
                <w:szCs w:val="18"/>
              </w:rPr>
              <w:t>t</w:t>
            </w:r>
            <w:r w:rsidRPr="00D5163E">
              <w:rPr>
                <w:rFonts w:ascii="Times New Roman" w:hAnsi="Times New Roman"/>
                <w:spacing w:val="-3"/>
                <w:sz w:val="18"/>
                <w:szCs w:val="18"/>
              </w:rPr>
              <w:t>i</w:t>
            </w:r>
            <w:r w:rsidRPr="00D5163E">
              <w:rPr>
                <w:rFonts w:ascii="Times New Roman" w:hAnsi="Times New Roman"/>
                <w:spacing w:val="5"/>
                <w:sz w:val="18"/>
                <w:szCs w:val="18"/>
              </w:rPr>
              <w:t>o</w:t>
            </w:r>
            <w:r w:rsidRPr="00D5163E">
              <w:rPr>
                <w:rFonts w:ascii="Times New Roman" w:hAnsi="Times New Roman"/>
                <w:sz w:val="18"/>
                <w:szCs w:val="18"/>
              </w:rPr>
              <w:t>n ac</w:t>
            </w:r>
            <w:r w:rsidRPr="00D5163E">
              <w:rPr>
                <w:rFonts w:ascii="Times New Roman" w:hAnsi="Times New Roman"/>
                <w:spacing w:val="2"/>
                <w:sz w:val="18"/>
                <w:szCs w:val="18"/>
              </w:rPr>
              <w:t>t</w:t>
            </w:r>
            <w:r w:rsidRPr="00D5163E">
              <w:rPr>
                <w:rFonts w:ascii="Times New Roman" w:hAnsi="Times New Roman"/>
                <w:spacing w:val="-3"/>
                <w:sz w:val="18"/>
                <w:szCs w:val="18"/>
              </w:rPr>
              <w:t>i</w:t>
            </w:r>
            <w:r w:rsidRPr="00D5163E">
              <w:rPr>
                <w:rFonts w:ascii="Times New Roman" w:hAnsi="Times New Roman"/>
                <w:spacing w:val="5"/>
                <w:sz w:val="18"/>
                <w:szCs w:val="18"/>
              </w:rPr>
              <w:t>o</w:t>
            </w:r>
            <w:r w:rsidRPr="00D5163E">
              <w:rPr>
                <w:rFonts w:ascii="Times New Roman" w:hAnsi="Times New Roman"/>
                <w:spacing w:val="-10"/>
                <w:sz w:val="18"/>
                <w:szCs w:val="18"/>
              </w:rPr>
              <w:t>n</w:t>
            </w:r>
            <w:r w:rsidRPr="00D5163E">
              <w:rPr>
                <w:rFonts w:ascii="Times New Roman" w:hAnsi="Times New Roman"/>
                <w:sz w:val="18"/>
                <w:szCs w:val="18"/>
              </w:rPr>
              <w:t>s</w:t>
            </w:r>
            <w:r w:rsidRPr="00D5163E">
              <w:rPr>
                <w:rFonts w:ascii="Times New Roman" w:hAnsi="Times New Roman"/>
                <w:spacing w:val="8"/>
                <w:sz w:val="18"/>
                <w:szCs w:val="18"/>
              </w:rPr>
              <w:t xml:space="preserve"> </w:t>
            </w:r>
            <w:r w:rsidRPr="00D5163E">
              <w:rPr>
                <w:rFonts w:ascii="Times New Roman" w:hAnsi="Times New Roman"/>
                <w:spacing w:val="2"/>
                <w:sz w:val="18"/>
                <w:szCs w:val="18"/>
              </w:rPr>
              <w:t>w</w:t>
            </w:r>
            <w:r w:rsidRPr="00D5163E">
              <w:rPr>
                <w:rFonts w:ascii="Times New Roman" w:hAnsi="Times New Roman"/>
                <w:spacing w:val="-3"/>
                <w:sz w:val="18"/>
                <w:szCs w:val="18"/>
              </w:rPr>
              <w:t>il</w:t>
            </w:r>
            <w:r w:rsidRPr="00D5163E">
              <w:rPr>
                <w:rFonts w:ascii="Times New Roman" w:hAnsi="Times New Roman"/>
                <w:sz w:val="18"/>
                <w:szCs w:val="18"/>
              </w:rPr>
              <w:t>l</w:t>
            </w:r>
            <w:r w:rsidRPr="00D5163E">
              <w:rPr>
                <w:rFonts w:ascii="Times New Roman" w:hAnsi="Times New Roman"/>
                <w:spacing w:val="7"/>
                <w:sz w:val="18"/>
                <w:szCs w:val="18"/>
              </w:rPr>
              <w:t xml:space="preserve"> </w:t>
            </w:r>
            <w:r w:rsidRPr="00D5163E">
              <w:rPr>
                <w:rFonts w:ascii="Times New Roman" w:hAnsi="Times New Roman"/>
                <w:spacing w:val="-5"/>
                <w:sz w:val="18"/>
                <w:szCs w:val="18"/>
              </w:rPr>
              <w:t>b</w:t>
            </w:r>
            <w:r w:rsidRPr="00D5163E">
              <w:rPr>
                <w:rFonts w:ascii="Times New Roman" w:hAnsi="Times New Roman"/>
                <w:sz w:val="18"/>
                <w:szCs w:val="18"/>
              </w:rPr>
              <w:t>e</w:t>
            </w:r>
            <w:r w:rsidRPr="00D5163E">
              <w:rPr>
                <w:rFonts w:ascii="Times New Roman" w:hAnsi="Times New Roman"/>
                <w:spacing w:val="4"/>
                <w:sz w:val="18"/>
                <w:szCs w:val="18"/>
              </w:rPr>
              <w:t xml:space="preserve"> </w:t>
            </w:r>
            <w:r w:rsidRPr="00D5163E">
              <w:rPr>
                <w:rFonts w:ascii="Times New Roman" w:hAnsi="Times New Roman"/>
                <w:sz w:val="18"/>
                <w:szCs w:val="18"/>
              </w:rPr>
              <w:t>p</w:t>
            </w:r>
            <w:r w:rsidRPr="00D5163E">
              <w:rPr>
                <w:rFonts w:ascii="Times New Roman" w:hAnsi="Times New Roman"/>
                <w:spacing w:val="-3"/>
                <w:sz w:val="18"/>
                <w:szCs w:val="18"/>
              </w:rPr>
              <w:t>l</w:t>
            </w:r>
            <w:r w:rsidRPr="00D5163E">
              <w:rPr>
                <w:rFonts w:ascii="Times New Roman" w:hAnsi="Times New Roman"/>
                <w:spacing w:val="5"/>
                <w:sz w:val="18"/>
                <w:szCs w:val="18"/>
              </w:rPr>
              <w:t>a</w:t>
            </w:r>
            <w:r w:rsidRPr="00D5163E">
              <w:rPr>
                <w:rFonts w:ascii="Times New Roman" w:hAnsi="Times New Roman"/>
                <w:spacing w:val="-5"/>
                <w:sz w:val="18"/>
                <w:szCs w:val="18"/>
              </w:rPr>
              <w:t>nn</w:t>
            </w:r>
            <w:r w:rsidRPr="00D5163E">
              <w:rPr>
                <w:rFonts w:ascii="Times New Roman" w:hAnsi="Times New Roman"/>
                <w:sz w:val="18"/>
                <w:szCs w:val="18"/>
              </w:rPr>
              <w:t>ed</w:t>
            </w:r>
            <w:r w:rsidRPr="00D5163E">
              <w:rPr>
                <w:rFonts w:ascii="Times New Roman" w:hAnsi="Times New Roman"/>
                <w:spacing w:val="8"/>
                <w:sz w:val="18"/>
                <w:szCs w:val="18"/>
              </w:rPr>
              <w:t xml:space="preserve"> </w:t>
            </w:r>
            <w:r w:rsidRPr="00D5163E">
              <w:rPr>
                <w:rFonts w:ascii="Times New Roman" w:hAnsi="Times New Roman"/>
                <w:spacing w:val="5"/>
                <w:sz w:val="18"/>
                <w:szCs w:val="18"/>
              </w:rPr>
              <w:t>a</w:t>
            </w:r>
            <w:r w:rsidRPr="00D5163E">
              <w:rPr>
                <w:rFonts w:ascii="Times New Roman" w:hAnsi="Times New Roman"/>
                <w:spacing w:val="-10"/>
                <w:sz w:val="18"/>
                <w:szCs w:val="18"/>
              </w:rPr>
              <w:t>n</w:t>
            </w:r>
            <w:r w:rsidRPr="00D5163E">
              <w:rPr>
                <w:rFonts w:ascii="Times New Roman" w:hAnsi="Times New Roman"/>
                <w:sz w:val="18"/>
                <w:szCs w:val="18"/>
              </w:rPr>
              <w:t>d</w:t>
            </w:r>
            <w:r w:rsidRPr="00D5163E">
              <w:rPr>
                <w:rFonts w:ascii="Times New Roman" w:hAnsi="Times New Roman"/>
                <w:spacing w:val="9"/>
                <w:sz w:val="18"/>
                <w:szCs w:val="18"/>
              </w:rPr>
              <w:t xml:space="preserve"> </w:t>
            </w:r>
            <w:r w:rsidRPr="00D5163E">
              <w:rPr>
                <w:rFonts w:ascii="Times New Roman" w:hAnsi="Times New Roman"/>
                <w:sz w:val="18"/>
                <w:szCs w:val="18"/>
              </w:rPr>
              <w:t>b</w:t>
            </w:r>
            <w:r w:rsidRPr="00D5163E">
              <w:rPr>
                <w:rFonts w:ascii="Times New Roman" w:hAnsi="Times New Roman"/>
                <w:spacing w:val="-5"/>
                <w:sz w:val="18"/>
                <w:szCs w:val="18"/>
              </w:rPr>
              <w:t>u</w:t>
            </w:r>
            <w:r w:rsidRPr="00D5163E">
              <w:rPr>
                <w:rFonts w:ascii="Times New Roman" w:hAnsi="Times New Roman"/>
                <w:sz w:val="18"/>
                <w:szCs w:val="18"/>
              </w:rPr>
              <w:t>dge</w:t>
            </w:r>
            <w:r w:rsidRPr="00D5163E">
              <w:rPr>
                <w:rFonts w:ascii="Times New Roman" w:hAnsi="Times New Roman"/>
                <w:spacing w:val="2"/>
                <w:sz w:val="18"/>
                <w:szCs w:val="18"/>
              </w:rPr>
              <w:t>t</w:t>
            </w:r>
            <w:r w:rsidRPr="00D5163E">
              <w:rPr>
                <w:rFonts w:ascii="Times New Roman" w:hAnsi="Times New Roman"/>
                <w:spacing w:val="-4"/>
                <w:sz w:val="18"/>
                <w:szCs w:val="18"/>
              </w:rPr>
              <w:t>e</w:t>
            </w:r>
            <w:r w:rsidRPr="00D5163E">
              <w:rPr>
                <w:rFonts w:ascii="Times New Roman" w:hAnsi="Times New Roman"/>
                <w:sz w:val="18"/>
                <w:szCs w:val="18"/>
              </w:rPr>
              <w:t>d.</w:t>
            </w:r>
            <w:r w:rsidRPr="00D5163E">
              <w:rPr>
                <w:rFonts w:ascii="Times New Roman" w:hAnsi="Times New Roman"/>
                <w:spacing w:val="12"/>
                <w:sz w:val="18"/>
                <w:szCs w:val="18"/>
              </w:rPr>
              <w:t xml:space="preserve"> </w:t>
            </w:r>
            <w:r w:rsidRPr="00D5163E">
              <w:rPr>
                <w:rFonts w:ascii="Times New Roman" w:hAnsi="Times New Roman"/>
                <w:spacing w:val="-1"/>
                <w:sz w:val="18"/>
                <w:szCs w:val="18"/>
              </w:rPr>
              <w:t>S</w:t>
            </w:r>
            <w:r w:rsidRPr="00D5163E">
              <w:rPr>
                <w:rFonts w:ascii="Times New Roman" w:hAnsi="Times New Roman"/>
                <w:sz w:val="18"/>
                <w:szCs w:val="18"/>
              </w:rPr>
              <w:t>e</w:t>
            </w:r>
            <w:r w:rsidRPr="00D5163E">
              <w:rPr>
                <w:rFonts w:ascii="Times New Roman" w:hAnsi="Times New Roman"/>
                <w:spacing w:val="-4"/>
                <w:sz w:val="18"/>
                <w:szCs w:val="18"/>
              </w:rPr>
              <w:t>c</w:t>
            </w:r>
            <w:r w:rsidRPr="00D5163E">
              <w:rPr>
                <w:rFonts w:ascii="Times New Roman" w:hAnsi="Times New Roman"/>
                <w:sz w:val="18"/>
                <w:szCs w:val="18"/>
              </w:rPr>
              <w:t>o</w:t>
            </w:r>
            <w:r w:rsidRPr="00D5163E">
              <w:rPr>
                <w:rFonts w:ascii="Times New Roman" w:hAnsi="Times New Roman"/>
                <w:spacing w:val="-10"/>
                <w:sz w:val="18"/>
                <w:szCs w:val="18"/>
              </w:rPr>
              <w:t>n</w:t>
            </w:r>
            <w:r w:rsidRPr="00D5163E">
              <w:rPr>
                <w:rFonts w:ascii="Times New Roman" w:hAnsi="Times New Roman"/>
                <w:sz w:val="18"/>
                <w:szCs w:val="18"/>
              </w:rPr>
              <w:t>d</w:t>
            </w:r>
            <w:r w:rsidRPr="00D5163E">
              <w:rPr>
                <w:rFonts w:ascii="Times New Roman" w:hAnsi="Times New Roman"/>
                <w:spacing w:val="2"/>
                <w:sz w:val="18"/>
                <w:szCs w:val="18"/>
              </w:rPr>
              <w:t>l</w:t>
            </w:r>
            <w:r w:rsidRPr="00D5163E">
              <w:rPr>
                <w:rFonts w:ascii="Times New Roman" w:hAnsi="Times New Roman"/>
                <w:spacing w:val="-5"/>
                <w:sz w:val="18"/>
                <w:szCs w:val="18"/>
              </w:rPr>
              <w:t>y</w:t>
            </w:r>
            <w:r w:rsidRPr="00D5163E">
              <w:rPr>
                <w:rFonts w:ascii="Times New Roman" w:hAnsi="Times New Roman"/>
                <w:sz w:val="18"/>
                <w:szCs w:val="18"/>
              </w:rPr>
              <w:t>,</w:t>
            </w:r>
            <w:r w:rsidRPr="00D5163E">
              <w:rPr>
                <w:rFonts w:ascii="Times New Roman" w:hAnsi="Times New Roman"/>
                <w:spacing w:val="12"/>
                <w:sz w:val="18"/>
                <w:szCs w:val="18"/>
              </w:rPr>
              <w:t xml:space="preserve"> </w:t>
            </w:r>
            <w:r w:rsidRPr="00D5163E">
              <w:rPr>
                <w:rFonts w:ascii="Times New Roman" w:hAnsi="Times New Roman"/>
                <w:spacing w:val="2"/>
                <w:sz w:val="18"/>
                <w:szCs w:val="18"/>
              </w:rPr>
              <w:t>t</w:t>
            </w:r>
            <w:r w:rsidRPr="00D5163E">
              <w:rPr>
                <w:rFonts w:ascii="Times New Roman" w:hAnsi="Times New Roman"/>
                <w:sz w:val="18"/>
                <w:szCs w:val="18"/>
              </w:rPr>
              <w:t>he</w:t>
            </w:r>
            <w:r w:rsidRPr="00D5163E">
              <w:rPr>
                <w:rFonts w:ascii="Times New Roman" w:hAnsi="Times New Roman"/>
                <w:spacing w:val="5"/>
                <w:sz w:val="18"/>
                <w:szCs w:val="18"/>
              </w:rPr>
              <w:t xml:space="preserve"> </w:t>
            </w:r>
            <w:r w:rsidRPr="00D5163E">
              <w:rPr>
                <w:rFonts w:ascii="Times New Roman" w:hAnsi="Times New Roman"/>
                <w:spacing w:val="1"/>
                <w:sz w:val="18"/>
                <w:szCs w:val="18"/>
              </w:rPr>
              <w:t>s</w:t>
            </w:r>
            <w:r w:rsidRPr="00D5163E">
              <w:rPr>
                <w:rFonts w:ascii="Times New Roman" w:hAnsi="Times New Roman"/>
                <w:sz w:val="18"/>
                <w:szCs w:val="18"/>
              </w:rPr>
              <w:t>ca</w:t>
            </w:r>
            <w:r w:rsidRPr="00D5163E">
              <w:rPr>
                <w:rFonts w:ascii="Times New Roman" w:hAnsi="Times New Roman"/>
                <w:spacing w:val="-3"/>
                <w:sz w:val="18"/>
                <w:szCs w:val="18"/>
              </w:rPr>
              <w:t>l</w:t>
            </w:r>
            <w:r w:rsidRPr="00D5163E">
              <w:rPr>
                <w:rFonts w:ascii="Times New Roman" w:hAnsi="Times New Roman"/>
                <w:sz w:val="18"/>
                <w:szCs w:val="18"/>
              </w:rPr>
              <w:t>e</w:t>
            </w:r>
            <w:r w:rsidRPr="00D5163E">
              <w:rPr>
                <w:rFonts w:ascii="Times New Roman" w:hAnsi="Times New Roman"/>
                <w:spacing w:val="6"/>
                <w:sz w:val="18"/>
                <w:szCs w:val="18"/>
              </w:rPr>
              <w:t xml:space="preserve"> </w:t>
            </w:r>
            <w:r w:rsidRPr="00D5163E">
              <w:rPr>
                <w:rFonts w:ascii="Times New Roman" w:hAnsi="Times New Roman"/>
                <w:spacing w:val="-5"/>
                <w:sz w:val="18"/>
                <w:szCs w:val="18"/>
              </w:rPr>
              <w:t>u</w:t>
            </w:r>
            <w:r w:rsidRPr="00D5163E">
              <w:rPr>
                <w:rFonts w:ascii="Times New Roman" w:hAnsi="Times New Roman"/>
                <w:sz w:val="18"/>
                <w:szCs w:val="18"/>
              </w:rPr>
              <w:t>p</w:t>
            </w:r>
            <w:r w:rsidRPr="00D5163E">
              <w:rPr>
                <w:rFonts w:ascii="Times New Roman" w:hAnsi="Times New Roman"/>
                <w:spacing w:val="4"/>
                <w:sz w:val="18"/>
                <w:szCs w:val="18"/>
              </w:rPr>
              <w:t xml:space="preserve"> </w:t>
            </w:r>
            <w:r w:rsidRPr="00D5163E">
              <w:rPr>
                <w:rFonts w:ascii="Times New Roman" w:hAnsi="Times New Roman"/>
                <w:spacing w:val="-3"/>
                <w:sz w:val="18"/>
                <w:szCs w:val="18"/>
              </w:rPr>
              <w:t>i</w:t>
            </w:r>
            <w:r w:rsidRPr="00D5163E">
              <w:rPr>
                <w:rFonts w:ascii="Times New Roman" w:hAnsi="Times New Roman"/>
                <w:sz w:val="18"/>
                <w:szCs w:val="18"/>
              </w:rPr>
              <w:t>s</w:t>
            </w:r>
            <w:r w:rsidRPr="00D5163E">
              <w:rPr>
                <w:rFonts w:ascii="Times New Roman" w:hAnsi="Times New Roman"/>
                <w:spacing w:val="4"/>
                <w:sz w:val="18"/>
                <w:szCs w:val="18"/>
              </w:rPr>
              <w:t xml:space="preserve"> </w:t>
            </w:r>
            <w:r w:rsidRPr="00D5163E">
              <w:rPr>
                <w:rFonts w:ascii="Times New Roman" w:hAnsi="Times New Roman"/>
                <w:sz w:val="18"/>
                <w:szCs w:val="18"/>
              </w:rPr>
              <w:t>a</w:t>
            </w:r>
            <w:r w:rsidRPr="00D5163E">
              <w:rPr>
                <w:rFonts w:ascii="Times New Roman" w:hAnsi="Times New Roman"/>
                <w:spacing w:val="-3"/>
                <w:sz w:val="18"/>
                <w:szCs w:val="18"/>
              </w:rPr>
              <w:t>l</w:t>
            </w:r>
            <w:r w:rsidRPr="00D5163E">
              <w:rPr>
                <w:rFonts w:ascii="Times New Roman" w:hAnsi="Times New Roman"/>
                <w:spacing w:val="1"/>
                <w:sz w:val="18"/>
                <w:szCs w:val="18"/>
              </w:rPr>
              <w:t>s</w:t>
            </w:r>
            <w:r w:rsidRPr="00D5163E">
              <w:rPr>
                <w:rFonts w:ascii="Times New Roman" w:hAnsi="Times New Roman"/>
                <w:sz w:val="18"/>
                <w:szCs w:val="18"/>
              </w:rPr>
              <w:t>o</w:t>
            </w:r>
            <w:r w:rsidRPr="00D5163E">
              <w:rPr>
                <w:rFonts w:ascii="Times New Roman" w:hAnsi="Times New Roman"/>
                <w:spacing w:val="5"/>
                <w:sz w:val="18"/>
                <w:szCs w:val="18"/>
              </w:rPr>
              <w:t xml:space="preserve"> </w:t>
            </w:r>
            <w:r w:rsidRPr="00D5163E">
              <w:rPr>
                <w:rFonts w:ascii="Times New Roman" w:hAnsi="Times New Roman"/>
                <w:spacing w:val="4"/>
                <w:sz w:val="18"/>
                <w:szCs w:val="18"/>
              </w:rPr>
              <w:t>e</w:t>
            </w:r>
            <w:r w:rsidRPr="00D5163E">
              <w:rPr>
                <w:rFonts w:ascii="Times New Roman" w:hAnsi="Times New Roman"/>
                <w:sz w:val="18"/>
                <w:szCs w:val="18"/>
              </w:rPr>
              <w:t>xpe</w:t>
            </w:r>
            <w:r w:rsidRPr="00D5163E">
              <w:rPr>
                <w:rFonts w:ascii="Times New Roman" w:hAnsi="Times New Roman"/>
                <w:spacing w:val="-4"/>
                <w:sz w:val="18"/>
                <w:szCs w:val="18"/>
              </w:rPr>
              <w:t>c</w:t>
            </w:r>
            <w:r w:rsidRPr="00D5163E">
              <w:rPr>
                <w:rFonts w:ascii="Times New Roman" w:hAnsi="Times New Roman"/>
                <w:spacing w:val="2"/>
                <w:sz w:val="18"/>
                <w:szCs w:val="18"/>
              </w:rPr>
              <w:t>t</w:t>
            </w:r>
            <w:r w:rsidRPr="00D5163E">
              <w:rPr>
                <w:rFonts w:ascii="Times New Roman" w:hAnsi="Times New Roman"/>
                <w:sz w:val="18"/>
                <w:szCs w:val="18"/>
              </w:rPr>
              <w:t>ed</w:t>
            </w:r>
            <w:r w:rsidRPr="00D5163E">
              <w:rPr>
                <w:rFonts w:ascii="Times New Roman" w:hAnsi="Times New Roman"/>
                <w:spacing w:val="4"/>
                <w:sz w:val="18"/>
                <w:szCs w:val="18"/>
              </w:rPr>
              <w:t xml:space="preserve"> </w:t>
            </w:r>
            <w:r w:rsidRPr="00D5163E">
              <w:rPr>
                <w:rFonts w:ascii="Times New Roman" w:hAnsi="Times New Roman"/>
                <w:spacing w:val="2"/>
                <w:sz w:val="18"/>
                <w:szCs w:val="18"/>
              </w:rPr>
              <w:t>t</w:t>
            </w:r>
            <w:r w:rsidRPr="00D5163E">
              <w:rPr>
                <w:rFonts w:ascii="Times New Roman" w:hAnsi="Times New Roman"/>
                <w:sz w:val="18"/>
                <w:szCs w:val="18"/>
              </w:rPr>
              <w:t>o</w:t>
            </w:r>
            <w:r w:rsidRPr="00D5163E">
              <w:rPr>
                <w:rFonts w:ascii="Times New Roman" w:hAnsi="Times New Roman"/>
                <w:spacing w:val="4"/>
                <w:sz w:val="18"/>
                <w:szCs w:val="18"/>
              </w:rPr>
              <w:t xml:space="preserve"> </w:t>
            </w:r>
            <w:r w:rsidRPr="00D5163E">
              <w:rPr>
                <w:rFonts w:ascii="Times New Roman" w:hAnsi="Times New Roman"/>
                <w:spacing w:val="1"/>
                <w:sz w:val="18"/>
                <w:szCs w:val="18"/>
              </w:rPr>
              <w:t>r</w:t>
            </w:r>
            <w:r w:rsidRPr="00D5163E">
              <w:rPr>
                <w:rFonts w:ascii="Times New Roman" w:hAnsi="Times New Roman"/>
                <w:sz w:val="18"/>
                <w:szCs w:val="18"/>
              </w:rPr>
              <w:t>e</w:t>
            </w:r>
            <w:r w:rsidRPr="00D5163E">
              <w:rPr>
                <w:rFonts w:ascii="Times New Roman" w:hAnsi="Times New Roman"/>
                <w:spacing w:val="1"/>
                <w:sz w:val="18"/>
                <w:szCs w:val="18"/>
              </w:rPr>
              <w:t>s</w:t>
            </w:r>
            <w:r w:rsidRPr="00D5163E">
              <w:rPr>
                <w:rFonts w:ascii="Times New Roman" w:hAnsi="Times New Roman"/>
                <w:spacing w:val="-5"/>
                <w:sz w:val="18"/>
                <w:szCs w:val="18"/>
              </w:rPr>
              <w:t>u</w:t>
            </w:r>
            <w:r w:rsidRPr="00D5163E">
              <w:rPr>
                <w:rFonts w:ascii="Times New Roman" w:hAnsi="Times New Roman"/>
                <w:spacing w:val="-3"/>
                <w:sz w:val="18"/>
                <w:szCs w:val="18"/>
              </w:rPr>
              <w:t>l</w:t>
            </w:r>
            <w:r w:rsidRPr="00D5163E">
              <w:rPr>
                <w:rFonts w:ascii="Times New Roman" w:hAnsi="Times New Roman"/>
                <w:spacing w:val="2"/>
                <w:sz w:val="18"/>
                <w:szCs w:val="18"/>
              </w:rPr>
              <w:t>t</w:t>
            </w:r>
            <w:r w:rsidRPr="00D5163E">
              <w:rPr>
                <w:rFonts w:ascii="Times New Roman" w:hAnsi="Times New Roman"/>
                <w:spacing w:val="8"/>
                <w:sz w:val="18"/>
                <w:szCs w:val="18"/>
              </w:rPr>
              <w:t xml:space="preserve"> </w:t>
            </w:r>
            <w:r w:rsidRPr="00D5163E">
              <w:rPr>
                <w:rFonts w:ascii="Times New Roman" w:hAnsi="Times New Roman"/>
                <w:spacing w:val="-3"/>
                <w:sz w:val="18"/>
                <w:szCs w:val="18"/>
              </w:rPr>
              <w:t>f</w:t>
            </w:r>
            <w:r w:rsidRPr="00D5163E">
              <w:rPr>
                <w:rFonts w:ascii="Times New Roman" w:hAnsi="Times New Roman"/>
                <w:spacing w:val="2"/>
                <w:sz w:val="18"/>
                <w:szCs w:val="18"/>
              </w:rPr>
              <w:t>r</w:t>
            </w:r>
            <w:r w:rsidRPr="00D5163E">
              <w:rPr>
                <w:rFonts w:ascii="Times New Roman" w:hAnsi="Times New Roman"/>
                <w:sz w:val="18"/>
                <w:szCs w:val="18"/>
              </w:rPr>
              <w:t>om</w:t>
            </w:r>
            <w:r w:rsidRPr="00D5163E">
              <w:rPr>
                <w:rFonts w:ascii="Times New Roman" w:hAnsi="Times New Roman"/>
                <w:spacing w:val="3"/>
                <w:sz w:val="18"/>
                <w:szCs w:val="18"/>
              </w:rPr>
              <w:t xml:space="preserve"> </w:t>
            </w:r>
            <w:r w:rsidRPr="00D5163E">
              <w:rPr>
                <w:rFonts w:ascii="Times New Roman" w:hAnsi="Times New Roman"/>
                <w:sz w:val="18"/>
                <w:szCs w:val="18"/>
              </w:rPr>
              <w:t>e</w:t>
            </w:r>
            <w:r w:rsidRPr="00D5163E">
              <w:rPr>
                <w:rFonts w:ascii="Times New Roman" w:hAnsi="Times New Roman"/>
                <w:spacing w:val="-4"/>
                <w:sz w:val="18"/>
                <w:szCs w:val="18"/>
              </w:rPr>
              <w:t>s</w:t>
            </w:r>
            <w:r w:rsidRPr="00D5163E">
              <w:rPr>
                <w:rFonts w:ascii="Times New Roman" w:hAnsi="Times New Roman"/>
                <w:spacing w:val="2"/>
                <w:sz w:val="18"/>
                <w:szCs w:val="18"/>
              </w:rPr>
              <w:t>t</w:t>
            </w:r>
            <w:r w:rsidRPr="00D5163E">
              <w:rPr>
                <w:rFonts w:ascii="Times New Roman" w:hAnsi="Times New Roman"/>
                <w:spacing w:val="-4"/>
                <w:sz w:val="18"/>
                <w:szCs w:val="18"/>
              </w:rPr>
              <w:t>a</w:t>
            </w:r>
            <w:r w:rsidRPr="00D5163E">
              <w:rPr>
                <w:rFonts w:ascii="Times New Roman" w:hAnsi="Times New Roman"/>
                <w:spacing w:val="-5"/>
                <w:sz w:val="18"/>
                <w:szCs w:val="18"/>
              </w:rPr>
              <w:t>b</w:t>
            </w:r>
            <w:r w:rsidRPr="00D5163E">
              <w:rPr>
                <w:rFonts w:ascii="Times New Roman" w:hAnsi="Times New Roman"/>
                <w:spacing w:val="2"/>
                <w:sz w:val="18"/>
                <w:szCs w:val="18"/>
              </w:rPr>
              <w:t>l</w:t>
            </w:r>
            <w:r w:rsidRPr="00D5163E">
              <w:rPr>
                <w:rFonts w:ascii="Times New Roman" w:hAnsi="Times New Roman"/>
                <w:spacing w:val="-3"/>
                <w:sz w:val="18"/>
                <w:szCs w:val="18"/>
              </w:rPr>
              <w:t>i</w:t>
            </w:r>
            <w:r w:rsidRPr="00D5163E">
              <w:rPr>
                <w:rFonts w:ascii="Times New Roman" w:hAnsi="Times New Roman"/>
                <w:spacing w:val="1"/>
                <w:sz w:val="18"/>
                <w:szCs w:val="18"/>
              </w:rPr>
              <w:t>s</w:t>
            </w:r>
            <w:r w:rsidRPr="00D5163E">
              <w:rPr>
                <w:rFonts w:ascii="Times New Roman" w:hAnsi="Times New Roman"/>
                <w:sz w:val="18"/>
                <w:szCs w:val="18"/>
              </w:rPr>
              <w:t>h</w:t>
            </w:r>
            <w:r w:rsidRPr="00D5163E">
              <w:rPr>
                <w:rFonts w:ascii="Times New Roman" w:hAnsi="Times New Roman"/>
                <w:spacing w:val="-3"/>
                <w:sz w:val="18"/>
                <w:szCs w:val="18"/>
              </w:rPr>
              <w:t>m</w:t>
            </w:r>
            <w:r w:rsidRPr="00D5163E">
              <w:rPr>
                <w:rFonts w:ascii="Times New Roman" w:hAnsi="Times New Roman"/>
                <w:sz w:val="18"/>
                <w:szCs w:val="18"/>
              </w:rPr>
              <w:t>e</w:t>
            </w:r>
            <w:r w:rsidRPr="00D5163E">
              <w:rPr>
                <w:rFonts w:ascii="Times New Roman" w:hAnsi="Times New Roman"/>
                <w:spacing w:val="-10"/>
                <w:sz w:val="18"/>
                <w:szCs w:val="18"/>
              </w:rPr>
              <w:t>n</w:t>
            </w:r>
            <w:r w:rsidRPr="00D5163E">
              <w:rPr>
                <w:rFonts w:ascii="Times New Roman" w:hAnsi="Times New Roman"/>
                <w:sz w:val="18"/>
                <w:szCs w:val="18"/>
              </w:rPr>
              <w:t>t</w:t>
            </w:r>
            <w:r w:rsidRPr="00D5163E">
              <w:rPr>
                <w:rFonts w:ascii="Times New Roman" w:hAnsi="Times New Roman"/>
                <w:spacing w:val="13"/>
                <w:sz w:val="18"/>
                <w:szCs w:val="18"/>
              </w:rPr>
              <w:t xml:space="preserve"> </w:t>
            </w:r>
            <w:r w:rsidRPr="00D5163E">
              <w:rPr>
                <w:rFonts w:ascii="Times New Roman" w:hAnsi="Times New Roman"/>
                <w:sz w:val="18"/>
                <w:szCs w:val="18"/>
              </w:rPr>
              <w:t>of</w:t>
            </w:r>
            <w:r w:rsidRPr="00D5163E">
              <w:rPr>
                <w:rFonts w:ascii="Times New Roman" w:hAnsi="Times New Roman"/>
                <w:spacing w:val="5"/>
                <w:sz w:val="18"/>
                <w:szCs w:val="18"/>
              </w:rPr>
              <w:t xml:space="preserve"> e</w:t>
            </w:r>
            <w:r w:rsidRPr="00D5163E">
              <w:rPr>
                <w:rFonts w:ascii="Times New Roman" w:hAnsi="Times New Roman"/>
                <w:spacing w:val="-10"/>
                <w:sz w:val="18"/>
                <w:szCs w:val="18"/>
              </w:rPr>
              <w:t>n</w:t>
            </w:r>
            <w:r w:rsidRPr="00D5163E">
              <w:rPr>
                <w:rFonts w:ascii="Times New Roman" w:hAnsi="Times New Roman"/>
                <w:spacing w:val="5"/>
                <w:sz w:val="18"/>
                <w:szCs w:val="18"/>
              </w:rPr>
              <w:t>a</w:t>
            </w:r>
            <w:r w:rsidRPr="00D5163E">
              <w:rPr>
                <w:rFonts w:ascii="Times New Roman" w:hAnsi="Times New Roman"/>
                <w:spacing w:val="-5"/>
                <w:sz w:val="18"/>
                <w:szCs w:val="18"/>
              </w:rPr>
              <w:t>b</w:t>
            </w:r>
            <w:r w:rsidRPr="00D5163E">
              <w:rPr>
                <w:rFonts w:ascii="Times New Roman" w:hAnsi="Times New Roman"/>
                <w:spacing w:val="-3"/>
                <w:sz w:val="18"/>
                <w:szCs w:val="18"/>
              </w:rPr>
              <w:t>l</w:t>
            </w:r>
            <w:r w:rsidRPr="00D5163E">
              <w:rPr>
                <w:rFonts w:ascii="Times New Roman" w:hAnsi="Times New Roman"/>
                <w:spacing w:val="2"/>
                <w:sz w:val="18"/>
                <w:szCs w:val="18"/>
              </w:rPr>
              <w:t>i</w:t>
            </w:r>
            <w:r w:rsidRPr="00D5163E">
              <w:rPr>
                <w:rFonts w:ascii="Times New Roman" w:hAnsi="Times New Roman"/>
                <w:spacing w:val="-5"/>
                <w:sz w:val="18"/>
                <w:szCs w:val="18"/>
              </w:rPr>
              <w:t>n</w:t>
            </w:r>
            <w:r w:rsidRPr="00D5163E">
              <w:rPr>
                <w:rFonts w:ascii="Times New Roman" w:hAnsi="Times New Roman"/>
                <w:sz w:val="18"/>
                <w:szCs w:val="18"/>
              </w:rPr>
              <w:t>g</w:t>
            </w:r>
            <w:r w:rsidRPr="00D5163E">
              <w:rPr>
                <w:rFonts w:ascii="Times New Roman" w:hAnsi="Times New Roman"/>
                <w:spacing w:val="9"/>
                <w:sz w:val="18"/>
                <w:szCs w:val="18"/>
              </w:rPr>
              <w:t xml:space="preserve"> </w:t>
            </w:r>
            <w:r w:rsidRPr="00D5163E">
              <w:rPr>
                <w:rFonts w:ascii="Times New Roman" w:hAnsi="Times New Roman"/>
                <w:spacing w:val="5"/>
                <w:sz w:val="18"/>
                <w:szCs w:val="18"/>
              </w:rPr>
              <w:t>e</w:t>
            </w:r>
            <w:r w:rsidRPr="00D5163E">
              <w:rPr>
                <w:rFonts w:ascii="Times New Roman" w:hAnsi="Times New Roman"/>
                <w:spacing w:val="-5"/>
                <w:sz w:val="18"/>
                <w:szCs w:val="18"/>
              </w:rPr>
              <w:t>n</w:t>
            </w:r>
            <w:r w:rsidRPr="00D5163E">
              <w:rPr>
                <w:rFonts w:ascii="Times New Roman" w:hAnsi="Times New Roman"/>
                <w:sz w:val="18"/>
                <w:szCs w:val="18"/>
              </w:rPr>
              <w:t>v</w:t>
            </w:r>
            <w:r w:rsidRPr="00D5163E">
              <w:rPr>
                <w:rFonts w:ascii="Times New Roman" w:hAnsi="Times New Roman"/>
                <w:spacing w:val="-3"/>
                <w:sz w:val="18"/>
                <w:szCs w:val="18"/>
              </w:rPr>
              <w:t>i</w:t>
            </w:r>
            <w:r w:rsidRPr="00D5163E">
              <w:rPr>
                <w:rFonts w:ascii="Times New Roman" w:hAnsi="Times New Roman"/>
                <w:spacing w:val="1"/>
                <w:sz w:val="18"/>
                <w:szCs w:val="18"/>
              </w:rPr>
              <w:t>r</w:t>
            </w:r>
            <w:r w:rsidRPr="00D5163E">
              <w:rPr>
                <w:rFonts w:ascii="Times New Roman" w:hAnsi="Times New Roman"/>
                <w:spacing w:val="5"/>
                <w:sz w:val="18"/>
                <w:szCs w:val="18"/>
              </w:rPr>
              <w:t>o</w:t>
            </w:r>
            <w:r w:rsidRPr="00D5163E">
              <w:rPr>
                <w:rFonts w:ascii="Times New Roman" w:hAnsi="Times New Roman"/>
                <w:spacing w:val="-10"/>
                <w:sz w:val="18"/>
                <w:szCs w:val="18"/>
              </w:rPr>
              <w:t>n</w:t>
            </w:r>
            <w:r w:rsidRPr="00D5163E">
              <w:rPr>
                <w:rFonts w:ascii="Times New Roman" w:hAnsi="Times New Roman"/>
                <w:spacing w:val="-3"/>
                <w:sz w:val="18"/>
                <w:szCs w:val="18"/>
              </w:rPr>
              <w:t>m</w:t>
            </w:r>
            <w:r w:rsidRPr="00D5163E">
              <w:rPr>
                <w:rFonts w:ascii="Times New Roman" w:hAnsi="Times New Roman"/>
                <w:spacing w:val="5"/>
                <w:sz w:val="18"/>
                <w:szCs w:val="18"/>
              </w:rPr>
              <w:t>e</w:t>
            </w:r>
            <w:r w:rsidRPr="00D5163E">
              <w:rPr>
                <w:rFonts w:ascii="Times New Roman" w:hAnsi="Times New Roman"/>
                <w:spacing w:val="-10"/>
                <w:sz w:val="18"/>
                <w:szCs w:val="18"/>
              </w:rPr>
              <w:t>n</w:t>
            </w:r>
            <w:r w:rsidRPr="00D5163E">
              <w:rPr>
                <w:rFonts w:ascii="Times New Roman" w:hAnsi="Times New Roman"/>
                <w:sz w:val="18"/>
                <w:szCs w:val="18"/>
              </w:rPr>
              <w:t>t</w:t>
            </w:r>
            <w:r w:rsidRPr="00D5163E">
              <w:rPr>
                <w:rFonts w:ascii="Times New Roman" w:hAnsi="Times New Roman"/>
                <w:spacing w:val="13"/>
                <w:sz w:val="18"/>
                <w:szCs w:val="18"/>
              </w:rPr>
              <w:t xml:space="preserve"> </w:t>
            </w:r>
            <w:r w:rsidRPr="00D5163E">
              <w:rPr>
                <w:rFonts w:ascii="Times New Roman" w:hAnsi="Times New Roman"/>
                <w:spacing w:val="1"/>
                <w:sz w:val="18"/>
                <w:szCs w:val="18"/>
              </w:rPr>
              <w:t>f</w:t>
            </w:r>
            <w:r w:rsidRPr="00D5163E">
              <w:rPr>
                <w:rFonts w:ascii="Times New Roman" w:hAnsi="Times New Roman"/>
                <w:sz w:val="18"/>
                <w:szCs w:val="18"/>
              </w:rPr>
              <w:t>or</w:t>
            </w:r>
            <w:r w:rsidRPr="00D5163E">
              <w:rPr>
                <w:rFonts w:ascii="Times New Roman" w:hAnsi="Times New Roman"/>
                <w:spacing w:val="6"/>
                <w:sz w:val="18"/>
                <w:szCs w:val="18"/>
              </w:rPr>
              <w:t xml:space="preserve"> </w:t>
            </w:r>
            <w:r w:rsidR="00AE2D62" w:rsidRPr="00D5163E">
              <w:rPr>
                <w:rFonts w:ascii="Times New Roman" w:hAnsi="Times New Roman"/>
                <w:spacing w:val="6"/>
                <w:sz w:val="18"/>
                <w:szCs w:val="18"/>
              </w:rPr>
              <w:t xml:space="preserve">effectively implementing the Business Transformation Plans, capacity building, MEPS/SNI development and promotional activities to bolster the market penetration of </w:t>
            </w:r>
            <w:r w:rsidRPr="00D5163E">
              <w:rPr>
                <w:rFonts w:ascii="Times New Roman" w:hAnsi="Times New Roman"/>
                <w:spacing w:val="3"/>
                <w:w w:val="101"/>
                <w:sz w:val="18"/>
                <w:szCs w:val="18"/>
              </w:rPr>
              <w:t>EE</w:t>
            </w:r>
            <w:r w:rsidR="00AE2D62" w:rsidRPr="00D5163E">
              <w:rPr>
                <w:rFonts w:ascii="Times New Roman" w:hAnsi="Times New Roman"/>
                <w:spacing w:val="3"/>
                <w:w w:val="101"/>
                <w:sz w:val="18"/>
                <w:szCs w:val="18"/>
              </w:rPr>
              <w:t xml:space="preserve"> Lighting in the target sectors. </w:t>
            </w:r>
            <w:r w:rsidRPr="00D5163E">
              <w:rPr>
                <w:rFonts w:ascii="Times New Roman" w:hAnsi="Times New Roman"/>
                <w:spacing w:val="-6"/>
                <w:sz w:val="18"/>
                <w:szCs w:val="18"/>
              </w:rPr>
              <w:t>T</w:t>
            </w:r>
            <w:r w:rsidRPr="00D5163E">
              <w:rPr>
                <w:rFonts w:ascii="Times New Roman" w:hAnsi="Times New Roman"/>
                <w:sz w:val="18"/>
                <w:szCs w:val="18"/>
              </w:rPr>
              <w:t>he</w:t>
            </w:r>
            <w:r w:rsidRPr="00D5163E">
              <w:rPr>
                <w:rFonts w:ascii="Times New Roman" w:hAnsi="Times New Roman"/>
                <w:spacing w:val="10"/>
                <w:sz w:val="18"/>
                <w:szCs w:val="18"/>
              </w:rPr>
              <w:t xml:space="preserve"> </w:t>
            </w:r>
            <w:r w:rsidRPr="00D5163E">
              <w:rPr>
                <w:rFonts w:ascii="Times New Roman" w:hAnsi="Times New Roman"/>
                <w:spacing w:val="1"/>
                <w:sz w:val="18"/>
                <w:szCs w:val="18"/>
              </w:rPr>
              <w:t>s</w:t>
            </w:r>
            <w:r w:rsidRPr="00D5163E">
              <w:rPr>
                <w:rFonts w:ascii="Times New Roman" w:hAnsi="Times New Roman"/>
                <w:sz w:val="18"/>
                <w:szCs w:val="18"/>
              </w:rPr>
              <w:t>ca</w:t>
            </w:r>
            <w:r w:rsidRPr="00D5163E">
              <w:rPr>
                <w:rFonts w:ascii="Times New Roman" w:hAnsi="Times New Roman"/>
                <w:spacing w:val="-3"/>
                <w:sz w:val="18"/>
                <w:szCs w:val="18"/>
              </w:rPr>
              <w:t>l</w:t>
            </w:r>
            <w:r w:rsidRPr="00D5163E">
              <w:rPr>
                <w:rFonts w:ascii="Times New Roman" w:hAnsi="Times New Roman"/>
                <w:sz w:val="18"/>
                <w:szCs w:val="18"/>
              </w:rPr>
              <w:t>e</w:t>
            </w:r>
            <w:r w:rsidRPr="00D5163E">
              <w:rPr>
                <w:rFonts w:ascii="Times New Roman" w:hAnsi="Times New Roman"/>
                <w:spacing w:val="17"/>
                <w:sz w:val="18"/>
                <w:szCs w:val="18"/>
              </w:rPr>
              <w:t xml:space="preserve"> </w:t>
            </w:r>
            <w:r w:rsidRPr="00D5163E">
              <w:rPr>
                <w:rFonts w:ascii="Times New Roman" w:hAnsi="Times New Roman"/>
                <w:spacing w:val="-5"/>
                <w:sz w:val="18"/>
                <w:szCs w:val="18"/>
              </w:rPr>
              <w:t>u</w:t>
            </w:r>
            <w:r w:rsidRPr="00D5163E">
              <w:rPr>
                <w:rFonts w:ascii="Times New Roman" w:hAnsi="Times New Roman"/>
                <w:sz w:val="18"/>
                <w:szCs w:val="18"/>
              </w:rPr>
              <w:t>p</w:t>
            </w:r>
            <w:r w:rsidRPr="00D5163E">
              <w:rPr>
                <w:rFonts w:ascii="Times New Roman" w:hAnsi="Times New Roman"/>
                <w:spacing w:val="15"/>
                <w:sz w:val="18"/>
                <w:szCs w:val="18"/>
              </w:rPr>
              <w:t xml:space="preserve"> </w:t>
            </w:r>
            <w:r w:rsidR="00AE2D62" w:rsidRPr="00D5163E">
              <w:rPr>
                <w:rFonts w:ascii="Times New Roman" w:hAnsi="Times New Roman"/>
                <w:spacing w:val="15"/>
                <w:sz w:val="18"/>
                <w:szCs w:val="18"/>
              </w:rPr>
              <w:t xml:space="preserve">and replication </w:t>
            </w:r>
            <w:r w:rsidR="00AE2D62" w:rsidRPr="00D5163E">
              <w:rPr>
                <w:rFonts w:ascii="Times New Roman" w:hAnsi="Times New Roman"/>
                <w:spacing w:val="-3"/>
                <w:sz w:val="18"/>
                <w:szCs w:val="18"/>
              </w:rPr>
              <w:t>i</w:t>
            </w:r>
            <w:r w:rsidR="00AE2D62" w:rsidRPr="00D5163E">
              <w:rPr>
                <w:rFonts w:ascii="Times New Roman" w:hAnsi="Times New Roman"/>
                <w:sz w:val="18"/>
                <w:szCs w:val="18"/>
              </w:rPr>
              <w:t>n</w:t>
            </w:r>
            <w:r w:rsidR="00AE2D62" w:rsidRPr="00D5163E">
              <w:rPr>
                <w:rFonts w:ascii="Times New Roman" w:hAnsi="Times New Roman"/>
                <w:spacing w:val="-1"/>
                <w:sz w:val="18"/>
                <w:szCs w:val="18"/>
              </w:rPr>
              <w:t xml:space="preserve"> </w:t>
            </w:r>
            <w:r w:rsidR="00AE2D62" w:rsidRPr="00D5163E">
              <w:rPr>
                <w:rFonts w:ascii="Times New Roman" w:hAnsi="Times New Roman"/>
                <w:sz w:val="18"/>
                <w:szCs w:val="18"/>
              </w:rPr>
              <w:t>o</w:t>
            </w:r>
            <w:r w:rsidR="00AE2D62" w:rsidRPr="00D5163E">
              <w:rPr>
                <w:rFonts w:ascii="Times New Roman" w:hAnsi="Times New Roman"/>
                <w:spacing w:val="2"/>
                <w:sz w:val="18"/>
                <w:szCs w:val="18"/>
              </w:rPr>
              <w:t>t</w:t>
            </w:r>
            <w:r w:rsidR="00AE2D62" w:rsidRPr="00D5163E">
              <w:rPr>
                <w:rFonts w:ascii="Times New Roman" w:hAnsi="Times New Roman"/>
                <w:sz w:val="18"/>
                <w:szCs w:val="18"/>
              </w:rPr>
              <w:t>her</w:t>
            </w:r>
            <w:r w:rsidR="00AE2D62" w:rsidRPr="00D5163E">
              <w:rPr>
                <w:rFonts w:ascii="Times New Roman" w:hAnsi="Times New Roman"/>
                <w:spacing w:val="9"/>
                <w:sz w:val="18"/>
                <w:szCs w:val="18"/>
              </w:rPr>
              <w:t xml:space="preserve"> </w:t>
            </w:r>
            <w:r w:rsidR="00AE2D62" w:rsidRPr="00D5163E">
              <w:rPr>
                <w:rFonts w:ascii="Times New Roman" w:hAnsi="Times New Roman"/>
                <w:sz w:val="18"/>
                <w:szCs w:val="18"/>
              </w:rPr>
              <w:t>p</w:t>
            </w:r>
            <w:r w:rsidR="00AE2D62" w:rsidRPr="00D5163E">
              <w:rPr>
                <w:rFonts w:ascii="Times New Roman" w:hAnsi="Times New Roman"/>
                <w:spacing w:val="-3"/>
                <w:sz w:val="18"/>
                <w:szCs w:val="18"/>
              </w:rPr>
              <w:t>r</w:t>
            </w:r>
            <w:r w:rsidR="00AE2D62" w:rsidRPr="00D5163E">
              <w:rPr>
                <w:rFonts w:ascii="Times New Roman" w:hAnsi="Times New Roman"/>
                <w:sz w:val="18"/>
                <w:szCs w:val="18"/>
              </w:rPr>
              <w:t>o</w:t>
            </w:r>
            <w:r w:rsidR="00AE2D62" w:rsidRPr="00D5163E">
              <w:rPr>
                <w:rFonts w:ascii="Times New Roman" w:hAnsi="Times New Roman"/>
                <w:spacing w:val="-5"/>
                <w:sz w:val="18"/>
                <w:szCs w:val="18"/>
              </w:rPr>
              <w:t>v</w:t>
            </w:r>
            <w:r w:rsidR="00AE2D62" w:rsidRPr="00D5163E">
              <w:rPr>
                <w:rFonts w:ascii="Times New Roman" w:hAnsi="Times New Roman"/>
                <w:spacing w:val="2"/>
                <w:sz w:val="18"/>
                <w:szCs w:val="18"/>
              </w:rPr>
              <w:t>i</w:t>
            </w:r>
            <w:r w:rsidR="00AE2D62" w:rsidRPr="00D5163E">
              <w:rPr>
                <w:rFonts w:ascii="Times New Roman" w:hAnsi="Times New Roman"/>
                <w:spacing w:val="-10"/>
                <w:sz w:val="18"/>
                <w:szCs w:val="18"/>
              </w:rPr>
              <w:t>n</w:t>
            </w:r>
            <w:r w:rsidR="00AE2D62" w:rsidRPr="00D5163E">
              <w:rPr>
                <w:rFonts w:ascii="Times New Roman" w:hAnsi="Times New Roman"/>
                <w:sz w:val="18"/>
                <w:szCs w:val="18"/>
              </w:rPr>
              <w:t>ces</w:t>
            </w:r>
            <w:r w:rsidR="00AE2D62" w:rsidRPr="00D5163E">
              <w:rPr>
                <w:rFonts w:ascii="Times New Roman" w:hAnsi="Times New Roman"/>
                <w:spacing w:val="15"/>
                <w:sz w:val="18"/>
                <w:szCs w:val="18"/>
              </w:rPr>
              <w:t xml:space="preserve"> </w:t>
            </w:r>
            <w:r w:rsidR="00AE2D62" w:rsidRPr="00D5163E">
              <w:rPr>
                <w:rFonts w:ascii="Times New Roman" w:hAnsi="Times New Roman"/>
                <w:spacing w:val="-3"/>
                <w:sz w:val="18"/>
                <w:szCs w:val="18"/>
              </w:rPr>
              <w:t>are</w:t>
            </w:r>
            <w:r w:rsidRPr="00D5163E">
              <w:rPr>
                <w:rFonts w:ascii="Times New Roman" w:hAnsi="Times New Roman"/>
                <w:spacing w:val="14"/>
                <w:sz w:val="18"/>
                <w:szCs w:val="18"/>
              </w:rPr>
              <w:t xml:space="preserve"> </w:t>
            </w:r>
            <w:r w:rsidRPr="00D5163E">
              <w:rPr>
                <w:rFonts w:ascii="Times New Roman" w:hAnsi="Times New Roman"/>
                <w:sz w:val="18"/>
                <w:szCs w:val="18"/>
              </w:rPr>
              <w:t>a</w:t>
            </w:r>
            <w:r w:rsidRPr="00D5163E">
              <w:rPr>
                <w:rFonts w:ascii="Times New Roman" w:hAnsi="Times New Roman"/>
                <w:spacing w:val="-3"/>
                <w:sz w:val="18"/>
                <w:szCs w:val="18"/>
              </w:rPr>
              <w:t>l</w:t>
            </w:r>
            <w:r w:rsidRPr="00D5163E">
              <w:rPr>
                <w:rFonts w:ascii="Times New Roman" w:hAnsi="Times New Roman"/>
                <w:spacing w:val="1"/>
                <w:sz w:val="18"/>
                <w:szCs w:val="18"/>
              </w:rPr>
              <w:t>s</w:t>
            </w:r>
            <w:r w:rsidRPr="00D5163E">
              <w:rPr>
                <w:rFonts w:ascii="Times New Roman" w:hAnsi="Times New Roman"/>
                <w:sz w:val="18"/>
                <w:szCs w:val="18"/>
              </w:rPr>
              <w:t>o</w:t>
            </w:r>
            <w:r w:rsidRPr="00D5163E">
              <w:rPr>
                <w:rFonts w:ascii="Times New Roman" w:hAnsi="Times New Roman"/>
                <w:spacing w:val="11"/>
                <w:sz w:val="18"/>
                <w:szCs w:val="18"/>
              </w:rPr>
              <w:t xml:space="preserve"> </w:t>
            </w:r>
            <w:r w:rsidRPr="00D5163E">
              <w:rPr>
                <w:rFonts w:ascii="Times New Roman" w:hAnsi="Times New Roman"/>
                <w:sz w:val="18"/>
                <w:szCs w:val="18"/>
              </w:rPr>
              <w:t>ex</w:t>
            </w:r>
            <w:r w:rsidRPr="00D5163E">
              <w:rPr>
                <w:rFonts w:ascii="Times New Roman" w:hAnsi="Times New Roman"/>
                <w:spacing w:val="-5"/>
                <w:sz w:val="18"/>
                <w:szCs w:val="18"/>
              </w:rPr>
              <w:t>p</w:t>
            </w:r>
            <w:r w:rsidRPr="00D5163E">
              <w:rPr>
                <w:rFonts w:ascii="Times New Roman" w:hAnsi="Times New Roman"/>
                <w:sz w:val="18"/>
                <w:szCs w:val="18"/>
              </w:rPr>
              <w:t>e</w:t>
            </w:r>
            <w:r w:rsidRPr="00D5163E">
              <w:rPr>
                <w:rFonts w:ascii="Times New Roman" w:hAnsi="Times New Roman"/>
                <w:spacing w:val="-4"/>
                <w:sz w:val="18"/>
                <w:szCs w:val="18"/>
              </w:rPr>
              <w:t>c</w:t>
            </w:r>
            <w:r w:rsidRPr="00D5163E">
              <w:rPr>
                <w:rFonts w:ascii="Times New Roman" w:hAnsi="Times New Roman"/>
                <w:spacing w:val="2"/>
                <w:sz w:val="18"/>
                <w:szCs w:val="18"/>
              </w:rPr>
              <w:t>t</w:t>
            </w:r>
            <w:r w:rsidRPr="00D5163E">
              <w:rPr>
                <w:rFonts w:ascii="Times New Roman" w:hAnsi="Times New Roman"/>
                <w:sz w:val="18"/>
                <w:szCs w:val="18"/>
              </w:rPr>
              <w:t>ed</w:t>
            </w:r>
            <w:r w:rsidRPr="00D5163E">
              <w:rPr>
                <w:rFonts w:ascii="Times New Roman" w:hAnsi="Times New Roman"/>
                <w:spacing w:val="14"/>
                <w:sz w:val="18"/>
                <w:szCs w:val="18"/>
              </w:rPr>
              <w:t xml:space="preserve"> </w:t>
            </w:r>
            <w:r w:rsidRPr="00D5163E">
              <w:rPr>
                <w:rFonts w:ascii="Times New Roman" w:hAnsi="Times New Roman"/>
                <w:spacing w:val="2"/>
                <w:sz w:val="18"/>
                <w:szCs w:val="18"/>
              </w:rPr>
              <w:t>t</w:t>
            </w:r>
            <w:r w:rsidRPr="00D5163E">
              <w:rPr>
                <w:rFonts w:ascii="Times New Roman" w:hAnsi="Times New Roman"/>
                <w:sz w:val="18"/>
                <w:szCs w:val="18"/>
              </w:rPr>
              <w:t>o</w:t>
            </w:r>
            <w:r w:rsidRPr="00D5163E">
              <w:rPr>
                <w:rFonts w:ascii="Times New Roman" w:hAnsi="Times New Roman"/>
                <w:spacing w:val="14"/>
                <w:sz w:val="18"/>
                <w:szCs w:val="18"/>
              </w:rPr>
              <w:t xml:space="preserve"> </w:t>
            </w:r>
            <w:r w:rsidRPr="00D5163E">
              <w:rPr>
                <w:rFonts w:ascii="Times New Roman" w:hAnsi="Times New Roman"/>
                <w:spacing w:val="1"/>
                <w:sz w:val="18"/>
                <w:szCs w:val="18"/>
              </w:rPr>
              <w:t>r</w:t>
            </w:r>
            <w:r w:rsidRPr="00D5163E">
              <w:rPr>
                <w:rFonts w:ascii="Times New Roman" w:hAnsi="Times New Roman"/>
                <w:sz w:val="18"/>
                <w:szCs w:val="18"/>
              </w:rPr>
              <w:t>e</w:t>
            </w:r>
            <w:r w:rsidRPr="00D5163E">
              <w:rPr>
                <w:rFonts w:ascii="Times New Roman" w:hAnsi="Times New Roman"/>
                <w:spacing w:val="1"/>
                <w:sz w:val="18"/>
                <w:szCs w:val="18"/>
              </w:rPr>
              <w:t>s</w:t>
            </w:r>
            <w:r w:rsidRPr="00D5163E">
              <w:rPr>
                <w:rFonts w:ascii="Times New Roman" w:hAnsi="Times New Roman"/>
                <w:spacing w:val="-5"/>
                <w:sz w:val="18"/>
                <w:szCs w:val="18"/>
              </w:rPr>
              <w:t>u</w:t>
            </w:r>
            <w:r w:rsidRPr="00D5163E">
              <w:rPr>
                <w:rFonts w:ascii="Times New Roman" w:hAnsi="Times New Roman"/>
                <w:spacing w:val="-3"/>
                <w:sz w:val="18"/>
                <w:szCs w:val="18"/>
              </w:rPr>
              <w:t>l</w:t>
            </w:r>
            <w:r w:rsidRPr="00D5163E">
              <w:rPr>
                <w:rFonts w:ascii="Times New Roman" w:hAnsi="Times New Roman"/>
                <w:spacing w:val="2"/>
                <w:sz w:val="18"/>
                <w:szCs w:val="18"/>
              </w:rPr>
              <w:t>t</w:t>
            </w:r>
            <w:r w:rsidRPr="00D5163E">
              <w:rPr>
                <w:rFonts w:ascii="Times New Roman" w:hAnsi="Times New Roman"/>
                <w:spacing w:val="9"/>
                <w:sz w:val="18"/>
                <w:szCs w:val="18"/>
              </w:rPr>
              <w:t xml:space="preserve"> </w:t>
            </w:r>
            <w:r w:rsidRPr="00D5163E">
              <w:rPr>
                <w:rFonts w:ascii="Times New Roman" w:hAnsi="Times New Roman"/>
                <w:spacing w:val="-3"/>
                <w:sz w:val="18"/>
                <w:szCs w:val="18"/>
              </w:rPr>
              <w:t>f</w:t>
            </w:r>
            <w:r w:rsidRPr="00D5163E">
              <w:rPr>
                <w:rFonts w:ascii="Times New Roman" w:hAnsi="Times New Roman"/>
                <w:spacing w:val="1"/>
                <w:sz w:val="18"/>
                <w:szCs w:val="18"/>
              </w:rPr>
              <w:t>r</w:t>
            </w:r>
            <w:r w:rsidRPr="00D5163E">
              <w:rPr>
                <w:rFonts w:ascii="Times New Roman" w:hAnsi="Times New Roman"/>
                <w:sz w:val="18"/>
                <w:szCs w:val="18"/>
              </w:rPr>
              <w:t>om</w:t>
            </w:r>
            <w:r w:rsidRPr="00D5163E">
              <w:rPr>
                <w:rFonts w:ascii="Times New Roman" w:hAnsi="Times New Roman"/>
                <w:spacing w:val="3"/>
                <w:sz w:val="18"/>
                <w:szCs w:val="18"/>
              </w:rPr>
              <w:t xml:space="preserve"> </w:t>
            </w:r>
            <w:r w:rsidR="00AE2D62" w:rsidRPr="00D5163E">
              <w:rPr>
                <w:rFonts w:ascii="Times New Roman" w:hAnsi="Times New Roman"/>
                <w:spacing w:val="3"/>
                <w:sz w:val="18"/>
                <w:szCs w:val="18"/>
              </w:rPr>
              <w:t xml:space="preserve">the piloting experience </w:t>
            </w:r>
            <w:r w:rsidRPr="00D5163E">
              <w:rPr>
                <w:rFonts w:ascii="Times New Roman" w:hAnsi="Times New Roman"/>
                <w:spacing w:val="1"/>
                <w:sz w:val="18"/>
                <w:szCs w:val="18"/>
              </w:rPr>
              <w:t>r</w:t>
            </w:r>
            <w:r w:rsidRPr="00D5163E">
              <w:rPr>
                <w:rFonts w:ascii="Times New Roman" w:hAnsi="Times New Roman"/>
                <w:sz w:val="18"/>
                <w:szCs w:val="18"/>
              </w:rPr>
              <w:t>ep</w:t>
            </w:r>
            <w:r w:rsidRPr="00D5163E">
              <w:rPr>
                <w:rFonts w:ascii="Times New Roman" w:hAnsi="Times New Roman"/>
                <w:spacing w:val="-3"/>
                <w:sz w:val="18"/>
                <w:szCs w:val="18"/>
              </w:rPr>
              <w:t>li</w:t>
            </w:r>
            <w:r w:rsidRPr="00D5163E">
              <w:rPr>
                <w:rFonts w:ascii="Times New Roman" w:hAnsi="Times New Roman"/>
                <w:sz w:val="18"/>
                <w:szCs w:val="18"/>
              </w:rPr>
              <w:t>c</w:t>
            </w:r>
            <w:r w:rsidRPr="00D5163E">
              <w:rPr>
                <w:rFonts w:ascii="Times New Roman" w:hAnsi="Times New Roman"/>
                <w:spacing w:val="-4"/>
                <w:sz w:val="18"/>
                <w:szCs w:val="18"/>
              </w:rPr>
              <w:t>a</w:t>
            </w:r>
            <w:r w:rsidRPr="00D5163E">
              <w:rPr>
                <w:rFonts w:ascii="Times New Roman" w:hAnsi="Times New Roman"/>
                <w:spacing w:val="2"/>
                <w:sz w:val="18"/>
                <w:szCs w:val="18"/>
              </w:rPr>
              <w:t>t</w:t>
            </w:r>
            <w:r w:rsidRPr="00D5163E">
              <w:rPr>
                <w:rFonts w:ascii="Times New Roman" w:hAnsi="Times New Roman"/>
                <w:spacing w:val="-3"/>
                <w:sz w:val="18"/>
                <w:szCs w:val="18"/>
              </w:rPr>
              <w:t>i</w:t>
            </w:r>
            <w:r w:rsidRPr="00D5163E">
              <w:rPr>
                <w:rFonts w:ascii="Times New Roman" w:hAnsi="Times New Roman"/>
                <w:sz w:val="18"/>
                <w:szCs w:val="18"/>
              </w:rPr>
              <w:t>on</w:t>
            </w:r>
            <w:r w:rsidRPr="00D5163E">
              <w:rPr>
                <w:rFonts w:ascii="Times New Roman" w:hAnsi="Times New Roman"/>
                <w:spacing w:val="6"/>
                <w:sz w:val="18"/>
                <w:szCs w:val="18"/>
              </w:rPr>
              <w:t xml:space="preserve"> </w:t>
            </w:r>
            <w:r w:rsidR="00AE2D62" w:rsidRPr="00D5163E">
              <w:rPr>
                <w:rFonts w:ascii="Times New Roman" w:hAnsi="Times New Roman"/>
                <w:spacing w:val="2"/>
                <w:sz w:val="18"/>
                <w:szCs w:val="18"/>
              </w:rPr>
              <w:t>w</w:t>
            </w:r>
            <w:r w:rsidR="00AE2D62" w:rsidRPr="00D5163E">
              <w:rPr>
                <w:rFonts w:ascii="Times New Roman" w:hAnsi="Times New Roman"/>
                <w:spacing w:val="-3"/>
                <w:sz w:val="18"/>
                <w:szCs w:val="18"/>
              </w:rPr>
              <w:t>it</w:t>
            </w:r>
            <w:r w:rsidR="00AE2D62" w:rsidRPr="00D5163E">
              <w:rPr>
                <w:rFonts w:ascii="Times New Roman" w:hAnsi="Times New Roman"/>
                <w:sz w:val="18"/>
                <w:szCs w:val="18"/>
              </w:rPr>
              <w:t>h</w:t>
            </w:r>
            <w:r w:rsidR="00AE2D62" w:rsidRPr="00D5163E">
              <w:rPr>
                <w:rFonts w:ascii="Times New Roman" w:hAnsi="Times New Roman"/>
                <w:spacing w:val="11"/>
                <w:sz w:val="18"/>
                <w:szCs w:val="18"/>
              </w:rPr>
              <w:t xml:space="preserve"> the </w:t>
            </w:r>
            <w:r w:rsidR="00AE2D62" w:rsidRPr="00D5163E">
              <w:rPr>
                <w:rFonts w:ascii="Times New Roman" w:hAnsi="Times New Roman"/>
                <w:spacing w:val="-3"/>
                <w:sz w:val="18"/>
                <w:szCs w:val="18"/>
              </w:rPr>
              <w:t>l</w:t>
            </w:r>
            <w:r w:rsidR="00AE2D62" w:rsidRPr="00D5163E">
              <w:rPr>
                <w:rFonts w:ascii="Times New Roman" w:hAnsi="Times New Roman"/>
                <w:sz w:val="18"/>
                <w:szCs w:val="18"/>
              </w:rPr>
              <w:t>ea</w:t>
            </w:r>
            <w:r w:rsidR="00AE2D62" w:rsidRPr="00D5163E">
              <w:rPr>
                <w:rFonts w:ascii="Times New Roman" w:hAnsi="Times New Roman"/>
                <w:spacing w:val="-5"/>
                <w:sz w:val="18"/>
                <w:szCs w:val="18"/>
              </w:rPr>
              <w:t>d</w:t>
            </w:r>
            <w:r w:rsidR="00AE2D62" w:rsidRPr="00D5163E">
              <w:rPr>
                <w:rFonts w:ascii="Times New Roman" w:hAnsi="Times New Roman"/>
                <w:sz w:val="18"/>
                <w:szCs w:val="18"/>
              </w:rPr>
              <w:t>e</w:t>
            </w:r>
            <w:r w:rsidR="00AE2D62" w:rsidRPr="00D5163E">
              <w:rPr>
                <w:rFonts w:ascii="Times New Roman" w:hAnsi="Times New Roman"/>
                <w:spacing w:val="-3"/>
                <w:sz w:val="18"/>
                <w:szCs w:val="18"/>
              </w:rPr>
              <w:t>r</w:t>
            </w:r>
            <w:r w:rsidR="00AE2D62" w:rsidRPr="00D5163E">
              <w:rPr>
                <w:rFonts w:ascii="Times New Roman" w:hAnsi="Times New Roman"/>
                <w:spacing w:val="1"/>
                <w:sz w:val="18"/>
                <w:szCs w:val="18"/>
              </w:rPr>
              <w:t>s</w:t>
            </w:r>
            <w:r w:rsidR="00AE2D62" w:rsidRPr="00D5163E">
              <w:rPr>
                <w:rFonts w:ascii="Times New Roman" w:hAnsi="Times New Roman"/>
                <w:sz w:val="18"/>
                <w:szCs w:val="18"/>
              </w:rPr>
              <w:t>h</w:t>
            </w:r>
            <w:r w:rsidR="00AE2D62" w:rsidRPr="00D5163E">
              <w:rPr>
                <w:rFonts w:ascii="Times New Roman" w:hAnsi="Times New Roman"/>
                <w:spacing w:val="-3"/>
                <w:sz w:val="18"/>
                <w:szCs w:val="18"/>
              </w:rPr>
              <w:t>i</w:t>
            </w:r>
            <w:r w:rsidR="00AE2D62" w:rsidRPr="00D5163E">
              <w:rPr>
                <w:rFonts w:ascii="Times New Roman" w:hAnsi="Times New Roman"/>
                <w:sz w:val="18"/>
                <w:szCs w:val="18"/>
              </w:rPr>
              <w:t>p</w:t>
            </w:r>
            <w:r w:rsidR="00AE2D62" w:rsidRPr="00D5163E">
              <w:rPr>
                <w:rFonts w:ascii="Times New Roman" w:hAnsi="Times New Roman"/>
                <w:spacing w:val="10"/>
                <w:sz w:val="18"/>
                <w:szCs w:val="18"/>
              </w:rPr>
              <w:t xml:space="preserve"> </w:t>
            </w:r>
            <w:r w:rsidR="00AE2D62" w:rsidRPr="00D5163E">
              <w:rPr>
                <w:rFonts w:ascii="Times New Roman" w:hAnsi="Times New Roman"/>
                <w:spacing w:val="1"/>
                <w:sz w:val="18"/>
                <w:szCs w:val="18"/>
              </w:rPr>
              <w:t>of</w:t>
            </w:r>
            <w:r w:rsidR="00AE2D62" w:rsidRPr="00D5163E">
              <w:rPr>
                <w:rFonts w:ascii="Times New Roman" w:hAnsi="Times New Roman"/>
                <w:spacing w:val="3"/>
                <w:sz w:val="18"/>
                <w:szCs w:val="18"/>
              </w:rPr>
              <w:t xml:space="preserve"> </w:t>
            </w:r>
            <w:r w:rsidR="00AE2D62" w:rsidRPr="00D5163E">
              <w:rPr>
                <w:rFonts w:ascii="Times New Roman" w:hAnsi="Times New Roman"/>
                <w:spacing w:val="1"/>
                <w:sz w:val="18"/>
                <w:szCs w:val="18"/>
              </w:rPr>
              <w:t>M</w:t>
            </w:r>
            <w:r w:rsidR="00AE2D62" w:rsidRPr="00D5163E">
              <w:rPr>
                <w:rFonts w:ascii="Times New Roman" w:hAnsi="Times New Roman"/>
                <w:spacing w:val="-6"/>
                <w:sz w:val="18"/>
                <w:szCs w:val="18"/>
              </w:rPr>
              <w:t>E</w:t>
            </w:r>
            <w:r w:rsidR="00AE2D62" w:rsidRPr="00D5163E">
              <w:rPr>
                <w:rFonts w:ascii="Times New Roman" w:hAnsi="Times New Roman"/>
                <w:spacing w:val="-4"/>
                <w:sz w:val="18"/>
                <w:szCs w:val="18"/>
              </w:rPr>
              <w:t>M</w:t>
            </w:r>
            <w:r w:rsidR="00AE2D62" w:rsidRPr="00D5163E">
              <w:rPr>
                <w:rFonts w:ascii="Times New Roman" w:hAnsi="Times New Roman"/>
                <w:spacing w:val="-2"/>
                <w:sz w:val="18"/>
                <w:szCs w:val="18"/>
              </w:rPr>
              <w:t xml:space="preserve">R/DGNEERC. </w:t>
            </w:r>
          </w:p>
          <w:p w14:paraId="3435F580" w14:textId="4A042DC3" w:rsidR="00E3077B" w:rsidRPr="00D5163E" w:rsidRDefault="00E3077B" w:rsidP="002C2489">
            <w:pPr>
              <w:autoSpaceDE w:val="0"/>
              <w:autoSpaceDN w:val="0"/>
              <w:adjustRightInd w:val="0"/>
              <w:spacing w:after="0"/>
              <w:rPr>
                <w:rFonts w:ascii="Times New Roman" w:eastAsia="Times New Roman" w:hAnsi="Times New Roman"/>
                <w:sz w:val="18"/>
                <w:szCs w:val="18"/>
                <w:lang w:eastAsia="ja-JP"/>
              </w:rPr>
            </w:pPr>
          </w:p>
        </w:tc>
      </w:tr>
    </w:tbl>
    <w:p w14:paraId="56DEC832" w14:textId="77777777" w:rsidR="00E3077B" w:rsidRPr="00D5163E" w:rsidRDefault="00E3077B" w:rsidP="002C2489">
      <w:pPr>
        <w:spacing w:after="0"/>
        <w:rPr>
          <w:rFonts w:ascii="Times New Roman" w:hAnsi="Times New Roman"/>
          <w:b/>
          <w:szCs w:val="20"/>
          <w:lang w:eastAsia="ja-JP"/>
        </w:rPr>
      </w:pPr>
    </w:p>
    <w:p w14:paraId="3BB2F759" w14:textId="77777777" w:rsidR="00E3077B" w:rsidRPr="00D5163E" w:rsidRDefault="00E3077B" w:rsidP="007E081C">
      <w:pPr>
        <w:keepNext/>
        <w:spacing w:after="0"/>
        <w:rPr>
          <w:rFonts w:ascii="Times New Roman" w:hAnsi="Times New Roman"/>
          <w:b/>
          <w:sz w:val="24"/>
          <w:lang w:eastAsia="ja-JP"/>
        </w:rPr>
      </w:pPr>
      <w:r w:rsidRPr="00D5163E">
        <w:rPr>
          <w:rFonts w:ascii="Times New Roman" w:hAnsi="Times New Roman"/>
          <w:b/>
          <w:sz w:val="24"/>
          <w:lang w:eastAsia="ja-JP"/>
        </w:rPr>
        <w:t>Part B. Identifying and Managing Social and Environmental Risks</w:t>
      </w:r>
    </w:p>
    <w:p w14:paraId="5BC7F702" w14:textId="77777777" w:rsidR="00E3077B" w:rsidRPr="00D5163E" w:rsidRDefault="00E3077B" w:rsidP="007E081C">
      <w:pPr>
        <w:keepNext/>
        <w:spacing w:after="0"/>
        <w:rPr>
          <w:rFonts w:ascii="Times New Roman" w:hAnsi="Times New Roman"/>
          <w:b/>
          <w:szCs w:val="20"/>
          <w:lang w:eastAsia="ja-JP"/>
        </w:rPr>
      </w:pPr>
    </w:p>
    <w:tbl>
      <w:tblPr>
        <w:tblW w:w="13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1080"/>
        <w:gridCol w:w="1283"/>
        <w:gridCol w:w="1980"/>
        <w:gridCol w:w="517"/>
        <w:gridCol w:w="23"/>
        <w:gridCol w:w="4747"/>
      </w:tblGrid>
      <w:tr w:rsidR="00E3077B" w:rsidRPr="00D5163E" w14:paraId="461757F2" w14:textId="77777777" w:rsidTr="00E3077B">
        <w:trPr>
          <w:trHeight w:val="1061"/>
          <w:jc w:val="center"/>
        </w:trPr>
        <w:tc>
          <w:tcPr>
            <w:tcW w:w="3510" w:type="dxa"/>
            <w:shd w:val="clear" w:color="auto" w:fill="0F243E"/>
          </w:tcPr>
          <w:p w14:paraId="215BF43A" w14:textId="77777777" w:rsidR="00E3077B" w:rsidRPr="00D5163E" w:rsidRDefault="00E3077B" w:rsidP="007E081C">
            <w:pPr>
              <w:keepNext/>
              <w:tabs>
                <w:tab w:val="left" w:pos="101"/>
              </w:tabs>
              <w:spacing w:after="0"/>
              <w:ind w:right="252" w:firstLine="11"/>
              <w:rPr>
                <w:rFonts w:ascii="Times New Roman" w:hAnsi="Times New Roman"/>
                <w:b/>
                <w:szCs w:val="20"/>
                <w:lang w:eastAsia="ja-JP"/>
              </w:rPr>
            </w:pPr>
            <w:r w:rsidRPr="00D5163E">
              <w:rPr>
                <w:rFonts w:ascii="Times New Roman" w:hAnsi="Times New Roman"/>
                <w:b/>
                <w:szCs w:val="20"/>
                <w:lang w:eastAsia="ja-JP"/>
              </w:rPr>
              <w:t xml:space="preserve">QUESTION 2: What are the Potential Social and Environmental Risks? </w:t>
            </w:r>
          </w:p>
          <w:p w14:paraId="5FB50925" w14:textId="77777777" w:rsidR="00E3077B" w:rsidRPr="00D5163E" w:rsidRDefault="00E3077B" w:rsidP="007E081C">
            <w:pPr>
              <w:keepNext/>
              <w:tabs>
                <w:tab w:val="left" w:pos="101"/>
              </w:tabs>
              <w:spacing w:after="0"/>
              <w:ind w:right="252" w:firstLine="11"/>
              <w:rPr>
                <w:rFonts w:ascii="Times New Roman" w:hAnsi="Times New Roman"/>
                <w:b/>
                <w:szCs w:val="20"/>
                <w:lang w:eastAsia="ja-JP"/>
              </w:rPr>
            </w:pPr>
            <w:r w:rsidRPr="00D5163E">
              <w:rPr>
                <w:rFonts w:ascii="Times New Roman" w:hAnsi="Times New Roman"/>
                <w:i/>
                <w:sz w:val="18"/>
                <w:szCs w:val="18"/>
                <w:lang w:eastAsia="ja-JP"/>
              </w:rPr>
              <w:t>Note: Describe briefly potential social and environmental risks identified in Attachment 1 – Risk Screening Checklist (based on any “Yes” responses). If no risks have been identified in Attachment 1 then note “No Risks Identified” and skip to Question 4 and Select “Low Risk”. Questions 5 and 6 not required for Low Risk Projects.</w:t>
            </w:r>
          </w:p>
        </w:tc>
        <w:tc>
          <w:tcPr>
            <w:tcW w:w="4860" w:type="dxa"/>
            <w:gridSpan w:val="4"/>
            <w:shd w:val="clear" w:color="auto" w:fill="0F243E"/>
          </w:tcPr>
          <w:p w14:paraId="3F2CB37F" w14:textId="77777777" w:rsidR="00E3077B" w:rsidRPr="00D5163E" w:rsidRDefault="00E3077B" w:rsidP="007E081C">
            <w:pPr>
              <w:keepNext/>
              <w:tabs>
                <w:tab w:val="left" w:pos="101"/>
              </w:tabs>
              <w:spacing w:after="0"/>
              <w:ind w:right="252" w:firstLine="11"/>
              <w:rPr>
                <w:rFonts w:ascii="Times New Roman" w:hAnsi="Times New Roman"/>
                <w:b/>
                <w:szCs w:val="20"/>
                <w:lang w:eastAsia="ja-JP"/>
              </w:rPr>
            </w:pPr>
            <w:r w:rsidRPr="00D5163E">
              <w:rPr>
                <w:rFonts w:ascii="Times New Roman" w:hAnsi="Times New Roman"/>
                <w:b/>
                <w:szCs w:val="20"/>
                <w:lang w:eastAsia="ja-JP"/>
              </w:rPr>
              <w:t>QUESTION 3: What is the level of significance of the potential social and environmental risks?</w:t>
            </w:r>
          </w:p>
          <w:p w14:paraId="30EEEDEC" w14:textId="77777777" w:rsidR="00E3077B" w:rsidRPr="00D5163E" w:rsidRDefault="00E3077B" w:rsidP="007E081C">
            <w:pPr>
              <w:keepNext/>
              <w:tabs>
                <w:tab w:val="left" w:pos="432"/>
              </w:tabs>
              <w:spacing w:after="0"/>
              <w:rPr>
                <w:rFonts w:ascii="Times New Roman" w:hAnsi="Times New Roman"/>
                <w:b/>
                <w:szCs w:val="20"/>
                <w:lang w:eastAsia="ja-JP"/>
              </w:rPr>
            </w:pPr>
            <w:r w:rsidRPr="00D5163E">
              <w:rPr>
                <w:rFonts w:ascii="Times New Roman" w:hAnsi="Times New Roman"/>
                <w:i/>
                <w:sz w:val="18"/>
                <w:szCs w:val="18"/>
                <w:lang w:eastAsia="ja-JP"/>
              </w:rPr>
              <w:t>Note: Respond to Questions 4 and 5 below before proceeding to Question 6</w:t>
            </w:r>
          </w:p>
        </w:tc>
        <w:tc>
          <w:tcPr>
            <w:tcW w:w="4770" w:type="dxa"/>
            <w:gridSpan w:val="2"/>
            <w:shd w:val="clear" w:color="auto" w:fill="0F243E"/>
          </w:tcPr>
          <w:p w14:paraId="592A47F5" w14:textId="77777777" w:rsidR="00E3077B" w:rsidRPr="00D5163E" w:rsidRDefault="00E3077B" w:rsidP="007E081C">
            <w:pPr>
              <w:keepNext/>
              <w:tabs>
                <w:tab w:val="left" w:pos="432"/>
              </w:tabs>
              <w:spacing w:after="0"/>
              <w:rPr>
                <w:rFonts w:ascii="Times New Roman" w:hAnsi="Times New Roman"/>
                <w:b/>
                <w:szCs w:val="20"/>
                <w:lang w:eastAsia="ja-JP"/>
              </w:rPr>
            </w:pPr>
            <w:r w:rsidRPr="00D5163E">
              <w:rPr>
                <w:rFonts w:ascii="Times New Roman" w:hAnsi="Times New Roman"/>
                <w:b/>
                <w:szCs w:val="20"/>
                <w:lang w:eastAsia="ja-JP"/>
              </w:rPr>
              <w:t>QUESTION 6: What social and environmental assessment and management measures have been conducted and/or are required to address potential risks (for Risks with Moderate and High Significance)?</w:t>
            </w:r>
          </w:p>
        </w:tc>
      </w:tr>
      <w:tr w:rsidR="00E3077B" w:rsidRPr="00D5163E" w14:paraId="14033E33" w14:textId="77777777" w:rsidTr="00E3077B">
        <w:trPr>
          <w:jc w:val="center"/>
        </w:trPr>
        <w:tc>
          <w:tcPr>
            <w:tcW w:w="3510" w:type="dxa"/>
            <w:shd w:val="clear" w:color="auto" w:fill="C6D9F1"/>
          </w:tcPr>
          <w:p w14:paraId="0895C5DF" w14:textId="77777777" w:rsidR="00E3077B" w:rsidRPr="00D5163E" w:rsidRDefault="00E3077B" w:rsidP="002C2489">
            <w:pPr>
              <w:spacing w:after="0"/>
              <w:rPr>
                <w:rFonts w:ascii="Times New Roman" w:hAnsi="Times New Roman"/>
                <w:b/>
                <w:i/>
                <w:sz w:val="18"/>
                <w:szCs w:val="18"/>
                <w:lang w:eastAsia="ja-JP"/>
              </w:rPr>
            </w:pPr>
            <w:r w:rsidRPr="00D5163E">
              <w:rPr>
                <w:rFonts w:ascii="Times New Roman" w:hAnsi="Times New Roman"/>
                <w:b/>
                <w:i/>
                <w:sz w:val="18"/>
                <w:szCs w:val="18"/>
                <w:lang w:eastAsia="ja-JP"/>
              </w:rPr>
              <w:t>Risk Description</w:t>
            </w:r>
          </w:p>
        </w:tc>
        <w:tc>
          <w:tcPr>
            <w:tcW w:w="1080" w:type="dxa"/>
            <w:shd w:val="clear" w:color="auto" w:fill="C6D9F1"/>
          </w:tcPr>
          <w:p w14:paraId="74D49F26" w14:textId="77777777" w:rsidR="00E3077B" w:rsidRPr="00D5163E" w:rsidRDefault="00E3077B" w:rsidP="007E081C">
            <w:pPr>
              <w:spacing w:after="0"/>
              <w:rPr>
                <w:rFonts w:ascii="Times New Roman" w:hAnsi="Times New Roman"/>
                <w:b/>
                <w:i/>
                <w:sz w:val="18"/>
                <w:szCs w:val="18"/>
                <w:lang w:eastAsia="ja-JP"/>
              </w:rPr>
            </w:pPr>
            <w:r w:rsidRPr="00D5163E">
              <w:rPr>
                <w:rFonts w:ascii="Times New Roman" w:hAnsi="Times New Roman"/>
                <w:b/>
                <w:i/>
                <w:sz w:val="18"/>
                <w:szCs w:val="18"/>
                <w:lang w:eastAsia="ja-JP"/>
              </w:rPr>
              <w:t>Impact and Probability  (1-5)</w:t>
            </w:r>
          </w:p>
        </w:tc>
        <w:tc>
          <w:tcPr>
            <w:tcW w:w="1283" w:type="dxa"/>
            <w:shd w:val="clear" w:color="auto" w:fill="C6D9F1"/>
          </w:tcPr>
          <w:p w14:paraId="1BEA7C47" w14:textId="77777777" w:rsidR="00E3077B" w:rsidRPr="00D5163E" w:rsidRDefault="00E3077B" w:rsidP="007E081C">
            <w:pPr>
              <w:spacing w:after="0"/>
              <w:rPr>
                <w:rFonts w:ascii="Times New Roman" w:hAnsi="Times New Roman"/>
                <w:b/>
                <w:i/>
                <w:sz w:val="18"/>
                <w:szCs w:val="18"/>
                <w:lang w:eastAsia="ja-JP"/>
              </w:rPr>
            </w:pPr>
            <w:r w:rsidRPr="00D5163E">
              <w:rPr>
                <w:rFonts w:ascii="Times New Roman" w:hAnsi="Times New Roman"/>
                <w:b/>
                <w:i/>
                <w:sz w:val="18"/>
                <w:szCs w:val="18"/>
                <w:lang w:eastAsia="ja-JP"/>
              </w:rPr>
              <w:t>Significance</w:t>
            </w:r>
          </w:p>
          <w:p w14:paraId="0DAE72DB" w14:textId="77777777" w:rsidR="00E3077B" w:rsidRPr="00D5163E" w:rsidRDefault="00E3077B" w:rsidP="007E081C">
            <w:pPr>
              <w:spacing w:after="0"/>
              <w:rPr>
                <w:rFonts w:ascii="Times New Roman" w:hAnsi="Times New Roman"/>
                <w:b/>
                <w:i/>
                <w:sz w:val="18"/>
                <w:szCs w:val="18"/>
                <w:lang w:eastAsia="ja-JP"/>
              </w:rPr>
            </w:pPr>
            <w:r w:rsidRPr="00D5163E">
              <w:rPr>
                <w:rFonts w:ascii="Times New Roman" w:hAnsi="Times New Roman"/>
                <w:b/>
                <w:i/>
                <w:sz w:val="18"/>
                <w:szCs w:val="18"/>
                <w:lang w:eastAsia="ja-JP"/>
              </w:rPr>
              <w:t>(Low, Moderate, High)</w:t>
            </w:r>
          </w:p>
        </w:tc>
        <w:tc>
          <w:tcPr>
            <w:tcW w:w="2497" w:type="dxa"/>
            <w:gridSpan w:val="2"/>
            <w:shd w:val="clear" w:color="auto" w:fill="C6D9F1"/>
          </w:tcPr>
          <w:p w14:paraId="787904D6" w14:textId="77777777" w:rsidR="00E3077B" w:rsidRPr="00D5163E" w:rsidRDefault="00E3077B" w:rsidP="007E081C">
            <w:pPr>
              <w:spacing w:after="0"/>
              <w:rPr>
                <w:rFonts w:ascii="Times New Roman" w:hAnsi="Times New Roman"/>
                <w:b/>
                <w:i/>
                <w:sz w:val="18"/>
                <w:szCs w:val="18"/>
                <w:lang w:eastAsia="ja-JP"/>
              </w:rPr>
            </w:pPr>
            <w:r w:rsidRPr="00D5163E">
              <w:rPr>
                <w:rFonts w:ascii="Times New Roman" w:hAnsi="Times New Roman"/>
                <w:b/>
                <w:i/>
                <w:sz w:val="18"/>
                <w:szCs w:val="18"/>
                <w:lang w:eastAsia="ja-JP"/>
              </w:rPr>
              <w:t>Comments</w:t>
            </w:r>
          </w:p>
        </w:tc>
        <w:tc>
          <w:tcPr>
            <w:tcW w:w="4770" w:type="dxa"/>
            <w:gridSpan w:val="2"/>
            <w:shd w:val="clear" w:color="auto" w:fill="C6D9F1"/>
          </w:tcPr>
          <w:p w14:paraId="55BB784E" w14:textId="77777777" w:rsidR="00E3077B" w:rsidRPr="00D5163E" w:rsidRDefault="00E3077B" w:rsidP="007E081C">
            <w:pPr>
              <w:spacing w:after="0"/>
              <w:rPr>
                <w:rFonts w:ascii="Times New Roman" w:hAnsi="Times New Roman"/>
                <w:b/>
                <w:i/>
                <w:sz w:val="18"/>
                <w:szCs w:val="18"/>
                <w:lang w:eastAsia="ja-JP"/>
              </w:rPr>
            </w:pPr>
            <w:r w:rsidRPr="00D5163E">
              <w:rPr>
                <w:rFonts w:ascii="Times New Roman" w:hAnsi="Times New Roman"/>
                <w:b/>
                <w:i/>
                <w:sz w:val="18"/>
                <w:szCs w:val="18"/>
                <w:lang w:eastAsia="ja-JP"/>
              </w:rPr>
              <w:t>Description of assessment and management measures as reflected in the Project design. If ESIA or SESA is required note that the assessment should consider all potential impacts and risks.</w:t>
            </w:r>
          </w:p>
        </w:tc>
      </w:tr>
      <w:tr w:rsidR="00E3077B" w:rsidRPr="00D5163E" w14:paraId="6A247F56" w14:textId="77777777" w:rsidTr="00E3077B">
        <w:trPr>
          <w:jc w:val="center"/>
        </w:trPr>
        <w:tc>
          <w:tcPr>
            <w:tcW w:w="3510" w:type="dxa"/>
          </w:tcPr>
          <w:p w14:paraId="686EAAC5" w14:textId="77777777" w:rsidR="00B9768D" w:rsidRPr="00D5163E" w:rsidRDefault="00AE2D62" w:rsidP="002C2489">
            <w:pPr>
              <w:spacing w:after="0"/>
              <w:rPr>
                <w:rFonts w:ascii="Times New Roman" w:hAnsi="Times New Roman"/>
                <w:sz w:val="18"/>
                <w:szCs w:val="20"/>
              </w:rPr>
            </w:pPr>
            <w:r w:rsidRPr="00D5163E">
              <w:rPr>
                <w:rFonts w:ascii="Times New Roman" w:hAnsi="Times New Roman"/>
                <w:sz w:val="18"/>
              </w:rPr>
              <w:t xml:space="preserve">Potential pollution </w:t>
            </w:r>
            <w:r w:rsidR="001E304D" w:rsidRPr="00D5163E">
              <w:rPr>
                <w:rFonts w:ascii="Times New Roman" w:hAnsi="Times New Roman"/>
                <w:sz w:val="18"/>
                <w:szCs w:val="20"/>
              </w:rPr>
              <w:t xml:space="preserve">results in the generation of waste (both hazardous and non-hazardous) </w:t>
            </w:r>
            <w:r w:rsidRPr="00D5163E">
              <w:rPr>
                <w:rFonts w:ascii="Times New Roman" w:hAnsi="Times New Roman"/>
                <w:sz w:val="18"/>
              </w:rPr>
              <w:t>from replaced fluorescent lamps/CFL and other conventional lights</w:t>
            </w:r>
            <w:r w:rsidRPr="00D5163E">
              <w:rPr>
                <w:rFonts w:ascii="Times New Roman" w:hAnsi="Times New Roman"/>
                <w:sz w:val="18"/>
                <w:szCs w:val="20"/>
              </w:rPr>
              <w:t xml:space="preserve"> </w:t>
            </w:r>
            <w:r w:rsidRPr="00D5163E">
              <w:rPr>
                <w:rFonts w:ascii="Times New Roman" w:hAnsi="Times New Roman"/>
                <w:sz w:val="18"/>
              </w:rPr>
              <w:t>and</w:t>
            </w:r>
            <w:r w:rsidR="001E304D" w:rsidRPr="00D5163E">
              <w:rPr>
                <w:rFonts w:ascii="Times New Roman" w:hAnsi="Times New Roman"/>
                <w:sz w:val="18"/>
              </w:rPr>
              <w:t xml:space="preserve"> particularly</w:t>
            </w:r>
            <w:r w:rsidR="001D2372" w:rsidRPr="00D5163E">
              <w:rPr>
                <w:rFonts w:ascii="Times New Roman" w:hAnsi="Times New Roman"/>
                <w:sz w:val="18"/>
              </w:rPr>
              <w:t>,</w:t>
            </w:r>
            <w:r w:rsidRPr="00D5163E">
              <w:rPr>
                <w:rFonts w:ascii="Times New Roman" w:hAnsi="Times New Roman"/>
                <w:sz w:val="18"/>
              </w:rPr>
              <w:t xml:space="preserve"> mercury </w:t>
            </w:r>
            <w:r w:rsidR="001E304D" w:rsidRPr="00D5163E">
              <w:rPr>
                <w:rFonts w:ascii="Times New Roman" w:hAnsi="Times New Roman"/>
                <w:sz w:val="18"/>
              </w:rPr>
              <w:t xml:space="preserve">content </w:t>
            </w:r>
            <w:r w:rsidR="001D2372" w:rsidRPr="00D5163E">
              <w:rPr>
                <w:rFonts w:ascii="Times New Roman" w:hAnsi="Times New Roman"/>
                <w:sz w:val="18"/>
              </w:rPr>
              <w:t xml:space="preserve">and sharp cladding and bulb parts of </w:t>
            </w:r>
            <w:r w:rsidR="001E304D" w:rsidRPr="00D5163E">
              <w:rPr>
                <w:rFonts w:ascii="Times New Roman" w:hAnsi="Times New Roman"/>
                <w:sz w:val="18"/>
              </w:rPr>
              <w:t xml:space="preserve">these lamps. </w:t>
            </w:r>
          </w:p>
          <w:p w14:paraId="7878FF70" w14:textId="77777777" w:rsidR="00B9768D" w:rsidRPr="00D5163E" w:rsidRDefault="00B9768D" w:rsidP="007E081C">
            <w:pPr>
              <w:spacing w:after="0"/>
              <w:rPr>
                <w:rFonts w:ascii="Times New Roman" w:hAnsi="Times New Roman"/>
                <w:sz w:val="18"/>
                <w:szCs w:val="20"/>
              </w:rPr>
            </w:pPr>
          </w:p>
          <w:p w14:paraId="5B75F9A6" w14:textId="10693155" w:rsidR="00E3077B" w:rsidRPr="00D5163E" w:rsidRDefault="00B9768D" w:rsidP="007E081C">
            <w:pPr>
              <w:spacing w:after="0"/>
              <w:rPr>
                <w:rFonts w:ascii="Times New Roman" w:hAnsi="Times New Roman"/>
                <w:i/>
                <w:szCs w:val="20"/>
              </w:rPr>
            </w:pPr>
            <w:r w:rsidRPr="00D5163E">
              <w:rPr>
                <w:rFonts w:ascii="Times New Roman" w:hAnsi="Times New Roman"/>
                <w:i/>
                <w:sz w:val="18"/>
                <w:szCs w:val="20"/>
              </w:rPr>
              <w:t>(SES Principle 3, standard 7</w:t>
            </w:r>
            <w:r w:rsidR="00D4672F" w:rsidRPr="00D5163E">
              <w:rPr>
                <w:rFonts w:ascii="Times New Roman" w:hAnsi="Times New Roman"/>
                <w:i/>
                <w:sz w:val="18"/>
                <w:szCs w:val="20"/>
              </w:rPr>
              <w:t xml:space="preserve"> Pollution</w:t>
            </w:r>
            <w:r w:rsidRPr="00D5163E">
              <w:rPr>
                <w:rFonts w:ascii="Times New Roman" w:hAnsi="Times New Roman"/>
                <w:i/>
                <w:sz w:val="18"/>
                <w:szCs w:val="20"/>
              </w:rPr>
              <w:t>, q1</w:t>
            </w:r>
            <w:r w:rsidR="00D4672F" w:rsidRPr="00D5163E">
              <w:rPr>
                <w:rFonts w:ascii="Times New Roman" w:hAnsi="Times New Roman"/>
                <w:i/>
                <w:sz w:val="18"/>
                <w:szCs w:val="20"/>
              </w:rPr>
              <w:t>, q2, q3</w:t>
            </w:r>
            <w:r w:rsidRPr="00D5163E">
              <w:rPr>
                <w:rFonts w:ascii="Times New Roman" w:hAnsi="Times New Roman"/>
                <w:i/>
                <w:sz w:val="18"/>
                <w:szCs w:val="20"/>
              </w:rPr>
              <w:t>)</w:t>
            </w:r>
          </w:p>
        </w:tc>
        <w:tc>
          <w:tcPr>
            <w:tcW w:w="1080" w:type="dxa"/>
          </w:tcPr>
          <w:p w14:paraId="6CF334BA" w14:textId="27410D1C" w:rsidR="00E3077B" w:rsidRPr="00D5163E" w:rsidRDefault="00E3077B" w:rsidP="007E081C">
            <w:pPr>
              <w:spacing w:after="0"/>
              <w:rPr>
                <w:rFonts w:ascii="Times New Roman" w:hAnsi="Times New Roman"/>
                <w:sz w:val="18"/>
                <w:szCs w:val="18"/>
                <w:lang w:eastAsia="ja-JP"/>
              </w:rPr>
            </w:pPr>
          </w:p>
          <w:p w14:paraId="493ABDB4" w14:textId="77777777" w:rsidR="00D4672F" w:rsidRPr="00D5163E" w:rsidRDefault="00D4672F" w:rsidP="007E081C">
            <w:pPr>
              <w:spacing w:after="0"/>
              <w:rPr>
                <w:rFonts w:ascii="Times New Roman" w:hAnsi="Times New Roman"/>
                <w:sz w:val="18"/>
                <w:szCs w:val="18"/>
                <w:lang w:eastAsia="ja-JP"/>
              </w:rPr>
            </w:pPr>
            <w:r w:rsidRPr="00D5163E">
              <w:rPr>
                <w:rFonts w:ascii="Times New Roman" w:hAnsi="Times New Roman"/>
                <w:sz w:val="18"/>
                <w:szCs w:val="18"/>
                <w:lang w:eastAsia="ja-JP"/>
              </w:rPr>
              <w:t>I = 3</w:t>
            </w:r>
          </w:p>
          <w:p w14:paraId="57F74E50" w14:textId="6D8C7F39" w:rsidR="00D4672F" w:rsidRPr="00D5163E" w:rsidRDefault="00D4672F" w:rsidP="007E081C">
            <w:pPr>
              <w:spacing w:after="0"/>
              <w:rPr>
                <w:rFonts w:ascii="Times New Roman" w:hAnsi="Times New Roman"/>
                <w:sz w:val="18"/>
                <w:szCs w:val="18"/>
                <w:lang w:eastAsia="ja-JP"/>
              </w:rPr>
            </w:pPr>
            <w:r w:rsidRPr="00D5163E">
              <w:rPr>
                <w:rFonts w:ascii="Times New Roman" w:hAnsi="Times New Roman"/>
                <w:sz w:val="18"/>
                <w:szCs w:val="18"/>
                <w:lang w:eastAsia="ja-JP"/>
              </w:rPr>
              <w:t>P = 5</w:t>
            </w:r>
          </w:p>
        </w:tc>
        <w:tc>
          <w:tcPr>
            <w:tcW w:w="1283" w:type="dxa"/>
          </w:tcPr>
          <w:p w14:paraId="1AED9752" w14:textId="05A0BAC0" w:rsidR="00E3077B" w:rsidRPr="00D5163E" w:rsidRDefault="00E3077B" w:rsidP="007E081C">
            <w:pPr>
              <w:spacing w:after="0"/>
              <w:rPr>
                <w:rFonts w:ascii="Times New Roman" w:hAnsi="Times New Roman"/>
                <w:sz w:val="18"/>
                <w:szCs w:val="18"/>
                <w:lang w:eastAsia="ja-JP"/>
              </w:rPr>
            </w:pPr>
          </w:p>
          <w:p w14:paraId="45843A50" w14:textId="27D2E5D4" w:rsidR="00D4672F" w:rsidRPr="00D5163E" w:rsidRDefault="00D4672F" w:rsidP="007E081C">
            <w:pPr>
              <w:spacing w:after="0"/>
              <w:rPr>
                <w:rFonts w:ascii="Times New Roman" w:hAnsi="Times New Roman"/>
                <w:sz w:val="18"/>
                <w:szCs w:val="18"/>
                <w:lang w:eastAsia="ja-JP"/>
              </w:rPr>
            </w:pPr>
            <w:r w:rsidRPr="00D5163E">
              <w:rPr>
                <w:rFonts w:ascii="Times New Roman" w:hAnsi="Times New Roman"/>
                <w:sz w:val="18"/>
                <w:szCs w:val="18"/>
                <w:lang w:eastAsia="ja-JP"/>
              </w:rPr>
              <w:t>Moderate</w:t>
            </w:r>
          </w:p>
        </w:tc>
        <w:tc>
          <w:tcPr>
            <w:tcW w:w="2497" w:type="dxa"/>
            <w:gridSpan w:val="2"/>
          </w:tcPr>
          <w:p w14:paraId="7CBDF470" w14:textId="40EF07E4" w:rsidR="00E3077B" w:rsidRPr="00D5163E" w:rsidRDefault="001E304D" w:rsidP="007E081C">
            <w:pPr>
              <w:spacing w:after="0"/>
              <w:rPr>
                <w:rFonts w:ascii="Times New Roman" w:hAnsi="Times New Roman"/>
                <w:sz w:val="18"/>
                <w:szCs w:val="18"/>
                <w:lang w:eastAsia="ja-JP"/>
              </w:rPr>
            </w:pPr>
            <w:r w:rsidRPr="00D5163E">
              <w:rPr>
                <w:rFonts w:ascii="Times New Roman" w:hAnsi="Times New Roman"/>
                <w:sz w:val="18"/>
                <w:szCs w:val="18"/>
              </w:rPr>
              <w:t>Proper waste management actions will be followed to ensure obsolete energy lamp parts as well as mercury contained therein is properly disposed of.</w:t>
            </w:r>
            <w:r w:rsidR="00E3077B" w:rsidRPr="00D5163E">
              <w:rPr>
                <w:rFonts w:ascii="Times New Roman" w:hAnsi="Times New Roman"/>
                <w:sz w:val="18"/>
                <w:szCs w:val="18"/>
                <w:lang w:eastAsia="zh-CN"/>
              </w:rPr>
              <w:t xml:space="preserve"> </w:t>
            </w:r>
          </w:p>
        </w:tc>
        <w:tc>
          <w:tcPr>
            <w:tcW w:w="4770" w:type="dxa"/>
            <w:gridSpan w:val="2"/>
          </w:tcPr>
          <w:p w14:paraId="1A6324B4" w14:textId="150E29A1" w:rsidR="001D2372" w:rsidRPr="00D5163E" w:rsidDel="001D2372" w:rsidRDefault="001E304D" w:rsidP="007E081C">
            <w:pPr>
              <w:spacing w:after="0"/>
              <w:rPr>
                <w:rFonts w:ascii="Times New Roman" w:hAnsi="Times New Roman"/>
                <w:sz w:val="18"/>
                <w:szCs w:val="18"/>
                <w:lang w:eastAsia="ja-JP"/>
              </w:rPr>
            </w:pPr>
            <w:r w:rsidRPr="00D5163E">
              <w:rPr>
                <w:rFonts w:ascii="Times New Roman" w:hAnsi="Times New Roman"/>
                <w:sz w:val="18"/>
                <w:szCs w:val="18"/>
                <w:lang w:eastAsia="ja-JP"/>
              </w:rPr>
              <w:t xml:space="preserve">During project formulation (PPG phase), an assessment of available energy equipment and extent of replacement was </w:t>
            </w:r>
            <w:r w:rsidR="001D2372" w:rsidRPr="00D5163E">
              <w:rPr>
                <w:rFonts w:ascii="Times New Roman" w:hAnsi="Times New Roman"/>
                <w:sz w:val="18"/>
                <w:szCs w:val="18"/>
                <w:lang w:eastAsia="ja-JP"/>
              </w:rPr>
              <w:t xml:space="preserve">undertaken. </w:t>
            </w:r>
            <w:r w:rsidRPr="00D5163E">
              <w:rPr>
                <w:rFonts w:ascii="Times New Roman" w:hAnsi="Times New Roman"/>
                <w:sz w:val="18"/>
                <w:szCs w:val="18"/>
                <w:lang w:eastAsia="ja-JP"/>
              </w:rPr>
              <w:t xml:space="preserve">A strategy to manage waste/obsolete energy equipment </w:t>
            </w:r>
            <w:r w:rsidR="001D2372" w:rsidRPr="00D5163E">
              <w:rPr>
                <w:rFonts w:ascii="Times New Roman" w:hAnsi="Times New Roman"/>
                <w:sz w:val="18"/>
                <w:szCs w:val="18"/>
                <w:lang w:eastAsia="ja-JP"/>
              </w:rPr>
              <w:t xml:space="preserve">and lamps </w:t>
            </w:r>
            <w:r w:rsidRPr="00D5163E">
              <w:rPr>
                <w:rFonts w:ascii="Times New Roman" w:hAnsi="Times New Roman"/>
                <w:sz w:val="18"/>
                <w:szCs w:val="18"/>
                <w:lang w:eastAsia="ja-JP"/>
              </w:rPr>
              <w:t xml:space="preserve">will be developed so as to avoid potential pollution from waste </w:t>
            </w:r>
            <w:r w:rsidR="001D2372" w:rsidRPr="00D5163E">
              <w:rPr>
                <w:rFonts w:ascii="Times New Roman" w:hAnsi="Times New Roman"/>
                <w:sz w:val="18"/>
                <w:szCs w:val="18"/>
                <w:lang w:eastAsia="ja-JP"/>
              </w:rPr>
              <w:t xml:space="preserve">lamps, </w:t>
            </w:r>
            <w:r w:rsidRPr="00D5163E">
              <w:rPr>
                <w:rFonts w:ascii="Times New Roman" w:hAnsi="Times New Roman"/>
                <w:sz w:val="18"/>
                <w:szCs w:val="18"/>
                <w:lang w:eastAsia="ja-JP"/>
              </w:rPr>
              <w:t xml:space="preserve">and </w:t>
            </w:r>
            <w:r w:rsidR="001D2372" w:rsidRPr="00D5163E">
              <w:rPr>
                <w:rFonts w:ascii="Times New Roman" w:hAnsi="Times New Roman"/>
                <w:sz w:val="18"/>
                <w:szCs w:val="18"/>
                <w:lang w:eastAsia="ja-JP"/>
              </w:rPr>
              <w:t xml:space="preserve">particularly </w:t>
            </w:r>
            <w:r w:rsidRPr="00D5163E">
              <w:rPr>
                <w:rFonts w:ascii="Times New Roman" w:hAnsi="Times New Roman"/>
                <w:sz w:val="18"/>
                <w:szCs w:val="18"/>
                <w:lang w:eastAsia="ja-JP"/>
              </w:rPr>
              <w:t>mercury from replaced fluorescent lamps/CFL.</w:t>
            </w:r>
            <w:r w:rsidR="00F35B1B" w:rsidRPr="00D5163E">
              <w:rPr>
                <w:rFonts w:ascii="Times New Roman" w:hAnsi="Times New Roman"/>
                <w:sz w:val="18"/>
                <w:szCs w:val="18"/>
                <w:lang w:eastAsia="ja-JP"/>
              </w:rPr>
              <w:t xml:space="preserve"> </w:t>
            </w:r>
            <w:r w:rsidR="001D2372" w:rsidRPr="00D5163E">
              <w:rPr>
                <w:rFonts w:ascii="Times New Roman" w:hAnsi="Times New Roman"/>
                <w:sz w:val="18"/>
                <w:szCs w:val="18"/>
                <w:lang w:eastAsia="ja-JP"/>
              </w:rPr>
              <w:t xml:space="preserve">The project’s Activity 2.4.5: Design, planning and conduct of training on waste management and recycling of components and materials of conventional lighting replaced by LED has been included to address this issue.  </w:t>
            </w:r>
          </w:p>
          <w:p w14:paraId="1997A869" w14:textId="48C9F18F" w:rsidR="00E3077B" w:rsidRPr="00D5163E" w:rsidRDefault="00E3077B" w:rsidP="007E081C">
            <w:pPr>
              <w:spacing w:after="0"/>
              <w:rPr>
                <w:rFonts w:ascii="Times New Roman" w:hAnsi="Times New Roman"/>
                <w:sz w:val="18"/>
                <w:szCs w:val="18"/>
                <w:lang w:eastAsia="ja-JP"/>
              </w:rPr>
            </w:pPr>
          </w:p>
        </w:tc>
      </w:tr>
      <w:tr w:rsidR="00E3077B" w:rsidRPr="00D5163E" w14:paraId="3FC9E226" w14:textId="77777777" w:rsidTr="00E3077B">
        <w:trPr>
          <w:jc w:val="center"/>
        </w:trPr>
        <w:tc>
          <w:tcPr>
            <w:tcW w:w="3510" w:type="dxa"/>
          </w:tcPr>
          <w:p w14:paraId="56E38A33" w14:textId="731D30F1" w:rsidR="00B9768D" w:rsidRPr="00D5163E" w:rsidRDefault="00B9768D" w:rsidP="002C2489">
            <w:pPr>
              <w:rPr>
                <w:rFonts w:ascii="Times New Roman" w:eastAsia="Times New Roman" w:hAnsi="Times New Roman"/>
                <w:sz w:val="18"/>
                <w:szCs w:val="18"/>
              </w:rPr>
            </w:pPr>
            <w:r w:rsidRPr="00D5163E">
              <w:rPr>
                <w:rFonts w:ascii="Times New Roman" w:hAnsi="Times New Roman"/>
                <w:sz w:val="18"/>
                <w:szCs w:val="18"/>
              </w:rPr>
              <w:t xml:space="preserve">The project can potentially have </w:t>
            </w:r>
            <w:r w:rsidRPr="00D5163E">
              <w:rPr>
                <w:rFonts w:ascii="Times New Roman" w:eastAsia="Times New Roman" w:hAnsi="Times New Roman"/>
                <w:sz w:val="18"/>
                <w:szCs w:val="18"/>
              </w:rPr>
              <w:t xml:space="preserve">adverse impacts on gender equality and/or the </w:t>
            </w:r>
            <w:r w:rsidRPr="00D5163E">
              <w:rPr>
                <w:rFonts w:ascii="Times New Roman" w:eastAsia="Times New Roman" w:hAnsi="Times New Roman"/>
                <w:sz w:val="18"/>
                <w:szCs w:val="18"/>
              </w:rPr>
              <w:lastRenderedPageBreak/>
              <w:t>situation of women and girls in case the activities related to LED promotion and training/capacity building are skewed towards male participation.</w:t>
            </w:r>
          </w:p>
          <w:p w14:paraId="7239A8E8" w14:textId="77777777" w:rsidR="00B9768D" w:rsidRPr="00D5163E" w:rsidRDefault="00B9768D" w:rsidP="002C2489">
            <w:pPr>
              <w:rPr>
                <w:rFonts w:ascii="Times New Roman" w:eastAsia="Times New Roman" w:hAnsi="Times New Roman"/>
                <w:sz w:val="18"/>
                <w:szCs w:val="18"/>
              </w:rPr>
            </w:pPr>
          </w:p>
          <w:p w14:paraId="783517AE" w14:textId="70362385" w:rsidR="00E3077B" w:rsidRPr="00D5163E" w:rsidRDefault="00B9768D" w:rsidP="007E081C">
            <w:pPr>
              <w:spacing w:after="0"/>
              <w:rPr>
                <w:rFonts w:ascii="Times New Roman" w:hAnsi="Times New Roman"/>
                <w:b/>
                <w:sz w:val="18"/>
                <w:szCs w:val="18"/>
                <w:lang w:eastAsia="ja-JP"/>
              </w:rPr>
            </w:pPr>
            <w:r w:rsidRPr="00D5163E">
              <w:rPr>
                <w:rFonts w:ascii="Times New Roman" w:hAnsi="Times New Roman"/>
                <w:sz w:val="18"/>
                <w:szCs w:val="18"/>
              </w:rPr>
              <w:t>(</w:t>
            </w:r>
            <w:r w:rsidRPr="00D5163E">
              <w:rPr>
                <w:rFonts w:ascii="Times New Roman" w:hAnsi="Times New Roman"/>
                <w:i/>
                <w:sz w:val="18"/>
                <w:szCs w:val="18"/>
              </w:rPr>
              <w:t>SES Principle 2 Gender, q1</w:t>
            </w:r>
            <w:r w:rsidR="00D4672F" w:rsidRPr="00D5163E">
              <w:rPr>
                <w:rFonts w:ascii="Times New Roman" w:hAnsi="Times New Roman"/>
                <w:i/>
                <w:sz w:val="18"/>
                <w:szCs w:val="18"/>
              </w:rPr>
              <w:t>, q2</w:t>
            </w:r>
            <w:r w:rsidRPr="00D5163E">
              <w:rPr>
                <w:rFonts w:ascii="Times New Roman" w:hAnsi="Times New Roman"/>
                <w:i/>
                <w:sz w:val="18"/>
                <w:szCs w:val="18"/>
              </w:rPr>
              <w:t>)</w:t>
            </w:r>
          </w:p>
        </w:tc>
        <w:tc>
          <w:tcPr>
            <w:tcW w:w="1080" w:type="dxa"/>
          </w:tcPr>
          <w:p w14:paraId="2FB6FDDB" w14:textId="0229077C" w:rsidR="00E3077B" w:rsidRPr="00D5163E" w:rsidRDefault="00E3077B" w:rsidP="007E081C">
            <w:pPr>
              <w:spacing w:after="0"/>
              <w:rPr>
                <w:rFonts w:ascii="Times New Roman" w:hAnsi="Times New Roman"/>
                <w:sz w:val="18"/>
                <w:szCs w:val="18"/>
                <w:lang w:eastAsia="ja-JP"/>
              </w:rPr>
            </w:pPr>
          </w:p>
          <w:p w14:paraId="7575214E" w14:textId="77777777" w:rsidR="00D4672F" w:rsidRPr="00D5163E" w:rsidRDefault="00D4672F" w:rsidP="007E081C">
            <w:pPr>
              <w:spacing w:after="0"/>
              <w:rPr>
                <w:rFonts w:ascii="Times New Roman" w:hAnsi="Times New Roman"/>
                <w:sz w:val="18"/>
                <w:szCs w:val="18"/>
                <w:lang w:eastAsia="ja-JP"/>
              </w:rPr>
            </w:pPr>
            <w:r w:rsidRPr="00D5163E">
              <w:rPr>
                <w:rFonts w:ascii="Times New Roman" w:hAnsi="Times New Roman"/>
                <w:sz w:val="18"/>
                <w:szCs w:val="18"/>
                <w:lang w:eastAsia="ja-JP"/>
              </w:rPr>
              <w:t>I = 3</w:t>
            </w:r>
          </w:p>
          <w:p w14:paraId="27DA7203" w14:textId="298B94ED" w:rsidR="00D4672F" w:rsidRPr="00D5163E" w:rsidRDefault="00D4672F" w:rsidP="007E081C">
            <w:pPr>
              <w:spacing w:after="0"/>
              <w:rPr>
                <w:rFonts w:ascii="Times New Roman" w:hAnsi="Times New Roman"/>
                <w:sz w:val="18"/>
                <w:szCs w:val="18"/>
                <w:lang w:eastAsia="ja-JP"/>
              </w:rPr>
            </w:pPr>
            <w:r w:rsidRPr="00D5163E">
              <w:rPr>
                <w:rFonts w:ascii="Times New Roman" w:hAnsi="Times New Roman"/>
                <w:sz w:val="18"/>
                <w:szCs w:val="18"/>
                <w:lang w:eastAsia="ja-JP"/>
              </w:rPr>
              <w:lastRenderedPageBreak/>
              <w:t>P = 1</w:t>
            </w:r>
          </w:p>
        </w:tc>
        <w:tc>
          <w:tcPr>
            <w:tcW w:w="1283" w:type="dxa"/>
          </w:tcPr>
          <w:p w14:paraId="0254A40D" w14:textId="79973326" w:rsidR="00E3077B" w:rsidRPr="00D5163E" w:rsidRDefault="00CA2C2C" w:rsidP="007E081C">
            <w:pPr>
              <w:spacing w:after="0"/>
              <w:rPr>
                <w:rFonts w:ascii="Times New Roman" w:hAnsi="Times New Roman"/>
                <w:sz w:val="18"/>
                <w:szCs w:val="18"/>
                <w:lang w:eastAsia="ja-JP"/>
              </w:rPr>
            </w:pPr>
            <w:r w:rsidRPr="00D5163E">
              <w:rPr>
                <w:rFonts w:ascii="Times New Roman" w:hAnsi="Times New Roman"/>
                <w:sz w:val="18"/>
                <w:szCs w:val="18"/>
                <w:lang w:eastAsia="ja-JP"/>
              </w:rPr>
              <w:lastRenderedPageBreak/>
              <w:t>Low</w:t>
            </w:r>
          </w:p>
        </w:tc>
        <w:tc>
          <w:tcPr>
            <w:tcW w:w="2497" w:type="dxa"/>
            <w:gridSpan w:val="2"/>
          </w:tcPr>
          <w:p w14:paraId="04263ABA" w14:textId="77777777" w:rsidR="00E3077B" w:rsidRPr="00D5163E" w:rsidRDefault="00E3077B" w:rsidP="007E081C">
            <w:pPr>
              <w:spacing w:after="0"/>
              <w:rPr>
                <w:rFonts w:ascii="Times New Roman" w:hAnsi="Times New Roman"/>
                <w:sz w:val="18"/>
                <w:szCs w:val="18"/>
                <w:lang w:eastAsia="ja-JP"/>
              </w:rPr>
            </w:pPr>
          </w:p>
        </w:tc>
        <w:tc>
          <w:tcPr>
            <w:tcW w:w="4770" w:type="dxa"/>
            <w:gridSpan w:val="2"/>
          </w:tcPr>
          <w:p w14:paraId="31088BBB" w14:textId="55568899" w:rsidR="00B9768D" w:rsidRPr="00D5163E" w:rsidRDefault="00B9768D" w:rsidP="007E081C">
            <w:pPr>
              <w:rPr>
                <w:rFonts w:ascii="Times New Roman" w:hAnsi="Times New Roman"/>
                <w:sz w:val="18"/>
                <w:szCs w:val="18"/>
              </w:rPr>
            </w:pPr>
            <w:r w:rsidRPr="00D5163E">
              <w:rPr>
                <w:rFonts w:ascii="Times New Roman" w:hAnsi="Times New Roman"/>
                <w:sz w:val="18"/>
                <w:szCs w:val="18"/>
              </w:rPr>
              <w:t xml:space="preserve">The professional job capacity development interventions of the project will be designed in such a way that equal opportunities </w:t>
            </w:r>
            <w:r w:rsidRPr="00D5163E">
              <w:rPr>
                <w:rFonts w:ascii="Times New Roman" w:hAnsi="Times New Roman"/>
                <w:sz w:val="18"/>
                <w:szCs w:val="18"/>
              </w:rPr>
              <w:lastRenderedPageBreak/>
              <w:t>exist for all genders and ages. By doing this, qualified men and women will benefit and this will contribute to the improvement and promotion of gender equality. This will also improve the number of qualified and capable women in Indonesia in technical areas such as the energy efficient lighting sector.</w:t>
            </w:r>
          </w:p>
          <w:p w14:paraId="49A7A74C" w14:textId="17E520C2" w:rsidR="00E3077B" w:rsidRPr="00D5163E" w:rsidRDefault="00B9768D" w:rsidP="007E081C">
            <w:pPr>
              <w:spacing w:after="0"/>
              <w:rPr>
                <w:rFonts w:ascii="Times New Roman" w:hAnsi="Times New Roman"/>
                <w:sz w:val="18"/>
                <w:szCs w:val="18"/>
                <w:lang w:eastAsia="ja-JP"/>
              </w:rPr>
            </w:pPr>
            <w:r w:rsidRPr="00D5163E">
              <w:rPr>
                <w:rFonts w:ascii="Times New Roman" w:hAnsi="Times New Roman"/>
                <w:sz w:val="18"/>
                <w:szCs w:val="18"/>
              </w:rPr>
              <w:t xml:space="preserve">The monitoring and evaluation of the project activities will include tracking a number of human development indicators, and among them would be gender equity, like the number of trained and employed women in </w:t>
            </w:r>
            <w:r w:rsidR="00BE1061" w:rsidRPr="00D5163E">
              <w:rPr>
                <w:rFonts w:ascii="Times New Roman" w:hAnsi="Times New Roman"/>
                <w:sz w:val="18"/>
                <w:szCs w:val="18"/>
              </w:rPr>
              <w:t>energy efficient lighting sector</w:t>
            </w:r>
            <w:r w:rsidRPr="00D5163E">
              <w:rPr>
                <w:rFonts w:ascii="Times New Roman" w:hAnsi="Times New Roman"/>
                <w:sz w:val="18"/>
                <w:szCs w:val="18"/>
              </w:rPr>
              <w:t>.</w:t>
            </w:r>
          </w:p>
        </w:tc>
      </w:tr>
      <w:tr w:rsidR="00E3077B" w:rsidRPr="00D5163E" w14:paraId="5313A5F2" w14:textId="77777777" w:rsidTr="00E3077B">
        <w:trPr>
          <w:jc w:val="center"/>
        </w:trPr>
        <w:tc>
          <w:tcPr>
            <w:tcW w:w="3510" w:type="dxa"/>
          </w:tcPr>
          <w:p w14:paraId="3EF5B24F" w14:textId="77777777" w:rsidR="00E3077B" w:rsidRPr="00D5163E" w:rsidRDefault="00E3077B" w:rsidP="002C2489">
            <w:pPr>
              <w:spacing w:after="0"/>
              <w:rPr>
                <w:rFonts w:ascii="Cambria" w:hAnsi="Cambria"/>
                <w:b/>
                <w:sz w:val="18"/>
                <w:szCs w:val="18"/>
                <w:lang w:eastAsia="ja-JP"/>
              </w:rPr>
            </w:pPr>
          </w:p>
        </w:tc>
        <w:tc>
          <w:tcPr>
            <w:tcW w:w="1080" w:type="dxa"/>
          </w:tcPr>
          <w:p w14:paraId="72C646C1" w14:textId="77777777" w:rsidR="00E3077B" w:rsidRPr="00D5163E" w:rsidRDefault="00E3077B" w:rsidP="007E081C">
            <w:pPr>
              <w:spacing w:after="0"/>
              <w:rPr>
                <w:rFonts w:ascii="Cambria" w:hAnsi="Cambria"/>
                <w:sz w:val="18"/>
                <w:szCs w:val="18"/>
                <w:lang w:eastAsia="ja-JP"/>
              </w:rPr>
            </w:pPr>
          </w:p>
        </w:tc>
        <w:tc>
          <w:tcPr>
            <w:tcW w:w="1283" w:type="dxa"/>
          </w:tcPr>
          <w:p w14:paraId="3B9553F3" w14:textId="77777777" w:rsidR="00E3077B" w:rsidRPr="00D5163E" w:rsidRDefault="00E3077B" w:rsidP="007E081C">
            <w:pPr>
              <w:spacing w:after="0"/>
              <w:rPr>
                <w:rFonts w:ascii="Cambria" w:hAnsi="Cambria"/>
                <w:sz w:val="18"/>
                <w:szCs w:val="18"/>
                <w:lang w:eastAsia="ja-JP"/>
              </w:rPr>
            </w:pPr>
          </w:p>
        </w:tc>
        <w:tc>
          <w:tcPr>
            <w:tcW w:w="2497" w:type="dxa"/>
            <w:gridSpan w:val="2"/>
          </w:tcPr>
          <w:p w14:paraId="6AC25217" w14:textId="77777777" w:rsidR="00E3077B" w:rsidRPr="00D5163E" w:rsidRDefault="00E3077B" w:rsidP="007E081C">
            <w:pPr>
              <w:spacing w:after="0"/>
              <w:rPr>
                <w:rFonts w:ascii="Cambria" w:hAnsi="Cambria"/>
                <w:b/>
                <w:sz w:val="18"/>
                <w:szCs w:val="18"/>
                <w:lang w:eastAsia="ja-JP"/>
              </w:rPr>
            </w:pPr>
          </w:p>
        </w:tc>
        <w:tc>
          <w:tcPr>
            <w:tcW w:w="4770" w:type="dxa"/>
            <w:gridSpan w:val="2"/>
          </w:tcPr>
          <w:p w14:paraId="3BD41AC4" w14:textId="77777777" w:rsidR="00E3077B" w:rsidRPr="00D5163E" w:rsidRDefault="00E3077B" w:rsidP="007E081C">
            <w:pPr>
              <w:spacing w:after="0"/>
              <w:rPr>
                <w:rFonts w:ascii="Cambria" w:hAnsi="Cambria"/>
                <w:b/>
                <w:sz w:val="18"/>
                <w:szCs w:val="18"/>
                <w:lang w:eastAsia="ja-JP"/>
              </w:rPr>
            </w:pPr>
          </w:p>
        </w:tc>
      </w:tr>
      <w:tr w:rsidR="00E3077B" w:rsidRPr="00D5163E" w14:paraId="70FBDD06" w14:textId="77777777" w:rsidTr="00E3077B">
        <w:trPr>
          <w:trHeight w:val="350"/>
          <w:jc w:val="center"/>
        </w:trPr>
        <w:tc>
          <w:tcPr>
            <w:tcW w:w="3510" w:type="dxa"/>
            <w:vMerge w:val="restart"/>
          </w:tcPr>
          <w:p w14:paraId="33D21F77" w14:textId="77777777" w:rsidR="00E3077B" w:rsidRPr="00D5163E" w:rsidRDefault="00E3077B" w:rsidP="002C2489">
            <w:pPr>
              <w:spacing w:after="0"/>
              <w:rPr>
                <w:rFonts w:ascii="Times New Roman" w:hAnsi="Times New Roman"/>
                <w:b/>
                <w:szCs w:val="20"/>
                <w:lang w:eastAsia="ja-JP"/>
              </w:rPr>
            </w:pPr>
          </w:p>
        </w:tc>
        <w:tc>
          <w:tcPr>
            <w:tcW w:w="9630" w:type="dxa"/>
            <w:gridSpan w:val="6"/>
            <w:shd w:val="clear" w:color="auto" w:fill="0F243E"/>
          </w:tcPr>
          <w:p w14:paraId="1F0DD6F3" w14:textId="77777777" w:rsidR="00E3077B" w:rsidRPr="00D5163E" w:rsidRDefault="00E3077B" w:rsidP="007E081C">
            <w:pPr>
              <w:spacing w:after="0"/>
              <w:rPr>
                <w:rFonts w:ascii="Times New Roman" w:hAnsi="Times New Roman"/>
                <w:b/>
                <w:sz w:val="18"/>
                <w:szCs w:val="18"/>
                <w:lang w:eastAsia="ja-JP"/>
              </w:rPr>
            </w:pPr>
            <w:r w:rsidRPr="00D5163E">
              <w:rPr>
                <w:rFonts w:ascii="Times New Roman" w:hAnsi="Times New Roman"/>
                <w:b/>
                <w:szCs w:val="20"/>
                <w:lang w:eastAsia="ja-JP"/>
              </w:rPr>
              <w:t xml:space="preserve">QUESTION 4: What is the overall Project risk categorization? </w:t>
            </w:r>
          </w:p>
        </w:tc>
      </w:tr>
      <w:tr w:rsidR="00E3077B" w:rsidRPr="00D5163E" w14:paraId="02F2156F" w14:textId="77777777" w:rsidTr="00E3077B">
        <w:trPr>
          <w:jc w:val="center"/>
        </w:trPr>
        <w:tc>
          <w:tcPr>
            <w:tcW w:w="3510" w:type="dxa"/>
            <w:vMerge/>
          </w:tcPr>
          <w:p w14:paraId="095B2A97" w14:textId="77777777" w:rsidR="00E3077B" w:rsidRPr="00D5163E" w:rsidRDefault="00E3077B" w:rsidP="007E081C">
            <w:pPr>
              <w:spacing w:after="0"/>
              <w:rPr>
                <w:rFonts w:ascii="Times New Roman" w:hAnsi="Times New Roman"/>
                <w:sz w:val="18"/>
                <w:szCs w:val="18"/>
                <w:u w:val="single"/>
                <w:lang w:eastAsia="ja-JP"/>
              </w:rPr>
            </w:pPr>
          </w:p>
        </w:tc>
        <w:tc>
          <w:tcPr>
            <w:tcW w:w="4883" w:type="dxa"/>
            <w:gridSpan w:val="5"/>
          </w:tcPr>
          <w:p w14:paraId="097D9CA1" w14:textId="77777777" w:rsidR="00E3077B" w:rsidRPr="00D5163E" w:rsidRDefault="00E3077B" w:rsidP="007E081C">
            <w:pPr>
              <w:spacing w:after="0"/>
              <w:rPr>
                <w:rFonts w:ascii="Times New Roman" w:hAnsi="Times New Roman"/>
                <w:b/>
                <w:sz w:val="18"/>
                <w:szCs w:val="18"/>
                <w:lang w:eastAsia="ja-JP"/>
              </w:rPr>
            </w:pPr>
            <w:r w:rsidRPr="00D5163E">
              <w:rPr>
                <w:rFonts w:ascii="Times New Roman" w:hAnsi="Times New Roman"/>
                <w:b/>
                <w:sz w:val="18"/>
                <w:szCs w:val="18"/>
                <w:lang w:eastAsia="ja-JP"/>
              </w:rPr>
              <w:t xml:space="preserve">Select one (see </w:t>
            </w:r>
            <w:hyperlink r:id="rId48" w:history="1">
              <w:r w:rsidRPr="00D5163E">
                <w:rPr>
                  <w:rFonts w:ascii="Times New Roman" w:hAnsi="Times New Roman"/>
                  <w:b/>
                  <w:sz w:val="18"/>
                  <w:u w:val="single"/>
                  <w:lang w:eastAsia="ja-JP"/>
                </w:rPr>
                <w:t>SESP</w:t>
              </w:r>
            </w:hyperlink>
            <w:r w:rsidRPr="00D5163E">
              <w:rPr>
                <w:rFonts w:ascii="Times New Roman" w:hAnsi="Times New Roman"/>
                <w:b/>
                <w:sz w:val="18"/>
                <w:szCs w:val="18"/>
                <w:lang w:eastAsia="ja-JP"/>
              </w:rPr>
              <w:t xml:space="preserve"> for guidance)</w:t>
            </w:r>
          </w:p>
        </w:tc>
        <w:tc>
          <w:tcPr>
            <w:tcW w:w="4747" w:type="dxa"/>
          </w:tcPr>
          <w:p w14:paraId="32EE81B0" w14:textId="77777777" w:rsidR="00E3077B" w:rsidRPr="00D5163E" w:rsidRDefault="00E3077B" w:rsidP="007E081C">
            <w:pPr>
              <w:spacing w:after="0"/>
              <w:rPr>
                <w:rFonts w:ascii="Times New Roman" w:hAnsi="Times New Roman"/>
                <w:b/>
                <w:sz w:val="18"/>
                <w:szCs w:val="18"/>
                <w:lang w:eastAsia="ja-JP"/>
              </w:rPr>
            </w:pPr>
            <w:r w:rsidRPr="00D5163E">
              <w:rPr>
                <w:rFonts w:ascii="Times New Roman" w:hAnsi="Times New Roman"/>
                <w:b/>
                <w:sz w:val="18"/>
                <w:szCs w:val="18"/>
                <w:lang w:eastAsia="ja-JP"/>
              </w:rPr>
              <w:t>Comments</w:t>
            </w:r>
          </w:p>
        </w:tc>
      </w:tr>
      <w:tr w:rsidR="00E3077B" w:rsidRPr="00D5163E" w14:paraId="09B782D2" w14:textId="77777777" w:rsidTr="00E3077B">
        <w:trPr>
          <w:trHeight w:val="251"/>
          <w:jc w:val="center"/>
        </w:trPr>
        <w:tc>
          <w:tcPr>
            <w:tcW w:w="3510" w:type="dxa"/>
            <w:vMerge/>
          </w:tcPr>
          <w:p w14:paraId="1C2CE44C" w14:textId="77777777" w:rsidR="00E3077B" w:rsidRPr="00D5163E" w:rsidRDefault="00E3077B" w:rsidP="007E081C">
            <w:pPr>
              <w:spacing w:after="0"/>
              <w:rPr>
                <w:rFonts w:ascii="Times New Roman" w:hAnsi="Times New Roman"/>
                <w:sz w:val="18"/>
                <w:szCs w:val="18"/>
                <w:lang w:eastAsia="ja-JP"/>
              </w:rPr>
            </w:pPr>
          </w:p>
        </w:tc>
        <w:tc>
          <w:tcPr>
            <w:tcW w:w="4343" w:type="dxa"/>
            <w:gridSpan w:val="3"/>
            <w:shd w:val="clear" w:color="auto" w:fill="auto"/>
          </w:tcPr>
          <w:p w14:paraId="013EE818" w14:textId="77777777" w:rsidR="00E3077B" w:rsidRPr="00D5163E" w:rsidRDefault="00E3077B" w:rsidP="007E081C">
            <w:pPr>
              <w:spacing w:after="0"/>
              <w:rPr>
                <w:rFonts w:ascii="Times New Roman" w:hAnsi="Times New Roman"/>
                <w:b/>
                <w:i/>
                <w:sz w:val="18"/>
                <w:szCs w:val="18"/>
                <w:lang w:eastAsia="ja-JP"/>
              </w:rPr>
            </w:pPr>
            <w:r w:rsidRPr="00D5163E">
              <w:rPr>
                <w:rFonts w:ascii="Times New Roman" w:hAnsi="Times New Roman"/>
                <w:b/>
                <w:i/>
                <w:sz w:val="18"/>
                <w:szCs w:val="18"/>
                <w:lang w:eastAsia="ja-JP"/>
              </w:rPr>
              <w:t>Low Risk</w:t>
            </w:r>
          </w:p>
        </w:tc>
        <w:tc>
          <w:tcPr>
            <w:tcW w:w="540" w:type="dxa"/>
            <w:gridSpan w:val="2"/>
          </w:tcPr>
          <w:p w14:paraId="655A98D7" w14:textId="7B10C835" w:rsidR="00E3077B" w:rsidRPr="00D5163E" w:rsidRDefault="00E3077B" w:rsidP="007E081C">
            <w:pPr>
              <w:spacing w:after="0"/>
              <w:ind w:left="-2230" w:firstLine="2230"/>
              <w:rPr>
                <w:rFonts w:ascii="Times New Roman" w:hAnsi="Times New Roman"/>
                <w:b/>
                <w:sz w:val="18"/>
                <w:szCs w:val="18"/>
                <w:lang w:eastAsia="ja-JP"/>
              </w:rPr>
            </w:pPr>
            <w:r w:rsidRPr="00D5163E">
              <w:rPr>
                <w:rFonts w:ascii="Segoe UI Symbol" w:hAnsi="Segoe UI Symbol" w:cs="Segoe UI Symbol"/>
                <w:b/>
                <w:szCs w:val="20"/>
                <w:lang w:eastAsia="ja-JP"/>
              </w:rPr>
              <w:t>☐</w:t>
            </w:r>
          </w:p>
        </w:tc>
        <w:tc>
          <w:tcPr>
            <w:tcW w:w="4747" w:type="dxa"/>
          </w:tcPr>
          <w:p w14:paraId="5FA64BD1" w14:textId="62977F70" w:rsidR="00E3077B" w:rsidRPr="00D5163E" w:rsidRDefault="00E3077B" w:rsidP="007E081C">
            <w:pPr>
              <w:spacing w:after="0"/>
              <w:rPr>
                <w:rFonts w:ascii="Times New Roman" w:hAnsi="Times New Roman"/>
                <w:sz w:val="18"/>
                <w:szCs w:val="18"/>
                <w:lang w:eastAsia="ja-JP"/>
              </w:rPr>
            </w:pPr>
          </w:p>
        </w:tc>
      </w:tr>
      <w:tr w:rsidR="00E3077B" w:rsidRPr="00D5163E" w14:paraId="2C03A16D" w14:textId="77777777" w:rsidTr="00E3077B">
        <w:trPr>
          <w:jc w:val="center"/>
        </w:trPr>
        <w:tc>
          <w:tcPr>
            <w:tcW w:w="3510" w:type="dxa"/>
            <w:vMerge/>
          </w:tcPr>
          <w:p w14:paraId="6022695C" w14:textId="77777777" w:rsidR="00E3077B" w:rsidRPr="00D5163E" w:rsidRDefault="00E3077B" w:rsidP="007E081C">
            <w:pPr>
              <w:spacing w:after="0"/>
              <w:rPr>
                <w:rFonts w:ascii="Times New Roman" w:hAnsi="Times New Roman"/>
                <w:sz w:val="18"/>
                <w:szCs w:val="18"/>
                <w:lang w:eastAsia="ja-JP"/>
              </w:rPr>
            </w:pPr>
          </w:p>
        </w:tc>
        <w:tc>
          <w:tcPr>
            <w:tcW w:w="4343" w:type="dxa"/>
            <w:gridSpan w:val="3"/>
            <w:shd w:val="clear" w:color="auto" w:fill="auto"/>
          </w:tcPr>
          <w:p w14:paraId="2330DBAB" w14:textId="77777777" w:rsidR="00E3077B" w:rsidRPr="00D5163E" w:rsidRDefault="00E3077B" w:rsidP="007E081C">
            <w:pPr>
              <w:spacing w:after="0"/>
              <w:rPr>
                <w:rFonts w:ascii="Times New Roman" w:hAnsi="Times New Roman"/>
                <w:b/>
                <w:i/>
                <w:sz w:val="18"/>
                <w:szCs w:val="18"/>
                <w:lang w:eastAsia="ja-JP"/>
              </w:rPr>
            </w:pPr>
            <w:r w:rsidRPr="00D5163E">
              <w:rPr>
                <w:rFonts w:ascii="Times New Roman" w:hAnsi="Times New Roman"/>
                <w:b/>
                <w:i/>
                <w:sz w:val="18"/>
                <w:szCs w:val="18"/>
                <w:lang w:eastAsia="ja-JP"/>
              </w:rPr>
              <w:t>Moderate Risk</w:t>
            </w:r>
          </w:p>
        </w:tc>
        <w:tc>
          <w:tcPr>
            <w:tcW w:w="540" w:type="dxa"/>
            <w:gridSpan w:val="2"/>
          </w:tcPr>
          <w:p w14:paraId="24680285" w14:textId="6900DE07" w:rsidR="00E3077B" w:rsidRPr="00D5163E" w:rsidRDefault="00D4672F" w:rsidP="007E081C">
            <w:pPr>
              <w:spacing w:after="0"/>
              <w:ind w:left="-2230" w:firstLine="2230"/>
              <w:rPr>
                <w:rFonts w:ascii="Times New Roman" w:hAnsi="Times New Roman"/>
                <w:b/>
                <w:sz w:val="18"/>
                <w:szCs w:val="18"/>
                <w:lang w:eastAsia="ja-JP"/>
              </w:rPr>
            </w:pPr>
            <w:r w:rsidRPr="00D5163E">
              <w:rPr>
                <w:rFonts w:ascii="Times New Roman" w:hAnsi="Times New Roman"/>
                <w:b/>
                <w:szCs w:val="20"/>
                <w:lang w:eastAsia="ja-JP"/>
              </w:rPr>
              <w:sym w:font="Symbol" w:char="F0D6"/>
            </w:r>
          </w:p>
        </w:tc>
        <w:tc>
          <w:tcPr>
            <w:tcW w:w="4747" w:type="dxa"/>
          </w:tcPr>
          <w:p w14:paraId="3F8D8B7D" w14:textId="77777777" w:rsidR="00D4672F" w:rsidRPr="00D5163E" w:rsidRDefault="00D4672F" w:rsidP="007E081C">
            <w:pPr>
              <w:spacing w:after="0"/>
              <w:rPr>
                <w:rFonts w:ascii="Times New Roman" w:hAnsi="Times New Roman"/>
                <w:sz w:val="18"/>
                <w:szCs w:val="18"/>
                <w:lang w:eastAsia="ja-JP"/>
              </w:rPr>
            </w:pPr>
            <w:r w:rsidRPr="00D5163E">
              <w:rPr>
                <w:rFonts w:ascii="Times New Roman" w:hAnsi="Times New Roman"/>
                <w:sz w:val="18"/>
                <w:szCs w:val="18"/>
                <w:lang w:eastAsia="ja-JP"/>
              </w:rPr>
              <w:t xml:space="preserve">The project’s Activity 2.4.5: Design, planning and conduct of training on waste management and recycling of components and materials of conventional lighting replaced by LED has been included to address this issue and ensure effective waste management and disposal.  </w:t>
            </w:r>
          </w:p>
          <w:p w14:paraId="45356229" w14:textId="342D08DC" w:rsidR="00E3077B" w:rsidRPr="00D5163E" w:rsidRDefault="00D4672F" w:rsidP="007E081C">
            <w:pPr>
              <w:spacing w:after="0"/>
              <w:rPr>
                <w:rFonts w:ascii="Times New Roman" w:hAnsi="Times New Roman"/>
                <w:color w:val="FF0000"/>
                <w:sz w:val="18"/>
                <w:szCs w:val="18"/>
                <w:lang w:eastAsia="ja-JP"/>
              </w:rPr>
            </w:pPr>
            <w:r w:rsidRPr="00D5163E">
              <w:rPr>
                <w:rFonts w:ascii="Times New Roman" w:hAnsi="Times New Roman"/>
                <w:sz w:val="18"/>
                <w:szCs w:val="18"/>
                <w:lang w:eastAsia="ja-JP"/>
              </w:rPr>
              <w:t>Gender considerations are included throughout all project activities.</w:t>
            </w:r>
          </w:p>
        </w:tc>
      </w:tr>
      <w:tr w:rsidR="00E3077B" w:rsidRPr="00D5163E" w14:paraId="1AF8BC34" w14:textId="77777777" w:rsidTr="00E3077B">
        <w:trPr>
          <w:jc w:val="center"/>
        </w:trPr>
        <w:tc>
          <w:tcPr>
            <w:tcW w:w="3510" w:type="dxa"/>
            <w:vMerge/>
          </w:tcPr>
          <w:p w14:paraId="2254A6F8" w14:textId="77777777" w:rsidR="00E3077B" w:rsidRPr="00D5163E" w:rsidRDefault="00E3077B" w:rsidP="007E081C">
            <w:pPr>
              <w:spacing w:after="0"/>
              <w:rPr>
                <w:rFonts w:ascii="Times New Roman" w:hAnsi="Times New Roman"/>
                <w:sz w:val="18"/>
                <w:szCs w:val="18"/>
                <w:lang w:eastAsia="ja-JP"/>
              </w:rPr>
            </w:pPr>
          </w:p>
        </w:tc>
        <w:tc>
          <w:tcPr>
            <w:tcW w:w="4343" w:type="dxa"/>
            <w:gridSpan w:val="3"/>
            <w:shd w:val="clear" w:color="auto" w:fill="auto"/>
          </w:tcPr>
          <w:p w14:paraId="24963FCD" w14:textId="77777777" w:rsidR="00E3077B" w:rsidRPr="00D5163E" w:rsidRDefault="00E3077B" w:rsidP="007E081C">
            <w:pPr>
              <w:spacing w:after="0"/>
              <w:rPr>
                <w:rFonts w:ascii="Times New Roman" w:hAnsi="Times New Roman"/>
                <w:b/>
                <w:i/>
                <w:sz w:val="18"/>
                <w:szCs w:val="18"/>
                <w:lang w:eastAsia="ja-JP"/>
              </w:rPr>
            </w:pPr>
            <w:r w:rsidRPr="00D5163E">
              <w:rPr>
                <w:rFonts w:ascii="Times New Roman" w:hAnsi="Times New Roman"/>
                <w:b/>
                <w:i/>
                <w:sz w:val="18"/>
                <w:szCs w:val="18"/>
                <w:lang w:eastAsia="ja-JP"/>
              </w:rPr>
              <w:t>High Risk</w:t>
            </w:r>
          </w:p>
        </w:tc>
        <w:tc>
          <w:tcPr>
            <w:tcW w:w="540" w:type="dxa"/>
            <w:gridSpan w:val="2"/>
          </w:tcPr>
          <w:p w14:paraId="331A6ECB" w14:textId="77777777" w:rsidR="00E3077B" w:rsidRPr="00D5163E" w:rsidRDefault="00E3077B" w:rsidP="007E081C">
            <w:pPr>
              <w:spacing w:after="0"/>
              <w:ind w:left="-2230" w:firstLine="2230"/>
              <w:rPr>
                <w:rFonts w:ascii="Times New Roman" w:hAnsi="Times New Roman"/>
                <w:b/>
                <w:sz w:val="18"/>
                <w:szCs w:val="18"/>
                <w:lang w:eastAsia="ja-JP"/>
              </w:rPr>
            </w:pPr>
            <w:r w:rsidRPr="00D5163E">
              <w:rPr>
                <w:rFonts w:ascii="Segoe UI Symbol" w:hAnsi="Segoe UI Symbol" w:cs="Segoe UI Symbol"/>
                <w:b/>
                <w:szCs w:val="20"/>
                <w:lang w:eastAsia="ja-JP"/>
              </w:rPr>
              <w:t>☐</w:t>
            </w:r>
          </w:p>
        </w:tc>
        <w:tc>
          <w:tcPr>
            <w:tcW w:w="4747" w:type="dxa"/>
          </w:tcPr>
          <w:p w14:paraId="18193AFD" w14:textId="77777777" w:rsidR="00E3077B" w:rsidRPr="00D5163E" w:rsidRDefault="00E3077B" w:rsidP="007E081C">
            <w:pPr>
              <w:spacing w:after="0"/>
              <w:rPr>
                <w:rFonts w:ascii="Times New Roman" w:hAnsi="Times New Roman"/>
                <w:b/>
                <w:sz w:val="18"/>
                <w:szCs w:val="18"/>
                <w:lang w:eastAsia="ja-JP"/>
              </w:rPr>
            </w:pPr>
          </w:p>
        </w:tc>
      </w:tr>
      <w:tr w:rsidR="00E3077B" w:rsidRPr="00D5163E" w14:paraId="073C2FA0" w14:textId="77777777" w:rsidTr="00E3077B">
        <w:trPr>
          <w:trHeight w:val="782"/>
          <w:jc w:val="center"/>
        </w:trPr>
        <w:tc>
          <w:tcPr>
            <w:tcW w:w="3510" w:type="dxa"/>
            <w:vMerge w:val="restart"/>
            <w:shd w:val="clear" w:color="auto" w:fill="FFFFFF"/>
          </w:tcPr>
          <w:p w14:paraId="5358C485" w14:textId="77777777" w:rsidR="00E3077B" w:rsidRPr="00D5163E" w:rsidRDefault="00E3077B" w:rsidP="002C2489">
            <w:pPr>
              <w:spacing w:after="0"/>
              <w:ind w:hanging="18"/>
              <w:rPr>
                <w:rFonts w:ascii="Times New Roman" w:hAnsi="Times New Roman"/>
                <w:b/>
                <w:szCs w:val="20"/>
                <w:lang w:eastAsia="ja-JP"/>
              </w:rPr>
            </w:pPr>
          </w:p>
        </w:tc>
        <w:tc>
          <w:tcPr>
            <w:tcW w:w="4883" w:type="dxa"/>
            <w:gridSpan w:val="5"/>
            <w:shd w:val="clear" w:color="auto" w:fill="0F243E"/>
            <w:vAlign w:val="center"/>
          </w:tcPr>
          <w:p w14:paraId="0F7813E9" w14:textId="77777777" w:rsidR="00E3077B" w:rsidRPr="00D5163E" w:rsidRDefault="00E3077B" w:rsidP="007E081C">
            <w:pPr>
              <w:tabs>
                <w:tab w:val="left" w:pos="360"/>
              </w:tabs>
              <w:spacing w:after="0"/>
              <w:rPr>
                <w:rFonts w:ascii="Times New Roman" w:hAnsi="Times New Roman"/>
                <w:szCs w:val="20"/>
                <w:lang w:eastAsia="ja-JP"/>
              </w:rPr>
            </w:pPr>
            <w:r w:rsidRPr="00D5163E">
              <w:rPr>
                <w:rFonts w:ascii="Times New Roman" w:hAnsi="Times New Roman"/>
                <w:b/>
                <w:szCs w:val="20"/>
                <w:lang w:eastAsia="ja-JP"/>
              </w:rPr>
              <w:t>QUESTION 5: Based on the identified risks and risk categorization, what requirements of the SES are relevant?</w:t>
            </w:r>
          </w:p>
        </w:tc>
        <w:tc>
          <w:tcPr>
            <w:tcW w:w="4747" w:type="dxa"/>
            <w:shd w:val="clear" w:color="auto" w:fill="0F243E"/>
            <w:vAlign w:val="center"/>
          </w:tcPr>
          <w:p w14:paraId="0CA09336" w14:textId="77777777" w:rsidR="00E3077B" w:rsidRPr="00D5163E" w:rsidRDefault="00E3077B" w:rsidP="007E081C">
            <w:pPr>
              <w:tabs>
                <w:tab w:val="left" w:pos="360"/>
              </w:tabs>
              <w:spacing w:after="0"/>
              <w:rPr>
                <w:rFonts w:ascii="Times New Roman" w:hAnsi="Times New Roman"/>
                <w:b/>
                <w:szCs w:val="20"/>
                <w:lang w:eastAsia="ja-JP"/>
              </w:rPr>
            </w:pPr>
          </w:p>
        </w:tc>
      </w:tr>
      <w:tr w:rsidR="00E3077B" w:rsidRPr="00D5163E" w14:paraId="74E5191D" w14:textId="77777777" w:rsidTr="00E3077B">
        <w:trPr>
          <w:trHeight w:val="296"/>
          <w:jc w:val="center"/>
        </w:trPr>
        <w:tc>
          <w:tcPr>
            <w:tcW w:w="3510" w:type="dxa"/>
            <w:vMerge/>
            <w:shd w:val="clear" w:color="auto" w:fill="FFFFFF"/>
          </w:tcPr>
          <w:p w14:paraId="2AFBB8A9" w14:textId="77777777" w:rsidR="00E3077B" w:rsidRPr="00D5163E" w:rsidRDefault="00E3077B" w:rsidP="007E081C">
            <w:pPr>
              <w:spacing w:after="0"/>
              <w:rPr>
                <w:rFonts w:ascii="Times New Roman" w:hAnsi="Times New Roman"/>
                <w:sz w:val="18"/>
                <w:szCs w:val="18"/>
                <w:u w:val="single"/>
                <w:lang w:eastAsia="ja-JP"/>
              </w:rPr>
            </w:pPr>
          </w:p>
        </w:tc>
        <w:tc>
          <w:tcPr>
            <w:tcW w:w="4883" w:type="dxa"/>
            <w:gridSpan w:val="5"/>
          </w:tcPr>
          <w:p w14:paraId="15E7F354" w14:textId="77777777" w:rsidR="00E3077B" w:rsidRPr="00D5163E" w:rsidRDefault="00E3077B" w:rsidP="007E081C">
            <w:pPr>
              <w:tabs>
                <w:tab w:val="left" w:pos="360"/>
              </w:tabs>
              <w:spacing w:after="0"/>
              <w:rPr>
                <w:rFonts w:ascii="Times New Roman" w:hAnsi="Times New Roman"/>
                <w:b/>
                <w:szCs w:val="20"/>
                <w:lang w:eastAsia="ja-JP"/>
              </w:rPr>
            </w:pPr>
            <w:r w:rsidRPr="00D5163E">
              <w:rPr>
                <w:rFonts w:ascii="Times New Roman" w:hAnsi="Times New Roman"/>
                <w:sz w:val="18"/>
                <w:szCs w:val="18"/>
                <w:lang w:eastAsia="ja-JP"/>
              </w:rPr>
              <w:t>Check all that apply</w:t>
            </w:r>
          </w:p>
        </w:tc>
        <w:tc>
          <w:tcPr>
            <w:tcW w:w="4747" w:type="dxa"/>
          </w:tcPr>
          <w:p w14:paraId="7E6E9F60" w14:textId="77777777" w:rsidR="00E3077B" w:rsidRPr="00D5163E" w:rsidRDefault="00E3077B" w:rsidP="007E081C">
            <w:pPr>
              <w:tabs>
                <w:tab w:val="left" w:pos="360"/>
              </w:tabs>
              <w:spacing w:after="0"/>
              <w:rPr>
                <w:rFonts w:ascii="Times New Roman" w:hAnsi="Times New Roman"/>
                <w:b/>
                <w:sz w:val="18"/>
                <w:szCs w:val="18"/>
                <w:lang w:eastAsia="ja-JP"/>
              </w:rPr>
            </w:pPr>
            <w:r w:rsidRPr="00D5163E">
              <w:rPr>
                <w:rFonts w:ascii="Times New Roman" w:hAnsi="Times New Roman"/>
                <w:b/>
                <w:sz w:val="18"/>
                <w:szCs w:val="18"/>
                <w:lang w:eastAsia="ja-JP"/>
              </w:rPr>
              <w:t>Comments</w:t>
            </w:r>
          </w:p>
        </w:tc>
      </w:tr>
      <w:tr w:rsidR="00E3077B" w:rsidRPr="00D5163E" w14:paraId="693FFEE8" w14:textId="77777777" w:rsidTr="00E3077B">
        <w:trPr>
          <w:jc w:val="center"/>
        </w:trPr>
        <w:tc>
          <w:tcPr>
            <w:tcW w:w="3510" w:type="dxa"/>
            <w:vMerge/>
            <w:shd w:val="clear" w:color="auto" w:fill="FFFFFF"/>
          </w:tcPr>
          <w:p w14:paraId="14015550" w14:textId="77777777" w:rsidR="00E3077B" w:rsidRPr="00D5163E" w:rsidRDefault="00E3077B" w:rsidP="007E081C">
            <w:pPr>
              <w:tabs>
                <w:tab w:val="left" w:pos="270"/>
              </w:tabs>
              <w:spacing w:after="0"/>
              <w:ind w:left="270" w:hanging="270"/>
              <w:rPr>
                <w:rFonts w:ascii="Times New Roman" w:hAnsi="Times New Roman"/>
                <w:sz w:val="18"/>
                <w:szCs w:val="18"/>
                <w:lang w:eastAsia="ja-JP"/>
              </w:rPr>
            </w:pPr>
          </w:p>
        </w:tc>
        <w:tc>
          <w:tcPr>
            <w:tcW w:w="4343" w:type="dxa"/>
            <w:gridSpan w:val="3"/>
            <w:shd w:val="clear" w:color="auto" w:fill="auto"/>
          </w:tcPr>
          <w:p w14:paraId="1232A792" w14:textId="77777777" w:rsidR="00E3077B" w:rsidRPr="00D5163E" w:rsidRDefault="00E3077B" w:rsidP="007E081C">
            <w:pPr>
              <w:tabs>
                <w:tab w:val="left" w:pos="270"/>
              </w:tabs>
              <w:spacing w:after="0"/>
              <w:ind w:left="270" w:hanging="270"/>
              <w:rPr>
                <w:rFonts w:ascii="Times New Roman" w:hAnsi="Times New Roman"/>
                <w:b/>
                <w:i/>
                <w:sz w:val="18"/>
                <w:szCs w:val="18"/>
                <w:lang w:eastAsia="ja-JP"/>
              </w:rPr>
            </w:pPr>
            <w:r w:rsidRPr="00D5163E">
              <w:rPr>
                <w:rFonts w:ascii="Times New Roman" w:hAnsi="Times New Roman"/>
                <w:b/>
                <w:i/>
                <w:sz w:val="18"/>
                <w:szCs w:val="18"/>
                <w:lang w:eastAsia="ja-JP"/>
              </w:rPr>
              <w:t>Principle 1: Human Rights</w:t>
            </w:r>
          </w:p>
        </w:tc>
        <w:tc>
          <w:tcPr>
            <w:tcW w:w="540" w:type="dxa"/>
            <w:gridSpan w:val="2"/>
          </w:tcPr>
          <w:p w14:paraId="3C5346C9" w14:textId="77777777" w:rsidR="00E3077B" w:rsidRPr="00D5163E" w:rsidRDefault="00E3077B" w:rsidP="007E081C">
            <w:pPr>
              <w:tabs>
                <w:tab w:val="left" w:pos="360"/>
              </w:tabs>
              <w:spacing w:after="0"/>
              <w:rPr>
                <w:rFonts w:ascii="Times New Roman" w:hAnsi="Times New Roman"/>
                <w:sz w:val="18"/>
                <w:szCs w:val="18"/>
                <w:lang w:eastAsia="ja-JP"/>
              </w:rPr>
            </w:pPr>
            <w:r w:rsidRPr="00D5163E">
              <w:rPr>
                <w:rFonts w:ascii="Segoe UI Symbol" w:hAnsi="Segoe UI Symbol" w:cs="Segoe UI Symbol"/>
                <w:b/>
                <w:szCs w:val="20"/>
                <w:lang w:eastAsia="ja-JP"/>
              </w:rPr>
              <w:t>☐</w:t>
            </w:r>
          </w:p>
        </w:tc>
        <w:tc>
          <w:tcPr>
            <w:tcW w:w="4747" w:type="dxa"/>
          </w:tcPr>
          <w:p w14:paraId="61CF5014" w14:textId="77777777" w:rsidR="00E3077B" w:rsidRPr="00D5163E" w:rsidRDefault="00E3077B" w:rsidP="007E081C">
            <w:pPr>
              <w:tabs>
                <w:tab w:val="left" w:pos="360"/>
              </w:tabs>
              <w:spacing w:after="0"/>
              <w:rPr>
                <w:rFonts w:ascii="Times New Roman" w:hAnsi="Times New Roman"/>
                <w:color w:val="FF0000"/>
                <w:sz w:val="18"/>
                <w:szCs w:val="18"/>
                <w:lang w:eastAsia="ja-JP"/>
              </w:rPr>
            </w:pPr>
          </w:p>
        </w:tc>
      </w:tr>
      <w:tr w:rsidR="00E3077B" w:rsidRPr="00D5163E" w14:paraId="545184B8" w14:textId="77777777" w:rsidTr="00E3077B">
        <w:trPr>
          <w:jc w:val="center"/>
        </w:trPr>
        <w:tc>
          <w:tcPr>
            <w:tcW w:w="3510" w:type="dxa"/>
            <w:vMerge/>
            <w:shd w:val="clear" w:color="auto" w:fill="FFFFFF"/>
          </w:tcPr>
          <w:p w14:paraId="5722FCD8" w14:textId="77777777" w:rsidR="00E3077B" w:rsidRPr="00D5163E" w:rsidRDefault="00E3077B" w:rsidP="007E081C">
            <w:pPr>
              <w:tabs>
                <w:tab w:val="left" w:pos="270"/>
              </w:tabs>
              <w:spacing w:after="0"/>
              <w:ind w:left="270" w:hanging="270"/>
              <w:rPr>
                <w:rFonts w:ascii="Times New Roman" w:hAnsi="Times New Roman"/>
                <w:sz w:val="18"/>
                <w:szCs w:val="18"/>
                <w:lang w:eastAsia="ja-JP"/>
              </w:rPr>
            </w:pPr>
          </w:p>
        </w:tc>
        <w:tc>
          <w:tcPr>
            <w:tcW w:w="4343" w:type="dxa"/>
            <w:gridSpan w:val="3"/>
            <w:shd w:val="clear" w:color="auto" w:fill="auto"/>
          </w:tcPr>
          <w:p w14:paraId="744AE041" w14:textId="77777777" w:rsidR="00E3077B" w:rsidRPr="00D5163E" w:rsidRDefault="00E3077B" w:rsidP="007E081C">
            <w:pPr>
              <w:tabs>
                <w:tab w:val="left" w:pos="270"/>
              </w:tabs>
              <w:spacing w:after="0"/>
              <w:ind w:left="270" w:hanging="270"/>
              <w:rPr>
                <w:rFonts w:ascii="Times New Roman" w:hAnsi="Times New Roman"/>
                <w:b/>
                <w:i/>
                <w:sz w:val="18"/>
                <w:szCs w:val="18"/>
                <w:lang w:eastAsia="ja-JP"/>
              </w:rPr>
            </w:pPr>
            <w:r w:rsidRPr="00D5163E">
              <w:rPr>
                <w:rFonts w:ascii="Times New Roman" w:hAnsi="Times New Roman"/>
                <w:b/>
                <w:i/>
                <w:sz w:val="18"/>
                <w:szCs w:val="18"/>
                <w:lang w:eastAsia="ja-JP"/>
              </w:rPr>
              <w:t>Principle 2: Gender Equality and Women’s Empowerment</w:t>
            </w:r>
          </w:p>
        </w:tc>
        <w:tc>
          <w:tcPr>
            <w:tcW w:w="540" w:type="dxa"/>
            <w:gridSpan w:val="2"/>
          </w:tcPr>
          <w:p w14:paraId="778A0C21" w14:textId="5B5FBB36" w:rsidR="00E3077B" w:rsidRPr="00D5163E" w:rsidRDefault="00E3077B" w:rsidP="007E081C">
            <w:pPr>
              <w:tabs>
                <w:tab w:val="left" w:pos="360"/>
              </w:tabs>
              <w:spacing w:after="0"/>
              <w:rPr>
                <w:rFonts w:ascii="Times New Roman" w:hAnsi="Times New Roman"/>
                <w:sz w:val="18"/>
                <w:szCs w:val="18"/>
                <w:lang w:eastAsia="ja-JP"/>
              </w:rPr>
            </w:pPr>
            <w:r w:rsidRPr="00D5163E">
              <w:rPr>
                <w:rFonts w:ascii="Times New Roman" w:hAnsi="Times New Roman"/>
                <w:b/>
                <w:szCs w:val="20"/>
                <w:lang w:eastAsia="ja-JP"/>
              </w:rPr>
              <w:t>√</w:t>
            </w:r>
          </w:p>
        </w:tc>
        <w:tc>
          <w:tcPr>
            <w:tcW w:w="4747" w:type="dxa"/>
          </w:tcPr>
          <w:p w14:paraId="06004B33" w14:textId="675F5235" w:rsidR="00E3077B" w:rsidRPr="00D5163E" w:rsidRDefault="001F2679" w:rsidP="007E081C">
            <w:pPr>
              <w:tabs>
                <w:tab w:val="left" w:pos="360"/>
              </w:tabs>
              <w:spacing w:after="0"/>
              <w:rPr>
                <w:rFonts w:ascii="Times New Roman" w:hAnsi="Times New Roman"/>
                <w:color w:val="FF0000"/>
                <w:sz w:val="18"/>
                <w:szCs w:val="18"/>
                <w:lang w:eastAsia="ja-JP"/>
              </w:rPr>
            </w:pPr>
            <w:r w:rsidRPr="00D5163E">
              <w:rPr>
                <w:rFonts w:ascii="Times New Roman" w:hAnsi="Times New Roman"/>
                <w:sz w:val="18"/>
                <w:szCs w:val="18"/>
              </w:rPr>
              <w:t>Participation of women need to be encouraged in the project’s gender mainstreaming, as appropriate, to be gender responsive or gender transformative, in its implementation strategies and activities in advancing the application of EELs in the country. The activity areas include surveys, information dissemination, planning, demonstration, monitoring and reporting or almost in all areas of the project.</w:t>
            </w:r>
          </w:p>
        </w:tc>
      </w:tr>
      <w:tr w:rsidR="00E3077B" w:rsidRPr="00D5163E" w14:paraId="39FFB7C2" w14:textId="77777777" w:rsidTr="00E3077B">
        <w:trPr>
          <w:jc w:val="center"/>
        </w:trPr>
        <w:tc>
          <w:tcPr>
            <w:tcW w:w="3510" w:type="dxa"/>
            <w:vMerge/>
            <w:shd w:val="clear" w:color="auto" w:fill="FFFFFF"/>
          </w:tcPr>
          <w:p w14:paraId="565D7297" w14:textId="77777777" w:rsidR="00E3077B" w:rsidRPr="00D5163E" w:rsidRDefault="00E3077B" w:rsidP="007E081C">
            <w:pPr>
              <w:tabs>
                <w:tab w:val="left" w:pos="270"/>
              </w:tabs>
              <w:spacing w:after="0"/>
              <w:ind w:left="270" w:hanging="270"/>
              <w:rPr>
                <w:rFonts w:ascii="Times New Roman" w:hAnsi="Times New Roman"/>
                <w:sz w:val="18"/>
                <w:szCs w:val="18"/>
                <w:lang w:eastAsia="ja-JP"/>
              </w:rPr>
            </w:pPr>
          </w:p>
        </w:tc>
        <w:tc>
          <w:tcPr>
            <w:tcW w:w="4343" w:type="dxa"/>
            <w:gridSpan w:val="3"/>
            <w:shd w:val="clear" w:color="auto" w:fill="auto"/>
          </w:tcPr>
          <w:p w14:paraId="5A01EC56" w14:textId="77777777" w:rsidR="00E3077B" w:rsidRPr="00D5163E" w:rsidRDefault="00E3077B" w:rsidP="007E081C">
            <w:pPr>
              <w:tabs>
                <w:tab w:val="left" w:pos="270"/>
              </w:tabs>
              <w:spacing w:after="0"/>
              <w:ind w:left="270" w:hanging="270"/>
              <w:rPr>
                <w:rFonts w:ascii="Times New Roman" w:hAnsi="Times New Roman"/>
                <w:b/>
                <w:i/>
                <w:sz w:val="18"/>
                <w:szCs w:val="18"/>
                <w:lang w:eastAsia="ja-JP"/>
              </w:rPr>
            </w:pPr>
            <w:r w:rsidRPr="00D5163E">
              <w:rPr>
                <w:rFonts w:ascii="Times New Roman" w:hAnsi="Times New Roman"/>
                <w:b/>
                <w:i/>
                <w:sz w:val="18"/>
                <w:szCs w:val="18"/>
                <w:lang w:eastAsia="ja-JP"/>
              </w:rPr>
              <w:t>1.</w:t>
            </w:r>
            <w:r w:rsidRPr="00D5163E">
              <w:rPr>
                <w:rFonts w:ascii="Times New Roman" w:hAnsi="Times New Roman"/>
                <w:b/>
                <w:i/>
                <w:sz w:val="18"/>
                <w:szCs w:val="18"/>
                <w:lang w:eastAsia="ja-JP"/>
              </w:rPr>
              <w:tab/>
              <w:t>Biodiversity Conservation and Natural Resource Management</w:t>
            </w:r>
          </w:p>
        </w:tc>
        <w:tc>
          <w:tcPr>
            <w:tcW w:w="540" w:type="dxa"/>
            <w:gridSpan w:val="2"/>
          </w:tcPr>
          <w:p w14:paraId="16D48526" w14:textId="77777777" w:rsidR="00E3077B" w:rsidRPr="00D5163E" w:rsidRDefault="00E3077B" w:rsidP="007E081C">
            <w:pPr>
              <w:tabs>
                <w:tab w:val="left" w:pos="360"/>
              </w:tabs>
              <w:spacing w:after="0"/>
              <w:rPr>
                <w:rFonts w:ascii="Times New Roman" w:hAnsi="Times New Roman"/>
                <w:sz w:val="18"/>
                <w:szCs w:val="18"/>
                <w:lang w:eastAsia="ja-JP"/>
              </w:rPr>
            </w:pPr>
            <w:r w:rsidRPr="00D5163E">
              <w:rPr>
                <w:rFonts w:ascii="Segoe UI Symbol" w:hAnsi="Segoe UI Symbol" w:cs="Segoe UI Symbol"/>
                <w:b/>
                <w:szCs w:val="20"/>
                <w:lang w:eastAsia="ja-JP"/>
              </w:rPr>
              <w:t>☐</w:t>
            </w:r>
          </w:p>
        </w:tc>
        <w:tc>
          <w:tcPr>
            <w:tcW w:w="4747" w:type="dxa"/>
          </w:tcPr>
          <w:p w14:paraId="7204B77A" w14:textId="77777777" w:rsidR="00E3077B" w:rsidRPr="00D5163E" w:rsidRDefault="00E3077B" w:rsidP="007E081C">
            <w:pPr>
              <w:tabs>
                <w:tab w:val="left" w:pos="360"/>
              </w:tabs>
              <w:spacing w:after="0"/>
              <w:rPr>
                <w:rFonts w:ascii="Times New Roman" w:hAnsi="Times New Roman"/>
                <w:sz w:val="18"/>
                <w:szCs w:val="18"/>
                <w:lang w:eastAsia="ja-JP"/>
              </w:rPr>
            </w:pPr>
          </w:p>
        </w:tc>
      </w:tr>
      <w:tr w:rsidR="00E3077B" w:rsidRPr="00D5163E" w14:paraId="671757BF" w14:textId="77777777" w:rsidTr="00E3077B">
        <w:trPr>
          <w:jc w:val="center"/>
        </w:trPr>
        <w:tc>
          <w:tcPr>
            <w:tcW w:w="3510" w:type="dxa"/>
            <w:vMerge/>
            <w:shd w:val="clear" w:color="auto" w:fill="FFFFFF"/>
          </w:tcPr>
          <w:p w14:paraId="223971A8" w14:textId="77777777" w:rsidR="00E3077B" w:rsidRPr="00D5163E" w:rsidRDefault="00E3077B" w:rsidP="007E081C">
            <w:pPr>
              <w:tabs>
                <w:tab w:val="left" w:pos="270"/>
              </w:tabs>
              <w:spacing w:after="0"/>
              <w:ind w:left="270" w:hanging="270"/>
              <w:rPr>
                <w:rFonts w:ascii="Times New Roman" w:hAnsi="Times New Roman"/>
                <w:sz w:val="18"/>
                <w:szCs w:val="18"/>
                <w:lang w:eastAsia="ja-JP"/>
              </w:rPr>
            </w:pPr>
          </w:p>
        </w:tc>
        <w:tc>
          <w:tcPr>
            <w:tcW w:w="4343" w:type="dxa"/>
            <w:gridSpan w:val="3"/>
            <w:shd w:val="clear" w:color="auto" w:fill="auto"/>
          </w:tcPr>
          <w:p w14:paraId="10CA0E41" w14:textId="77777777" w:rsidR="00E3077B" w:rsidRPr="00D5163E" w:rsidRDefault="00E3077B" w:rsidP="007E081C">
            <w:pPr>
              <w:tabs>
                <w:tab w:val="left" w:pos="270"/>
              </w:tabs>
              <w:spacing w:after="0"/>
              <w:ind w:left="270" w:hanging="270"/>
              <w:rPr>
                <w:rFonts w:ascii="Times New Roman" w:hAnsi="Times New Roman"/>
                <w:b/>
                <w:i/>
                <w:sz w:val="18"/>
                <w:szCs w:val="18"/>
                <w:lang w:eastAsia="ja-JP"/>
              </w:rPr>
            </w:pPr>
            <w:r w:rsidRPr="00D5163E">
              <w:rPr>
                <w:rFonts w:ascii="Times New Roman" w:hAnsi="Times New Roman"/>
                <w:b/>
                <w:i/>
                <w:sz w:val="18"/>
                <w:szCs w:val="18"/>
                <w:lang w:eastAsia="ja-JP"/>
              </w:rPr>
              <w:t>2.</w:t>
            </w:r>
            <w:r w:rsidRPr="00D5163E">
              <w:rPr>
                <w:rFonts w:ascii="Times New Roman" w:hAnsi="Times New Roman"/>
                <w:b/>
                <w:i/>
                <w:sz w:val="18"/>
                <w:szCs w:val="18"/>
                <w:lang w:eastAsia="ja-JP"/>
              </w:rPr>
              <w:tab/>
              <w:t>Climate Change Mitigation and Adaptation</w:t>
            </w:r>
          </w:p>
        </w:tc>
        <w:tc>
          <w:tcPr>
            <w:tcW w:w="540" w:type="dxa"/>
            <w:gridSpan w:val="2"/>
          </w:tcPr>
          <w:p w14:paraId="32918D62" w14:textId="77777777" w:rsidR="00E3077B" w:rsidRPr="00D5163E" w:rsidRDefault="00E3077B" w:rsidP="007E081C">
            <w:pPr>
              <w:tabs>
                <w:tab w:val="left" w:pos="360"/>
              </w:tabs>
              <w:spacing w:after="0"/>
              <w:rPr>
                <w:rFonts w:ascii="Times New Roman" w:hAnsi="Times New Roman"/>
                <w:sz w:val="18"/>
                <w:szCs w:val="18"/>
                <w:lang w:eastAsia="ja-JP"/>
              </w:rPr>
            </w:pPr>
            <w:r w:rsidRPr="00D5163E">
              <w:rPr>
                <w:rFonts w:ascii="Segoe UI Symbol" w:hAnsi="Segoe UI Symbol" w:cs="Segoe UI Symbol"/>
                <w:b/>
                <w:szCs w:val="20"/>
                <w:lang w:eastAsia="ja-JP"/>
              </w:rPr>
              <w:t>☐</w:t>
            </w:r>
          </w:p>
        </w:tc>
        <w:tc>
          <w:tcPr>
            <w:tcW w:w="4747" w:type="dxa"/>
          </w:tcPr>
          <w:p w14:paraId="14E9C42B" w14:textId="77777777" w:rsidR="00E3077B" w:rsidRPr="00D5163E" w:rsidRDefault="00E3077B" w:rsidP="007E081C">
            <w:pPr>
              <w:tabs>
                <w:tab w:val="left" w:pos="360"/>
              </w:tabs>
              <w:spacing w:after="0"/>
              <w:rPr>
                <w:rFonts w:ascii="Times New Roman" w:hAnsi="Times New Roman"/>
                <w:sz w:val="18"/>
                <w:szCs w:val="18"/>
                <w:lang w:eastAsia="ja-JP"/>
              </w:rPr>
            </w:pPr>
          </w:p>
        </w:tc>
      </w:tr>
      <w:tr w:rsidR="00E3077B" w:rsidRPr="00D5163E" w14:paraId="443518E9" w14:textId="77777777" w:rsidTr="00E3077B">
        <w:trPr>
          <w:jc w:val="center"/>
        </w:trPr>
        <w:tc>
          <w:tcPr>
            <w:tcW w:w="3510" w:type="dxa"/>
            <w:vMerge/>
            <w:shd w:val="clear" w:color="auto" w:fill="FFFFFF"/>
          </w:tcPr>
          <w:p w14:paraId="058E2816" w14:textId="77777777" w:rsidR="00E3077B" w:rsidRPr="00D5163E" w:rsidRDefault="00E3077B" w:rsidP="007E081C">
            <w:pPr>
              <w:tabs>
                <w:tab w:val="left" w:pos="270"/>
              </w:tabs>
              <w:spacing w:after="0"/>
              <w:ind w:left="270" w:hanging="270"/>
              <w:rPr>
                <w:rFonts w:ascii="Times New Roman" w:hAnsi="Times New Roman"/>
                <w:sz w:val="18"/>
                <w:szCs w:val="18"/>
                <w:lang w:eastAsia="ja-JP"/>
              </w:rPr>
            </w:pPr>
          </w:p>
        </w:tc>
        <w:tc>
          <w:tcPr>
            <w:tcW w:w="4343" w:type="dxa"/>
            <w:gridSpan w:val="3"/>
            <w:shd w:val="clear" w:color="auto" w:fill="auto"/>
          </w:tcPr>
          <w:p w14:paraId="39A48479" w14:textId="77777777" w:rsidR="00E3077B" w:rsidRPr="00D5163E" w:rsidRDefault="00E3077B" w:rsidP="007E081C">
            <w:pPr>
              <w:tabs>
                <w:tab w:val="left" w:pos="270"/>
              </w:tabs>
              <w:spacing w:after="0"/>
              <w:ind w:left="270" w:hanging="270"/>
              <w:rPr>
                <w:rFonts w:ascii="Times New Roman" w:hAnsi="Times New Roman"/>
                <w:b/>
                <w:i/>
                <w:sz w:val="18"/>
                <w:szCs w:val="18"/>
                <w:lang w:eastAsia="ja-JP"/>
              </w:rPr>
            </w:pPr>
            <w:r w:rsidRPr="00D5163E">
              <w:rPr>
                <w:rFonts w:ascii="Times New Roman" w:hAnsi="Times New Roman"/>
                <w:b/>
                <w:i/>
                <w:sz w:val="18"/>
                <w:szCs w:val="18"/>
                <w:lang w:eastAsia="ja-JP"/>
              </w:rPr>
              <w:t>3.</w:t>
            </w:r>
            <w:r w:rsidRPr="00D5163E">
              <w:rPr>
                <w:rFonts w:ascii="Times New Roman" w:hAnsi="Times New Roman"/>
                <w:b/>
                <w:i/>
                <w:sz w:val="18"/>
                <w:szCs w:val="18"/>
                <w:lang w:eastAsia="ja-JP"/>
              </w:rPr>
              <w:tab/>
              <w:t>Community Health, Safety and Working Conditions</w:t>
            </w:r>
          </w:p>
        </w:tc>
        <w:tc>
          <w:tcPr>
            <w:tcW w:w="540" w:type="dxa"/>
            <w:gridSpan w:val="2"/>
          </w:tcPr>
          <w:p w14:paraId="777ADD70" w14:textId="77777777" w:rsidR="00E3077B" w:rsidRPr="00D5163E" w:rsidRDefault="00E3077B" w:rsidP="007E081C">
            <w:pPr>
              <w:tabs>
                <w:tab w:val="left" w:pos="360"/>
              </w:tabs>
              <w:spacing w:after="0"/>
              <w:rPr>
                <w:rFonts w:ascii="Times New Roman" w:hAnsi="Times New Roman"/>
                <w:sz w:val="18"/>
                <w:szCs w:val="18"/>
                <w:lang w:eastAsia="ja-JP"/>
              </w:rPr>
            </w:pPr>
            <w:r w:rsidRPr="00D5163E">
              <w:rPr>
                <w:rFonts w:ascii="Segoe UI Symbol" w:hAnsi="Segoe UI Symbol" w:cs="Segoe UI Symbol"/>
                <w:b/>
                <w:szCs w:val="20"/>
                <w:lang w:eastAsia="ja-JP"/>
              </w:rPr>
              <w:t>☐</w:t>
            </w:r>
          </w:p>
        </w:tc>
        <w:tc>
          <w:tcPr>
            <w:tcW w:w="4747" w:type="dxa"/>
          </w:tcPr>
          <w:p w14:paraId="3F8DF677" w14:textId="77777777" w:rsidR="00E3077B" w:rsidRPr="00D5163E" w:rsidRDefault="00E3077B" w:rsidP="007E081C">
            <w:pPr>
              <w:spacing w:after="0"/>
              <w:rPr>
                <w:rFonts w:ascii="Times New Roman" w:hAnsi="Times New Roman"/>
                <w:color w:val="FF0000"/>
                <w:sz w:val="18"/>
                <w:szCs w:val="18"/>
              </w:rPr>
            </w:pPr>
          </w:p>
        </w:tc>
      </w:tr>
      <w:tr w:rsidR="00E3077B" w:rsidRPr="00D5163E" w14:paraId="1B6B91E4" w14:textId="77777777" w:rsidTr="00E3077B">
        <w:trPr>
          <w:jc w:val="center"/>
        </w:trPr>
        <w:tc>
          <w:tcPr>
            <w:tcW w:w="3510" w:type="dxa"/>
            <w:vMerge/>
            <w:shd w:val="clear" w:color="auto" w:fill="FFFFFF"/>
          </w:tcPr>
          <w:p w14:paraId="440968C7" w14:textId="77777777" w:rsidR="00E3077B" w:rsidRPr="00D5163E" w:rsidRDefault="00E3077B" w:rsidP="007E081C">
            <w:pPr>
              <w:tabs>
                <w:tab w:val="left" w:pos="270"/>
              </w:tabs>
              <w:spacing w:after="0"/>
              <w:ind w:left="270" w:hanging="270"/>
              <w:rPr>
                <w:rFonts w:ascii="Cambria" w:hAnsi="Cambria"/>
                <w:sz w:val="18"/>
                <w:szCs w:val="18"/>
                <w:lang w:eastAsia="ja-JP"/>
              </w:rPr>
            </w:pPr>
          </w:p>
        </w:tc>
        <w:tc>
          <w:tcPr>
            <w:tcW w:w="4343" w:type="dxa"/>
            <w:gridSpan w:val="3"/>
            <w:shd w:val="clear" w:color="auto" w:fill="auto"/>
          </w:tcPr>
          <w:p w14:paraId="380574BB" w14:textId="77777777" w:rsidR="00E3077B" w:rsidRPr="00D5163E" w:rsidRDefault="00E3077B" w:rsidP="007E081C">
            <w:pPr>
              <w:tabs>
                <w:tab w:val="left" w:pos="270"/>
              </w:tabs>
              <w:spacing w:after="0"/>
              <w:ind w:left="270" w:hanging="270"/>
              <w:rPr>
                <w:rFonts w:ascii="Cambria" w:hAnsi="Cambria"/>
                <w:b/>
                <w:i/>
                <w:sz w:val="18"/>
                <w:szCs w:val="18"/>
                <w:lang w:eastAsia="ja-JP"/>
              </w:rPr>
            </w:pPr>
            <w:r w:rsidRPr="00D5163E">
              <w:rPr>
                <w:rFonts w:ascii="Cambria" w:hAnsi="Cambria"/>
                <w:b/>
                <w:i/>
                <w:sz w:val="18"/>
                <w:szCs w:val="18"/>
                <w:lang w:eastAsia="ja-JP"/>
              </w:rPr>
              <w:t>4.</w:t>
            </w:r>
            <w:r w:rsidRPr="00D5163E">
              <w:rPr>
                <w:rFonts w:ascii="Cambria" w:hAnsi="Cambria"/>
                <w:b/>
                <w:i/>
                <w:sz w:val="18"/>
                <w:szCs w:val="18"/>
                <w:lang w:eastAsia="ja-JP"/>
              </w:rPr>
              <w:tab/>
              <w:t>Cultural Heritage</w:t>
            </w:r>
          </w:p>
        </w:tc>
        <w:tc>
          <w:tcPr>
            <w:tcW w:w="540" w:type="dxa"/>
            <w:gridSpan w:val="2"/>
          </w:tcPr>
          <w:p w14:paraId="445C0CFD" w14:textId="77777777" w:rsidR="00E3077B" w:rsidRPr="00D5163E" w:rsidRDefault="00E3077B" w:rsidP="007E081C">
            <w:pPr>
              <w:tabs>
                <w:tab w:val="left" w:pos="360"/>
              </w:tabs>
              <w:spacing w:after="0"/>
              <w:rPr>
                <w:rFonts w:ascii="Cambria" w:hAnsi="Cambria"/>
                <w:sz w:val="18"/>
                <w:szCs w:val="18"/>
                <w:lang w:eastAsia="ja-JP"/>
              </w:rPr>
            </w:pPr>
            <w:r w:rsidRPr="00D5163E">
              <w:rPr>
                <w:rFonts w:ascii="Cambria" w:hAnsi="Segoe UI Symbol"/>
                <w:b/>
                <w:szCs w:val="20"/>
                <w:lang w:eastAsia="ja-JP"/>
              </w:rPr>
              <w:t>☐</w:t>
            </w:r>
          </w:p>
        </w:tc>
        <w:tc>
          <w:tcPr>
            <w:tcW w:w="4747" w:type="dxa"/>
          </w:tcPr>
          <w:p w14:paraId="1A6B24B2" w14:textId="77777777" w:rsidR="00E3077B" w:rsidRPr="00D5163E" w:rsidRDefault="00E3077B" w:rsidP="007E081C">
            <w:pPr>
              <w:tabs>
                <w:tab w:val="left" w:pos="360"/>
              </w:tabs>
              <w:spacing w:after="0"/>
              <w:rPr>
                <w:rFonts w:ascii="Cambria" w:hAnsi="Cambria"/>
                <w:color w:val="FF0000"/>
                <w:sz w:val="18"/>
                <w:szCs w:val="18"/>
                <w:lang w:eastAsia="ja-JP"/>
              </w:rPr>
            </w:pPr>
          </w:p>
        </w:tc>
      </w:tr>
      <w:tr w:rsidR="00E3077B" w:rsidRPr="00D5163E" w14:paraId="042EAC32" w14:textId="77777777" w:rsidTr="00E3077B">
        <w:trPr>
          <w:jc w:val="center"/>
        </w:trPr>
        <w:tc>
          <w:tcPr>
            <w:tcW w:w="3510" w:type="dxa"/>
            <w:vMerge/>
            <w:shd w:val="clear" w:color="auto" w:fill="FFFFFF"/>
          </w:tcPr>
          <w:p w14:paraId="08C88769" w14:textId="77777777" w:rsidR="00E3077B" w:rsidRPr="00D5163E" w:rsidRDefault="00E3077B" w:rsidP="007E081C">
            <w:pPr>
              <w:tabs>
                <w:tab w:val="left" w:pos="270"/>
              </w:tabs>
              <w:spacing w:after="0"/>
              <w:ind w:left="270" w:hanging="270"/>
              <w:rPr>
                <w:rFonts w:ascii="Times New Roman" w:hAnsi="Times New Roman"/>
                <w:sz w:val="18"/>
                <w:szCs w:val="18"/>
                <w:lang w:eastAsia="ja-JP"/>
              </w:rPr>
            </w:pPr>
          </w:p>
        </w:tc>
        <w:tc>
          <w:tcPr>
            <w:tcW w:w="4343" w:type="dxa"/>
            <w:gridSpan w:val="3"/>
            <w:shd w:val="clear" w:color="auto" w:fill="auto"/>
          </w:tcPr>
          <w:p w14:paraId="0FFF87BC" w14:textId="77777777" w:rsidR="00E3077B" w:rsidRPr="00D5163E" w:rsidRDefault="00E3077B" w:rsidP="007E081C">
            <w:pPr>
              <w:tabs>
                <w:tab w:val="left" w:pos="270"/>
              </w:tabs>
              <w:spacing w:after="0"/>
              <w:ind w:left="270" w:hanging="270"/>
              <w:rPr>
                <w:rFonts w:ascii="Times New Roman" w:hAnsi="Times New Roman"/>
                <w:b/>
                <w:i/>
                <w:sz w:val="18"/>
                <w:szCs w:val="18"/>
                <w:lang w:eastAsia="ja-JP"/>
              </w:rPr>
            </w:pPr>
            <w:r w:rsidRPr="00D5163E">
              <w:rPr>
                <w:rFonts w:ascii="Times New Roman" w:hAnsi="Times New Roman"/>
                <w:b/>
                <w:i/>
                <w:sz w:val="18"/>
                <w:szCs w:val="18"/>
                <w:lang w:eastAsia="ja-JP"/>
              </w:rPr>
              <w:t>5.</w:t>
            </w:r>
            <w:r w:rsidRPr="00D5163E">
              <w:rPr>
                <w:rFonts w:ascii="Times New Roman" w:hAnsi="Times New Roman"/>
                <w:b/>
                <w:i/>
                <w:sz w:val="18"/>
                <w:szCs w:val="18"/>
                <w:lang w:eastAsia="ja-JP"/>
              </w:rPr>
              <w:tab/>
              <w:t>Displacement and Resettlement</w:t>
            </w:r>
          </w:p>
        </w:tc>
        <w:tc>
          <w:tcPr>
            <w:tcW w:w="540" w:type="dxa"/>
            <w:gridSpan w:val="2"/>
          </w:tcPr>
          <w:p w14:paraId="590700CD" w14:textId="77777777" w:rsidR="00E3077B" w:rsidRPr="00D5163E" w:rsidRDefault="00E3077B" w:rsidP="007E081C">
            <w:pPr>
              <w:tabs>
                <w:tab w:val="left" w:pos="360"/>
              </w:tabs>
              <w:spacing w:after="0"/>
              <w:rPr>
                <w:rFonts w:ascii="Times New Roman" w:hAnsi="Times New Roman"/>
                <w:sz w:val="18"/>
                <w:szCs w:val="18"/>
                <w:lang w:eastAsia="ja-JP"/>
              </w:rPr>
            </w:pPr>
            <w:r w:rsidRPr="00D5163E">
              <w:rPr>
                <w:rFonts w:ascii="Segoe UI Symbol" w:hAnsi="Segoe UI Symbol" w:cs="Segoe UI Symbol"/>
                <w:b/>
                <w:szCs w:val="20"/>
                <w:lang w:eastAsia="ja-JP"/>
              </w:rPr>
              <w:t>☐</w:t>
            </w:r>
          </w:p>
        </w:tc>
        <w:tc>
          <w:tcPr>
            <w:tcW w:w="4747" w:type="dxa"/>
          </w:tcPr>
          <w:p w14:paraId="7CB69994" w14:textId="77777777" w:rsidR="00E3077B" w:rsidRPr="00D5163E" w:rsidRDefault="00E3077B" w:rsidP="007E081C">
            <w:pPr>
              <w:tabs>
                <w:tab w:val="left" w:pos="360"/>
              </w:tabs>
              <w:spacing w:after="0"/>
              <w:rPr>
                <w:rFonts w:ascii="Times New Roman" w:hAnsi="Times New Roman"/>
                <w:sz w:val="18"/>
                <w:szCs w:val="18"/>
                <w:lang w:eastAsia="ja-JP"/>
              </w:rPr>
            </w:pPr>
          </w:p>
        </w:tc>
      </w:tr>
      <w:tr w:rsidR="00E3077B" w:rsidRPr="00D5163E" w14:paraId="1D98D848" w14:textId="77777777" w:rsidTr="00E3077B">
        <w:trPr>
          <w:jc w:val="center"/>
        </w:trPr>
        <w:tc>
          <w:tcPr>
            <w:tcW w:w="3510" w:type="dxa"/>
            <w:vMerge/>
            <w:shd w:val="clear" w:color="auto" w:fill="FFFFFF"/>
          </w:tcPr>
          <w:p w14:paraId="0D909D29" w14:textId="77777777" w:rsidR="00E3077B" w:rsidRPr="00D5163E" w:rsidRDefault="00E3077B" w:rsidP="007E081C">
            <w:pPr>
              <w:tabs>
                <w:tab w:val="left" w:pos="270"/>
              </w:tabs>
              <w:spacing w:after="0"/>
              <w:ind w:left="270" w:hanging="270"/>
              <w:rPr>
                <w:rFonts w:ascii="Times New Roman" w:hAnsi="Times New Roman"/>
                <w:sz w:val="18"/>
                <w:szCs w:val="18"/>
                <w:lang w:eastAsia="ja-JP"/>
              </w:rPr>
            </w:pPr>
          </w:p>
        </w:tc>
        <w:tc>
          <w:tcPr>
            <w:tcW w:w="4343" w:type="dxa"/>
            <w:gridSpan w:val="3"/>
            <w:shd w:val="clear" w:color="auto" w:fill="auto"/>
          </w:tcPr>
          <w:p w14:paraId="7FE9DAB3" w14:textId="77777777" w:rsidR="00E3077B" w:rsidRPr="00D5163E" w:rsidRDefault="00E3077B" w:rsidP="007E081C">
            <w:pPr>
              <w:tabs>
                <w:tab w:val="left" w:pos="270"/>
              </w:tabs>
              <w:spacing w:after="0"/>
              <w:ind w:left="270" w:hanging="270"/>
              <w:rPr>
                <w:rFonts w:ascii="Times New Roman" w:hAnsi="Times New Roman"/>
                <w:b/>
                <w:i/>
                <w:sz w:val="18"/>
                <w:szCs w:val="18"/>
                <w:lang w:eastAsia="ja-JP"/>
              </w:rPr>
            </w:pPr>
            <w:r w:rsidRPr="00D5163E">
              <w:rPr>
                <w:rFonts w:ascii="Times New Roman" w:hAnsi="Times New Roman"/>
                <w:b/>
                <w:i/>
                <w:sz w:val="18"/>
                <w:szCs w:val="18"/>
                <w:lang w:eastAsia="ja-JP"/>
              </w:rPr>
              <w:t>6.</w:t>
            </w:r>
            <w:r w:rsidRPr="00D5163E">
              <w:rPr>
                <w:rFonts w:ascii="Times New Roman" w:hAnsi="Times New Roman"/>
                <w:b/>
                <w:i/>
                <w:sz w:val="18"/>
                <w:szCs w:val="18"/>
                <w:lang w:eastAsia="ja-JP"/>
              </w:rPr>
              <w:tab/>
              <w:t>Indigenous Peoples</w:t>
            </w:r>
          </w:p>
        </w:tc>
        <w:tc>
          <w:tcPr>
            <w:tcW w:w="540" w:type="dxa"/>
            <w:gridSpan w:val="2"/>
          </w:tcPr>
          <w:p w14:paraId="4977F6B1" w14:textId="77777777" w:rsidR="00E3077B" w:rsidRPr="00D5163E" w:rsidRDefault="00E3077B" w:rsidP="007E081C">
            <w:pPr>
              <w:tabs>
                <w:tab w:val="left" w:pos="360"/>
              </w:tabs>
              <w:spacing w:after="0"/>
              <w:rPr>
                <w:rFonts w:ascii="Times New Roman" w:hAnsi="Times New Roman"/>
                <w:sz w:val="18"/>
                <w:szCs w:val="18"/>
                <w:lang w:eastAsia="ja-JP"/>
              </w:rPr>
            </w:pPr>
            <w:r w:rsidRPr="00D5163E">
              <w:rPr>
                <w:rFonts w:ascii="Segoe UI Symbol" w:hAnsi="Segoe UI Symbol" w:cs="Segoe UI Symbol"/>
                <w:b/>
                <w:szCs w:val="20"/>
                <w:lang w:eastAsia="ja-JP"/>
              </w:rPr>
              <w:t>☐</w:t>
            </w:r>
          </w:p>
        </w:tc>
        <w:tc>
          <w:tcPr>
            <w:tcW w:w="4747" w:type="dxa"/>
          </w:tcPr>
          <w:p w14:paraId="1A3FD346" w14:textId="77777777" w:rsidR="00E3077B" w:rsidRPr="00D5163E" w:rsidRDefault="00E3077B" w:rsidP="007E081C">
            <w:pPr>
              <w:tabs>
                <w:tab w:val="left" w:pos="360"/>
              </w:tabs>
              <w:spacing w:after="0"/>
              <w:rPr>
                <w:rFonts w:ascii="Times New Roman" w:hAnsi="Times New Roman"/>
                <w:sz w:val="18"/>
                <w:szCs w:val="18"/>
                <w:lang w:eastAsia="ja-JP"/>
              </w:rPr>
            </w:pPr>
          </w:p>
        </w:tc>
      </w:tr>
      <w:tr w:rsidR="00E3077B" w:rsidRPr="00D5163E" w14:paraId="14198552" w14:textId="77777777" w:rsidTr="00E3077B">
        <w:trPr>
          <w:jc w:val="center"/>
        </w:trPr>
        <w:tc>
          <w:tcPr>
            <w:tcW w:w="3510" w:type="dxa"/>
            <w:vMerge/>
            <w:shd w:val="clear" w:color="auto" w:fill="FFFFFF"/>
          </w:tcPr>
          <w:p w14:paraId="0BAE104F" w14:textId="77777777" w:rsidR="00E3077B" w:rsidRPr="00D5163E" w:rsidRDefault="00E3077B" w:rsidP="007E081C">
            <w:pPr>
              <w:tabs>
                <w:tab w:val="left" w:pos="270"/>
              </w:tabs>
              <w:spacing w:after="0"/>
              <w:ind w:left="270" w:hanging="270"/>
              <w:rPr>
                <w:rFonts w:ascii="Times New Roman" w:hAnsi="Times New Roman"/>
                <w:sz w:val="18"/>
                <w:szCs w:val="18"/>
                <w:lang w:eastAsia="ja-JP"/>
              </w:rPr>
            </w:pPr>
          </w:p>
        </w:tc>
        <w:tc>
          <w:tcPr>
            <w:tcW w:w="4343" w:type="dxa"/>
            <w:gridSpan w:val="3"/>
            <w:shd w:val="clear" w:color="auto" w:fill="auto"/>
          </w:tcPr>
          <w:p w14:paraId="2FB46B7C" w14:textId="77777777" w:rsidR="00E3077B" w:rsidRPr="00D5163E" w:rsidRDefault="00E3077B" w:rsidP="007E081C">
            <w:pPr>
              <w:tabs>
                <w:tab w:val="left" w:pos="270"/>
              </w:tabs>
              <w:spacing w:after="0"/>
              <w:ind w:left="270" w:hanging="270"/>
              <w:rPr>
                <w:rFonts w:ascii="Times New Roman" w:hAnsi="Times New Roman"/>
                <w:b/>
                <w:i/>
                <w:sz w:val="18"/>
                <w:szCs w:val="18"/>
                <w:lang w:eastAsia="ja-JP"/>
              </w:rPr>
            </w:pPr>
            <w:r w:rsidRPr="00D5163E">
              <w:rPr>
                <w:rFonts w:ascii="Times New Roman" w:hAnsi="Times New Roman"/>
                <w:b/>
                <w:i/>
                <w:sz w:val="18"/>
                <w:szCs w:val="18"/>
                <w:lang w:eastAsia="ja-JP"/>
              </w:rPr>
              <w:t>7.</w:t>
            </w:r>
            <w:r w:rsidRPr="00D5163E">
              <w:rPr>
                <w:rFonts w:ascii="Times New Roman" w:hAnsi="Times New Roman"/>
                <w:b/>
                <w:i/>
                <w:sz w:val="18"/>
                <w:szCs w:val="18"/>
                <w:lang w:eastAsia="ja-JP"/>
              </w:rPr>
              <w:tab/>
              <w:t>Pollution Prevention and Resource Efficiency</w:t>
            </w:r>
          </w:p>
        </w:tc>
        <w:tc>
          <w:tcPr>
            <w:tcW w:w="540" w:type="dxa"/>
            <w:gridSpan w:val="2"/>
          </w:tcPr>
          <w:p w14:paraId="378C4425" w14:textId="029DE987" w:rsidR="00E3077B" w:rsidRPr="00D5163E" w:rsidRDefault="00E3077B" w:rsidP="007E081C">
            <w:pPr>
              <w:tabs>
                <w:tab w:val="left" w:pos="360"/>
              </w:tabs>
              <w:spacing w:after="0"/>
              <w:rPr>
                <w:rFonts w:ascii="Times New Roman" w:hAnsi="Times New Roman"/>
                <w:sz w:val="18"/>
                <w:szCs w:val="18"/>
                <w:lang w:eastAsia="ja-JP"/>
              </w:rPr>
            </w:pPr>
            <w:r w:rsidRPr="00D5163E">
              <w:rPr>
                <w:rFonts w:ascii="Times New Roman" w:hAnsi="Times New Roman"/>
                <w:b/>
                <w:szCs w:val="20"/>
                <w:lang w:eastAsia="ja-JP"/>
              </w:rPr>
              <w:t>√</w:t>
            </w:r>
          </w:p>
        </w:tc>
        <w:tc>
          <w:tcPr>
            <w:tcW w:w="4747" w:type="dxa"/>
          </w:tcPr>
          <w:p w14:paraId="1B1F1FF4" w14:textId="29A9CC91" w:rsidR="00E3077B" w:rsidRPr="00D5163E" w:rsidRDefault="00E3077B" w:rsidP="007E081C">
            <w:pPr>
              <w:tabs>
                <w:tab w:val="left" w:pos="360"/>
              </w:tabs>
              <w:spacing w:after="0"/>
              <w:rPr>
                <w:rFonts w:ascii="Times New Roman" w:hAnsi="Times New Roman"/>
                <w:sz w:val="18"/>
                <w:szCs w:val="18"/>
                <w:lang w:eastAsia="ja-JP"/>
              </w:rPr>
            </w:pPr>
            <w:r w:rsidRPr="00D5163E">
              <w:rPr>
                <w:rFonts w:ascii="Times New Roman" w:hAnsi="Times New Roman"/>
                <w:sz w:val="18"/>
                <w:szCs w:val="22"/>
                <w:lang w:eastAsia="zh-CN"/>
              </w:rPr>
              <w:t xml:space="preserve">Potential pollution </w:t>
            </w:r>
            <w:r w:rsidR="001F2679" w:rsidRPr="00D5163E">
              <w:rPr>
                <w:rFonts w:ascii="Times New Roman" w:hAnsi="Times New Roman"/>
                <w:sz w:val="18"/>
                <w:szCs w:val="22"/>
                <w:lang w:eastAsia="zh-CN"/>
              </w:rPr>
              <w:t xml:space="preserve">and risks </w:t>
            </w:r>
            <w:r w:rsidRPr="00D5163E">
              <w:rPr>
                <w:rFonts w:ascii="Times New Roman" w:hAnsi="Times New Roman"/>
                <w:sz w:val="18"/>
                <w:szCs w:val="22"/>
                <w:lang w:eastAsia="zh-CN"/>
              </w:rPr>
              <w:t xml:space="preserve">from </w:t>
            </w:r>
            <w:r w:rsidR="001F2679" w:rsidRPr="00D5163E">
              <w:rPr>
                <w:rFonts w:ascii="Times New Roman" w:hAnsi="Times New Roman"/>
                <w:sz w:val="18"/>
                <w:szCs w:val="22"/>
                <w:lang w:eastAsia="zh-CN"/>
              </w:rPr>
              <w:t xml:space="preserve">hazardous and non-hazardous </w:t>
            </w:r>
            <w:r w:rsidRPr="00D5163E">
              <w:rPr>
                <w:rFonts w:ascii="Times New Roman" w:hAnsi="Times New Roman"/>
                <w:sz w:val="18"/>
                <w:szCs w:val="22"/>
                <w:lang w:eastAsia="zh-CN"/>
              </w:rPr>
              <w:t>waste</w:t>
            </w:r>
            <w:r w:rsidR="001F2679" w:rsidRPr="00D5163E">
              <w:rPr>
                <w:rFonts w:ascii="Times New Roman" w:hAnsi="Times New Roman"/>
                <w:sz w:val="18"/>
                <w:szCs w:val="22"/>
                <w:lang w:eastAsia="zh-CN"/>
              </w:rPr>
              <w:t xml:space="preserve"> materials </w:t>
            </w:r>
            <w:r w:rsidRPr="00D5163E">
              <w:rPr>
                <w:rFonts w:ascii="Times New Roman" w:hAnsi="Times New Roman"/>
                <w:sz w:val="18"/>
                <w:szCs w:val="22"/>
                <w:lang w:eastAsia="zh-CN"/>
              </w:rPr>
              <w:t>from replaced fluorescent lamps/CFL</w:t>
            </w:r>
            <w:r w:rsidR="001F2679" w:rsidRPr="00D5163E">
              <w:rPr>
                <w:rFonts w:ascii="Times New Roman" w:hAnsi="Times New Roman"/>
                <w:sz w:val="18"/>
                <w:szCs w:val="22"/>
                <w:lang w:eastAsia="zh-CN"/>
              </w:rPr>
              <w:t xml:space="preserve"> and other conventional lighting systems and accessories particularly mercury content and sharp glass bulb parts need to be managed and proper disposal system be implemented</w:t>
            </w:r>
          </w:p>
        </w:tc>
      </w:tr>
    </w:tbl>
    <w:p w14:paraId="321C5EAD" w14:textId="77777777" w:rsidR="00E3077B" w:rsidRPr="00D5163E" w:rsidRDefault="00E3077B" w:rsidP="002C2489">
      <w:pPr>
        <w:tabs>
          <w:tab w:val="left" w:pos="360"/>
        </w:tabs>
        <w:spacing w:after="0"/>
        <w:rPr>
          <w:rFonts w:ascii="Times New Roman" w:hAnsi="Times New Roman"/>
          <w:sz w:val="18"/>
          <w:szCs w:val="18"/>
          <w:lang w:eastAsia="ja-JP"/>
        </w:rPr>
      </w:pPr>
    </w:p>
    <w:p w14:paraId="0568DC0E" w14:textId="77777777" w:rsidR="00E3077B" w:rsidRPr="00D5163E" w:rsidRDefault="00E3077B" w:rsidP="007E081C">
      <w:pPr>
        <w:spacing w:after="0"/>
        <w:ind w:left="360"/>
        <w:rPr>
          <w:rFonts w:ascii="Times New Roman" w:hAnsi="Times New Roman"/>
          <w:b/>
          <w:sz w:val="24"/>
          <w:lang w:eastAsia="ja-JP"/>
        </w:rPr>
      </w:pPr>
      <w:r w:rsidRPr="00D5163E">
        <w:rPr>
          <w:rFonts w:ascii="Times New Roman" w:hAnsi="Times New Roman"/>
          <w:b/>
          <w:sz w:val="24"/>
          <w:lang w:eastAsia="ja-JP"/>
        </w:rPr>
        <w:t xml:space="preserve">Final Sign Off </w:t>
      </w:r>
    </w:p>
    <w:p w14:paraId="22CECA52" w14:textId="77777777" w:rsidR="00E3077B" w:rsidRPr="00D5163E" w:rsidRDefault="00E3077B" w:rsidP="007E081C">
      <w:pPr>
        <w:tabs>
          <w:tab w:val="left" w:pos="360"/>
          <w:tab w:val="left" w:pos="4320"/>
        </w:tabs>
        <w:spacing w:after="0"/>
        <w:rPr>
          <w:rFonts w:ascii="Times New Roman" w:hAnsi="Times New Roman"/>
          <w:sz w:val="18"/>
          <w:szCs w:val="18"/>
          <w:lang w:eastAsia="ja-JP"/>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1350"/>
        <w:gridCol w:w="8725"/>
      </w:tblGrid>
      <w:tr w:rsidR="00E3077B" w:rsidRPr="00D5163E" w14:paraId="34424EB7" w14:textId="77777777" w:rsidTr="00E3077B">
        <w:trPr>
          <w:jc w:val="center"/>
        </w:trPr>
        <w:tc>
          <w:tcPr>
            <w:tcW w:w="2875" w:type="dxa"/>
            <w:shd w:val="clear" w:color="auto" w:fill="C6D9F1"/>
          </w:tcPr>
          <w:p w14:paraId="72347F55" w14:textId="77777777" w:rsidR="00E3077B" w:rsidRPr="00D5163E" w:rsidRDefault="00E3077B" w:rsidP="007E081C">
            <w:pPr>
              <w:tabs>
                <w:tab w:val="left" w:pos="360"/>
                <w:tab w:val="left" w:pos="4320"/>
              </w:tabs>
              <w:spacing w:after="0"/>
              <w:rPr>
                <w:rFonts w:ascii="Times New Roman" w:hAnsi="Times New Roman"/>
                <w:b/>
                <w:i/>
                <w:sz w:val="18"/>
                <w:szCs w:val="18"/>
                <w:lang w:eastAsia="ja-JP"/>
              </w:rPr>
            </w:pPr>
            <w:r w:rsidRPr="00D5163E">
              <w:rPr>
                <w:rFonts w:ascii="Times New Roman" w:hAnsi="Times New Roman"/>
                <w:b/>
                <w:i/>
                <w:sz w:val="18"/>
                <w:szCs w:val="18"/>
                <w:lang w:eastAsia="ja-JP"/>
              </w:rPr>
              <w:t>Signature</w:t>
            </w:r>
          </w:p>
        </w:tc>
        <w:tc>
          <w:tcPr>
            <w:tcW w:w="1350" w:type="dxa"/>
            <w:shd w:val="clear" w:color="auto" w:fill="C6D9F1"/>
          </w:tcPr>
          <w:p w14:paraId="6305CE06" w14:textId="77777777" w:rsidR="00E3077B" w:rsidRPr="00D5163E" w:rsidRDefault="00E3077B" w:rsidP="007E081C">
            <w:pPr>
              <w:tabs>
                <w:tab w:val="left" w:pos="360"/>
                <w:tab w:val="left" w:pos="4320"/>
              </w:tabs>
              <w:spacing w:after="0"/>
              <w:rPr>
                <w:rFonts w:ascii="Times New Roman" w:hAnsi="Times New Roman"/>
                <w:b/>
                <w:i/>
                <w:sz w:val="18"/>
                <w:szCs w:val="18"/>
                <w:lang w:eastAsia="ja-JP"/>
              </w:rPr>
            </w:pPr>
            <w:r w:rsidRPr="00D5163E">
              <w:rPr>
                <w:rFonts w:ascii="Times New Roman" w:hAnsi="Times New Roman"/>
                <w:b/>
                <w:i/>
                <w:sz w:val="18"/>
                <w:szCs w:val="18"/>
                <w:lang w:eastAsia="ja-JP"/>
              </w:rPr>
              <w:t>Date</w:t>
            </w:r>
          </w:p>
        </w:tc>
        <w:tc>
          <w:tcPr>
            <w:tcW w:w="8725" w:type="dxa"/>
            <w:shd w:val="clear" w:color="auto" w:fill="C6D9F1"/>
          </w:tcPr>
          <w:p w14:paraId="70BD9677" w14:textId="77777777" w:rsidR="00E3077B" w:rsidRPr="00D5163E" w:rsidRDefault="00E3077B" w:rsidP="007E081C">
            <w:pPr>
              <w:tabs>
                <w:tab w:val="left" w:pos="360"/>
                <w:tab w:val="left" w:pos="4320"/>
              </w:tabs>
              <w:spacing w:after="0"/>
              <w:rPr>
                <w:rFonts w:ascii="Times New Roman" w:hAnsi="Times New Roman"/>
                <w:b/>
                <w:i/>
                <w:sz w:val="18"/>
                <w:szCs w:val="18"/>
                <w:lang w:eastAsia="ja-JP"/>
              </w:rPr>
            </w:pPr>
            <w:r w:rsidRPr="00D5163E">
              <w:rPr>
                <w:rFonts w:ascii="Times New Roman" w:hAnsi="Times New Roman"/>
                <w:b/>
                <w:i/>
                <w:sz w:val="18"/>
                <w:szCs w:val="18"/>
                <w:lang w:eastAsia="ja-JP"/>
              </w:rPr>
              <w:t>Description</w:t>
            </w:r>
          </w:p>
        </w:tc>
      </w:tr>
      <w:tr w:rsidR="00E3077B" w:rsidRPr="00D5163E" w14:paraId="65D71512" w14:textId="77777777" w:rsidTr="006A0C43">
        <w:trPr>
          <w:trHeight w:val="719"/>
          <w:jc w:val="center"/>
        </w:trPr>
        <w:tc>
          <w:tcPr>
            <w:tcW w:w="2875" w:type="dxa"/>
          </w:tcPr>
          <w:p w14:paraId="6ED28324" w14:textId="77777777" w:rsidR="00E3077B" w:rsidRPr="00D5163E" w:rsidRDefault="00E3077B" w:rsidP="002C2489">
            <w:pPr>
              <w:tabs>
                <w:tab w:val="left" w:pos="360"/>
                <w:tab w:val="left" w:pos="4320"/>
              </w:tabs>
              <w:spacing w:after="0"/>
              <w:rPr>
                <w:rFonts w:ascii="Times New Roman" w:hAnsi="Times New Roman"/>
                <w:szCs w:val="20"/>
                <w:lang w:eastAsia="ja-JP"/>
              </w:rPr>
            </w:pPr>
            <w:r w:rsidRPr="00D5163E">
              <w:rPr>
                <w:rFonts w:ascii="Times New Roman" w:hAnsi="Times New Roman"/>
                <w:szCs w:val="20"/>
                <w:lang w:eastAsia="ja-JP"/>
              </w:rPr>
              <w:t>QA Assessor</w:t>
            </w:r>
          </w:p>
        </w:tc>
        <w:tc>
          <w:tcPr>
            <w:tcW w:w="1350" w:type="dxa"/>
          </w:tcPr>
          <w:p w14:paraId="1CFDF2EB" w14:textId="77777777" w:rsidR="00E3077B" w:rsidRPr="00D5163E" w:rsidRDefault="00E3077B" w:rsidP="007E081C">
            <w:pPr>
              <w:tabs>
                <w:tab w:val="left" w:pos="360"/>
                <w:tab w:val="left" w:pos="4320"/>
              </w:tabs>
              <w:spacing w:after="0"/>
              <w:rPr>
                <w:rFonts w:ascii="Times New Roman" w:hAnsi="Times New Roman"/>
                <w:szCs w:val="20"/>
                <w:lang w:eastAsia="ja-JP"/>
              </w:rPr>
            </w:pPr>
          </w:p>
        </w:tc>
        <w:tc>
          <w:tcPr>
            <w:tcW w:w="8725" w:type="dxa"/>
          </w:tcPr>
          <w:p w14:paraId="555CD7FE" w14:textId="77777777" w:rsidR="00E3077B" w:rsidRPr="00D5163E" w:rsidRDefault="00E3077B" w:rsidP="007E081C">
            <w:pPr>
              <w:tabs>
                <w:tab w:val="left" w:pos="720"/>
              </w:tabs>
              <w:spacing w:after="0"/>
              <w:rPr>
                <w:rFonts w:ascii="Times New Roman" w:eastAsia="MS Mincho" w:hAnsi="Times New Roman"/>
                <w:szCs w:val="20"/>
                <w:lang w:eastAsia="ja-JP"/>
              </w:rPr>
            </w:pPr>
            <w:r w:rsidRPr="00D5163E">
              <w:rPr>
                <w:rFonts w:ascii="Times New Roman" w:eastAsia="MS Mincho" w:hAnsi="Times New Roman"/>
                <w:szCs w:val="20"/>
                <w:lang w:eastAsia="ja-JP"/>
              </w:rPr>
              <w:t>UNDP staff member responsible for the Project, typically a UNDP Programme Officer. Final signature confirms they have “checked” to ensure that the SESP is adequately conducted.</w:t>
            </w:r>
          </w:p>
        </w:tc>
      </w:tr>
      <w:tr w:rsidR="00E3077B" w:rsidRPr="00D5163E" w14:paraId="35E157F8" w14:textId="77777777" w:rsidTr="00E3077B">
        <w:trPr>
          <w:jc w:val="center"/>
        </w:trPr>
        <w:tc>
          <w:tcPr>
            <w:tcW w:w="2875" w:type="dxa"/>
          </w:tcPr>
          <w:p w14:paraId="07503FAA" w14:textId="77777777" w:rsidR="00E3077B" w:rsidRPr="00D5163E" w:rsidRDefault="00E3077B" w:rsidP="002C2489">
            <w:pPr>
              <w:tabs>
                <w:tab w:val="left" w:pos="360"/>
                <w:tab w:val="left" w:pos="4320"/>
              </w:tabs>
              <w:spacing w:after="0"/>
              <w:rPr>
                <w:rFonts w:ascii="Times New Roman" w:hAnsi="Times New Roman"/>
                <w:szCs w:val="20"/>
                <w:lang w:eastAsia="ja-JP"/>
              </w:rPr>
            </w:pPr>
            <w:r w:rsidRPr="00D5163E">
              <w:rPr>
                <w:rFonts w:ascii="Times New Roman" w:hAnsi="Times New Roman"/>
                <w:szCs w:val="20"/>
                <w:lang w:eastAsia="ja-JP"/>
              </w:rPr>
              <w:t>QA Approver</w:t>
            </w:r>
          </w:p>
        </w:tc>
        <w:tc>
          <w:tcPr>
            <w:tcW w:w="1350" w:type="dxa"/>
          </w:tcPr>
          <w:p w14:paraId="2CA7145B" w14:textId="77777777" w:rsidR="00E3077B" w:rsidRPr="00D5163E" w:rsidRDefault="00E3077B" w:rsidP="007E081C">
            <w:pPr>
              <w:tabs>
                <w:tab w:val="left" w:pos="360"/>
                <w:tab w:val="left" w:pos="4320"/>
              </w:tabs>
              <w:spacing w:after="0"/>
              <w:rPr>
                <w:rFonts w:ascii="Times New Roman" w:hAnsi="Times New Roman"/>
                <w:szCs w:val="20"/>
                <w:lang w:eastAsia="ja-JP"/>
              </w:rPr>
            </w:pPr>
          </w:p>
        </w:tc>
        <w:tc>
          <w:tcPr>
            <w:tcW w:w="8725" w:type="dxa"/>
          </w:tcPr>
          <w:p w14:paraId="20C4B85C" w14:textId="77777777" w:rsidR="00E3077B" w:rsidRPr="00D5163E" w:rsidRDefault="00E3077B" w:rsidP="007E081C">
            <w:pPr>
              <w:tabs>
                <w:tab w:val="left" w:pos="360"/>
                <w:tab w:val="left" w:pos="4320"/>
              </w:tabs>
              <w:spacing w:after="0"/>
              <w:rPr>
                <w:rFonts w:ascii="Times New Roman" w:hAnsi="Times New Roman"/>
                <w:szCs w:val="20"/>
                <w:lang w:eastAsia="ja-JP"/>
              </w:rPr>
            </w:pPr>
            <w:r w:rsidRPr="00D5163E">
              <w:rPr>
                <w:rFonts w:ascii="Times New Roman" w:hAnsi="Times New Roman"/>
                <w:szCs w:val="20"/>
                <w:lang w:eastAsia="ja-JP"/>
              </w:rPr>
              <w:t>UNDP senior manager, typically the UNDP Deputy Country Director (DCD), Country Director (CD)</w:t>
            </w:r>
            <w:r w:rsidRPr="00D5163E">
              <w:rPr>
                <w:rFonts w:ascii="Times New Roman" w:hAnsi="Times New Roman"/>
                <w:b/>
                <w:szCs w:val="20"/>
                <w:lang w:eastAsia="ja-JP"/>
              </w:rPr>
              <w:t xml:space="preserve">, </w:t>
            </w:r>
            <w:r w:rsidRPr="00D5163E">
              <w:rPr>
                <w:rFonts w:ascii="Times New Roman" w:hAnsi="Times New Roman"/>
                <w:szCs w:val="20"/>
                <w:lang w:eastAsia="ja-JP"/>
              </w:rPr>
              <w:t>Deputy Resident Representative (DRR), or Resident Representative (RR). The QA Approver cannot also be the QA Assessor. Final signature confirms they have “cleared” the SESP prior to submittal to the PAC.</w:t>
            </w:r>
          </w:p>
        </w:tc>
      </w:tr>
      <w:tr w:rsidR="00E3077B" w:rsidRPr="00D5163E" w14:paraId="75F5A6AC" w14:textId="77777777" w:rsidTr="00E3077B">
        <w:trPr>
          <w:jc w:val="center"/>
        </w:trPr>
        <w:tc>
          <w:tcPr>
            <w:tcW w:w="2875" w:type="dxa"/>
          </w:tcPr>
          <w:p w14:paraId="20F8A7ED" w14:textId="77777777" w:rsidR="00E3077B" w:rsidRPr="00D5163E" w:rsidRDefault="00E3077B" w:rsidP="002C2489">
            <w:pPr>
              <w:tabs>
                <w:tab w:val="left" w:pos="360"/>
                <w:tab w:val="left" w:pos="4320"/>
              </w:tabs>
              <w:spacing w:after="0"/>
              <w:rPr>
                <w:rFonts w:ascii="Times New Roman" w:hAnsi="Times New Roman"/>
                <w:szCs w:val="20"/>
                <w:lang w:eastAsia="ja-JP"/>
              </w:rPr>
            </w:pPr>
            <w:r w:rsidRPr="00D5163E">
              <w:rPr>
                <w:rFonts w:ascii="Times New Roman" w:hAnsi="Times New Roman"/>
                <w:szCs w:val="20"/>
                <w:lang w:eastAsia="ja-JP"/>
              </w:rPr>
              <w:t>PAC Chair</w:t>
            </w:r>
          </w:p>
        </w:tc>
        <w:tc>
          <w:tcPr>
            <w:tcW w:w="1350" w:type="dxa"/>
          </w:tcPr>
          <w:p w14:paraId="7E4EF8F9" w14:textId="77777777" w:rsidR="00E3077B" w:rsidRPr="00D5163E" w:rsidRDefault="00E3077B" w:rsidP="007E081C">
            <w:pPr>
              <w:tabs>
                <w:tab w:val="left" w:pos="360"/>
                <w:tab w:val="left" w:pos="4320"/>
              </w:tabs>
              <w:spacing w:after="0"/>
              <w:rPr>
                <w:rFonts w:ascii="Times New Roman" w:hAnsi="Times New Roman"/>
                <w:szCs w:val="20"/>
                <w:lang w:eastAsia="ja-JP"/>
              </w:rPr>
            </w:pPr>
          </w:p>
        </w:tc>
        <w:tc>
          <w:tcPr>
            <w:tcW w:w="8725" w:type="dxa"/>
          </w:tcPr>
          <w:p w14:paraId="36B26C68" w14:textId="77777777" w:rsidR="00E3077B" w:rsidRPr="00D5163E" w:rsidRDefault="00E3077B" w:rsidP="007E081C">
            <w:pPr>
              <w:tabs>
                <w:tab w:val="left" w:pos="360"/>
                <w:tab w:val="left" w:pos="4320"/>
              </w:tabs>
              <w:spacing w:after="0"/>
              <w:rPr>
                <w:rFonts w:ascii="Times New Roman" w:hAnsi="Times New Roman"/>
                <w:szCs w:val="20"/>
                <w:lang w:eastAsia="ja-JP"/>
              </w:rPr>
            </w:pPr>
            <w:r w:rsidRPr="00D5163E">
              <w:rPr>
                <w:rFonts w:ascii="Times New Roman" w:hAnsi="Times New Roman"/>
                <w:szCs w:val="20"/>
                <w:lang w:eastAsia="ja-JP"/>
              </w:rPr>
              <w:t xml:space="preserve">UNDP chair of the PAC. In some cases PAC Chair may also be the QA Approver. Final signature confirms that the SESP was considered as part of the project appraisal and considered in recommendations of the PAC. </w:t>
            </w:r>
          </w:p>
        </w:tc>
      </w:tr>
    </w:tbl>
    <w:p w14:paraId="6C080CF7" w14:textId="77777777" w:rsidR="00E3077B" w:rsidRPr="00D5163E" w:rsidRDefault="00E3077B" w:rsidP="007E081C">
      <w:pPr>
        <w:spacing w:after="0"/>
        <w:rPr>
          <w:rFonts w:ascii="Times New Roman" w:hAnsi="Times New Roman"/>
          <w:lang w:eastAsia="ja-JP"/>
        </w:rPr>
        <w:sectPr w:rsidR="00E3077B" w:rsidRPr="00D5163E" w:rsidSect="00E3077B">
          <w:pgSz w:w="16839" w:h="11907" w:orient="landscape" w:code="9"/>
          <w:pgMar w:top="1440" w:right="1440" w:bottom="1440" w:left="1440" w:header="720" w:footer="720" w:gutter="0"/>
          <w:cols w:space="720"/>
          <w:titlePg/>
          <w:docGrid w:linePitch="360"/>
        </w:sectPr>
      </w:pPr>
    </w:p>
    <w:p w14:paraId="0BE662EF" w14:textId="77777777" w:rsidR="00E3077B" w:rsidRPr="00D5163E" w:rsidRDefault="00E3077B" w:rsidP="00994EA5">
      <w:pPr>
        <w:pStyle w:val="BodyText1"/>
        <w:rPr>
          <w:b/>
        </w:rPr>
      </w:pPr>
      <w:r w:rsidRPr="00D5163E">
        <w:rPr>
          <w:b/>
        </w:rPr>
        <w:lastRenderedPageBreak/>
        <w:t>SESP Attachment 1. Social and Environmental Risk Screening Checklist</w:t>
      </w:r>
    </w:p>
    <w:p w14:paraId="206E2066" w14:textId="77777777" w:rsidR="00E3077B" w:rsidRPr="00D5163E" w:rsidRDefault="00E3077B" w:rsidP="007E081C">
      <w:pPr>
        <w:spacing w:after="0"/>
        <w:rPr>
          <w:rFonts w:ascii="Times New Roman" w:hAnsi="Times New Roman"/>
          <w:lang w:eastAsia="ja-JP"/>
        </w:rPr>
      </w:pPr>
    </w:p>
    <w:p w14:paraId="3BDDBE06" w14:textId="77777777" w:rsidR="00E3077B" w:rsidRPr="00D5163E" w:rsidRDefault="00E3077B" w:rsidP="007E081C">
      <w:pPr>
        <w:spacing w:after="0"/>
        <w:rPr>
          <w:rFonts w:ascii="Times New Roman" w:hAnsi="Times New Roman"/>
          <w:sz w:val="22"/>
          <w:szCs w:val="22"/>
          <w:lang w:eastAsia="ja-JP"/>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833"/>
      </w:tblGrid>
      <w:tr w:rsidR="00E3077B" w:rsidRPr="00D5163E" w14:paraId="4A2394E5" w14:textId="77777777" w:rsidTr="00E3077B">
        <w:tc>
          <w:tcPr>
            <w:tcW w:w="8635" w:type="dxa"/>
            <w:tcBorders>
              <w:bottom w:val="single" w:sz="4" w:space="0" w:color="auto"/>
            </w:tcBorders>
            <w:shd w:val="clear" w:color="auto" w:fill="8DB3E2"/>
          </w:tcPr>
          <w:p w14:paraId="44CFC545" w14:textId="77777777" w:rsidR="00E3077B" w:rsidRPr="00D5163E" w:rsidRDefault="00E3077B" w:rsidP="007E081C">
            <w:pPr>
              <w:tabs>
                <w:tab w:val="left" w:pos="810"/>
              </w:tabs>
              <w:spacing w:after="0"/>
              <w:rPr>
                <w:rFonts w:ascii="Times New Roman" w:eastAsia="Times New Roman" w:hAnsi="Times New Roman"/>
                <w:sz w:val="24"/>
                <w:szCs w:val="22"/>
                <w:u w:val="single"/>
                <w:lang w:eastAsia="ja-JP"/>
              </w:rPr>
            </w:pPr>
            <w:r w:rsidRPr="00D5163E">
              <w:rPr>
                <w:rFonts w:ascii="Times New Roman" w:hAnsi="Times New Roman"/>
                <w:b/>
                <w:sz w:val="22"/>
                <w:szCs w:val="22"/>
                <w:lang w:eastAsia="ja-JP"/>
              </w:rPr>
              <w:t xml:space="preserve">Checklist Potential Social and Environmental </w:t>
            </w:r>
            <w:r w:rsidRPr="00D5163E">
              <w:rPr>
                <w:rFonts w:ascii="Times New Roman" w:hAnsi="Times New Roman"/>
                <w:b/>
                <w:sz w:val="22"/>
                <w:szCs w:val="22"/>
                <w:u w:val="single"/>
                <w:lang w:eastAsia="ja-JP"/>
              </w:rPr>
              <w:t>Risks</w:t>
            </w:r>
          </w:p>
        </w:tc>
        <w:tc>
          <w:tcPr>
            <w:tcW w:w="833" w:type="dxa"/>
            <w:tcBorders>
              <w:bottom w:val="single" w:sz="4" w:space="0" w:color="auto"/>
            </w:tcBorders>
            <w:shd w:val="clear" w:color="auto" w:fill="8DB3E2"/>
          </w:tcPr>
          <w:p w14:paraId="71CFC0C7" w14:textId="77777777" w:rsidR="00E3077B" w:rsidRPr="00D5163E" w:rsidRDefault="00E3077B" w:rsidP="007E081C">
            <w:pPr>
              <w:tabs>
                <w:tab w:val="left" w:pos="810"/>
              </w:tabs>
              <w:spacing w:after="0"/>
              <w:rPr>
                <w:rFonts w:ascii="Times New Roman" w:eastAsia="Times New Roman" w:hAnsi="Times New Roman"/>
                <w:sz w:val="24"/>
                <w:szCs w:val="22"/>
                <w:lang w:eastAsia="ja-JP"/>
              </w:rPr>
            </w:pPr>
          </w:p>
        </w:tc>
      </w:tr>
      <w:tr w:rsidR="00E3077B" w:rsidRPr="00D5163E" w14:paraId="1DCFC076" w14:textId="77777777" w:rsidTr="00E3077B">
        <w:trPr>
          <w:trHeight w:val="215"/>
        </w:trPr>
        <w:tc>
          <w:tcPr>
            <w:tcW w:w="8635" w:type="dxa"/>
            <w:tcBorders>
              <w:bottom w:val="single" w:sz="4" w:space="0" w:color="auto"/>
            </w:tcBorders>
            <w:shd w:val="clear" w:color="auto" w:fill="DBE5F1"/>
          </w:tcPr>
          <w:p w14:paraId="5213DFBF" w14:textId="77777777" w:rsidR="00E3077B" w:rsidRPr="00D5163E" w:rsidRDefault="00E3077B" w:rsidP="002C2489">
            <w:pPr>
              <w:tabs>
                <w:tab w:val="left" w:pos="810"/>
              </w:tabs>
              <w:spacing w:after="0"/>
              <w:rPr>
                <w:rFonts w:ascii="Times New Roman" w:hAnsi="Times New Roman"/>
                <w:b/>
                <w:sz w:val="18"/>
                <w:szCs w:val="18"/>
                <w:lang w:eastAsia="ja-JP"/>
              </w:rPr>
            </w:pPr>
            <w:r w:rsidRPr="00D5163E">
              <w:rPr>
                <w:rFonts w:ascii="Times New Roman" w:hAnsi="Times New Roman"/>
                <w:b/>
                <w:sz w:val="18"/>
                <w:szCs w:val="18"/>
                <w:lang w:eastAsia="ja-JP"/>
              </w:rPr>
              <w:t>Principles 1: Human Rights</w:t>
            </w:r>
          </w:p>
        </w:tc>
        <w:tc>
          <w:tcPr>
            <w:tcW w:w="833" w:type="dxa"/>
            <w:tcBorders>
              <w:bottom w:val="single" w:sz="4" w:space="0" w:color="auto"/>
            </w:tcBorders>
            <w:shd w:val="clear" w:color="auto" w:fill="DBE5F1"/>
            <w:vAlign w:val="center"/>
          </w:tcPr>
          <w:p w14:paraId="5F7B71F5" w14:textId="77777777" w:rsidR="00E3077B" w:rsidRPr="00D5163E" w:rsidRDefault="00E3077B" w:rsidP="007E081C">
            <w:pPr>
              <w:tabs>
                <w:tab w:val="left" w:pos="810"/>
              </w:tabs>
              <w:spacing w:after="0"/>
              <w:rPr>
                <w:rFonts w:ascii="Times New Roman" w:hAnsi="Times New Roman"/>
                <w:b/>
                <w:sz w:val="18"/>
                <w:szCs w:val="18"/>
                <w:lang w:eastAsia="ja-JP"/>
              </w:rPr>
            </w:pPr>
            <w:r w:rsidRPr="00D5163E">
              <w:rPr>
                <w:rFonts w:ascii="Times New Roman" w:eastAsia="Times New Roman" w:hAnsi="Times New Roman"/>
                <w:b/>
                <w:sz w:val="16"/>
                <w:szCs w:val="16"/>
                <w:lang w:eastAsia="ja-JP"/>
              </w:rPr>
              <w:t xml:space="preserve">Answer </w:t>
            </w:r>
            <w:r w:rsidRPr="00D5163E">
              <w:rPr>
                <w:rFonts w:ascii="Times New Roman" w:eastAsia="Times New Roman" w:hAnsi="Times New Roman"/>
                <w:b/>
                <w:sz w:val="16"/>
                <w:szCs w:val="16"/>
                <w:lang w:eastAsia="ja-JP"/>
              </w:rPr>
              <w:br/>
              <w:t>(Yes/No)</w:t>
            </w:r>
          </w:p>
        </w:tc>
      </w:tr>
      <w:tr w:rsidR="00E3077B" w:rsidRPr="00D5163E" w14:paraId="4B4CCE7F" w14:textId="77777777" w:rsidTr="00E3077B">
        <w:tc>
          <w:tcPr>
            <w:tcW w:w="8635" w:type="dxa"/>
            <w:tcBorders>
              <w:bottom w:val="single" w:sz="4" w:space="0" w:color="auto"/>
            </w:tcBorders>
            <w:shd w:val="clear" w:color="auto" w:fill="auto"/>
          </w:tcPr>
          <w:p w14:paraId="46173D64" w14:textId="77777777" w:rsidR="00E3077B" w:rsidRPr="00D5163E" w:rsidRDefault="00E3077B" w:rsidP="002C2489">
            <w:pPr>
              <w:tabs>
                <w:tab w:val="left" w:pos="337"/>
              </w:tabs>
              <w:spacing w:after="0"/>
              <w:ind w:left="337" w:hanging="33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1.</w:t>
            </w:r>
            <w:r w:rsidRPr="00D5163E">
              <w:rPr>
                <w:rFonts w:ascii="Times New Roman" w:eastAsia="Times New Roman" w:hAnsi="Times New Roman"/>
                <w:sz w:val="18"/>
                <w:szCs w:val="18"/>
                <w:lang w:eastAsia="ja-JP"/>
              </w:rPr>
              <w:tab/>
              <w:t>Could the Project lead to adverse impacts on enjoyment of the human rights (civil, political, economic, social or cultural) of the affected population and particularly of marginalized groups?</w:t>
            </w:r>
          </w:p>
        </w:tc>
        <w:tc>
          <w:tcPr>
            <w:tcW w:w="833" w:type="dxa"/>
            <w:tcBorders>
              <w:bottom w:val="single" w:sz="4" w:space="0" w:color="auto"/>
            </w:tcBorders>
            <w:shd w:val="clear" w:color="auto" w:fill="auto"/>
            <w:vAlign w:val="center"/>
          </w:tcPr>
          <w:p w14:paraId="049B0CF5" w14:textId="77777777" w:rsidR="00E3077B" w:rsidRPr="00D5163E" w:rsidRDefault="00E3077B" w:rsidP="007E081C">
            <w:pPr>
              <w:tabs>
                <w:tab w:val="left" w:pos="810"/>
              </w:tabs>
              <w:spacing w:after="0"/>
              <w:rPr>
                <w:rFonts w:ascii="Times New Roman" w:hAnsi="Times New Roman"/>
                <w:sz w:val="18"/>
                <w:szCs w:val="18"/>
                <w:lang w:eastAsia="ja-JP"/>
              </w:rPr>
            </w:pPr>
            <w:r w:rsidRPr="00D5163E">
              <w:rPr>
                <w:rFonts w:ascii="Times New Roman" w:hAnsi="Times New Roman"/>
                <w:sz w:val="18"/>
                <w:szCs w:val="18"/>
                <w:lang w:eastAsia="ja-JP"/>
              </w:rPr>
              <w:t>No</w:t>
            </w:r>
          </w:p>
        </w:tc>
      </w:tr>
      <w:tr w:rsidR="00E3077B" w:rsidRPr="00D5163E" w14:paraId="0603B9B4" w14:textId="77777777" w:rsidTr="00E3077B">
        <w:tc>
          <w:tcPr>
            <w:tcW w:w="8635" w:type="dxa"/>
            <w:tcBorders>
              <w:bottom w:val="single" w:sz="4" w:space="0" w:color="auto"/>
            </w:tcBorders>
            <w:shd w:val="clear" w:color="auto" w:fill="auto"/>
          </w:tcPr>
          <w:p w14:paraId="5C9AC084" w14:textId="79C00619" w:rsidR="00E3077B" w:rsidRPr="00D5163E" w:rsidRDefault="00E3077B" w:rsidP="002C2489">
            <w:pPr>
              <w:tabs>
                <w:tab w:val="left" w:pos="337"/>
              </w:tabs>
              <w:spacing w:after="0"/>
              <w:ind w:left="337" w:hanging="33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 xml:space="preserve">2. </w:t>
            </w:r>
            <w:r w:rsidRPr="00D5163E">
              <w:rPr>
                <w:rFonts w:ascii="Times New Roman" w:eastAsia="Times New Roman" w:hAnsi="Times New Roman"/>
                <w:sz w:val="18"/>
                <w:szCs w:val="18"/>
                <w:lang w:eastAsia="ja-JP"/>
              </w:rPr>
              <w:tab/>
              <w:t>Is there a likelihood that the Project would have inequitable or discriminatory adverse impacts on affected populations, particularly people living in poverty or marginalized or excluded individuals or groups?</w:t>
            </w:r>
            <w:r w:rsidRPr="00D5163E">
              <w:rPr>
                <w:rFonts w:ascii="Times New Roman" w:eastAsia="Times New Roman" w:hAnsi="Times New Roman"/>
                <w:sz w:val="18"/>
                <w:szCs w:val="22"/>
                <w:vertAlign w:val="superscript"/>
                <w:lang w:eastAsia="ja-JP"/>
              </w:rPr>
              <w:t xml:space="preserve"> </w:t>
            </w:r>
            <w:r w:rsidRPr="00D5163E">
              <w:rPr>
                <w:rFonts w:ascii="Times New Roman" w:eastAsia="Times New Roman" w:hAnsi="Times New Roman"/>
                <w:sz w:val="18"/>
                <w:szCs w:val="22"/>
                <w:vertAlign w:val="superscript"/>
                <w:lang w:eastAsia="ja-JP"/>
              </w:rPr>
              <w:footnoteReference w:id="27"/>
            </w:r>
            <w:r w:rsidRPr="00D5163E">
              <w:rPr>
                <w:rFonts w:ascii="Times New Roman" w:eastAsia="Times New Roman" w:hAnsi="Times New Roman"/>
                <w:sz w:val="18"/>
                <w:szCs w:val="18"/>
                <w:lang w:eastAsia="ja-JP"/>
              </w:rPr>
              <w:t xml:space="preserve"> </w:t>
            </w:r>
          </w:p>
        </w:tc>
        <w:tc>
          <w:tcPr>
            <w:tcW w:w="833" w:type="dxa"/>
            <w:tcBorders>
              <w:bottom w:val="single" w:sz="4" w:space="0" w:color="auto"/>
            </w:tcBorders>
            <w:shd w:val="clear" w:color="auto" w:fill="auto"/>
            <w:vAlign w:val="center"/>
          </w:tcPr>
          <w:p w14:paraId="37D874C0" w14:textId="77777777" w:rsidR="00E3077B" w:rsidRPr="00D5163E" w:rsidRDefault="00E3077B" w:rsidP="007E081C">
            <w:pPr>
              <w:tabs>
                <w:tab w:val="left" w:pos="810"/>
              </w:tabs>
              <w:spacing w:after="0"/>
              <w:rPr>
                <w:rFonts w:ascii="Times New Roman" w:hAnsi="Times New Roman"/>
                <w:sz w:val="18"/>
                <w:szCs w:val="18"/>
                <w:lang w:eastAsia="ja-JP"/>
              </w:rPr>
            </w:pPr>
            <w:r w:rsidRPr="00D5163E">
              <w:rPr>
                <w:rFonts w:ascii="Times New Roman" w:hAnsi="Times New Roman"/>
                <w:sz w:val="18"/>
                <w:szCs w:val="18"/>
                <w:lang w:eastAsia="ja-JP"/>
              </w:rPr>
              <w:t>No</w:t>
            </w:r>
          </w:p>
        </w:tc>
      </w:tr>
      <w:tr w:rsidR="00E3077B" w:rsidRPr="00D5163E" w14:paraId="7B29AAC8" w14:textId="77777777" w:rsidTr="00E3077B">
        <w:tc>
          <w:tcPr>
            <w:tcW w:w="8635" w:type="dxa"/>
            <w:tcBorders>
              <w:bottom w:val="single" w:sz="4" w:space="0" w:color="auto"/>
            </w:tcBorders>
            <w:shd w:val="clear" w:color="auto" w:fill="auto"/>
          </w:tcPr>
          <w:p w14:paraId="57F7DA99" w14:textId="77777777" w:rsidR="00E3077B" w:rsidRPr="00D5163E" w:rsidRDefault="00E3077B" w:rsidP="002C2489">
            <w:pPr>
              <w:tabs>
                <w:tab w:val="left" w:pos="337"/>
              </w:tabs>
              <w:spacing w:after="0"/>
              <w:ind w:left="337" w:hanging="33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3.</w:t>
            </w:r>
            <w:r w:rsidRPr="00D5163E">
              <w:rPr>
                <w:rFonts w:ascii="Times New Roman" w:eastAsia="Times New Roman" w:hAnsi="Times New Roman"/>
                <w:sz w:val="18"/>
                <w:szCs w:val="18"/>
                <w:lang w:eastAsia="ja-JP"/>
              </w:rPr>
              <w:tab/>
              <w:t>Could the Project potentially restrict availability, quality of and access to resources or basic services, in particular to marginalized individuals or groups?</w:t>
            </w:r>
          </w:p>
        </w:tc>
        <w:tc>
          <w:tcPr>
            <w:tcW w:w="833" w:type="dxa"/>
            <w:tcBorders>
              <w:bottom w:val="single" w:sz="4" w:space="0" w:color="auto"/>
            </w:tcBorders>
            <w:shd w:val="clear" w:color="auto" w:fill="auto"/>
            <w:vAlign w:val="center"/>
          </w:tcPr>
          <w:p w14:paraId="5A89FFDD" w14:textId="77777777" w:rsidR="00E3077B" w:rsidRPr="00D5163E" w:rsidRDefault="00E3077B" w:rsidP="007E081C">
            <w:pPr>
              <w:tabs>
                <w:tab w:val="left" w:pos="810"/>
              </w:tabs>
              <w:spacing w:after="0"/>
              <w:rPr>
                <w:rFonts w:ascii="Times New Roman" w:hAnsi="Times New Roman"/>
                <w:sz w:val="18"/>
                <w:szCs w:val="18"/>
                <w:lang w:eastAsia="ja-JP"/>
              </w:rPr>
            </w:pPr>
            <w:r w:rsidRPr="00D5163E">
              <w:rPr>
                <w:rFonts w:ascii="Times New Roman" w:hAnsi="Times New Roman"/>
                <w:sz w:val="18"/>
                <w:szCs w:val="18"/>
                <w:lang w:eastAsia="ja-JP"/>
              </w:rPr>
              <w:t>No</w:t>
            </w:r>
          </w:p>
        </w:tc>
      </w:tr>
      <w:tr w:rsidR="00E3077B" w:rsidRPr="00D5163E" w14:paraId="4BDE9D79" w14:textId="77777777" w:rsidTr="00E3077B">
        <w:tc>
          <w:tcPr>
            <w:tcW w:w="8635" w:type="dxa"/>
            <w:tcBorders>
              <w:bottom w:val="single" w:sz="4" w:space="0" w:color="auto"/>
            </w:tcBorders>
            <w:shd w:val="clear" w:color="auto" w:fill="auto"/>
          </w:tcPr>
          <w:p w14:paraId="0889B145" w14:textId="77777777" w:rsidR="00E3077B" w:rsidRPr="00D5163E" w:rsidRDefault="00E3077B" w:rsidP="002C2489">
            <w:pPr>
              <w:tabs>
                <w:tab w:val="left" w:pos="337"/>
              </w:tabs>
              <w:spacing w:after="0"/>
              <w:ind w:left="337" w:hanging="33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4.</w:t>
            </w:r>
            <w:r w:rsidRPr="00D5163E">
              <w:rPr>
                <w:rFonts w:ascii="Times New Roman" w:eastAsia="Times New Roman" w:hAnsi="Times New Roman"/>
                <w:sz w:val="18"/>
                <w:szCs w:val="18"/>
                <w:lang w:eastAsia="ja-JP"/>
              </w:rPr>
              <w:tab/>
              <w:t>Is there a likelihood that the Project would exclude any potentially affected stakeholders, in particular marginalized groups, from fully participating in decisions that may affect them?</w:t>
            </w:r>
          </w:p>
        </w:tc>
        <w:tc>
          <w:tcPr>
            <w:tcW w:w="833" w:type="dxa"/>
            <w:tcBorders>
              <w:bottom w:val="single" w:sz="4" w:space="0" w:color="auto"/>
            </w:tcBorders>
            <w:shd w:val="clear" w:color="auto" w:fill="auto"/>
            <w:vAlign w:val="center"/>
          </w:tcPr>
          <w:p w14:paraId="25626C39" w14:textId="77777777" w:rsidR="00E3077B" w:rsidRPr="00D5163E" w:rsidRDefault="00E3077B" w:rsidP="007E081C">
            <w:pPr>
              <w:tabs>
                <w:tab w:val="left" w:pos="810"/>
              </w:tabs>
              <w:spacing w:after="0"/>
              <w:rPr>
                <w:rFonts w:ascii="Times New Roman" w:hAnsi="Times New Roman"/>
                <w:sz w:val="18"/>
                <w:szCs w:val="18"/>
                <w:lang w:eastAsia="ja-JP"/>
              </w:rPr>
            </w:pPr>
            <w:r w:rsidRPr="00D5163E">
              <w:rPr>
                <w:rFonts w:ascii="Times New Roman" w:hAnsi="Times New Roman"/>
                <w:sz w:val="18"/>
                <w:szCs w:val="18"/>
                <w:lang w:eastAsia="ja-JP"/>
              </w:rPr>
              <w:t>No</w:t>
            </w:r>
          </w:p>
        </w:tc>
      </w:tr>
      <w:tr w:rsidR="00E3077B" w:rsidRPr="00D5163E" w14:paraId="1B1EE606" w14:textId="77777777" w:rsidTr="00E3077B">
        <w:tc>
          <w:tcPr>
            <w:tcW w:w="8635" w:type="dxa"/>
            <w:tcBorders>
              <w:bottom w:val="single" w:sz="4" w:space="0" w:color="auto"/>
            </w:tcBorders>
            <w:shd w:val="clear" w:color="auto" w:fill="auto"/>
          </w:tcPr>
          <w:p w14:paraId="364C11D6" w14:textId="77777777" w:rsidR="00E3077B" w:rsidRPr="00D5163E" w:rsidDel="00074D34" w:rsidRDefault="00E3077B" w:rsidP="002C2489">
            <w:pPr>
              <w:tabs>
                <w:tab w:val="left" w:pos="337"/>
              </w:tabs>
              <w:spacing w:after="0"/>
              <w:ind w:left="337" w:hanging="33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5.</w:t>
            </w:r>
            <w:r w:rsidRPr="00D5163E">
              <w:rPr>
                <w:rFonts w:ascii="Times New Roman" w:eastAsia="Times New Roman" w:hAnsi="Times New Roman"/>
                <w:sz w:val="18"/>
                <w:szCs w:val="18"/>
                <w:lang w:eastAsia="ja-JP"/>
              </w:rPr>
              <w:tab/>
              <w:t>Is there a risk that duty-bearers do not have the capacity to meet their obligations in the Project?</w:t>
            </w:r>
          </w:p>
        </w:tc>
        <w:tc>
          <w:tcPr>
            <w:tcW w:w="833" w:type="dxa"/>
            <w:tcBorders>
              <w:bottom w:val="single" w:sz="4" w:space="0" w:color="auto"/>
            </w:tcBorders>
            <w:shd w:val="clear" w:color="auto" w:fill="auto"/>
            <w:vAlign w:val="center"/>
          </w:tcPr>
          <w:p w14:paraId="1F550148" w14:textId="77777777" w:rsidR="00E3077B" w:rsidRPr="00D5163E" w:rsidRDefault="00E3077B" w:rsidP="007E081C">
            <w:pPr>
              <w:tabs>
                <w:tab w:val="left" w:pos="810"/>
              </w:tabs>
              <w:spacing w:after="0"/>
              <w:rPr>
                <w:rFonts w:ascii="Times New Roman" w:hAnsi="Times New Roman"/>
                <w:sz w:val="18"/>
                <w:szCs w:val="18"/>
                <w:lang w:eastAsia="ja-JP"/>
              </w:rPr>
            </w:pPr>
            <w:r w:rsidRPr="00D5163E">
              <w:rPr>
                <w:rFonts w:ascii="Times New Roman" w:hAnsi="Times New Roman"/>
                <w:sz w:val="18"/>
                <w:szCs w:val="18"/>
                <w:lang w:eastAsia="ja-JP"/>
              </w:rPr>
              <w:t>No</w:t>
            </w:r>
          </w:p>
        </w:tc>
      </w:tr>
      <w:tr w:rsidR="00E3077B" w:rsidRPr="00D5163E" w14:paraId="396BAF96" w14:textId="77777777" w:rsidTr="00E3077B">
        <w:tc>
          <w:tcPr>
            <w:tcW w:w="8635" w:type="dxa"/>
            <w:tcBorders>
              <w:bottom w:val="single" w:sz="4" w:space="0" w:color="auto"/>
            </w:tcBorders>
            <w:shd w:val="clear" w:color="auto" w:fill="auto"/>
          </w:tcPr>
          <w:p w14:paraId="0B6B36DF" w14:textId="77777777" w:rsidR="00E3077B" w:rsidRPr="00D5163E" w:rsidRDefault="00E3077B" w:rsidP="002C2489">
            <w:pPr>
              <w:tabs>
                <w:tab w:val="left" w:pos="337"/>
              </w:tabs>
              <w:spacing w:after="0"/>
              <w:ind w:left="337" w:hanging="33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6.</w:t>
            </w:r>
            <w:r w:rsidRPr="00D5163E">
              <w:rPr>
                <w:rFonts w:ascii="Times New Roman" w:eastAsia="Times New Roman" w:hAnsi="Times New Roman"/>
                <w:sz w:val="18"/>
                <w:szCs w:val="18"/>
                <w:lang w:eastAsia="ja-JP"/>
              </w:rPr>
              <w:tab/>
              <w:t xml:space="preserve">Is there a risk that rights-holders do not have the capacity to claim their rights? </w:t>
            </w:r>
          </w:p>
        </w:tc>
        <w:tc>
          <w:tcPr>
            <w:tcW w:w="833" w:type="dxa"/>
            <w:tcBorders>
              <w:bottom w:val="single" w:sz="4" w:space="0" w:color="auto"/>
            </w:tcBorders>
            <w:shd w:val="clear" w:color="auto" w:fill="auto"/>
            <w:vAlign w:val="center"/>
          </w:tcPr>
          <w:p w14:paraId="2B24AF74" w14:textId="77777777" w:rsidR="00E3077B" w:rsidRPr="00D5163E" w:rsidRDefault="00E3077B" w:rsidP="007E081C">
            <w:pPr>
              <w:tabs>
                <w:tab w:val="left" w:pos="810"/>
              </w:tabs>
              <w:spacing w:after="0"/>
              <w:rPr>
                <w:rFonts w:ascii="Times New Roman" w:hAnsi="Times New Roman"/>
                <w:sz w:val="18"/>
                <w:szCs w:val="18"/>
                <w:lang w:eastAsia="ja-JP"/>
              </w:rPr>
            </w:pPr>
            <w:r w:rsidRPr="00D5163E">
              <w:rPr>
                <w:rFonts w:ascii="Times New Roman" w:hAnsi="Times New Roman"/>
                <w:sz w:val="18"/>
                <w:szCs w:val="18"/>
                <w:lang w:eastAsia="ja-JP"/>
              </w:rPr>
              <w:t>No</w:t>
            </w:r>
          </w:p>
        </w:tc>
      </w:tr>
      <w:tr w:rsidR="00E3077B" w:rsidRPr="00D5163E" w14:paraId="25F6198C" w14:textId="77777777" w:rsidTr="00E3077B">
        <w:tc>
          <w:tcPr>
            <w:tcW w:w="8635" w:type="dxa"/>
            <w:tcBorders>
              <w:bottom w:val="single" w:sz="4" w:space="0" w:color="auto"/>
            </w:tcBorders>
            <w:shd w:val="clear" w:color="auto" w:fill="auto"/>
          </w:tcPr>
          <w:p w14:paraId="733BDB0A" w14:textId="77777777" w:rsidR="00E3077B" w:rsidRPr="00D5163E" w:rsidRDefault="00E3077B" w:rsidP="002C2489">
            <w:pPr>
              <w:tabs>
                <w:tab w:val="left" w:pos="337"/>
              </w:tabs>
              <w:spacing w:after="0"/>
              <w:ind w:left="337" w:hanging="33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7.</w:t>
            </w:r>
            <w:r w:rsidRPr="00D5163E">
              <w:rPr>
                <w:rFonts w:ascii="Times New Roman" w:eastAsia="Times New Roman" w:hAnsi="Times New Roman"/>
                <w:sz w:val="18"/>
                <w:szCs w:val="18"/>
                <w:lang w:eastAsia="ja-JP"/>
              </w:rPr>
              <w:tab/>
              <w:t>Have local communities or individuals, given the opportunity, raised human rights concerns regarding the Project during the stakeholder engagement process?</w:t>
            </w:r>
          </w:p>
        </w:tc>
        <w:tc>
          <w:tcPr>
            <w:tcW w:w="833" w:type="dxa"/>
            <w:tcBorders>
              <w:bottom w:val="single" w:sz="4" w:space="0" w:color="auto"/>
            </w:tcBorders>
            <w:shd w:val="clear" w:color="auto" w:fill="auto"/>
            <w:vAlign w:val="center"/>
          </w:tcPr>
          <w:p w14:paraId="5A4F0EC2" w14:textId="77777777" w:rsidR="00E3077B" w:rsidRPr="00D5163E" w:rsidRDefault="00E3077B" w:rsidP="007E081C">
            <w:pPr>
              <w:tabs>
                <w:tab w:val="left" w:pos="810"/>
              </w:tabs>
              <w:spacing w:after="0"/>
              <w:rPr>
                <w:rFonts w:ascii="Times New Roman" w:hAnsi="Times New Roman"/>
                <w:sz w:val="18"/>
                <w:szCs w:val="18"/>
                <w:lang w:eastAsia="ja-JP"/>
              </w:rPr>
            </w:pPr>
            <w:r w:rsidRPr="00D5163E">
              <w:rPr>
                <w:rFonts w:ascii="Times New Roman" w:hAnsi="Times New Roman"/>
                <w:sz w:val="18"/>
                <w:szCs w:val="18"/>
                <w:lang w:eastAsia="ja-JP"/>
              </w:rPr>
              <w:t>No</w:t>
            </w:r>
          </w:p>
        </w:tc>
      </w:tr>
      <w:tr w:rsidR="00E3077B" w:rsidRPr="00D5163E" w14:paraId="78F6AE1D" w14:textId="77777777" w:rsidTr="00E3077B">
        <w:tc>
          <w:tcPr>
            <w:tcW w:w="8635" w:type="dxa"/>
            <w:tcBorders>
              <w:bottom w:val="single" w:sz="4" w:space="0" w:color="auto"/>
            </w:tcBorders>
            <w:shd w:val="clear" w:color="auto" w:fill="auto"/>
          </w:tcPr>
          <w:p w14:paraId="6D3EC701" w14:textId="77777777" w:rsidR="00E3077B" w:rsidRPr="00D5163E" w:rsidRDefault="00E3077B" w:rsidP="002C2489">
            <w:pPr>
              <w:tabs>
                <w:tab w:val="left" w:pos="337"/>
              </w:tabs>
              <w:spacing w:after="0"/>
              <w:ind w:left="337" w:hanging="33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8.</w:t>
            </w:r>
            <w:r w:rsidRPr="00D5163E">
              <w:rPr>
                <w:rFonts w:ascii="Times New Roman" w:eastAsia="Times New Roman" w:hAnsi="Times New Roman"/>
                <w:sz w:val="18"/>
                <w:szCs w:val="18"/>
                <w:lang w:eastAsia="ja-JP"/>
              </w:rPr>
              <w:tab/>
              <w:t>Is there a risk that the Project would exacerbate conflicts among and/or the risk of violence to project-affected communities and individuals?</w:t>
            </w:r>
          </w:p>
        </w:tc>
        <w:tc>
          <w:tcPr>
            <w:tcW w:w="833" w:type="dxa"/>
            <w:tcBorders>
              <w:bottom w:val="single" w:sz="4" w:space="0" w:color="auto"/>
            </w:tcBorders>
            <w:shd w:val="clear" w:color="auto" w:fill="auto"/>
            <w:vAlign w:val="center"/>
          </w:tcPr>
          <w:p w14:paraId="1C656594" w14:textId="77777777" w:rsidR="00E3077B" w:rsidRPr="00D5163E" w:rsidRDefault="00E3077B" w:rsidP="007E081C">
            <w:pPr>
              <w:tabs>
                <w:tab w:val="left" w:pos="810"/>
              </w:tabs>
              <w:spacing w:after="0"/>
              <w:rPr>
                <w:rFonts w:ascii="Times New Roman" w:hAnsi="Times New Roman"/>
                <w:sz w:val="18"/>
                <w:szCs w:val="18"/>
                <w:lang w:eastAsia="ja-JP"/>
              </w:rPr>
            </w:pPr>
            <w:r w:rsidRPr="00D5163E">
              <w:rPr>
                <w:rFonts w:ascii="Times New Roman" w:hAnsi="Times New Roman"/>
                <w:sz w:val="18"/>
                <w:szCs w:val="18"/>
                <w:lang w:eastAsia="ja-JP"/>
              </w:rPr>
              <w:t>No</w:t>
            </w:r>
          </w:p>
        </w:tc>
      </w:tr>
      <w:tr w:rsidR="00E3077B" w:rsidRPr="00D5163E" w14:paraId="113D123E" w14:textId="77777777" w:rsidTr="00E3077B">
        <w:tc>
          <w:tcPr>
            <w:tcW w:w="8635" w:type="dxa"/>
            <w:tcBorders>
              <w:bottom w:val="single" w:sz="4" w:space="0" w:color="auto"/>
            </w:tcBorders>
            <w:shd w:val="clear" w:color="auto" w:fill="DBE5F1"/>
          </w:tcPr>
          <w:p w14:paraId="2A827616" w14:textId="77777777" w:rsidR="00E3077B" w:rsidRPr="00D5163E" w:rsidRDefault="00E3077B" w:rsidP="002C2489">
            <w:pPr>
              <w:tabs>
                <w:tab w:val="left" w:pos="810"/>
              </w:tabs>
              <w:spacing w:after="0"/>
              <w:rPr>
                <w:rFonts w:ascii="Times New Roman" w:hAnsi="Times New Roman"/>
                <w:b/>
                <w:sz w:val="18"/>
                <w:szCs w:val="18"/>
                <w:lang w:eastAsia="ja-JP"/>
              </w:rPr>
            </w:pPr>
            <w:r w:rsidRPr="00D5163E">
              <w:rPr>
                <w:rFonts w:ascii="Times New Roman" w:hAnsi="Times New Roman"/>
                <w:b/>
                <w:sz w:val="18"/>
                <w:szCs w:val="18"/>
                <w:lang w:eastAsia="ja-JP"/>
              </w:rPr>
              <w:t>Principle 2: Gender Equality and Women’s Empowerment</w:t>
            </w:r>
          </w:p>
        </w:tc>
        <w:tc>
          <w:tcPr>
            <w:tcW w:w="833" w:type="dxa"/>
            <w:tcBorders>
              <w:bottom w:val="single" w:sz="4" w:space="0" w:color="auto"/>
            </w:tcBorders>
            <w:shd w:val="clear" w:color="auto" w:fill="DBE5F1"/>
            <w:vAlign w:val="center"/>
          </w:tcPr>
          <w:p w14:paraId="69F904E1" w14:textId="77777777" w:rsidR="00E3077B" w:rsidRPr="00D5163E" w:rsidRDefault="00E3077B" w:rsidP="007E081C">
            <w:pPr>
              <w:tabs>
                <w:tab w:val="left" w:pos="810"/>
              </w:tabs>
              <w:spacing w:after="0"/>
              <w:rPr>
                <w:rFonts w:ascii="Times New Roman" w:hAnsi="Times New Roman"/>
                <w:b/>
                <w:sz w:val="18"/>
                <w:szCs w:val="18"/>
                <w:lang w:eastAsia="ja-JP"/>
              </w:rPr>
            </w:pPr>
          </w:p>
        </w:tc>
      </w:tr>
      <w:tr w:rsidR="00E3077B" w:rsidRPr="00D5163E" w14:paraId="0F16E9C3" w14:textId="77777777" w:rsidTr="00E3077B">
        <w:tc>
          <w:tcPr>
            <w:tcW w:w="8635" w:type="dxa"/>
            <w:tcBorders>
              <w:bottom w:val="single" w:sz="4" w:space="0" w:color="auto"/>
            </w:tcBorders>
            <w:shd w:val="clear" w:color="auto" w:fill="auto"/>
          </w:tcPr>
          <w:p w14:paraId="6EF19A94" w14:textId="77777777" w:rsidR="00E3077B" w:rsidRPr="00D5163E" w:rsidRDefault="00E3077B" w:rsidP="002C2489">
            <w:pPr>
              <w:tabs>
                <w:tab w:val="left" w:pos="337"/>
              </w:tabs>
              <w:spacing w:after="0"/>
              <w:ind w:left="337" w:hanging="33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1.</w:t>
            </w:r>
            <w:r w:rsidRPr="00D5163E">
              <w:rPr>
                <w:rFonts w:ascii="Times New Roman" w:eastAsia="Times New Roman" w:hAnsi="Times New Roman"/>
                <w:sz w:val="18"/>
                <w:szCs w:val="18"/>
                <w:lang w:eastAsia="ja-JP"/>
              </w:rPr>
              <w:tab/>
              <w:t xml:space="preserve">Is there a likelihood that the proposed Project would have adverse impacts on gender equality and/or the situation of women and girls? </w:t>
            </w:r>
          </w:p>
        </w:tc>
        <w:tc>
          <w:tcPr>
            <w:tcW w:w="833" w:type="dxa"/>
            <w:tcBorders>
              <w:bottom w:val="single" w:sz="4" w:space="0" w:color="auto"/>
            </w:tcBorders>
            <w:shd w:val="clear" w:color="auto" w:fill="auto"/>
            <w:vAlign w:val="center"/>
          </w:tcPr>
          <w:p w14:paraId="45C41999" w14:textId="177874D9" w:rsidR="00E3077B" w:rsidRPr="00D5163E" w:rsidRDefault="00B9768D" w:rsidP="007E081C">
            <w:pPr>
              <w:tabs>
                <w:tab w:val="left" w:pos="810"/>
              </w:tabs>
              <w:spacing w:after="0"/>
              <w:rPr>
                <w:rFonts w:ascii="Times New Roman" w:hAnsi="Times New Roman"/>
                <w:sz w:val="18"/>
                <w:szCs w:val="18"/>
                <w:lang w:eastAsia="ja-JP"/>
              </w:rPr>
            </w:pPr>
            <w:r w:rsidRPr="00D5163E">
              <w:rPr>
                <w:rFonts w:ascii="Times New Roman" w:hAnsi="Times New Roman"/>
                <w:sz w:val="18"/>
                <w:szCs w:val="18"/>
                <w:lang w:eastAsia="ja-JP"/>
              </w:rPr>
              <w:t>Yes</w:t>
            </w:r>
          </w:p>
        </w:tc>
      </w:tr>
      <w:tr w:rsidR="00E3077B" w:rsidRPr="00D5163E" w14:paraId="05E7ADE1" w14:textId="77777777" w:rsidTr="00E3077B">
        <w:tc>
          <w:tcPr>
            <w:tcW w:w="8635" w:type="dxa"/>
            <w:tcBorders>
              <w:bottom w:val="single" w:sz="4" w:space="0" w:color="auto"/>
            </w:tcBorders>
            <w:shd w:val="clear" w:color="auto" w:fill="auto"/>
          </w:tcPr>
          <w:p w14:paraId="7D1295E2" w14:textId="77777777" w:rsidR="00E3077B" w:rsidRPr="00D5163E" w:rsidRDefault="00E3077B" w:rsidP="002C2489">
            <w:pPr>
              <w:tabs>
                <w:tab w:val="left" w:pos="337"/>
              </w:tabs>
              <w:spacing w:after="0"/>
              <w:ind w:left="337" w:hanging="33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2.</w:t>
            </w:r>
            <w:r w:rsidRPr="00D5163E">
              <w:rPr>
                <w:rFonts w:ascii="Times New Roman" w:eastAsia="Times New Roman" w:hAnsi="Times New Roman"/>
                <w:sz w:val="18"/>
                <w:szCs w:val="18"/>
                <w:lang w:eastAsia="ja-JP"/>
              </w:rPr>
              <w:tab/>
              <w:t>Would the Project potentially reproduce discriminations against women based on gender, especially regarding participation in design and implementation or access to opportunities and benefits?</w:t>
            </w:r>
          </w:p>
        </w:tc>
        <w:tc>
          <w:tcPr>
            <w:tcW w:w="833" w:type="dxa"/>
            <w:tcBorders>
              <w:bottom w:val="single" w:sz="4" w:space="0" w:color="auto"/>
            </w:tcBorders>
            <w:shd w:val="clear" w:color="auto" w:fill="auto"/>
            <w:vAlign w:val="center"/>
          </w:tcPr>
          <w:p w14:paraId="4D0CFA35" w14:textId="6152936C" w:rsidR="00E3077B" w:rsidRPr="00D5163E" w:rsidRDefault="00D4672F" w:rsidP="007E081C">
            <w:pPr>
              <w:tabs>
                <w:tab w:val="left" w:pos="810"/>
              </w:tabs>
              <w:spacing w:after="0"/>
              <w:rPr>
                <w:rFonts w:ascii="Times New Roman" w:hAnsi="Times New Roman"/>
                <w:sz w:val="18"/>
                <w:szCs w:val="18"/>
                <w:lang w:eastAsia="ja-JP"/>
              </w:rPr>
            </w:pPr>
            <w:r w:rsidRPr="00D5163E">
              <w:rPr>
                <w:rFonts w:ascii="Times New Roman" w:hAnsi="Times New Roman"/>
                <w:sz w:val="18"/>
                <w:szCs w:val="18"/>
                <w:lang w:eastAsia="ja-JP"/>
              </w:rPr>
              <w:t>Yes</w:t>
            </w:r>
          </w:p>
        </w:tc>
      </w:tr>
      <w:tr w:rsidR="00E3077B" w:rsidRPr="00D5163E" w14:paraId="63FC3A7D" w14:textId="77777777" w:rsidTr="00E3077B">
        <w:tc>
          <w:tcPr>
            <w:tcW w:w="8635" w:type="dxa"/>
            <w:tcBorders>
              <w:bottom w:val="single" w:sz="4" w:space="0" w:color="auto"/>
            </w:tcBorders>
            <w:shd w:val="clear" w:color="auto" w:fill="auto"/>
          </w:tcPr>
          <w:p w14:paraId="2406566C" w14:textId="77777777" w:rsidR="00E3077B" w:rsidRPr="00D5163E" w:rsidRDefault="00E3077B" w:rsidP="002C2489">
            <w:pPr>
              <w:tabs>
                <w:tab w:val="left" w:pos="337"/>
              </w:tabs>
              <w:spacing w:after="0"/>
              <w:ind w:left="337" w:hanging="33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3.</w:t>
            </w:r>
            <w:r w:rsidRPr="00D5163E">
              <w:rPr>
                <w:rFonts w:ascii="Times New Roman" w:eastAsia="Times New Roman" w:hAnsi="Times New Roman"/>
                <w:sz w:val="18"/>
                <w:szCs w:val="18"/>
                <w:lang w:eastAsia="ja-JP"/>
              </w:rPr>
              <w:tab/>
              <w:t>Have women’s groups/leaders raised gender equality concerns regarding the Project during the stakeholder engagement process and has this been included in the overall Project proposal and in the risk assessment?</w:t>
            </w:r>
          </w:p>
        </w:tc>
        <w:tc>
          <w:tcPr>
            <w:tcW w:w="833" w:type="dxa"/>
            <w:tcBorders>
              <w:bottom w:val="single" w:sz="4" w:space="0" w:color="auto"/>
            </w:tcBorders>
            <w:shd w:val="clear" w:color="auto" w:fill="auto"/>
            <w:vAlign w:val="center"/>
          </w:tcPr>
          <w:p w14:paraId="222E443A" w14:textId="77777777" w:rsidR="00E3077B" w:rsidRPr="00D5163E" w:rsidRDefault="00E3077B" w:rsidP="007E081C">
            <w:pPr>
              <w:tabs>
                <w:tab w:val="left" w:pos="810"/>
              </w:tabs>
              <w:spacing w:after="0"/>
              <w:rPr>
                <w:rFonts w:ascii="Times New Roman" w:hAnsi="Times New Roman"/>
                <w:sz w:val="18"/>
                <w:szCs w:val="18"/>
                <w:lang w:eastAsia="ja-JP"/>
              </w:rPr>
            </w:pPr>
            <w:r w:rsidRPr="00D5163E">
              <w:rPr>
                <w:rFonts w:ascii="Times New Roman" w:hAnsi="Times New Roman"/>
                <w:sz w:val="18"/>
                <w:szCs w:val="18"/>
                <w:lang w:eastAsia="ja-JP"/>
              </w:rPr>
              <w:t>No</w:t>
            </w:r>
          </w:p>
        </w:tc>
      </w:tr>
      <w:tr w:rsidR="00E3077B" w:rsidRPr="00D5163E" w14:paraId="6121C726" w14:textId="77777777" w:rsidTr="00E3077B">
        <w:tc>
          <w:tcPr>
            <w:tcW w:w="8635" w:type="dxa"/>
            <w:tcBorders>
              <w:bottom w:val="single" w:sz="4" w:space="0" w:color="auto"/>
            </w:tcBorders>
            <w:shd w:val="clear" w:color="auto" w:fill="auto"/>
          </w:tcPr>
          <w:p w14:paraId="5E5CA9F2" w14:textId="77777777" w:rsidR="00E3077B" w:rsidRPr="00D5163E" w:rsidRDefault="00E3077B" w:rsidP="002C2489">
            <w:pPr>
              <w:tabs>
                <w:tab w:val="left" w:pos="337"/>
              </w:tabs>
              <w:spacing w:after="0"/>
              <w:ind w:left="337" w:hanging="33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4.</w:t>
            </w:r>
            <w:r w:rsidRPr="00D5163E">
              <w:rPr>
                <w:rFonts w:ascii="Times New Roman" w:eastAsia="Times New Roman" w:hAnsi="Times New Roman"/>
                <w:sz w:val="18"/>
                <w:szCs w:val="18"/>
                <w:lang w:eastAsia="ja-JP"/>
              </w:rPr>
              <w:tab/>
              <w:t>Would the Project potentially limit women’s ability to use, develop and protect natural resources, taking into account different roles and positions of women and men in accessing environmental goods and services?</w:t>
            </w:r>
          </w:p>
          <w:p w14:paraId="23F08F45" w14:textId="77777777" w:rsidR="00E3077B" w:rsidRPr="00D5163E" w:rsidRDefault="00E3077B" w:rsidP="007E081C">
            <w:pPr>
              <w:tabs>
                <w:tab w:val="left" w:pos="337"/>
              </w:tabs>
              <w:spacing w:after="0"/>
              <w:ind w:left="337" w:hanging="337"/>
              <w:rPr>
                <w:rFonts w:ascii="Times New Roman" w:eastAsia="Times New Roman" w:hAnsi="Times New Roman"/>
                <w:i/>
                <w:sz w:val="18"/>
                <w:szCs w:val="18"/>
                <w:lang w:eastAsia="ja-JP"/>
              </w:rPr>
            </w:pPr>
            <w:r w:rsidRPr="00D5163E">
              <w:rPr>
                <w:rFonts w:ascii="Times New Roman" w:hAnsi="Times New Roman"/>
                <w:sz w:val="18"/>
                <w:szCs w:val="18"/>
                <w:lang w:eastAsia="ja-JP"/>
              </w:rPr>
              <w:tab/>
            </w:r>
            <w:r w:rsidRPr="00D5163E">
              <w:rPr>
                <w:rFonts w:ascii="Times New Roman" w:hAnsi="Times New Roman"/>
                <w:i/>
                <w:sz w:val="18"/>
                <w:szCs w:val="18"/>
                <w:lang w:eastAsia="ja-JP"/>
              </w:rPr>
              <w:t>For example, activities that could lead to natural resources degradation or depletion in communities who depend on these resources for their livelihoods and well being</w:t>
            </w:r>
          </w:p>
        </w:tc>
        <w:tc>
          <w:tcPr>
            <w:tcW w:w="833" w:type="dxa"/>
            <w:tcBorders>
              <w:bottom w:val="single" w:sz="4" w:space="0" w:color="auto"/>
            </w:tcBorders>
            <w:shd w:val="clear" w:color="auto" w:fill="auto"/>
            <w:vAlign w:val="center"/>
          </w:tcPr>
          <w:p w14:paraId="5EB50230" w14:textId="77777777" w:rsidR="00E3077B" w:rsidRPr="00D5163E" w:rsidRDefault="00E3077B" w:rsidP="007E081C">
            <w:pPr>
              <w:tabs>
                <w:tab w:val="left" w:pos="810"/>
              </w:tabs>
              <w:spacing w:after="0"/>
              <w:rPr>
                <w:rFonts w:ascii="Times New Roman" w:hAnsi="Times New Roman"/>
                <w:sz w:val="18"/>
                <w:szCs w:val="18"/>
                <w:lang w:eastAsia="ja-JP"/>
              </w:rPr>
            </w:pPr>
            <w:r w:rsidRPr="00D5163E">
              <w:rPr>
                <w:rFonts w:ascii="Times New Roman" w:hAnsi="Times New Roman"/>
                <w:sz w:val="18"/>
                <w:szCs w:val="18"/>
                <w:lang w:eastAsia="ja-JP"/>
              </w:rPr>
              <w:t>No</w:t>
            </w:r>
          </w:p>
        </w:tc>
      </w:tr>
      <w:tr w:rsidR="00E3077B" w:rsidRPr="00D5163E" w14:paraId="5DEE630E" w14:textId="77777777" w:rsidTr="00E3077B">
        <w:tc>
          <w:tcPr>
            <w:tcW w:w="8635" w:type="dxa"/>
            <w:tcBorders>
              <w:bottom w:val="single" w:sz="4" w:space="0" w:color="auto"/>
            </w:tcBorders>
            <w:shd w:val="clear" w:color="auto" w:fill="DBE5F1"/>
          </w:tcPr>
          <w:p w14:paraId="67E1E33B" w14:textId="77777777" w:rsidR="00E3077B" w:rsidRPr="00D5163E" w:rsidRDefault="00E3077B" w:rsidP="002C2489">
            <w:pPr>
              <w:tabs>
                <w:tab w:val="left" w:pos="810"/>
              </w:tabs>
              <w:spacing w:after="0"/>
              <w:rPr>
                <w:rFonts w:ascii="Times New Roman" w:eastAsia="Times New Roman" w:hAnsi="Times New Roman"/>
                <w:b/>
                <w:sz w:val="18"/>
                <w:szCs w:val="18"/>
                <w:lang w:eastAsia="ja-JP"/>
              </w:rPr>
            </w:pPr>
            <w:r w:rsidRPr="00D5163E">
              <w:rPr>
                <w:rFonts w:ascii="Times New Roman" w:hAnsi="Times New Roman"/>
                <w:b/>
                <w:sz w:val="18"/>
                <w:szCs w:val="18"/>
                <w:lang w:eastAsia="ja-JP"/>
              </w:rPr>
              <w:t xml:space="preserve">Principle 3:  Environmental Sustainability: </w:t>
            </w:r>
            <w:r w:rsidRPr="00D5163E">
              <w:rPr>
                <w:rFonts w:ascii="Times New Roman" w:hAnsi="Times New Roman"/>
                <w:sz w:val="18"/>
                <w:szCs w:val="18"/>
                <w:lang w:eastAsia="ja-JP"/>
              </w:rPr>
              <w:t>Screening</w:t>
            </w:r>
            <w:r w:rsidRPr="00D5163E">
              <w:rPr>
                <w:rFonts w:ascii="Times New Roman" w:hAnsi="Times New Roman"/>
                <w:b/>
                <w:sz w:val="18"/>
                <w:szCs w:val="18"/>
                <w:lang w:eastAsia="ja-JP"/>
              </w:rPr>
              <w:t xml:space="preserve"> </w:t>
            </w:r>
            <w:r w:rsidRPr="00D5163E">
              <w:rPr>
                <w:rFonts w:ascii="Times New Roman" w:hAnsi="Times New Roman"/>
                <w:sz w:val="18"/>
                <w:szCs w:val="18"/>
                <w:lang w:eastAsia="ja-JP"/>
              </w:rPr>
              <w:t>questions regarding environmental risks are encompassed by the specific Standard-related questions below</w:t>
            </w:r>
          </w:p>
        </w:tc>
        <w:tc>
          <w:tcPr>
            <w:tcW w:w="833" w:type="dxa"/>
            <w:tcBorders>
              <w:bottom w:val="single" w:sz="4" w:space="0" w:color="auto"/>
            </w:tcBorders>
            <w:shd w:val="clear" w:color="auto" w:fill="DBE5F1"/>
            <w:vAlign w:val="center"/>
          </w:tcPr>
          <w:p w14:paraId="5FD733E3" w14:textId="77777777" w:rsidR="00E3077B" w:rsidRPr="00D5163E" w:rsidRDefault="00E3077B" w:rsidP="007E081C">
            <w:pPr>
              <w:tabs>
                <w:tab w:val="left" w:pos="810"/>
              </w:tabs>
              <w:spacing w:after="0"/>
              <w:rPr>
                <w:rFonts w:ascii="Times New Roman" w:hAnsi="Times New Roman"/>
                <w:sz w:val="18"/>
                <w:szCs w:val="18"/>
                <w:lang w:eastAsia="ja-JP"/>
              </w:rPr>
            </w:pPr>
          </w:p>
        </w:tc>
      </w:tr>
      <w:tr w:rsidR="00E3077B" w:rsidRPr="00D5163E" w14:paraId="2F52C00B" w14:textId="77777777" w:rsidTr="00E3077B">
        <w:tc>
          <w:tcPr>
            <w:tcW w:w="8635" w:type="dxa"/>
            <w:tcBorders>
              <w:bottom w:val="single" w:sz="4" w:space="0" w:color="auto"/>
            </w:tcBorders>
            <w:shd w:val="clear" w:color="auto" w:fill="auto"/>
          </w:tcPr>
          <w:p w14:paraId="1D5AF6E4" w14:textId="77777777" w:rsidR="00E3077B" w:rsidRPr="00D5163E" w:rsidRDefault="00E3077B" w:rsidP="002C2489">
            <w:pPr>
              <w:tabs>
                <w:tab w:val="left" w:pos="810"/>
              </w:tabs>
              <w:spacing w:after="0"/>
              <w:rPr>
                <w:rFonts w:ascii="Times New Roman" w:eastAsia="Times New Roman" w:hAnsi="Times New Roman"/>
                <w:b/>
                <w:sz w:val="18"/>
                <w:szCs w:val="18"/>
                <w:lang w:eastAsia="ja-JP"/>
              </w:rPr>
            </w:pPr>
          </w:p>
        </w:tc>
        <w:tc>
          <w:tcPr>
            <w:tcW w:w="833" w:type="dxa"/>
            <w:tcBorders>
              <w:bottom w:val="single" w:sz="4" w:space="0" w:color="auto"/>
            </w:tcBorders>
            <w:shd w:val="clear" w:color="auto" w:fill="auto"/>
            <w:vAlign w:val="center"/>
          </w:tcPr>
          <w:p w14:paraId="45BE4465" w14:textId="77777777" w:rsidR="00E3077B" w:rsidRPr="00D5163E" w:rsidRDefault="00E3077B" w:rsidP="007E081C">
            <w:pPr>
              <w:tabs>
                <w:tab w:val="left" w:pos="810"/>
              </w:tabs>
              <w:spacing w:after="0"/>
              <w:rPr>
                <w:rFonts w:ascii="Times New Roman" w:hAnsi="Times New Roman"/>
                <w:sz w:val="18"/>
                <w:szCs w:val="18"/>
                <w:lang w:eastAsia="ja-JP"/>
              </w:rPr>
            </w:pPr>
          </w:p>
        </w:tc>
      </w:tr>
      <w:tr w:rsidR="00E3077B" w:rsidRPr="00D5163E" w14:paraId="6781C83A" w14:textId="77777777" w:rsidTr="00E3077B">
        <w:tc>
          <w:tcPr>
            <w:tcW w:w="8635" w:type="dxa"/>
            <w:tcBorders>
              <w:bottom w:val="single" w:sz="4" w:space="0" w:color="auto"/>
            </w:tcBorders>
            <w:shd w:val="clear" w:color="auto" w:fill="DBE5F1"/>
          </w:tcPr>
          <w:p w14:paraId="149E2850" w14:textId="77777777" w:rsidR="00E3077B" w:rsidRPr="00D5163E" w:rsidRDefault="00E3077B" w:rsidP="002C2489">
            <w:pPr>
              <w:tabs>
                <w:tab w:val="left" w:pos="570"/>
              </w:tabs>
              <w:spacing w:after="0"/>
              <w:rPr>
                <w:rFonts w:ascii="Times New Roman" w:eastAsia="Times New Roman" w:hAnsi="Times New Roman"/>
                <w:b/>
                <w:sz w:val="18"/>
                <w:szCs w:val="18"/>
                <w:lang w:eastAsia="ja-JP"/>
              </w:rPr>
            </w:pPr>
            <w:r w:rsidRPr="00D5163E">
              <w:rPr>
                <w:rFonts w:ascii="Times New Roman" w:eastAsia="Times New Roman" w:hAnsi="Times New Roman"/>
                <w:b/>
                <w:sz w:val="18"/>
                <w:szCs w:val="18"/>
                <w:lang w:eastAsia="ja-JP"/>
              </w:rPr>
              <w:t xml:space="preserve">Standard 1: Biodiversity Conservation and Sustainable </w:t>
            </w:r>
            <w:hyperlink w:anchor="SustNatResManGlossary" w:history="1">
              <w:r w:rsidRPr="00D5163E">
                <w:rPr>
                  <w:rFonts w:ascii="Times New Roman" w:eastAsia="Times New Roman" w:hAnsi="Times New Roman"/>
                  <w:b/>
                  <w:sz w:val="18"/>
                  <w:szCs w:val="18"/>
                  <w:lang w:eastAsia="ja-JP"/>
                </w:rPr>
                <w:t>Natural</w:t>
              </w:r>
            </w:hyperlink>
            <w:r w:rsidRPr="00D5163E">
              <w:rPr>
                <w:rFonts w:ascii="Times New Roman" w:hAnsi="Times New Roman"/>
                <w:b/>
                <w:sz w:val="18"/>
                <w:szCs w:val="18"/>
                <w:lang w:eastAsia="ja-JP"/>
              </w:rPr>
              <w:t xml:space="preserve"> Resource Management</w:t>
            </w:r>
          </w:p>
        </w:tc>
        <w:tc>
          <w:tcPr>
            <w:tcW w:w="833" w:type="dxa"/>
            <w:tcBorders>
              <w:bottom w:val="single" w:sz="4" w:space="0" w:color="auto"/>
            </w:tcBorders>
            <w:shd w:val="clear" w:color="auto" w:fill="DBE5F1"/>
            <w:vAlign w:val="center"/>
          </w:tcPr>
          <w:p w14:paraId="127D2F07" w14:textId="77777777" w:rsidR="00E3077B" w:rsidRPr="00D5163E" w:rsidRDefault="00E3077B" w:rsidP="007E081C">
            <w:pPr>
              <w:spacing w:after="0"/>
              <w:rPr>
                <w:rFonts w:ascii="Times New Roman" w:eastAsia="Times New Roman" w:hAnsi="Times New Roman"/>
                <w:b/>
                <w:sz w:val="18"/>
                <w:szCs w:val="18"/>
                <w:lang w:eastAsia="ja-JP"/>
              </w:rPr>
            </w:pPr>
          </w:p>
        </w:tc>
      </w:tr>
      <w:tr w:rsidR="00E3077B" w:rsidRPr="00D5163E" w14:paraId="16C42594" w14:textId="77777777" w:rsidTr="00E3077B">
        <w:tc>
          <w:tcPr>
            <w:tcW w:w="8635" w:type="dxa"/>
            <w:shd w:val="clear" w:color="auto" w:fill="auto"/>
          </w:tcPr>
          <w:p w14:paraId="78EB4B1C"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 xml:space="preserve">1.1 </w:t>
            </w:r>
            <w:r w:rsidRPr="00D5163E">
              <w:rPr>
                <w:rFonts w:ascii="Times New Roman" w:eastAsia="Times New Roman" w:hAnsi="Times New Roman"/>
                <w:sz w:val="18"/>
                <w:szCs w:val="18"/>
                <w:lang w:eastAsia="ja-JP"/>
              </w:rPr>
              <w:tab/>
              <w:t>Would the Project potentially cause adverse impacts to habitats (e.g. modified, natural, and critical habitats) and/or ecosystems and ecosystem services?</w:t>
            </w:r>
            <w:r w:rsidRPr="00D5163E">
              <w:rPr>
                <w:rFonts w:ascii="Times New Roman" w:eastAsia="Times New Roman" w:hAnsi="Times New Roman"/>
                <w:sz w:val="18"/>
                <w:szCs w:val="18"/>
                <w:lang w:eastAsia="ja-JP"/>
              </w:rPr>
              <w:br/>
            </w:r>
            <w:r w:rsidRPr="00D5163E">
              <w:rPr>
                <w:rFonts w:ascii="Times New Roman" w:eastAsia="Times New Roman" w:hAnsi="Times New Roman"/>
                <w:sz w:val="18"/>
                <w:szCs w:val="18"/>
                <w:lang w:eastAsia="ja-JP"/>
              </w:rPr>
              <w:br/>
            </w:r>
            <w:r w:rsidRPr="00D5163E">
              <w:rPr>
                <w:rFonts w:ascii="Times New Roman" w:eastAsia="Times New Roman" w:hAnsi="Times New Roman"/>
                <w:i/>
                <w:sz w:val="18"/>
                <w:szCs w:val="18"/>
                <w:lang w:eastAsia="ja-JP"/>
              </w:rPr>
              <w:t>For example, through habitat loss, conversion or degradation, fragmentation, hydrological changes</w:t>
            </w:r>
          </w:p>
        </w:tc>
        <w:tc>
          <w:tcPr>
            <w:tcW w:w="833" w:type="dxa"/>
            <w:shd w:val="clear" w:color="auto" w:fill="auto"/>
            <w:vAlign w:val="center"/>
          </w:tcPr>
          <w:p w14:paraId="75AD5C8B" w14:textId="366FCAB3" w:rsidR="00E3077B" w:rsidRPr="00D5163E" w:rsidRDefault="00E3077B" w:rsidP="007E081C">
            <w:pPr>
              <w:spacing w:after="0"/>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16745797" w14:textId="77777777" w:rsidTr="00E3077B">
        <w:tc>
          <w:tcPr>
            <w:tcW w:w="8635" w:type="dxa"/>
            <w:tcBorders>
              <w:bottom w:val="single" w:sz="4" w:space="0" w:color="auto"/>
            </w:tcBorders>
            <w:shd w:val="clear" w:color="auto" w:fill="auto"/>
          </w:tcPr>
          <w:p w14:paraId="7DE25396" w14:textId="77777777" w:rsidR="00E3077B" w:rsidRPr="00D5163E" w:rsidRDefault="00E3077B" w:rsidP="002C2489">
            <w:pPr>
              <w:tabs>
                <w:tab w:val="left" w:pos="427"/>
              </w:tabs>
              <w:autoSpaceDE w:val="0"/>
              <w:autoSpaceDN w:val="0"/>
              <w:adjustRightInd w:val="0"/>
              <w:spacing w:after="0"/>
              <w:ind w:left="427" w:hanging="427"/>
              <w:rPr>
                <w:rFonts w:ascii="Times New Roman" w:eastAsia="Times New Roman" w:hAnsi="Times New Roman"/>
                <w:color w:val="000000"/>
                <w:sz w:val="18"/>
                <w:szCs w:val="18"/>
                <w:lang w:eastAsia="ja-JP"/>
              </w:rPr>
            </w:pPr>
            <w:r w:rsidRPr="00D5163E">
              <w:rPr>
                <w:rFonts w:ascii="Times New Roman" w:eastAsia="Times New Roman" w:hAnsi="Times New Roman"/>
                <w:bCs/>
                <w:color w:val="000000"/>
                <w:sz w:val="18"/>
                <w:szCs w:val="18"/>
                <w:lang w:eastAsia="ja-JP"/>
              </w:rPr>
              <w:t xml:space="preserve">1.2 </w:t>
            </w:r>
            <w:r w:rsidRPr="00D5163E">
              <w:rPr>
                <w:rFonts w:ascii="Times New Roman" w:eastAsia="Times New Roman" w:hAnsi="Times New Roman"/>
                <w:bCs/>
                <w:color w:val="000000"/>
                <w:sz w:val="18"/>
                <w:szCs w:val="18"/>
                <w:lang w:eastAsia="ja-JP"/>
              </w:rPr>
              <w:tab/>
              <w:t>Are any Project activities proposed within or adjacent to critical habitats and/or environmentally sensitive areas, including legally protected areas (e.g. nature reserve, national park), areas proposed for protection, or recognized as such by authoritative sources and/or indigenous peoples or local communities?</w:t>
            </w:r>
          </w:p>
        </w:tc>
        <w:tc>
          <w:tcPr>
            <w:tcW w:w="833" w:type="dxa"/>
            <w:tcBorders>
              <w:bottom w:val="single" w:sz="4" w:space="0" w:color="auto"/>
            </w:tcBorders>
            <w:shd w:val="clear" w:color="auto" w:fill="auto"/>
            <w:vAlign w:val="center"/>
          </w:tcPr>
          <w:p w14:paraId="6EADA3DD" w14:textId="77777777" w:rsidR="00E3077B" w:rsidRPr="00D5163E" w:rsidRDefault="00E3077B" w:rsidP="007E081C">
            <w:pPr>
              <w:spacing w:after="0"/>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45E2BE9C" w14:textId="77777777" w:rsidTr="00E3077B">
        <w:tc>
          <w:tcPr>
            <w:tcW w:w="8635" w:type="dxa"/>
            <w:tcBorders>
              <w:bottom w:val="single" w:sz="4" w:space="0" w:color="auto"/>
            </w:tcBorders>
            <w:shd w:val="clear" w:color="auto" w:fill="auto"/>
          </w:tcPr>
          <w:p w14:paraId="0850EA8A"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1.3</w:t>
            </w:r>
            <w:r w:rsidRPr="00D5163E">
              <w:rPr>
                <w:rFonts w:ascii="Times New Roman" w:eastAsia="Times New Roman" w:hAnsi="Times New Roman"/>
                <w:sz w:val="18"/>
                <w:szCs w:val="18"/>
                <w:lang w:eastAsia="ja-JP"/>
              </w:rPr>
              <w:tab/>
              <w:t>Does the Project involve changes to the use of lands and resources that may have adverse impacts on habitats, ecosystems, and/or livelihoods? (Note: if restrictions and/or limitations of access to lands would apply, refer to Standard 5)</w:t>
            </w:r>
          </w:p>
        </w:tc>
        <w:tc>
          <w:tcPr>
            <w:tcW w:w="833" w:type="dxa"/>
            <w:tcBorders>
              <w:bottom w:val="single" w:sz="4" w:space="0" w:color="auto"/>
            </w:tcBorders>
            <w:shd w:val="clear" w:color="auto" w:fill="auto"/>
            <w:vAlign w:val="center"/>
          </w:tcPr>
          <w:p w14:paraId="234269D4" w14:textId="77777777" w:rsidR="00E3077B" w:rsidRPr="00D5163E" w:rsidRDefault="00E3077B" w:rsidP="007E081C">
            <w:pPr>
              <w:spacing w:after="0"/>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274138B0" w14:textId="77777777" w:rsidTr="00E3077B">
        <w:tc>
          <w:tcPr>
            <w:tcW w:w="8635" w:type="dxa"/>
            <w:tcBorders>
              <w:bottom w:val="single" w:sz="4" w:space="0" w:color="auto"/>
            </w:tcBorders>
            <w:shd w:val="clear" w:color="auto" w:fill="auto"/>
          </w:tcPr>
          <w:p w14:paraId="26B74349"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1.4</w:t>
            </w:r>
            <w:r w:rsidRPr="00D5163E">
              <w:rPr>
                <w:rFonts w:ascii="Times New Roman" w:eastAsia="Times New Roman" w:hAnsi="Times New Roman"/>
                <w:sz w:val="18"/>
                <w:szCs w:val="18"/>
                <w:lang w:eastAsia="ja-JP"/>
              </w:rPr>
              <w:tab/>
              <w:t>Would Project activities pose risks to endangered species?</w:t>
            </w:r>
          </w:p>
        </w:tc>
        <w:tc>
          <w:tcPr>
            <w:tcW w:w="833" w:type="dxa"/>
            <w:tcBorders>
              <w:bottom w:val="single" w:sz="4" w:space="0" w:color="auto"/>
            </w:tcBorders>
            <w:shd w:val="clear" w:color="auto" w:fill="auto"/>
            <w:vAlign w:val="center"/>
          </w:tcPr>
          <w:p w14:paraId="5F9D0E7A" w14:textId="77777777" w:rsidR="00E3077B" w:rsidRPr="00D5163E" w:rsidRDefault="00E3077B" w:rsidP="007E081C">
            <w:pPr>
              <w:spacing w:after="0"/>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5B348DD2" w14:textId="77777777" w:rsidTr="00E3077B">
        <w:tc>
          <w:tcPr>
            <w:tcW w:w="8635" w:type="dxa"/>
            <w:tcBorders>
              <w:bottom w:val="single" w:sz="4" w:space="0" w:color="auto"/>
            </w:tcBorders>
            <w:shd w:val="clear" w:color="auto" w:fill="auto"/>
          </w:tcPr>
          <w:p w14:paraId="0C286DAA"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 xml:space="preserve">1.5 </w:t>
            </w:r>
            <w:r w:rsidRPr="00D5163E">
              <w:rPr>
                <w:rFonts w:ascii="Times New Roman" w:eastAsia="Times New Roman" w:hAnsi="Times New Roman"/>
                <w:sz w:val="18"/>
                <w:szCs w:val="18"/>
                <w:lang w:eastAsia="ja-JP"/>
              </w:rPr>
              <w:tab/>
              <w:t xml:space="preserve">Would the Project pose a risk of introducing invasive alien species? </w:t>
            </w:r>
          </w:p>
        </w:tc>
        <w:tc>
          <w:tcPr>
            <w:tcW w:w="833" w:type="dxa"/>
            <w:tcBorders>
              <w:bottom w:val="single" w:sz="4" w:space="0" w:color="auto"/>
            </w:tcBorders>
            <w:shd w:val="clear" w:color="auto" w:fill="auto"/>
            <w:vAlign w:val="center"/>
          </w:tcPr>
          <w:p w14:paraId="0603CF4E" w14:textId="77777777" w:rsidR="00E3077B" w:rsidRPr="00D5163E" w:rsidRDefault="00E3077B" w:rsidP="007E081C">
            <w:pPr>
              <w:spacing w:after="0"/>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35B11555" w14:textId="77777777" w:rsidTr="00E3077B">
        <w:tc>
          <w:tcPr>
            <w:tcW w:w="8635" w:type="dxa"/>
            <w:tcBorders>
              <w:bottom w:val="single" w:sz="4" w:space="0" w:color="auto"/>
            </w:tcBorders>
            <w:shd w:val="clear" w:color="auto" w:fill="auto"/>
          </w:tcPr>
          <w:p w14:paraId="0A318AC2"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1.6</w:t>
            </w:r>
            <w:r w:rsidRPr="00D5163E">
              <w:rPr>
                <w:rFonts w:ascii="Times New Roman" w:eastAsia="Times New Roman" w:hAnsi="Times New Roman"/>
                <w:sz w:val="18"/>
                <w:szCs w:val="18"/>
                <w:lang w:eastAsia="ja-JP"/>
              </w:rPr>
              <w:tab/>
              <w:t>Does the Project involve harvesting of natural forests, plantation development, or reforestation?</w:t>
            </w:r>
          </w:p>
        </w:tc>
        <w:tc>
          <w:tcPr>
            <w:tcW w:w="833" w:type="dxa"/>
            <w:tcBorders>
              <w:bottom w:val="single" w:sz="4" w:space="0" w:color="auto"/>
            </w:tcBorders>
            <w:shd w:val="clear" w:color="auto" w:fill="auto"/>
            <w:vAlign w:val="center"/>
          </w:tcPr>
          <w:p w14:paraId="29A4E34F" w14:textId="77777777" w:rsidR="00E3077B" w:rsidRPr="00D5163E" w:rsidRDefault="00E3077B" w:rsidP="007E081C">
            <w:pPr>
              <w:spacing w:after="0"/>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36D4B006" w14:textId="77777777" w:rsidTr="00E3077B">
        <w:tc>
          <w:tcPr>
            <w:tcW w:w="8635" w:type="dxa"/>
            <w:tcBorders>
              <w:bottom w:val="single" w:sz="4" w:space="0" w:color="auto"/>
            </w:tcBorders>
            <w:shd w:val="clear" w:color="auto" w:fill="auto"/>
          </w:tcPr>
          <w:p w14:paraId="658C2A3B"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 xml:space="preserve">1.7 </w:t>
            </w:r>
            <w:r w:rsidRPr="00D5163E">
              <w:rPr>
                <w:rFonts w:ascii="Times New Roman" w:eastAsia="Times New Roman" w:hAnsi="Times New Roman"/>
                <w:sz w:val="18"/>
                <w:szCs w:val="18"/>
                <w:lang w:eastAsia="ja-JP"/>
              </w:rPr>
              <w:tab/>
              <w:t>Does the Project involve the production and/or harvesting of fish populations or other aquatic species?</w:t>
            </w:r>
          </w:p>
        </w:tc>
        <w:tc>
          <w:tcPr>
            <w:tcW w:w="833" w:type="dxa"/>
            <w:tcBorders>
              <w:bottom w:val="single" w:sz="4" w:space="0" w:color="auto"/>
            </w:tcBorders>
            <w:shd w:val="clear" w:color="auto" w:fill="auto"/>
            <w:vAlign w:val="center"/>
          </w:tcPr>
          <w:p w14:paraId="4D3CF6CB" w14:textId="77777777" w:rsidR="00E3077B" w:rsidRPr="00D5163E" w:rsidRDefault="00E3077B" w:rsidP="007E081C">
            <w:pPr>
              <w:spacing w:after="0"/>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0BCADD6A" w14:textId="77777777" w:rsidTr="00E3077B">
        <w:tc>
          <w:tcPr>
            <w:tcW w:w="8635" w:type="dxa"/>
            <w:tcBorders>
              <w:bottom w:val="single" w:sz="4" w:space="0" w:color="auto"/>
            </w:tcBorders>
            <w:shd w:val="clear" w:color="auto" w:fill="auto"/>
          </w:tcPr>
          <w:p w14:paraId="1871ADB3"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 xml:space="preserve">1.8 </w:t>
            </w:r>
            <w:r w:rsidRPr="00D5163E">
              <w:rPr>
                <w:rFonts w:ascii="Times New Roman" w:eastAsia="Times New Roman" w:hAnsi="Times New Roman"/>
                <w:sz w:val="18"/>
                <w:szCs w:val="18"/>
                <w:lang w:eastAsia="ja-JP"/>
              </w:rPr>
              <w:tab/>
              <w:t>Does the Project involve significant extraction, diversion or containment of surface or ground water?</w:t>
            </w:r>
          </w:p>
          <w:p w14:paraId="5C21657F" w14:textId="77777777" w:rsidR="00E3077B" w:rsidRPr="00D5163E" w:rsidRDefault="00E3077B" w:rsidP="007E081C">
            <w:pPr>
              <w:tabs>
                <w:tab w:val="left" w:pos="427"/>
              </w:tabs>
              <w:spacing w:after="0"/>
              <w:ind w:left="427" w:hanging="427"/>
              <w:rPr>
                <w:rFonts w:ascii="Times New Roman" w:eastAsia="Times New Roman" w:hAnsi="Times New Roman"/>
                <w:i/>
                <w:sz w:val="18"/>
                <w:szCs w:val="18"/>
                <w:lang w:eastAsia="ja-JP"/>
              </w:rPr>
            </w:pPr>
            <w:r w:rsidRPr="00D5163E">
              <w:rPr>
                <w:rFonts w:ascii="Times New Roman" w:eastAsia="Times New Roman" w:hAnsi="Times New Roman"/>
                <w:sz w:val="18"/>
                <w:szCs w:val="18"/>
                <w:lang w:eastAsia="ja-JP"/>
              </w:rPr>
              <w:tab/>
            </w:r>
            <w:r w:rsidRPr="00D5163E">
              <w:rPr>
                <w:rFonts w:ascii="Times New Roman" w:eastAsia="Times New Roman" w:hAnsi="Times New Roman"/>
                <w:i/>
                <w:sz w:val="18"/>
                <w:szCs w:val="18"/>
                <w:lang w:eastAsia="ja-JP"/>
              </w:rPr>
              <w:t>For example, construction of dams, reservoirs, river basin developments, groundwater extraction</w:t>
            </w:r>
          </w:p>
        </w:tc>
        <w:tc>
          <w:tcPr>
            <w:tcW w:w="833" w:type="dxa"/>
            <w:tcBorders>
              <w:bottom w:val="single" w:sz="4" w:space="0" w:color="auto"/>
            </w:tcBorders>
            <w:shd w:val="clear" w:color="auto" w:fill="auto"/>
            <w:vAlign w:val="center"/>
          </w:tcPr>
          <w:p w14:paraId="083F9F31" w14:textId="77777777" w:rsidR="00E3077B" w:rsidRPr="00D5163E" w:rsidRDefault="00E3077B" w:rsidP="007E081C">
            <w:pPr>
              <w:spacing w:after="0"/>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750703F2" w14:textId="77777777" w:rsidTr="00E3077B">
        <w:tc>
          <w:tcPr>
            <w:tcW w:w="8635" w:type="dxa"/>
            <w:tcBorders>
              <w:bottom w:val="single" w:sz="4" w:space="0" w:color="auto"/>
            </w:tcBorders>
            <w:shd w:val="clear" w:color="auto" w:fill="auto"/>
          </w:tcPr>
          <w:p w14:paraId="009CF158"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1.9</w:t>
            </w:r>
            <w:r w:rsidRPr="00D5163E">
              <w:rPr>
                <w:rFonts w:ascii="Times New Roman" w:eastAsia="Times New Roman" w:hAnsi="Times New Roman"/>
                <w:sz w:val="18"/>
                <w:szCs w:val="18"/>
                <w:lang w:eastAsia="ja-JP"/>
              </w:rPr>
              <w:tab/>
              <w:t xml:space="preserve">Does the Project involve utilization of genetic resources? (e.g. collection and/or harvesting, commercial development) </w:t>
            </w:r>
          </w:p>
        </w:tc>
        <w:tc>
          <w:tcPr>
            <w:tcW w:w="833" w:type="dxa"/>
            <w:tcBorders>
              <w:bottom w:val="single" w:sz="4" w:space="0" w:color="auto"/>
            </w:tcBorders>
            <w:shd w:val="clear" w:color="auto" w:fill="auto"/>
            <w:vAlign w:val="center"/>
          </w:tcPr>
          <w:p w14:paraId="1FE37B89"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16B48AAA" w14:textId="77777777" w:rsidTr="00E3077B">
        <w:tc>
          <w:tcPr>
            <w:tcW w:w="8635" w:type="dxa"/>
            <w:tcBorders>
              <w:bottom w:val="single" w:sz="4" w:space="0" w:color="auto"/>
            </w:tcBorders>
            <w:shd w:val="clear" w:color="auto" w:fill="auto"/>
          </w:tcPr>
          <w:p w14:paraId="292F43B4" w14:textId="77777777" w:rsidR="00E3077B" w:rsidRPr="00D5163E" w:rsidRDefault="00E3077B" w:rsidP="002C2489">
            <w:pPr>
              <w:tabs>
                <w:tab w:val="left" w:pos="427"/>
              </w:tabs>
              <w:spacing w:after="0"/>
              <w:ind w:left="427" w:hanging="427"/>
              <w:rPr>
                <w:rFonts w:ascii="Times New Roman" w:eastAsia="Times New Roman" w:hAnsi="Times New Roman"/>
                <w:b/>
                <w:sz w:val="18"/>
                <w:szCs w:val="18"/>
                <w:lang w:eastAsia="ja-JP"/>
              </w:rPr>
            </w:pPr>
            <w:r w:rsidRPr="00D5163E">
              <w:rPr>
                <w:rFonts w:ascii="Times New Roman" w:eastAsia="Times New Roman" w:hAnsi="Times New Roman"/>
                <w:sz w:val="18"/>
                <w:szCs w:val="18"/>
                <w:lang w:eastAsia="ja-JP"/>
              </w:rPr>
              <w:t>1.10</w:t>
            </w:r>
            <w:r w:rsidRPr="00D5163E">
              <w:rPr>
                <w:rFonts w:ascii="Times New Roman" w:eastAsia="Times New Roman" w:hAnsi="Times New Roman"/>
                <w:sz w:val="18"/>
                <w:szCs w:val="18"/>
                <w:lang w:eastAsia="ja-JP"/>
              </w:rPr>
              <w:tab/>
              <w:t>Would the Project generate potential adverse trans-boundary or global environmental concerns?</w:t>
            </w:r>
          </w:p>
        </w:tc>
        <w:tc>
          <w:tcPr>
            <w:tcW w:w="833" w:type="dxa"/>
            <w:tcBorders>
              <w:bottom w:val="single" w:sz="4" w:space="0" w:color="auto"/>
            </w:tcBorders>
            <w:shd w:val="clear" w:color="auto" w:fill="auto"/>
            <w:vAlign w:val="center"/>
          </w:tcPr>
          <w:p w14:paraId="154517F3"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07099C75" w14:textId="77777777" w:rsidTr="00E3077B">
        <w:tc>
          <w:tcPr>
            <w:tcW w:w="8635" w:type="dxa"/>
            <w:tcBorders>
              <w:bottom w:val="single" w:sz="4" w:space="0" w:color="auto"/>
            </w:tcBorders>
            <w:shd w:val="clear" w:color="auto" w:fill="auto"/>
          </w:tcPr>
          <w:p w14:paraId="273856E1"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1.11</w:t>
            </w:r>
            <w:r w:rsidRPr="00D5163E">
              <w:rPr>
                <w:rFonts w:ascii="Times New Roman" w:eastAsia="Times New Roman" w:hAnsi="Times New Roman"/>
                <w:sz w:val="18"/>
                <w:szCs w:val="18"/>
                <w:lang w:eastAsia="ja-JP"/>
              </w:rPr>
              <w:tab/>
              <w:t>Would the Project result in secondary or consequential development activities which could lead to adverse social and environmental effects, or would it generate cumulative impacts with other known existing or planned activities in the area?</w:t>
            </w:r>
          </w:p>
          <w:p w14:paraId="3769B547" w14:textId="77777777" w:rsidR="00E3077B" w:rsidRPr="00D5163E" w:rsidRDefault="00E3077B" w:rsidP="007E081C">
            <w:pPr>
              <w:tabs>
                <w:tab w:val="left" w:pos="427"/>
              </w:tabs>
              <w:spacing w:after="0"/>
              <w:ind w:left="427" w:hanging="427"/>
              <w:rPr>
                <w:rFonts w:ascii="Times New Roman" w:eastAsia="Times New Roman" w:hAnsi="Times New Roman"/>
                <w:i/>
                <w:sz w:val="18"/>
                <w:szCs w:val="18"/>
                <w:lang w:eastAsia="ja-JP"/>
              </w:rPr>
            </w:pPr>
            <w:r w:rsidRPr="00D5163E">
              <w:rPr>
                <w:rFonts w:ascii="Times New Roman" w:eastAsia="Times New Roman" w:hAnsi="Times New Roman"/>
                <w:sz w:val="18"/>
                <w:szCs w:val="18"/>
                <w:lang w:eastAsia="ja-JP"/>
              </w:rPr>
              <w:tab/>
            </w:r>
            <w:r w:rsidRPr="00D5163E">
              <w:rPr>
                <w:rFonts w:ascii="Times New Roman" w:eastAsia="Times New Roman" w:hAnsi="Times New Roman"/>
                <w:i/>
                <w:sz w:val="18"/>
                <w:szCs w:val="18"/>
                <w:lang w:eastAsia="ja-JP"/>
              </w:rPr>
              <w:t xml:space="preserve">For example, a new road through forested lands will generate direct environmental and social impacts (e.g. felling of trees, earthworks, potential relocation of inhabitants). The new road may also facilitate encroachment on lands by illegal settlers or generate unplanned commercial development along the route, potentially in </w:t>
            </w:r>
            <w:r w:rsidRPr="00D5163E">
              <w:rPr>
                <w:rFonts w:ascii="Times New Roman" w:eastAsia="Times New Roman" w:hAnsi="Times New Roman"/>
                <w:i/>
                <w:sz w:val="18"/>
                <w:szCs w:val="18"/>
                <w:lang w:eastAsia="ja-JP"/>
              </w:rPr>
              <w:lastRenderedPageBreak/>
              <w:t>sensitive areas. These are indirect, secondary, or induced impacts that need to be considered. Also, if similar developments in the same forested area are planned, then cumulative impacts of multiple activities (even if not part of the same Project) need to be considered.</w:t>
            </w:r>
          </w:p>
        </w:tc>
        <w:tc>
          <w:tcPr>
            <w:tcW w:w="833" w:type="dxa"/>
            <w:tcBorders>
              <w:bottom w:val="single" w:sz="4" w:space="0" w:color="auto"/>
            </w:tcBorders>
            <w:shd w:val="clear" w:color="auto" w:fill="auto"/>
            <w:vAlign w:val="center"/>
          </w:tcPr>
          <w:p w14:paraId="6D5C3FD4"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lastRenderedPageBreak/>
              <w:t>No</w:t>
            </w:r>
          </w:p>
        </w:tc>
      </w:tr>
      <w:tr w:rsidR="00E3077B" w:rsidRPr="00D5163E" w14:paraId="452414DC" w14:textId="77777777" w:rsidTr="00E3077B">
        <w:trPr>
          <w:trHeight w:val="152"/>
        </w:trPr>
        <w:tc>
          <w:tcPr>
            <w:tcW w:w="8635" w:type="dxa"/>
            <w:tcBorders>
              <w:bottom w:val="single" w:sz="4" w:space="0" w:color="auto"/>
            </w:tcBorders>
            <w:shd w:val="clear" w:color="auto" w:fill="DBE5F1"/>
          </w:tcPr>
          <w:p w14:paraId="16C3F253" w14:textId="77777777" w:rsidR="00E3077B" w:rsidRPr="00D5163E" w:rsidRDefault="00E3077B" w:rsidP="002C2489">
            <w:pPr>
              <w:tabs>
                <w:tab w:val="left" w:pos="555"/>
              </w:tabs>
              <w:spacing w:after="0"/>
              <w:rPr>
                <w:rFonts w:ascii="Times New Roman" w:eastAsia="Times New Roman" w:hAnsi="Times New Roman"/>
                <w:b/>
                <w:sz w:val="18"/>
                <w:szCs w:val="18"/>
                <w:lang w:eastAsia="ja-JP"/>
              </w:rPr>
            </w:pPr>
            <w:r w:rsidRPr="00D5163E">
              <w:rPr>
                <w:rFonts w:ascii="Times New Roman" w:eastAsia="Times New Roman" w:hAnsi="Times New Roman"/>
                <w:b/>
                <w:sz w:val="18"/>
                <w:szCs w:val="18"/>
                <w:lang w:eastAsia="ja-JP"/>
              </w:rPr>
              <w:t>Standard 2: Climate Change Mitigation and Adaptation</w:t>
            </w:r>
          </w:p>
        </w:tc>
        <w:tc>
          <w:tcPr>
            <w:tcW w:w="833" w:type="dxa"/>
            <w:tcBorders>
              <w:bottom w:val="single" w:sz="4" w:space="0" w:color="auto"/>
            </w:tcBorders>
            <w:shd w:val="clear" w:color="auto" w:fill="DBE5F1"/>
            <w:vAlign w:val="center"/>
          </w:tcPr>
          <w:p w14:paraId="76340801"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p>
        </w:tc>
      </w:tr>
      <w:tr w:rsidR="00E3077B" w:rsidRPr="00D5163E" w14:paraId="2C16875B" w14:textId="77777777" w:rsidTr="00E3077B">
        <w:tc>
          <w:tcPr>
            <w:tcW w:w="8635" w:type="dxa"/>
            <w:tcBorders>
              <w:bottom w:val="single" w:sz="4" w:space="0" w:color="auto"/>
            </w:tcBorders>
            <w:shd w:val="clear" w:color="auto" w:fill="auto"/>
          </w:tcPr>
          <w:p w14:paraId="14411790"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 xml:space="preserve">2.1 </w:t>
            </w:r>
            <w:r w:rsidRPr="00D5163E">
              <w:rPr>
                <w:rFonts w:ascii="Times New Roman" w:eastAsia="Times New Roman" w:hAnsi="Times New Roman"/>
                <w:sz w:val="18"/>
                <w:szCs w:val="18"/>
                <w:lang w:eastAsia="ja-JP"/>
              </w:rPr>
              <w:tab/>
              <w:t>Will the proposed Project result in significant</w:t>
            </w:r>
            <w:r w:rsidRPr="00D5163E">
              <w:rPr>
                <w:rFonts w:ascii="Times New Roman" w:hAnsi="Times New Roman"/>
                <w:sz w:val="18"/>
                <w:szCs w:val="18"/>
                <w:vertAlign w:val="superscript"/>
                <w:lang w:eastAsia="ja-JP"/>
              </w:rPr>
              <w:footnoteReference w:id="28"/>
            </w:r>
            <w:r w:rsidRPr="00D5163E">
              <w:rPr>
                <w:rFonts w:ascii="Times New Roman" w:eastAsia="Times New Roman" w:hAnsi="Times New Roman"/>
                <w:sz w:val="18"/>
                <w:szCs w:val="18"/>
                <w:vertAlign w:val="superscript"/>
                <w:lang w:eastAsia="ja-JP"/>
              </w:rPr>
              <w:t xml:space="preserve"> </w:t>
            </w:r>
            <w:r w:rsidRPr="00D5163E">
              <w:rPr>
                <w:rFonts w:ascii="Times New Roman" w:eastAsia="Times New Roman" w:hAnsi="Times New Roman"/>
                <w:sz w:val="18"/>
                <w:szCs w:val="18"/>
                <w:lang w:eastAsia="ja-JP"/>
              </w:rPr>
              <w:t xml:space="preserve">greenhouse gas emissions or may exacerbate climate change? </w:t>
            </w:r>
          </w:p>
        </w:tc>
        <w:tc>
          <w:tcPr>
            <w:tcW w:w="833" w:type="dxa"/>
            <w:tcBorders>
              <w:bottom w:val="single" w:sz="4" w:space="0" w:color="auto"/>
            </w:tcBorders>
            <w:shd w:val="clear" w:color="auto" w:fill="auto"/>
            <w:vAlign w:val="center"/>
          </w:tcPr>
          <w:p w14:paraId="2031A869"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00B8945E" w14:textId="77777777" w:rsidTr="00E3077B">
        <w:tc>
          <w:tcPr>
            <w:tcW w:w="8635" w:type="dxa"/>
            <w:tcBorders>
              <w:bottom w:val="single" w:sz="4" w:space="0" w:color="auto"/>
            </w:tcBorders>
            <w:shd w:val="clear" w:color="auto" w:fill="auto"/>
          </w:tcPr>
          <w:p w14:paraId="77538546" w14:textId="77777777" w:rsidR="00E3077B" w:rsidRPr="00D5163E" w:rsidRDefault="00E3077B" w:rsidP="002C2489">
            <w:pPr>
              <w:tabs>
                <w:tab w:val="left" w:pos="427"/>
              </w:tabs>
              <w:autoSpaceDE w:val="0"/>
              <w:autoSpaceDN w:val="0"/>
              <w:adjustRightInd w:val="0"/>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2.2</w:t>
            </w:r>
            <w:r w:rsidRPr="00D5163E">
              <w:rPr>
                <w:rFonts w:ascii="Times New Roman" w:eastAsia="Times New Roman" w:hAnsi="Times New Roman"/>
                <w:sz w:val="18"/>
                <w:szCs w:val="18"/>
                <w:lang w:eastAsia="ja-JP"/>
              </w:rPr>
              <w:tab/>
              <w:t xml:space="preserve">Would the potential outcomes of the Project be sensitive or vulnerable to potential impacts of </w:t>
            </w:r>
            <w:r w:rsidRPr="00D5163E">
              <w:rPr>
                <w:rFonts w:ascii="Times New Roman" w:eastAsia="Times New Roman" w:hAnsi="Times New Roman"/>
                <w:bCs/>
                <w:color w:val="000000"/>
                <w:sz w:val="18"/>
                <w:szCs w:val="18"/>
                <w:lang w:eastAsia="ja-JP"/>
              </w:rPr>
              <w:t>climate</w:t>
            </w:r>
            <w:r w:rsidRPr="00D5163E">
              <w:rPr>
                <w:rFonts w:ascii="Times New Roman" w:eastAsia="Times New Roman" w:hAnsi="Times New Roman"/>
                <w:sz w:val="18"/>
                <w:szCs w:val="18"/>
                <w:lang w:eastAsia="ja-JP"/>
              </w:rPr>
              <w:t xml:space="preserve"> change? </w:t>
            </w:r>
          </w:p>
        </w:tc>
        <w:tc>
          <w:tcPr>
            <w:tcW w:w="833" w:type="dxa"/>
            <w:tcBorders>
              <w:bottom w:val="single" w:sz="4" w:space="0" w:color="auto"/>
            </w:tcBorders>
            <w:shd w:val="clear" w:color="auto" w:fill="auto"/>
            <w:vAlign w:val="center"/>
          </w:tcPr>
          <w:p w14:paraId="5A2CB8C0"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48668BE2" w14:textId="77777777" w:rsidTr="00E3077B">
        <w:tc>
          <w:tcPr>
            <w:tcW w:w="8635" w:type="dxa"/>
            <w:tcBorders>
              <w:bottom w:val="single" w:sz="4" w:space="0" w:color="auto"/>
            </w:tcBorders>
            <w:shd w:val="clear" w:color="auto" w:fill="auto"/>
          </w:tcPr>
          <w:p w14:paraId="44207BDE"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2.3</w:t>
            </w:r>
            <w:r w:rsidRPr="00D5163E">
              <w:rPr>
                <w:rFonts w:ascii="Times New Roman" w:eastAsia="Times New Roman" w:hAnsi="Times New Roman"/>
                <w:sz w:val="18"/>
                <w:szCs w:val="18"/>
                <w:lang w:eastAsia="ja-JP"/>
              </w:rPr>
              <w:tab/>
              <w:t xml:space="preserve">Is the proposed Project likely to directly or indirectly increase social and environmental </w:t>
            </w:r>
            <w:hyperlink w:anchor="CCVulnerabilityGlossary" w:history="1">
              <w:r w:rsidRPr="00D5163E">
                <w:rPr>
                  <w:rFonts w:ascii="Times New Roman" w:eastAsia="Times New Roman" w:hAnsi="Times New Roman"/>
                  <w:sz w:val="18"/>
                  <w:szCs w:val="18"/>
                  <w:lang w:eastAsia="ja-JP"/>
                </w:rPr>
                <w:t>vulnerability to climate change</w:t>
              </w:r>
            </w:hyperlink>
            <w:r w:rsidRPr="00D5163E">
              <w:rPr>
                <w:rFonts w:ascii="Times New Roman" w:eastAsia="Times New Roman" w:hAnsi="Times New Roman"/>
                <w:sz w:val="18"/>
                <w:szCs w:val="18"/>
                <w:lang w:eastAsia="ja-JP"/>
              </w:rPr>
              <w:t xml:space="preserve"> now or in the future (also known as maladaptive practices)?</w:t>
            </w:r>
          </w:p>
          <w:p w14:paraId="2D3CC373" w14:textId="77777777" w:rsidR="00E3077B" w:rsidRPr="00D5163E" w:rsidRDefault="00E3077B" w:rsidP="007E081C">
            <w:pPr>
              <w:tabs>
                <w:tab w:val="left" w:pos="427"/>
                <w:tab w:val="left" w:pos="630"/>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i/>
                <w:sz w:val="18"/>
                <w:szCs w:val="18"/>
                <w:lang w:eastAsia="ja-JP"/>
              </w:rPr>
              <w:t xml:space="preserve">          For example, changes to land use planning may encourage further development of floodplains, potentially increasing the population’s vulnerability to climate change, specifically flooding</w:t>
            </w:r>
          </w:p>
        </w:tc>
        <w:tc>
          <w:tcPr>
            <w:tcW w:w="833" w:type="dxa"/>
            <w:tcBorders>
              <w:bottom w:val="single" w:sz="4" w:space="0" w:color="auto"/>
            </w:tcBorders>
            <w:shd w:val="clear" w:color="auto" w:fill="auto"/>
            <w:vAlign w:val="center"/>
          </w:tcPr>
          <w:p w14:paraId="0F22E2E1"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5E1DAFB8" w14:textId="77777777" w:rsidTr="00E3077B">
        <w:trPr>
          <w:trHeight w:val="170"/>
        </w:trPr>
        <w:tc>
          <w:tcPr>
            <w:tcW w:w="8635" w:type="dxa"/>
            <w:tcBorders>
              <w:bottom w:val="single" w:sz="4" w:space="0" w:color="auto"/>
            </w:tcBorders>
            <w:shd w:val="clear" w:color="auto" w:fill="DBE5F1"/>
          </w:tcPr>
          <w:p w14:paraId="21113525" w14:textId="77777777" w:rsidR="00E3077B" w:rsidRPr="00D5163E" w:rsidRDefault="00E3077B" w:rsidP="002C2489">
            <w:pPr>
              <w:tabs>
                <w:tab w:val="left" w:pos="0"/>
                <w:tab w:val="left" w:pos="555"/>
              </w:tabs>
              <w:spacing w:after="0"/>
              <w:rPr>
                <w:rFonts w:ascii="Times New Roman" w:eastAsia="Times New Roman" w:hAnsi="Times New Roman"/>
                <w:b/>
                <w:sz w:val="18"/>
                <w:szCs w:val="18"/>
                <w:lang w:eastAsia="ja-JP"/>
              </w:rPr>
            </w:pPr>
            <w:r w:rsidRPr="00D5163E">
              <w:rPr>
                <w:rFonts w:ascii="Times New Roman" w:eastAsia="Times New Roman" w:hAnsi="Times New Roman"/>
                <w:b/>
                <w:sz w:val="18"/>
                <w:szCs w:val="18"/>
                <w:lang w:eastAsia="ja-JP"/>
              </w:rPr>
              <w:t>Standard 3: Community Health, Safety and Working Conditions</w:t>
            </w:r>
          </w:p>
        </w:tc>
        <w:tc>
          <w:tcPr>
            <w:tcW w:w="833" w:type="dxa"/>
            <w:tcBorders>
              <w:bottom w:val="single" w:sz="4" w:space="0" w:color="auto"/>
            </w:tcBorders>
            <w:shd w:val="clear" w:color="auto" w:fill="DBE5F1"/>
            <w:vAlign w:val="center"/>
          </w:tcPr>
          <w:p w14:paraId="2C309054"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p>
        </w:tc>
      </w:tr>
      <w:tr w:rsidR="00E3077B" w:rsidRPr="00D5163E" w14:paraId="5DDC885D" w14:textId="77777777" w:rsidTr="00E3077B">
        <w:tc>
          <w:tcPr>
            <w:tcW w:w="8635" w:type="dxa"/>
            <w:tcBorders>
              <w:bottom w:val="single" w:sz="4" w:space="0" w:color="auto"/>
            </w:tcBorders>
            <w:shd w:val="clear" w:color="auto" w:fill="auto"/>
          </w:tcPr>
          <w:p w14:paraId="33EB1171"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3.1</w:t>
            </w:r>
            <w:r w:rsidRPr="00D5163E">
              <w:rPr>
                <w:rFonts w:ascii="Times New Roman" w:eastAsia="Times New Roman" w:hAnsi="Times New Roman"/>
                <w:sz w:val="18"/>
                <w:szCs w:val="18"/>
                <w:lang w:eastAsia="ja-JP"/>
              </w:rPr>
              <w:tab/>
              <w:t>Would elements of Project construction, operation, or decommissioning pose potential safety risks to local communities?</w:t>
            </w:r>
          </w:p>
        </w:tc>
        <w:tc>
          <w:tcPr>
            <w:tcW w:w="833" w:type="dxa"/>
            <w:tcBorders>
              <w:bottom w:val="single" w:sz="4" w:space="0" w:color="auto"/>
            </w:tcBorders>
            <w:shd w:val="clear" w:color="auto" w:fill="auto"/>
            <w:vAlign w:val="center"/>
          </w:tcPr>
          <w:p w14:paraId="5C08EF98"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404D1ED8" w14:textId="77777777" w:rsidTr="00E3077B">
        <w:tc>
          <w:tcPr>
            <w:tcW w:w="8635" w:type="dxa"/>
            <w:tcBorders>
              <w:bottom w:val="single" w:sz="4" w:space="0" w:color="auto"/>
            </w:tcBorders>
            <w:shd w:val="clear" w:color="auto" w:fill="auto"/>
          </w:tcPr>
          <w:p w14:paraId="70683212"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hAnsi="Times New Roman"/>
                <w:sz w:val="18"/>
                <w:szCs w:val="18"/>
                <w:lang w:eastAsia="ja-JP"/>
              </w:rPr>
              <w:t>3.2</w:t>
            </w:r>
            <w:r w:rsidRPr="00D5163E">
              <w:rPr>
                <w:rFonts w:ascii="Times New Roman" w:hAnsi="Times New Roman"/>
                <w:sz w:val="18"/>
                <w:szCs w:val="18"/>
                <w:lang w:eastAsia="ja-JP"/>
              </w:rPr>
              <w:tab/>
              <w:t>Would the Project pose potential risks to community health and safety due to the transport, storage, and use and/or disposal of hazardous or dangerous materials (e.g. explosives, fuel and other chemicals during construction and operation)?</w:t>
            </w:r>
          </w:p>
        </w:tc>
        <w:tc>
          <w:tcPr>
            <w:tcW w:w="833" w:type="dxa"/>
            <w:tcBorders>
              <w:bottom w:val="single" w:sz="4" w:space="0" w:color="auto"/>
            </w:tcBorders>
            <w:shd w:val="clear" w:color="auto" w:fill="auto"/>
            <w:vAlign w:val="center"/>
          </w:tcPr>
          <w:p w14:paraId="6855D805"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7F68F791" w14:textId="77777777" w:rsidTr="00E3077B">
        <w:tc>
          <w:tcPr>
            <w:tcW w:w="8635" w:type="dxa"/>
            <w:tcBorders>
              <w:bottom w:val="single" w:sz="4" w:space="0" w:color="auto"/>
            </w:tcBorders>
            <w:shd w:val="clear" w:color="auto" w:fill="auto"/>
          </w:tcPr>
          <w:p w14:paraId="69A514F1"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3.3</w:t>
            </w:r>
            <w:r w:rsidRPr="00D5163E">
              <w:rPr>
                <w:rFonts w:ascii="Times New Roman" w:eastAsia="Times New Roman" w:hAnsi="Times New Roman"/>
                <w:sz w:val="18"/>
                <w:szCs w:val="18"/>
                <w:lang w:eastAsia="ja-JP"/>
              </w:rPr>
              <w:tab/>
              <w:t>Does the Project involve large-scale infrastructure development (e.g. dams, roads, buildings)?</w:t>
            </w:r>
          </w:p>
        </w:tc>
        <w:tc>
          <w:tcPr>
            <w:tcW w:w="833" w:type="dxa"/>
            <w:tcBorders>
              <w:bottom w:val="single" w:sz="4" w:space="0" w:color="auto"/>
            </w:tcBorders>
            <w:shd w:val="clear" w:color="auto" w:fill="auto"/>
            <w:vAlign w:val="center"/>
          </w:tcPr>
          <w:p w14:paraId="7D213E89"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3C413CC8" w14:textId="77777777" w:rsidTr="00E3077B">
        <w:tc>
          <w:tcPr>
            <w:tcW w:w="8635" w:type="dxa"/>
            <w:tcBorders>
              <w:bottom w:val="single" w:sz="4" w:space="0" w:color="auto"/>
            </w:tcBorders>
            <w:shd w:val="clear" w:color="auto" w:fill="auto"/>
          </w:tcPr>
          <w:p w14:paraId="78EE61CB"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3.4</w:t>
            </w:r>
            <w:r w:rsidRPr="00D5163E">
              <w:rPr>
                <w:rFonts w:ascii="Times New Roman" w:eastAsia="Times New Roman" w:hAnsi="Times New Roman"/>
                <w:sz w:val="18"/>
                <w:szCs w:val="18"/>
                <w:lang w:eastAsia="ja-JP"/>
              </w:rPr>
              <w:tab/>
              <w:t>Would failure of structural elements of the Project pose risks to communities? (e.g. collapse of buildings or infrastructure)</w:t>
            </w:r>
          </w:p>
        </w:tc>
        <w:tc>
          <w:tcPr>
            <w:tcW w:w="833" w:type="dxa"/>
            <w:tcBorders>
              <w:bottom w:val="single" w:sz="4" w:space="0" w:color="auto"/>
            </w:tcBorders>
            <w:shd w:val="clear" w:color="auto" w:fill="auto"/>
            <w:vAlign w:val="center"/>
          </w:tcPr>
          <w:p w14:paraId="6C2AAD24"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5DC3D8D7" w14:textId="77777777" w:rsidTr="00E3077B">
        <w:tc>
          <w:tcPr>
            <w:tcW w:w="8635" w:type="dxa"/>
            <w:tcBorders>
              <w:bottom w:val="single" w:sz="4" w:space="0" w:color="auto"/>
            </w:tcBorders>
            <w:shd w:val="clear" w:color="auto" w:fill="auto"/>
          </w:tcPr>
          <w:p w14:paraId="2DC5A47E"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3.5</w:t>
            </w:r>
            <w:r w:rsidRPr="00D5163E">
              <w:rPr>
                <w:rFonts w:ascii="Times New Roman" w:eastAsia="Times New Roman" w:hAnsi="Times New Roman"/>
                <w:sz w:val="18"/>
                <w:szCs w:val="18"/>
                <w:lang w:eastAsia="ja-JP"/>
              </w:rPr>
              <w:tab/>
              <w:t>Would the proposed Project be susceptible to or lead to increased vulnerability to earthquakes, subsidence, landslides, and erosion, flooding or extreme climatic conditions?</w:t>
            </w:r>
          </w:p>
        </w:tc>
        <w:tc>
          <w:tcPr>
            <w:tcW w:w="833" w:type="dxa"/>
            <w:tcBorders>
              <w:bottom w:val="single" w:sz="4" w:space="0" w:color="auto"/>
            </w:tcBorders>
            <w:shd w:val="clear" w:color="auto" w:fill="auto"/>
            <w:vAlign w:val="center"/>
          </w:tcPr>
          <w:p w14:paraId="12443577"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76FBDD17" w14:textId="77777777" w:rsidTr="00E3077B">
        <w:tc>
          <w:tcPr>
            <w:tcW w:w="8635" w:type="dxa"/>
            <w:tcBorders>
              <w:bottom w:val="single" w:sz="4" w:space="0" w:color="auto"/>
            </w:tcBorders>
            <w:shd w:val="clear" w:color="auto" w:fill="auto"/>
          </w:tcPr>
          <w:p w14:paraId="3D629C4D"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3.6</w:t>
            </w:r>
            <w:r w:rsidRPr="00D5163E">
              <w:rPr>
                <w:rFonts w:ascii="Times New Roman" w:eastAsia="Times New Roman" w:hAnsi="Times New Roman"/>
                <w:sz w:val="18"/>
                <w:szCs w:val="18"/>
                <w:lang w:eastAsia="ja-JP"/>
              </w:rPr>
              <w:tab/>
              <w:t>Would the Project result in potential increased health risks (e.g. from water-borne or other vector-borne diseases or communicable infections such as HIV/AIDS)?</w:t>
            </w:r>
          </w:p>
        </w:tc>
        <w:tc>
          <w:tcPr>
            <w:tcW w:w="833" w:type="dxa"/>
            <w:tcBorders>
              <w:bottom w:val="single" w:sz="4" w:space="0" w:color="auto"/>
            </w:tcBorders>
            <w:shd w:val="clear" w:color="auto" w:fill="auto"/>
            <w:vAlign w:val="center"/>
          </w:tcPr>
          <w:p w14:paraId="0B131AE8"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0D4049FF" w14:textId="77777777" w:rsidTr="00E3077B">
        <w:tc>
          <w:tcPr>
            <w:tcW w:w="8635" w:type="dxa"/>
            <w:tcBorders>
              <w:bottom w:val="single" w:sz="4" w:space="0" w:color="auto"/>
            </w:tcBorders>
            <w:shd w:val="clear" w:color="auto" w:fill="auto"/>
          </w:tcPr>
          <w:p w14:paraId="375DBF01"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3.7</w:t>
            </w:r>
            <w:r w:rsidRPr="00D5163E">
              <w:rPr>
                <w:rFonts w:ascii="Times New Roman" w:eastAsia="Times New Roman" w:hAnsi="Times New Roman"/>
                <w:sz w:val="18"/>
                <w:szCs w:val="18"/>
                <w:lang w:eastAsia="ja-JP"/>
              </w:rPr>
              <w:tab/>
              <w:t>Does the Project pose potential risks and vulnerabilities related to occupational health and safety due to physical, chemical, biological, and radiological hazards during Project construction, operation, or decommissioning?</w:t>
            </w:r>
          </w:p>
        </w:tc>
        <w:tc>
          <w:tcPr>
            <w:tcW w:w="833" w:type="dxa"/>
            <w:tcBorders>
              <w:bottom w:val="single" w:sz="4" w:space="0" w:color="auto"/>
            </w:tcBorders>
            <w:shd w:val="clear" w:color="auto" w:fill="auto"/>
            <w:vAlign w:val="center"/>
          </w:tcPr>
          <w:p w14:paraId="227568C0"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48127975" w14:textId="77777777" w:rsidTr="00E3077B">
        <w:tc>
          <w:tcPr>
            <w:tcW w:w="8635" w:type="dxa"/>
            <w:tcBorders>
              <w:bottom w:val="single" w:sz="4" w:space="0" w:color="auto"/>
            </w:tcBorders>
            <w:shd w:val="clear" w:color="auto" w:fill="auto"/>
          </w:tcPr>
          <w:p w14:paraId="7663709C"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3.8</w:t>
            </w:r>
            <w:r w:rsidRPr="00D5163E">
              <w:rPr>
                <w:rFonts w:ascii="Times New Roman" w:eastAsia="Times New Roman" w:hAnsi="Times New Roman"/>
                <w:sz w:val="18"/>
                <w:szCs w:val="18"/>
                <w:lang w:eastAsia="ja-JP"/>
              </w:rPr>
              <w:tab/>
              <w:t xml:space="preserve">Does the Project involve support for employment or livelihoods that may fail to comply with national and international labor standards (i.e. principles and standards of ILO fundamental conventions)?  </w:t>
            </w:r>
          </w:p>
        </w:tc>
        <w:tc>
          <w:tcPr>
            <w:tcW w:w="833" w:type="dxa"/>
            <w:tcBorders>
              <w:bottom w:val="single" w:sz="4" w:space="0" w:color="auto"/>
            </w:tcBorders>
            <w:shd w:val="clear" w:color="auto" w:fill="auto"/>
            <w:vAlign w:val="center"/>
          </w:tcPr>
          <w:p w14:paraId="5FE3FA9E"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07B658FC" w14:textId="77777777" w:rsidTr="00E3077B">
        <w:tc>
          <w:tcPr>
            <w:tcW w:w="8635" w:type="dxa"/>
            <w:tcBorders>
              <w:bottom w:val="single" w:sz="4" w:space="0" w:color="auto"/>
            </w:tcBorders>
            <w:shd w:val="clear" w:color="auto" w:fill="auto"/>
          </w:tcPr>
          <w:p w14:paraId="07CA533A"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3.9</w:t>
            </w:r>
            <w:r w:rsidRPr="00D5163E">
              <w:rPr>
                <w:rFonts w:ascii="Times New Roman" w:eastAsia="Times New Roman" w:hAnsi="Times New Roman"/>
                <w:sz w:val="18"/>
                <w:szCs w:val="18"/>
                <w:lang w:eastAsia="ja-JP"/>
              </w:rPr>
              <w:tab/>
              <w:t>Does the Project engage security personnel that may pose a potential risk to health and safety of communities and/or individuals (e.g. due to a lack of adequate training or accountability)?</w:t>
            </w:r>
          </w:p>
        </w:tc>
        <w:tc>
          <w:tcPr>
            <w:tcW w:w="833" w:type="dxa"/>
            <w:tcBorders>
              <w:bottom w:val="single" w:sz="4" w:space="0" w:color="auto"/>
            </w:tcBorders>
            <w:shd w:val="clear" w:color="auto" w:fill="auto"/>
            <w:vAlign w:val="center"/>
          </w:tcPr>
          <w:p w14:paraId="77E783C0"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53AB119E" w14:textId="77777777" w:rsidTr="00E3077B">
        <w:trPr>
          <w:trHeight w:val="197"/>
        </w:trPr>
        <w:tc>
          <w:tcPr>
            <w:tcW w:w="8635" w:type="dxa"/>
            <w:tcBorders>
              <w:bottom w:val="single" w:sz="4" w:space="0" w:color="auto"/>
            </w:tcBorders>
            <w:shd w:val="clear" w:color="auto" w:fill="DBE5F1"/>
          </w:tcPr>
          <w:p w14:paraId="7980752A" w14:textId="77777777" w:rsidR="00E3077B" w:rsidRPr="00D5163E" w:rsidRDefault="00E3077B" w:rsidP="002C2489">
            <w:pPr>
              <w:tabs>
                <w:tab w:val="left" w:pos="0"/>
                <w:tab w:val="left" w:pos="555"/>
              </w:tabs>
              <w:spacing w:after="0"/>
              <w:rPr>
                <w:rFonts w:ascii="Times New Roman" w:eastAsia="Times New Roman" w:hAnsi="Times New Roman"/>
                <w:b/>
                <w:sz w:val="18"/>
                <w:szCs w:val="18"/>
                <w:lang w:eastAsia="ja-JP"/>
              </w:rPr>
            </w:pPr>
            <w:r w:rsidRPr="00D5163E">
              <w:rPr>
                <w:rFonts w:ascii="Times New Roman" w:eastAsia="Times New Roman" w:hAnsi="Times New Roman"/>
                <w:b/>
                <w:sz w:val="18"/>
                <w:szCs w:val="18"/>
                <w:lang w:eastAsia="ja-JP"/>
              </w:rPr>
              <w:t>Standard 4: Cultural Heritage</w:t>
            </w:r>
          </w:p>
        </w:tc>
        <w:tc>
          <w:tcPr>
            <w:tcW w:w="833" w:type="dxa"/>
            <w:tcBorders>
              <w:bottom w:val="single" w:sz="4" w:space="0" w:color="auto"/>
            </w:tcBorders>
            <w:shd w:val="clear" w:color="auto" w:fill="DBE5F1"/>
            <w:vAlign w:val="center"/>
          </w:tcPr>
          <w:p w14:paraId="501BC03F"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p>
        </w:tc>
      </w:tr>
      <w:tr w:rsidR="00E3077B" w:rsidRPr="00D5163E" w14:paraId="57A093E3" w14:textId="77777777" w:rsidTr="00E3077B">
        <w:tc>
          <w:tcPr>
            <w:tcW w:w="8635" w:type="dxa"/>
            <w:tcBorders>
              <w:bottom w:val="single" w:sz="4" w:space="0" w:color="auto"/>
            </w:tcBorders>
            <w:shd w:val="clear" w:color="auto" w:fill="auto"/>
          </w:tcPr>
          <w:p w14:paraId="64CFC758"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4.1</w:t>
            </w:r>
            <w:r w:rsidRPr="00D5163E">
              <w:rPr>
                <w:rFonts w:ascii="Times New Roman" w:eastAsia="Times New Roman" w:hAnsi="Times New Roman"/>
                <w:sz w:val="18"/>
                <w:szCs w:val="18"/>
                <w:lang w:eastAsia="ja-JP"/>
              </w:rPr>
              <w:tab/>
              <w:t>Will the proposed Project result in interventions that would potentially adversely impact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833" w:type="dxa"/>
            <w:tcBorders>
              <w:bottom w:val="single" w:sz="4" w:space="0" w:color="auto"/>
            </w:tcBorders>
            <w:shd w:val="clear" w:color="auto" w:fill="auto"/>
            <w:vAlign w:val="center"/>
          </w:tcPr>
          <w:p w14:paraId="121F58DB"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5655429E" w14:textId="77777777" w:rsidTr="00E3077B">
        <w:tc>
          <w:tcPr>
            <w:tcW w:w="8635" w:type="dxa"/>
            <w:tcBorders>
              <w:bottom w:val="single" w:sz="4" w:space="0" w:color="auto"/>
            </w:tcBorders>
            <w:shd w:val="clear" w:color="auto" w:fill="auto"/>
          </w:tcPr>
          <w:p w14:paraId="46564C7F" w14:textId="77777777" w:rsidR="00E3077B" w:rsidRPr="00D5163E" w:rsidRDefault="00E3077B" w:rsidP="002C2489">
            <w:pPr>
              <w:tabs>
                <w:tab w:val="left" w:pos="427"/>
              </w:tabs>
              <w:spacing w:after="0"/>
              <w:ind w:left="427" w:hanging="427"/>
              <w:rPr>
                <w:rFonts w:ascii="Times New Roman" w:eastAsia="Times New Roman" w:hAnsi="Times New Roman"/>
                <w:b/>
                <w:sz w:val="18"/>
                <w:szCs w:val="18"/>
                <w:lang w:eastAsia="ja-JP"/>
              </w:rPr>
            </w:pPr>
            <w:r w:rsidRPr="00D5163E">
              <w:rPr>
                <w:rFonts w:ascii="Times New Roman" w:eastAsia="Times New Roman" w:hAnsi="Times New Roman"/>
                <w:sz w:val="18"/>
                <w:szCs w:val="18"/>
                <w:lang w:eastAsia="ja-JP"/>
              </w:rPr>
              <w:t>4.2</w:t>
            </w:r>
            <w:r w:rsidRPr="00D5163E">
              <w:rPr>
                <w:rFonts w:ascii="Times New Roman" w:eastAsia="Times New Roman" w:hAnsi="Times New Roman"/>
                <w:sz w:val="18"/>
                <w:szCs w:val="18"/>
                <w:lang w:eastAsia="ja-JP"/>
              </w:rPr>
              <w:tab/>
              <w:t>Does the Project propose utilizing tangible and/or intangible forms of cultural heritage for commercial or other purposes?</w:t>
            </w:r>
          </w:p>
        </w:tc>
        <w:tc>
          <w:tcPr>
            <w:tcW w:w="833" w:type="dxa"/>
            <w:tcBorders>
              <w:bottom w:val="single" w:sz="4" w:space="0" w:color="auto"/>
            </w:tcBorders>
            <w:shd w:val="clear" w:color="auto" w:fill="auto"/>
            <w:vAlign w:val="center"/>
          </w:tcPr>
          <w:p w14:paraId="77C18697"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53C2E720" w14:textId="77777777" w:rsidTr="00E3077B">
        <w:trPr>
          <w:trHeight w:val="215"/>
        </w:trPr>
        <w:tc>
          <w:tcPr>
            <w:tcW w:w="8635" w:type="dxa"/>
            <w:tcBorders>
              <w:bottom w:val="single" w:sz="4" w:space="0" w:color="auto"/>
            </w:tcBorders>
            <w:shd w:val="clear" w:color="auto" w:fill="DBE5F1"/>
          </w:tcPr>
          <w:p w14:paraId="1FE999AB" w14:textId="77777777" w:rsidR="00E3077B" w:rsidRPr="00D5163E" w:rsidRDefault="00E3077B" w:rsidP="002C2489">
            <w:pPr>
              <w:tabs>
                <w:tab w:val="left" w:pos="0"/>
                <w:tab w:val="left" w:pos="555"/>
              </w:tabs>
              <w:spacing w:after="0"/>
              <w:rPr>
                <w:rFonts w:ascii="Times New Roman" w:eastAsia="Times New Roman" w:hAnsi="Times New Roman"/>
                <w:b/>
                <w:sz w:val="18"/>
                <w:szCs w:val="18"/>
                <w:lang w:eastAsia="ja-JP"/>
              </w:rPr>
            </w:pPr>
            <w:r w:rsidRPr="00D5163E">
              <w:rPr>
                <w:rFonts w:ascii="Times New Roman" w:eastAsia="Times New Roman" w:hAnsi="Times New Roman"/>
                <w:b/>
                <w:sz w:val="18"/>
                <w:szCs w:val="18"/>
                <w:lang w:eastAsia="ja-JP"/>
              </w:rPr>
              <w:t>Standard 5: Displacement and Resettlement</w:t>
            </w:r>
          </w:p>
        </w:tc>
        <w:tc>
          <w:tcPr>
            <w:tcW w:w="833" w:type="dxa"/>
            <w:tcBorders>
              <w:bottom w:val="single" w:sz="4" w:space="0" w:color="auto"/>
            </w:tcBorders>
            <w:shd w:val="clear" w:color="auto" w:fill="DBE5F1"/>
            <w:vAlign w:val="center"/>
          </w:tcPr>
          <w:p w14:paraId="5FB8E8AC"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p>
        </w:tc>
      </w:tr>
      <w:tr w:rsidR="00E3077B" w:rsidRPr="00D5163E" w14:paraId="6A209A0D" w14:textId="77777777" w:rsidTr="00E3077B">
        <w:tc>
          <w:tcPr>
            <w:tcW w:w="8635" w:type="dxa"/>
            <w:tcBorders>
              <w:bottom w:val="single" w:sz="4" w:space="0" w:color="auto"/>
            </w:tcBorders>
            <w:shd w:val="clear" w:color="auto" w:fill="auto"/>
          </w:tcPr>
          <w:p w14:paraId="77298BE4" w14:textId="77777777" w:rsidR="00E3077B" w:rsidRPr="00D5163E" w:rsidRDefault="00E3077B" w:rsidP="002C2489">
            <w:pPr>
              <w:tabs>
                <w:tab w:val="left" w:pos="427"/>
              </w:tabs>
              <w:spacing w:after="0"/>
              <w:ind w:left="427" w:hanging="427"/>
              <w:rPr>
                <w:rFonts w:ascii="Times New Roman" w:eastAsia="Times New Roman" w:hAnsi="Times New Roman"/>
                <w:b/>
                <w:sz w:val="18"/>
                <w:szCs w:val="18"/>
                <w:lang w:eastAsia="ja-JP"/>
              </w:rPr>
            </w:pPr>
            <w:r w:rsidRPr="00D5163E">
              <w:rPr>
                <w:rFonts w:ascii="Times New Roman" w:hAnsi="Times New Roman"/>
                <w:sz w:val="18"/>
                <w:szCs w:val="18"/>
              </w:rPr>
              <w:t>5.1</w:t>
            </w:r>
            <w:r w:rsidRPr="00D5163E">
              <w:rPr>
                <w:rFonts w:ascii="Times New Roman" w:hAnsi="Times New Roman"/>
                <w:sz w:val="18"/>
                <w:szCs w:val="18"/>
              </w:rPr>
              <w:tab/>
            </w:r>
            <w:r w:rsidRPr="00D5163E">
              <w:rPr>
                <w:rFonts w:ascii="Times New Roman" w:eastAsia="Times New Roman" w:hAnsi="Times New Roman"/>
                <w:sz w:val="18"/>
                <w:szCs w:val="18"/>
                <w:lang w:eastAsia="ja-JP"/>
              </w:rPr>
              <w:t>Would</w:t>
            </w:r>
            <w:r w:rsidRPr="00D5163E">
              <w:rPr>
                <w:rFonts w:ascii="Times New Roman" w:hAnsi="Times New Roman"/>
                <w:sz w:val="18"/>
                <w:szCs w:val="18"/>
              </w:rPr>
              <w:t xml:space="preserve"> the Project potentially involve temporary or permanent and full or partial physical displacement?</w:t>
            </w:r>
          </w:p>
        </w:tc>
        <w:tc>
          <w:tcPr>
            <w:tcW w:w="833" w:type="dxa"/>
            <w:tcBorders>
              <w:bottom w:val="single" w:sz="4" w:space="0" w:color="auto"/>
            </w:tcBorders>
            <w:shd w:val="clear" w:color="auto" w:fill="auto"/>
            <w:vAlign w:val="center"/>
          </w:tcPr>
          <w:p w14:paraId="0FE89ECB"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5FBE7628" w14:textId="77777777" w:rsidTr="00E3077B">
        <w:tc>
          <w:tcPr>
            <w:tcW w:w="8635" w:type="dxa"/>
            <w:tcBorders>
              <w:bottom w:val="single" w:sz="4" w:space="0" w:color="auto"/>
            </w:tcBorders>
            <w:shd w:val="clear" w:color="auto" w:fill="auto"/>
          </w:tcPr>
          <w:p w14:paraId="7FC2C96C" w14:textId="77777777" w:rsidR="00E3077B" w:rsidRPr="00D5163E" w:rsidRDefault="00E3077B" w:rsidP="002C2489">
            <w:pPr>
              <w:tabs>
                <w:tab w:val="left" w:pos="427"/>
              </w:tabs>
              <w:spacing w:after="0"/>
              <w:ind w:left="427" w:hanging="427"/>
              <w:rPr>
                <w:rFonts w:ascii="Times New Roman" w:eastAsia="Times New Roman" w:hAnsi="Times New Roman"/>
                <w:b/>
                <w:sz w:val="18"/>
                <w:szCs w:val="18"/>
                <w:lang w:eastAsia="ja-JP"/>
              </w:rPr>
            </w:pPr>
            <w:r w:rsidRPr="00D5163E">
              <w:rPr>
                <w:rFonts w:ascii="Times New Roman" w:hAnsi="Times New Roman"/>
                <w:sz w:val="18"/>
                <w:szCs w:val="18"/>
              </w:rPr>
              <w:t>5.2</w:t>
            </w:r>
            <w:r w:rsidRPr="00D5163E">
              <w:rPr>
                <w:rFonts w:ascii="Times New Roman" w:hAnsi="Times New Roman"/>
                <w:sz w:val="18"/>
                <w:szCs w:val="18"/>
              </w:rPr>
              <w:tab/>
            </w:r>
            <w:r w:rsidRPr="00D5163E">
              <w:rPr>
                <w:rFonts w:ascii="Times New Roman" w:eastAsia="Times New Roman" w:hAnsi="Times New Roman"/>
                <w:sz w:val="18"/>
                <w:szCs w:val="18"/>
                <w:lang w:eastAsia="ja-JP"/>
              </w:rPr>
              <w:t>Would</w:t>
            </w:r>
            <w:r w:rsidRPr="00D5163E">
              <w:rPr>
                <w:rFonts w:ascii="Times New Roman" w:hAnsi="Times New Roman"/>
                <w:sz w:val="18"/>
                <w:szCs w:val="18"/>
              </w:rPr>
              <w:t xml:space="preserve"> the Project possibly result in economic displacement (e.g. loss of assets or access to resources due to land acquisition or access restrictions – even in the absence of physical relocation)? </w:t>
            </w:r>
          </w:p>
        </w:tc>
        <w:tc>
          <w:tcPr>
            <w:tcW w:w="833" w:type="dxa"/>
            <w:tcBorders>
              <w:bottom w:val="single" w:sz="4" w:space="0" w:color="auto"/>
            </w:tcBorders>
            <w:shd w:val="clear" w:color="auto" w:fill="auto"/>
            <w:vAlign w:val="center"/>
          </w:tcPr>
          <w:p w14:paraId="6EB6393B"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31F6BFD8" w14:textId="77777777" w:rsidTr="00E3077B">
        <w:tc>
          <w:tcPr>
            <w:tcW w:w="8635" w:type="dxa"/>
            <w:tcBorders>
              <w:bottom w:val="single" w:sz="4" w:space="0" w:color="auto"/>
            </w:tcBorders>
            <w:shd w:val="clear" w:color="auto" w:fill="auto"/>
          </w:tcPr>
          <w:p w14:paraId="28C7C1C3" w14:textId="77777777" w:rsidR="00E3077B" w:rsidRPr="00D5163E" w:rsidRDefault="00E3077B" w:rsidP="002C2489">
            <w:pPr>
              <w:tabs>
                <w:tab w:val="left" w:pos="427"/>
              </w:tabs>
              <w:spacing w:after="0"/>
              <w:ind w:left="427" w:hanging="427"/>
              <w:rPr>
                <w:rFonts w:ascii="Times New Roman" w:hAnsi="Times New Roman"/>
                <w:sz w:val="18"/>
                <w:szCs w:val="18"/>
              </w:rPr>
            </w:pPr>
            <w:r w:rsidRPr="00D5163E">
              <w:rPr>
                <w:rFonts w:ascii="Times New Roman" w:eastAsia="Times New Roman" w:hAnsi="Times New Roman"/>
                <w:sz w:val="18"/>
                <w:szCs w:val="18"/>
                <w:lang w:eastAsia="ja-JP"/>
              </w:rPr>
              <w:t>5.3</w:t>
            </w:r>
            <w:r w:rsidRPr="00D5163E">
              <w:rPr>
                <w:rFonts w:ascii="Times New Roman" w:eastAsia="Times New Roman" w:hAnsi="Times New Roman"/>
                <w:sz w:val="18"/>
                <w:szCs w:val="18"/>
                <w:lang w:eastAsia="ja-JP"/>
              </w:rPr>
              <w:tab/>
              <w:t>Is there a risk that the Project would lead to forced evictions?</w:t>
            </w:r>
            <w:r w:rsidRPr="00D5163E">
              <w:rPr>
                <w:rFonts w:ascii="Times New Roman" w:eastAsia="Times New Roman" w:hAnsi="Times New Roman"/>
                <w:sz w:val="18"/>
                <w:szCs w:val="22"/>
                <w:vertAlign w:val="superscript"/>
                <w:lang w:eastAsia="ja-JP"/>
              </w:rPr>
              <w:footnoteReference w:id="29"/>
            </w:r>
          </w:p>
        </w:tc>
        <w:tc>
          <w:tcPr>
            <w:tcW w:w="833" w:type="dxa"/>
            <w:tcBorders>
              <w:bottom w:val="single" w:sz="4" w:space="0" w:color="auto"/>
            </w:tcBorders>
            <w:shd w:val="clear" w:color="auto" w:fill="auto"/>
            <w:vAlign w:val="center"/>
          </w:tcPr>
          <w:p w14:paraId="12611887"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587748BB" w14:textId="77777777" w:rsidTr="00E3077B">
        <w:tc>
          <w:tcPr>
            <w:tcW w:w="8635" w:type="dxa"/>
            <w:tcBorders>
              <w:bottom w:val="single" w:sz="4" w:space="0" w:color="auto"/>
            </w:tcBorders>
            <w:shd w:val="clear" w:color="auto" w:fill="auto"/>
          </w:tcPr>
          <w:p w14:paraId="622AA246" w14:textId="0926F5EB"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5.4</w:t>
            </w:r>
            <w:r w:rsidRPr="00D5163E">
              <w:rPr>
                <w:rFonts w:ascii="Times New Roman" w:eastAsia="Times New Roman" w:hAnsi="Times New Roman"/>
                <w:sz w:val="18"/>
                <w:szCs w:val="18"/>
                <w:lang w:eastAsia="ja-JP"/>
              </w:rPr>
              <w:tab/>
              <w:t>Would the proposed Project possibly affect land tenure a</w:t>
            </w:r>
            <w:r w:rsidR="00B32767" w:rsidRPr="00D5163E">
              <w:rPr>
                <w:rFonts w:ascii="Times New Roman" w:eastAsia="Times New Roman" w:hAnsi="Times New Roman"/>
                <w:sz w:val="18"/>
                <w:szCs w:val="18"/>
                <w:lang w:eastAsia="ja-JP"/>
              </w:rPr>
              <w:t xml:space="preserve">rrangements and/or community </w:t>
            </w:r>
            <w:r w:rsidRPr="00D5163E">
              <w:rPr>
                <w:rFonts w:ascii="Times New Roman" w:eastAsia="Times New Roman" w:hAnsi="Times New Roman"/>
                <w:sz w:val="18"/>
                <w:szCs w:val="18"/>
                <w:lang w:eastAsia="ja-JP"/>
              </w:rPr>
              <w:t xml:space="preserve">based property rights/customary rights to land, territories and/or resources? </w:t>
            </w:r>
          </w:p>
        </w:tc>
        <w:tc>
          <w:tcPr>
            <w:tcW w:w="833" w:type="dxa"/>
            <w:tcBorders>
              <w:bottom w:val="single" w:sz="4" w:space="0" w:color="auto"/>
            </w:tcBorders>
            <w:shd w:val="clear" w:color="auto" w:fill="auto"/>
            <w:vAlign w:val="center"/>
          </w:tcPr>
          <w:p w14:paraId="18A04B59"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74B40F70" w14:textId="77777777" w:rsidTr="00E3077B">
        <w:trPr>
          <w:trHeight w:val="188"/>
        </w:trPr>
        <w:tc>
          <w:tcPr>
            <w:tcW w:w="8635" w:type="dxa"/>
            <w:tcBorders>
              <w:bottom w:val="single" w:sz="4" w:space="0" w:color="auto"/>
            </w:tcBorders>
            <w:shd w:val="clear" w:color="auto" w:fill="DBE5F1"/>
          </w:tcPr>
          <w:p w14:paraId="732E1EFF" w14:textId="77777777" w:rsidR="00E3077B" w:rsidRPr="00D5163E" w:rsidRDefault="00E3077B" w:rsidP="002C2489">
            <w:pPr>
              <w:tabs>
                <w:tab w:val="left" w:pos="0"/>
                <w:tab w:val="left" w:pos="555"/>
              </w:tabs>
              <w:spacing w:after="0"/>
              <w:rPr>
                <w:rFonts w:ascii="Times New Roman" w:eastAsia="Times New Roman" w:hAnsi="Times New Roman"/>
                <w:b/>
                <w:sz w:val="18"/>
                <w:szCs w:val="18"/>
                <w:lang w:eastAsia="ja-JP"/>
              </w:rPr>
            </w:pPr>
            <w:r w:rsidRPr="00D5163E">
              <w:rPr>
                <w:rFonts w:ascii="Times New Roman" w:eastAsia="Times New Roman" w:hAnsi="Times New Roman"/>
                <w:b/>
                <w:sz w:val="18"/>
                <w:szCs w:val="18"/>
                <w:lang w:eastAsia="ja-JP"/>
              </w:rPr>
              <w:t>Standard 6: Indigenous Peoples</w:t>
            </w:r>
          </w:p>
        </w:tc>
        <w:tc>
          <w:tcPr>
            <w:tcW w:w="833" w:type="dxa"/>
            <w:tcBorders>
              <w:bottom w:val="single" w:sz="4" w:space="0" w:color="auto"/>
            </w:tcBorders>
            <w:shd w:val="clear" w:color="auto" w:fill="DBE5F1"/>
            <w:vAlign w:val="center"/>
          </w:tcPr>
          <w:p w14:paraId="4B682083"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p>
        </w:tc>
      </w:tr>
      <w:tr w:rsidR="00E3077B" w:rsidRPr="00D5163E" w14:paraId="0717944F" w14:textId="77777777" w:rsidTr="00E3077B">
        <w:tc>
          <w:tcPr>
            <w:tcW w:w="8635" w:type="dxa"/>
            <w:tcBorders>
              <w:bottom w:val="single" w:sz="4" w:space="0" w:color="auto"/>
            </w:tcBorders>
            <w:shd w:val="clear" w:color="auto" w:fill="auto"/>
          </w:tcPr>
          <w:p w14:paraId="3AC13153" w14:textId="77777777" w:rsidR="00E3077B" w:rsidRPr="00D5163E" w:rsidRDefault="00E3077B" w:rsidP="002C2489">
            <w:pPr>
              <w:tabs>
                <w:tab w:val="left" w:pos="427"/>
              </w:tabs>
              <w:spacing w:after="0"/>
              <w:ind w:left="427" w:hanging="427"/>
              <w:rPr>
                <w:rFonts w:ascii="Times New Roman" w:hAnsi="Times New Roman"/>
                <w:sz w:val="18"/>
                <w:szCs w:val="18"/>
              </w:rPr>
            </w:pPr>
            <w:r w:rsidRPr="00D5163E">
              <w:rPr>
                <w:rFonts w:ascii="Times New Roman" w:hAnsi="Times New Roman"/>
                <w:sz w:val="18"/>
                <w:szCs w:val="18"/>
              </w:rPr>
              <w:t>6.1</w:t>
            </w:r>
            <w:r w:rsidRPr="00D5163E">
              <w:rPr>
                <w:rFonts w:ascii="Times New Roman" w:hAnsi="Times New Roman"/>
                <w:sz w:val="18"/>
                <w:szCs w:val="18"/>
              </w:rPr>
              <w:tab/>
              <w:t>Are indigenous peoples present in the Project area (including Project area of influence)?</w:t>
            </w:r>
          </w:p>
        </w:tc>
        <w:tc>
          <w:tcPr>
            <w:tcW w:w="833" w:type="dxa"/>
            <w:tcBorders>
              <w:bottom w:val="single" w:sz="4" w:space="0" w:color="auto"/>
            </w:tcBorders>
            <w:shd w:val="clear" w:color="auto" w:fill="auto"/>
            <w:vAlign w:val="center"/>
          </w:tcPr>
          <w:p w14:paraId="208E1DBD"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62E0FD46" w14:textId="77777777" w:rsidTr="00E3077B">
        <w:tc>
          <w:tcPr>
            <w:tcW w:w="8635" w:type="dxa"/>
            <w:tcBorders>
              <w:bottom w:val="single" w:sz="4" w:space="0" w:color="auto"/>
            </w:tcBorders>
            <w:shd w:val="clear" w:color="auto" w:fill="auto"/>
          </w:tcPr>
          <w:p w14:paraId="2EA15A77" w14:textId="77777777" w:rsidR="00E3077B" w:rsidRPr="00D5163E" w:rsidRDefault="00E3077B" w:rsidP="002C2489">
            <w:pPr>
              <w:tabs>
                <w:tab w:val="left" w:pos="427"/>
              </w:tabs>
              <w:spacing w:after="0"/>
              <w:ind w:left="427" w:hanging="427"/>
              <w:rPr>
                <w:rFonts w:ascii="Times New Roman" w:hAnsi="Times New Roman"/>
                <w:sz w:val="18"/>
                <w:szCs w:val="18"/>
              </w:rPr>
            </w:pPr>
            <w:r w:rsidRPr="00D5163E">
              <w:rPr>
                <w:rFonts w:ascii="Times New Roman" w:hAnsi="Times New Roman"/>
                <w:sz w:val="18"/>
                <w:szCs w:val="18"/>
              </w:rPr>
              <w:t>6.2</w:t>
            </w:r>
            <w:r w:rsidRPr="00D5163E">
              <w:rPr>
                <w:rFonts w:ascii="Times New Roman" w:hAnsi="Times New Roman"/>
                <w:sz w:val="18"/>
                <w:szCs w:val="18"/>
              </w:rPr>
              <w:tab/>
              <w:t>Is it likely that the Project or portions of the Project will be located on lands and territories claimed by indigenous peoples?</w:t>
            </w:r>
          </w:p>
        </w:tc>
        <w:tc>
          <w:tcPr>
            <w:tcW w:w="833" w:type="dxa"/>
            <w:tcBorders>
              <w:bottom w:val="single" w:sz="4" w:space="0" w:color="auto"/>
            </w:tcBorders>
            <w:shd w:val="clear" w:color="auto" w:fill="auto"/>
            <w:vAlign w:val="center"/>
          </w:tcPr>
          <w:p w14:paraId="7F1850CE"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1F10A440" w14:textId="77777777" w:rsidTr="00E3077B">
        <w:tc>
          <w:tcPr>
            <w:tcW w:w="8635" w:type="dxa"/>
            <w:tcBorders>
              <w:bottom w:val="single" w:sz="4" w:space="0" w:color="auto"/>
            </w:tcBorders>
            <w:shd w:val="clear" w:color="auto" w:fill="auto"/>
          </w:tcPr>
          <w:p w14:paraId="6C614BCE" w14:textId="77777777" w:rsidR="00E3077B" w:rsidRPr="00D5163E" w:rsidRDefault="00E3077B" w:rsidP="002C2489">
            <w:pPr>
              <w:tabs>
                <w:tab w:val="left" w:pos="427"/>
              </w:tabs>
              <w:spacing w:after="0"/>
              <w:ind w:left="427" w:hanging="427"/>
              <w:rPr>
                <w:rFonts w:ascii="Times New Roman" w:hAnsi="Times New Roman"/>
                <w:sz w:val="18"/>
                <w:szCs w:val="18"/>
              </w:rPr>
            </w:pPr>
            <w:r w:rsidRPr="00D5163E">
              <w:rPr>
                <w:rFonts w:ascii="Times New Roman" w:hAnsi="Times New Roman"/>
                <w:sz w:val="18"/>
                <w:szCs w:val="18"/>
              </w:rPr>
              <w:t>6.3</w:t>
            </w:r>
            <w:r w:rsidRPr="00D5163E">
              <w:rPr>
                <w:rFonts w:ascii="Times New Roman" w:hAnsi="Times New Roman"/>
                <w:sz w:val="18"/>
                <w:szCs w:val="18"/>
              </w:rPr>
              <w:tab/>
              <w:t xml:space="preserve">Would the proposed Project potentially affect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6BA614D2" w14:textId="77777777" w:rsidR="00E3077B" w:rsidRPr="00D5163E" w:rsidRDefault="00E3077B" w:rsidP="007E081C">
            <w:pPr>
              <w:tabs>
                <w:tab w:val="left" w:pos="427"/>
              </w:tabs>
              <w:spacing w:after="0"/>
              <w:ind w:left="427" w:hanging="427"/>
              <w:rPr>
                <w:rFonts w:ascii="Times New Roman" w:hAnsi="Times New Roman"/>
                <w:i/>
                <w:sz w:val="18"/>
                <w:szCs w:val="18"/>
              </w:rPr>
            </w:pPr>
            <w:r w:rsidRPr="00D5163E">
              <w:rPr>
                <w:rFonts w:ascii="Times New Roman" w:hAnsi="Times New Roman"/>
                <w:i/>
                <w:sz w:val="18"/>
                <w:szCs w:val="18"/>
              </w:rPr>
              <w:t xml:space="preserve">         If the answer to the screening question 6.3 is “yes” the potential risk impacts are considered potentially severe and/or critical and the Project would be categorized as either Moderate or High Risk.</w:t>
            </w:r>
          </w:p>
        </w:tc>
        <w:tc>
          <w:tcPr>
            <w:tcW w:w="833" w:type="dxa"/>
            <w:tcBorders>
              <w:bottom w:val="single" w:sz="4" w:space="0" w:color="auto"/>
            </w:tcBorders>
            <w:shd w:val="clear" w:color="auto" w:fill="auto"/>
            <w:vAlign w:val="center"/>
          </w:tcPr>
          <w:p w14:paraId="5D79A736"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332B46F9" w14:textId="77777777" w:rsidTr="00E3077B">
        <w:tc>
          <w:tcPr>
            <w:tcW w:w="8635" w:type="dxa"/>
            <w:tcBorders>
              <w:bottom w:val="single" w:sz="4" w:space="0" w:color="auto"/>
            </w:tcBorders>
            <w:shd w:val="clear" w:color="auto" w:fill="auto"/>
          </w:tcPr>
          <w:p w14:paraId="5C79F8B9" w14:textId="77777777" w:rsidR="00E3077B" w:rsidRPr="00D5163E" w:rsidRDefault="00E3077B" w:rsidP="002C2489">
            <w:pPr>
              <w:tabs>
                <w:tab w:val="left" w:pos="427"/>
              </w:tabs>
              <w:spacing w:after="0"/>
              <w:ind w:left="427" w:hanging="427"/>
              <w:rPr>
                <w:rFonts w:ascii="Times New Roman" w:hAnsi="Times New Roman"/>
                <w:sz w:val="18"/>
                <w:szCs w:val="18"/>
              </w:rPr>
            </w:pPr>
            <w:r w:rsidRPr="00D5163E">
              <w:rPr>
                <w:rFonts w:ascii="Times New Roman" w:hAnsi="Times New Roman"/>
                <w:sz w:val="18"/>
                <w:szCs w:val="18"/>
              </w:rPr>
              <w:t>6.4</w:t>
            </w:r>
            <w:r w:rsidRPr="00D5163E">
              <w:rPr>
                <w:rFonts w:ascii="Times New Roman" w:hAnsi="Times New Roman"/>
                <w:sz w:val="18"/>
                <w:szCs w:val="18"/>
              </w:rPr>
              <w:tab/>
              <w:t>Has there been an absence of culturally appropriate consultations carried out with the objective of achieving FPIC on matters that may affect the rights and interests, lands, resources, territories and traditional livelihoods of the indigenous peoples concerned?</w:t>
            </w:r>
          </w:p>
        </w:tc>
        <w:tc>
          <w:tcPr>
            <w:tcW w:w="833" w:type="dxa"/>
            <w:tcBorders>
              <w:bottom w:val="single" w:sz="4" w:space="0" w:color="auto"/>
            </w:tcBorders>
            <w:shd w:val="clear" w:color="auto" w:fill="auto"/>
            <w:vAlign w:val="center"/>
          </w:tcPr>
          <w:p w14:paraId="4E47CA5E"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38C86FBC" w14:textId="77777777" w:rsidTr="00E3077B">
        <w:tc>
          <w:tcPr>
            <w:tcW w:w="8635" w:type="dxa"/>
            <w:tcBorders>
              <w:bottom w:val="single" w:sz="4" w:space="0" w:color="auto"/>
            </w:tcBorders>
            <w:shd w:val="clear" w:color="auto" w:fill="auto"/>
          </w:tcPr>
          <w:p w14:paraId="1E4E9B98" w14:textId="77777777" w:rsidR="00E3077B" w:rsidRPr="00D5163E" w:rsidRDefault="00E3077B" w:rsidP="002C2489">
            <w:pPr>
              <w:tabs>
                <w:tab w:val="left" w:pos="427"/>
              </w:tabs>
              <w:spacing w:after="0"/>
              <w:ind w:left="427" w:hanging="427"/>
              <w:rPr>
                <w:rFonts w:ascii="Times New Roman" w:hAnsi="Times New Roman"/>
                <w:sz w:val="18"/>
                <w:szCs w:val="18"/>
              </w:rPr>
            </w:pPr>
            <w:r w:rsidRPr="00D5163E">
              <w:rPr>
                <w:rFonts w:ascii="Times New Roman" w:hAnsi="Times New Roman"/>
                <w:sz w:val="18"/>
                <w:szCs w:val="18"/>
              </w:rPr>
              <w:t>6.5</w:t>
            </w:r>
            <w:r w:rsidRPr="00D5163E">
              <w:rPr>
                <w:rFonts w:ascii="Times New Roman" w:hAnsi="Times New Roman"/>
                <w:sz w:val="18"/>
                <w:szCs w:val="18"/>
              </w:rPr>
              <w:tab/>
              <w:t>Does the proposed Project involve the utilization and/or commercial development of natural resources on lands and territories claimed by indigenous peoples?</w:t>
            </w:r>
          </w:p>
        </w:tc>
        <w:tc>
          <w:tcPr>
            <w:tcW w:w="833" w:type="dxa"/>
            <w:tcBorders>
              <w:bottom w:val="single" w:sz="4" w:space="0" w:color="auto"/>
            </w:tcBorders>
            <w:shd w:val="clear" w:color="auto" w:fill="auto"/>
            <w:vAlign w:val="center"/>
          </w:tcPr>
          <w:p w14:paraId="48B3E797"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65324352" w14:textId="77777777" w:rsidTr="00E3077B">
        <w:tc>
          <w:tcPr>
            <w:tcW w:w="8635" w:type="dxa"/>
            <w:tcBorders>
              <w:bottom w:val="single" w:sz="4" w:space="0" w:color="auto"/>
            </w:tcBorders>
            <w:shd w:val="clear" w:color="auto" w:fill="auto"/>
          </w:tcPr>
          <w:p w14:paraId="7C735E01" w14:textId="77777777" w:rsidR="00E3077B" w:rsidRPr="00D5163E" w:rsidRDefault="00E3077B" w:rsidP="002C2489">
            <w:pPr>
              <w:tabs>
                <w:tab w:val="left" w:pos="427"/>
              </w:tabs>
              <w:spacing w:after="0"/>
              <w:ind w:left="427" w:hanging="427"/>
              <w:rPr>
                <w:rFonts w:ascii="Times New Roman" w:hAnsi="Times New Roman"/>
                <w:sz w:val="18"/>
                <w:szCs w:val="18"/>
              </w:rPr>
            </w:pPr>
            <w:r w:rsidRPr="00D5163E">
              <w:rPr>
                <w:rFonts w:ascii="Times New Roman" w:hAnsi="Times New Roman"/>
                <w:sz w:val="18"/>
                <w:szCs w:val="18"/>
              </w:rPr>
              <w:lastRenderedPageBreak/>
              <w:t>6.6</w:t>
            </w:r>
            <w:r w:rsidRPr="00D5163E">
              <w:rPr>
                <w:rFonts w:ascii="Times New Roman" w:hAnsi="Times New Roman"/>
                <w:sz w:val="18"/>
                <w:szCs w:val="18"/>
              </w:rPr>
              <w:tab/>
              <w:t>Is there a potential for forced eviction or the whole or partial physical or economic displacement of indigenous peoples, including through access restrictions to lands, territories, and resources?</w:t>
            </w:r>
          </w:p>
        </w:tc>
        <w:tc>
          <w:tcPr>
            <w:tcW w:w="833" w:type="dxa"/>
            <w:tcBorders>
              <w:bottom w:val="single" w:sz="4" w:space="0" w:color="auto"/>
            </w:tcBorders>
            <w:shd w:val="clear" w:color="auto" w:fill="auto"/>
            <w:vAlign w:val="center"/>
          </w:tcPr>
          <w:p w14:paraId="70EA3CFA"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15EEE56C" w14:textId="77777777" w:rsidTr="00E3077B">
        <w:tc>
          <w:tcPr>
            <w:tcW w:w="8635" w:type="dxa"/>
            <w:tcBorders>
              <w:bottom w:val="single" w:sz="4" w:space="0" w:color="auto"/>
            </w:tcBorders>
            <w:shd w:val="clear" w:color="auto" w:fill="auto"/>
          </w:tcPr>
          <w:p w14:paraId="544D8E69" w14:textId="77777777" w:rsidR="00E3077B" w:rsidRPr="00D5163E" w:rsidRDefault="00E3077B" w:rsidP="002C2489">
            <w:pPr>
              <w:tabs>
                <w:tab w:val="left" w:pos="427"/>
              </w:tabs>
              <w:spacing w:after="0"/>
              <w:ind w:left="427" w:hanging="427"/>
              <w:rPr>
                <w:rFonts w:ascii="Times New Roman" w:hAnsi="Times New Roman"/>
                <w:sz w:val="18"/>
                <w:szCs w:val="18"/>
              </w:rPr>
            </w:pPr>
            <w:r w:rsidRPr="00D5163E">
              <w:rPr>
                <w:rFonts w:ascii="Times New Roman" w:hAnsi="Times New Roman"/>
                <w:sz w:val="18"/>
                <w:szCs w:val="18"/>
              </w:rPr>
              <w:t>6.7</w:t>
            </w:r>
            <w:r w:rsidRPr="00D5163E">
              <w:rPr>
                <w:rFonts w:ascii="Times New Roman" w:hAnsi="Times New Roman"/>
                <w:sz w:val="18"/>
                <w:szCs w:val="18"/>
              </w:rPr>
              <w:tab/>
              <w:t>Would the Project adversely affect the development priorities of indigenous peoples as defined by them?</w:t>
            </w:r>
          </w:p>
        </w:tc>
        <w:tc>
          <w:tcPr>
            <w:tcW w:w="833" w:type="dxa"/>
            <w:tcBorders>
              <w:bottom w:val="single" w:sz="4" w:space="0" w:color="auto"/>
            </w:tcBorders>
            <w:shd w:val="clear" w:color="auto" w:fill="auto"/>
            <w:vAlign w:val="center"/>
          </w:tcPr>
          <w:p w14:paraId="3E5D2205"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3307B75B" w14:textId="77777777" w:rsidTr="00E3077B">
        <w:tc>
          <w:tcPr>
            <w:tcW w:w="8635" w:type="dxa"/>
            <w:tcBorders>
              <w:bottom w:val="single" w:sz="4" w:space="0" w:color="auto"/>
            </w:tcBorders>
            <w:shd w:val="clear" w:color="auto" w:fill="auto"/>
          </w:tcPr>
          <w:p w14:paraId="08E41E47" w14:textId="77777777" w:rsidR="00E3077B" w:rsidRPr="00D5163E" w:rsidRDefault="00E3077B" w:rsidP="002C2489">
            <w:pPr>
              <w:tabs>
                <w:tab w:val="left" w:pos="427"/>
              </w:tabs>
              <w:spacing w:after="0"/>
              <w:ind w:left="427" w:hanging="427"/>
              <w:rPr>
                <w:rFonts w:ascii="Times New Roman" w:hAnsi="Times New Roman"/>
                <w:sz w:val="18"/>
                <w:szCs w:val="18"/>
              </w:rPr>
            </w:pPr>
            <w:r w:rsidRPr="00D5163E">
              <w:rPr>
                <w:rFonts w:ascii="Times New Roman" w:hAnsi="Times New Roman"/>
                <w:sz w:val="18"/>
                <w:szCs w:val="18"/>
              </w:rPr>
              <w:t>6.8</w:t>
            </w:r>
            <w:r w:rsidRPr="00D5163E">
              <w:rPr>
                <w:rFonts w:ascii="Times New Roman" w:hAnsi="Times New Roman"/>
                <w:sz w:val="18"/>
                <w:szCs w:val="18"/>
              </w:rPr>
              <w:tab/>
              <w:t>Would the Project potentially affect the physical and cultural survival of indigenous peoples?</w:t>
            </w:r>
          </w:p>
        </w:tc>
        <w:tc>
          <w:tcPr>
            <w:tcW w:w="833" w:type="dxa"/>
            <w:tcBorders>
              <w:bottom w:val="single" w:sz="4" w:space="0" w:color="auto"/>
            </w:tcBorders>
            <w:shd w:val="clear" w:color="auto" w:fill="auto"/>
            <w:vAlign w:val="center"/>
          </w:tcPr>
          <w:p w14:paraId="326A4C8E"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1302B64F" w14:textId="77777777" w:rsidTr="00E3077B">
        <w:tc>
          <w:tcPr>
            <w:tcW w:w="8635" w:type="dxa"/>
            <w:tcBorders>
              <w:bottom w:val="single" w:sz="4" w:space="0" w:color="auto"/>
            </w:tcBorders>
            <w:shd w:val="clear" w:color="auto" w:fill="auto"/>
          </w:tcPr>
          <w:p w14:paraId="4A11FABF" w14:textId="77777777" w:rsidR="00E3077B" w:rsidRPr="00D5163E" w:rsidRDefault="00E3077B" w:rsidP="002C2489">
            <w:pPr>
              <w:tabs>
                <w:tab w:val="left" w:pos="427"/>
              </w:tabs>
              <w:spacing w:after="0"/>
              <w:ind w:left="427" w:hanging="427"/>
              <w:rPr>
                <w:rFonts w:ascii="Times New Roman" w:hAnsi="Times New Roman"/>
                <w:sz w:val="18"/>
                <w:szCs w:val="18"/>
              </w:rPr>
            </w:pPr>
            <w:r w:rsidRPr="00D5163E">
              <w:rPr>
                <w:rFonts w:ascii="Times New Roman" w:hAnsi="Times New Roman"/>
                <w:sz w:val="18"/>
                <w:szCs w:val="18"/>
              </w:rPr>
              <w:t>6.9</w:t>
            </w:r>
            <w:r w:rsidRPr="00D5163E">
              <w:rPr>
                <w:rFonts w:ascii="Times New Roman" w:hAnsi="Times New Roman"/>
                <w:sz w:val="18"/>
                <w:szCs w:val="18"/>
              </w:rPr>
              <w:tab/>
              <w:t>Would the Project potentially affect the Cultural Heritage of indigenous peoples, including through the commercialization or use of their traditional knowledge and practices?</w:t>
            </w:r>
          </w:p>
        </w:tc>
        <w:tc>
          <w:tcPr>
            <w:tcW w:w="833" w:type="dxa"/>
            <w:tcBorders>
              <w:bottom w:val="single" w:sz="4" w:space="0" w:color="auto"/>
            </w:tcBorders>
            <w:shd w:val="clear" w:color="auto" w:fill="auto"/>
            <w:vAlign w:val="center"/>
          </w:tcPr>
          <w:p w14:paraId="2ECD3F50"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458D4B61" w14:textId="77777777" w:rsidTr="00E3077B">
        <w:trPr>
          <w:trHeight w:val="107"/>
        </w:trPr>
        <w:tc>
          <w:tcPr>
            <w:tcW w:w="8635" w:type="dxa"/>
            <w:tcBorders>
              <w:bottom w:val="single" w:sz="4" w:space="0" w:color="auto"/>
            </w:tcBorders>
            <w:shd w:val="clear" w:color="auto" w:fill="DBE5F1"/>
          </w:tcPr>
          <w:p w14:paraId="6A18AACC" w14:textId="77777777" w:rsidR="00E3077B" w:rsidRPr="00D5163E" w:rsidRDefault="00E3077B" w:rsidP="002C2489">
            <w:pPr>
              <w:tabs>
                <w:tab w:val="left" w:pos="570"/>
              </w:tabs>
              <w:spacing w:after="0"/>
              <w:rPr>
                <w:rFonts w:ascii="Times New Roman" w:eastAsia="Times New Roman" w:hAnsi="Times New Roman"/>
                <w:b/>
                <w:sz w:val="18"/>
                <w:szCs w:val="18"/>
                <w:lang w:eastAsia="ja-JP"/>
              </w:rPr>
            </w:pPr>
            <w:r w:rsidRPr="00D5163E">
              <w:rPr>
                <w:rFonts w:ascii="Times New Roman" w:eastAsia="Times New Roman" w:hAnsi="Times New Roman"/>
                <w:b/>
                <w:sz w:val="18"/>
                <w:szCs w:val="18"/>
                <w:lang w:eastAsia="ja-JP"/>
              </w:rPr>
              <w:t>Standard 7: Pollution Prevention and Resource Efficiency</w:t>
            </w:r>
          </w:p>
        </w:tc>
        <w:tc>
          <w:tcPr>
            <w:tcW w:w="833" w:type="dxa"/>
            <w:tcBorders>
              <w:bottom w:val="single" w:sz="4" w:space="0" w:color="auto"/>
            </w:tcBorders>
            <w:shd w:val="clear" w:color="auto" w:fill="DBE5F1"/>
            <w:vAlign w:val="center"/>
          </w:tcPr>
          <w:p w14:paraId="4F5D337E" w14:textId="77777777" w:rsidR="00E3077B" w:rsidRPr="00D5163E" w:rsidRDefault="00E3077B" w:rsidP="007E081C">
            <w:pPr>
              <w:spacing w:after="0"/>
              <w:rPr>
                <w:rFonts w:ascii="Times New Roman" w:eastAsia="Times New Roman" w:hAnsi="Times New Roman"/>
                <w:b/>
                <w:i/>
                <w:sz w:val="18"/>
                <w:szCs w:val="18"/>
                <w:lang w:eastAsia="ja-JP"/>
              </w:rPr>
            </w:pPr>
          </w:p>
        </w:tc>
      </w:tr>
      <w:tr w:rsidR="00E3077B" w:rsidRPr="00D5163E" w14:paraId="5341D864" w14:textId="77777777" w:rsidTr="00E3077B">
        <w:tc>
          <w:tcPr>
            <w:tcW w:w="8635" w:type="dxa"/>
            <w:shd w:val="clear" w:color="auto" w:fill="auto"/>
          </w:tcPr>
          <w:p w14:paraId="5891A393"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7.1</w:t>
            </w:r>
            <w:r w:rsidRPr="00D5163E">
              <w:rPr>
                <w:rFonts w:ascii="Times New Roman" w:eastAsia="Times New Roman" w:hAnsi="Times New Roman"/>
                <w:sz w:val="18"/>
                <w:szCs w:val="18"/>
                <w:lang w:eastAsia="ja-JP"/>
              </w:rPr>
              <w:tab/>
              <w:t xml:space="preserve">Would the Project potentially result in the release of pollutants to the environment due to routine or non-routine circumstances with the potential for adverse local, regional, and/or </w:t>
            </w:r>
            <w:hyperlink w:anchor="TransboundaryImpactsGlossary" w:history="1">
              <w:r w:rsidRPr="00D5163E">
                <w:rPr>
                  <w:rFonts w:ascii="Times New Roman" w:eastAsia="Times New Roman" w:hAnsi="Times New Roman"/>
                  <w:sz w:val="18"/>
                  <w:szCs w:val="18"/>
                  <w:lang w:eastAsia="ja-JP"/>
                </w:rPr>
                <w:t>trans-boundary impacts</w:t>
              </w:r>
            </w:hyperlink>
            <w:r w:rsidRPr="00D5163E">
              <w:rPr>
                <w:rFonts w:ascii="Times New Roman" w:eastAsia="Times New Roman" w:hAnsi="Times New Roman"/>
                <w:sz w:val="18"/>
                <w:szCs w:val="18"/>
                <w:lang w:eastAsia="ja-JP"/>
              </w:rPr>
              <w:t xml:space="preserve">? </w:t>
            </w:r>
          </w:p>
        </w:tc>
        <w:tc>
          <w:tcPr>
            <w:tcW w:w="833" w:type="dxa"/>
            <w:shd w:val="clear" w:color="auto" w:fill="auto"/>
            <w:vAlign w:val="center"/>
          </w:tcPr>
          <w:p w14:paraId="663D2859" w14:textId="7AEFC0EC" w:rsidR="00E3077B" w:rsidRPr="00D5163E" w:rsidRDefault="003F3193" w:rsidP="007E081C">
            <w:pPr>
              <w:spacing w:after="0"/>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Yes</w:t>
            </w:r>
            <w:r w:rsidRPr="00D5163E">
              <w:rPr>
                <w:rStyle w:val="FootnoteReference"/>
                <w:rFonts w:eastAsia="Times New Roman"/>
                <w:szCs w:val="18"/>
                <w:lang w:eastAsia="ja-JP"/>
              </w:rPr>
              <w:footnoteReference w:id="30"/>
            </w:r>
          </w:p>
        </w:tc>
      </w:tr>
      <w:tr w:rsidR="00E3077B" w:rsidRPr="00D5163E" w14:paraId="34CAEBA6" w14:textId="77777777" w:rsidTr="00E3077B">
        <w:tc>
          <w:tcPr>
            <w:tcW w:w="8635" w:type="dxa"/>
            <w:tcBorders>
              <w:bottom w:val="single" w:sz="4" w:space="0" w:color="auto"/>
            </w:tcBorders>
            <w:shd w:val="clear" w:color="auto" w:fill="auto"/>
          </w:tcPr>
          <w:p w14:paraId="20174A0C"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7.2</w:t>
            </w:r>
            <w:r w:rsidRPr="00D5163E">
              <w:rPr>
                <w:rFonts w:ascii="Times New Roman" w:eastAsia="Times New Roman" w:hAnsi="Times New Roman"/>
                <w:sz w:val="18"/>
                <w:szCs w:val="18"/>
                <w:lang w:eastAsia="ja-JP"/>
              </w:rPr>
              <w:tab/>
              <w:t>Would the proposed Project potentially result in the generation of waste (both hazardous and non-hazardous)?</w:t>
            </w:r>
          </w:p>
        </w:tc>
        <w:tc>
          <w:tcPr>
            <w:tcW w:w="833" w:type="dxa"/>
            <w:tcBorders>
              <w:bottom w:val="single" w:sz="4" w:space="0" w:color="auto"/>
            </w:tcBorders>
            <w:shd w:val="clear" w:color="auto" w:fill="auto"/>
            <w:vAlign w:val="center"/>
          </w:tcPr>
          <w:p w14:paraId="38808068" w14:textId="37EE911E" w:rsidR="00E3077B" w:rsidRPr="00D5163E" w:rsidRDefault="00D4672F" w:rsidP="007E081C">
            <w:pPr>
              <w:spacing w:after="0"/>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Yes</w:t>
            </w:r>
          </w:p>
        </w:tc>
      </w:tr>
      <w:tr w:rsidR="00E3077B" w:rsidRPr="00D5163E" w14:paraId="2C7E51F3" w14:textId="77777777" w:rsidTr="00E3077B">
        <w:trPr>
          <w:trHeight w:val="402"/>
        </w:trPr>
        <w:tc>
          <w:tcPr>
            <w:tcW w:w="8635" w:type="dxa"/>
            <w:tcBorders>
              <w:bottom w:val="single" w:sz="4" w:space="0" w:color="auto"/>
            </w:tcBorders>
            <w:shd w:val="clear" w:color="auto" w:fill="auto"/>
          </w:tcPr>
          <w:p w14:paraId="67BF1F49"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7.3</w:t>
            </w:r>
            <w:r w:rsidRPr="00D5163E">
              <w:rPr>
                <w:rFonts w:ascii="Times New Roman" w:eastAsia="Times New Roman" w:hAnsi="Times New Roman"/>
                <w:sz w:val="18"/>
                <w:szCs w:val="18"/>
                <w:lang w:eastAsia="ja-JP"/>
              </w:rPr>
              <w:tab/>
              <w:t>Will the proposed Project potentially involve the manufacture, trade, release, and/or use of hazardous chemicals and/or materials? Does the Project propose use of chemicals or materials subject to international bans or phase-outs?</w:t>
            </w:r>
          </w:p>
          <w:p w14:paraId="2A202783" w14:textId="77777777" w:rsidR="00E3077B" w:rsidRPr="00D5163E" w:rsidRDefault="00E3077B" w:rsidP="007E081C">
            <w:pPr>
              <w:tabs>
                <w:tab w:val="left" w:pos="427"/>
                <w:tab w:val="left" w:pos="630"/>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i/>
                <w:sz w:val="18"/>
                <w:szCs w:val="18"/>
                <w:lang w:eastAsia="ja-JP"/>
              </w:rPr>
              <w:t xml:space="preserve">         For example, DDT, PCBs and other chemicals listed in international conventions such as the Stockholm Conventions on Persistent Organic Pollutants or the Montreal Protocol</w:t>
            </w:r>
            <w:r w:rsidRPr="00D5163E">
              <w:rPr>
                <w:rFonts w:ascii="Times New Roman" w:eastAsia="Times New Roman" w:hAnsi="Times New Roman"/>
                <w:sz w:val="18"/>
                <w:szCs w:val="18"/>
                <w:lang w:eastAsia="ja-JP"/>
              </w:rPr>
              <w:t xml:space="preserve"> </w:t>
            </w:r>
          </w:p>
        </w:tc>
        <w:tc>
          <w:tcPr>
            <w:tcW w:w="833" w:type="dxa"/>
            <w:tcBorders>
              <w:bottom w:val="single" w:sz="4" w:space="0" w:color="auto"/>
            </w:tcBorders>
            <w:shd w:val="clear" w:color="auto" w:fill="auto"/>
            <w:vAlign w:val="center"/>
          </w:tcPr>
          <w:p w14:paraId="2E9886F6" w14:textId="5642018A" w:rsidR="00E3077B" w:rsidRPr="00D5163E" w:rsidRDefault="002F175D" w:rsidP="007E081C">
            <w:pPr>
              <w:spacing w:after="0"/>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Yes</w:t>
            </w:r>
          </w:p>
        </w:tc>
      </w:tr>
      <w:tr w:rsidR="00E3077B" w:rsidRPr="00D5163E" w14:paraId="0AC91987" w14:textId="77777777" w:rsidTr="00E3077B">
        <w:tc>
          <w:tcPr>
            <w:tcW w:w="8635" w:type="dxa"/>
            <w:tcBorders>
              <w:bottom w:val="single" w:sz="4" w:space="0" w:color="auto"/>
            </w:tcBorders>
            <w:shd w:val="clear" w:color="auto" w:fill="auto"/>
          </w:tcPr>
          <w:p w14:paraId="051AB52B"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 xml:space="preserve">7.4 </w:t>
            </w:r>
            <w:r w:rsidRPr="00D5163E">
              <w:rPr>
                <w:rFonts w:ascii="Times New Roman" w:eastAsia="Times New Roman" w:hAnsi="Times New Roman"/>
                <w:sz w:val="18"/>
                <w:szCs w:val="18"/>
                <w:lang w:eastAsia="ja-JP"/>
              </w:rPr>
              <w:tab/>
              <w:t>Will the proposed Project involve the application of pesticides that may have a negative effect on the environment or human health?</w:t>
            </w:r>
          </w:p>
        </w:tc>
        <w:tc>
          <w:tcPr>
            <w:tcW w:w="833" w:type="dxa"/>
            <w:tcBorders>
              <w:bottom w:val="single" w:sz="4" w:space="0" w:color="auto"/>
            </w:tcBorders>
            <w:shd w:val="clear" w:color="auto" w:fill="auto"/>
            <w:vAlign w:val="center"/>
          </w:tcPr>
          <w:p w14:paraId="6CA4D696"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r w:rsidR="00E3077B" w:rsidRPr="00D5163E" w14:paraId="65607C9D" w14:textId="77777777" w:rsidTr="00E3077B">
        <w:tc>
          <w:tcPr>
            <w:tcW w:w="8635" w:type="dxa"/>
            <w:tcBorders>
              <w:bottom w:val="single" w:sz="4" w:space="0" w:color="auto"/>
            </w:tcBorders>
            <w:shd w:val="clear" w:color="auto" w:fill="auto"/>
          </w:tcPr>
          <w:p w14:paraId="5FE50C35" w14:textId="77777777" w:rsidR="00E3077B" w:rsidRPr="00D5163E" w:rsidRDefault="00E3077B" w:rsidP="002C2489">
            <w:pPr>
              <w:tabs>
                <w:tab w:val="left" w:pos="427"/>
              </w:tabs>
              <w:spacing w:after="0"/>
              <w:ind w:left="427" w:hanging="42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7.5</w:t>
            </w:r>
            <w:r w:rsidRPr="00D5163E">
              <w:rPr>
                <w:rFonts w:ascii="Times New Roman" w:eastAsia="Times New Roman" w:hAnsi="Times New Roman"/>
                <w:sz w:val="18"/>
                <w:szCs w:val="18"/>
                <w:lang w:eastAsia="ja-JP"/>
              </w:rPr>
              <w:tab/>
              <w:t xml:space="preserve">Does the Project include activities that require significant consumption of raw materials, energy, and/or water? </w:t>
            </w:r>
          </w:p>
        </w:tc>
        <w:tc>
          <w:tcPr>
            <w:tcW w:w="833" w:type="dxa"/>
            <w:tcBorders>
              <w:bottom w:val="single" w:sz="4" w:space="0" w:color="auto"/>
            </w:tcBorders>
            <w:shd w:val="clear" w:color="auto" w:fill="auto"/>
            <w:vAlign w:val="center"/>
          </w:tcPr>
          <w:p w14:paraId="711247FC" w14:textId="77777777" w:rsidR="00E3077B" w:rsidRPr="00D5163E" w:rsidRDefault="00E3077B" w:rsidP="007E081C">
            <w:pPr>
              <w:tabs>
                <w:tab w:val="left" w:pos="585"/>
              </w:tabs>
              <w:spacing w:after="0"/>
              <w:ind w:left="567" w:hanging="567"/>
              <w:rPr>
                <w:rFonts w:ascii="Times New Roman" w:eastAsia="Times New Roman" w:hAnsi="Times New Roman"/>
                <w:sz w:val="18"/>
                <w:szCs w:val="18"/>
                <w:lang w:eastAsia="ja-JP"/>
              </w:rPr>
            </w:pPr>
            <w:r w:rsidRPr="00D5163E">
              <w:rPr>
                <w:rFonts w:ascii="Times New Roman" w:eastAsia="Times New Roman" w:hAnsi="Times New Roman"/>
                <w:sz w:val="18"/>
                <w:szCs w:val="18"/>
                <w:lang w:eastAsia="ja-JP"/>
              </w:rPr>
              <w:t>No</w:t>
            </w:r>
          </w:p>
        </w:tc>
      </w:tr>
    </w:tbl>
    <w:p w14:paraId="41998CCB" w14:textId="77777777" w:rsidR="00E3077B" w:rsidRPr="00D5163E" w:rsidRDefault="00E3077B" w:rsidP="002C2489">
      <w:pPr>
        <w:spacing w:after="0" w:line="276" w:lineRule="auto"/>
        <w:rPr>
          <w:rFonts w:ascii="Times New Roman" w:hAnsi="Times New Roman"/>
          <w:sz w:val="24"/>
          <w:szCs w:val="22"/>
          <w:lang w:eastAsia="zh-CN"/>
        </w:rPr>
      </w:pPr>
    </w:p>
    <w:p w14:paraId="3ABB27F4" w14:textId="77777777" w:rsidR="00E3077B" w:rsidRPr="00D5163E" w:rsidRDefault="00E3077B" w:rsidP="007E081C">
      <w:pPr>
        <w:pStyle w:val="ListParagraph"/>
        <w:ind w:left="0"/>
        <w:jc w:val="both"/>
      </w:pPr>
    </w:p>
    <w:p w14:paraId="38F89E2C" w14:textId="77777777" w:rsidR="00E3077B" w:rsidRPr="00D5163E" w:rsidRDefault="00E3077B" w:rsidP="007E081C">
      <w:pPr>
        <w:pStyle w:val="ListParagraph"/>
        <w:ind w:left="0"/>
        <w:jc w:val="both"/>
      </w:pPr>
    </w:p>
    <w:p w14:paraId="24879075" w14:textId="77777777" w:rsidR="00E3077B" w:rsidRPr="00D5163E" w:rsidRDefault="00E3077B" w:rsidP="007E081C">
      <w:pPr>
        <w:pStyle w:val="ListParagraph"/>
        <w:spacing w:after="60"/>
        <w:jc w:val="both"/>
        <w:rPr>
          <w:rFonts w:ascii="Calibri" w:hAnsi="Calibri"/>
          <w:sz w:val="20"/>
          <w:szCs w:val="20"/>
        </w:rPr>
      </w:pPr>
    </w:p>
    <w:p w14:paraId="17F02DCF" w14:textId="126DE5F0" w:rsidR="00CA4B33" w:rsidRPr="00D5163E" w:rsidRDefault="00CA4B33" w:rsidP="007E081C">
      <w:pPr>
        <w:pStyle w:val="ListParagraph"/>
        <w:spacing w:after="60"/>
        <w:jc w:val="both"/>
        <w:rPr>
          <w:rFonts w:ascii="Calibri" w:hAnsi="Calibri"/>
          <w:sz w:val="28"/>
          <w:szCs w:val="20"/>
        </w:rPr>
        <w:sectPr w:rsidR="00CA4B33" w:rsidRPr="00D5163E" w:rsidSect="00C05F74">
          <w:footerReference w:type="default" r:id="rId49"/>
          <w:pgSz w:w="12240" w:h="15840" w:code="1"/>
          <w:pgMar w:top="720" w:right="720" w:bottom="720" w:left="720" w:header="720" w:footer="720" w:gutter="0"/>
          <w:pgNumType w:start="119"/>
          <w:cols w:space="720"/>
          <w:docGrid w:linePitch="360"/>
        </w:sectPr>
      </w:pPr>
    </w:p>
    <w:p w14:paraId="741A1AAA" w14:textId="1838326F" w:rsidR="00A304F6" w:rsidRPr="00D5163E" w:rsidRDefault="00CA4B33" w:rsidP="007E081C">
      <w:pPr>
        <w:pStyle w:val="ListParagraph"/>
        <w:spacing w:after="60"/>
        <w:jc w:val="center"/>
        <w:rPr>
          <w:rFonts w:ascii="Calibri" w:hAnsi="Calibri"/>
          <w:b/>
        </w:rPr>
      </w:pPr>
      <w:r w:rsidRPr="00D5163E">
        <w:rPr>
          <w:rFonts w:ascii="Calibri" w:hAnsi="Calibri"/>
          <w:b/>
        </w:rPr>
        <w:lastRenderedPageBreak/>
        <w:t xml:space="preserve">Annex </w:t>
      </w:r>
      <w:r w:rsidR="0068373C" w:rsidRPr="00D5163E">
        <w:rPr>
          <w:rFonts w:ascii="Calibri" w:hAnsi="Calibri"/>
          <w:b/>
        </w:rPr>
        <w:t>G</w:t>
      </w:r>
      <w:r w:rsidRPr="00D5163E">
        <w:rPr>
          <w:rFonts w:ascii="Calibri" w:hAnsi="Calibri"/>
          <w:b/>
        </w:rPr>
        <w:t xml:space="preserve">: </w:t>
      </w:r>
      <w:r w:rsidR="00A304F6" w:rsidRPr="00D5163E">
        <w:rPr>
          <w:rFonts w:ascii="Calibri" w:hAnsi="Calibri"/>
          <w:b/>
        </w:rPr>
        <w:t>UNDP Project Quality Assurance Report</w:t>
      </w:r>
    </w:p>
    <w:p w14:paraId="287DDC01" w14:textId="77777777" w:rsidR="00CA4B33" w:rsidRPr="00D5163E" w:rsidRDefault="00CA4B33" w:rsidP="007E081C">
      <w:pPr>
        <w:pStyle w:val="ListParagraph"/>
        <w:spacing w:after="60"/>
        <w:jc w:val="both"/>
        <w:rPr>
          <w:rFonts w:ascii="Calibri" w:hAnsi="Calibri"/>
          <w:b/>
        </w:rPr>
      </w:pPr>
    </w:p>
    <w:tbl>
      <w:tblPr>
        <w:tblStyle w:val="TableGrid"/>
        <w:tblpPr w:leftFromText="180" w:rightFromText="180" w:vertAnchor="text" w:tblpXSpec="right" w:tblpY="1"/>
        <w:tblOverlap w:val="never"/>
        <w:tblW w:w="9815" w:type="dxa"/>
        <w:tblLayout w:type="fixed"/>
        <w:tblLook w:val="04A0" w:firstRow="1" w:lastRow="0" w:firstColumn="1" w:lastColumn="0" w:noHBand="0" w:noVBand="1"/>
      </w:tblPr>
      <w:tblGrid>
        <w:gridCol w:w="1594"/>
        <w:gridCol w:w="2389"/>
        <w:gridCol w:w="1944"/>
        <w:gridCol w:w="1944"/>
        <w:gridCol w:w="931"/>
        <w:gridCol w:w="496"/>
        <w:gridCol w:w="517"/>
      </w:tblGrid>
      <w:tr w:rsidR="00712413" w:rsidRPr="00D5163E" w14:paraId="7A33B210" w14:textId="77777777" w:rsidTr="00712413">
        <w:trPr>
          <w:trHeight w:val="440"/>
          <w:tblHeader/>
        </w:trPr>
        <w:tc>
          <w:tcPr>
            <w:tcW w:w="9815" w:type="dxa"/>
            <w:gridSpan w:val="7"/>
            <w:shd w:val="clear" w:color="auto" w:fill="C2D69B" w:themeFill="accent3" w:themeFillTint="99"/>
            <w:vAlign w:val="center"/>
          </w:tcPr>
          <w:p w14:paraId="1E8F4AC2" w14:textId="77777777" w:rsidR="00712413" w:rsidRPr="00D5163E" w:rsidRDefault="00712413" w:rsidP="007E081C">
            <w:pPr>
              <w:tabs>
                <w:tab w:val="left" w:pos="7020"/>
              </w:tabs>
              <w:spacing w:before="20" w:after="20"/>
              <w:jc w:val="center"/>
              <w:rPr>
                <w:rFonts w:asciiTheme="majorHAnsi" w:hAnsiTheme="majorHAnsi"/>
                <w:b/>
                <w:smallCaps/>
                <w:sz w:val="48"/>
                <w:szCs w:val="20"/>
              </w:rPr>
            </w:pPr>
            <w:r w:rsidRPr="00D5163E">
              <w:rPr>
                <w:rFonts w:asciiTheme="majorHAnsi" w:hAnsiTheme="majorHAnsi"/>
                <w:b/>
                <w:smallCaps/>
                <w:sz w:val="48"/>
                <w:szCs w:val="20"/>
              </w:rPr>
              <w:t>Project QA Assessment: Design and Appraisal</w:t>
            </w:r>
          </w:p>
        </w:tc>
      </w:tr>
      <w:tr w:rsidR="00712413" w:rsidRPr="00D5163E" w14:paraId="259066C5" w14:textId="77777777" w:rsidTr="00712413">
        <w:trPr>
          <w:trHeight w:val="440"/>
        </w:trPr>
        <w:tc>
          <w:tcPr>
            <w:tcW w:w="9815" w:type="dxa"/>
            <w:gridSpan w:val="7"/>
            <w:shd w:val="clear" w:color="auto" w:fill="C2D69B" w:themeFill="accent3" w:themeFillTint="99"/>
            <w:vAlign w:val="center"/>
          </w:tcPr>
          <w:p w14:paraId="2C431BDB" w14:textId="77777777" w:rsidR="00712413" w:rsidRPr="00D5163E" w:rsidRDefault="00712413" w:rsidP="002C2489">
            <w:pPr>
              <w:tabs>
                <w:tab w:val="left" w:pos="7020"/>
              </w:tabs>
              <w:spacing w:before="20" w:after="20"/>
              <w:rPr>
                <w:rFonts w:asciiTheme="majorHAnsi" w:hAnsiTheme="majorHAnsi"/>
                <w:b/>
                <w:sz w:val="18"/>
                <w:szCs w:val="20"/>
              </w:rPr>
            </w:pPr>
            <w:r w:rsidRPr="00D5163E">
              <w:rPr>
                <w:rFonts w:asciiTheme="majorHAnsi" w:hAnsiTheme="majorHAnsi"/>
                <w:b/>
                <w:smallCaps/>
                <w:sz w:val="28"/>
                <w:szCs w:val="20"/>
              </w:rPr>
              <w:t xml:space="preserve">Overall Project </w:t>
            </w:r>
          </w:p>
        </w:tc>
      </w:tr>
      <w:tr w:rsidR="00712413" w:rsidRPr="00D5163E" w14:paraId="52F4FCF8" w14:textId="77777777" w:rsidTr="00712413">
        <w:trPr>
          <w:trHeight w:val="503"/>
        </w:trPr>
        <w:tc>
          <w:tcPr>
            <w:tcW w:w="1594" w:type="dxa"/>
            <w:shd w:val="clear" w:color="auto" w:fill="auto"/>
            <w:vAlign w:val="center"/>
          </w:tcPr>
          <w:p w14:paraId="2FC34E9C" w14:textId="77777777" w:rsidR="00712413" w:rsidRPr="00D5163E" w:rsidRDefault="00712413" w:rsidP="002C2489">
            <w:pPr>
              <w:tabs>
                <w:tab w:val="left" w:pos="7020"/>
              </w:tabs>
              <w:spacing w:before="20" w:after="20"/>
              <w:jc w:val="center"/>
              <w:rPr>
                <w:rFonts w:asciiTheme="majorHAnsi" w:hAnsiTheme="majorHAnsi"/>
                <w:b/>
                <w:smallCaps/>
                <w:sz w:val="18"/>
                <w:szCs w:val="20"/>
              </w:rPr>
            </w:pPr>
            <w:r w:rsidRPr="00D5163E">
              <w:rPr>
                <w:rFonts w:asciiTheme="majorHAnsi" w:hAnsiTheme="majorHAnsi"/>
                <w:b/>
                <w:smallCaps/>
                <w:sz w:val="18"/>
                <w:szCs w:val="20"/>
              </w:rPr>
              <w:t>Exemplary (5)</w:t>
            </w:r>
          </w:p>
          <w:p w14:paraId="72AB959A" w14:textId="77777777" w:rsidR="00712413" w:rsidRPr="00D5163E" w:rsidRDefault="00712413" w:rsidP="007E081C">
            <w:pPr>
              <w:tabs>
                <w:tab w:val="left" w:pos="7020"/>
              </w:tabs>
              <w:spacing w:before="20" w:after="20"/>
              <w:jc w:val="center"/>
              <w:rPr>
                <w:rFonts w:asciiTheme="majorHAnsi" w:hAnsiTheme="majorHAnsi"/>
                <w:b/>
                <w:smallCaps/>
                <w:sz w:val="18"/>
                <w:szCs w:val="20"/>
              </w:rPr>
            </w:pPr>
            <w:r w:rsidRPr="00D5163E">
              <w:rPr>
                <w:rFonts w:asciiTheme="majorHAnsi" w:hAnsiTheme="majorHAnsi"/>
                <w:b/>
                <w:sz w:val="16"/>
                <w:szCs w:val="20"/>
              </w:rPr>
              <w:sym w:font="Wingdings" w:char="F0A5"/>
            </w:r>
            <w:r w:rsidRPr="00D5163E">
              <w:rPr>
                <w:rFonts w:asciiTheme="majorHAnsi" w:hAnsiTheme="majorHAnsi"/>
                <w:b/>
                <w:sz w:val="16"/>
                <w:szCs w:val="20"/>
              </w:rPr>
              <w:sym w:font="Wingdings" w:char="F0A5"/>
            </w:r>
            <w:r w:rsidRPr="00D5163E">
              <w:rPr>
                <w:rFonts w:asciiTheme="majorHAnsi" w:hAnsiTheme="majorHAnsi"/>
                <w:b/>
                <w:sz w:val="16"/>
                <w:szCs w:val="20"/>
              </w:rPr>
              <w:sym w:font="Wingdings" w:char="F0A5"/>
            </w:r>
            <w:r w:rsidRPr="00D5163E">
              <w:rPr>
                <w:rFonts w:asciiTheme="majorHAnsi" w:hAnsiTheme="majorHAnsi"/>
                <w:b/>
                <w:sz w:val="16"/>
                <w:szCs w:val="20"/>
              </w:rPr>
              <w:sym w:font="Wingdings" w:char="F0A5"/>
            </w:r>
            <w:r w:rsidRPr="00D5163E">
              <w:rPr>
                <w:rFonts w:asciiTheme="majorHAnsi" w:hAnsiTheme="majorHAnsi"/>
                <w:b/>
                <w:sz w:val="16"/>
                <w:szCs w:val="20"/>
              </w:rPr>
              <w:sym w:font="Wingdings" w:char="F0A5"/>
            </w:r>
          </w:p>
        </w:tc>
        <w:tc>
          <w:tcPr>
            <w:tcW w:w="2389" w:type="dxa"/>
            <w:shd w:val="clear" w:color="auto" w:fill="auto"/>
            <w:vAlign w:val="center"/>
          </w:tcPr>
          <w:p w14:paraId="3B973A78" w14:textId="77777777" w:rsidR="00712413" w:rsidRPr="00D5163E" w:rsidRDefault="00712413" w:rsidP="007E081C">
            <w:pPr>
              <w:tabs>
                <w:tab w:val="left" w:pos="7020"/>
              </w:tabs>
              <w:spacing w:before="20" w:after="20"/>
              <w:jc w:val="center"/>
              <w:rPr>
                <w:rFonts w:asciiTheme="majorHAnsi" w:hAnsiTheme="majorHAnsi"/>
                <w:b/>
                <w:smallCaps/>
                <w:sz w:val="18"/>
                <w:szCs w:val="20"/>
              </w:rPr>
            </w:pPr>
            <w:r w:rsidRPr="00D5163E">
              <w:rPr>
                <w:rFonts w:asciiTheme="majorHAnsi" w:hAnsiTheme="majorHAnsi"/>
                <w:b/>
                <w:smallCaps/>
                <w:sz w:val="18"/>
                <w:szCs w:val="20"/>
              </w:rPr>
              <w:t>Highly Satisfactory (4)</w:t>
            </w:r>
          </w:p>
          <w:p w14:paraId="33AADB4C" w14:textId="77777777" w:rsidR="00712413" w:rsidRPr="00D5163E" w:rsidRDefault="00712413" w:rsidP="007E081C">
            <w:pPr>
              <w:tabs>
                <w:tab w:val="left" w:pos="7020"/>
              </w:tabs>
              <w:spacing w:before="20" w:after="20"/>
              <w:jc w:val="center"/>
              <w:rPr>
                <w:rFonts w:asciiTheme="majorHAnsi" w:hAnsiTheme="majorHAnsi"/>
                <w:b/>
                <w:smallCaps/>
                <w:sz w:val="18"/>
                <w:szCs w:val="20"/>
              </w:rPr>
            </w:pPr>
            <w:r w:rsidRPr="00D5163E">
              <w:rPr>
                <w:rFonts w:asciiTheme="majorHAnsi" w:hAnsiTheme="majorHAnsi"/>
                <w:b/>
                <w:sz w:val="16"/>
                <w:szCs w:val="20"/>
              </w:rPr>
              <w:sym w:font="Wingdings" w:char="F0A5"/>
            </w:r>
            <w:r w:rsidRPr="00D5163E">
              <w:rPr>
                <w:rFonts w:asciiTheme="majorHAnsi" w:hAnsiTheme="majorHAnsi"/>
                <w:b/>
                <w:sz w:val="16"/>
                <w:szCs w:val="20"/>
              </w:rPr>
              <w:sym w:font="Wingdings" w:char="F0A5"/>
            </w:r>
            <w:r w:rsidRPr="00D5163E">
              <w:rPr>
                <w:rFonts w:asciiTheme="majorHAnsi" w:hAnsiTheme="majorHAnsi"/>
                <w:b/>
                <w:sz w:val="16"/>
                <w:szCs w:val="20"/>
              </w:rPr>
              <w:sym w:font="Wingdings" w:char="F0A5"/>
            </w:r>
            <w:r w:rsidRPr="00D5163E">
              <w:rPr>
                <w:rFonts w:asciiTheme="majorHAnsi" w:hAnsiTheme="majorHAnsi"/>
                <w:b/>
                <w:sz w:val="16"/>
                <w:szCs w:val="20"/>
              </w:rPr>
              <w:sym w:font="Wingdings" w:char="F0A5"/>
            </w:r>
            <w:r w:rsidRPr="00D5163E">
              <w:rPr>
                <w:rFonts w:asciiTheme="majorHAnsi" w:hAnsiTheme="majorHAnsi"/>
                <w:b/>
                <w:sz w:val="16"/>
                <w:szCs w:val="20"/>
              </w:rPr>
              <w:sym w:font="Wingdings" w:char="F0A1"/>
            </w:r>
          </w:p>
        </w:tc>
        <w:tc>
          <w:tcPr>
            <w:tcW w:w="1944" w:type="dxa"/>
            <w:shd w:val="clear" w:color="auto" w:fill="auto"/>
            <w:vAlign w:val="center"/>
          </w:tcPr>
          <w:p w14:paraId="3CABB3F3" w14:textId="77777777" w:rsidR="00712413" w:rsidRPr="00D5163E" w:rsidRDefault="00712413" w:rsidP="007E081C">
            <w:pPr>
              <w:tabs>
                <w:tab w:val="left" w:pos="7020"/>
              </w:tabs>
              <w:spacing w:before="20" w:after="20"/>
              <w:jc w:val="center"/>
              <w:rPr>
                <w:rFonts w:asciiTheme="majorHAnsi" w:hAnsiTheme="majorHAnsi"/>
                <w:b/>
                <w:smallCaps/>
                <w:sz w:val="18"/>
                <w:szCs w:val="20"/>
              </w:rPr>
            </w:pPr>
            <w:r w:rsidRPr="00D5163E">
              <w:rPr>
                <w:rFonts w:asciiTheme="majorHAnsi" w:hAnsiTheme="majorHAnsi"/>
                <w:b/>
                <w:smallCaps/>
                <w:sz w:val="18"/>
                <w:szCs w:val="20"/>
              </w:rPr>
              <w:t>Satisfactory (3)</w:t>
            </w:r>
          </w:p>
          <w:p w14:paraId="222333BE" w14:textId="77777777" w:rsidR="00712413" w:rsidRPr="00D5163E" w:rsidRDefault="00712413" w:rsidP="007E081C">
            <w:pPr>
              <w:tabs>
                <w:tab w:val="left" w:pos="7020"/>
              </w:tabs>
              <w:spacing w:before="20" w:after="20"/>
              <w:jc w:val="center"/>
              <w:rPr>
                <w:rFonts w:asciiTheme="majorHAnsi" w:hAnsiTheme="majorHAnsi"/>
                <w:b/>
                <w:smallCaps/>
                <w:sz w:val="18"/>
                <w:szCs w:val="20"/>
              </w:rPr>
            </w:pPr>
            <w:r w:rsidRPr="00D5163E">
              <w:rPr>
                <w:rFonts w:asciiTheme="majorHAnsi" w:hAnsiTheme="majorHAnsi"/>
                <w:b/>
                <w:sz w:val="16"/>
                <w:szCs w:val="20"/>
              </w:rPr>
              <w:sym w:font="Wingdings" w:char="F0A5"/>
            </w:r>
            <w:r w:rsidRPr="00D5163E">
              <w:rPr>
                <w:rFonts w:asciiTheme="majorHAnsi" w:hAnsiTheme="majorHAnsi"/>
                <w:b/>
                <w:sz w:val="16"/>
                <w:szCs w:val="20"/>
              </w:rPr>
              <w:sym w:font="Wingdings" w:char="F0A5"/>
            </w:r>
            <w:r w:rsidRPr="00D5163E">
              <w:rPr>
                <w:rFonts w:asciiTheme="majorHAnsi" w:hAnsiTheme="majorHAnsi"/>
                <w:b/>
                <w:sz w:val="16"/>
                <w:szCs w:val="20"/>
              </w:rPr>
              <w:sym w:font="Wingdings" w:char="F0A5"/>
            </w:r>
            <w:r w:rsidRPr="00D5163E">
              <w:rPr>
                <w:rFonts w:asciiTheme="majorHAnsi" w:hAnsiTheme="majorHAnsi"/>
                <w:b/>
                <w:sz w:val="16"/>
                <w:szCs w:val="20"/>
              </w:rPr>
              <w:sym w:font="Wingdings" w:char="F0A1"/>
            </w:r>
            <w:r w:rsidRPr="00D5163E">
              <w:rPr>
                <w:rFonts w:asciiTheme="majorHAnsi" w:hAnsiTheme="majorHAnsi"/>
                <w:b/>
                <w:sz w:val="16"/>
                <w:szCs w:val="20"/>
              </w:rPr>
              <w:sym w:font="Wingdings" w:char="F0A1"/>
            </w:r>
          </w:p>
        </w:tc>
        <w:tc>
          <w:tcPr>
            <w:tcW w:w="1944" w:type="dxa"/>
            <w:shd w:val="clear" w:color="auto" w:fill="auto"/>
            <w:vAlign w:val="center"/>
          </w:tcPr>
          <w:p w14:paraId="3B84B7EC" w14:textId="77777777" w:rsidR="00712413" w:rsidRPr="00D5163E" w:rsidRDefault="00712413" w:rsidP="007E081C">
            <w:pPr>
              <w:tabs>
                <w:tab w:val="left" w:pos="7020"/>
              </w:tabs>
              <w:spacing w:before="20" w:after="20"/>
              <w:jc w:val="center"/>
              <w:rPr>
                <w:rFonts w:asciiTheme="majorHAnsi" w:hAnsiTheme="majorHAnsi"/>
                <w:b/>
                <w:smallCaps/>
                <w:sz w:val="18"/>
                <w:szCs w:val="20"/>
              </w:rPr>
            </w:pPr>
            <w:r w:rsidRPr="00D5163E">
              <w:rPr>
                <w:rFonts w:asciiTheme="majorHAnsi" w:hAnsiTheme="majorHAnsi"/>
                <w:b/>
                <w:smallCaps/>
                <w:sz w:val="18"/>
                <w:szCs w:val="20"/>
              </w:rPr>
              <w:t>Needs Improvement (2)</w:t>
            </w:r>
          </w:p>
          <w:p w14:paraId="6D909F8A" w14:textId="77777777" w:rsidR="00712413" w:rsidRPr="00D5163E" w:rsidRDefault="00712413" w:rsidP="007E081C">
            <w:pPr>
              <w:tabs>
                <w:tab w:val="left" w:pos="7020"/>
              </w:tabs>
              <w:spacing w:before="20" w:after="20"/>
              <w:jc w:val="center"/>
              <w:rPr>
                <w:rFonts w:asciiTheme="majorHAnsi" w:hAnsiTheme="majorHAnsi"/>
                <w:b/>
                <w:smallCaps/>
                <w:sz w:val="18"/>
                <w:szCs w:val="20"/>
              </w:rPr>
            </w:pPr>
            <w:r w:rsidRPr="00D5163E">
              <w:rPr>
                <w:rFonts w:asciiTheme="majorHAnsi" w:hAnsiTheme="majorHAnsi"/>
                <w:b/>
                <w:sz w:val="16"/>
                <w:szCs w:val="20"/>
              </w:rPr>
              <w:sym w:font="Wingdings" w:char="F0A5"/>
            </w:r>
            <w:r w:rsidRPr="00D5163E">
              <w:rPr>
                <w:rFonts w:asciiTheme="majorHAnsi" w:hAnsiTheme="majorHAnsi"/>
                <w:b/>
                <w:sz w:val="16"/>
                <w:szCs w:val="20"/>
              </w:rPr>
              <w:sym w:font="Wingdings" w:char="F0A5"/>
            </w:r>
            <w:r w:rsidRPr="00D5163E">
              <w:rPr>
                <w:rFonts w:asciiTheme="majorHAnsi" w:hAnsiTheme="majorHAnsi"/>
                <w:b/>
                <w:sz w:val="16"/>
                <w:szCs w:val="20"/>
              </w:rPr>
              <w:sym w:font="Wingdings" w:char="F0A1"/>
            </w:r>
            <w:r w:rsidRPr="00D5163E">
              <w:rPr>
                <w:rFonts w:asciiTheme="majorHAnsi" w:hAnsiTheme="majorHAnsi"/>
                <w:b/>
                <w:sz w:val="16"/>
                <w:szCs w:val="20"/>
              </w:rPr>
              <w:sym w:font="Wingdings" w:char="F0A1"/>
            </w:r>
            <w:r w:rsidRPr="00D5163E">
              <w:rPr>
                <w:rFonts w:asciiTheme="majorHAnsi" w:hAnsiTheme="majorHAnsi"/>
                <w:b/>
                <w:sz w:val="16"/>
                <w:szCs w:val="20"/>
              </w:rPr>
              <w:sym w:font="Wingdings" w:char="F0A1"/>
            </w:r>
          </w:p>
        </w:tc>
        <w:tc>
          <w:tcPr>
            <w:tcW w:w="1944" w:type="dxa"/>
            <w:gridSpan w:val="3"/>
            <w:shd w:val="clear" w:color="auto" w:fill="auto"/>
            <w:vAlign w:val="center"/>
          </w:tcPr>
          <w:p w14:paraId="604563EC" w14:textId="77777777" w:rsidR="00712413" w:rsidRPr="00D5163E" w:rsidRDefault="00712413" w:rsidP="007E081C">
            <w:pPr>
              <w:tabs>
                <w:tab w:val="left" w:pos="7020"/>
              </w:tabs>
              <w:spacing w:before="20" w:after="20"/>
              <w:jc w:val="center"/>
              <w:rPr>
                <w:rFonts w:asciiTheme="majorHAnsi" w:hAnsiTheme="majorHAnsi"/>
                <w:b/>
                <w:smallCaps/>
                <w:sz w:val="18"/>
                <w:szCs w:val="20"/>
              </w:rPr>
            </w:pPr>
            <w:r w:rsidRPr="00D5163E">
              <w:rPr>
                <w:rFonts w:asciiTheme="majorHAnsi" w:hAnsiTheme="majorHAnsi"/>
                <w:b/>
                <w:smallCaps/>
                <w:sz w:val="18"/>
                <w:szCs w:val="20"/>
              </w:rPr>
              <w:t>Inadequate (1)</w:t>
            </w:r>
          </w:p>
          <w:p w14:paraId="61173910" w14:textId="77777777" w:rsidR="00712413" w:rsidRPr="00D5163E" w:rsidRDefault="00712413" w:rsidP="007E081C">
            <w:pPr>
              <w:tabs>
                <w:tab w:val="left" w:pos="7020"/>
              </w:tabs>
              <w:spacing w:before="20" w:after="20"/>
              <w:jc w:val="center"/>
              <w:rPr>
                <w:rFonts w:asciiTheme="majorHAnsi" w:hAnsiTheme="majorHAnsi"/>
                <w:b/>
                <w:smallCaps/>
                <w:sz w:val="18"/>
                <w:szCs w:val="20"/>
              </w:rPr>
            </w:pPr>
            <w:r w:rsidRPr="00D5163E">
              <w:rPr>
                <w:rFonts w:asciiTheme="majorHAnsi" w:hAnsiTheme="majorHAnsi"/>
                <w:b/>
                <w:sz w:val="16"/>
                <w:szCs w:val="20"/>
              </w:rPr>
              <w:sym w:font="Wingdings" w:char="F0A5"/>
            </w:r>
            <w:r w:rsidRPr="00D5163E">
              <w:rPr>
                <w:rFonts w:asciiTheme="majorHAnsi" w:hAnsiTheme="majorHAnsi"/>
                <w:b/>
                <w:sz w:val="16"/>
                <w:szCs w:val="20"/>
              </w:rPr>
              <w:sym w:font="Wingdings" w:char="F0A1"/>
            </w:r>
            <w:r w:rsidRPr="00D5163E">
              <w:rPr>
                <w:rFonts w:asciiTheme="majorHAnsi" w:hAnsiTheme="majorHAnsi"/>
                <w:b/>
                <w:sz w:val="16"/>
                <w:szCs w:val="20"/>
              </w:rPr>
              <w:sym w:font="Wingdings" w:char="F0A1"/>
            </w:r>
            <w:r w:rsidRPr="00D5163E">
              <w:rPr>
                <w:rFonts w:asciiTheme="majorHAnsi" w:hAnsiTheme="majorHAnsi"/>
                <w:b/>
                <w:sz w:val="16"/>
                <w:szCs w:val="20"/>
              </w:rPr>
              <w:sym w:font="Wingdings" w:char="F0A1"/>
            </w:r>
            <w:r w:rsidRPr="00D5163E">
              <w:rPr>
                <w:rFonts w:asciiTheme="majorHAnsi" w:hAnsiTheme="majorHAnsi"/>
                <w:b/>
                <w:sz w:val="16"/>
                <w:szCs w:val="20"/>
              </w:rPr>
              <w:sym w:font="Wingdings" w:char="F0A1"/>
            </w:r>
          </w:p>
        </w:tc>
      </w:tr>
      <w:tr w:rsidR="00712413" w:rsidRPr="00D5163E" w14:paraId="478F5797" w14:textId="77777777" w:rsidTr="00712413">
        <w:trPr>
          <w:trHeight w:val="773"/>
        </w:trPr>
        <w:tc>
          <w:tcPr>
            <w:tcW w:w="1594" w:type="dxa"/>
            <w:tcBorders>
              <w:bottom w:val="single" w:sz="4" w:space="0" w:color="000000" w:themeColor="text1"/>
            </w:tcBorders>
            <w:shd w:val="clear" w:color="auto" w:fill="auto"/>
          </w:tcPr>
          <w:p w14:paraId="1B998DFD" w14:textId="77777777" w:rsidR="00712413" w:rsidRPr="00D5163E" w:rsidRDefault="00712413" w:rsidP="002C2489">
            <w:pPr>
              <w:tabs>
                <w:tab w:val="left" w:pos="7020"/>
              </w:tabs>
              <w:spacing w:before="20" w:after="20"/>
              <w:rPr>
                <w:rFonts w:asciiTheme="majorHAnsi" w:hAnsiTheme="majorHAnsi"/>
                <w:color w:val="000000" w:themeColor="text1"/>
                <w:sz w:val="18"/>
                <w:szCs w:val="20"/>
                <w:lang w:val="en-GB"/>
              </w:rPr>
            </w:pPr>
            <w:r w:rsidRPr="00D5163E">
              <w:rPr>
                <w:rFonts w:asciiTheme="majorHAnsi" w:hAnsiTheme="majorHAnsi"/>
                <w:sz w:val="18"/>
                <w:szCs w:val="20"/>
              </w:rPr>
              <w:t xml:space="preserve">At least four criteria are rated Exemplary, and all criteria are rated High or Exemplary. </w:t>
            </w:r>
          </w:p>
        </w:tc>
        <w:tc>
          <w:tcPr>
            <w:tcW w:w="2389" w:type="dxa"/>
            <w:tcBorders>
              <w:bottom w:val="single" w:sz="4" w:space="0" w:color="000000" w:themeColor="text1"/>
            </w:tcBorders>
            <w:shd w:val="clear" w:color="auto" w:fill="auto"/>
          </w:tcPr>
          <w:p w14:paraId="6CE8D8DB" w14:textId="77777777" w:rsidR="00712413" w:rsidRPr="00D5163E" w:rsidRDefault="00712413" w:rsidP="007E081C">
            <w:pPr>
              <w:tabs>
                <w:tab w:val="left" w:pos="7020"/>
              </w:tabs>
              <w:spacing w:before="20" w:after="20"/>
              <w:rPr>
                <w:rFonts w:asciiTheme="majorHAnsi" w:hAnsiTheme="majorHAnsi"/>
                <w:color w:val="000000" w:themeColor="text1"/>
                <w:sz w:val="18"/>
                <w:szCs w:val="20"/>
                <w:lang w:val="en-GB"/>
              </w:rPr>
            </w:pPr>
            <w:r w:rsidRPr="00D5163E">
              <w:rPr>
                <w:rFonts w:asciiTheme="majorHAnsi" w:hAnsiTheme="majorHAnsi"/>
                <w:sz w:val="18"/>
                <w:szCs w:val="20"/>
              </w:rPr>
              <w:t xml:space="preserve">All criteria are rated Satisfactory or higher, and at least four criteria are rated High or Exemplary. </w:t>
            </w:r>
          </w:p>
        </w:tc>
        <w:tc>
          <w:tcPr>
            <w:tcW w:w="1944" w:type="dxa"/>
            <w:tcBorders>
              <w:bottom w:val="single" w:sz="4" w:space="0" w:color="000000" w:themeColor="text1"/>
            </w:tcBorders>
            <w:shd w:val="clear" w:color="auto" w:fill="auto"/>
          </w:tcPr>
          <w:p w14:paraId="3BD4415F" w14:textId="77777777" w:rsidR="00712413" w:rsidRPr="00D5163E" w:rsidRDefault="00712413" w:rsidP="007E081C">
            <w:pPr>
              <w:tabs>
                <w:tab w:val="left" w:pos="7020"/>
              </w:tabs>
              <w:spacing w:before="20" w:after="20"/>
              <w:rPr>
                <w:rFonts w:asciiTheme="majorHAnsi" w:hAnsiTheme="majorHAnsi"/>
                <w:color w:val="000000" w:themeColor="text1"/>
                <w:sz w:val="18"/>
                <w:szCs w:val="20"/>
                <w:lang w:val="en-GB"/>
              </w:rPr>
            </w:pPr>
            <w:r w:rsidRPr="00D5163E">
              <w:rPr>
                <w:rFonts w:asciiTheme="majorHAnsi" w:hAnsiTheme="majorHAnsi"/>
                <w:sz w:val="18"/>
                <w:szCs w:val="20"/>
              </w:rPr>
              <w:t xml:space="preserve">At least six criteria are rated Satisfactory or higher, and only one may be rated Needs Improvement. The SES criterion must be rated Satisfactory or above.  </w:t>
            </w:r>
          </w:p>
        </w:tc>
        <w:tc>
          <w:tcPr>
            <w:tcW w:w="1944" w:type="dxa"/>
            <w:tcBorders>
              <w:bottom w:val="single" w:sz="4" w:space="0" w:color="000000" w:themeColor="text1"/>
            </w:tcBorders>
            <w:shd w:val="clear" w:color="auto" w:fill="auto"/>
          </w:tcPr>
          <w:p w14:paraId="58DC9E12" w14:textId="77777777" w:rsidR="00712413" w:rsidRPr="00D5163E" w:rsidRDefault="00712413" w:rsidP="007E081C">
            <w:pPr>
              <w:tabs>
                <w:tab w:val="left" w:pos="7020"/>
              </w:tabs>
              <w:spacing w:before="20" w:after="20"/>
              <w:rPr>
                <w:rFonts w:asciiTheme="majorHAnsi" w:hAnsiTheme="majorHAnsi"/>
                <w:color w:val="000000" w:themeColor="text1"/>
                <w:sz w:val="18"/>
                <w:szCs w:val="20"/>
                <w:lang w:val="en-GB"/>
              </w:rPr>
            </w:pPr>
            <w:r w:rsidRPr="00D5163E">
              <w:rPr>
                <w:rFonts w:asciiTheme="majorHAnsi" w:hAnsiTheme="majorHAnsi"/>
                <w:sz w:val="18"/>
                <w:szCs w:val="20"/>
              </w:rPr>
              <w:t>At least three criteria are rated Satisfactory or higher, and only four criteria may be rated Needs Improvement.</w:t>
            </w:r>
          </w:p>
        </w:tc>
        <w:tc>
          <w:tcPr>
            <w:tcW w:w="1944" w:type="dxa"/>
            <w:gridSpan w:val="3"/>
            <w:tcBorders>
              <w:bottom w:val="single" w:sz="4" w:space="0" w:color="000000" w:themeColor="text1"/>
            </w:tcBorders>
            <w:shd w:val="clear" w:color="auto" w:fill="auto"/>
          </w:tcPr>
          <w:p w14:paraId="22A8FA19" w14:textId="77777777" w:rsidR="00712413" w:rsidRPr="00D5163E" w:rsidRDefault="00712413" w:rsidP="007E081C">
            <w:pPr>
              <w:tabs>
                <w:tab w:val="left" w:pos="7020"/>
              </w:tabs>
              <w:spacing w:before="20" w:after="20"/>
              <w:rPr>
                <w:rFonts w:asciiTheme="majorHAnsi" w:hAnsiTheme="majorHAnsi"/>
                <w:color w:val="000000" w:themeColor="text1"/>
                <w:sz w:val="18"/>
                <w:szCs w:val="20"/>
                <w:lang w:val="en-GB"/>
              </w:rPr>
            </w:pPr>
            <w:r w:rsidRPr="00D5163E">
              <w:rPr>
                <w:rFonts w:asciiTheme="majorHAnsi" w:hAnsiTheme="majorHAnsi"/>
                <w:sz w:val="18"/>
                <w:szCs w:val="20"/>
              </w:rPr>
              <w:t xml:space="preserve">One or more criteria are rated Inadequate, or five or more criteria are rated Needs Improvement. </w:t>
            </w:r>
          </w:p>
        </w:tc>
      </w:tr>
      <w:tr w:rsidR="00712413" w:rsidRPr="00D5163E" w14:paraId="267D0462" w14:textId="77777777" w:rsidTr="00712413">
        <w:trPr>
          <w:trHeight w:val="387"/>
        </w:trPr>
        <w:tc>
          <w:tcPr>
            <w:tcW w:w="9815" w:type="dxa"/>
            <w:gridSpan w:val="7"/>
            <w:tcBorders>
              <w:bottom w:val="single" w:sz="4" w:space="0" w:color="000000" w:themeColor="text1"/>
            </w:tcBorders>
            <w:shd w:val="clear" w:color="auto" w:fill="D6E3BC" w:themeFill="accent3" w:themeFillTint="66"/>
            <w:vAlign w:val="center"/>
          </w:tcPr>
          <w:p w14:paraId="612012C5" w14:textId="77777777" w:rsidR="00712413" w:rsidRPr="00D5163E" w:rsidRDefault="00712413" w:rsidP="002C2489">
            <w:pPr>
              <w:spacing w:before="20" w:after="20"/>
              <w:rPr>
                <w:rFonts w:asciiTheme="majorHAnsi" w:hAnsiTheme="majorHAnsi"/>
                <w:color w:val="0000FF"/>
                <w:sz w:val="16"/>
                <w:szCs w:val="20"/>
              </w:rPr>
            </w:pPr>
            <w:r w:rsidRPr="00D5163E">
              <w:rPr>
                <w:rFonts w:asciiTheme="majorHAnsi" w:hAnsiTheme="majorHAnsi"/>
                <w:b/>
                <w:szCs w:val="20"/>
              </w:rPr>
              <w:t>DECISION</w:t>
            </w:r>
          </w:p>
        </w:tc>
      </w:tr>
      <w:tr w:rsidR="00712413" w:rsidRPr="00D5163E" w14:paraId="41669171" w14:textId="77777777" w:rsidTr="00712413">
        <w:trPr>
          <w:trHeight w:val="386"/>
        </w:trPr>
        <w:tc>
          <w:tcPr>
            <w:tcW w:w="9815" w:type="dxa"/>
            <w:gridSpan w:val="7"/>
            <w:tcBorders>
              <w:bottom w:val="single" w:sz="4" w:space="0" w:color="000000" w:themeColor="text1"/>
            </w:tcBorders>
            <w:shd w:val="clear" w:color="auto" w:fill="auto"/>
          </w:tcPr>
          <w:p w14:paraId="251DDDE6" w14:textId="77777777" w:rsidR="00712413" w:rsidRPr="00D5163E" w:rsidRDefault="00712413" w:rsidP="00DD7CE7">
            <w:pPr>
              <w:pStyle w:val="ListParagraph"/>
              <w:numPr>
                <w:ilvl w:val="0"/>
                <w:numId w:val="68"/>
              </w:numPr>
              <w:spacing w:before="20" w:after="20"/>
              <w:ind w:left="180" w:hanging="180"/>
              <w:rPr>
                <w:rFonts w:asciiTheme="majorHAnsi" w:hAnsiTheme="majorHAnsi"/>
                <w:color w:val="000000" w:themeColor="text1"/>
                <w:sz w:val="18"/>
                <w:szCs w:val="20"/>
              </w:rPr>
            </w:pPr>
            <w:r w:rsidRPr="00D5163E">
              <w:rPr>
                <w:rFonts w:asciiTheme="majorHAnsi" w:hAnsiTheme="majorHAnsi"/>
                <w:b/>
                <w:color w:val="000000" w:themeColor="text1"/>
                <w:sz w:val="18"/>
                <w:szCs w:val="20"/>
              </w:rPr>
              <w:t>APPROVE</w:t>
            </w:r>
            <w:r w:rsidRPr="00D5163E">
              <w:rPr>
                <w:rFonts w:asciiTheme="majorHAnsi" w:hAnsiTheme="majorHAnsi"/>
                <w:color w:val="000000" w:themeColor="text1"/>
                <w:sz w:val="18"/>
                <w:szCs w:val="20"/>
              </w:rPr>
              <w:t xml:space="preserve"> – the project is of sufficient quality to continue as planned</w:t>
            </w:r>
            <w:r w:rsidRPr="00D5163E">
              <w:rPr>
                <w:rFonts w:asciiTheme="majorHAnsi" w:hAnsiTheme="majorHAnsi"/>
                <w:b/>
                <w:color w:val="000000" w:themeColor="text1"/>
                <w:sz w:val="18"/>
                <w:szCs w:val="20"/>
              </w:rPr>
              <w:t xml:space="preserve">. </w:t>
            </w:r>
            <w:r w:rsidRPr="00D5163E">
              <w:rPr>
                <w:rFonts w:asciiTheme="majorHAnsi" w:hAnsiTheme="majorHAnsi"/>
                <w:color w:val="000000" w:themeColor="text1"/>
                <w:sz w:val="18"/>
                <w:szCs w:val="20"/>
              </w:rPr>
              <w:t>Any management actions must be addressed in a timely manner.</w:t>
            </w:r>
          </w:p>
          <w:p w14:paraId="05D6802C" w14:textId="77777777" w:rsidR="00712413" w:rsidRPr="00D5163E" w:rsidRDefault="00712413" w:rsidP="00DD7CE7">
            <w:pPr>
              <w:pStyle w:val="ListParagraph"/>
              <w:numPr>
                <w:ilvl w:val="0"/>
                <w:numId w:val="68"/>
              </w:numPr>
              <w:spacing w:before="20" w:after="20"/>
              <w:ind w:left="180" w:hanging="180"/>
              <w:rPr>
                <w:rFonts w:asciiTheme="majorHAnsi" w:hAnsiTheme="majorHAnsi"/>
                <w:b/>
                <w:color w:val="000000" w:themeColor="text1"/>
                <w:sz w:val="18"/>
                <w:szCs w:val="20"/>
              </w:rPr>
            </w:pPr>
            <w:r w:rsidRPr="00D5163E">
              <w:rPr>
                <w:rFonts w:asciiTheme="majorHAnsi" w:hAnsiTheme="majorHAnsi"/>
                <w:b/>
                <w:color w:val="000000" w:themeColor="text1"/>
                <w:sz w:val="18"/>
                <w:szCs w:val="20"/>
              </w:rPr>
              <w:t>APPROVE WITH QUALIFICATIONS</w:t>
            </w:r>
            <w:r w:rsidRPr="00D5163E">
              <w:rPr>
                <w:rFonts w:asciiTheme="majorHAnsi" w:hAnsiTheme="majorHAnsi"/>
                <w:color w:val="000000" w:themeColor="text1"/>
                <w:sz w:val="18"/>
                <w:szCs w:val="20"/>
              </w:rPr>
              <w:t xml:space="preserve"> – the project has issues that must be addressed before the project document can be approved.  Any management actions must be addressed in a timely manner. </w:t>
            </w:r>
          </w:p>
          <w:p w14:paraId="10FFD3A1" w14:textId="77777777" w:rsidR="00712413" w:rsidRPr="00D5163E" w:rsidRDefault="00712413" w:rsidP="00DD7CE7">
            <w:pPr>
              <w:pStyle w:val="ListParagraph"/>
              <w:numPr>
                <w:ilvl w:val="0"/>
                <w:numId w:val="68"/>
              </w:numPr>
              <w:spacing w:before="20" w:after="20"/>
              <w:ind w:left="180" w:hanging="180"/>
              <w:rPr>
                <w:rFonts w:asciiTheme="majorHAnsi" w:hAnsiTheme="majorHAnsi"/>
                <w:color w:val="000000" w:themeColor="text1"/>
                <w:sz w:val="16"/>
                <w:szCs w:val="20"/>
              </w:rPr>
            </w:pPr>
            <w:r w:rsidRPr="00D5163E">
              <w:rPr>
                <w:rFonts w:asciiTheme="majorHAnsi" w:hAnsiTheme="majorHAnsi"/>
                <w:b/>
                <w:color w:val="000000" w:themeColor="text1"/>
                <w:sz w:val="18"/>
                <w:szCs w:val="20"/>
              </w:rPr>
              <w:t xml:space="preserve">DISAPPROVE </w:t>
            </w:r>
            <w:r w:rsidRPr="00D5163E">
              <w:rPr>
                <w:rFonts w:asciiTheme="majorHAnsi" w:hAnsiTheme="majorHAnsi"/>
                <w:color w:val="000000" w:themeColor="text1"/>
                <w:sz w:val="18"/>
                <w:szCs w:val="20"/>
              </w:rPr>
              <w:t xml:space="preserve">– the project has significant issues that should prevent the project from being </w:t>
            </w:r>
            <w:r w:rsidRPr="00D5163E">
              <w:rPr>
                <w:rFonts w:asciiTheme="majorHAnsi" w:hAnsiTheme="majorHAnsi"/>
                <w:color w:val="000000" w:themeColor="text1"/>
                <w:sz w:val="18"/>
                <w:szCs w:val="18"/>
              </w:rPr>
              <w:t>approved as drafted.</w:t>
            </w:r>
          </w:p>
        </w:tc>
      </w:tr>
      <w:tr w:rsidR="00712413" w:rsidRPr="00D5163E" w14:paraId="23E08B02" w14:textId="77777777" w:rsidTr="00712413">
        <w:trPr>
          <w:trHeight w:val="458"/>
        </w:trPr>
        <w:tc>
          <w:tcPr>
            <w:tcW w:w="9815" w:type="dxa"/>
            <w:gridSpan w:val="7"/>
            <w:tcBorders>
              <w:bottom w:val="single" w:sz="4" w:space="0" w:color="000000" w:themeColor="text1"/>
            </w:tcBorders>
            <w:shd w:val="clear" w:color="auto" w:fill="F2F2F2" w:themeFill="background1" w:themeFillShade="F2"/>
            <w:vAlign w:val="center"/>
          </w:tcPr>
          <w:p w14:paraId="16E6809B" w14:textId="77777777" w:rsidR="00712413" w:rsidRPr="00D5163E" w:rsidRDefault="00712413" w:rsidP="002C2489">
            <w:pPr>
              <w:spacing w:before="20" w:after="20"/>
              <w:jc w:val="center"/>
              <w:rPr>
                <w:rFonts w:asciiTheme="majorHAnsi" w:hAnsiTheme="majorHAnsi"/>
                <w:color w:val="0000FF"/>
                <w:sz w:val="28"/>
                <w:szCs w:val="20"/>
              </w:rPr>
            </w:pPr>
            <w:r w:rsidRPr="00D5163E">
              <w:rPr>
                <w:rFonts w:asciiTheme="majorHAnsi" w:hAnsiTheme="majorHAnsi"/>
                <w:b/>
                <w:sz w:val="28"/>
                <w:szCs w:val="20"/>
              </w:rPr>
              <w:t>RATING CRITERIA</w:t>
            </w:r>
          </w:p>
        </w:tc>
      </w:tr>
      <w:tr w:rsidR="00712413" w:rsidRPr="00D5163E" w14:paraId="0754760D" w14:textId="77777777" w:rsidTr="00712413">
        <w:trPr>
          <w:trHeight w:val="464"/>
        </w:trPr>
        <w:tc>
          <w:tcPr>
            <w:tcW w:w="9815" w:type="dxa"/>
            <w:gridSpan w:val="7"/>
            <w:shd w:val="clear" w:color="auto" w:fill="C2D69B" w:themeFill="accent3" w:themeFillTint="99"/>
            <w:vAlign w:val="center"/>
          </w:tcPr>
          <w:p w14:paraId="78419740" w14:textId="77777777" w:rsidR="00712413" w:rsidRPr="00D5163E" w:rsidRDefault="00712413" w:rsidP="002C2489">
            <w:pPr>
              <w:pStyle w:val="ListParagraph"/>
              <w:spacing w:before="20" w:after="20"/>
              <w:ind w:left="158"/>
              <w:rPr>
                <w:rFonts w:asciiTheme="majorHAnsi" w:hAnsiTheme="majorHAnsi"/>
                <w:sz w:val="18"/>
                <w:szCs w:val="20"/>
              </w:rPr>
            </w:pPr>
            <w:r w:rsidRPr="00D5163E">
              <w:rPr>
                <w:rFonts w:asciiTheme="majorHAnsi" w:hAnsiTheme="majorHAnsi"/>
                <w:b/>
                <w:smallCaps/>
                <w:sz w:val="28"/>
                <w:szCs w:val="20"/>
              </w:rPr>
              <w:t>Strategic</w:t>
            </w:r>
          </w:p>
        </w:tc>
      </w:tr>
      <w:tr w:rsidR="00712413" w:rsidRPr="00D5163E" w14:paraId="5DF18099" w14:textId="77777777" w:rsidTr="00712413">
        <w:trPr>
          <w:trHeight w:val="199"/>
        </w:trPr>
        <w:tc>
          <w:tcPr>
            <w:tcW w:w="8802" w:type="dxa"/>
            <w:gridSpan w:val="5"/>
            <w:vMerge w:val="restart"/>
            <w:shd w:val="clear" w:color="auto" w:fill="auto"/>
          </w:tcPr>
          <w:p w14:paraId="4E4197AE" w14:textId="77777777" w:rsidR="00712413" w:rsidRPr="00D5163E" w:rsidRDefault="00712413" w:rsidP="00DD7CE7">
            <w:pPr>
              <w:pStyle w:val="ListParagraph"/>
              <w:numPr>
                <w:ilvl w:val="0"/>
                <w:numId w:val="76"/>
              </w:numPr>
              <w:spacing w:before="120" w:after="20"/>
              <w:ind w:left="270" w:hanging="270"/>
              <w:rPr>
                <w:rFonts w:asciiTheme="majorHAnsi" w:hAnsiTheme="majorHAnsi"/>
                <w:b/>
                <w:sz w:val="18"/>
                <w:szCs w:val="18"/>
              </w:rPr>
            </w:pPr>
            <w:r w:rsidRPr="00D5163E">
              <w:rPr>
                <w:rFonts w:asciiTheme="majorHAnsi" w:hAnsiTheme="majorHAnsi"/>
                <w:b/>
                <w:sz w:val="18"/>
                <w:szCs w:val="18"/>
              </w:rPr>
              <w:t>Does the project’s Theory of Change specify how it will contribute to higher level change? (Select the option from 1-3 that best reflects the project):</w:t>
            </w:r>
          </w:p>
          <w:p w14:paraId="4564C893" w14:textId="77777777" w:rsidR="00712413" w:rsidRPr="00D5163E" w:rsidRDefault="00712413" w:rsidP="00DD7CE7">
            <w:pPr>
              <w:pStyle w:val="ListParagraph"/>
              <w:numPr>
                <w:ilvl w:val="0"/>
                <w:numId w:val="69"/>
              </w:numPr>
              <w:spacing w:before="20" w:after="20"/>
              <w:ind w:left="607" w:hanging="247"/>
              <w:rPr>
                <w:rFonts w:asciiTheme="majorHAnsi" w:hAnsiTheme="majorHAnsi"/>
                <w:sz w:val="18"/>
                <w:szCs w:val="18"/>
              </w:rPr>
            </w:pPr>
            <w:r w:rsidRPr="00D5163E">
              <w:rPr>
                <w:rFonts w:asciiTheme="majorHAnsi" w:hAnsiTheme="majorHAnsi"/>
                <w:b/>
                <w:sz w:val="18"/>
                <w:szCs w:val="18"/>
                <w:u w:val="single"/>
              </w:rPr>
              <w:t>3:</w:t>
            </w:r>
            <w:r w:rsidRPr="00D5163E">
              <w:rPr>
                <w:rFonts w:asciiTheme="majorHAnsi" w:hAnsiTheme="majorHAnsi"/>
                <w:sz w:val="18"/>
                <w:szCs w:val="18"/>
              </w:rPr>
              <w:t xml:space="preserve"> The project has a theory of change with explicit assumptions and clear change pathway describing how the project will contribute to outcome level change as specified in the programme/CPD, backed by credible evidence of what works effectively in this context. The project document clearly describes why the project’s strategy is the best approach at this point in time.</w:t>
            </w:r>
          </w:p>
          <w:p w14:paraId="466F8B7D" w14:textId="77777777" w:rsidR="00712413" w:rsidRPr="00D5163E" w:rsidRDefault="00712413" w:rsidP="00DD7CE7">
            <w:pPr>
              <w:pStyle w:val="ListParagraph"/>
              <w:numPr>
                <w:ilvl w:val="0"/>
                <w:numId w:val="69"/>
              </w:numPr>
              <w:spacing w:before="20" w:after="20"/>
              <w:ind w:left="607" w:hanging="247"/>
              <w:rPr>
                <w:rFonts w:asciiTheme="majorHAnsi" w:hAnsiTheme="majorHAnsi"/>
                <w:sz w:val="18"/>
                <w:szCs w:val="18"/>
              </w:rPr>
            </w:pPr>
            <w:r w:rsidRPr="00D5163E">
              <w:rPr>
                <w:rFonts w:asciiTheme="majorHAnsi" w:hAnsiTheme="majorHAnsi"/>
                <w:b/>
                <w:sz w:val="18"/>
                <w:szCs w:val="18"/>
                <w:u w:val="single"/>
              </w:rPr>
              <w:t>2:</w:t>
            </w:r>
            <w:r w:rsidRPr="00D5163E">
              <w:rPr>
                <w:rFonts w:asciiTheme="majorHAnsi" w:hAnsiTheme="majorHAnsi"/>
                <w:sz w:val="18"/>
                <w:szCs w:val="18"/>
              </w:rPr>
              <w:t xml:space="preserve"> The project has a theory of change. It has an explicit change pathway that explains how the project intends to contribute to outcome-level change and why the project strategy is the best approach at this point in time, but is backed by limited evidence. </w:t>
            </w:r>
          </w:p>
          <w:p w14:paraId="40471D51" w14:textId="77777777" w:rsidR="00712413" w:rsidRPr="00D5163E" w:rsidRDefault="00712413" w:rsidP="00DD7CE7">
            <w:pPr>
              <w:pStyle w:val="ListParagraph"/>
              <w:numPr>
                <w:ilvl w:val="0"/>
                <w:numId w:val="69"/>
              </w:numPr>
              <w:spacing w:before="20" w:after="20"/>
              <w:ind w:left="607" w:hanging="247"/>
              <w:rPr>
                <w:rFonts w:asciiTheme="majorHAnsi" w:hAnsiTheme="majorHAnsi"/>
                <w:sz w:val="18"/>
                <w:szCs w:val="18"/>
              </w:rPr>
            </w:pPr>
            <w:r w:rsidRPr="00D5163E">
              <w:rPr>
                <w:rFonts w:asciiTheme="majorHAnsi" w:hAnsiTheme="majorHAnsi"/>
                <w:b/>
                <w:sz w:val="18"/>
                <w:szCs w:val="18"/>
                <w:u w:val="single"/>
              </w:rPr>
              <w:t>1:</w:t>
            </w:r>
            <w:r w:rsidRPr="00D5163E">
              <w:rPr>
                <w:rFonts w:asciiTheme="majorHAnsi" w:hAnsiTheme="majorHAnsi"/>
                <w:sz w:val="18"/>
                <w:szCs w:val="18"/>
              </w:rPr>
              <w:t xml:space="preserve"> The project does not have a theory of change, but the project document may describe in generic terms how the project will contribute to development results, without specifying the key assumptions. It does not make an explicit link to the programme/CPD’s theory of change. </w:t>
            </w:r>
          </w:p>
          <w:p w14:paraId="033C7D47" w14:textId="77777777" w:rsidR="00712413" w:rsidRPr="00D5163E" w:rsidRDefault="00712413" w:rsidP="007E081C">
            <w:pPr>
              <w:spacing w:before="120" w:after="20"/>
              <w:rPr>
                <w:rFonts w:asciiTheme="majorHAnsi" w:hAnsiTheme="majorHAnsi"/>
                <w:sz w:val="16"/>
                <w:szCs w:val="16"/>
              </w:rPr>
            </w:pPr>
            <w:r w:rsidRPr="00D5163E">
              <w:rPr>
                <w:rFonts w:asciiTheme="majorHAnsi" w:hAnsiTheme="majorHAnsi"/>
                <w:sz w:val="16"/>
                <w:szCs w:val="16"/>
              </w:rPr>
              <w:t>*Note:</w:t>
            </w:r>
            <w:r w:rsidRPr="00D5163E">
              <w:rPr>
                <w:rFonts w:asciiTheme="majorHAnsi" w:hAnsiTheme="majorHAnsi"/>
                <w:sz w:val="18"/>
                <w:szCs w:val="18"/>
              </w:rPr>
              <w:t xml:space="preserve"> </w:t>
            </w:r>
            <w:r w:rsidRPr="00D5163E">
              <w:rPr>
                <w:rFonts w:asciiTheme="majorHAnsi" w:hAnsiTheme="majorHAnsi"/>
                <w:sz w:val="16"/>
                <w:szCs w:val="16"/>
              </w:rPr>
              <w:t xml:space="preserve"> Management Action or strong management justification must be given for a score of 1</w:t>
            </w:r>
          </w:p>
          <w:p w14:paraId="429EBFE5" w14:textId="77777777" w:rsidR="00712413" w:rsidRPr="00D5163E" w:rsidRDefault="00712413" w:rsidP="007E081C">
            <w:pPr>
              <w:spacing w:before="120" w:after="20"/>
              <w:rPr>
                <w:rFonts w:asciiTheme="majorHAnsi" w:hAnsiTheme="majorHAnsi" w:cstheme="minorHAnsi"/>
                <w:sz w:val="22"/>
                <w:szCs w:val="22"/>
              </w:rPr>
            </w:pPr>
          </w:p>
          <w:p w14:paraId="5F348963" w14:textId="77777777" w:rsidR="00712413" w:rsidRPr="00D5163E" w:rsidRDefault="00712413" w:rsidP="007E081C">
            <w:pPr>
              <w:contextualSpacing/>
              <w:rPr>
                <w:rFonts w:asciiTheme="majorHAnsi" w:hAnsiTheme="majorHAnsi" w:cstheme="minorHAnsi"/>
                <w:lang w:eastAsia="en-GB"/>
              </w:rPr>
            </w:pPr>
            <w:r w:rsidRPr="00D5163E">
              <w:rPr>
                <w:rFonts w:asciiTheme="majorHAnsi" w:hAnsiTheme="majorHAnsi" w:cstheme="minorHAnsi"/>
                <w:color w:val="000000"/>
              </w:rPr>
              <w:t xml:space="preserve">Option 3. The project has a </w:t>
            </w:r>
            <w:r w:rsidRPr="00D5163E">
              <w:rPr>
                <w:rFonts w:asciiTheme="majorHAnsi" w:hAnsiTheme="majorHAnsi" w:cstheme="minorHAnsi"/>
                <w:color w:val="000000"/>
                <w:lang w:val="x-none"/>
              </w:rPr>
              <w:t xml:space="preserve">theory of change </w:t>
            </w:r>
            <w:r w:rsidRPr="00D5163E">
              <w:rPr>
                <w:rFonts w:asciiTheme="majorHAnsi" w:hAnsiTheme="majorHAnsi" w:cstheme="minorHAnsi"/>
                <w:color w:val="000000"/>
              </w:rPr>
              <w:t xml:space="preserve">that considers critical factors for </w:t>
            </w:r>
            <w:r w:rsidRPr="00D5163E">
              <w:rPr>
                <w:rFonts w:asciiTheme="majorHAnsi" w:hAnsiTheme="majorHAnsi" w:cstheme="minorHAnsi"/>
                <w:color w:val="000000"/>
                <w:lang w:val="x-none"/>
              </w:rPr>
              <w:t xml:space="preserve">achieving </w:t>
            </w:r>
            <w:r w:rsidRPr="00D5163E">
              <w:rPr>
                <w:rFonts w:asciiTheme="majorHAnsi" w:hAnsiTheme="majorHAnsi" w:cstheme="minorHAnsi"/>
                <w:color w:val="000000"/>
              </w:rPr>
              <w:t xml:space="preserve">an increased market penetration of energy efficient lighting systems, thus contributing to the UNPDF/CPD Outcome 3: </w:t>
            </w:r>
            <w:r w:rsidRPr="00D5163E">
              <w:rPr>
                <w:rFonts w:asciiTheme="majorHAnsi" w:hAnsiTheme="majorHAnsi" w:cstheme="minorHAnsi"/>
                <w:lang w:eastAsia="en-GB"/>
              </w:rPr>
              <w:t xml:space="preserve">By 2020, Indonesia is sustainably managing its natural resources, on land and at sea, with an increased resilience to the effects of climate change, disasters and other shocks (Project Document’s Strategy chapter). </w:t>
            </w:r>
          </w:p>
          <w:p w14:paraId="7D877999" w14:textId="77777777" w:rsidR="00712413" w:rsidRPr="00D5163E" w:rsidRDefault="00712413" w:rsidP="007E081C">
            <w:pPr>
              <w:spacing w:before="120" w:after="20"/>
              <w:rPr>
                <w:rFonts w:asciiTheme="majorHAnsi" w:hAnsiTheme="majorHAnsi"/>
                <w:sz w:val="16"/>
                <w:szCs w:val="16"/>
              </w:rPr>
            </w:pPr>
          </w:p>
        </w:tc>
        <w:tc>
          <w:tcPr>
            <w:tcW w:w="496" w:type="dxa"/>
            <w:shd w:val="clear" w:color="auto" w:fill="auto"/>
          </w:tcPr>
          <w:p w14:paraId="5150CC3B" w14:textId="77777777" w:rsidR="00712413" w:rsidRPr="00D5163E" w:rsidRDefault="00712413" w:rsidP="007E081C">
            <w:pPr>
              <w:spacing w:before="20" w:after="20"/>
              <w:jc w:val="center"/>
              <w:rPr>
                <w:rFonts w:asciiTheme="majorHAnsi" w:hAnsiTheme="majorHAnsi"/>
                <w:sz w:val="18"/>
                <w:szCs w:val="18"/>
                <w:u w:val="single"/>
              </w:rPr>
            </w:pPr>
            <w:r w:rsidRPr="00D5163E">
              <w:rPr>
                <w:rFonts w:asciiTheme="majorHAnsi" w:hAnsiTheme="majorHAnsi"/>
                <w:sz w:val="18"/>
                <w:szCs w:val="18"/>
                <w:u w:val="single"/>
              </w:rPr>
              <w:t>3</w:t>
            </w:r>
          </w:p>
        </w:tc>
        <w:tc>
          <w:tcPr>
            <w:tcW w:w="517" w:type="dxa"/>
            <w:shd w:val="clear" w:color="auto" w:fill="auto"/>
          </w:tcPr>
          <w:p w14:paraId="23B7D19F" w14:textId="77777777" w:rsidR="00712413" w:rsidRPr="00D5163E" w:rsidRDefault="00712413" w:rsidP="007E081C">
            <w:pPr>
              <w:spacing w:before="20" w:after="20"/>
              <w:jc w:val="center"/>
              <w:rPr>
                <w:rFonts w:asciiTheme="majorHAnsi" w:hAnsiTheme="majorHAnsi"/>
                <w:sz w:val="18"/>
                <w:szCs w:val="18"/>
              </w:rPr>
            </w:pPr>
            <w:r w:rsidRPr="00D5163E">
              <w:rPr>
                <w:rFonts w:asciiTheme="majorHAnsi" w:hAnsiTheme="majorHAnsi"/>
                <w:sz w:val="18"/>
                <w:szCs w:val="18"/>
              </w:rPr>
              <w:t>2</w:t>
            </w:r>
          </w:p>
        </w:tc>
      </w:tr>
      <w:tr w:rsidR="00712413" w:rsidRPr="00D5163E" w14:paraId="192ADA40" w14:textId="77777777" w:rsidTr="00712413">
        <w:trPr>
          <w:trHeight w:val="266"/>
        </w:trPr>
        <w:tc>
          <w:tcPr>
            <w:tcW w:w="8802" w:type="dxa"/>
            <w:gridSpan w:val="5"/>
            <w:vMerge/>
            <w:shd w:val="clear" w:color="auto" w:fill="auto"/>
          </w:tcPr>
          <w:p w14:paraId="14DF647F" w14:textId="77777777" w:rsidR="00712413" w:rsidRPr="00D5163E" w:rsidRDefault="00712413" w:rsidP="007E081C">
            <w:pPr>
              <w:spacing w:before="20" w:after="20"/>
              <w:rPr>
                <w:rFonts w:asciiTheme="majorHAnsi" w:hAnsiTheme="majorHAnsi"/>
                <w:sz w:val="18"/>
                <w:szCs w:val="18"/>
              </w:rPr>
            </w:pPr>
          </w:p>
        </w:tc>
        <w:tc>
          <w:tcPr>
            <w:tcW w:w="1013" w:type="dxa"/>
            <w:gridSpan w:val="2"/>
            <w:tcBorders>
              <w:bottom w:val="single" w:sz="4" w:space="0" w:color="000000" w:themeColor="text1"/>
            </w:tcBorders>
            <w:shd w:val="clear" w:color="auto" w:fill="auto"/>
          </w:tcPr>
          <w:p w14:paraId="591F19BA" w14:textId="77777777" w:rsidR="00712413" w:rsidRPr="00D5163E" w:rsidRDefault="00712413" w:rsidP="007E081C">
            <w:pPr>
              <w:spacing w:before="20" w:after="20"/>
              <w:jc w:val="center"/>
              <w:rPr>
                <w:rFonts w:asciiTheme="majorHAnsi" w:hAnsiTheme="majorHAnsi"/>
                <w:sz w:val="18"/>
                <w:szCs w:val="18"/>
              </w:rPr>
            </w:pPr>
            <w:r w:rsidRPr="00D5163E">
              <w:rPr>
                <w:rFonts w:asciiTheme="majorHAnsi" w:hAnsiTheme="majorHAnsi"/>
                <w:sz w:val="18"/>
                <w:szCs w:val="18"/>
              </w:rPr>
              <w:t>1</w:t>
            </w:r>
          </w:p>
        </w:tc>
      </w:tr>
      <w:tr w:rsidR="00712413" w:rsidRPr="00D5163E" w14:paraId="5AE9CBB0" w14:textId="77777777" w:rsidTr="00712413">
        <w:trPr>
          <w:trHeight w:val="981"/>
        </w:trPr>
        <w:tc>
          <w:tcPr>
            <w:tcW w:w="8802" w:type="dxa"/>
            <w:gridSpan w:val="5"/>
            <w:vMerge/>
            <w:tcBorders>
              <w:bottom w:val="single" w:sz="4" w:space="0" w:color="000000" w:themeColor="text1"/>
            </w:tcBorders>
            <w:shd w:val="clear" w:color="auto" w:fill="auto"/>
          </w:tcPr>
          <w:p w14:paraId="1C038F63" w14:textId="77777777" w:rsidR="00712413" w:rsidRPr="00D5163E" w:rsidRDefault="00712413" w:rsidP="007E081C">
            <w:pPr>
              <w:spacing w:before="20" w:after="20"/>
              <w:rPr>
                <w:rFonts w:asciiTheme="majorHAnsi" w:hAnsiTheme="majorHAnsi"/>
                <w:sz w:val="18"/>
                <w:szCs w:val="18"/>
              </w:rPr>
            </w:pPr>
          </w:p>
        </w:tc>
        <w:tc>
          <w:tcPr>
            <w:tcW w:w="1013" w:type="dxa"/>
            <w:gridSpan w:val="2"/>
            <w:tcBorders>
              <w:bottom w:val="single" w:sz="4" w:space="0" w:color="000000" w:themeColor="text1"/>
            </w:tcBorders>
            <w:shd w:val="clear" w:color="auto" w:fill="auto"/>
          </w:tcPr>
          <w:p w14:paraId="4FA07D0A" w14:textId="77777777" w:rsidR="00712413" w:rsidRPr="00D5163E" w:rsidRDefault="00712413" w:rsidP="007E081C">
            <w:pPr>
              <w:spacing w:before="20" w:after="20"/>
              <w:jc w:val="center"/>
              <w:rPr>
                <w:rFonts w:asciiTheme="majorHAnsi" w:hAnsiTheme="majorHAnsi"/>
                <w:b/>
                <w:sz w:val="18"/>
                <w:szCs w:val="18"/>
              </w:rPr>
            </w:pPr>
            <w:r w:rsidRPr="00D5163E">
              <w:rPr>
                <w:rFonts w:asciiTheme="majorHAnsi" w:hAnsiTheme="majorHAnsi"/>
                <w:b/>
                <w:sz w:val="18"/>
                <w:szCs w:val="18"/>
              </w:rPr>
              <w:t>Evidence</w:t>
            </w:r>
          </w:p>
        </w:tc>
      </w:tr>
      <w:tr w:rsidR="00712413" w:rsidRPr="00D5163E" w14:paraId="04D8036D" w14:textId="77777777" w:rsidTr="00712413">
        <w:trPr>
          <w:trHeight w:val="270"/>
        </w:trPr>
        <w:tc>
          <w:tcPr>
            <w:tcW w:w="8802" w:type="dxa"/>
            <w:gridSpan w:val="5"/>
            <w:vMerge w:val="restart"/>
            <w:shd w:val="clear" w:color="auto" w:fill="auto"/>
          </w:tcPr>
          <w:p w14:paraId="5637FDB9" w14:textId="77777777" w:rsidR="00712413" w:rsidRPr="00D5163E" w:rsidRDefault="00712413" w:rsidP="00DD7CE7">
            <w:pPr>
              <w:pStyle w:val="ListParagraph"/>
              <w:numPr>
                <w:ilvl w:val="0"/>
                <w:numId w:val="76"/>
              </w:numPr>
              <w:tabs>
                <w:tab w:val="left" w:pos="5715"/>
              </w:tabs>
              <w:spacing w:before="120" w:after="20"/>
              <w:ind w:left="245" w:hanging="274"/>
              <w:rPr>
                <w:rFonts w:asciiTheme="majorHAnsi" w:hAnsiTheme="majorHAnsi"/>
                <w:b/>
                <w:sz w:val="18"/>
                <w:szCs w:val="18"/>
              </w:rPr>
            </w:pPr>
            <w:r w:rsidRPr="00D5163E">
              <w:rPr>
                <w:rFonts w:asciiTheme="majorHAnsi" w:hAnsiTheme="majorHAnsi"/>
                <w:b/>
                <w:sz w:val="18"/>
                <w:szCs w:val="18"/>
              </w:rPr>
              <w:t>Is the project aligned with the thematic focus of the UNDP Strategic Plan? (select the option from 1-3 that best reflects the project):</w:t>
            </w:r>
          </w:p>
          <w:p w14:paraId="3D0D736E" w14:textId="77777777" w:rsidR="00712413" w:rsidRPr="00D5163E" w:rsidRDefault="00712413" w:rsidP="00DD7CE7">
            <w:pPr>
              <w:pStyle w:val="ListParagraph"/>
              <w:numPr>
                <w:ilvl w:val="0"/>
                <w:numId w:val="69"/>
              </w:numPr>
              <w:spacing w:before="20" w:after="20"/>
              <w:ind w:left="607" w:hanging="247"/>
              <w:rPr>
                <w:rFonts w:asciiTheme="majorHAnsi" w:hAnsiTheme="majorHAnsi"/>
                <w:sz w:val="18"/>
                <w:szCs w:val="18"/>
              </w:rPr>
            </w:pPr>
            <w:r w:rsidRPr="00D5163E">
              <w:rPr>
                <w:rFonts w:asciiTheme="majorHAnsi" w:hAnsiTheme="majorHAnsi"/>
                <w:b/>
                <w:sz w:val="18"/>
                <w:szCs w:val="18"/>
                <w:u w:val="single"/>
              </w:rPr>
              <w:lastRenderedPageBreak/>
              <w:t>3:</w:t>
            </w:r>
            <w:r w:rsidRPr="00D5163E">
              <w:rPr>
                <w:rFonts w:asciiTheme="majorHAnsi" w:hAnsiTheme="majorHAnsi"/>
                <w:sz w:val="18"/>
                <w:szCs w:val="18"/>
              </w:rPr>
              <w:t xml:space="preserve"> The project responds to one of the three areas of development work</w:t>
            </w:r>
            <w:r w:rsidRPr="00D5163E">
              <w:rPr>
                <w:rStyle w:val="FootnoteReference"/>
                <w:rFonts w:asciiTheme="majorHAnsi" w:hAnsiTheme="majorHAnsi"/>
                <w:szCs w:val="18"/>
              </w:rPr>
              <w:footnoteReference w:id="31"/>
            </w:r>
            <w:r w:rsidRPr="00D5163E">
              <w:rPr>
                <w:rFonts w:asciiTheme="majorHAnsi" w:hAnsiTheme="majorHAnsi"/>
                <w:sz w:val="18"/>
                <w:szCs w:val="18"/>
              </w:rPr>
              <w:t xml:space="preserve"> as specified in the Strategic Plan; it addresses at least one of the proposed new and emerging areas</w:t>
            </w:r>
            <w:r w:rsidRPr="00D5163E">
              <w:rPr>
                <w:rStyle w:val="FootnoteReference"/>
                <w:rFonts w:asciiTheme="majorHAnsi" w:hAnsiTheme="majorHAnsi"/>
                <w:szCs w:val="18"/>
              </w:rPr>
              <w:footnoteReference w:id="32"/>
            </w:r>
            <w:r w:rsidRPr="00D5163E">
              <w:rPr>
                <w:rFonts w:asciiTheme="majorHAnsi" w:hAnsiTheme="majorHAnsi"/>
                <w:sz w:val="18"/>
                <w:szCs w:val="18"/>
              </w:rPr>
              <w:t xml:space="preserve">; an issues-based analysis has been incorporated into the project design; and the project’s RRF includes all the relevant SP output indicators. </w:t>
            </w:r>
            <w:r w:rsidRPr="00D5163E">
              <w:rPr>
                <w:rFonts w:asciiTheme="majorHAnsi" w:hAnsiTheme="majorHAnsi"/>
                <w:i/>
                <w:sz w:val="18"/>
                <w:szCs w:val="18"/>
              </w:rPr>
              <w:t>(all must be true to select this option)</w:t>
            </w:r>
          </w:p>
          <w:p w14:paraId="481218E7" w14:textId="77777777" w:rsidR="00712413" w:rsidRPr="00D5163E" w:rsidRDefault="00712413" w:rsidP="00DD7CE7">
            <w:pPr>
              <w:pStyle w:val="ListParagraph"/>
              <w:numPr>
                <w:ilvl w:val="0"/>
                <w:numId w:val="69"/>
              </w:numPr>
              <w:spacing w:before="20" w:after="20"/>
              <w:ind w:left="607" w:hanging="247"/>
              <w:rPr>
                <w:rFonts w:asciiTheme="majorHAnsi" w:hAnsiTheme="majorHAnsi"/>
                <w:sz w:val="18"/>
                <w:szCs w:val="18"/>
              </w:rPr>
            </w:pPr>
            <w:r w:rsidRPr="00D5163E">
              <w:rPr>
                <w:rFonts w:asciiTheme="majorHAnsi" w:hAnsiTheme="majorHAnsi"/>
                <w:b/>
                <w:sz w:val="18"/>
                <w:szCs w:val="18"/>
                <w:u w:val="single"/>
              </w:rPr>
              <w:t>2:</w:t>
            </w:r>
            <w:r w:rsidRPr="00D5163E">
              <w:rPr>
                <w:rFonts w:asciiTheme="majorHAnsi" w:hAnsiTheme="majorHAnsi"/>
                <w:sz w:val="18"/>
                <w:szCs w:val="18"/>
              </w:rPr>
              <w:t xml:space="preserve"> The project responds to one of the three areas of development work</w:t>
            </w:r>
            <w:r w:rsidRPr="00D5163E">
              <w:rPr>
                <w:rFonts w:asciiTheme="majorHAnsi" w:hAnsiTheme="majorHAnsi"/>
                <w:sz w:val="18"/>
                <w:szCs w:val="18"/>
                <w:vertAlign w:val="superscript"/>
              </w:rPr>
              <w:t>1</w:t>
            </w:r>
            <w:r w:rsidRPr="00D5163E">
              <w:rPr>
                <w:rFonts w:asciiTheme="majorHAnsi" w:hAnsiTheme="majorHAnsi"/>
                <w:sz w:val="18"/>
                <w:szCs w:val="18"/>
              </w:rPr>
              <w:t xml:space="preserve"> as specified in the Strategic Plan. The project’s RRF includes at least one SP output indicator, if relevant. </w:t>
            </w:r>
            <w:r w:rsidRPr="00D5163E">
              <w:rPr>
                <w:rFonts w:asciiTheme="majorHAnsi" w:hAnsiTheme="majorHAnsi"/>
                <w:i/>
                <w:sz w:val="18"/>
                <w:szCs w:val="18"/>
              </w:rPr>
              <w:t>(both must be true to select this option)</w:t>
            </w:r>
          </w:p>
          <w:p w14:paraId="79523CDE" w14:textId="77777777" w:rsidR="00712413" w:rsidRPr="00D5163E" w:rsidRDefault="00712413" w:rsidP="00DD7CE7">
            <w:pPr>
              <w:pStyle w:val="ListParagraph"/>
              <w:numPr>
                <w:ilvl w:val="0"/>
                <w:numId w:val="69"/>
              </w:numPr>
              <w:spacing w:before="20" w:after="20"/>
              <w:ind w:left="607" w:hanging="247"/>
              <w:rPr>
                <w:rFonts w:asciiTheme="majorHAnsi" w:hAnsiTheme="majorHAnsi"/>
                <w:sz w:val="18"/>
                <w:szCs w:val="18"/>
              </w:rPr>
            </w:pPr>
            <w:r w:rsidRPr="00D5163E">
              <w:rPr>
                <w:rFonts w:asciiTheme="majorHAnsi" w:hAnsiTheme="majorHAnsi"/>
                <w:b/>
                <w:sz w:val="18"/>
                <w:szCs w:val="18"/>
                <w:u w:val="single"/>
              </w:rPr>
              <w:t>1:</w:t>
            </w:r>
            <w:r w:rsidRPr="00D5163E">
              <w:rPr>
                <w:rFonts w:asciiTheme="majorHAnsi" w:hAnsiTheme="majorHAnsi"/>
                <w:sz w:val="18"/>
                <w:szCs w:val="18"/>
              </w:rPr>
              <w:t xml:space="preserve"> While the project</w:t>
            </w:r>
            <w:r w:rsidRPr="00D5163E">
              <w:rPr>
                <w:rFonts w:asciiTheme="majorHAnsi" w:eastAsiaTheme="minorHAnsi" w:hAnsiTheme="majorHAnsi" w:cstheme="minorBidi"/>
                <w:sz w:val="18"/>
                <w:szCs w:val="18"/>
              </w:rPr>
              <w:t xml:space="preserve"> may </w:t>
            </w:r>
            <w:r w:rsidRPr="00D5163E">
              <w:rPr>
                <w:rFonts w:asciiTheme="majorHAnsi" w:hAnsiTheme="majorHAnsi"/>
                <w:sz w:val="18"/>
                <w:szCs w:val="18"/>
              </w:rPr>
              <w:t>respond to one of the three areas of development work</w:t>
            </w:r>
            <w:r w:rsidRPr="00D5163E">
              <w:rPr>
                <w:rFonts w:asciiTheme="majorHAnsi" w:hAnsiTheme="majorHAnsi"/>
                <w:sz w:val="18"/>
                <w:szCs w:val="18"/>
                <w:vertAlign w:val="superscript"/>
              </w:rPr>
              <w:t>1</w:t>
            </w:r>
            <w:r w:rsidRPr="00D5163E">
              <w:rPr>
                <w:rFonts w:asciiTheme="majorHAnsi" w:hAnsiTheme="majorHAnsi"/>
                <w:sz w:val="18"/>
                <w:szCs w:val="18"/>
              </w:rPr>
              <w:t xml:space="preserve"> as specified in the Strategic Plan, it is based on a sectoral approach without addressing the complexity of the development issue. None of the relevant SP indicators are included in the RRF. This answer is also selected if the project does not respond to any of the three areas of development work in the Strategic Plan.</w:t>
            </w:r>
          </w:p>
          <w:p w14:paraId="62F60084" w14:textId="77777777" w:rsidR="00712413" w:rsidRPr="00D5163E" w:rsidRDefault="00712413" w:rsidP="007E081C">
            <w:pPr>
              <w:pStyle w:val="ListParagraph"/>
              <w:spacing w:before="20" w:after="20"/>
              <w:ind w:left="607"/>
              <w:rPr>
                <w:rFonts w:asciiTheme="majorHAnsi" w:hAnsiTheme="majorHAnsi"/>
                <w:b/>
                <w:sz w:val="18"/>
                <w:szCs w:val="18"/>
                <w:u w:val="single"/>
              </w:rPr>
            </w:pPr>
          </w:p>
          <w:p w14:paraId="127EA923" w14:textId="77777777" w:rsidR="00712413" w:rsidRPr="00D5163E" w:rsidRDefault="00712413" w:rsidP="007E081C">
            <w:pPr>
              <w:contextualSpacing/>
              <w:rPr>
                <w:rFonts w:asciiTheme="majorHAnsi" w:eastAsia="Times New Roman" w:hAnsiTheme="majorHAnsi" w:cstheme="minorHAnsi"/>
                <w:lang w:val="en-GB" w:eastAsia="en-GB"/>
              </w:rPr>
            </w:pPr>
            <w:r w:rsidRPr="00D5163E">
              <w:rPr>
                <w:rFonts w:asciiTheme="majorHAnsi" w:hAnsiTheme="majorHAnsi" w:cstheme="minorHAnsi"/>
              </w:rPr>
              <w:t>Option 3. The project responds to the development area Sustainable development pathways in the Strategic Plan and addresses the new and emerging area Access to modern energy services and energy efficiency</w:t>
            </w:r>
            <w:r w:rsidRPr="00D5163E">
              <w:rPr>
                <w:rStyle w:val="textareadata"/>
                <w:rFonts w:asciiTheme="majorHAnsi" w:hAnsiTheme="majorHAnsi" w:cstheme="minorHAnsi"/>
              </w:rPr>
              <w:t xml:space="preserve">. This will be achieved by </w:t>
            </w:r>
            <w:r w:rsidRPr="00D5163E">
              <w:rPr>
                <w:rFonts w:asciiTheme="majorHAnsi" w:hAnsiTheme="majorHAnsi" w:cstheme="minorHAnsi"/>
              </w:rPr>
              <w:t>promoting the increased deployment of high efficiency lighting technologies in Indonesia through the transformation of the national market, thereby reducing electricity demand and the related greenhouse gas (GHG) emissions.</w:t>
            </w:r>
          </w:p>
          <w:p w14:paraId="202B6DBF" w14:textId="77777777" w:rsidR="00712413" w:rsidRPr="00D5163E" w:rsidRDefault="00712413" w:rsidP="007E081C">
            <w:pPr>
              <w:pStyle w:val="ListParagraph"/>
              <w:spacing w:before="20" w:after="20"/>
              <w:ind w:left="607"/>
              <w:rPr>
                <w:rFonts w:asciiTheme="majorHAnsi" w:hAnsiTheme="majorHAnsi"/>
                <w:sz w:val="18"/>
                <w:szCs w:val="18"/>
              </w:rPr>
            </w:pPr>
          </w:p>
          <w:p w14:paraId="3D1DFD8C" w14:textId="77777777" w:rsidR="00712413" w:rsidRPr="00D5163E" w:rsidRDefault="00712413" w:rsidP="007E081C">
            <w:pPr>
              <w:spacing w:before="20" w:after="20"/>
              <w:rPr>
                <w:rFonts w:asciiTheme="majorHAnsi" w:hAnsiTheme="majorHAnsi"/>
                <w:sz w:val="18"/>
                <w:szCs w:val="18"/>
              </w:rPr>
            </w:pPr>
          </w:p>
          <w:tbl>
            <w:tblPr>
              <w:tblStyle w:val="TableGrid"/>
              <w:tblW w:w="0" w:type="auto"/>
              <w:tblLayout w:type="fixed"/>
              <w:tblLook w:val="04A0" w:firstRow="1" w:lastRow="0" w:firstColumn="1" w:lastColumn="0" w:noHBand="0" w:noVBand="1"/>
            </w:tblPr>
            <w:tblGrid>
              <w:gridCol w:w="4288"/>
              <w:gridCol w:w="4288"/>
            </w:tblGrid>
            <w:tr w:rsidR="00712413" w:rsidRPr="00D5163E" w14:paraId="35886EC5" w14:textId="77777777" w:rsidTr="003F1771">
              <w:tc>
                <w:tcPr>
                  <w:tcW w:w="4288" w:type="dxa"/>
                  <w:shd w:val="clear" w:color="auto" w:fill="auto"/>
                </w:tcPr>
                <w:p w14:paraId="4294B070" w14:textId="77777777" w:rsidR="00712413" w:rsidRPr="00D5163E" w:rsidRDefault="00712413" w:rsidP="00B8338F">
                  <w:pPr>
                    <w:framePr w:hSpace="180" w:wrap="around" w:vAnchor="text" w:hAnchor="text" w:xAlign="right" w:y="1"/>
                    <w:spacing w:before="20" w:after="20"/>
                    <w:suppressOverlap/>
                    <w:rPr>
                      <w:rFonts w:asciiTheme="majorHAnsi" w:hAnsiTheme="majorHAnsi"/>
                      <w:b/>
                      <w:sz w:val="18"/>
                      <w:szCs w:val="18"/>
                    </w:rPr>
                  </w:pPr>
                  <w:r w:rsidRPr="00D5163E">
                    <w:rPr>
                      <w:rFonts w:asciiTheme="majorHAnsi" w:hAnsiTheme="majorHAnsi"/>
                      <w:b/>
                      <w:sz w:val="18"/>
                      <w:szCs w:val="18"/>
                    </w:rPr>
                    <w:t>Strategic Plan Areas of Development Work</w:t>
                  </w:r>
                </w:p>
              </w:tc>
              <w:tc>
                <w:tcPr>
                  <w:tcW w:w="4288" w:type="dxa"/>
                  <w:shd w:val="clear" w:color="auto" w:fill="auto"/>
                </w:tcPr>
                <w:p w14:paraId="5D418497" w14:textId="77777777" w:rsidR="00712413" w:rsidRPr="00D5163E" w:rsidRDefault="00712413" w:rsidP="00B8338F">
                  <w:pPr>
                    <w:framePr w:hSpace="180" w:wrap="around" w:vAnchor="text" w:hAnchor="text" w:xAlign="right" w:y="1"/>
                    <w:spacing w:before="20" w:after="20"/>
                    <w:suppressOverlap/>
                    <w:rPr>
                      <w:rFonts w:asciiTheme="majorHAnsi" w:hAnsiTheme="majorHAnsi"/>
                      <w:b/>
                      <w:sz w:val="18"/>
                      <w:szCs w:val="18"/>
                    </w:rPr>
                  </w:pPr>
                  <w:r w:rsidRPr="00D5163E">
                    <w:rPr>
                      <w:rFonts w:asciiTheme="majorHAnsi" w:hAnsiTheme="majorHAnsi"/>
                      <w:b/>
                      <w:sz w:val="18"/>
                      <w:szCs w:val="18"/>
                    </w:rPr>
                    <w:t>Strategic Plan New and Emerging Issues</w:t>
                  </w:r>
                </w:p>
              </w:tc>
            </w:tr>
            <w:tr w:rsidR="00712413" w:rsidRPr="00D5163E" w14:paraId="7B3FC955" w14:textId="77777777" w:rsidTr="003F1771">
              <w:tc>
                <w:tcPr>
                  <w:tcW w:w="4288" w:type="dxa"/>
                  <w:shd w:val="clear" w:color="auto" w:fill="auto"/>
                </w:tcPr>
                <w:p w14:paraId="4E0E5435" w14:textId="018A4CCF" w:rsidR="00712413" w:rsidRPr="00D5163E" w:rsidRDefault="001F0207" w:rsidP="00B8338F">
                  <w:pPr>
                    <w:framePr w:hSpace="180" w:wrap="around" w:vAnchor="text" w:hAnchor="text" w:xAlign="right" w:y="1"/>
                    <w:tabs>
                      <w:tab w:val="left" w:pos="5715"/>
                    </w:tabs>
                    <w:spacing w:before="120" w:after="120"/>
                    <w:suppressOverlap/>
                    <w:rPr>
                      <w:rFonts w:asciiTheme="majorHAnsi" w:hAnsiTheme="majorHAnsi"/>
                      <w:sz w:val="16"/>
                      <w:szCs w:val="16"/>
                    </w:rPr>
                  </w:pPr>
                  <w:sdt>
                    <w:sdtPr>
                      <w:rPr>
                        <w:rFonts w:asciiTheme="majorHAnsi" w:hAnsiTheme="majorHAnsi"/>
                        <w:sz w:val="16"/>
                        <w:szCs w:val="16"/>
                      </w:rPr>
                      <w:id w:val="1246530359"/>
                      <w14:checkbox>
                        <w14:checked w14:val="1"/>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Sustainable Development Pathways</w:t>
                  </w:r>
                </w:p>
                <w:p w14:paraId="16C14A86" w14:textId="6E1A4629" w:rsidR="00712413" w:rsidRPr="00D5163E" w:rsidRDefault="001F0207" w:rsidP="00B8338F">
                  <w:pPr>
                    <w:framePr w:hSpace="180" w:wrap="around" w:vAnchor="text" w:hAnchor="text" w:xAlign="right" w:y="1"/>
                    <w:tabs>
                      <w:tab w:val="left" w:pos="5715"/>
                    </w:tabs>
                    <w:spacing w:before="120" w:after="120"/>
                    <w:suppressOverlap/>
                    <w:rPr>
                      <w:rFonts w:asciiTheme="majorHAnsi" w:hAnsiTheme="majorHAnsi"/>
                      <w:sz w:val="16"/>
                      <w:szCs w:val="16"/>
                    </w:rPr>
                  </w:pPr>
                  <w:sdt>
                    <w:sdtPr>
                      <w:rPr>
                        <w:rFonts w:asciiTheme="majorHAnsi" w:hAnsiTheme="majorHAnsi"/>
                        <w:sz w:val="16"/>
                        <w:szCs w:val="16"/>
                      </w:rPr>
                      <w:id w:val="687253499"/>
                      <w14:checkbox>
                        <w14:checked w14:val="0"/>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Inclusive and effective democratic governance</w:t>
                  </w:r>
                </w:p>
                <w:p w14:paraId="1054C548" w14:textId="67779AD9" w:rsidR="00712413" w:rsidRPr="00D5163E" w:rsidRDefault="001F0207" w:rsidP="00B8338F">
                  <w:pPr>
                    <w:framePr w:hSpace="180" w:wrap="around" w:vAnchor="text" w:hAnchor="text" w:xAlign="right" w:y="1"/>
                    <w:tabs>
                      <w:tab w:val="left" w:pos="5715"/>
                    </w:tabs>
                    <w:spacing w:before="120" w:after="120"/>
                    <w:suppressOverlap/>
                    <w:rPr>
                      <w:rFonts w:asciiTheme="majorHAnsi" w:hAnsiTheme="majorHAnsi"/>
                      <w:sz w:val="16"/>
                      <w:szCs w:val="16"/>
                    </w:rPr>
                  </w:pPr>
                  <w:sdt>
                    <w:sdtPr>
                      <w:rPr>
                        <w:rFonts w:asciiTheme="majorHAnsi" w:hAnsiTheme="majorHAnsi"/>
                        <w:sz w:val="16"/>
                        <w:szCs w:val="16"/>
                      </w:rPr>
                      <w:id w:val="-1365820779"/>
                      <w14:checkbox>
                        <w14:checked w14:val="0"/>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Resilience building</w:t>
                  </w:r>
                </w:p>
                <w:p w14:paraId="1F212364" w14:textId="77777777" w:rsidR="00712413" w:rsidRPr="00D5163E" w:rsidRDefault="00712413" w:rsidP="00B8338F">
                  <w:pPr>
                    <w:framePr w:hSpace="180" w:wrap="around" w:vAnchor="text" w:hAnchor="text" w:xAlign="right" w:y="1"/>
                    <w:tabs>
                      <w:tab w:val="left" w:pos="5715"/>
                    </w:tabs>
                    <w:spacing w:before="120" w:after="120"/>
                    <w:suppressOverlap/>
                    <w:rPr>
                      <w:rFonts w:asciiTheme="majorHAnsi" w:hAnsiTheme="majorHAnsi"/>
                      <w:sz w:val="16"/>
                      <w:szCs w:val="16"/>
                    </w:rPr>
                  </w:pPr>
                </w:p>
              </w:tc>
              <w:tc>
                <w:tcPr>
                  <w:tcW w:w="4288" w:type="dxa"/>
                  <w:shd w:val="clear" w:color="auto" w:fill="auto"/>
                </w:tcPr>
                <w:p w14:paraId="55576AB3" w14:textId="0BB6A2EA" w:rsidR="00712413" w:rsidRPr="00D5163E" w:rsidRDefault="001F0207" w:rsidP="00B8338F">
                  <w:pPr>
                    <w:framePr w:hSpace="180" w:wrap="around" w:vAnchor="text" w:hAnchor="text" w:xAlign="right" w:y="1"/>
                    <w:tabs>
                      <w:tab w:val="left" w:pos="5715"/>
                    </w:tabs>
                    <w:spacing w:before="120" w:after="120"/>
                    <w:suppressOverlap/>
                    <w:rPr>
                      <w:rFonts w:asciiTheme="majorHAnsi" w:hAnsiTheme="majorHAnsi"/>
                      <w:sz w:val="16"/>
                      <w:szCs w:val="16"/>
                    </w:rPr>
                  </w:pPr>
                  <w:sdt>
                    <w:sdtPr>
                      <w:rPr>
                        <w:rFonts w:asciiTheme="majorHAnsi" w:hAnsiTheme="majorHAnsi"/>
                        <w:sz w:val="16"/>
                        <w:szCs w:val="16"/>
                      </w:rPr>
                      <w:id w:val="-2076122998"/>
                      <w14:checkbox>
                        <w14:checked w14:val="0"/>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Sustainable production technologies</w:t>
                  </w:r>
                </w:p>
                <w:p w14:paraId="15A537C9" w14:textId="34D5B5F3" w:rsidR="00712413" w:rsidRPr="00D5163E" w:rsidRDefault="001F0207" w:rsidP="00B8338F">
                  <w:pPr>
                    <w:framePr w:hSpace="180" w:wrap="around" w:vAnchor="text" w:hAnchor="text" w:xAlign="right" w:y="1"/>
                    <w:tabs>
                      <w:tab w:val="left" w:pos="5715"/>
                    </w:tabs>
                    <w:spacing w:before="120" w:after="120"/>
                    <w:suppressOverlap/>
                    <w:rPr>
                      <w:rFonts w:asciiTheme="majorHAnsi" w:hAnsiTheme="majorHAnsi"/>
                      <w:sz w:val="16"/>
                      <w:szCs w:val="16"/>
                    </w:rPr>
                  </w:pPr>
                  <w:sdt>
                    <w:sdtPr>
                      <w:rPr>
                        <w:rFonts w:asciiTheme="majorHAnsi" w:hAnsiTheme="majorHAnsi"/>
                        <w:sz w:val="16"/>
                        <w:szCs w:val="16"/>
                      </w:rPr>
                      <w:id w:val="1973637293"/>
                      <w14:checkbox>
                        <w14:checked w14:val="1"/>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Access to modern energy services</w:t>
                  </w:r>
                </w:p>
                <w:p w14:paraId="7E59DCED" w14:textId="6C05EE84" w:rsidR="00712413" w:rsidRPr="00D5163E" w:rsidRDefault="001F0207" w:rsidP="00B8338F">
                  <w:pPr>
                    <w:framePr w:hSpace="180" w:wrap="around" w:vAnchor="text" w:hAnchor="text" w:xAlign="right" w:y="1"/>
                    <w:tabs>
                      <w:tab w:val="left" w:pos="5715"/>
                    </w:tabs>
                    <w:spacing w:before="120" w:after="120"/>
                    <w:suppressOverlap/>
                    <w:rPr>
                      <w:rFonts w:asciiTheme="majorHAnsi" w:hAnsiTheme="majorHAnsi"/>
                      <w:sz w:val="16"/>
                      <w:szCs w:val="16"/>
                    </w:rPr>
                  </w:pPr>
                  <w:sdt>
                    <w:sdtPr>
                      <w:rPr>
                        <w:rFonts w:asciiTheme="majorHAnsi" w:hAnsiTheme="majorHAnsi"/>
                        <w:sz w:val="16"/>
                        <w:szCs w:val="16"/>
                      </w:rPr>
                      <w:id w:val="1058972304"/>
                      <w14:checkbox>
                        <w14:checked w14:val="0"/>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Natural resources management</w:t>
                  </w:r>
                </w:p>
                <w:p w14:paraId="587D782B" w14:textId="466BAFED" w:rsidR="00712413" w:rsidRPr="00D5163E" w:rsidRDefault="001F0207" w:rsidP="00B8338F">
                  <w:pPr>
                    <w:framePr w:hSpace="180" w:wrap="around" w:vAnchor="text" w:hAnchor="text" w:xAlign="right" w:y="1"/>
                    <w:tabs>
                      <w:tab w:val="left" w:pos="5715"/>
                    </w:tabs>
                    <w:spacing w:before="120" w:after="120"/>
                    <w:suppressOverlap/>
                    <w:rPr>
                      <w:rFonts w:asciiTheme="majorHAnsi" w:hAnsiTheme="majorHAnsi"/>
                      <w:sz w:val="16"/>
                      <w:szCs w:val="16"/>
                    </w:rPr>
                  </w:pPr>
                  <w:sdt>
                    <w:sdtPr>
                      <w:rPr>
                        <w:rFonts w:asciiTheme="majorHAnsi" w:hAnsiTheme="majorHAnsi"/>
                        <w:sz w:val="16"/>
                        <w:szCs w:val="16"/>
                      </w:rPr>
                      <w:id w:val="-555094733"/>
                      <w14:checkbox>
                        <w14:checked w14:val="0"/>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Extractive industries</w:t>
                  </w:r>
                </w:p>
                <w:p w14:paraId="6077DE10" w14:textId="504E0099" w:rsidR="00712413" w:rsidRPr="00D5163E" w:rsidRDefault="001F0207" w:rsidP="00B8338F">
                  <w:pPr>
                    <w:framePr w:hSpace="180" w:wrap="around" w:vAnchor="text" w:hAnchor="text" w:xAlign="right" w:y="1"/>
                    <w:tabs>
                      <w:tab w:val="left" w:pos="5715"/>
                    </w:tabs>
                    <w:spacing w:before="120" w:after="120"/>
                    <w:suppressOverlap/>
                    <w:rPr>
                      <w:rFonts w:asciiTheme="majorHAnsi" w:hAnsiTheme="majorHAnsi"/>
                      <w:sz w:val="16"/>
                      <w:szCs w:val="16"/>
                    </w:rPr>
                  </w:pPr>
                  <w:sdt>
                    <w:sdtPr>
                      <w:rPr>
                        <w:rFonts w:asciiTheme="majorHAnsi" w:hAnsiTheme="majorHAnsi"/>
                        <w:sz w:val="16"/>
                        <w:szCs w:val="16"/>
                      </w:rPr>
                      <w:id w:val="528678094"/>
                      <w14:checkbox>
                        <w14:checked w14:val="0"/>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Urbanisation</w:t>
                  </w:r>
                </w:p>
                <w:p w14:paraId="718F00D9" w14:textId="2995F65D" w:rsidR="00712413" w:rsidRPr="00D5163E" w:rsidRDefault="001F0207" w:rsidP="00B8338F">
                  <w:pPr>
                    <w:framePr w:hSpace="180" w:wrap="around" w:vAnchor="text" w:hAnchor="text" w:xAlign="right" w:y="1"/>
                    <w:tabs>
                      <w:tab w:val="left" w:pos="5715"/>
                    </w:tabs>
                    <w:spacing w:before="120" w:after="120"/>
                    <w:suppressOverlap/>
                    <w:rPr>
                      <w:rFonts w:asciiTheme="majorHAnsi" w:hAnsiTheme="majorHAnsi"/>
                      <w:sz w:val="16"/>
                      <w:szCs w:val="16"/>
                    </w:rPr>
                  </w:pPr>
                  <w:sdt>
                    <w:sdtPr>
                      <w:rPr>
                        <w:rFonts w:asciiTheme="majorHAnsi" w:hAnsiTheme="majorHAnsi"/>
                        <w:sz w:val="16"/>
                        <w:szCs w:val="16"/>
                      </w:rPr>
                      <w:id w:val="-354505651"/>
                      <w14:checkbox>
                        <w14:checked w14:val="0"/>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Citizen security</w:t>
                  </w:r>
                </w:p>
                <w:p w14:paraId="16207A66" w14:textId="32831FEF" w:rsidR="00712413" w:rsidRPr="00D5163E" w:rsidRDefault="001F0207" w:rsidP="00B8338F">
                  <w:pPr>
                    <w:framePr w:hSpace="180" w:wrap="around" w:vAnchor="text" w:hAnchor="text" w:xAlign="right" w:y="1"/>
                    <w:tabs>
                      <w:tab w:val="left" w:pos="5715"/>
                    </w:tabs>
                    <w:spacing w:before="120" w:after="120"/>
                    <w:suppressOverlap/>
                    <w:rPr>
                      <w:rFonts w:asciiTheme="majorHAnsi" w:hAnsiTheme="majorHAnsi"/>
                      <w:sz w:val="16"/>
                      <w:szCs w:val="16"/>
                    </w:rPr>
                  </w:pPr>
                  <w:sdt>
                    <w:sdtPr>
                      <w:rPr>
                        <w:rFonts w:asciiTheme="majorHAnsi" w:hAnsiTheme="majorHAnsi"/>
                        <w:sz w:val="16"/>
                        <w:szCs w:val="16"/>
                      </w:rPr>
                      <w:id w:val="1586804050"/>
                      <w14:checkbox>
                        <w14:checked w14:val="0"/>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Social protection</w:t>
                  </w:r>
                </w:p>
                <w:p w14:paraId="77044E61" w14:textId="42307CE5" w:rsidR="00712413" w:rsidRPr="00D5163E" w:rsidRDefault="001F0207" w:rsidP="00B8338F">
                  <w:pPr>
                    <w:framePr w:hSpace="180" w:wrap="around" w:vAnchor="text" w:hAnchor="text" w:xAlign="right" w:y="1"/>
                    <w:tabs>
                      <w:tab w:val="left" w:pos="5715"/>
                    </w:tabs>
                    <w:spacing w:before="120" w:after="120"/>
                    <w:suppressOverlap/>
                    <w:rPr>
                      <w:rFonts w:asciiTheme="majorHAnsi" w:hAnsiTheme="majorHAnsi"/>
                      <w:sz w:val="16"/>
                      <w:szCs w:val="16"/>
                    </w:rPr>
                  </w:pPr>
                  <w:sdt>
                    <w:sdtPr>
                      <w:rPr>
                        <w:rFonts w:asciiTheme="majorHAnsi" w:hAnsiTheme="majorHAnsi"/>
                        <w:sz w:val="16"/>
                        <w:szCs w:val="16"/>
                      </w:rPr>
                      <w:id w:val="735749788"/>
                      <w14:checkbox>
                        <w14:checked w14:val="0"/>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Risk management for resilience</w:t>
                  </w:r>
                </w:p>
              </w:tc>
            </w:tr>
          </w:tbl>
          <w:p w14:paraId="591BC9DF" w14:textId="77777777" w:rsidR="00712413" w:rsidRPr="00D5163E" w:rsidRDefault="00712413" w:rsidP="002C2489">
            <w:pPr>
              <w:spacing w:before="20" w:after="20"/>
              <w:rPr>
                <w:rFonts w:asciiTheme="majorHAnsi" w:hAnsiTheme="majorHAnsi"/>
                <w:sz w:val="18"/>
                <w:szCs w:val="18"/>
              </w:rPr>
            </w:pPr>
          </w:p>
          <w:p w14:paraId="1A1C63EE" w14:textId="77777777" w:rsidR="00712413" w:rsidRPr="00D5163E" w:rsidRDefault="00712413" w:rsidP="007E081C">
            <w:pPr>
              <w:spacing w:before="20" w:after="20"/>
              <w:rPr>
                <w:rFonts w:asciiTheme="majorHAnsi" w:hAnsiTheme="majorHAnsi"/>
                <w:sz w:val="18"/>
                <w:szCs w:val="18"/>
              </w:rPr>
            </w:pPr>
            <w:r w:rsidRPr="00D5163E">
              <w:rPr>
                <w:rFonts w:asciiTheme="majorHAnsi" w:hAnsiTheme="majorHAnsi"/>
                <w:sz w:val="18"/>
                <w:szCs w:val="18"/>
              </w:rPr>
              <w:t>.</w:t>
            </w:r>
          </w:p>
        </w:tc>
        <w:tc>
          <w:tcPr>
            <w:tcW w:w="496" w:type="dxa"/>
            <w:shd w:val="clear" w:color="auto" w:fill="auto"/>
          </w:tcPr>
          <w:p w14:paraId="4E3254DC" w14:textId="77777777" w:rsidR="00712413" w:rsidRPr="00D5163E" w:rsidRDefault="00712413" w:rsidP="007E081C">
            <w:pPr>
              <w:jc w:val="center"/>
              <w:rPr>
                <w:rFonts w:asciiTheme="majorHAnsi" w:hAnsiTheme="majorHAnsi"/>
                <w:sz w:val="18"/>
                <w:szCs w:val="18"/>
                <w:u w:val="single"/>
              </w:rPr>
            </w:pPr>
            <w:r w:rsidRPr="00D5163E">
              <w:rPr>
                <w:rFonts w:asciiTheme="majorHAnsi" w:hAnsiTheme="majorHAnsi"/>
                <w:sz w:val="18"/>
                <w:szCs w:val="18"/>
                <w:u w:val="single"/>
              </w:rPr>
              <w:lastRenderedPageBreak/>
              <w:t>3</w:t>
            </w:r>
          </w:p>
        </w:tc>
        <w:tc>
          <w:tcPr>
            <w:tcW w:w="517" w:type="dxa"/>
            <w:shd w:val="clear" w:color="auto" w:fill="auto"/>
          </w:tcPr>
          <w:p w14:paraId="7BEE6CFC"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2</w:t>
            </w:r>
          </w:p>
        </w:tc>
      </w:tr>
      <w:tr w:rsidR="00712413" w:rsidRPr="00D5163E" w14:paraId="1B0E944A" w14:textId="77777777" w:rsidTr="00712413">
        <w:trPr>
          <w:trHeight w:val="100"/>
        </w:trPr>
        <w:tc>
          <w:tcPr>
            <w:tcW w:w="8802" w:type="dxa"/>
            <w:gridSpan w:val="5"/>
            <w:vMerge/>
            <w:shd w:val="clear" w:color="auto" w:fill="auto"/>
          </w:tcPr>
          <w:p w14:paraId="6E081415" w14:textId="77777777" w:rsidR="00712413" w:rsidRPr="00D5163E" w:rsidRDefault="00712413" w:rsidP="007E081C">
            <w:pPr>
              <w:tabs>
                <w:tab w:val="left" w:pos="5715"/>
              </w:tabs>
              <w:spacing w:before="20" w:after="20"/>
              <w:rPr>
                <w:rFonts w:asciiTheme="majorHAnsi" w:hAnsiTheme="majorHAnsi"/>
                <w:sz w:val="18"/>
                <w:szCs w:val="18"/>
              </w:rPr>
            </w:pPr>
          </w:p>
        </w:tc>
        <w:tc>
          <w:tcPr>
            <w:tcW w:w="1013" w:type="dxa"/>
            <w:gridSpan w:val="2"/>
            <w:tcBorders>
              <w:bottom w:val="single" w:sz="4" w:space="0" w:color="000000" w:themeColor="text1"/>
            </w:tcBorders>
            <w:shd w:val="clear" w:color="auto" w:fill="auto"/>
          </w:tcPr>
          <w:p w14:paraId="46F75F44" w14:textId="77777777" w:rsidR="00712413" w:rsidRPr="00D5163E" w:rsidRDefault="00712413" w:rsidP="007E081C">
            <w:pPr>
              <w:spacing w:before="20" w:after="20"/>
              <w:jc w:val="center"/>
              <w:rPr>
                <w:rFonts w:asciiTheme="majorHAnsi" w:hAnsiTheme="majorHAnsi"/>
                <w:sz w:val="18"/>
                <w:szCs w:val="18"/>
              </w:rPr>
            </w:pPr>
            <w:r w:rsidRPr="00D5163E">
              <w:rPr>
                <w:rFonts w:asciiTheme="majorHAnsi" w:hAnsiTheme="majorHAnsi"/>
                <w:sz w:val="18"/>
                <w:szCs w:val="18"/>
              </w:rPr>
              <w:t>1</w:t>
            </w:r>
          </w:p>
        </w:tc>
      </w:tr>
      <w:tr w:rsidR="00712413" w:rsidRPr="00D5163E" w14:paraId="126FC991" w14:textId="77777777" w:rsidTr="00712413">
        <w:trPr>
          <w:trHeight w:val="1230"/>
        </w:trPr>
        <w:tc>
          <w:tcPr>
            <w:tcW w:w="8802" w:type="dxa"/>
            <w:gridSpan w:val="5"/>
            <w:vMerge/>
            <w:tcBorders>
              <w:bottom w:val="single" w:sz="4" w:space="0" w:color="000000" w:themeColor="text1"/>
            </w:tcBorders>
            <w:shd w:val="clear" w:color="auto" w:fill="auto"/>
          </w:tcPr>
          <w:p w14:paraId="195B9388" w14:textId="77777777" w:rsidR="00712413" w:rsidRPr="00D5163E" w:rsidRDefault="00712413" w:rsidP="007E081C">
            <w:pPr>
              <w:tabs>
                <w:tab w:val="left" w:pos="5715"/>
              </w:tabs>
              <w:spacing w:before="20" w:after="20"/>
              <w:rPr>
                <w:rFonts w:asciiTheme="majorHAnsi" w:hAnsiTheme="majorHAnsi"/>
                <w:sz w:val="18"/>
                <w:szCs w:val="18"/>
              </w:rPr>
            </w:pPr>
          </w:p>
        </w:tc>
        <w:tc>
          <w:tcPr>
            <w:tcW w:w="1013" w:type="dxa"/>
            <w:gridSpan w:val="2"/>
            <w:tcBorders>
              <w:bottom w:val="single" w:sz="4" w:space="0" w:color="000000" w:themeColor="text1"/>
            </w:tcBorders>
            <w:shd w:val="clear" w:color="auto" w:fill="auto"/>
          </w:tcPr>
          <w:p w14:paraId="6937882B" w14:textId="77777777" w:rsidR="00712413" w:rsidRPr="00D5163E" w:rsidRDefault="00712413" w:rsidP="007E081C">
            <w:pPr>
              <w:spacing w:before="20" w:after="20"/>
              <w:jc w:val="center"/>
              <w:rPr>
                <w:rFonts w:asciiTheme="majorHAnsi" w:hAnsiTheme="majorHAnsi"/>
                <w:sz w:val="18"/>
                <w:szCs w:val="18"/>
              </w:rPr>
            </w:pPr>
            <w:r w:rsidRPr="00D5163E">
              <w:rPr>
                <w:rFonts w:asciiTheme="majorHAnsi" w:hAnsiTheme="majorHAnsi"/>
                <w:b/>
                <w:sz w:val="18"/>
                <w:szCs w:val="18"/>
              </w:rPr>
              <w:t>Evidence</w:t>
            </w:r>
          </w:p>
        </w:tc>
      </w:tr>
      <w:tr w:rsidR="00712413" w:rsidRPr="00D5163E" w14:paraId="0D349845" w14:textId="77777777" w:rsidTr="00712413">
        <w:trPr>
          <w:trHeight w:val="440"/>
        </w:trPr>
        <w:tc>
          <w:tcPr>
            <w:tcW w:w="9815" w:type="dxa"/>
            <w:gridSpan w:val="7"/>
            <w:shd w:val="clear" w:color="auto" w:fill="C2D69B" w:themeFill="accent3" w:themeFillTint="99"/>
            <w:vAlign w:val="center"/>
          </w:tcPr>
          <w:p w14:paraId="65948163" w14:textId="77777777" w:rsidR="00712413" w:rsidRPr="00D5163E" w:rsidRDefault="00712413" w:rsidP="002C2489">
            <w:pPr>
              <w:pStyle w:val="ListParagraph"/>
              <w:spacing w:before="20" w:after="20"/>
              <w:ind w:left="158"/>
              <w:rPr>
                <w:rFonts w:asciiTheme="majorHAnsi" w:hAnsiTheme="majorHAnsi"/>
                <w:sz w:val="18"/>
                <w:szCs w:val="20"/>
              </w:rPr>
            </w:pPr>
            <w:r w:rsidRPr="00D5163E">
              <w:rPr>
                <w:rFonts w:asciiTheme="majorHAnsi" w:hAnsiTheme="majorHAnsi"/>
                <w:b/>
                <w:smallCaps/>
                <w:sz w:val="28"/>
                <w:szCs w:val="20"/>
              </w:rPr>
              <w:t>Relevant</w:t>
            </w:r>
          </w:p>
        </w:tc>
      </w:tr>
      <w:tr w:rsidR="00712413" w:rsidRPr="00D5163E" w14:paraId="0854966A" w14:textId="77777777" w:rsidTr="00712413">
        <w:trPr>
          <w:trHeight w:val="80"/>
        </w:trPr>
        <w:tc>
          <w:tcPr>
            <w:tcW w:w="8802" w:type="dxa"/>
            <w:gridSpan w:val="5"/>
            <w:vMerge w:val="restart"/>
            <w:shd w:val="clear" w:color="auto" w:fill="auto"/>
          </w:tcPr>
          <w:p w14:paraId="35C258B9" w14:textId="77777777" w:rsidR="00712413" w:rsidRPr="00D5163E" w:rsidRDefault="00712413" w:rsidP="00DD7CE7">
            <w:pPr>
              <w:pStyle w:val="ListParagraph"/>
              <w:numPr>
                <w:ilvl w:val="0"/>
                <w:numId w:val="76"/>
              </w:numPr>
              <w:spacing w:before="120" w:after="20"/>
              <w:ind w:left="245" w:hanging="274"/>
              <w:rPr>
                <w:rFonts w:asciiTheme="majorHAnsi" w:hAnsiTheme="majorHAnsi"/>
                <w:b/>
                <w:sz w:val="18"/>
                <w:szCs w:val="18"/>
              </w:rPr>
            </w:pPr>
            <w:r w:rsidRPr="00D5163E">
              <w:rPr>
                <w:rFonts w:asciiTheme="majorHAnsi" w:hAnsiTheme="majorHAnsi"/>
                <w:b/>
                <w:sz w:val="18"/>
                <w:szCs w:val="18"/>
              </w:rPr>
              <w:t>Does the project have strategies to effectively identify, engage and ensure the meaningful participation of targeted groups/geographic areas with a priority focus on the excluded and marginalized? (select the option from 1-3 that best reflects this project)</w:t>
            </w:r>
            <w:r w:rsidRPr="00D5163E">
              <w:rPr>
                <w:rStyle w:val="FootnoteReference"/>
                <w:rFonts w:asciiTheme="majorHAnsi" w:hAnsiTheme="majorHAnsi"/>
                <w:b/>
                <w:szCs w:val="18"/>
              </w:rPr>
              <w:footnoteReference w:id="33"/>
            </w:r>
            <w:r w:rsidRPr="00D5163E">
              <w:rPr>
                <w:rFonts w:asciiTheme="majorHAnsi" w:hAnsiTheme="majorHAnsi"/>
                <w:b/>
                <w:sz w:val="18"/>
                <w:szCs w:val="18"/>
              </w:rPr>
              <w:t>:</w:t>
            </w:r>
          </w:p>
          <w:p w14:paraId="7BD279E2" w14:textId="17EBA657" w:rsidR="00712413" w:rsidRPr="00D5163E" w:rsidRDefault="00712413" w:rsidP="00DD7CE7">
            <w:pPr>
              <w:pStyle w:val="ListParagraph"/>
              <w:numPr>
                <w:ilvl w:val="0"/>
                <w:numId w:val="69"/>
              </w:numPr>
              <w:spacing w:before="20" w:after="20"/>
              <w:ind w:left="607" w:hanging="247"/>
              <w:rPr>
                <w:rFonts w:asciiTheme="majorHAnsi" w:hAnsiTheme="majorHAnsi"/>
                <w:sz w:val="18"/>
                <w:szCs w:val="18"/>
              </w:rPr>
            </w:pPr>
            <w:r w:rsidRPr="00D5163E">
              <w:rPr>
                <w:rFonts w:asciiTheme="majorHAnsi" w:hAnsiTheme="majorHAnsi"/>
                <w:b/>
                <w:sz w:val="18"/>
                <w:szCs w:val="18"/>
                <w:u w:val="single"/>
              </w:rPr>
              <w:t>3:</w:t>
            </w:r>
            <w:r w:rsidRPr="00D5163E">
              <w:rPr>
                <w:rFonts w:asciiTheme="majorHAnsi" w:hAnsiTheme="majorHAnsi"/>
                <w:sz w:val="18"/>
                <w:szCs w:val="18"/>
              </w:rPr>
              <w:t xml:space="preserve">  The target groups/geographic areas are appropriately specified, prioriti</w:t>
            </w:r>
            <w:r w:rsidR="00470745" w:rsidRPr="00D5163E">
              <w:rPr>
                <w:rFonts w:asciiTheme="majorHAnsi" w:hAnsiTheme="majorHAnsi"/>
                <w:sz w:val="18"/>
                <w:szCs w:val="18"/>
              </w:rPr>
              <w:t>z</w:t>
            </w:r>
            <w:r w:rsidRPr="00D5163E">
              <w:rPr>
                <w:rFonts w:asciiTheme="majorHAnsi" w:hAnsiTheme="majorHAnsi"/>
                <w:sz w:val="18"/>
                <w:szCs w:val="18"/>
              </w:rPr>
              <w:t>ing the excluded and/or marginali</w:t>
            </w:r>
            <w:r w:rsidR="00470745" w:rsidRPr="00D5163E">
              <w:rPr>
                <w:rFonts w:asciiTheme="majorHAnsi" w:hAnsiTheme="majorHAnsi"/>
                <w:sz w:val="18"/>
                <w:szCs w:val="18"/>
              </w:rPr>
              <w:t>z</w:t>
            </w:r>
            <w:r w:rsidRPr="00D5163E">
              <w:rPr>
                <w:rFonts w:asciiTheme="majorHAnsi" w:hAnsiTheme="majorHAnsi"/>
                <w:sz w:val="18"/>
                <w:szCs w:val="18"/>
              </w:rPr>
              <w:t>ed.  Beneficiaries will be identified through a rigorous process based on evidence (if applicable.)</w:t>
            </w:r>
            <w:r w:rsidR="00B32767" w:rsidRPr="00D5163E">
              <w:rPr>
                <w:rFonts w:asciiTheme="majorHAnsi" w:hAnsiTheme="majorHAnsi"/>
                <w:sz w:val="18"/>
                <w:szCs w:val="18"/>
              </w:rPr>
              <w:t xml:space="preserve"> </w:t>
            </w:r>
            <w:r w:rsidRPr="00D5163E">
              <w:rPr>
                <w:rFonts w:asciiTheme="majorHAnsi" w:hAnsiTheme="majorHAnsi"/>
                <w:sz w:val="18"/>
                <w:szCs w:val="18"/>
              </w:rPr>
              <w:t xml:space="preserve">The project has an explicit strategy to identify, engage and ensure the meaningful participation of specified target groups/geographic areas throughout the project, including through monitoring and decision-making (such as representation on the project board) </w:t>
            </w:r>
            <w:r w:rsidRPr="00D5163E">
              <w:rPr>
                <w:rFonts w:asciiTheme="majorHAnsi" w:hAnsiTheme="majorHAnsi"/>
                <w:i/>
                <w:sz w:val="18"/>
                <w:szCs w:val="18"/>
              </w:rPr>
              <w:t>(</w:t>
            </w:r>
            <w:r w:rsidRPr="00D5163E">
              <w:rPr>
                <w:rFonts w:asciiTheme="majorHAnsi" w:hAnsiTheme="majorHAnsi"/>
                <w:i/>
                <w:sz w:val="18"/>
                <w:szCs w:val="18"/>
                <w:u w:val="single"/>
              </w:rPr>
              <w:t>all</w:t>
            </w:r>
            <w:r w:rsidRPr="00D5163E">
              <w:rPr>
                <w:rFonts w:asciiTheme="majorHAnsi" w:hAnsiTheme="majorHAnsi"/>
                <w:i/>
                <w:sz w:val="18"/>
                <w:szCs w:val="18"/>
              </w:rPr>
              <w:t xml:space="preserve"> must be true to select this option)</w:t>
            </w:r>
            <w:r w:rsidRPr="00D5163E">
              <w:rPr>
                <w:rFonts w:asciiTheme="majorHAnsi" w:hAnsiTheme="majorHAnsi"/>
                <w:sz w:val="18"/>
                <w:szCs w:val="18"/>
              </w:rPr>
              <w:t xml:space="preserve"> </w:t>
            </w:r>
          </w:p>
          <w:p w14:paraId="549ADAA5" w14:textId="337530A9" w:rsidR="00712413" w:rsidRPr="00D5163E" w:rsidRDefault="00712413" w:rsidP="00DD7CE7">
            <w:pPr>
              <w:pStyle w:val="ListParagraph"/>
              <w:numPr>
                <w:ilvl w:val="0"/>
                <w:numId w:val="69"/>
              </w:numPr>
              <w:spacing w:before="20" w:after="20"/>
              <w:ind w:left="607" w:hanging="247"/>
              <w:rPr>
                <w:rFonts w:asciiTheme="majorHAnsi" w:hAnsiTheme="majorHAnsi"/>
                <w:sz w:val="18"/>
                <w:szCs w:val="18"/>
              </w:rPr>
            </w:pPr>
            <w:r w:rsidRPr="00D5163E">
              <w:rPr>
                <w:rFonts w:asciiTheme="majorHAnsi" w:hAnsiTheme="majorHAnsi"/>
                <w:b/>
                <w:sz w:val="18"/>
                <w:szCs w:val="18"/>
                <w:u w:val="single"/>
              </w:rPr>
              <w:t>2:</w:t>
            </w:r>
            <w:r w:rsidRPr="00D5163E">
              <w:rPr>
                <w:rFonts w:asciiTheme="majorHAnsi" w:hAnsiTheme="majorHAnsi"/>
                <w:sz w:val="18"/>
                <w:szCs w:val="18"/>
              </w:rPr>
              <w:t xml:space="preserve"> The target groups/geographic areas are appropriately specified, prioriti</w:t>
            </w:r>
            <w:r w:rsidR="00470745" w:rsidRPr="00D5163E">
              <w:rPr>
                <w:rFonts w:asciiTheme="majorHAnsi" w:hAnsiTheme="majorHAnsi"/>
                <w:sz w:val="18"/>
                <w:szCs w:val="18"/>
              </w:rPr>
              <w:t>z</w:t>
            </w:r>
            <w:r w:rsidRPr="00D5163E">
              <w:rPr>
                <w:rFonts w:asciiTheme="majorHAnsi" w:hAnsiTheme="majorHAnsi"/>
                <w:sz w:val="18"/>
                <w:szCs w:val="18"/>
              </w:rPr>
              <w:t>ing the excluded and/or marginali</w:t>
            </w:r>
            <w:r w:rsidR="00470745" w:rsidRPr="00D5163E">
              <w:rPr>
                <w:rFonts w:asciiTheme="majorHAnsi" w:hAnsiTheme="majorHAnsi"/>
                <w:sz w:val="18"/>
                <w:szCs w:val="18"/>
              </w:rPr>
              <w:t>z</w:t>
            </w:r>
            <w:r w:rsidRPr="00D5163E">
              <w:rPr>
                <w:rFonts w:asciiTheme="majorHAnsi" w:hAnsiTheme="majorHAnsi"/>
                <w:sz w:val="18"/>
                <w:szCs w:val="18"/>
              </w:rPr>
              <w:t xml:space="preserve">ed. The project document states how beneficiaries will be identified, engaged and how meaningful participation will be ensured throughout the project. </w:t>
            </w:r>
            <w:r w:rsidRPr="00D5163E">
              <w:rPr>
                <w:rFonts w:asciiTheme="majorHAnsi" w:hAnsiTheme="majorHAnsi"/>
                <w:i/>
                <w:sz w:val="18"/>
                <w:szCs w:val="18"/>
              </w:rPr>
              <w:t>(</w:t>
            </w:r>
            <w:r w:rsidRPr="00D5163E">
              <w:rPr>
                <w:rFonts w:asciiTheme="majorHAnsi" w:hAnsiTheme="majorHAnsi"/>
                <w:i/>
                <w:sz w:val="18"/>
                <w:szCs w:val="18"/>
                <w:u w:val="single"/>
              </w:rPr>
              <w:t>both</w:t>
            </w:r>
            <w:r w:rsidRPr="00D5163E">
              <w:rPr>
                <w:rFonts w:asciiTheme="majorHAnsi" w:hAnsiTheme="majorHAnsi"/>
                <w:i/>
                <w:sz w:val="18"/>
                <w:szCs w:val="18"/>
              </w:rPr>
              <w:t xml:space="preserve"> must be true to select this option)</w:t>
            </w:r>
          </w:p>
          <w:p w14:paraId="53C2DC68" w14:textId="31D89C43" w:rsidR="00712413" w:rsidRPr="00D5163E" w:rsidRDefault="00712413" w:rsidP="00DD7CE7">
            <w:pPr>
              <w:pStyle w:val="ListParagraph"/>
              <w:numPr>
                <w:ilvl w:val="0"/>
                <w:numId w:val="69"/>
              </w:numPr>
              <w:tabs>
                <w:tab w:val="left" w:pos="5715"/>
              </w:tabs>
              <w:spacing w:before="20" w:after="20"/>
              <w:ind w:left="607" w:hanging="247"/>
              <w:rPr>
                <w:rFonts w:asciiTheme="majorHAnsi" w:hAnsiTheme="majorHAnsi"/>
                <w:sz w:val="18"/>
                <w:szCs w:val="18"/>
              </w:rPr>
            </w:pPr>
            <w:r w:rsidRPr="00D5163E">
              <w:rPr>
                <w:rFonts w:asciiTheme="majorHAnsi" w:hAnsiTheme="majorHAnsi"/>
                <w:b/>
                <w:sz w:val="18"/>
                <w:szCs w:val="18"/>
                <w:u w:val="single"/>
              </w:rPr>
              <w:t>1:</w:t>
            </w:r>
            <w:r w:rsidRPr="00D5163E">
              <w:rPr>
                <w:rFonts w:asciiTheme="majorHAnsi" w:hAnsiTheme="majorHAnsi"/>
                <w:sz w:val="18"/>
                <w:szCs w:val="18"/>
              </w:rPr>
              <w:t xml:space="preserve"> The target groups/geographic areas are not specified, or do not prioritize excluded and/or marginali</w:t>
            </w:r>
            <w:r w:rsidR="00470745" w:rsidRPr="00D5163E">
              <w:rPr>
                <w:rFonts w:asciiTheme="majorHAnsi" w:hAnsiTheme="majorHAnsi"/>
                <w:sz w:val="18"/>
                <w:szCs w:val="18"/>
              </w:rPr>
              <w:t>z</w:t>
            </w:r>
            <w:r w:rsidRPr="00D5163E">
              <w:rPr>
                <w:rFonts w:asciiTheme="majorHAnsi" w:hAnsiTheme="majorHAnsi"/>
                <w:sz w:val="18"/>
                <w:szCs w:val="18"/>
              </w:rPr>
              <w:t>ed populations. The project does not have a written strategy to identify or engage or ensure the meaningful participation of the target groups/geographic areas throughout the project.</w:t>
            </w:r>
          </w:p>
          <w:p w14:paraId="758E7445" w14:textId="77777777" w:rsidR="00712413" w:rsidRPr="00D5163E" w:rsidRDefault="00712413" w:rsidP="007E081C">
            <w:pPr>
              <w:tabs>
                <w:tab w:val="left" w:pos="5715"/>
              </w:tabs>
              <w:spacing w:before="120"/>
              <w:rPr>
                <w:rFonts w:asciiTheme="majorHAnsi" w:hAnsiTheme="majorHAnsi"/>
                <w:sz w:val="16"/>
                <w:szCs w:val="16"/>
              </w:rPr>
            </w:pPr>
            <w:r w:rsidRPr="00D5163E">
              <w:rPr>
                <w:rFonts w:asciiTheme="majorHAnsi" w:hAnsiTheme="majorHAnsi"/>
                <w:sz w:val="16"/>
                <w:szCs w:val="16"/>
              </w:rPr>
              <w:lastRenderedPageBreak/>
              <w:t>*Note:  Management Action must be taken for a score of 1</w:t>
            </w:r>
          </w:p>
          <w:p w14:paraId="750F69E2" w14:textId="77777777" w:rsidR="00712413" w:rsidRPr="00D5163E" w:rsidRDefault="00712413" w:rsidP="007E081C">
            <w:pPr>
              <w:tabs>
                <w:tab w:val="left" w:pos="5715"/>
              </w:tabs>
              <w:spacing w:before="120"/>
              <w:rPr>
                <w:rFonts w:asciiTheme="majorHAnsi" w:hAnsiTheme="majorHAnsi"/>
                <w:sz w:val="16"/>
                <w:szCs w:val="16"/>
              </w:rPr>
            </w:pPr>
            <w:r w:rsidRPr="00D5163E">
              <w:rPr>
                <w:rFonts w:asciiTheme="majorHAnsi" w:hAnsiTheme="majorHAnsi" w:cstheme="minorHAnsi"/>
              </w:rPr>
              <w:t>Option 2. The main target groups/geographic areas of the project have been identified in the project design. Ways to ensure their participation in the project have been identified in the Stakeholder Engagement Plan. A more detailed specification of beneficiaries and pilot areas will be carried out during project implementation.</w:t>
            </w:r>
          </w:p>
          <w:p w14:paraId="6B5DF5D1" w14:textId="77777777" w:rsidR="00712413" w:rsidRPr="00D5163E" w:rsidRDefault="00712413" w:rsidP="007E081C">
            <w:pPr>
              <w:tabs>
                <w:tab w:val="left" w:pos="5715"/>
              </w:tabs>
              <w:spacing w:before="120"/>
              <w:rPr>
                <w:rFonts w:asciiTheme="majorHAnsi" w:hAnsiTheme="majorHAnsi"/>
                <w:sz w:val="16"/>
                <w:szCs w:val="16"/>
              </w:rPr>
            </w:pPr>
          </w:p>
          <w:p w14:paraId="0EAC305D" w14:textId="77777777" w:rsidR="00712413" w:rsidRPr="00D5163E" w:rsidRDefault="00712413" w:rsidP="007E081C">
            <w:pPr>
              <w:tabs>
                <w:tab w:val="left" w:pos="5715"/>
              </w:tabs>
              <w:spacing w:before="120"/>
              <w:rPr>
                <w:rFonts w:asciiTheme="majorHAnsi" w:hAnsiTheme="majorHAnsi"/>
                <w:sz w:val="16"/>
                <w:szCs w:val="16"/>
              </w:rPr>
            </w:pPr>
          </w:p>
          <w:tbl>
            <w:tblPr>
              <w:tblStyle w:val="TableGrid"/>
              <w:tblW w:w="0" w:type="auto"/>
              <w:tblLayout w:type="fixed"/>
              <w:tblLook w:val="04A0" w:firstRow="1" w:lastRow="0" w:firstColumn="1" w:lastColumn="0" w:noHBand="0" w:noVBand="1"/>
            </w:tblPr>
            <w:tblGrid>
              <w:gridCol w:w="4288"/>
              <w:gridCol w:w="4288"/>
            </w:tblGrid>
            <w:tr w:rsidR="00712413" w:rsidRPr="00D5163E" w14:paraId="44A4AF0D" w14:textId="77777777" w:rsidTr="003F1771">
              <w:tc>
                <w:tcPr>
                  <w:tcW w:w="4288" w:type="dxa"/>
                  <w:shd w:val="clear" w:color="auto" w:fill="auto"/>
                </w:tcPr>
                <w:p w14:paraId="7EC826BD" w14:textId="77777777" w:rsidR="00712413" w:rsidRPr="00D5163E" w:rsidRDefault="00712413" w:rsidP="00B8338F">
                  <w:pPr>
                    <w:framePr w:hSpace="180" w:wrap="around" w:vAnchor="text" w:hAnchor="text" w:xAlign="right" w:y="1"/>
                    <w:tabs>
                      <w:tab w:val="left" w:pos="5715"/>
                    </w:tabs>
                    <w:spacing w:before="120"/>
                    <w:suppressOverlap/>
                    <w:rPr>
                      <w:rFonts w:asciiTheme="majorHAnsi" w:hAnsiTheme="majorHAnsi"/>
                      <w:b/>
                      <w:sz w:val="16"/>
                      <w:szCs w:val="16"/>
                    </w:rPr>
                  </w:pPr>
                  <w:r w:rsidRPr="00D5163E">
                    <w:rPr>
                      <w:rFonts w:asciiTheme="majorHAnsi" w:hAnsiTheme="majorHAnsi"/>
                      <w:b/>
                      <w:sz w:val="16"/>
                      <w:szCs w:val="16"/>
                    </w:rPr>
                    <w:t>ROAR Target Groups:</w:t>
                  </w:r>
                </w:p>
              </w:tc>
              <w:tc>
                <w:tcPr>
                  <w:tcW w:w="4288" w:type="dxa"/>
                  <w:shd w:val="clear" w:color="auto" w:fill="auto"/>
                </w:tcPr>
                <w:p w14:paraId="5F832163" w14:textId="77777777" w:rsidR="00712413" w:rsidRPr="00D5163E" w:rsidRDefault="00712413" w:rsidP="00B8338F">
                  <w:pPr>
                    <w:framePr w:hSpace="180" w:wrap="around" w:vAnchor="text" w:hAnchor="text" w:xAlign="right" w:y="1"/>
                    <w:tabs>
                      <w:tab w:val="left" w:pos="5715"/>
                    </w:tabs>
                    <w:spacing w:before="120"/>
                    <w:suppressOverlap/>
                    <w:rPr>
                      <w:rFonts w:asciiTheme="majorHAnsi" w:hAnsiTheme="majorHAnsi"/>
                      <w:b/>
                      <w:sz w:val="16"/>
                      <w:szCs w:val="16"/>
                    </w:rPr>
                  </w:pPr>
                  <w:r w:rsidRPr="00D5163E">
                    <w:rPr>
                      <w:rFonts w:asciiTheme="majorHAnsi" w:hAnsiTheme="majorHAnsi"/>
                      <w:b/>
                      <w:sz w:val="16"/>
                      <w:szCs w:val="16"/>
                    </w:rPr>
                    <w:t>ROAR Target Geographical Areas:</w:t>
                  </w:r>
                </w:p>
              </w:tc>
            </w:tr>
            <w:tr w:rsidR="00712413" w:rsidRPr="00D5163E" w14:paraId="0EDE2471" w14:textId="77777777" w:rsidTr="003F1771">
              <w:tc>
                <w:tcPr>
                  <w:tcW w:w="4288" w:type="dxa"/>
                  <w:shd w:val="clear" w:color="auto" w:fill="auto"/>
                </w:tcPr>
                <w:p w14:paraId="7CDC68A0" w14:textId="02134428" w:rsidR="00712413" w:rsidRPr="00D5163E" w:rsidRDefault="001F0207" w:rsidP="00B8338F">
                  <w:pPr>
                    <w:framePr w:hSpace="180" w:wrap="around" w:vAnchor="text" w:hAnchor="text" w:xAlign="right" w:y="1"/>
                    <w:tabs>
                      <w:tab w:val="left" w:pos="5715"/>
                    </w:tabs>
                    <w:spacing w:before="120"/>
                    <w:suppressOverlap/>
                    <w:rPr>
                      <w:rFonts w:asciiTheme="majorHAnsi" w:hAnsiTheme="majorHAnsi"/>
                      <w:sz w:val="16"/>
                      <w:szCs w:val="16"/>
                    </w:rPr>
                  </w:pPr>
                  <w:sdt>
                    <w:sdtPr>
                      <w:rPr>
                        <w:rFonts w:asciiTheme="majorHAnsi" w:hAnsiTheme="majorHAnsi"/>
                        <w:sz w:val="16"/>
                        <w:szCs w:val="16"/>
                      </w:rPr>
                      <w:id w:val="-1979987684"/>
                      <w14:checkbox>
                        <w14:checked w14:val="0"/>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Extreme poor</w:t>
                  </w:r>
                </w:p>
                <w:p w14:paraId="2EA6B956" w14:textId="21B1AE7F" w:rsidR="00712413" w:rsidRPr="00D5163E" w:rsidRDefault="001F0207" w:rsidP="00B8338F">
                  <w:pPr>
                    <w:framePr w:hSpace="180" w:wrap="around" w:vAnchor="text" w:hAnchor="text" w:xAlign="right" w:y="1"/>
                    <w:tabs>
                      <w:tab w:val="left" w:pos="5715"/>
                    </w:tabs>
                    <w:spacing w:before="120"/>
                    <w:suppressOverlap/>
                    <w:rPr>
                      <w:rFonts w:asciiTheme="majorHAnsi" w:hAnsiTheme="majorHAnsi"/>
                      <w:sz w:val="16"/>
                      <w:szCs w:val="16"/>
                    </w:rPr>
                  </w:pPr>
                  <w:sdt>
                    <w:sdtPr>
                      <w:rPr>
                        <w:rFonts w:asciiTheme="majorHAnsi" w:hAnsiTheme="majorHAnsi"/>
                        <w:sz w:val="16"/>
                        <w:szCs w:val="16"/>
                      </w:rPr>
                      <w:id w:val="-1577125728"/>
                      <w14:checkbox>
                        <w14:checked w14:val="0"/>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Women</w:t>
                  </w:r>
                </w:p>
                <w:p w14:paraId="4D20F1C8" w14:textId="031921F6" w:rsidR="00712413" w:rsidRPr="00D5163E" w:rsidRDefault="001F0207" w:rsidP="00B8338F">
                  <w:pPr>
                    <w:framePr w:hSpace="180" w:wrap="around" w:vAnchor="text" w:hAnchor="text" w:xAlign="right" w:y="1"/>
                    <w:tabs>
                      <w:tab w:val="left" w:pos="5715"/>
                    </w:tabs>
                    <w:spacing w:before="120"/>
                    <w:suppressOverlap/>
                    <w:rPr>
                      <w:rFonts w:asciiTheme="majorHAnsi" w:hAnsiTheme="majorHAnsi"/>
                      <w:sz w:val="16"/>
                      <w:szCs w:val="16"/>
                    </w:rPr>
                  </w:pPr>
                  <w:sdt>
                    <w:sdtPr>
                      <w:rPr>
                        <w:rFonts w:asciiTheme="majorHAnsi" w:hAnsiTheme="majorHAnsi"/>
                        <w:sz w:val="16"/>
                        <w:szCs w:val="16"/>
                      </w:rPr>
                      <w:id w:val="-1926649025"/>
                      <w14:checkbox>
                        <w14:checked w14:val="0"/>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Female Headed Households</w:t>
                  </w:r>
                </w:p>
                <w:p w14:paraId="03E861D2" w14:textId="4633864C" w:rsidR="00712413" w:rsidRPr="00D5163E" w:rsidRDefault="001F0207" w:rsidP="00B8338F">
                  <w:pPr>
                    <w:framePr w:hSpace="180" w:wrap="around" w:vAnchor="text" w:hAnchor="text" w:xAlign="right" w:y="1"/>
                    <w:tabs>
                      <w:tab w:val="left" w:pos="5715"/>
                    </w:tabs>
                    <w:spacing w:before="120"/>
                    <w:suppressOverlap/>
                    <w:rPr>
                      <w:rFonts w:asciiTheme="majorHAnsi" w:hAnsiTheme="majorHAnsi"/>
                      <w:sz w:val="16"/>
                      <w:szCs w:val="16"/>
                    </w:rPr>
                  </w:pPr>
                  <w:sdt>
                    <w:sdtPr>
                      <w:rPr>
                        <w:rFonts w:asciiTheme="majorHAnsi" w:hAnsiTheme="majorHAnsi"/>
                        <w:sz w:val="16"/>
                        <w:szCs w:val="16"/>
                      </w:rPr>
                      <w:id w:val="-303464705"/>
                      <w14:checkbox>
                        <w14:checked w14:val="0"/>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Youth</w:t>
                  </w:r>
                </w:p>
                <w:p w14:paraId="04FD78CE" w14:textId="669DBF08" w:rsidR="00712413" w:rsidRPr="00D5163E" w:rsidRDefault="001F0207" w:rsidP="00B8338F">
                  <w:pPr>
                    <w:framePr w:hSpace="180" w:wrap="around" w:vAnchor="text" w:hAnchor="text" w:xAlign="right" w:y="1"/>
                    <w:tabs>
                      <w:tab w:val="left" w:pos="5715"/>
                    </w:tabs>
                    <w:spacing w:before="120"/>
                    <w:suppressOverlap/>
                    <w:rPr>
                      <w:rFonts w:asciiTheme="majorHAnsi" w:hAnsiTheme="majorHAnsi"/>
                      <w:sz w:val="16"/>
                      <w:szCs w:val="16"/>
                    </w:rPr>
                  </w:pPr>
                  <w:sdt>
                    <w:sdtPr>
                      <w:rPr>
                        <w:rFonts w:asciiTheme="majorHAnsi" w:hAnsiTheme="majorHAnsi"/>
                        <w:sz w:val="16"/>
                        <w:szCs w:val="16"/>
                      </w:rPr>
                      <w:id w:val="1615782524"/>
                      <w14:checkbox>
                        <w14:checked w14:val="1"/>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Others (specify): Energy efficiency lighting sector: local EEL manufacturers, financing institutions, government agencies, and end users who will benefit from LED lighting in buildings and on the streets of pilot areas</w:t>
                  </w:r>
                </w:p>
              </w:tc>
              <w:tc>
                <w:tcPr>
                  <w:tcW w:w="4288" w:type="dxa"/>
                  <w:shd w:val="clear" w:color="auto" w:fill="auto"/>
                </w:tcPr>
                <w:p w14:paraId="0B101D34" w14:textId="33039A20" w:rsidR="00712413" w:rsidRPr="00D5163E" w:rsidRDefault="001F0207" w:rsidP="00B8338F">
                  <w:pPr>
                    <w:framePr w:hSpace="180" w:wrap="around" w:vAnchor="text" w:hAnchor="text" w:xAlign="right" w:y="1"/>
                    <w:tabs>
                      <w:tab w:val="left" w:pos="5715"/>
                    </w:tabs>
                    <w:spacing w:before="120"/>
                    <w:suppressOverlap/>
                    <w:rPr>
                      <w:rFonts w:asciiTheme="majorHAnsi" w:hAnsiTheme="majorHAnsi"/>
                      <w:sz w:val="16"/>
                      <w:szCs w:val="16"/>
                    </w:rPr>
                  </w:pPr>
                  <w:sdt>
                    <w:sdtPr>
                      <w:rPr>
                        <w:rFonts w:asciiTheme="majorHAnsi" w:hAnsiTheme="majorHAnsi"/>
                        <w:sz w:val="16"/>
                        <w:szCs w:val="16"/>
                      </w:rPr>
                      <w:id w:val="340126815"/>
                      <w14:checkbox>
                        <w14:checked w14:val="1"/>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Urban (large cities)</w:t>
                  </w:r>
                </w:p>
                <w:p w14:paraId="043D075F" w14:textId="5B89DB11" w:rsidR="00712413" w:rsidRPr="00D5163E" w:rsidRDefault="001F0207" w:rsidP="00B8338F">
                  <w:pPr>
                    <w:framePr w:hSpace="180" w:wrap="around" w:vAnchor="text" w:hAnchor="text" w:xAlign="right" w:y="1"/>
                    <w:tabs>
                      <w:tab w:val="left" w:pos="5715"/>
                    </w:tabs>
                    <w:spacing w:before="120"/>
                    <w:suppressOverlap/>
                    <w:rPr>
                      <w:rFonts w:asciiTheme="majorHAnsi" w:hAnsiTheme="majorHAnsi"/>
                      <w:sz w:val="16"/>
                      <w:szCs w:val="16"/>
                    </w:rPr>
                  </w:pPr>
                  <w:sdt>
                    <w:sdtPr>
                      <w:rPr>
                        <w:rFonts w:asciiTheme="majorHAnsi" w:hAnsiTheme="majorHAnsi"/>
                        <w:sz w:val="16"/>
                        <w:szCs w:val="16"/>
                      </w:rPr>
                      <w:id w:val="1953890162"/>
                      <w14:checkbox>
                        <w14:checked w14:val="0"/>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Urban (small towns)</w:t>
                  </w:r>
                </w:p>
                <w:p w14:paraId="345072D2" w14:textId="013D59E1" w:rsidR="00712413" w:rsidRPr="00D5163E" w:rsidRDefault="001F0207" w:rsidP="00B8338F">
                  <w:pPr>
                    <w:framePr w:hSpace="180" w:wrap="around" w:vAnchor="text" w:hAnchor="text" w:xAlign="right" w:y="1"/>
                    <w:tabs>
                      <w:tab w:val="left" w:pos="5715"/>
                    </w:tabs>
                    <w:spacing w:before="120"/>
                    <w:suppressOverlap/>
                    <w:rPr>
                      <w:rFonts w:asciiTheme="majorHAnsi" w:hAnsiTheme="majorHAnsi"/>
                      <w:sz w:val="16"/>
                      <w:szCs w:val="16"/>
                    </w:rPr>
                  </w:pPr>
                  <w:sdt>
                    <w:sdtPr>
                      <w:rPr>
                        <w:rFonts w:asciiTheme="majorHAnsi" w:hAnsiTheme="majorHAnsi"/>
                        <w:sz w:val="16"/>
                        <w:szCs w:val="16"/>
                      </w:rPr>
                      <w:id w:val="917752767"/>
                      <w14:checkbox>
                        <w14:checked w14:val="0"/>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Peri-urban (surround metropolitan areas &amp; cities)</w:t>
                  </w:r>
                </w:p>
                <w:p w14:paraId="0D51BBAF" w14:textId="20A52D64" w:rsidR="00712413" w:rsidRPr="00D5163E" w:rsidRDefault="001F0207" w:rsidP="00B8338F">
                  <w:pPr>
                    <w:framePr w:hSpace="180" w:wrap="around" w:vAnchor="text" w:hAnchor="text" w:xAlign="right" w:y="1"/>
                    <w:tabs>
                      <w:tab w:val="left" w:pos="5715"/>
                    </w:tabs>
                    <w:spacing w:before="120"/>
                    <w:suppressOverlap/>
                    <w:rPr>
                      <w:rFonts w:asciiTheme="majorHAnsi" w:hAnsiTheme="majorHAnsi"/>
                      <w:sz w:val="16"/>
                      <w:szCs w:val="16"/>
                    </w:rPr>
                  </w:pPr>
                  <w:sdt>
                    <w:sdtPr>
                      <w:rPr>
                        <w:rFonts w:asciiTheme="majorHAnsi" w:hAnsiTheme="majorHAnsi"/>
                        <w:sz w:val="16"/>
                        <w:szCs w:val="16"/>
                      </w:rPr>
                      <w:id w:val="-1056002318"/>
                      <w14:checkbox>
                        <w14:checked w14:val="0"/>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Rural</w:t>
                  </w:r>
                </w:p>
                <w:p w14:paraId="1399D070" w14:textId="657F5733" w:rsidR="00712413" w:rsidRPr="00D5163E" w:rsidRDefault="001F0207" w:rsidP="00B8338F">
                  <w:pPr>
                    <w:framePr w:hSpace="180" w:wrap="around" w:vAnchor="text" w:hAnchor="text" w:xAlign="right" w:y="1"/>
                    <w:tabs>
                      <w:tab w:val="left" w:pos="5715"/>
                    </w:tabs>
                    <w:spacing w:before="120"/>
                    <w:suppressOverlap/>
                    <w:rPr>
                      <w:rFonts w:asciiTheme="majorHAnsi" w:hAnsiTheme="majorHAnsi"/>
                      <w:sz w:val="16"/>
                      <w:szCs w:val="16"/>
                    </w:rPr>
                  </w:pPr>
                  <w:sdt>
                    <w:sdtPr>
                      <w:rPr>
                        <w:rFonts w:asciiTheme="majorHAnsi" w:hAnsiTheme="majorHAnsi"/>
                        <w:sz w:val="16"/>
                        <w:szCs w:val="16"/>
                      </w:rPr>
                      <w:id w:val="-317655333"/>
                      <w14:checkbox>
                        <w14:checked w14:val="0"/>
                        <w14:checkedState w14:val="2612" w14:font="MS Gothic"/>
                        <w14:uncheckedState w14:val="2610" w14:font="MS Gothic"/>
                      </w14:checkbox>
                    </w:sdtPr>
                    <w:sdtEndPr/>
                    <w:sdtContent>
                      <w:r w:rsidR="00712413" w:rsidRPr="00D5163E">
                        <w:rPr>
                          <w:rFonts w:ascii="Segoe UI Symbol" w:eastAsia="MS Gothic" w:hAnsi="Segoe UI Symbol" w:cs="Segoe UI Symbol"/>
                          <w:sz w:val="16"/>
                          <w:szCs w:val="16"/>
                        </w:rPr>
                        <w:t>☐</w:t>
                      </w:r>
                    </w:sdtContent>
                  </w:sdt>
                  <w:r w:rsidR="00712413" w:rsidRPr="00D5163E">
                    <w:rPr>
                      <w:rFonts w:asciiTheme="majorHAnsi" w:hAnsiTheme="majorHAnsi"/>
                      <w:sz w:val="16"/>
                      <w:szCs w:val="16"/>
                    </w:rPr>
                    <w:t xml:space="preserve"> Others (specify): _____________</w:t>
                  </w:r>
                </w:p>
              </w:tc>
            </w:tr>
          </w:tbl>
          <w:p w14:paraId="7B28CF06" w14:textId="77777777" w:rsidR="00712413" w:rsidRPr="00D5163E" w:rsidRDefault="00712413" w:rsidP="002C2489">
            <w:pPr>
              <w:tabs>
                <w:tab w:val="left" w:pos="5715"/>
              </w:tabs>
              <w:spacing w:before="120"/>
              <w:rPr>
                <w:rFonts w:asciiTheme="majorHAnsi" w:hAnsiTheme="majorHAnsi"/>
                <w:sz w:val="16"/>
                <w:szCs w:val="16"/>
              </w:rPr>
            </w:pPr>
            <w:r w:rsidRPr="00D5163E">
              <w:rPr>
                <w:rFonts w:asciiTheme="majorHAnsi" w:hAnsiTheme="majorHAnsi"/>
                <w:sz w:val="16"/>
                <w:szCs w:val="16"/>
              </w:rPr>
              <w:t>.</w:t>
            </w:r>
          </w:p>
        </w:tc>
        <w:tc>
          <w:tcPr>
            <w:tcW w:w="496" w:type="dxa"/>
            <w:shd w:val="clear" w:color="auto" w:fill="auto"/>
          </w:tcPr>
          <w:p w14:paraId="679B206C" w14:textId="77777777" w:rsidR="00712413" w:rsidRPr="00D5163E" w:rsidRDefault="00712413" w:rsidP="007E081C">
            <w:pPr>
              <w:spacing w:before="20" w:after="20"/>
              <w:jc w:val="center"/>
              <w:rPr>
                <w:rFonts w:asciiTheme="majorHAnsi" w:hAnsiTheme="majorHAnsi"/>
                <w:sz w:val="18"/>
                <w:szCs w:val="18"/>
              </w:rPr>
            </w:pPr>
            <w:r w:rsidRPr="00D5163E">
              <w:rPr>
                <w:rFonts w:asciiTheme="majorHAnsi" w:hAnsiTheme="majorHAnsi"/>
                <w:sz w:val="18"/>
                <w:szCs w:val="18"/>
              </w:rPr>
              <w:lastRenderedPageBreak/>
              <w:t>3</w:t>
            </w:r>
          </w:p>
        </w:tc>
        <w:tc>
          <w:tcPr>
            <w:tcW w:w="517" w:type="dxa"/>
            <w:shd w:val="clear" w:color="auto" w:fill="auto"/>
          </w:tcPr>
          <w:p w14:paraId="4537CA31" w14:textId="77777777" w:rsidR="00712413" w:rsidRPr="00D5163E" w:rsidRDefault="00712413" w:rsidP="007E081C">
            <w:pPr>
              <w:spacing w:before="20" w:after="20"/>
              <w:jc w:val="center"/>
              <w:rPr>
                <w:rFonts w:asciiTheme="majorHAnsi" w:hAnsiTheme="majorHAnsi"/>
                <w:sz w:val="18"/>
                <w:szCs w:val="18"/>
                <w:u w:val="single"/>
              </w:rPr>
            </w:pPr>
            <w:r w:rsidRPr="00D5163E">
              <w:rPr>
                <w:rFonts w:asciiTheme="majorHAnsi" w:hAnsiTheme="majorHAnsi"/>
                <w:sz w:val="18"/>
                <w:szCs w:val="18"/>
                <w:u w:val="single"/>
              </w:rPr>
              <w:t>2</w:t>
            </w:r>
          </w:p>
        </w:tc>
      </w:tr>
      <w:tr w:rsidR="00712413" w:rsidRPr="00D5163E" w14:paraId="6D5FD54E" w14:textId="77777777" w:rsidTr="00712413">
        <w:trPr>
          <w:trHeight w:val="251"/>
        </w:trPr>
        <w:tc>
          <w:tcPr>
            <w:tcW w:w="8802" w:type="dxa"/>
            <w:gridSpan w:val="5"/>
            <w:vMerge/>
            <w:shd w:val="clear" w:color="auto" w:fill="auto"/>
          </w:tcPr>
          <w:p w14:paraId="301B2777" w14:textId="77777777" w:rsidR="00712413" w:rsidRPr="00D5163E" w:rsidRDefault="00712413" w:rsidP="007E081C">
            <w:pPr>
              <w:spacing w:before="20" w:after="20"/>
              <w:ind w:left="337" w:hanging="360"/>
              <w:rPr>
                <w:rFonts w:asciiTheme="majorHAnsi" w:hAnsiTheme="majorHAnsi"/>
                <w:sz w:val="18"/>
                <w:szCs w:val="18"/>
              </w:rPr>
            </w:pPr>
          </w:p>
        </w:tc>
        <w:tc>
          <w:tcPr>
            <w:tcW w:w="1013" w:type="dxa"/>
            <w:gridSpan w:val="2"/>
            <w:tcBorders>
              <w:bottom w:val="single" w:sz="4" w:space="0" w:color="000000" w:themeColor="text1"/>
            </w:tcBorders>
            <w:shd w:val="clear" w:color="auto" w:fill="auto"/>
          </w:tcPr>
          <w:p w14:paraId="1CC5DA99" w14:textId="77777777" w:rsidR="00712413" w:rsidRPr="00D5163E" w:rsidRDefault="00712413" w:rsidP="007E081C">
            <w:pPr>
              <w:spacing w:before="20" w:after="20"/>
              <w:jc w:val="center"/>
              <w:rPr>
                <w:rFonts w:asciiTheme="majorHAnsi" w:hAnsiTheme="majorHAnsi"/>
                <w:sz w:val="18"/>
                <w:szCs w:val="18"/>
              </w:rPr>
            </w:pPr>
            <w:r w:rsidRPr="00D5163E">
              <w:rPr>
                <w:rFonts w:asciiTheme="majorHAnsi" w:hAnsiTheme="majorHAnsi"/>
                <w:sz w:val="18"/>
                <w:szCs w:val="18"/>
              </w:rPr>
              <w:t>1</w:t>
            </w:r>
          </w:p>
        </w:tc>
      </w:tr>
      <w:tr w:rsidR="00712413" w:rsidRPr="00D5163E" w14:paraId="11B3E404" w14:textId="77777777" w:rsidTr="00712413">
        <w:trPr>
          <w:trHeight w:val="1701"/>
        </w:trPr>
        <w:tc>
          <w:tcPr>
            <w:tcW w:w="8802" w:type="dxa"/>
            <w:gridSpan w:val="5"/>
            <w:vMerge/>
            <w:tcBorders>
              <w:bottom w:val="single" w:sz="4" w:space="0" w:color="000000" w:themeColor="text1"/>
            </w:tcBorders>
            <w:shd w:val="clear" w:color="auto" w:fill="auto"/>
          </w:tcPr>
          <w:p w14:paraId="1086F43F" w14:textId="77777777" w:rsidR="00712413" w:rsidRPr="00D5163E" w:rsidRDefault="00712413" w:rsidP="007E081C">
            <w:pPr>
              <w:spacing w:before="20" w:after="20"/>
              <w:ind w:left="337" w:hanging="360"/>
              <w:rPr>
                <w:rFonts w:asciiTheme="majorHAnsi" w:hAnsiTheme="majorHAnsi"/>
                <w:sz w:val="18"/>
                <w:szCs w:val="18"/>
              </w:rPr>
            </w:pPr>
          </w:p>
        </w:tc>
        <w:tc>
          <w:tcPr>
            <w:tcW w:w="1013" w:type="dxa"/>
            <w:gridSpan w:val="2"/>
            <w:tcBorders>
              <w:bottom w:val="single" w:sz="4" w:space="0" w:color="000000" w:themeColor="text1"/>
            </w:tcBorders>
            <w:shd w:val="clear" w:color="auto" w:fill="auto"/>
          </w:tcPr>
          <w:p w14:paraId="2454BF60" w14:textId="77777777" w:rsidR="00712413" w:rsidRPr="00D5163E" w:rsidRDefault="00712413" w:rsidP="007E081C">
            <w:pPr>
              <w:tabs>
                <w:tab w:val="left" w:pos="5715"/>
              </w:tabs>
              <w:spacing w:before="20" w:after="20"/>
              <w:rPr>
                <w:rFonts w:asciiTheme="majorHAnsi" w:hAnsiTheme="majorHAnsi"/>
                <w:i/>
                <w:sz w:val="18"/>
                <w:szCs w:val="18"/>
              </w:rPr>
            </w:pPr>
            <w:r w:rsidRPr="00D5163E">
              <w:rPr>
                <w:rFonts w:asciiTheme="majorHAnsi" w:hAnsiTheme="majorHAnsi"/>
                <w:i/>
                <w:sz w:val="18"/>
                <w:szCs w:val="18"/>
              </w:rPr>
              <w:t>Select (all) targeted groups: (drop-down)</w:t>
            </w:r>
          </w:p>
          <w:p w14:paraId="623E78F9" w14:textId="77777777" w:rsidR="00712413" w:rsidRPr="00D5163E" w:rsidRDefault="00712413" w:rsidP="007E081C">
            <w:pPr>
              <w:spacing w:before="20" w:after="20"/>
              <w:rPr>
                <w:rFonts w:asciiTheme="majorHAnsi" w:hAnsiTheme="majorHAnsi"/>
                <w:sz w:val="18"/>
                <w:szCs w:val="18"/>
              </w:rPr>
            </w:pPr>
            <w:r w:rsidRPr="00D5163E">
              <w:rPr>
                <w:rFonts w:asciiTheme="majorHAnsi" w:hAnsiTheme="majorHAnsi"/>
                <w:b/>
                <w:sz w:val="18"/>
                <w:szCs w:val="18"/>
              </w:rPr>
              <w:t>Evidence</w:t>
            </w:r>
          </w:p>
        </w:tc>
      </w:tr>
      <w:tr w:rsidR="00712413" w:rsidRPr="00D5163E" w14:paraId="5A2E94C5" w14:textId="77777777" w:rsidTr="00712413">
        <w:trPr>
          <w:trHeight w:val="206"/>
        </w:trPr>
        <w:tc>
          <w:tcPr>
            <w:tcW w:w="8802" w:type="dxa"/>
            <w:gridSpan w:val="5"/>
            <w:vMerge w:val="restart"/>
            <w:shd w:val="clear" w:color="auto" w:fill="auto"/>
          </w:tcPr>
          <w:p w14:paraId="3D3F3516" w14:textId="77777777" w:rsidR="00712413" w:rsidRPr="00D5163E" w:rsidRDefault="00712413" w:rsidP="00DD7CE7">
            <w:pPr>
              <w:pStyle w:val="ListParagraph"/>
              <w:numPr>
                <w:ilvl w:val="0"/>
                <w:numId w:val="76"/>
              </w:numPr>
              <w:spacing w:before="120" w:after="20"/>
              <w:ind w:left="245" w:hanging="274"/>
              <w:rPr>
                <w:rFonts w:asciiTheme="majorHAnsi" w:hAnsiTheme="majorHAnsi"/>
                <w:b/>
                <w:sz w:val="18"/>
                <w:szCs w:val="18"/>
              </w:rPr>
            </w:pPr>
            <w:r w:rsidRPr="00D5163E">
              <w:rPr>
                <w:rFonts w:asciiTheme="majorHAnsi" w:hAnsiTheme="majorHAnsi"/>
                <w:b/>
                <w:sz w:val="18"/>
                <w:szCs w:val="18"/>
              </w:rPr>
              <w:t>Have knowledge, good practices, and past lessons learned of UNDP and others informed the project design? (select the option from 1-3 that best reflects this project):</w:t>
            </w:r>
          </w:p>
          <w:p w14:paraId="3CE45958" w14:textId="77777777" w:rsidR="00712413" w:rsidRPr="00D5163E" w:rsidRDefault="00712413" w:rsidP="00DD7CE7">
            <w:pPr>
              <w:pStyle w:val="ListParagraph"/>
              <w:numPr>
                <w:ilvl w:val="0"/>
                <w:numId w:val="69"/>
              </w:numPr>
              <w:spacing w:before="20" w:after="20"/>
              <w:ind w:left="607" w:hanging="247"/>
              <w:rPr>
                <w:rFonts w:asciiTheme="majorHAnsi" w:hAnsiTheme="majorHAnsi"/>
                <w:sz w:val="18"/>
                <w:szCs w:val="18"/>
              </w:rPr>
            </w:pPr>
            <w:r w:rsidRPr="00D5163E">
              <w:rPr>
                <w:rFonts w:asciiTheme="majorHAnsi" w:hAnsiTheme="majorHAnsi"/>
                <w:b/>
                <w:sz w:val="18"/>
                <w:szCs w:val="18"/>
                <w:u w:val="single"/>
              </w:rPr>
              <w:t>3:</w:t>
            </w:r>
            <w:r w:rsidRPr="00D5163E">
              <w:rPr>
                <w:rFonts w:asciiTheme="majorHAnsi" w:hAnsiTheme="majorHAnsi"/>
                <w:sz w:val="18"/>
                <w:szCs w:val="18"/>
              </w:rPr>
              <w:t xml:space="preserve"> Knowledge and lessons learned (gained e.g. through peer assist sessions) backed by credible evidence from evaluation, corporate policies/strategies, and monitoring have been explicitly used, with appropriate referencing, to develop the project’s theory of change and justify the approach used by the project over alternatives. </w:t>
            </w:r>
          </w:p>
          <w:p w14:paraId="1F446255" w14:textId="77777777" w:rsidR="00712413" w:rsidRPr="00D5163E" w:rsidRDefault="00712413" w:rsidP="00DD7CE7">
            <w:pPr>
              <w:pStyle w:val="ListParagraph"/>
              <w:numPr>
                <w:ilvl w:val="0"/>
                <w:numId w:val="69"/>
              </w:numPr>
              <w:spacing w:before="20" w:after="20"/>
              <w:ind w:left="607" w:hanging="247"/>
              <w:rPr>
                <w:rFonts w:asciiTheme="majorHAnsi" w:hAnsiTheme="majorHAnsi"/>
                <w:sz w:val="18"/>
                <w:szCs w:val="18"/>
              </w:rPr>
            </w:pPr>
            <w:r w:rsidRPr="00D5163E">
              <w:rPr>
                <w:rFonts w:asciiTheme="majorHAnsi" w:hAnsiTheme="majorHAnsi"/>
                <w:b/>
                <w:sz w:val="18"/>
                <w:szCs w:val="18"/>
                <w:u w:val="single"/>
              </w:rPr>
              <w:t>2:</w:t>
            </w:r>
            <w:r w:rsidRPr="00D5163E">
              <w:rPr>
                <w:rFonts w:asciiTheme="majorHAnsi" w:hAnsiTheme="majorHAnsi"/>
                <w:sz w:val="18"/>
                <w:szCs w:val="18"/>
              </w:rPr>
              <w:t xml:space="preserve"> The project design mentions knowledge and lessons learned backed by evidence/sources, which inform the project’s theory of change but have not been used/are not sufficient to justify the approach selected over alternatives.</w:t>
            </w:r>
          </w:p>
          <w:p w14:paraId="1D7D16CC" w14:textId="77777777" w:rsidR="00712413" w:rsidRPr="00D5163E" w:rsidRDefault="00712413" w:rsidP="00DD7CE7">
            <w:pPr>
              <w:pStyle w:val="ListParagraph"/>
              <w:numPr>
                <w:ilvl w:val="0"/>
                <w:numId w:val="69"/>
              </w:numPr>
              <w:tabs>
                <w:tab w:val="left" w:pos="5715"/>
              </w:tabs>
              <w:spacing w:before="20" w:after="20"/>
              <w:ind w:left="607" w:hanging="247"/>
              <w:rPr>
                <w:rFonts w:asciiTheme="majorHAnsi" w:hAnsiTheme="majorHAnsi"/>
                <w:sz w:val="18"/>
                <w:szCs w:val="18"/>
              </w:rPr>
            </w:pPr>
            <w:r w:rsidRPr="00D5163E">
              <w:rPr>
                <w:rFonts w:asciiTheme="majorHAnsi" w:hAnsiTheme="majorHAnsi"/>
                <w:b/>
                <w:sz w:val="18"/>
                <w:szCs w:val="18"/>
                <w:u w:val="single"/>
              </w:rPr>
              <w:t>1:</w:t>
            </w:r>
            <w:r w:rsidRPr="00D5163E">
              <w:rPr>
                <w:rFonts w:asciiTheme="majorHAnsi" w:hAnsiTheme="majorHAnsi"/>
                <w:sz w:val="18"/>
                <w:szCs w:val="18"/>
              </w:rPr>
              <w:t xml:space="preserve"> There is only scant or no mention of knowledge and lessons learned informing the project design. Any references that are made are not backed by evidence.</w:t>
            </w:r>
          </w:p>
          <w:p w14:paraId="62E04143" w14:textId="77777777" w:rsidR="00712413" w:rsidRPr="00D5163E" w:rsidRDefault="00712413" w:rsidP="007E081C">
            <w:pPr>
              <w:tabs>
                <w:tab w:val="left" w:pos="5715"/>
              </w:tabs>
              <w:spacing w:before="120"/>
              <w:rPr>
                <w:rFonts w:asciiTheme="majorHAnsi" w:hAnsiTheme="majorHAnsi"/>
                <w:sz w:val="16"/>
                <w:szCs w:val="16"/>
              </w:rPr>
            </w:pPr>
            <w:r w:rsidRPr="00D5163E">
              <w:rPr>
                <w:rFonts w:asciiTheme="majorHAnsi" w:hAnsiTheme="majorHAnsi"/>
                <w:sz w:val="16"/>
                <w:szCs w:val="16"/>
              </w:rPr>
              <w:t>*Note:  Management Action or strong management justification must be given for a score of 1</w:t>
            </w:r>
          </w:p>
          <w:p w14:paraId="5034872C" w14:textId="77777777" w:rsidR="00712413" w:rsidRPr="00D5163E" w:rsidRDefault="00712413" w:rsidP="007E081C">
            <w:pPr>
              <w:contextualSpacing/>
              <w:rPr>
                <w:rFonts w:asciiTheme="majorHAnsi" w:hAnsiTheme="majorHAnsi" w:cstheme="minorHAnsi"/>
              </w:rPr>
            </w:pPr>
            <w:r w:rsidRPr="00D5163E">
              <w:rPr>
                <w:rFonts w:asciiTheme="majorHAnsi" w:hAnsiTheme="majorHAnsi" w:cstheme="minorHAnsi"/>
              </w:rPr>
              <w:t xml:space="preserve">Option 3. </w:t>
            </w:r>
            <w:r w:rsidRPr="00D5163E">
              <w:rPr>
                <w:rFonts w:asciiTheme="majorHAnsi" w:hAnsiTheme="majorHAnsi" w:cstheme="minorHAnsi"/>
                <w:lang w:val="x-none"/>
              </w:rPr>
              <w:t>The</w:t>
            </w:r>
            <w:r w:rsidRPr="00D5163E">
              <w:rPr>
                <w:rFonts w:asciiTheme="majorHAnsi" w:hAnsiTheme="majorHAnsi" w:cstheme="minorHAnsi"/>
              </w:rPr>
              <w:t xml:space="preserve"> </w:t>
            </w:r>
            <w:r w:rsidRPr="00D5163E">
              <w:rPr>
                <w:rFonts w:asciiTheme="majorHAnsi" w:hAnsiTheme="majorHAnsi" w:cstheme="minorHAnsi"/>
                <w:lang w:val="x-none"/>
              </w:rPr>
              <w:t xml:space="preserve">ADLIGHT project </w:t>
            </w:r>
            <w:r w:rsidRPr="00D5163E">
              <w:rPr>
                <w:rFonts w:asciiTheme="majorHAnsi" w:hAnsiTheme="majorHAnsi" w:cstheme="minorHAnsi"/>
              </w:rPr>
              <w:t>is</w:t>
            </w:r>
            <w:r w:rsidRPr="00D5163E">
              <w:rPr>
                <w:rFonts w:asciiTheme="majorHAnsi" w:hAnsiTheme="majorHAnsi" w:cstheme="minorHAnsi"/>
                <w:lang w:val="x-none"/>
              </w:rPr>
              <w:t xml:space="preserve"> buil</w:t>
            </w:r>
            <w:r w:rsidRPr="00D5163E">
              <w:rPr>
                <w:rFonts w:asciiTheme="majorHAnsi" w:hAnsiTheme="majorHAnsi" w:cstheme="minorHAnsi"/>
              </w:rPr>
              <w:t>t</w:t>
            </w:r>
            <w:r w:rsidRPr="00D5163E">
              <w:rPr>
                <w:rFonts w:asciiTheme="majorHAnsi" w:hAnsiTheme="majorHAnsi" w:cstheme="minorHAnsi"/>
                <w:lang w:val="x-none"/>
              </w:rPr>
              <w:t xml:space="preserve"> upon</w:t>
            </w:r>
            <w:r w:rsidRPr="00D5163E">
              <w:rPr>
                <w:rFonts w:asciiTheme="majorHAnsi" w:hAnsiTheme="majorHAnsi" w:cstheme="minorHAnsi"/>
              </w:rPr>
              <w:t xml:space="preserve"> knowledge and</w:t>
            </w:r>
            <w:r w:rsidRPr="00D5163E">
              <w:rPr>
                <w:rFonts w:asciiTheme="majorHAnsi" w:hAnsiTheme="majorHAnsi" w:cstheme="minorHAnsi"/>
                <w:lang w:val="x-none"/>
              </w:rPr>
              <w:t xml:space="preserve"> relevant ongoing </w:t>
            </w:r>
            <w:r w:rsidRPr="00D5163E">
              <w:rPr>
                <w:rFonts w:asciiTheme="majorHAnsi" w:hAnsiTheme="majorHAnsi" w:cstheme="minorHAnsi"/>
              </w:rPr>
              <w:t>energy efficiency</w:t>
            </w:r>
            <w:r w:rsidRPr="00D5163E">
              <w:rPr>
                <w:rFonts w:asciiTheme="majorHAnsi" w:hAnsiTheme="majorHAnsi" w:cstheme="minorHAnsi"/>
                <w:lang w:val="x-none"/>
              </w:rPr>
              <w:t xml:space="preserve"> lighting projects/programs </w:t>
            </w:r>
            <w:r w:rsidRPr="00D5163E">
              <w:rPr>
                <w:rFonts w:asciiTheme="majorHAnsi" w:hAnsiTheme="majorHAnsi" w:cstheme="minorHAnsi"/>
              </w:rPr>
              <w:t>as well as</w:t>
            </w:r>
            <w:r w:rsidRPr="00D5163E">
              <w:rPr>
                <w:rFonts w:asciiTheme="majorHAnsi" w:hAnsiTheme="majorHAnsi" w:cstheme="minorHAnsi"/>
                <w:lang w:val="x-none"/>
              </w:rPr>
              <w:t xml:space="preserve"> already completed</w:t>
            </w:r>
            <w:r w:rsidRPr="00D5163E">
              <w:rPr>
                <w:rFonts w:asciiTheme="majorHAnsi" w:hAnsiTheme="majorHAnsi" w:cstheme="minorHAnsi"/>
              </w:rPr>
              <w:t xml:space="preserve"> projects</w:t>
            </w:r>
            <w:r w:rsidRPr="00D5163E">
              <w:rPr>
                <w:rFonts w:asciiTheme="majorHAnsi" w:hAnsiTheme="majorHAnsi" w:cstheme="minorHAnsi"/>
                <w:lang w:val="x-none"/>
              </w:rPr>
              <w:t>.</w:t>
            </w:r>
            <w:r w:rsidRPr="00D5163E">
              <w:rPr>
                <w:rFonts w:asciiTheme="majorHAnsi" w:hAnsiTheme="majorHAnsi" w:cstheme="minorHAnsi"/>
              </w:rPr>
              <w:t xml:space="preserve"> The added value of ADLIGHT to the contributions of ongoing/completed initiatives in</w:t>
            </w:r>
            <w:r w:rsidRPr="00D5163E">
              <w:rPr>
                <w:rFonts w:asciiTheme="majorHAnsi" w:hAnsiTheme="majorHAnsi" w:cs="Calibri"/>
                <w:iCs/>
              </w:rPr>
              <w:t xml:space="preserve"> the area of application of local efficient lighting products is summarized in the project document (</w:t>
            </w:r>
            <w:r w:rsidRPr="00D5163E">
              <w:rPr>
                <w:rFonts w:asciiTheme="majorHAnsi" w:hAnsiTheme="majorHAnsi" w:cstheme="minorHAnsi"/>
                <w:lang w:eastAsia="en-GB"/>
              </w:rPr>
              <w:t xml:space="preserve">Project Document’s </w:t>
            </w:r>
            <w:r w:rsidRPr="00D5163E">
              <w:rPr>
                <w:rFonts w:asciiTheme="majorHAnsi" w:hAnsiTheme="majorHAnsi" w:cs="Calibri"/>
                <w:iCs/>
              </w:rPr>
              <w:t>Development Challenge chapter).</w:t>
            </w:r>
          </w:p>
          <w:p w14:paraId="0A32890A" w14:textId="77777777" w:rsidR="00712413" w:rsidRPr="00D5163E" w:rsidRDefault="00712413" w:rsidP="007E081C">
            <w:pPr>
              <w:tabs>
                <w:tab w:val="left" w:pos="5715"/>
              </w:tabs>
              <w:spacing w:before="120"/>
              <w:rPr>
                <w:rFonts w:asciiTheme="majorHAnsi" w:hAnsiTheme="majorHAnsi"/>
                <w:sz w:val="16"/>
                <w:szCs w:val="16"/>
              </w:rPr>
            </w:pPr>
          </w:p>
        </w:tc>
        <w:tc>
          <w:tcPr>
            <w:tcW w:w="496" w:type="dxa"/>
            <w:shd w:val="clear" w:color="auto" w:fill="auto"/>
          </w:tcPr>
          <w:p w14:paraId="4FC0073E"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3</w:t>
            </w:r>
          </w:p>
        </w:tc>
        <w:tc>
          <w:tcPr>
            <w:tcW w:w="517" w:type="dxa"/>
            <w:shd w:val="clear" w:color="auto" w:fill="auto"/>
          </w:tcPr>
          <w:p w14:paraId="14E2C1B9"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2</w:t>
            </w:r>
          </w:p>
        </w:tc>
      </w:tr>
      <w:tr w:rsidR="00712413" w:rsidRPr="00D5163E" w14:paraId="0C020208" w14:textId="77777777" w:rsidTr="00712413">
        <w:trPr>
          <w:trHeight w:val="215"/>
        </w:trPr>
        <w:tc>
          <w:tcPr>
            <w:tcW w:w="8802" w:type="dxa"/>
            <w:gridSpan w:val="5"/>
            <w:vMerge/>
            <w:shd w:val="clear" w:color="auto" w:fill="auto"/>
          </w:tcPr>
          <w:p w14:paraId="480E3D1B" w14:textId="77777777" w:rsidR="00712413" w:rsidRPr="00D5163E" w:rsidRDefault="00712413" w:rsidP="007E081C">
            <w:pPr>
              <w:spacing w:before="20" w:after="20"/>
              <w:rPr>
                <w:rFonts w:asciiTheme="majorHAnsi" w:hAnsiTheme="majorHAnsi"/>
                <w:sz w:val="18"/>
                <w:szCs w:val="18"/>
              </w:rPr>
            </w:pPr>
          </w:p>
        </w:tc>
        <w:tc>
          <w:tcPr>
            <w:tcW w:w="1013" w:type="dxa"/>
            <w:gridSpan w:val="2"/>
            <w:tcBorders>
              <w:bottom w:val="single" w:sz="4" w:space="0" w:color="000000" w:themeColor="text1"/>
            </w:tcBorders>
            <w:shd w:val="clear" w:color="auto" w:fill="auto"/>
          </w:tcPr>
          <w:p w14:paraId="654B1218"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1</w:t>
            </w:r>
          </w:p>
        </w:tc>
      </w:tr>
      <w:tr w:rsidR="00712413" w:rsidRPr="00D5163E" w14:paraId="6E26C131" w14:textId="77777777" w:rsidTr="00712413">
        <w:trPr>
          <w:trHeight w:val="1241"/>
        </w:trPr>
        <w:tc>
          <w:tcPr>
            <w:tcW w:w="8802" w:type="dxa"/>
            <w:gridSpan w:val="5"/>
            <w:vMerge/>
            <w:tcBorders>
              <w:bottom w:val="single" w:sz="4" w:space="0" w:color="000000" w:themeColor="text1"/>
            </w:tcBorders>
            <w:shd w:val="clear" w:color="auto" w:fill="auto"/>
          </w:tcPr>
          <w:p w14:paraId="4414A22E" w14:textId="77777777" w:rsidR="00712413" w:rsidRPr="00D5163E" w:rsidRDefault="00712413" w:rsidP="007E081C">
            <w:pPr>
              <w:spacing w:before="20" w:after="20"/>
              <w:rPr>
                <w:rFonts w:asciiTheme="majorHAnsi" w:hAnsiTheme="majorHAnsi"/>
                <w:sz w:val="18"/>
                <w:szCs w:val="18"/>
              </w:rPr>
            </w:pPr>
          </w:p>
        </w:tc>
        <w:tc>
          <w:tcPr>
            <w:tcW w:w="1013" w:type="dxa"/>
            <w:gridSpan w:val="2"/>
            <w:tcBorders>
              <w:bottom w:val="single" w:sz="4" w:space="0" w:color="000000" w:themeColor="text1"/>
            </w:tcBorders>
            <w:shd w:val="clear" w:color="auto" w:fill="auto"/>
          </w:tcPr>
          <w:p w14:paraId="669E9E2B" w14:textId="77777777" w:rsidR="00712413" w:rsidRPr="00D5163E" w:rsidRDefault="00712413" w:rsidP="007E081C">
            <w:pPr>
              <w:jc w:val="center"/>
              <w:rPr>
                <w:rFonts w:asciiTheme="majorHAnsi" w:hAnsiTheme="majorHAnsi"/>
                <w:sz w:val="18"/>
                <w:szCs w:val="18"/>
              </w:rPr>
            </w:pPr>
            <w:r w:rsidRPr="00D5163E">
              <w:rPr>
                <w:rFonts w:asciiTheme="majorHAnsi" w:hAnsiTheme="majorHAnsi"/>
                <w:b/>
                <w:sz w:val="18"/>
                <w:szCs w:val="18"/>
              </w:rPr>
              <w:t>Evidence</w:t>
            </w:r>
          </w:p>
        </w:tc>
      </w:tr>
      <w:tr w:rsidR="00712413" w:rsidRPr="00D5163E" w14:paraId="74F41007" w14:textId="77777777" w:rsidTr="00712413">
        <w:trPr>
          <w:trHeight w:val="179"/>
        </w:trPr>
        <w:tc>
          <w:tcPr>
            <w:tcW w:w="8802" w:type="dxa"/>
            <w:gridSpan w:val="5"/>
            <w:vMerge w:val="restart"/>
            <w:shd w:val="clear" w:color="auto" w:fill="auto"/>
          </w:tcPr>
          <w:p w14:paraId="5FCE7261" w14:textId="77777777" w:rsidR="00712413" w:rsidRPr="00D5163E" w:rsidRDefault="00712413" w:rsidP="00DD7CE7">
            <w:pPr>
              <w:pStyle w:val="ListParagraph"/>
              <w:numPr>
                <w:ilvl w:val="0"/>
                <w:numId w:val="76"/>
              </w:numPr>
              <w:spacing w:before="120" w:after="20"/>
              <w:ind w:left="245" w:hanging="274"/>
              <w:rPr>
                <w:rFonts w:asciiTheme="majorHAnsi" w:hAnsiTheme="majorHAnsi"/>
                <w:b/>
                <w:sz w:val="18"/>
                <w:szCs w:val="18"/>
              </w:rPr>
            </w:pPr>
            <w:r w:rsidRPr="00D5163E">
              <w:rPr>
                <w:rFonts w:asciiTheme="majorHAnsi" w:hAnsiTheme="majorHAnsi"/>
                <w:b/>
                <w:sz w:val="18"/>
                <w:szCs w:val="18"/>
              </w:rPr>
              <w:t>Does t</w:t>
            </w:r>
            <w:r w:rsidRPr="00D5163E">
              <w:rPr>
                <w:rFonts w:asciiTheme="majorHAnsi" w:eastAsiaTheme="minorHAnsi" w:hAnsiTheme="majorHAnsi"/>
                <w:b/>
                <w:sz w:val="18"/>
                <w:szCs w:val="18"/>
              </w:rPr>
              <w:t>he project use gender analysis in the project design and does the project respond to this gender analysis with concrete measures to address gender inequities and empower women</w:t>
            </w:r>
            <w:r w:rsidRPr="00D5163E">
              <w:rPr>
                <w:rFonts w:asciiTheme="majorHAnsi" w:hAnsiTheme="majorHAnsi"/>
                <w:b/>
                <w:sz w:val="18"/>
                <w:szCs w:val="18"/>
              </w:rPr>
              <w:t>? (select the option from 1-3 that best reflects this project):</w:t>
            </w:r>
          </w:p>
          <w:p w14:paraId="0E06DD91" w14:textId="77777777" w:rsidR="00712413" w:rsidRPr="00D5163E" w:rsidRDefault="00712413" w:rsidP="00DD7CE7">
            <w:pPr>
              <w:pStyle w:val="ListParagraph"/>
              <w:numPr>
                <w:ilvl w:val="0"/>
                <w:numId w:val="74"/>
              </w:numPr>
              <w:ind w:left="607" w:hanging="270"/>
              <w:rPr>
                <w:rFonts w:asciiTheme="majorHAnsi" w:hAnsiTheme="majorHAnsi"/>
                <w:sz w:val="18"/>
                <w:szCs w:val="18"/>
              </w:rPr>
            </w:pPr>
            <w:r w:rsidRPr="00D5163E">
              <w:rPr>
                <w:rFonts w:asciiTheme="majorHAnsi" w:hAnsiTheme="majorHAnsi"/>
                <w:b/>
                <w:sz w:val="18"/>
                <w:szCs w:val="18"/>
                <w:u w:val="single"/>
              </w:rPr>
              <w:t>3:</w:t>
            </w:r>
            <w:r w:rsidRPr="00D5163E">
              <w:rPr>
                <w:rFonts w:asciiTheme="majorHAnsi" w:hAnsiTheme="majorHAnsi"/>
                <w:sz w:val="18"/>
                <w:szCs w:val="18"/>
              </w:rPr>
              <w:t xml:space="preserve">  A </w:t>
            </w:r>
            <w:r w:rsidRPr="00D5163E">
              <w:rPr>
                <w:rFonts w:asciiTheme="majorHAnsi" w:hAnsiTheme="majorHAnsi"/>
                <w:sz w:val="18"/>
                <w:szCs w:val="18"/>
                <w:u w:val="single"/>
              </w:rPr>
              <w:t>participatory</w:t>
            </w:r>
            <w:r w:rsidRPr="00D5163E">
              <w:rPr>
                <w:rFonts w:asciiTheme="majorHAnsi" w:hAnsiTheme="majorHAnsi"/>
                <w:sz w:val="18"/>
                <w:szCs w:val="18"/>
              </w:rPr>
              <w:t xml:space="preserve"> gender analysis on the project has been conducted. This analysis reflects on the different needs, roles and access to/control over resources of women and men, and it is fully integrated into the project document. The project establishes concrete priorities to address gender inequalities in its strategy. The results framework includes outputs and activities that specifically respond to this gender analysis, with indicators that measure and monitor results contributing to gender equality. </w:t>
            </w:r>
            <w:r w:rsidRPr="00D5163E">
              <w:rPr>
                <w:rFonts w:asciiTheme="majorHAnsi" w:hAnsiTheme="majorHAnsi"/>
                <w:i/>
                <w:sz w:val="18"/>
                <w:szCs w:val="18"/>
              </w:rPr>
              <w:t>(all must be true to select this option)</w:t>
            </w:r>
          </w:p>
          <w:p w14:paraId="386EAD7D" w14:textId="77777777" w:rsidR="00712413" w:rsidRPr="00D5163E" w:rsidRDefault="00712413" w:rsidP="00DD7CE7">
            <w:pPr>
              <w:pStyle w:val="ListParagraph"/>
              <w:numPr>
                <w:ilvl w:val="0"/>
                <w:numId w:val="71"/>
              </w:numPr>
              <w:spacing w:before="20" w:after="20"/>
              <w:ind w:left="605" w:hanging="245"/>
              <w:rPr>
                <w:rFonts w:asciiTheme="majorHAnsi" w:hAnsiTheme="majorHAnsi"/>
                <w:b/>
                <w:sz w:val="18"/>
                <w:szCs w:val="18"/>
              </w:rPr>
            </w:pPr>
            <w:r w:rsidRPr="00D5163E">
              <w:rPr>
                <w:rFonts w:asciiTheme="majorHAnsi" w:hAnsiTheme="majorHAnsi"/>
                <w:b/>
                <w:sz w:val="18"/>
                <w:szCs w:val="18"/>
                <w:u w:val="single"/>
              </w:rPr>
              <w:t>2:</w:t>
            </w:r>
            <w:r w:rsidRPr="00D5163E">
              <w:rPr>
                <w:rFonts w:asciiTheme="majorHAnsi" w:hAnsiTheme="majorHAnsi"/>
                <w:sz w:val="18"/>
                <w:szCs w:val="18"/>
              </w:rPr>
              <w:t xml:space="preserve">  A gender analysis on the project has been conducted. This analysis reflects on the different needs, roles and access to/control over resources of women and men. Gender concerns are integrated in the development challenge and strategy sections of the project document. The results framework includes outputs and activities that specifically respond to this gender analysis, with indicators that measure and monitor results contributing to gender equality. </w:t>
            </w:r>
            <w:r w:rsidRPr="00D5163E">
              <w:rPr>
                <w:rFonts w:asciiTheme="majorHAnsi" w:hAnsiTheme="majorHAnsi"/>
                <w:i/>
                <w:sz w:val="18"/>
                <w:szCs w:val="18"/>
              </w:rPr>
              <w:t>(all must be true to select this option)</w:t>
            </w:r>
          </w:p>
          <w:p w14:paraId="09025587" w14:textId="77777777" w:rsidR="00712413" w:rsidRPr="00D5163E" w:rsidRDefault="00712413" w:rsidP="00DD7CE7">
            <w:pPr>
              <w:pStyle w:val="ListParagraph"/>
              <w:numPr>
                <w:ilvl w:val="0"/>
                <w:numId w:val="71"/>
              </w:numPr>
              <w:spacing w:before="20" w:after="20"/>
              <w:ind w:left="605" w:hanging="245"/>
              <w:rPr>
                <w:rFonts w:asciiTheme="majorHAnsi" w:hAnsiTheme="majorHAnsi"/>
                <w:b/>
                <w:sz w:val="18"/>
                <w:szCs w:val="18"/>
              </w:rPr>
            </w:pPr>
            <w:r w:rsidRPr="00D5163E">
              <w:rPr>
                <w:rFonts w:asciiTheme="majorHAnsi" w:hAnsiTheme="majorHAnsi"/>
                <w:b/>
                <w:sz w:val="18"/>
                <w:szCs w:val="18"/>
                <w:u w:val="single"/>
              </w:rPr>
              <w:t>1:</w:t>
            </w:r>
            <w:r w:rsidRPr="00D5163E">
              <w:rPr>
                <w:rFonts w:asciiTheme="majorHAnsi" w:hAnsiTheme="majorHAnsi"/>
                <w:sz w:val="18"/>
                <w:szCs w:val="18"/>
              </w:rPr>
              <w:t xml:space="preserve"> The project design may or may not mention information and/or data on the differential impact of the project’s development situation on gender relations, women and men, but the constraints have not been clearly identified and interventions have not been considered. </w:t>
            </w:r>
          </w:p>
          <w:p w14:paraId="3997C99A" w14:textId="77777777" w:rsidR="00712413" w:rsidRPr="00D5163E" w:rsidRDefault="00712413" w:rsidP="007E081C">
            <w:pPr>
              <w:spacing w:before="20" w:after="20"/>
              <w:rPr>
                <w:rFonts w:asciiTheme="majorHAnsi" w:hAnsiTheme="majorHAnsi"/>
                <w:sz w:val="16"/>
                <w:szCs w:val="16"/>
              </w:rPr>
            </w:pPr>
            <w:r w:rsidRPr="00D5163E">
              <w:rPr>
                <w:rFonts w:asciiTheme="majorHAnsi" w:hAnsiTheme="majorHAnsi"/>
                <w:sz w:val="16"/>
                <w:szCs w:val="16"/>
              </w:rPr>
              <w:t>*Note:  Management Action or strong management justification must be given for a score of 1</w:t>
            </w:r>
          </w:p>
          <w:p w14:paraId="0F1DDD35" w14:textId="77777777" w:rsidR="00712413" w:rsidRPr="00D5163E" w:rsidRDefault="00712413" w:rsidP="007E081C">
            <w:pPr>
              <w:spacing w:before="20" w:after="20"/>
              <w:rPr>
                <w:rFonts w:asciiTheme="majorHAnsi" w:hAnsiTheme="majorHAnsi"/>
                <w:sz w:val="16"/>
                <w:szCs w:val="16"/>
              </w:rPr>
            </w:pPr>
          </w:p>
          <w:p w14:paraId="07BBFFF1" w14:textId="77777777" w:rsidR="00712413" w:rsidRPr="00D5163E" w:rsidRDefault="00712413" w:rsidP="007E081C">
            <w:pPr>
              <w:autoSpaceDE w:val="0"/>
              <w:autoSpaceDN w:val="0"/>
              <w:adjustRightInd w:val="0"/>
              <w:snapToGrid w:val="0"/>
              <w:contextualSpacing/>
              <w:rPr>
                <w:rFonts w:asciiTheme="majorHAnsi" w:hAnsiTheme="majorHAnsi" w:cstheme="minorHAnsi"/>
                <w:lang w:val="x-none"/>
              </w:rPr>
            </w:pPr>
            <w:r w:rsidRPr="00D5163E">
              <w:rPr>
                <w:rFonts w:asciiTheme="majorHAnsi" w:hAnsiTheme="majorHAnsi" w:cstheme="minorHAnsi"/>
              </w:rPr>
              <w:t>Option 2. A gender analysis has been conducted during the project design (Annex N). Based on the gender analysis, t</w:t>
            </w:r>
            <w:r w:rsidRPr="00D5163E">
              <w:rPr>
                <w:rFonts w:asciiTheme="majorHAnsi" w:hAnsiTheme="majorHAnsi" w:cstheme="minorHAnsi"/>
                <w:lang w:val="x-none"/>
              </w:rPr>
              <w:t>he project</w:t>
            </w:r>
            <w:r w:rsidRPr="00D5163E">
              <w:rPr>
                <w:rFonts w:asciiTheme="majorHAnsi" w:hAnsiTheme="majorHAnsi" w:cstheme="minorHAnsi"/>
              </w:rPr>
              <w:t xml:space="preserve"> has </w:t>
            </w:r>
            <w:r w:rsidRPr="00D5163E">
              <w:rPr>
                <w:rFonts w:asciiTheme="majorHAnsi" w:hAnsiTheme="majorHAnsi" w:cstheme="minorHAnsi"/>
                <w:lang w:val="x-none"/>
              </w:rPr>
              <w:t>i</w:t>
            </w:r>
            <w:r w:rsidRPr="00D5163E">
              <w:rPr>
                <w:rFonts w:asciiTheme="majorHAnsi" w:hAnsiTheme="majorHAnsi" w:cstheme="minorHAnsi"/>
              </w:rPr>
              <w:t>n</w:t>
            </w:r>
            <w:r w:rsidRPr="00D5163E">
              <w:rPr>
                <w:rFonts w:asciiTheme="majorHAnsi" w:hAnsiTheme="majorHAnsi" w:cstheme="minorHAnsi"/>
                <w:lang w:val="x-none"/>
              </w:rPr>
              <w:t>cluded gender mainstreaming, as appropriate</w:t>
            </w:r>
            <w:r w:rsidRPr="00D5163E">
              <w:rPr>
                <w:rFonts w:asciiTheme="majorHAnsi" w:hAnsiTheme="majorHAnsi" w:cstheme="minorHAnsi"/>
              </w:rPr>
              <w:t>,</w:t>
            </w:r>
            <w:r w:rsidRPr="00D5163E">
              <w:rPr>
                <w:rFonts w:asciiTheme="majorHAnsi" w:hAnsiTheme="majorHAnsi" w:cstheme="minorHAnsi"/>
                <w:lang w:val="x-none"/>
              </w:rPr>
              <w:t xml:space="preserve"> in its implementation strategies</w:t>
            </w:r>
            <w:r w:rsidRPr="00D5163E">
              <w:rPr>
                <w:rFonts w:asciiTheme="majorHAnsi" w:hAnsiTheme="majorHAnsi" w:cstheme="minorHAnsi"/>
              </w:rPr>
              <w:t xml:space="preserve">, outputs, </w:t>
            </w:r>
            <w:r w:rsidRPr="00D5163E">
              <w:rPr>
                <w:rFonts w:asciiTheme="majorHAnsi" w:hAnsiTheme="majorHAnsi" w:cstheme="minorHAnsi"/>
                <w:lang w:val="x-none"/>
              </w:rPr>
              <w:t>activities</w:t>
            </w:r>
            <w:r w:rsidRPr="00D5163E">
              <w:rPr>
                <w:rFonts w:asciiTheme="majorHAnsi" w:hAnsiTheme="majorHAnsi" w:cstheme="minorHAnsi"/>
              </w:rPr>
              <w:t>, results framework</w:t>
            </w:r>
            <w:r w:rsidRPr="00D5163E">
              <w:rPr>
                <w:rFonts w:asciiTheme="majorHAnsi" w:hAnsiTheme="majorHAnsi" w:cstheme="minorHAnsi"/>
                <w:lang w:val="x-none"/>
              </w:rPr>
              <w:t xml:space="preserve"> </w:t>
            </w:r>
            <w:r w:rsidRPr="00D5163E">
              <w:rPr>
                <w:rFonts w:asciiTheme="majorHAnsi" w:hAnsiTheme="majorHAnsi" w:cstheme="minorHAnsi"/>
              </w:rPr>
              <w:t xml:space="preserve">and indicators.   </w:t>
            </w:r>
          </w:p>
          <w:p w14:paraId="5256712E" w14:textId="77777777" w:rsidR="00712413" w:rsidRPr="00D5163E" w:rsidRDefault="00712413" w:rsidP="007E081C">
            <w:pPr>
              <w:spacing w:before="20" w:after="20"/>
              <w:rPr>
                <w:rFonts w:asciiTheme="majorHAnsi" w:hAnsiTheme="majorHAnsi"/>
                <w:b/>
                <w:sz w:val="18"/>
                <w:szCs w:val="18"/>
              </w:rPr>
            </w:pPr>
          </w:p>
        </w:tc>
        <w:tc>
          <w:tcPr>
            <w:tcW w:w="496" w:type="dxa"/>
            <w:shd w:val="clear" w:color="auto" w:fill="auto"/>
          </w:tcPr>
          <w:p w14:paraId="5940C721"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lastRenderedPageBreak/>
              <w:t>3</w:t>
            </w:r>
          </w:p>
        </w:tc>
        <w:tc>
          <w:tcPr>
            <w:tcW w:w="517" w:type="dxa"/>
            <w:shd w:val="clear" w:color="auto" w:fill="auto"/>
          </w:tcPr>
          <w:p w14:paraId="25241987"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2</w:t>
            </w:r>
          </w:p>
        </w:tc>
      </w:tr>
      <w:tr w:rsidR="00712413" w:rsidRPr="00D5163E" w14:paraId="0B1B66EF" w14:textId="77777777" w:rsidTr="00712413">
        <w:trPr>
          <w:trHeight w:val="152"/>
        </w:trPr>
        <w:tc>
          <w:tcPr>
            <w:tcW w:w="8802" w:type="dxa"/>
            <w:gridSpan w:val="5"/>
            <w:vMerge/>
            <w:shd w:val="clear" w:color="auto" w:fill="auto"/>
          </w:tcPr>
          <w:p w14:paraId="5217E164" w14:textId="77777777" w:rsidR="00712413" w:rsidRPr="00D5163E" w:rsidRDefault="00712413" w:rsidP="00DD7CE7">
            <w:pPr>
              <w:pStyle w:val="ListParagraph"/>
              <w:numPr>
                <w:ilvl w:val="0"/>
                <w:numId w:val="76"/>
              </w:numPr>
              <w:spacing w:before="120" w:after="20"/>
              <w:ind w:left="247" w:hanging="270"/>
              <w:rPr>
                <w:rFonts w:asciiTheme="majorHAnsi" w:hAnsiTheme="majorHAnsi"/>
                <w:b/>
                <w:sz w:val="18"/>
                <w:szCs w:val="18"/>
              </w:rPr>
            </w:pPr>
          </w:p>
        </w:tc>
        <w:tc>
          <w:tcPr>
            <w:tcW w:w="1013" w:type="dxa"/>
            <w:gridSpan w:val="2"/>
            <w:tcBorders>
              <w:bottom w:val="single" w:sz="4" w:space="0" w:color="000000" w:themeColor="text1"/>
            </w:tcBorders>
            <w:shd w:val="clear" w:color="auto" w:fill="auto"/>
          </w:tcPr>
          <w:p w14:paraId="792E951D" w14:textId="77777777" w:rsidR="00712413" w:rsidRPr="00D5163E" w:rsidRDefault="00712413" w:rsidP="007E081C">
            <w:pPr>
              <w:jc w:val="center"/>
              <w:rPr>
                <w:rFonts w:asciiTheme="majorHAnsi" w:hAnsiTheme="majorHAnsi"/>
                <w:sz w:val="18"/>
                <w:szCs w:val="18"/>
                <w:u w:val="single"/>
              </w:rPr>
            </w:pPr>
            <w:r w:rsidRPr="00D5163E">
              <w:rPr>
                <w:rFonts w:asciiTheme="majorHAnsi" w:hAnsiTheme="majorHAnsi"/>
                <w:sz w:val="18"/>
                <w:szCs w:val="18"/>
                <w:u w:val="single"/>
              </w:rPr>
              <w:t>1</w:t>
            </w:r>
          </w:p>
        </w:tc>
      </w:tr>
      <w:tr w:rsidR="00712413" w:rsidRPr="00D5163E" w14:paraId="7BC6A165" w14:textId="77777777" w:rsidTr="00712413">
        <w:trPr>
          <w:trHeight w:val="952"/>
        </w:trPr>
        <w:tc>
          <w:tcPr>
            <w:tcW w:w="8802" w:type="dxa"/>
            <w:gridSpan w:val="5"/>
            <w:vMerge/>
            <w:shd w:val="clear" w:color="auto" w:fill="auto"/>
          </w:tcPr>
          <w:p w14:paraId="354899CB" w14:textId="77777777" w:rsidR="00712413" w:rsidRPr="00D5163E" w:rsidRDefault="00712413" w:rsidP="00DD7CE7">
            <w:pPr>
              <w:pStyle w:val="ListParagraph"/>
              <w:numPr>
                <w:ilvl w:val="0"/>
                <w:numId w:val="76"/>
              </w:numPr>
              <w:spacing w:before="120" w:after="20"/>
              <w:ind w:left="247" w:hanging="270"/>
              <w:rPr>
                <w:rFonts w:asciiTheme="majorHAnsi" w:hAnsiTheme="majorHAnsi"/>
                <w:b/>
                <w:sz w:val="18"/>
                <w:szCs w:val="18"/>
              </w:rPr>
            </w:pPr>
          </w:p>
        </w:tc>
        <w:tc>
          <w:tcPr>
            <w:tcW w:w="1013" w:type="dxa"/>
            <w:gridSpan w:val="2"/>
            <w:tcBorders>
              <w:bottom w:val="single" w:sz="4" w:space="0" w:color="000000" w:themeColor="text1"/>
            </w:tcBorders>
            <w:shd w:val="clear" w:color="auto" w:fill="auto"/>
          </w:tcPr>
          <w:p w14:paraId="3D40D8B6" w14:textId="77777777" w:rsidR="00712413" w:rsidRPr="00D5163E" w:rsidRDefault="00712413" w:rsidP="007E081C">
            <w:pPr>
              <w:jc w:val="center"/>
              <w:rPr>
                <w:rFonts w:asciiTheme="majorHAnsi" w:hAnsiTheme="majorHAnsi"/>
                <w:sz w:val="18"/>
                <w:szCs w:val="18"/>
              </w:rPr>
            </w:pPr>
            <w:r w:rsidRPr="00D5163E">
              <w:rPr>
                <w:rFonts w:asciiTheme="majorHAnsi" w:hAnsiTheme="majorHAnsi"/>
                <w:b/>
                <w:sz w:val="18"/>
                <w:szCs w:val="18"/>
              </w:rPr>
              <w:t>Evidence</w:t>
            </w:r>
          </w:p>
        </w:tc>
      </w:tr>
      <w:tr w:rsidR="00712413" w:rsidRPr="00D5163E" w14:paraId="4E5F4C4D" w14:textId="77777777" w:rsidTr="00712413">
        <w:trPr>
          <w:trHeight w:val="215"/>
        </w:trPr>
        <w:tc>
          <w:tcPr>
            <w:tcW w:w="8802" w:type="dxa"/>
            <w:gridSpan w:val="5"/>
            <w:vMerge w:val="restart"/>
            <w:shd w:val="clear" w:color="auto" w:fill="auto"/>
          </w:tcPr>
          <w:p w14:paraId="0E2A9362" w14:textId="77777777" w:rsidR="00712413" w:rsidRPr="00D5163E" w:rsidRDefault="00712413" w:rsidP="00DD7CE7">
            <w:pPr>
              <w:pStyle w:val="ListParagraph"/>
              <w:numPr>
                <w:ilvl w:val="0"/>
                <w:numId w:val="76"/>
              </w:numPr>
              <w:spacing w:before="120" w:after="20"/>
              <w:ind w:left="245" w:hanging="245"/>
              <w:rPr>
                <w:rFonts w:asciiTheme="majorHAnsi" w:hAnsiTheme="majorHAnsi"/>
                <w:b/>
                <w:sz w:val="18"/>
                <w:szCs w:val="18"/>
              </w:rPr>
            </w:pPr>
            <w:r w:rsidRPr="00D5163E">
              <w:rPr>
                <w:rFonts w:asciiTheme="majorHAnsi" w:hAnsiTheme="majorHAnsi"/>
                <w:b/>
                <w:sz w:val="18"/>
                <w:szCs w:val="18"/>
              </w:rPr>
              <w:t>Does UNDP have a clear advantage to engage in the role envisioned by the project vis-à-vis national partners, other development partners, and other actors? (select from options 1-3 that best reflects this project):</w:t>
            </w:r>
          </w:p>
          <w:p w14:paraId="1264DB77" w14:textId="77777777" w:rsidR="00712413" w:rsidRPr="00D5163E" w:rsidRDefault="00712413" w:rsidP="00DD7CE7">
            <w:pPr>
              <w:pStyle w:val="ListParagraph"/>
              <w:numPr>
                <w:ilvl w:val="0"/>
                <w:numId w:val="69"/>
              </w:numPr>
              <w:spacing w:before="20" w:after="20"/>
              <w:ind w:left="607" w:hanging="247"/>
              <w:rPr>
                <w:rFonts w:asciiTheme="majorHAnsi" w:hAnsiTheme="majorHAnsi"/>
                <w:sz w:val="18"/>
                <w:szCs w:val="18"/>
              </w:rPr>
            </w:pPr>
            <w:r w:rsidRPr="00D5163E">
              <w:rPr>
                <w:rFonts w:asciiTheme="majorHAnsi" w:hAnsiTheme="majorHAnsi"/>
                <w:b/>
                <w:sz w:val="18"/>
                <w:szCs w:val="18"/>
                <w:u w:val="single"/>
              </w:rPr>
              <w:t>3:</w:t>
            </w:r>
            <w:r w:rsidRPr="00D5163E">
              <w:rPr>
                <w:rFonts w:asciiTheme="majorHAnsi" w:hAnsiTheme="majorHAnsi"/>
                <w:sz w:val="18"/>
                <w:szCs w:val="18"/>
              </w:rPr>
              <w:t xml:space="preserve"> An analysis has been conducted on the role of other partners in the area where the project intends to work, and credible evidence supports the proposed engagement of UNDP and partners through the project. It is clear how results achieved by relevant partners will contribute to outcome level change complementing the project’s intended results. If relevant, options for south-south and triangular cooperation have been considered, as appropriate. </w:t>
            </w:r>
            <w:r w:rsidRPr="00D5163E">
              <w:rPr>
                <w:rFonts w:asciiTheme="majorHAnsi" w:hAnsiTheme="majorHAnsi"/>
                <w:i/>
                <w:sz w:val="18"/>
                <w:szCs w:val="18"/>
              </w:rPr>
              <w:t>(</w:t>
            </w:r>
            <w:r w:rsidRPr="00D5163E">
              <w:rPr>
                <w:rFonts w:asciiTheme="majorHAnsi" w:hAnsiTheme="majorHAnsi"/>
                <w:i/>
                <w:sz w:val="18"/>
                <w:szCs w:val="18"/>
                <w:u w:val="single"/>
              </w:rPr>
              <w:t>all</w:t>
            </w:r>
            <w:r w:rsidRPr="00D5163E">
              <w:rPr>
                <w:rFonts w:asciiTheme="majorHAnsi" w:hAnsiTheme="majorHAnsi"/>
                <w:i/>
                <w:sz w:val="18"/>
                <w:szCs w:val="18"/>
              </w:rPr>
              <w:t xml:space="preserve"> must be true to select this option)</w:t>
            </w:r>
          </w:p>
          <w:p w14:paraId="424414EF" w14:textId="77777777" w:rsidR="00712413" w:rsidRPr="00D5163E" w:rsidRDefault="00712413" w:rsidP="00DD7CE7">
            <w:pPr>
              <w:pStyle w:val="ListParagraph"/>
              <w:numPr>
                <w:ilvl w:val="0"/>
                <w:numId w:val="69"/>
              </w:numPr>
              <w:spacing w:before="20" w:after="20"/>
              <w:ind w:left="607" w:hanging="247"/>
              <w:rPr>
                <w:rFonts w:asciiTheme="majorHAnsi" w:hAnsiTheme="majorHAnsi"/>
                <w:sz w:val="18"/>
                <w:szCs w:val="18"/>
              </w:rPr>
            </w:pPr>
            <w:r w:rsidRPr="00D5163E">
              <w:rPr>
                <w:rFonts w:asciiTheme="majorHAnsi" w:hAnsiTheme="majorHAnsi"/>
                <w:b/>
                <w:sz w:val="18"/>
                <w:szCs w:val="18"/>
                <w:u w:val="single"/>
              </w:rPr>
              <w:t>2:</w:t>
            </w:r>
            <w:r w:rsidRPr="00D5163E">
              <w:rPr>
                <w:rFonts w:asciiTheme="majorHAnsi" w:hAnsiTheme="majorHAnsi"/>
                <w:sz w:val="18"/>
                <w:szCs w:val="18"/>
              </w:rPr>
              <w:t xml:space="preserve"> Some analysis has been conducted on the role of other partners where the project intends to work, and relatively limited evidence supports the proposed engagement of and division of labour between UNDP and partners through the project. Options for south-south and triangular cooperation may not have not been fully developed during project design, even if relevant opportunities have been identified.</w:t>
            </w:r>
          </w:p>
          <w:p w14:paraId="48E3F136" w14:textId="77777777" w:rsidR="00712413" w:rsidRPr="00D5163E" w:rsidRDefault="00712413" w:rsidP="00DD7CE7">
            <w:pPr>
              <w:pStyle w:val="ListParagraph"/>
              <w:numPr>
                <w:ilvl w:val="0"/>
                <w:numId w:val="69"/>
              </w:numPr>
              <w:tabs>
                <w:tab w:val="left" w:pos="5715"/>
              </w:tabs>
              <w:spacing w:before="20" w:after="20"/>
              <w:ind w:left="607" w:hanging="247"/>
              <w:rPr>
                <w:rFonts w:asciiTheme="majorHAnsi" w:hAnsiTheme="majorHAnsi"/>
                <w:sz w:val="18"/>
                <w:szCs w:val="18"/>
              </w:rPr>
            </w:pPr>
            <w:r w:rsidRPr="00D5163E">
              <w:rPr>
                <w:rFonts w:asciiTheme="majorHAnsi" w:hAnsiTheme="majorHAnsi"/>
                <w:b/>
                <w:sz w:val="18"/>
                <w:szCs w:val="18"/>
                <w:u w:val="single"/>
              </w:rPr>
              <w:t>1:</w:t>
            </w:r>
            <w:r w:rsidRPr="00D5163E">
              <w:rPr>
                <w:rFonts w:asciiTheme="majorHAnsi" w:hAnsiTheme="majorHAnsi"/>
                <w:sz w:val="18"/>
                <w:szCs w:val="18"/>
              </w:rPr>
              <w:t xml:space="preserve"> No clear analysis has been conducted on the role of other partners in the area that the project intends to work, and relatively limited evidence supports the proposed engagement of UNDP and partners through the project. There is risk that the project overlaps and/or does not coordinate with partners’ interventions in this area. Options for south-south and triangular cooperation have not been considered, despite its potential relevance.</w:t>
            </w:r>
          </w:p>
          <w:p w14:paraId="6BA97D08" w14:textId="77777777" w:rsidR="00712413" w:rsidRPr="00D5163E" w:rsidRDefault="00712413" w:rsidP="007E081C">
            <w:pPr>
              <w:tabs>
                <w:tab w:val="left" w:pos="5715"/>
              </w:tabs>
              <w:spacing w:before="120" w:after="20"/>
              <w:rPr>
                <w:rFonts w:asciiTheme="majorHAnsi" w:hAnsiTheme="majorHAnsi"/>
                <w:sz w:val="16"/>
                <w:szCs w:val="16"/>
              </w:rPr>
            </w:pPr>
            <w:r w:rsidRPr="00D5163E">
              <w:rPr>
                <w:rFonts w:asciiTheme="majorHAnsi" w:hAnsiTheme="majorHAnsi"/>
                <w:sz w:val="16"/>
                <w:szCs w:val="16"/>
              </w:rPr>
              <w:t>*Note:  Management Action or strong management justification must be given for a score of 1</w:t>
            </w:r>
          </w:p>
          <w:p w14:paraId="602E82A2" w14:textId="470E4E8F" w:rsidR="00712413" w:rsidRPr="00D5163E" w:rsidRDefault="00712413" w:rsidP="007E081C">
            <w:pPr>
              <w:autoSpaceDE w:val="0"/>
              <w:autoSpaceDN w:val="0"/>
              <w:adjustRightInd w:val="0"/>
              <w:snapToGrid w:val="0"/>
              <w:contextualSpacing/>
              <w:rPr>
                <w:rFonts w:asciiTheme="majorHAnsi" w:hAnsiTheme="majorHAnsi" w:cstheme="minorHAnsi"/>
                <w:color w:val="000000"/>
              </w:rPr>
            </w:pPr>
            <w:r w:rsidRPr="00D5163E">
              <w:rPr>
                <w:rFonts w:asciiTheme="majorHAnsi" w:hAnsiTheme="majorHAnsi" w:cstheme="minorHAnsi"/>
                <w:color w:val="000000"/>
              </w:rPr>
              <w:t xml:space="preserve">Option 3. Relevant partners have been identified and their role in project implementation has been outlined in the project document. The ADLIGHT Project will also pursue and promote South-South and triangular cooperation </w:t>
            </w:r>
            <w:r w:rsidR="00AE471A">
              <w:rPr>
                <w:rFonts w:asciiTheme="majorHAnsi" w:hAnsiTheme="majorHAnsi" w:cstheme="minorHAnsi"/>
                <w:color w:val="000000"/>
              </w:rPr>
              <w:t xml:space="preserve">(SSTC) </w:t>
            </w:r>
            <w:r w:rsidRPr="00D5163E">
              <w:rPr>
                <w:rFonts w:asciiTheme="majorHAnsi" w:hAnsiTheme="majorHAnsi" w:cstheme="minorHAnsi"/>
                <w:color w:val="000000"/>
              </w:rPr>
              <w:t xml:space="preserve">forms, such as knowledge exchange, technology transfer, financing, peer support, and country-to country or multi country initiatives, on high efficient lighting technology. </w:t>
            </w:r>
            <w:r w:rsidR="009C6321" w:rsidRPr="00DB2A92">
              <w:rPr>
                <w:rFonts w:asciiTheme="majorHAnsi" w:hAnsiTheme="majorHAnsi" w:cstheme="minorHAnsi"/>
                <w:color w:val="000000"/>
                <w:highlight w:val="cyan"/>
              </w:rPr>
              <w:t>The SSTC</w:t>
            </w:r>
            <w:r w:rsidR="00AE471A" w:rsidRPr="00DB2A92">
              <w:rPr>
                <w:rFonts w:asciiTheme="majorHAnsi" w:hAnsiTheme="majorHAnsi" w:cstheme="minorHAnsi"/>
                <w:color w:val="000000"/>
                <w:highlight w:val="cyan"/>
              </w:rPr>
              <w:t xml:space="preserve"> activities will be facilitated by using global platform under </w:t>
            </w:r>
            <w:r w:rsidR="002C5619">
              <w:rPr>
                <w:rFonts w:asciiTheme="majorHAnsi" w:hAnsiTheme="majorHAnsi" w:cstheme="minorHAnsi"/>
                <w:color w:val="000000"/>
                <w:highlight w:val="cyan"/>
              </w:rPr>
              <w:t>UNEP</w:t>
            </w:r>
            <w:r w:rsidR="009C6321" w:rsidRPr="00DB2A92">
              <w:rPr>
                <w:rFonts w:asciiTheme="majorHAnsi" w:hAnsiTheme="majorHAnsi" w:cstheme="minorHAnsi"/>
                <w:color w:val="000000"/>
                <w:highlight w:val="cyan"/>
              </w:rPr>
              <w:t xml:space="preserve"> </w:t>
            </w:r>
            <w:r w:rsidR="00D51681">
              <w:rPr>
                <w:rFonts w:asciiTheme="majorHAnsi" w:hAnsiTheme="majorHAnsi" w:cstheme="minorHAnsi"/>
                <w:color w:val="000000"/>
                <w:highlight w:val="cyan"/>
              </w:rPr>
              <w:t xml:space="preserve">Leapfrogging </w:t>
            </w:r>
            <w:r w:rsidR="00AE471A" w:rsidRPr="00DB2A92">
              <w:rPr>
                <w:rFonts w:asciiTheme="majorHAnsi" w:hAnsiTheme="majorHAnsi" w:cstheme="minorHAnsi"/>
                <w:color w:val="000000"/>
                <w:highlight w:val="cyan"/>
              </w:rPr>
              <w:t xml:space="preserve">global programme </w:t>
            </w:r>
            <w:r w:rsidRPr="0097400E">
              <w:rPr>
                <w:rFonts w:asciiTheme="majorHAnsi" w:hAnsiTheme="majorHAnsi"/>
                <w:color w:val="000000"/>
                <w:highlight w:val="cyan"/>
              </w:rPr>
              <w:t>(</w:t>
            </w:r>
            <w:r w:rsidRPr="00D5163E">
              <w:rPr>
                <w:rFonts w:asciiTheme="majorHAnsi" w:hAnsiTheme="majorHAnsi" w:cstheme="minorHAnsi"/>
                <w:color w:val="000000"/>
              </w:rPr>
              <w:t>Results and Partnerships chapter)</w:t>
            </w:r>
          </w:p>
          <w:p w14:paraId="73565BE3" w14:textId="77777777" w:rsidR="00712413" w:rsidRPr="00D5163E" w:rsidRDefault="00712413" w:rsidP="007E081C">
            <w:pPr>
              <w:tabs>
                <w:tab w:val="left" w:pos="5715"/>
              </w:tabs>
              <w:spacing w:before="120" w:after="20"/>
              <w:rPr>
                <w:rFonts w:asciiTheme="majorHAnsi" w:hAnsiTheme="majorHAnsi"/>
                <w:sz w:val="16"/>
                <w:szCs w:val="16"/>
              </w:rPr>
            </w:pPr>
          </w:p>
        </w:tc>
        <w:tc>
          <w:tcPr>
            <w:tcW w:w="496" w:type="dxa"/>
            <w:shd w:val="clear" w:color="auto" w:fill="auto"/>
          </w:tcPr>
          <w:p w14:paraId="531007E7" w14:textId="77777777" w:rsidR="00712413" w:rsidRPr="00D5163E" w:rsidRDefault="00712413" w:rsidP="007E081C">
            <w:pPr>
              <w:jc w:val="center"/>
              <w:rPr>
                <w:rFonts w:asciiTheme="majorHAnsi" w:hAnsiTheme="majorHAnsi"/>
                <w:sz w:val="18"/>
                <w:szCs w:val="18"/>
                <w:u w:val="single"/>
              </w:rPr>
            </w:pPr>
            <w:r w:rsidRPr="00D5163E">
              <w:rPr>
                <w:rFonts w:asciiTheme="majorHAnsi" w:hAnsiTheme="majorHAnsi"/>
                <w:sz w:val="18"/>
                <w:szCs w:val="18"/>
                <w:u w:val="single"/>
              </w:rPr>
              <w:t>3</w:t>
            </w:r>
          </w:p>
        </w:tc>
        <w:tc>
          <w:tcPr>
            <w:tcW w:w="517" w:type="dxa"/>
            <w:shd w:val="clear" w:color="auto" w:fill="auto"/>
          </w:tcPr>
          <w:p w14:paraId="290C0D19"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2</w:t>
            </w:r>
          </w:p>
        </w:tc>
      </w:tr>
      <w:tr w:rsidR="00712413" w:rsidRPr="00D5163E" w14:paraId="7432B600" w14:textId="77777777" w:rsidTr="00712413">
        <w:trPr>
          <w:trHeight w:val="170"/>
        </w:trPr>
        <w:tc>
          <w:tcPr>
            <w:tcW w:w="8802" w:type="dxa"/>
            <w:gridSpan w:val="5"/>
            <w:vMerge/>
            <w:shd w:val="clear" w:color="auto" w:fill="auto"/>
          </w:tcPr>
          <w:p w14:paraId="38FF061B" w14:textId="77777777" w:rsidR="00712413" w:rsidRPr="00D5163E" w:rsidRDefault="00712413" w:rsidP="007E081C">
            <w:pPr>
              <w:spacing w:before="20" w:after="20"/>
              <w:rPr>
                <w:rFonts w:asciiTheme="majorHAnsi" w:hAnsiTheme="majorHAnsi"/>
                <w:sz w:val="18"/>
                <w:szCs w:val="18"/>
              </w:rPr>
            </w:pPr>
          </w:p>
        </w:tc>
        <w:tc>
          <w:tcPr>
            <w:tcW w:w="1013" w:type="dxa"/>
            <w:gridSpan w:val="2"/>
            <w:tcBorders>
              <w:bottom w:val="single" w:sz="4" w:space="0" w:color="000000" w:themeColor="text1"/>
            </w:tcBorders>
            <w:shd w:val="clear" w:color="auto" w:fill="auto"/>
          </w:tcPr>
          <w:p w14:paraId="2A9A155F"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1</w:t>
            </w:r>
          </w:p>
        </w:tc>
      </w:tr>
      <w:tr w:rsidR="00712413" w:rsidRPr="00D5163E" w14:paraId="56397CB5" w14:textId="77777777" w:rsidTr="00712413">
        <w:trPr>
          <w:trHeight w:val="601"/>
        </w:trPr>
        <w:tc>
          <w:tcPr>
            <w:tcW w:w="8802" w:type="dxa"/>
            <w:gridSpan w:val="5"/>
            <w:vMerge/>
            <w:tcBorders>
              <w:bottom w:val="single" w:sz="4" w:space="0" w:color="000000" w:themeColor="text1"/>
            </w:tcBorders>
            <w:shd w:val="clear" w:color="auto" w:fill="auto"/>
          </w:tcPr>
          <w:p w14:paraId="587D0BB2" w14:textId="77777777" w:rsidR="00712413" w:rsidRPr="00D5163E" w:rsidRDefault="00712413" w:rsidP="007E081C">
            <w:pPr>
              <w:spacing w:before="20" w:after="20"/>
              <w:rPr>
                <w:rFonts w:asciiTheme="majorHAnsi" w:hAnsiTheme="majorHAnsi"/>
                <w:sz w:val="18"/>
                <w:szCs w:val="18"/>
              </w:rPr>
            </w:pPr>
          </w:p>
        </w:tc>
        <w:tc>
          <w:tcPr>
            <w:tcW w:w="1013" w:type="dxa"/>
            <w:gridSpan w:val="2"/>
            <w:tcBorders>
              <w:bottom w:val="single" w:sz="4" w:space="0" w:color="000000" w:themeColor="text1"/>
            </w:tcBorders>
            <w:shd w:val="clear" w:color="auto" w:fill="auto"/>
          </w:tcPr>
          <w:p w14:paraId="50368281" w14:textId="77777777" w:rsidR="00712413" w:rsidRPr="00D5163E" w:rsidRDefault="00712413" w:rsidP="007E081C">
            <w:pPr>
              <w:jc w:val="center"/>
              <w:rPr>
                <w:rFonts w:asciiTheme="majorHAnsi" w:hAnsiTheme="majorHAnsi"/>
                <w:sz w:val="18"/>
                <w:szCs w:val="18"/>
              </w:rPr>
            </w:pPr>
            <w:r w:rsidRPr="00D5163E">
              <w:rPr>
                <w:rFonts w:asciiTheme="majorHAnsi" w:hAnsiTheme="majorHAnsi"/>
                <w:b/>
                <w:sz w:val="18"/>
                <w:szCs w:val="18"/>
              </w:rPr>
              <w:t>Evidence</w:t>
            </w:r>
          </w:p>
        </w:tc>
      </w:tr>
      <w:tr w:rsidR="00712413" w:rsidRPr="00D5163E" w14:paraId="10F11703" w14:textId="77777777" w:rsidTr="00712413">
        <w:trPr>
          <w:trHeight w:val="440"/>
        </w:trPr>
        <w:tc>
          <w:tcPr>
            <w:tcW w:w="9815" w:type="dxa"/>
            <w:gridSpan w:val="7"/>
            <w:shd w:val="clear" w:color="auto" w:fill="D6E3BC" w:themeFill="accent3" w:themeFillTint="66"/>
            <w:vAlign w:val="center"/>
          </w:tcPr>
          <w:p w14:paraId="76721088" w14:textId="77777777" w:rsidR="00712413" w:rsidRPr="00D5163E" w:rsidRDefault="00712413" w:rsidP="002C2489">
            <w:pPr>
              <w:pStyle w:val="ListParagraph"/>
              <w:spacing w:before="20" w:after="20"/>
              <w:ind w:left="162"/>
              <w:rPr>
                <w:rFonts w:asciiTheme="majorHAnsi" w:hAnsiTheme="majorHAnsi"/>
                <w:b/>
                <w:sz w:val="18"/>
                <w:szCs w:val="20"/>
              </w:rPr>
            </w:pPr>
            <w:r w:rsidRPr="00D5163E">
              <w:rPr>
                <w:rFonts w:asciiTheme="majorHAnsi" w:hAnsiTheme="majorHAnsi"/>
                <w:b/>
                <w:smallCaps/>
                <w:sz w:val="28"/>
                <w:szCs w:val="20"/>
              </w:rPr>
              <w:t>Social &amp; Environmental  Standards</w:t>
            </w:r>
          </w:p>
        </w:tc>
      </w:tr>
      <w:tr w:rsidR="00712413" w:rsidRPr="00D5163E" w14:paraId="64B42202" w14:textId="77777777" w:rsidTr="00712413">
        <w:trPr>
          <w:trHeight w:val="251"/>
        </w:trPr>
        <w:tc>
          <w:tcPr>
            <w:tcW w:w="8802" w:type="dxa"/>
            <w:gridSpan w:val="5"/>
            <w:vMerge w:val="restart"/>
            <w:shd w:val="clear" w:color="auto" w:fill="auto"/>
          </w:tcPr>
          <w:p w14:paraId="0C0C8D42" w14:textId="77777777" w:rsidR="00712413" w:rsidRPr="00D5163E" w:rsidRDefault="00712413" w:rsidP="00DD7CE7">
            <w:pPr>
              <w:pStyle w:val="ListParagraph"/>
              <w:numPr>
                <w:ilvl w:val="0"/>
                <w:numId w:val="76"/>
              </w:numPr>
              <w:spacing w:before="120"/>
              <w:ind w:left="245" w:hanging="245"/>
              <w:rPr>
                <w:rFonts w:asciiTheme="majorHAnsi" w:hAnsiTheme="majorHAnsi"/>
                <w:b/>
                <w:sz w:val="18"/>
                <w:szCs w:val="18"/>
              </w:rPr>
            </w:pPr>
            <w:r w:rsidRPr="00D5163E">
              <w:rPr>
                <w:rFonts w:asciiTheme="majorHAnsi" w:hAnsiTheme="majorHAnsi"/>
                <w:b/>
                <w:sz w:val="18"/>
                <w:szCs w:val="18"/>
              </w:rPr>
              <w:t xml:space="preserve"> Does the project seek to further the realization of human rights using a human rights based approach? (select from options 1-3 that best reflects this project):</w:t>
            </w:r>
          </w:p>
          <w:p w14:paraId="5893D52C" w14:textId="77777777" w:rsidR="00712413" w:rsidRPr="00D5163E" w:rsidRDefault="00712413" w:rsidP="00DD7CE7">
            <w:pPr>
              <w:pStyle w:val="ListParagraph"/>
              <w:numPr>
                <w:ilvl w:val="0"/>
                <w:numId w:val="70"/>
              </w:numPr>
              <w:spacing w:before="20" w:after="20"/>
              <w:ind w:left="605" w:hanging="274"/>
              <w:rPr>
                <w:rFonts w:asciiTheme="majorHAnsi" w:hAnsiTheme="majorHAnsi"/>
                <w:sz w:val="18"/>
                <w:szCs w:val="18"/>
              </w:rPr>
            </w:pPr>
            <w:r w:rsidRPr="00D5163E">
              <w:rPr>
                <w:rFonts w:asciiTheme="majorHAnsi" w:hAnsiTheme="majorHAnsi"/>
                <w:b/>
                <w:sz w:val="18"/>
                <w:szCs w:val="18"/>
                <w:u w:val="single"/>
              </w:rPr>
              <w:t>3:</w:t>
            </w:r>
            <w:r w:rsidRPr="00D5163E">
              <w:rPr>
                <w:rFonts w:asciiTheme="majorHAnsi" w:hAnsiTheme="majorHAnsi"/>
                <w:sz w:val="18"/>
                <w:szCs w:val="18"/>
              </w:rPr>
              <w:t xml:space="preserve"> Credible evidence that the project aims to further the realization of human rights, upholding the relevant international and national laws and standards in the area of the project. Any potential adverse impacts on enjoyment of human rights were rigorously identified and assessed as relevant, with appropriate mitigation and management measures incorporated into project design and budget.</w:t>
            </w:r>
            <w:r w:rsidRPr="00D5163E">
              <w:rPr>
                <w:rFonts w:asciiTheme="majorHAnsi" w:hAnsiTheme="majorHAnsi"/>
                <w:b/>
                <w:sz w:val="18"/>
                <w:szCs w:val="18"/>
              </w:rPr>
              <w:t xml:space="preserve"> </w:t>
            </w:r>
            <w:r w:rsidRPr="00D5163E">
              <w:rPr>
                <w:rFonts w:asciiTheme="majorHAnsi" w:hAnsiTheme="majorHAnsi"/>
                <w:i/>
                <w:sz w:val="18"/>
                <w:szCs w:val="18"/>
              </w:rPr>
              <w:t>(</w:t>
            </w:r>
            <w:r w:rsidRPr="00D5163E">
              <w:rPr>
                <w:rFonts w:asciiTheme="majorHAnsi" w:hAnsiTheme="majorHAnsi"/>
                <w:i/>
                <w:sz w:val="18"/>
                <w:szCs w:val="18"/>
                <w:u w:val="single"/>
              </w:rPr>
              <w:t>all</w:t>
            </w:r>
            <w:r w:rsidRPr="00D5163E">
              <w:rPr>
                <w:rFonts w:asciiTheme="majorHAnsi" w:hAnsiTheme="majorHAnsi"/>
                <w:i/>
                <w:sz w:val="18"/>
                <w:szCs w:val="18"/>
              </w:rPr>
              <w:t xml:space="preserve"> must be true to select this option)</w:t>
            </w:r>
            <w:r w:rsidRPr="00D5163E">
              <w:rPr>
                <w:rFonts w:asciiTheme="majorHAnsi" w:hAnsiTheme="majorHAnsi"/>
                <w:sz w:val="18"/>
                <w:szCs w:val="18"/>
              </w:rPr>
              <w:t xml:space="preserve"> </w:t>
            </w:r>
          </w:p>
          <w:p w14:paraId="3A65DBAA" w14:textId="77777777" w:rsidR="00712413" w:rsidRPr="00D5163E" w:rsidRDefault="00712413" w:rsidP="00DD7CE7">
            <w:pPr>
              <w:pStyle w:val="ListParagraph"/>
              <w:numPr>
                <w:ilvl w:val="0"/>
                <w:numId w:val="70"/>
              </w:numPr>
              <w:spacing w:before="20" w:after="20"/>
              <w:ind w:left="605" w:hanging="274"/>
              <w:rPr>
                <w:rFonts w:asciiTheme="majorHAnsi" w:hAnsiTheme="majorHAnsi"/>
                <w:sz w:val="18"/>
                <w:szCs w:val="18"/>
              </w:rPr>
            </w:pPr>
            <w:r w:rsidRPr="00D5163E">
              <w:rPr>
                <w:rFonts w:asciiTheme="majorHAnsi" w:hAnsiTheme="majorHAnsi"/>
                <w:b/>
                <w:sz w:val="18"/>
                <w:szCs w:val="18"/>
                <w:u w:val="single"/>
              </w:rPr>
              <w:t>2:</w:t>
            </w:r>
            <w:r w:rsidRPr="00D5163E">
              <w:rPr>
                <w:rFonts w:asciiTheme="majorHAnsi" w:hAnsiTheme="majorHAnsi"/>
                <w:sz w:val="18"/>
                <w:szCs w:val="18"/>
              </w:rPr>
              <w:t xml:space="preserve"> Some evidence that the project aims to further the realization of human rights. Potential adverse impacts on enjoyment of human rights were identified and assessed as relevant, and appropriate mitigation and management measures incorporated into the project design and budget. </w:t>
            </w:r>
          </w:p>
          <w:p w14:paraId="70A8EB10" w14:textId="77777777" w:rsidR="00712413" w:rsidRPr="00D5163E" w:rsidRDefault="00712413" w:rsidP="00DD7CE7">
            <w:pPr>
              <w:pStyle w:val="ListParagraph"/>
              <w:numPr>
                <w:ilvl w:val="0"/>
                <w:numId w:val="70"/>
              </w:numPr>
              <w:spacing w:before="20" w:after="20"/>
              <w:ind w:left="605" w:hanging="274"/>
              <w:rPr>
                <w:rFonts w:asciiTheme="majorHAnsi" w:hAnsiTheme="majorHAnsi"/>
                <w:sz w:val="18"/>
                <w:szCs w:val="18"/>
              </w:rPr>
            </w:pPr>
            <w:r w:rsidRPr="00D5163E">
              <w:rPr>
                <w:rFonts w:asciiTheme="majorHAnsi" w:hAnsiTheme="majorHAnsi"/>
                <w:b/>
                <w:sz w:val="18"/>
                <w:szCs w:val="18"/>
                <w:u w:val="single"/>
              </w:rPr>
              <w:t>1:</w:t>
            </w:r>
            <w:r w:rsidRPr="00D5163E">
              <w:rPr>
                <w:rFonts w:asciiTheme="majorHAnsi" w:hAnsiTheme="majorHAnsi"/>
                <w:sz w:val="18"/>
                <w:szCs w:val="18"/>
              </w:rPr>
              <w:t xml:space="preserve">  No evidence that the project aims to further the realization of human rights. Limited or no evidence that potential adverse impacts on enjoyment of human rights were considered.</w:t>
            </w:r>
          </w:p>
          <w:p w14:paraId="1B4EAAA5" w14:textId="77777777" w:rsidR="00712413" w:rsidRPr="00D5163E" w:rsidRDefault="00712413" w:rsidP="007E081C">
            <w:pPr>
              <w:tabs>
                <w:tab w:val="left" w:pos="7395"/>
              </w:tabs>
              <w:spacing w:before="120"/>
              <w:ind w:left="245" w:hanging="245"/>
              <w:rPr>
                <w:rFonts w:asciiTheme="majorHAnsi" w:hAnsiTheme="majorHAnsi"/>
                <w:sz w:val="16"/>
                <w:szCs w:val="16"/>
              </w:rPr>
            </w:pPr>
            <w:r w:rsidRPr="00D5163E">
              <w:rPr>
                <w:rFonts w:asciiTheme="majorHAnsi" w:hAnsiTheme="majorHAnsi"/>
                <w:sz w:val="16"/>
                <w:szCs w:val="16"/>
              </w:rPr>
              <w:t>*Note: Management action or strong management justification must be given for a score of 1</w:t>
            </w:r>
          </w:p>
          <w:p w14:paraId="33F529B9" w14:textId="52C2DBC8" w:rsidR="00712413" w:rsidRPr="00D5163E" w:rsidRDefault="00712413" w:rsidP="007E081C">
            <w:pPr>
              <w:autoSpaceDE w:val="0"/>
              <w:autoSpaceDN w:val="0"/>
              <w:adjustRightInd w:val="0"/>
              <w:snapToGrid w:val="0"/>
              <w:contextualSpacing/>
              <w:rPr>
                <w:rFonts w:asciiTheme="majorHAnsi" w:hAnsiTheme="majorHAnsi" w:cstheme="minorHAnsi"/>
                <w:lang w:val="en-GB"/>
              </w:rPr>
            </w:pPr>
            <w:r w:rsidRPr="00D5163E">
              <w:rPr>
                <w:rFonts w:asciiTheme="majorHAnsi" w:hAnsiTheme="majorHAnsi" w:cstheme="minorHAnsi"/>
                <w:lang w:val="en-GB"/>
              </w:rPr>
              <w:t xml:space="preserve">Option 2. </w:t>
            </w:r>
            <w:r w:rsidRPr="00D5163E">
              <w:rPr>
                <w:rFonts w:asciiTheme="majorHAnsi" w:hAnsiTheme="majorHAnsi" w:cstheme="minorHAnsi"/>
                <w:lang w:val="x-none"/>
              </w:rPr>
              <w:t>The project was designed and will be implemented with due consideration of human rights principles, through engagement of the concepts of equality in the dissemination</w:t>
            </w:r>
            <w:r w:rsidRPr="00D5163E">
              <w:rPr>
                <w:rFonts w:asciiTheme="majorHAnsi" w:hAnsiTheme="majorHAnsi" w:cstheme="minorHAnsi"/>
                <w:lang w:val="en-GB"/>
              </w:rPr>
              <w:t xml:space="preserve"> </w:t>
            </w:r>
            <w:r w:rsidRPr="00D5163E">
              <w:rPr>
                <w:rFonts w:asciiTheme="majorHAnsi" w:hAnsiTheme="majorHAnsi" w:cstheme="minorHAnsi"/>
                <w:lang w:val="x-none"/>
              </w:rPr>
              <w:t xml:space="preserve">of knowledge and sharing of benefits. </w:t>
            </w:r>
            <w:r w:rsidRPr="00D5163E">
              <w:rPr>
                <w:rFonts w:asciiTheme="majorHAnsi" w:hAnsiTheme="majorHAnsi" w:cstheme="minorHAnsi"/>
                <w:lang w:val="en-GB"/>
              </w:rPr>
              <w:t>I</w:t>
            </w:r>
            <w:r w:rsidRPr="00D5163E">
              <w:rPr>
                <w:rFonts w:asciiTheme="majorHAnsi" w:hAnsiTheme="majorHAnsi" w:cstheme="minorHAnsi"/>
                <w:lang w:val="x-none"/>
              </w:rPr>
              <w:t>n the process of selection and implementation and energy efficiency projects that will be demonstrated in the pilot province, participatory approach and free, prior and</w:t>
            </w:r>
            <w:r w:rsidRPr="00D5163E">
              <w:rPr>
                <w:rFonts w:asciiTheme="majorHAnsi" w:hAnsiTheme="majorHAnsi" w:cstheme="minorHAnsi"/>
                <w:lang w:val="en-GB"/>
              </w:rPr>
              <w:t xml:space="preserve"> </w:t>
            </w:r>
            <w:r w:rsidRPr="00D5163E">
              <w:rPr>
                <w:rFonts w:asciiTheme="majorHAnsi" w:hAnsiTheme="majorHAnsi" w:cstheme="minorHAnsi"/>
                <w:lang w:val="x-none"/>
              </w:rPr>
              <w:t xml:space="preserve">informed consent (FPIC) process will be conducted by involving stakeholders that will be affected by the projects </w:t>
            </w:r>
            <w:r w:rsidRPr="00D5163E">
              <w:rPr>
                <w:rFonts w:asciiTheme="majorHAnsi" w:hAnsiTheme="majorHAnsi" w:cstheme="minorHAnsi"/>
                <w:lang w:val="en-GB"/>
              </w:rPr>
              <w:t xml:space="preserve">(Annex </w:t>
            </w:r>
            <w:r w:rsidR="005B038B" w:rsidRPr="00D5163E">
              <w:rPr>
                <w:rFonts w:asciiTheme="majorHAnsi" w:hAnsiTheme="majorHAnsi" w:cstheme="minorHAnsi"/>
                <w:lang w:val="en-GB"/>
              </w:rPr>
              <w:t>P</w:t>
            </w:r>
            <w:r w:rsidRPr="00D5163E">
              <w:rPr>
                <w:rFonts w:asciiTheme="majorHAnsi" w:hAnsiTheme="majorHAnsi" w:cstheme="minorHAnsi"/>
                <w:lang w:val="en-GB"/>
              </w:rPr>
              <w:t>)</w:t>
            </w:r>
          </w:p>
          <w:p w14:paraId="5F4E775F" w14:textId="77777777" w:rsidR="00712413" w:rsidRPr="00D5163E" w:rsidRDefault="00712413" w:rsidP="007E081C">
            <w:pPr>
              <w:tabs>
                <w:tab w:val="left" w:pos="7395"/>
              </w:tabs>
              <w:spacing w:before="120"/>
              <w:ind w:left="245" w:hanging="245"/>
              <w:rPr>
                <w:rFonts w:asciiTheme="majorHAnsi" w:hAnsiTheme="majorHAnsi"/>
                <w:b/>
                <w:sz w:val="16"/>
                <w:szCs w:val="16"/>
              </w:rPr>
            </w:pPr>
            <w:r w:rsidRPr="00D5163E">
              <w:rPr>
                <w:rFonts w:asciiTheme="majorHAnsi" w:hAnsiTheme="majorHAnsi"/>
                <w:sz w:val="16"/>
                <w:szCs w:val="16"/>
              </w:rPr>
              <w:tab/>
            </w:r>
          </w:p>
        </w:tc>
        <w:tc>
          <w:tcPr>
            <w:tcW w:w="496" w:type="dxa"/>
            <w:shd w:val="clear" w:color="auto" w:fill="auto"/>
            <w:vAlign w:val="center"/>
          </w:tcPr>
          <w:p w14:paraId="60465732"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3</w:t>
            </w:r>
          </w:p>
        </w:tc>
        <w:tc>
          <w:tcPr>
            <w:tcW w:w="517" w:type="dxa"/>
            <w:shd w:val="clear" w:color="auto" w:fill="auto"/>
            <w:vAlign w:val="center"/>
          </w:tcPr>
          <w:p w14:paraId="058BF149"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2</w:t>
            </w:r>
          </w:p>
        </w:tc>
      </w:tr>
      <w:tr w:rsidR="00712413" w:rsidRPr="00D5163E" w14:paraId="5687C01A" w14:textId="77777777" w:rsidTr="00712413">
        <w:trPr>
          <w:trHeight w:val="125"/>
        </w:trPr>
        <w:tc>
          <w:tcPr>
            <w:tcW w:w="8802" w:type="dxa"/>
            <w:gridSpan w:val="5"/>
            <w:vMerge/>
            <w:shd w:val="clear" w:color="auto" w:fill="auto"/>
          </w:tcPr>
          <w:p w14:paraId="6D89922C" w14:textId="77777777" w:rsidR="00712413" w:rsidRPr="00D5163E" w:rsidRDefault="00712413" w:rsidP="007E081C">
            <w:pPr>
              <w:spacing w:before="120"/>
              <w:ind w:left="245" w:hanging="245"/>
              <w:rPr>
                <w:rFonts w:asciiTheme="majorHAnsi" w:hAnsiTheme="majorHAnsi"/>
                <w:b/>
                <w:sz w:val="18"/>
                <w:szCs w:val="18"/>
              </w:rPr>
            </w:pPr>
          </w:p>
        </w:tc>
        <w:tc>
          <w:tcPr>
            <w:tcW w:w="1013" w:type="dxa"/>
            <w:gridSpan w:val="2"/>
            <w:tcBorders>
              <w:bottom w:val="single" w:sz="4" w:space="0" w:color="000000" w:themeColor="text1"/>
            </w:tcBorders>
            <w:shd w:val="clear" w:color="auto" w:fill="auto"/>
            <w:vAlign w:val="center"/>
          </w:tcPr>
          <w:p w14:paraId="51B98DF5" w14:textId="77777777" w:rsidR="00712413" w:rsidRPr="00D5163E" w:rsidDel="00262097" w:rsidRDefault="00712413" w:rsidP="007E081C">
            <w:pPr>
              <w:jc w:val="center"/>
              <w:rPr>
                <w:rFonts w:asciiTheme="majorHAnsi" w:hAnsiTheme="majorHAnsi"/>
                <w:sz w:val="18"/>
                <w:szCs w:val="18"/>
              </w:rPr>
            </w:pPr>
            <w:r w:rsidRPr="00D5163E">
              <w:rPr>
                <w:rFonts w:asciiTheme="majorHAnsi" w:hAnsiTheme="majorHAnsi"/>
                <w:sz w:val="18"/>
                <w:szCs w:val="18"/>
              </w:rPr>
              <w:t>1</w:t>
            </w:r>
          </w:p>
        </w:tc>
      </w:tr>
      <w:tr w:rsidR="00712413" w:rsidRPr="00D5163E" w14:paraId="6CCC3275" w14:textId="77777777" w:rsidTr="00712413">
        <w:trPr>
          <w:trHeight w:val="1278"/>
        </w:trPr>
        <w:tc>
          <w:tcPr>
            <w:tcW w:w="8802" w:type="dxa"/>
            <w:gridSpan w:val="5"/>
            <w:vMerge/>
            <w:tcBorders>
              <w:bottom w:val="single" w:sz="4" w:space="0" w:color="000000" w:themeColor="text1"/>
            </w:tcBorders>
            <w:shd w:val="clear" w:color="auto" w:fill="auto"/>
          </w:tcPr>
          <w:p w14:paraId="30E185F4" w14:textId="77777777" w:rsidR="00712413" w:rsidRPr="00D5163E" w:rsidRDefault="00712413" w:rsidP="007E081C">
            <w:pPr>
              <w:spacing w:before="120"/>
              <w:ind w:left="245" w:hanging="245"/>
              <w:rPr>
                <w:rFonts w:asciiTheme="majorHAnsi" w:hAnsiTheme="majorHAnsi"/>
                <w:b/>
                <w:sz w:val="18"/>
                <w:szCs w:val="18"/>
              </w:rPr>
            </w:pPr>
          </w:p>
        </w:tc>
        <w:tc>
          <w:tcPr>
            <w:tcW w:w="1013" w:type="dxa"/>
            <w:gridSpan w:val="2"/>
            <w:tcBorders>
              <w:bottom w:val="single" w:sz="4" w:space="0" w:color="000000" w:themeColor="text1"/>
            </w:tcBorders>
            <w:shd w:val="clear" w:color="auto" w:fill="auto"/>
          </w:tcPr>
          <w:p w14:paraId="56DCB9AE" w14:textId="77777777" w:rsidR="00712413" w:rsidRPr="00D5163E" w:rsidDel="00262097" w:rsidRDefault="00712413" w:rsidP="007E081C">
            <w:pPr>
              <w:jc w:val="center"/>
              <w:rPr>
                <w:rFonts w:asciiTheme="majorHAnsi" w:hAnsiTheme="majorHAnsi"/>
                <w:sz w:val="18"/>
                <w:szCs w:val="18"/>
              </w:rPr>
            </w:pPr>
            <w:r w:rsidRPr="00D5163E">
              <w:rPr>
                <w:rFonts w:asciiTheme="majorHAnsi" w:hAnsiTheme="majorHAnsi"/>
                <w:b/>
                <w:sz w:val="18"/>
                <w:szCs w:val="18"/>
              </w:rPr>
              <w:t>Evidence</w:t>
            </w:r>
          </w:p>
        </w:tc>
      </w:tr>
      <w:tr w:rsidR="00712413" w:rsidRPr="00D5163E" w14:paraId="6182BD2F" w14:textId="77777777" w:rsidTr="00712413">
        <w:trPr>
          <w:trHeight w:val="197"/>
        </w:trPr>
        <w:tc>
          <w:tcPr>
            <w:tcW w:w="8802" w:type="dxa"/>
            <w:gridSpan w:val="5"/>
            <w:vMerge w:val="restart"/>
            <w:shd w:val="clear" w:color="auto" w:fill="auto"/>
          </w:tcPr>
          <w:p w14:paraId="70B8A212" w14:textId="77777777" w:rsidR="00712413" w:rsidRPr="00D5163E" w:rsidRDefault="00712413" w:rsidP="002C2489">
            <w:pPr>
              <w:spacing w:before="120"/>
              <w:ind w:left="245" w:hanging="245"/>
              <w:rPr>
                <w:rFonts w:asciiTheme="majorHAnsi" w:hAnsiTheme="majorHAnsi"/>
                <w:b/>
                <w:sz w:val="18"/>
                <w:szCs w:val="18"/>
              </w:rPr>
            </w:pPr>
            <w:r w:rsidRPr="00D5163E">
              <w:rPr>
                <w:rFonts w:asciiTheme="majorHAnsi" w:hAnsiTheme="majorHAnsi"/>
                <w:b/>
                <w:color w:val="000000" w:themeColor="text1"/>
                <w:sz w:val="18"/>
                <w:szCs w:val="18"/>
              </w:rPr>
              <w:t xml:space="preserve">8. </w:t>
            </w:r>
            <w:r w:rsidRPr="00D5163E">
              <w:rPr>
                <w:rFonts w:asciiTheme="majorHAnsi" w:hAnsiTheme="majorHAnsi"/>
                <w:b/>
                <w:sz w:val="18"/>
                <w:szCs w:val="18"/>
              </w:rPr>
              <w:t xml:space="preserve"> Did the project consider potential environmental opportunities and adverse impacts, applying a precautionary approach? (select from options 1-3 that best reflects this project):</w:t>
            </w:r>
          </w:p>
          <w:p w14:paraId="762E7835"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3:</w:t>
            </w:r>
            <w:r w:rsidRPr="00D5163E">
              <w:rPr>
                <w:rFonts w:asciiTheme="majorHAnsi" w:hAnsiTheme="majorHAnsi"/>
                <w:sz w:val="18"/>
                <w:szCs w:val="18"/>
              </w:rPr>
              <w:t xml:space="preserve"> Credible evidence that opportunities to enhance environmental sustainability and integrate poverty-environment linkages were fully considered as relevant, and integrated in project strategy and design. Credible evidence that potential adverse environmental impacts have been identified and rigorously </w:t>
            </w:r>
            <w:r w:rsidRPr="00D5163E">
              <w:rPr>
                <w:rFonts w:asciiTheme="majorHAnsi" w:hAnsiTheme="majorHAnsi"/>
                <w:sz w:val="18"/>
                <w:szCs w:val="18"/>
              </w:rPr>
              <w:lastRenderedPageBreak/>
              <w:t xml:space="preserve">assessed with appropriate management and mitigation measures incorporated into project design and budget. </w:t>
            </w:r>
            <w:r w:rsidRPr="00D5163E">
              <w:rPr>
                <w:rFonts w:asciiTheme="majorHAnsi" w:hAnsiTheme="majorHAnsi"/>
                <w:i/>
                <w:sz w:val="18"/>
                <w:szCs w:val="18"/>
              </w:rPr>
              <w:t>(</w:t>
            </w:r>
            <w:r w:rsidRPr="00D5163E">
              <w:rPr>
                <w:rFonts w:asciiTheme="majorHAnsi" w:hAnsiTheme="majorHAnsi"/>
                <w:i/>
                <w:sz w:val="18"/>
                <w:szCs w:val="18"/>
                <w:u w:val="single"/>
              </w:rPr>
              <w:t>all</w:t>
            </w:r>
            <w:r w:rsidRPr="00D5163E">
              <w:rPr>
                <w:rFonts w:asciiTheme="majorHAnsi" w:hAnsiTheme="majorHAnsi"/>
                <w:i/>
                <w:sz w:val="18"/>
                <w:szCs w:val="18"/>
              </w:rPr>
              <w:t xml:space="preserve"> must be true to select this option)</w:t>
            </w:r>
            <w:r w:rsidRPr="00D5163E">
              <w:rPr>
                <w:rFonts w:asciiTheme="majorHAnsi" w:hAnsiTheme="majorHAnsi"/>
                <w:sz w:val="18"/>
                <w:szCs w:val="18"/>
              </w:rPr>
              <w:t xml:space="preserve">. </w:t>
            </w:r>
          </w:p>
          <w:p w14:paraId="6FC68A34"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2:</w:t>
            </w:r>
            <w:r w:rsidRPr="00D5163E">
              <w:rPr>
                <w:rFonts w:asciiTheme="majorHAnsi" w:hAnsiTheme="majorHAnsi"/>
                <w:sz w:val="18"/>
                <w:szCs w:val="18"/>
              </w:rPr>
              <w:t xml:space="preserve"> No evidence that opportunities to strengthen environmental sustainability and poverty-environment linkages were considered. Credible evidence that potential adverse environmental impacts have been identified and assessed, if relevant, and appropriate management and mitigation measures incorporated into project design and budget.</w:t>
            </w:r>
          </w:p>
          <w:p w14:paraId="2EB0DDF5" w14:textId="77777777" w:rsidR="00712413" w:rsidRPr="00D5163E" w:rsidRDefault="00712413" w:rsidP="00DD7CE7">
            <w:pPr>
              <w:pStyle w:val="ListParagraph"/>
              <w:numPr>
                <w:ilvl w:val="0"/>
                <w:numId w:val="70"/>
              </w:numPr>
              <w:spacing w:before="20" w:after="120"/>
              <w:ind w:left="607" w:hanging="270"/>
              <w:rPr>
                <w:rFonts w:asciiTheme="majorHAnsi" w:hAnsiTheme="majorHAnsi"/>
                <w:b/>
                <w:sz w:val="18"/>
                <w:szCs w:val="18"/>
              </w:rPr>
            </w:pPr>
            <w:r w:rsidRPr="00D5163E">
              <w:rPr>
                <w:rFonts w:asciiTheme="majorHAnsi" w:hAnsiTheme="majorHAnsi"/>
                <w:b/>
                <w:sz w:val="18"/>
                <w:szCs w:val="18"/>
                <w:u w:val="single"/>
              </w:rPr>
              <w:t>1:</w:t>
            </w:r>
            <w:r w:rsidRPr="00D5163E">
              <w:rPr>
                <w:rFonts w:asciiTheme="majorHAnsi" w:hAnsiTheme="majorHAnsi"/>
                <w:sz w:val="18"/>
                <w:szCs w:val="18"/>
              </w:rPr>
              <w:t xml:space="preserve">  No evidence that opportunities to strengthen environmental sustainability and poverty-environment linkages were considered.  Limited or no evidence that potential adverse environmental impacts were adequately considered.  </w:t>
            </w:r>
          </w:p>
          <w:p w14:paraId="523FDD97" w14:textId="77777777" w:rsidR="00712413" w:rsidRPr="00D5163E" w:rsidRDefault="00712413" w:rsidP="007E081C">
            <w:pPr>
              <w:spacing w:before="20" w:after="120"/>
              <w:rPr>
                <w:rFonts w:asciiTheme="majorHAnsi" w:hAnsiTheme="majorHAnsi"/>
                <w:sz w:val="16"/>
                <w:szCs w:val="16"/>
              </w:rPr>
            </w:pPr>
            <w:r w:rsidRPr="00D5163E">
              <w:rPr>
                <w:rFonts w:asciiTheme="majorHAnsi" w:hAnsiTheme="majorHAnsi"/>
                <w:sz w:val="16"/>
                <w:szCs w:val="16"/>
              </w:rPr>
              <w:t>*Note: Management action or strong management justification must be given for a score of 1</w:t>
            </w:r>
          </w:p>
          <w:p w14:paraId="7724BEAC" w14:textId="3184E5B1" w:rsidR="00712413" w:rsidRPr="00D5163E" w:rsidRDefault="00712413" w:rsidP="007E081C">
            <w:pPr>
              <w:autoSpaceDE w:val="0"/>
              <w:autoSpaceDN w:val="0"/>
              <w:adjustRightInd w:val="0"/>
              <w:snapToGrid w:val="0"/>
              <w:contextualSpacing/>
              <w:rPr>
                <w:rFonts w:asciiTheme="majorHAnsi" w:eastAsia="Times New Roman" w:hAnsiTheme="majorHAnsi" w:cstheme="minorHAnsi"/>
                <w:color w:val="FF0000"/>
                <w:sz w:val="22"/>
                <w:szCs w:val="22"/>
                <w:lang w:val="en-GB"/>
              </w:rPr>
            </w:pPr>
            <w:r w:rsidRPr="00D5163E">
              <w:rPr>
                <w:rFonts w:asciiTheme="majorHAnsi" w:hAnsiTheme="majorHAnsi" w:cstheme="minorHAnsi"/>
                <w:szCs w:val="20"/>
              </w:rPr>
              <w:t xml:space="preserve">Option 3. The project will contribute to carbon emission reduction through promotion and deployment of energy efficient lighting systems. The project’s environmental effects involve </w:t>
            </w:r>
            <w:r w:rsidRPr="00D5163E">
              <w:rPr>
                <w:rFonts w:asciiTheme="majorHAnsi" w:hAnsiTheme="majorHAnsi" w:cstheme="minorHAnsi"/>
                <w:szCs w:val="20"/>
                <w:lang w:eastAsia="ja-JP"/>
              </w:rPr>
              <w:t xml:space="preserve">pollution from </w:t>
            </w:r>
            <w:r w:rsidRPr="00D5163E">
              <w:rPr>
                <w:rFonts w:asciiTheme="majorHAnsi" w:hAnsiTheme="majorHAnsi" w:cstheme="minorHAnsi"/>
                <w:szCs w:val="20"/>
              </w:rPr>
              <w:t xml:space="preserve">hazardous and non-hazardous waste from replaced fluorescent lamps/CFL and other conventional lights and particularly, mercury content and sharp cladding and bulb parts of these lamps. As a mitigation measure, the project will develop a </w:t>
            </w:r>
            <w:r w:rsidRPr="00D5163E">
              <w:rPr>
                <w:rFonts w:asciiTheme="majorHAnsi" w:hAnsiTheme="majorHAnsi" w:cstheme="minorHAnsi"/>
                <w:szCs w:val="20"/>
                <w:lang w:eastAsia="ja-JP"/>
              </w:rPr>
              <w:t>strategy to manage waste/obsolete ener</w:t>
            </w:r>
            <w:r w:rsidR="00B25A95" w:rsidRPr="00D5163E">
              <w:rPr>
                <w:rFonts w:asciiTheme="majorHAnsi" w:hAnsiTheme="majorHAnsi" w:cstheme="minorHAnsi"/>
                <w:szCs w:val="20"/>
                <w:lang w:eastAsia="ja-JP"/>
              </w:rPr>
              <w:t>gy equipment and lamps. (Annex H</w:t>
            </w:r>
            <w:r w:rsidRPr="00D5163E">
              <w:rPr>
                <w:rFonts w:asciiTheme="majorHAnsi" w:hAnsiTheme="majorHAnsi" w:cstheme="minorHAnsi"/>
                <w:szCs w:val="20"/>
                <w:lang w:eastAsia="ja-JP"/>
              </w:rPr>
              <w:t>)</w:t>
            </w:r>
          </w:p>
          <w:p w14:paraId="57B3BE00" w14:textId="77777777" w:rsidR="00712413" w:rsidRPr="00D5163E" w:rsidRDefault="00712413" w:rsidP="007E081C">
            <w:pPr>
              <w:spacing w:before="20" w:after="120"/>
              <w:rPr>
                <w:rFonts w:asciiTheme="majorHAnsi" w:hAnsiTheme="majorHAnsi"/>
                <w:sz w:val="16"/>
                <w:szCs w:val="16"/>
              </w:rPr>
            </w:pPr>
          </w:p>
        </w:tc>
        <w:tc>
          <w:tcPr>
            <w:tcW w:w="496" w:type="dxa"/>
            <w:shd w:val="clear" w:color="auto" w:fill="auto"/>
            <w:vAlign w:val="center"/>
          </w:tcPr>
          <w:p w14:paraId="258CE709"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lastRenderedPageBreak/>
              <w:t>3</w:t>
            </w:r>
          </w:p>
        </w:tc>
        <w:tc>
          <w:tcPr>
            <w:tcW w:w="517" w:type="dxa"/>
            <w:shd w:val="clear" w:color="auto" w:fill="auto"/>
            <w:vAlign w:val="center"/>
          </w:tcPr>
          <w:p w14:paraId="2988005D"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2</w:t>
            </w:r>
          </w:p>
        </w:tc>
      </w:tr>
      <w:tr w:rsidR="00712413" w:rsidRPr="00D5163E" w14:paraId="76A42A23" w14:textId="77777777" w:rsidTr="00712413">
        <w:trPr>
          <w:trHeight w:val="233"/>
        </w:trPr>
        <w:tc>
          <w:tcPr>
            <w:tcW w:w="8802" w:type="dxa"/>
            <w:gridSpan w:val="5"/>
            <w:vMerge/>
            <w:shd w:val="clear" w:color="auto" w:fill="auto"/>
          </w:tcPr>
          <w:p w14:paraId="6FA0A643" w14:textId="77777777" w:rsidR="00712413" w:rsidRPr="00D5163E" w:rsidRDefault="00712413" w:rsidP="007E081C">
            <w:pPr>
              <w:spacing w:before="120"/>
              <w:ind w:left="245" w:hanging="245"/>
              <w:rPr>
                <w:rFonts w:asciiTheme="majorHAnsi" w:hAnsiTheme="majorHAnsi"/>
                <w:b/>
                <w:color w:val="000000" w:themeColor="text1"/>
                <w:sz w:val="18"/>
                <w:szCs w:val="18"/>
              </w:rPr>
            </w:pPr>
          </w:p>
        </w:tc>
        <w:tc>
          <w:tcPr>
            <w:tcW w:w="1013" w:type="dxa"/>
            <w:gridSpan w:val="2"/>
            <w:tcBorders>
              <w:bottom w:val="single" w:sz="4" w:space="0" w:color="000000" w:themeColor="text1"/>
            </w:tcBorders>
            <w:shd w:val="clear" w:color="auto" w:fill="auto"/>
            <w:vAlign w:val="center"/>
          </w:tcPr>
          <w:p w14:paraId="011751A7" w14:textId="77777777" w:rsidR="00712413" w:rsidRPr="00D5163E" w:rsidDel="002053F6" w:rsidRDefault="00712413" w:rsidP="007E081C">
            <w:pPr>
              <w:jc w:val="center"/>
              <w:rPr>
                <w:rFonts w:asciiTheme="majorHAnsi" w:hAnsiTheme="majorHAnsi"/>
                <w:sz w:val="18"/>
                <w:szCs w:val="18"/>
              </w:rPr>
            </w:pPr>
            <w:r w:rsidRPr="00D5163E">
              <w:rPr>
                <w:rFonts w:asciiTheme="majorHAnsi" w:hAnsiTheme="majorHAnsi"/>
                <w:sz w:val="18"/>
                <w:szCs w:val="18"/>
              </w:rPr>
              <w:t>1</w:t>
            </w:r>
          </w:p>
        </w:tc>
      </w:tr>
      <w:tr w:rsidR="00712413" w:rsidRPr="00D5163E" w14:paraId="6B1D1B84" w14:textId="77777777" w:rsidTr="00712413">
        <w:trPr>
          <w:trHeight w:val="922"/>
        </w:trPr>
        <w:tc>
          <w:tcPr>
            <w:tcW w:w="8802" w:type="dxa"/>
            <w:gridSpan w:val="5"/>
            <w:vMerge/>
            <w:tcBorders>
              <w:bottom w:val="single" w:sz="4" w:space="0" w:color="000000" w:themeColor="text1"/>
            </w:tcBorders>
            <w:shd w:val="clear" w:color="auto" w:fill="auto"/>
          </w:tcPr>
          <w:p w14:paraId="12F182F2" w14:textId="77777777" w:rsidR="00712413" w:rsidRPr="00D5163E" w:rsidRDefault="00712413" w:rsidP="007E081C">
            <w:pPr>
              <w:spacing w:before="120"/>
              <w:ind w:left="245" w:hanging="245"/>
              <w:rPr>
                <w:rFonts w:asciiTheme="majorHAnsi" w:hAnsiTheme="majorHAnsi"/>
                <w:b/>
                <w:color w:val="000000" w:themeColor="text1"/>
                <w:sz w:val="18"/>
                <w:szCs w:val="18"/>
              </w:rPr>
            </w:pPr>
          </w:p>
        </w:tc>
        <w:tc>
          <w:tcPr>
            <w:tcW w:w="1013" w:type="dxa"/>
            <w:gridSpan w:val="2"/>
            <w:tcBorders>
              <w:bottom w:val="single" w:sz="4" w:space="0" w:color="000000" w:themeColor="text1"/>
            </w:tcBorders>
            <w:shd w:val="clear" w:color="auto" w:fill="auto"/>
          </w:tcPr>
          <w:p w14:paraId="56393117" w14:textId="77777777" w:rsidR="00712413" w:rsidRPr="00D5163E" w:rsidDel="002053F6" w:rsidRDefault="00712413" w:rsidP="007E081C">
            <w:pPr>
              <w:jc w:val="center"/>
              <w:rPr>
                <w:rFonts w:asciiTheme="majorHAnsi" w:hAnsiTheme="majorHAnsi"/>
                <w:sz w:val="18"/>
                <w:szCs w:val="18"/>
              </w:rPr>
            </w:pPr>
            <w:r w:rsidRPr="00D5163E">
              <w:rPr>
                <w:rFonts w:asciiTheme="majorHAnsi" w:hAnsiTheme="majorHAnsi"/>
                <w:b/>
                <w:sz w:val="18"/>
                <w:szCs w:val="18"/>
              </w:rPr>
              <w:t>Evidence</w:t>
            </w:r>
          </w:p>
        </w:tc>
      </w:tr>
      <w:tr w:rsidR="00712413" w:rsidRPr="00D5163E" w14:paraId="23413A4A" w14:textId="77777777" w:rsidTr="00712413">
        <w:trPr>
          <w:trHeight w:val="338"/>
        </w:trPr>
        <w:tc>
          <w:tcPr>
            <w:tcW w:w="8802" w:type="dxa"/>
            <w:gridSpan w:val="5"/>
            <w:vMerge w:val="restart"/>
            <w:shd w:val="clear" w:color="auto" w:fill="auto"/>
          </w:tcPr>
          <w:p w14:paraId="56B580D3" w14:textId="31EA7FA3" w:rsidR="00712413" w:rsidRPr="00D5163E" w:rsidRDefault="005B038B" w:rsidP="007473E7">
            <w:pPr>
              <w:pStyle w:val="ListParagraph"/>
              <w:spacing w:before="120" w:after="120"/>
              <w:ind w:left="155" w:hanging="155"/>
              <w:rPr>
                <w:rFonts w:asciiTheme="majorHAnsi" w:hAnsiTheme="majorHAnsi"/>
                <w:sz w:val="18"/>
                <w:szCs w:val="18"/>
              </w:rPr>
            </w:pPr>
            <w:r w:rsidRPr="00D5163E">
              <w:rPr>
                <w:rFonts w:asciiTheme="majorHAnsi" w:hAnsiTheme="majorHAnsi"/>
                <w:b/>
                <w:sz w:val="18"/>
                <w:szCs w:val="18"/>
              </w:rPr>
              <w:t xml:space="preserve">9. </w:t>
            </w:r>
            <w:r w:rsidR="00712413" w:rsidRPr="00D5163E">
              <w:rPr>
                <w:rFonts w:asciiTheme="majorHAnsi" w:hAnsiTheme="majorHAnsi"/>
                <w:b/>
                <w:sz w:val="18"/>
                <w:szCs w:val="18"/>
              </w:rPr>
              <w:t xml:space="preserve">Has the Social and Environmental Screening Procedure (SESP) been conducted to identify potential social and environmental impacts and risks? </w:t>
            </w:r>
            <w:r w:rsidR="00712413" w:rsidRPr="00D5163E">
              <w:rPr>
                <w:rFonts w:asciiTheme="majorHAnsi" w:hAnsiTheme="majorHAnsi"/>
                <w:b/>
                <w:color w:val="000000" w:themeColor="text1"/>
                <w:sz w:val="18"/>
                <w:szCs w:val="18"/>
              </w:rPr>
              <w:t xml:space="preserve"> </w:t>
            </w:r>
            <w:r w:rsidR="00712413" w:rsidRPr="00D5163E">
              <w:rPr>
                <w:rFonts w:asciiTheme="majorHAnsi" w:hAnsiTheme="majorHAnsi"/>
                <w:color w:val="000000" w:themeColor="text1"/>
                <w:sz w:val="18"/>
                <w:szCs w:val="18"/>
              </w:rPr>
              <w:t>The SESP is not required for projects in which UNDP is Administrative Agent only and/or projects comprised solely of reports, coordination of events, trainings, workshops, meetings, conferences and/or communication materials and information dissemination.</w:t>
            </w:r>
            <w:r w:rsidR="00712413" w:rsidRPr="00D5163E">
              <w:rPr>
                <w:rFonts w:asciiTheme="majorHAnsi" w:hAnsiTheme="majorHAnsi"/>
                <w:sz w:val="18"/>
                <w:szCs w:val="18"/>
              </w:rPr>
              <w:t xml:space="preserve"> [if yes, upload the completed checklist. If SESP is not required, provide the reason for the exemption in the evidence section.]</w:t>
            </w:r>
          </w:p>
          <w:p w14:paraId="0C1C11D2" w14:textId="18766A90" w:rsidR="00712413" w:rsidRPr="00D5163E" w:rsidRDefault="00712413" w:rsidP="007E081C">
            <w:pPr>
              <w:autoSpaceDE w:val="0"/>
              <w:autoSpaceDN w:val="0"/>
              <w:adjustRightInd w:val="0"/>
              <w:snapToGrid w:val="0"/>
              <w:contextualSpacing/>
              <w:rPr>
                <w:rFonts w:asciiTheme="majorHAnsi" w:hAnsiTheme="majorHAnsi" w:cstheme="minorHAnsi"/>
                <w:color w:val="000000"/>
                <w:sz w:val="22"/>
                <w:szCs w:val="22"/>
              </w:rPr>
            </w:pPr>
            <w:r w:rsidRPr="00D5163E">
              <w:rPr>
                <w:rFonts w:asciiTheme="majorHAnsi" w:hAnsiTheme="majorHAnsi" w:cstheme="minorHAnsi"/>
                <w:szCs w:val="20"/>
              </w:rPr>
              <w:t>Yes, a SESP has been conducted (</w:t>
            </w:r>
            <w:r w:rsidRPr="00D5163E">
              <w:rPr>
                <w:rFonts w:asciiTheme="majorHAnsi" w:hAnsiTheme="majorHAnsi" w:cstheme="minorHAnsi"/>
                <w:color w:val="000000"/>
                <w:szCs w:val="20"/>
              </w:rPr>
              <w:t xml:space="preserve">Annex </w:t>
            </w:r>
            <w:r w:rsidR="00226FB4" w:rsidRPr="00D5163E">
              <w:rPr>
                <w:rFonts w:asciiTheme="majorHAnsi" w:hAnsiTheme="majorHAnsi" w:cstheme="minorHAnsi"/>
                <w:color w:val="000000"/>
                <w:szCs w:val="20"/>
              </w:rPr>
              <w:t>F</w:t>
            </w:r>
            <w:r w:rsidRPr="00D5163E">
              <w:rPr>
                <w:rFonts w:asciiTheme="majorHAnsi" w:hAnsiTheme="majorHAnsi" w:cstheme="minorHAnsi"/>
                <w:color w:val="000000"/>
                <w:szCs w:val="20"/>
              </w:rPr>
              <w:t>).</w:t>
            </w:r>
            <w:r w:rsidRPr="00D5163E">
              <w:rPr>
                <w:rFonts w:asciiTheme="majorHAnsi" w:hAnsiTheme="majorHAnsi" w:cstheme="minorHAnsi"/>
                <w:szCs w:val="20"/>
              </w:rPr>
              <w:t xml:space="preserve"> </w:t>
            </w:r>
          </w:p>
          <w:p w14:paraId="2BE45FBC" w14:textId="77777777" w:rsidR="00712413" w:rsidRPr="00D5163E" w:rsidRDefault="00712413" w:rsidP="007E081C">
            <w:pPr>
              <w:pStyle w:val="ListParagraph"/>
              <w:spacing w:before="120" w:after="120"/>
              <w:rPr>
                <w:rFonts w:asciiTheme="majorHAnsi" w:hAnsiTheme="majorHAnsi"/>
                <w:sz w:val="18"/>
                <w:szCs w:val="18"/>
              </w:rPr>
            </w:pPr>
          </w:p>
        </w:tc>
        <w:tc>
          <w:tcPr>
            <w:tcW w:w="496" w:type="dxa"/>
            <w:shd w:val="clear" w:color="auto" w:fill="auto"/>
            <w:vAlign w:val="center"/>
          </w:tcPr>
          <w:p w14:paraId="73397CD8"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Yes</w:t>
            </w:r>
          </w:p>
        </w:tc>
        <w:tc>
          <w:tcPr>
            <w:tcW w:w="517" w:type="dxa"/>
            <w:tcBorders>
              <w:bottom w:val="single" w:sz="4" w:space="0" w:color="000000" w:themeColor="text1"/>
            </w:tcBorders>
            <w:shd w:val="clear" w:color="auto" w:fill="auto"/>
            <w:vAlign w:val="center"/>
          </w:tcPr>
          <w:p w14:paraId="7F776A98"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No</w:t>
            </w:r>
          </w:p>
        </w:tc>
      </w:tr>
      <w:tr w:rsidR="00712413" w:rsidRPr="00D5163E" w14:paraId="6FE32BA4" w14:textId="77777777" w:rsidTr="00712413">
        <w:trPr>
          <w:trHeight w:val="337"/>
        </w:trPr>
        <w:tc>
          <w:tcPr>
            <w:tcW w:w="8802" w:type="dxa"/>
            <w:gridSpan w:val="5"/>
            <w:vMerge/>
            <w:tcBorders>
              <w:bottom w:val="single" w:sz="4" w:space="0" w:color="000000" w:themeColor="text1"/>
            </w:tcBorders>
            <w:shd w:val="clear" w:color="auto" w:fill="auto"/>
          </w:tcPr>
          <w:p w14:paraId="1865E01C" w14:textId="77777777" w:rsidR="00712413" w:rsidRPr="00D5163E" w:rsidRDefault="00712413" w:rsidP="007E081C">
            <w:pPr>
              <w:spacing w:before="120" w:after="120"/>
              <w:rPr>
                <w:rFonts w:asciiTheme="majorHAnsi" w:hAnsiTheme="majorHAnsi"/>
                <w:b/>
                <w:sz w:val="18"/>
                <w:szCs w:val="18"/>
              </w:rPr>
            </w:pPr>
          </w:p>
        </w:tc>
        <w:tc>
          <w:tcPr>
            <w:tcW w:w="1013" w:type="dxa"/>
            <w:gridSpan w:val="2"/>
            <w:tcBorders>
              <w:bottom w:val="single" w:sz="4" w:space="0" w:color="000000" w:themeColor="text1"/>
            </w:tcBorders>
            <w:shd w:val="clear" w:color="auto" w:fill="auto"/>
            <w:vAlign w:val="center"/>
          </w:tcPr>
          <w:p w14:paraId="175340A1"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SESP Not Required</w:t>
            </w:r>
          </w:p>
        </w:tc>
      </w:tr>
      <w:tr w:rsidR="00712413" w:rsidRPr="00D5163E" w14:paraId="2C104A42" w14:textId="77777777" w:rsidTr="00712413">
        <w:trPr>
          <w:trHeight w:val="458"/>
        </w:trPr>
        <w:tc>
          <w:tcPr>
            <w:tcW w:w="9815" w:type="dxa"/>
            <w:gridSpan w:val="7"/>
            <w:shd w:val="clear" w:color="auto" w:fill="C2D69B" w:themeFill="accent3" w:themeFillTint="99"/>
            <w:vAlign w:val="center"/>
          </w:tcPr>
          <w:p w14:paraId="790E1388" w14:textId="77777777" w:rsidR="00712413" w:rsidRPr="00D5163E" w:rsidRDefault="00712413" w:rsidP="002C2489">
            <w:pPr>
              <w:pStyle w:val="ListParagraph"/>
              <w:spacing w:before="20" w:after="20"/>
              <w:ind w:left="157"/>
              <w:rPr>
                <w:rFonts w:asciiTheme="majorHAnsi" w:hAnsiTheme="majorHAnsi"/>
                <w:sz w:val="18"/>
                <w:szCs w:val="20"/>
              </w:rPr>
            </w:pPr>
            <w:r w:rsidRPr="00D5163E">
              <w:rPr>
                <w:rFonts w:asciiTheme="majorHAnsi" w:hAnsiTheme="majorHAnsi"/>
                <w:b/>
                <w:smallCaps/>
                <w:sz w:val="28"/>
                <w:szCs w:val="20"/>
              </w:rPr>
              <w:t>Management &amp; Monitoring</w:t>
            </w:r>
          </w:p>
        </w:tc>
      </w:tr>
      <w:tr w:rsidR="00712413" w:rsidRPr="00D5163E" w14:paraId="5A22E11A" w14:textId="77777777" w:rsidTr="00712413">
        <w:trPr>
          <w:trHeight w:val="242"/>
        </w:trPr>
        <w:tc>
          <w:tcPr>
            <w:tcW w:w="8802" w:type="dxa"/>
            <w:gridSpan w:val="5"/>
            <w:vMerge w:val="restart"/>
            <w:shd w:val="clear" w:color="auto" w:fill="auto"/>
          </w:tcPr>
          <w:p w14:paraId="07FD9794" w14:textId="77777777" w:rsidR="00712413" w:rsidRPr="00D5163E" w:rsidRDefault="00712413" w:rsidP="00DD7CE7">
            <w:pPr>
              <w:pStyle w:val="ListParagraph"/>
              <w:numPr>
                <w:ilvl w:val="0"/>
                <w:numId w:val="75"/>
              </w:numPr>
              <w:spacing w:before="120" w:after="20"/>
              <w:ind w:left="247" w:hanging="270"/>
              <w:rPr>
                <w:rFonts w:asciiTheme="majorHAnsi" w:hAnsiTheme="majorHAnsi"/>
                <w:sz w:val="18"/>
                <w:szCs w:val="18"/>
              </w:rPr>
            </w:pPr>
            <w:r w:rsidRPr="00D5163E">
              <w:rPr>
                <w:rFonts w:asciiTheme="majorHAnsi" w:hAnsiTheme="majorHAnsi"/>
                <w:b/>
                <w:sz w:val="18"/>
                <w:szCs w:val="18"/>
              </w:rPr>
              <w:t>Does the project have a strong results framework?</w:t>
            </w:r>
            <w:r w:rsidRPr="00D5163E">
              <w:rPr>
                <w:rFonts w:asciiTheme="majorHAnsi" w:hAnsiTheme="majorHAnsi"/>
                <w:sz w:val="18"/>
                <w:szCs w:val="18"/>
              </w:rPr>
              <w:t xml:space="preserve"> </w:t>
            </w:r>
            <w:r w:rsidRPr="00D5163E">
              <w:rPr>
                <w:rFonts w:asciiTheme="majorHAnsi" w:hAnsiTheme="majorHAnsi"/>
                <w:b/>
                <w:sz w:val="18"/>
                <w:szCs w:val="18"/>
              </w:rPr>
              <w:t>(select from options 1-3 that best reflects this project):</w:t>
            </w:r>
          </w:p>
          <w:p w14:paraId="26ACB4D3"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3:</w:t>
            </w:r>
            <w:r w:rsidRPr="00D5163E">
              <w:rPr>
                <w:rFonts w:asciiTheme="majorHAnsi" w:hAnsiTheme="majorHAnsi"/>
                <w:sz w:val="18"/>
                <w:szCs w:val="18"/>
              </w:rPr>
              <w:t xml:space="preserve"> The project’s selection of outputs and activities are at an appropriate level and relate in a clear way to the project’s theory of change. Outputs are accompanied by SMART, results-oriented indicators that measure all of the key expected changes identified in the theory of change, each with credible data sources, and populated baselines and targets, including gender sensitive, sex-disaggregated indicators where appropriate. </w:t>
            </w:r>
            <w:r w:rsidRPr="00D5163E">
              <w:rPr>
                <w:rFonts w:asciiTheme="majorHAnsi" w:hAnsiTheme="majorHAnsi"/>
                <w:i/>
                <w:sz w:val="18"/>
                <w:szCs w:val="18"/>
              </w:rPr>
              <w:t>(</w:t>
            </w:r>
            <w:r w:rsidRPr="00D5163E">
              <w:rPr>
                <w:rFonts w:asciiTheme="majorHAnsi" w:hAnsiTheme="majorHAnsi"/>
                <w:i/>
                <w:sz w:val="18"/>
                <w:szCs w:val="18"/>
                <w:u w:val="single"/>
              </w:rPr>
              <w:t>all</w:t>
            </w:r>
            <w:r w:rsidRPr="00D5163E">
              <w:rPr>
                <w:rFonts w:asciiTheme="majorHAnsi" w:hAnsiTheme="majorHAnsi"/>
                <w:i/>
                <w:sz w:val="18"/>
                <w:szCs w:val="18"/>
              </w:rPr>
              <w:t xml:space="preserve"> must be true to select this option)</w:t>
            </w:r>
          </w:p>
          <w:p w14:paraId="4AA1D500"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2:</w:t>
            </w:r>
            <w:r w:rsidRPr="00D5163E">
              <w:rPr>
                <w:rFonts w:asciiTheme="majorHAnsi" w:hAnsiTheme="majorHAnsi"/>
                <w:sz w:val="18"/>
                <w:szCs w:val="18"/>
              </w:rPr>
              <w:t xml:space="preserve"> The project’s selection of outputs and activities are at an appropriate level, but may not cover all aspects of the project’s theory of change. Outputs are accompanied by SMART, results-oriented indicators, but baselines, targets and data sources may not yet be fully specified. Some use of gender sensitive, sex-disaggregated indicators, as appropriate. </w:t>
            </w:r>
            <w:r w:rsidRPr="00D5163E">
              <w:rPr>
                <w:rFonts w:asciiTheme="majorHAnsi" w:hAnsiTheme="majorHAnsi"/>
                <w:i/>
                <w:sz w:val="18"/>
                <w:szCs w:val="18"/>
              </w:rPr>
              <w:t>(</w:t>
            </w:r>
            <w:r w:rsidRPr="00D5163E">
              <w:rPr>
                <w:rFonts w:asciiTheme="majorHAnsi" w:hAnsiTheme="majorHAnsi"/>
                <w:i/>
                <w:sz w:val="18"/>
                <w:szCs w:val="18"/>
                <w:u w:val="single"/>
              </w:rPr>
              <w:t>all</w:t>
            </w:r>
            <w:r w:rsidRPr="00D5163E">
              <w:rPr>
                <w:rFonts w:asciiTheme="majorHAnsi" w:hAnsiTheme="majorHAnsi"/>
                <w:i/>
                <w:sz w:val="18"/>
                <w:szCs w:val="18"/>
              </w:rPr>
              <w:t xml:space="preserve"> must be true to select this option)</w:t>
            </w:r>
          </w:p>
          <w:p w14:paraId="3D752C61" w14:textId="77777777" w:rsidR="00712413" w:rsidRPr="00D5163E" w:rsidRDefault="00712413" w:rsidP="00DD7CE7">
            <w:pPr>
              <w:pStyle w:val="ListParagraph"/>
              <w:numPr>
                <w:ilvl w:val="0"/>
                <w:numId w:val="70"/>
              </w:numPr>
              <w:tabs>
                <w:tab w:val="left" w:pos="5715"/>
              </w:tabs>
              <w:spacing w:before="20" w:after="20"/>
              <w:ind w:left="607" w:hanging="270"/>
              <w:rPr>
                <w:rFonts w:asciiTheme="majorHAnsi" w:hAnsiTheme="majorHAnsi"/>
                <w:sz w:val="18"/>
                <w:szCs w:val="18"/>
              </w:rPr>
            </w:pPr>
            <w:r w:rsidRPr="00D5163E">
              <w:rPr>
                <w:rFonts w:asciiTheme="majorHAnsi" w:hAnsiTheme="majorHAnsi"/>
                <w:b/>
                <w:sz w:val="18"/>
                <w:szCs w:val="18"/>
                <w:u w:val="single"/>
              </w:rPr>
              <w:t>1:</w:t>
            </w:r>
            <w:r w:rsidRPr="00D5163E">
              <w:rPr>
                <w:rFonts w:asciiTheme="majorHAnsi" w:hAnsiTheme="majorHAnsi"/>
                <w:sz w:val="18"/>
                <w:szCs w:val="18"/>
              </w:rPr>
              <w:t xml:space="preserve"> The results framework does not meet all of the conditions specified in selection “2” above. This includes: the project’s selection of outputs and activities are not at an appropriate level and do not relate in a clear way to the project’s theory of change; outputs are not accompanied by SMART, results-oriented indicators that measure the expected change, and have not been populated with baselines and targets; data sources are not specified, and/or no gender sensitive, sex-disaggregation of indicators.</w:t>
            </w:r>
          </w:p>
          <w:p w14:paraId="533454BD" w14:textId="77777777" w:rsidR="00712413" w:rsidRPr="00D5163E" w:rsidRDefault="00712413" w:rsidP="007E081C">
            <w:pPr>
              <w:tabs>
                <w:tab w:val="left" w:pos="5715"/>
              </w:tabs>
              <w:spacing w:before="120"/>
              <w:rPr>
                <w:rFonts w:asciiTheme="majorHAnsi" w:hAnsiTheme="majorHAnsi"/>
                <w:sz w:val="16"/>
                <w:szCs w:val="16"/>
              </w:rPr>
            </w:pPr>
            <w:r w:rsidRPr="00D5163E">
              <w:rPr>
                <w:rFonts w:asciiTheme="majorHAnsi" w:hAnsiTheme="majorHAnsi"/>
                <w:sz w:val="18"/>
                <w:szCs w:val="18"/>
              </w:rPr>
              <w:t xml:space="preserve">*Note: </w:t>
            </w:r>
            <w:r w:rsidRPr="00D5163E">
              <w:rPr>
                <w:rFonts w:asciiTheme="majorHAnsi" w:hAnsiTheme="majorHAnsi"/>
                <w:sz w:val="16"/>
                <w:szCs w:val="16"/>
              </w:rPr>
              <w:t xml:space="preserve"> Management Action or strong management justification must be given for a score of 1</w:t>
            </w:r>
          </w:p>
          <w:p w14:paraId="19A3A5C9" w14:textId="77777777" w:rsidR="00712413" w:rsidRPr="00D5163E" w:rsidRDefault="00712413" w:rsidP="007E081C">
            <w:pPr>
              <w:tabs>
                <w:tab w:val="left" w:pos="5715"/>
              </w:tabs>
              <w:spacing w:before="120"/>
              <w:rPr>
                <w:rFonts w:asciiTheme="majorHAnsi" w:hAnsiTheme="majorHAnsi" w:cstheme="minorHAnsi"/>
              </w:rPr>
            </w:pPr>
            <w:r w:rsidRPr="00D5163E">
              <w:rPr>
                <w:rFonts w:asciiTheme="majorHAnsi" w:eastAsia="Times New Roman" w:hAnsiTheme="majorHAnsi" w:cstheme="minorHAnsi"/>
                <w:lang w:val="en-GB"/>
              </w:rPr>
              <w:t>Option 3. The project’s Results Framework relates well to the theory of change and includes SMART indicators and sex-disaggregated data where appropriate. One of the baselines is not yet populated and will be established through market surveys during project implementation. (Project Results Framework)</w:t>
            </w:r>
          </w:p>
        </w:tc>
        <w:tc>
          <w:tcPr>
            <w:tcW w:w="496" w:type="dxa"/>
            <w:shd w:val="clear" w:color="auto" w:fill="auto"/>
          </w:tcPr>
          <w:p w14:paraId="361BE2AB"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3</w:t>
            </w:r>
          </w:p>
        </w:tc>
        <w:tc>
          <w:tcPr>
            <w:tcW w:w="517" w:type="dxa"/>
            <w:shd w:val="clear" w:color="auto" w:fill="auto"/>
          </w:tcPr>
          <w:p w14:paraId="66D37B02"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2</w:t>
            </w:r>
          </w:p>
        </w:tc>
      </w:tr>
      <w:tr w:rsidR="00712413" w:rsidRPr="00D5163E" w14:paraId="1E1FEEA9" w14:textId="77777777" w:rsidTr="00712413">
        <w:trPr>
          <w:trHeight w:val="165"/>
        </w:trPr>
        <w:tc>
          <w:tcPr>
            <w:tcW w:w="8802" w:type="dxa"/>
            <w:gridSpan w:val="5"/>
            <w:vMerge/>
            <w:shd w:val="clear" w:color="auto" w:fill="auto"/>
          </w:tcPr>
          <w:p w14:paraId="0722996F" w14:textId="77777777" w:rsidR="00712413" w:rsidRPr="00D5163E" w:rsidRDefault="00712413" w:rsidP="00DD7CE7">
            <w:pPr>
              <w:pStyle w:val="ListParagraph"/>
              <w:numPr>
                <w:ilvl w:val="0"/>
                <w:numId w:val="73"/>
              </w:numPr>
              <w:spacing w:before="20" w:after="20"/>
              <w:ind w:left="247" w:hanging="270"/>
              <w:rPr>
                <w:rFonts w:asciiTheme="majorHAnsi" w:hAnsiTheme="majorHAnsi"/>
                <w:b/>
                <w:sz w:val="18"/>
                <w:szCs w:val="18"/>
              </w:rPr>
            </w:pPr>
          </w:p>
        </w:tc>
        <w:tc>
          <w:tcPr>
            <w:tcW w:w="1013" w:type="dxa"/>
            <w:gridSpan w:val="2"/>
            <w:tcBorders>
              <w:bottom w:val="single" w:sz="4" w:space="0" w:color="000000" w:themeColor="text1"/>
            </w:tcBorders>
            <w:shd w:val="clear" w:color="auto" w:fill="auto"/>
          </w:tcPr>
          <w:p w14:paraId="5564FBE2"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1</w:t>
            </w:r>
          </w:p>
        </w:tc>
      </w:tr>
      <w:tr w:rsidR="00712413" w:rsidRPr="00D5163E" w14:paraId="51904B31" w14:textId="77777777" w:rsidTr="00712413">
        <w:trPr>
          <w:trHeight w:val="1383"/>
        </w:trPr>
        <w:tc>
          <w:tcPr>
            <w:tcW w:w="8802" w:type="dxa"/>
            <w:gridSpan w:val="5"/>
            <w:vMerge/>
            <w:tcBorders>
              <w:bottom w:val="single" w:sz="4" w:space="0" w:color="000000" w:themeColor="text1"/>
            </w:tcBorders>
            <w:shd w:val="clear" w:color="auto" w:fill="auto"/>
          </w:tcPr>
          <w:p w14:paraId="4A138FE7" w14:textId="77777777" w:rsidR="00712413" w:rsidRPr="00D5163E" w:rsidRDefault="00712413" w:rsidP="00DD7CE7">
            <w:pPr>
              <w:pStyle w:val="ListParagraph"/>
              <w:numPr>
                <w:ilvl w:val="0"/>
                <w:numId w:val="73"/>
              </w:numPr>
              <w:spacing w:before="20" w:after="20"/>
              <w:ind w:left="247" w:hanging="270"/>
              <w:rPr>
                <w:rFonts w:asciiTheme="majorHAnsi" w:hAnsiTheme="majorHAnsi"/>
                <w:b/>
                <w:sz w:val="18"/>
                <w:szCs w:val="18"/>
              </w:rPr>
            </w:pPr>
          </w:p>
        </w:tc>
        <w:tc>
          <w:tcPr>
            <w:tcW w:w="1013" w:type="dxa"/>
            <w:gridSpan w:val="2"/>
            <w:tcBorders>
              <w:bottom w:val="single" w:sz="4" w:space="0" w:color="000000" w:themeColor="text1"/>
            </w:tcBorders>
            <w:shd w:val="clear" w:color="auto" w:fill="auto"/>
          </w:tcPr>
          <w:p w14:paraId="6B8467D5" w14:textId="77777777" w:rsidR="00712413" w:rsidRPr="00D5163E" w:rsidRDefault="00712413" w:rsidP="007E081C">
            <w:pPr>
              <w:jc w:val="center"/>
              <w:rPr>
                <w:rFonts w:asciiTheme="majorHAnsi" w:hAnsiTheme="majorHAnsi"/>
                <w:sz w:val="18"/>
                <w:szCs w:val="18"/>
              </w:rPr>
            </w:pPr>
            <w:r w:rsidRPr="00D5163E">
              <w:rPr>
                <w:rFonts w:asciiTheme="majorHAnsi" w:hAnsiTheme="majorHAnsi"/>
                <w:b/>
                <w:sz w:val="18"/>
                <w:szCs w:val="18"/>
              </w:rPr>
              <w:t>Evidence</w:t>
            </w:r>
          </w:p>
        </w:tc>
      </w:tr>
      <w:tr w:rsidR="00712413" w:rsidRPr="00D5163E" w14:paraId="4308221E" w14:textId="77777777" w:rsidTr="00712413">
        <w:trPr>
          <w:trHeight w:val="52"/>
        </w:trPr>
        <w:tc>
          <w:tcPr>
            <w:tcW w:w="8802" w:type="dxa"/>
            <w:gridSpan w:val="5"/>
            <w:tcBorders>
              <w:bottom w:val="single" w:sz="4" w:space="0" w:color="000000" w:themeColor="text1"/>
            </w:tcBorders>
            <w:shd w:val="clear" w:color="auto" w:fill="auto"/>
          </w:tcPr>
          <w:p w14:paraId="27A17789" w14:textId="77777777" w:rsidR="00712413" w:rsidRPr="00D5163E" w:rsidRDefault="00712413" w:rsidP="00DD7CE7">
            <w:pPr>
              <w:pStyle w:val="ListParagraph"/>
              <w:numPr>
                <w:ilvl w:val="0"/>
                <w:numId w:val="75"/>
              </w:numPr>
              <w:spacing w:before="120" w:after="120"/>
              <w:rPr>
                <w:rFonts w:asciiTheme="majorHAnsi" w:hAnsiTheme="majorHAnsi"/>
                <w:b/>
                <w:sz w:val="18"/>
                <w:szCs w:val="18"/>
              </w:rPr>
            </w:pPr>
            <w:r w:rsidRPr="00D5163E">
              <w:rPr>
                <w:rFonts w:asciiTheme="majorHAnsi" w:hAnsiTheme="majorHAnsi"/>
                <w:b/>
                <w:sz w:val="18"/>
                <w:szCs w:val="18"/>
              </w:rPr>
              <w:t>Is there a comprehensive and costed M&amp;E plan in place with specified data collection sources and methods to support evidence-based management, monitoring and evaluation of the project?</w:t>
            </w:r>
          </w:p>
          <w:p w14:paraId="78738959" w14:textId="77777777" w:rsidR="00712413" w:rsidRPr="00D5163E" w:rsidRDefault="00712413" w:rsidP="007E081C">
            <w:pPr>
              <w:autoSpaceDE w:val="0"/>
              <w:autoSpaceDN w:val="0"/>
              <w:adjustRightInd w:val="0"/>
              <w:snapToGrid w:val="0"/>
              <w:contextualSpacing/>
              <w:rPr>
                <w:rFonts w:asciiTheme="majorHAnsi" w:hAnsiTheme="majorHAnsi" w:cstheme="minorHAnsi"/>
                <w:color w:val="000000"/>
              </w:rPr>
            </w:pPr>
            <w:r w:rsidRPr="00D5163E">
              <w:rPr>
                <w:rFonts w:asciiTheme="majorHAnsi" w:hAnsiTheme="majorHAnsi" w:cstheme="minorHAnsi"/>
              </w:rPr>
              <w:t xml:space="preserve">Yes, the project has a M&amp;E plan including M&amp;E budget in the project document (Monitoring and Evaluation Plan). </w:t>
            </w:r>
          </w:p>
          <w:p w14:paraId="03691F96" w14:textId="77777777" w:rsidR="00712413" w:rsidRPr="00D5163E" w:rsidRDefault="00712413" w:rsidP="007E081C">
            <w:pPr>
              <w:pStyle w:val="ListParagraph"/>
              <w:spacing w:before="120" w:after="120"/>
              <w:rPr>
                <w:rFonts w:asciiTheme="majorHAnsi" w:hAnsiTheme="majorHAnsi"/>
                <w:b/>
                <w:sz w:val="18"/>
                <w:szCs w:val="18"/>
              </w:rPr>
            </w:pPr>
          </w:p>
        </w:tc>
        <w:tc>
          <w:tcPr>
            <w:tcW w:w="496" w:type="dxa"/>
            <w:tcBorders>
              <w:bottom w:val="single" w:sz="4" w:space="0" w:color="000000" w:themeColor="text1"/>
            </w:tcBorders>
            <w:shd w:val="clear" w:color="auto" w:fill="auto"/>
            <w:vAlign w:val="center"/>
          </w:tcPr>
          <w:p w14:paraId="72ED6188"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Yes (3)</w:t>
            </w:r>
          </w:p>
        </w:tc>
        <w:tc>
          <w:tcPr>
            <w:tcW w:w="517" w:type="dxa"/>
            <w:tcBorders>
              <w:bottom w:val="single" w:sz="4" w:space="0" w:color="000000" w:themeColor="text1"/>
            </w:tcBorders>
            <w:shd w:val="clear" w:color="auto" w:fill="auto"/>
            <w:vAlign w:val="center"/>
          </w:tcPr>
          <w:p w14:paraId="17C38669"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No (1)</w:t>
            </w:r>
          </w:p>
        </w:tc>
      </w:tr>
      <w:tr w:rsidR="00712413" w:rsidRPr="00D5163E" w14:paraId="512876B2" w14:textId="77777777" w:rsidTr="00712413">
        <w:trPr>
          <w:trHeight w:val="215"/>
        </w:trPr>
        <w:tc>
          <w:tcPr>
            <w:tcW w:w="8802" w:type="dxa"/>
            <w:gridSpan w:val="5"/>
            <w:vMerge w:val="restart"/>
            <w:shd w:val="clear" w:color="auto" w:fill="auto"/>
          </w:tcPr>
          <w:p w14:paraId="2A11A6AD" w14:textId="77777777" w:rsidR="00712413" w:rsidRPr="00D5163E" w:rsidRDefault="00712413" w:rsidP="002C2489">
            <w:pPr>
              <w:spacing w:before="120" w:after="120"/>
              <w:rPr>
                <w:rFonts w:asciiTheme="majorHAnsi" w:hAnsiTheme="majorHAnsi"/>
                <w:b/>
                <w:sz w:val="18"/>
                <w:szCs w:val="18"/>
              </w:rPr>
            </w:pPr>
            <w:r w:rsidRPr="00D5163E">
              <w:rPr>
                <w:rFonts w:asciiTheme="majorHAnsi" w:hAnsiTheme="majorHAnsi"/>
                <w:b/>
                <w:sz w:val="18"/>
                <w:szCs w:val="18"/>
              </w:rPr>
              <w:t>12. Is the project’s governance mechanism clearly defined in the project document, including planned composition of the project board? (select from options 1-3 that best reflects this project):</w:t>
            </w:r>
          </w:p>
          <w:p w14:paraId="02340328"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3:</w:t>
            </w:r>
            <w:r w:rsidRPr="00D5163E">
              <w:rPr>
                <w:rFonts w:asciiTheme="majorHAnsi" w:hAnsiTheme="majorHAnsi"/>
                <w:sz w:val="18"/>
                <w:szCs w:val="18"/>
              </w:rPr>
              <w:t xml:space="preserve">  The project’s governance mechanism is fully defined in the project composition. Individuals have been specified for each position in the governance mechanism (especially all members of the project board.) Project Board members have agreed on their roles and responsibilities as specified in the terms of reference. The ToR of the project board has been attached to the project document. </w:t>
            </w:r>
            <w:r w:rsidRPr="00D5163E">
              <w:rPr>
                <w:rFonts w:asciiTheme="majorHAnsi" w:hAnsiTheme="majorHAnsi"/>
                <w:i/>
                <w:sz w:val="18"/>
                <w:szCs w:val="18"/>
              </w:rPr>
              <w:t>(</w:t>
            </w:r>
            <w:r w:rsidRPr="00D5163E">
              <w:rPr>
                <w:rFonts w:asciiTheme="majorHAnsi" w:hAnsiTheme="majorHAnsi"/>
                <w:i/>
                <w:sz w:val="18"/>
                <w:szCs w:val="18"/>
                <w:u w:val="single"/>
              </w:rPr>
              <w:t>all</w:t>
            </w:r>
            <w:r w:rsidRPr="00D5163E">
              <w:rPr>
                <w:rFonts w:asciiTheme="majorHAnsi" w:hAnsiTheme="majorHAnsi"/>
                <w:i/>
                <w:sz w:val="18"/>
                <w:szCs w:val="18"/>
              </w:rPr>
              <w:t xml:space="preserve"> must be true to select this option)</w:t>
            </w:r>
            <w:r w:rsidRPr="00D5163E">
              <w:rPr>
                <w:rFonts w:asciiTheme="majorHAnsi" w:hAnsiTheme="majorHAnsi"/>
                <w:sz w:val="18"/>
                <w:szCs w:val="18"/>
              </w:rPr>
              <w:t>.</w:t>
            </w:r>
          </w:p>
          <w:p w14:paraId="2069D3E0"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2:</w:t>
            </w:r>
            <w:r w:rsidRPr="00D5163E">
              <w:rPr>
                <w:rFonts w:asciiTheme="majorHAnsi" w:hAnsiTheme="majorHAnsi"/>
                <w:sz w:val="18"/>
                <w:szCs w:val="18"/>
              </w:rPr>
              <w:t xml:space="preserve"> The project’s governance mechanism is defined in the project document; specific institutions are noted as holding key governance roles, but individuals may not have been specified yet. The prodoc lists the most important responsibilities of the project board, project director/manager and quality assurance roles. </w:t>
            </w:r>
            <w:r w:rsidRPr="00D5163E">
              <w:rPr>
                <w:rFonts w:asciiTheme="majorHAnsi" w:hAnsiTheme="majorHAnsi"/>
                <w:i/>
                <w:sz w:val="18"/>
                <w:szCs w:val="18"/>
              </w:rPr>
              <w:t>(all must be true to select this option)</w:t>
            </w:r>
          </w:p>
          <w:p w14:paraId="16F1F0A7" w14:textId="77777777" w:rsidR="00712413" w:rsidRPr="00D5163E" w:rsidRDefault="00712413" w:rsidP="00DD7CE7">
            <w:pPr>
              <w:pStyle w:val="ListParagraph"/>
              <w:numPr>
                <w:ilvl w:val="0"/>
                <w:numId w:val="70"/>
              </w:numPr>
              <w:tabs>
                <w:tab w:val="left" w:pos="5715"/>
              </w:tabs>
              <w:spacing w:before="20" w:after="20"/>
              <w:ind w:left="607" w:hanging="270"/>
              <w:rPr>
                <w:rFonts w:asciiTheme="majorHAnsi" w:hAnsiTheme="majorHAnsi"/>
                <w:sz w:val="18"/>
                <w:szCs w:val="18"/>
              </w:rPr>
            </w:pPr>
            <w:r w:rsidRPr="00D5163E">
              <w:rPr>
                <w:rFonts w:asciiTheme="majorHAnsi" w:hAnsiTheme="majorHAnsi"/>
                <w:b/>
                <w:sz w:val="18"/>
                <w:szCs w:val="18"/>
                <w:u w:val="single"/>
              </w:rPr>
              <w:t>1:</w:t>
            </w:r>
            <w:r w:rsidRPr="00D5163E">
              <w:rPr>
                <w:rFonts w:asciiTheme="majorHAnsi" w:hAnsiTheme="majorHAnsi"/>
                <w:sz w:val="18"/>
                <w:szCs w:val="18"/>
              </w:rPr>
              <w:t xml:space="preserve"> The project’s governance mechanism is loosely defined in the project document, only mentioning key roles that will need to be filled at a later date. No information on the responsibilities of key positions in the governance mechanism is provided.</w:t>
            </w:r>
          </w:p>
          <w:p w14:paraId="5AA9EA98" w14:textId="77777777" w:rsidR="00712413" w:rsidRPr="00D5163E" w:rsidRDefault="00712413" w:rsidP="007E081C">
            <w:pPr>
              <w:spacing w:before="120" w:after="120"/>
              <w:rPr>
                <w:rFonts w:asciiTheme="majorHAnsi" w:hAnsiTheme="majorHAnsi"/>
                <w:sz w:val="16"/>
                <w:szCs w:val="16"/>
              </w:rPr>
            </w:pPr>
            <w:r w:rsidRPr="00D5163E">
              <w:rPr>
                <w:rFonts w:asciiTheme="majorHAnsi" w:hAnsiTheme="majorHAnsi"/>
                <w:sz w:val="16"/>
                <w:szCs w:val="16"/>
              </w:rPr>
              <w:t>*Note:  Management Action or strong management justification must be given for a score of 1</w:t>
            </w:r>
          </w:p>
          <w:p w14:paraId="43999E56" w14:textId="77777777" w:rsidR="00712413" w:rsidRPr="00D5163E" w:rsidRDefault="00712413" w:rsidP="007E081C">
            <w:pPr>
              <w:autoSpaceDE w:val="0"/>
              <w:autoSpaceDN w:val="0"/>
              <w:adjustRightInd w:val="0"/>
              <w:snapToGrid w:val="0"/>
              <w:contextualSpacing/>
              <w:rPr>
                <w:rFonts w:asciiTheme="majorHAnsi" w:hAnsiTheme="majorHAnsi" w:cstheme="minorHAnsi"/>
              </w:rPr>
            </w:pPr>
            <w:r w:rsidRPr="00D5163E">
              <w:rPr>
                <w:rFonts w:asciiTheme="majorHAnsi" w:hAnsiTheme="majorHAnsi" w:cstheme="minorHAnsi"/>
                <w:color w:val="000000"/>
              </w:rPr>
              <w:t xml:space="preserve">Option 2. </w:t>
            </w:r>
            <w:r w:rsidRPr="00D5163E">
              <w:rPr>
                <w:rFonts w:asciiTheme="majorHAnsi" w:hAnsiTheme="majorHAnsi" w:cstheme="minorHAnsi"/>
                <w:color w:val="000000"/>
                <w:lang w:val="x-none"/>
              </w:rPr>
              <w:t>Roles and responsibilities of the project’s governance mechanism</w:t>
            </w:r>
            <w:r w:rsidRPr="00D5163E">
              <w:rPr>
                <w:rFonts w:asciiTheme="majorHAnsi" w:hAnsiTheme="majorHAnsi" w:cstheme="minorHAnsi"/>
                <w:color w:val="000000"/>
              </w:rPr>
              <w:t xml:space="preserve"> are outlined in the project document (Governance and Management Arrangements chapter and Annex F). </w:t>
            </w:r>
            <w:r w:rsidRPr="00D5163E">
              <w:rPr>
                <w:rFonts w:asciiTheme="majorHAnsi" w:hAnsiTheme="majorHAnsi" w:cstheme="minorHAnsi"/>
              </w:rPr>
              <w:t xml:space="preserve">The ToR of the Project Board are not attached to the project document.  </w:t>
            </w:r>
          </w:p>
          <w:p w14:paraId="775C3044" w14:textId="77777777" w:rsidR="00712413" w:rsidRPr="00D5163E" w:rsidRDefault="00712413" w:rsidP="007E081C">
            <w:pPr>
              <w:spacing w:before="120" w:after="120"/>
              <w:rPr>
                <w:rFonts w:asciiTheme="majorHAnsi" w:hAnsiTheme="majorHAnsi"/>
                <w:sz w:val="16"/>
                <w:szCs w:val="16"/>
              </w:rPr>
            </w:pPr>
          </w:p>
        </w:tc>
        <w:tc>
          <w:tcPr>
            <w:tcW w:w="496" w:type="dxa"/>
            <w:shd w:val="clear" w:color="auto" w:fill="auto"/>
          </w:tcPr>
          <w:p w14:paraId="26B4978B"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3</w:t>
            </w:r>
          </w:p>
        </w:tc>
        <w:tc>
          <w:tcPr>
            <w:tcW w:w="517" w:type="dxa"/>
            <w:shd w:val="clear" w:color="auto" w:fill="auto"/>
          </w:tcPr>
          <w:p w14:paraId="7926661E"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2</w:t>
            </w:r>
          </w:p>
        </w:tc>
      </w:tr>
      <w:tr w:rsidR="00712413" w:rsidRPr="00D5163E" w14:paraId="4480A07B" w14:textId="77777777" w:rsidTr="00712413">
        <w:trPr>
          <w:trHeight w:val="219"/>
        </w:trPr>
        <w:tc>
          <w:tcPr>
            <w:tcW w:w="8802" w:type="dxa"/>
            <w:gridSpan w:val="5"/>
            <w:vMerge/>
            <w:shd w:val="clear" w:color="auto" w:fill="auto"/>
          </w:tcPr>
          <w:p w14:paraId="185E76CA" w14:textId="77777777" w:rsidR="00712413" w:rsidRPr="00D5163E" w:rsidRDefault="00712413" w:rsidP="007E081C">
            <w:pPr>
              <w:spacing w:before="120" w:after="120"/>
              <w:rPr>
                <w:rFonts w:asciiTheme="majorHAnsi" w:hAnsiTheme="majorHAnsi"/>
                <w:b/>
                <w:sz w:val="18"/>
                <w:szCs w:val="18"/>
              </w:rPr>
            </w:pPr>
          </w:p>
        </w:tc>
        <w:tc>
          <w:tcPr>
            <w:tcW w:w="1013" w:type="dxa"/>
            <w:gridSpan w:val="2"/>
            <w:tcBorders>
              <w:bottom w:val="single" w:sz="4" w:space="0" w:color="000000" w:themeColor="text1"/>
            </w:tcBorders>
            <w:shd w:val="clear" w:color="auto" w:fill="auto"/>
          </w:tcPr>
          <w:p w14:paraId="7AFFDAFA"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1</w:t>
            </w:r>
          </w:p>
        </w:tc>
      </w:tr>
      <w:tr w:rsidR="00712413" w:rsidRPr="00D5163E" w14:paraId="3EF9EB7E" w14:textId="77777777" w:rsidTr="00712413">
        <w:trPr>
          <w:trHeight w:val="890"/>
        </w:trPr>
        <w:tc>
          <w:tcPr>
            <w:tcW w:w="8802" w:type="dxa"/>
            <w:gridSpan w:val="5"/>
            <w:vMerge/>
            <w:tcBorders>
              <w:bottom w:val="single" w:sz="4" w:space="0" w:color="000000" w:themeColor="text1"/>
            </w:tcBorders>
            <w:shd w:val="clear" w:color="auto" w:fill="auto"/>
          </w:tcPr>
          <w:p w14:paraId="15996BAC" w14:textId="77777777" w:rsidR="00712413" w:rsidRPr="00D5163E" w:rsidRDefault="00712413" w:rsidP="007E081C">
            <w:pPr>
              <w:spacing w:before="120" w:after="120"/>
              <w:rPr>
                <w:rFonts w:asciiTheme="majorHAnsi" w:hAnsiTheme="majorHAnsi"/>
                <w:b/>
                <w:sz w:val="18"/>
                <w:szCs w:val="18"/>
              </w:rPr>
            </w:pPr>
          </w:p>
        </w:tc>
        <w:tc>
          <w:tcPr>
            <w:tcW w:w="1013" w:type="dxa"/>
            <w:gridSpan w:val="2"/>
            <w:tcBorders>
              <w:bottom w:val="single" w:sz="4" w:space="0" w:color="000000" w:themeColor="text1"/>
            </w:tcBorders>
            <w:shd w:val="clear" w:color="auto" w:fill="auto"/>
          </w:tcPr>
          <w:p w14:paraId="39C468EC" w14:textId="77777777" w:rsidR="00712413" w:rsidRPr="00D5163E" w:rsidRDefault="00712413" w:rsidP="007E081C">
            <w:pPr>
              <w:jc w:val="center"/>
              <w:rPr>
                <w:rFonts w:asciiTheme="majorHAnsi" w:hAnsiTheme="majorHAnsi"/>
                <w:sz w:val="18"/>
                <w:szCs w:val="18"/>
              </w:rPr>
            </w:pPr>
            <w:r w:rsidRPr="00D5163E">
              <w:rPr>
                <w:rFonts w:asciiTheme="majorHAnsi" w:hAnsiTheme="majorHAnsi"/>
                <w:b/>
                <w:sz w:val="18"/>
                <w:szCs w:val="18"/>
              </w:rPr>
              <w:t>Evidence</w:t>
            </w:r>
          </w:p>
        </w:tc>
      </w:tr>
      <w:tr w:rsidR="00712413" w:rsidRPr="00D5163E" w14:paraId="31D6357D" w14:textId="77777777" w:rsidTr="00712413">
        <w:trPr>
          <w:trHeight w:val="188"/>
        </w:trPr>
        <w:tc>
          <w:tcPr>
            <w:tcW w:w="8802" w:type="dxa"/>
            <w:gridSpan w:val="5"/>
            <w:vMerge w:val="restart"/>
            <w:shd w:val="clear" w:color="auto" w:fill="auto"/>
          </w:tcPr>
          <w:p w14:paraId="14CC1EBD" w14:textId="77777777" w:rsidR="00712413" w:rsidRPr="00D5163E" w:rsidRDefault="00712413" w:rsidP="002C2489">
            <w:pPr>
              <w:spacing w:before="120" w:after="20"/>
              <w:rPr>
                <w:rFonts w:asciiTheme="majorHAnsi" w:hAnsiTheme="majorHAnsi"/>
                <w:sz w:val="18"/>
                <w:szCs w:val="18"/>
              </w:rPr>
            </w:pPr>
            <w:r w:rsidRPr="00D5163E">
              <w:rPr>
                <w:rFonts w:asciiTheme="majorHAnsi" w:hAnsiTheme="majorHAnsi"/>
                <w:b/>
                <w:sz w:val="18"/>
                <w:szCs w:val="18"/>
              </w:rPr>
              <w:t>13. Have the project risks been identified with clear plans stated to manage and mitigate each risks?</w:t>
            </w:r>
            <w:r w:rsidRPr="00D5163E">
              <w:rPr>
                <w:rFonts w:asciiTheme="majorHAnsi" w:hAnsiTheme="majorHAnsi"/>
                <w:sz w:val="18"/>
                <w:szCs w:val="18"/>
              </w:rPr>
              <w:t xml:space="preserve"> </w:t>
            </w:r>
            <w:r w:rsidRPr="00D5163E">
              <w:rPr>
                <w:rFonts w:asciiTheme="majorHAnsi" w:hAnsiTheme="majorHAnsi"/>
                <w:b/>
                <w:sz w:val="18"/>
                <w:szCs w:val="18"/>
              </w:rPr>
              <w:t>(select from options 1-3 that best reflects this project):</w:t>
            </w:r>
          </w:p>
          <w:p w14:paraId="75C3E397"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3:</w:t>
            </w:r>
            <w:r w:rsidRPr="00D5163E">
              <w:rPr>
                <w:rFonts w:asciiTheme="majorHAnsi" w:hAnsiTheme="majorHAnsi"/>
                <w:sz w:val="18"/>
                <w:szCs w:val="18"/>
              </w:rPr>
              <w:t xml:space="preserve"> Project risks related to the achievement of results are fully described in the project risk log, based on comprehensive analysis drawing on the theory of change, Social and Environmental Standards and screening, situation analysis, capacity assessments and other analysis. Clear and complete plan in place to manage and mitigate each risk. </w:t>
            </w:r>
            <w:r w:rsidRPr="00D5163E">
              <w:rPr>
                <w:rFonts w:asciiTheme="majorHAnsi" w:hAnsiTheme="majorHAnsi"/>
                <w:i/>
                <w:sz w:val="18"/>
                <w:szCs w:val="18"/>
              </w:rPr>
              <w:t>(both must be true to select this option)</w:t>
            </w:r>
            <w:r w:rsidRPr="00D5163E">
              <w:rPr>
                <w:rFonts w:asciiTheme="majorHAnsi" w:hAnsiTheme="majorHAnsi"/>
                <w:sz w:val="18"/>
                <w:szCs w:val="18"/>
              </w:rPr>
              <w:t xml:space="preserve"> </w:t>
            </w:r>
          </w:p>
          <w:p w14:paraId="76FF1B20"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2:</w:t>
            </w:r>
            <w:r w:rsidRPr="00D5163E">
              <w:rPr>
                <w:rFonts w:asciiTheme="majorHAnsi" w:hAnsiTheme="majorHAnsi"/>
                <w:sz w:val="18"/>
                <w:szCs w:val="18"/>
              </w:rPr>
              <w:t xml:space="preserve"> Project risks related to the achievement of results identified in the initial project risk log with mitigation measures identified for each risk. </w:t>
            </w:r>
          </w:p>
          <w:p w14:paraId="33C0A3D2" w14:textId="77777777" w:rsidR="00712413" w:rsidRPr="00D5163E" w:rsidRDefault="00712413" w:rsidP="00DD7CE7">
            <w:pPr>
              <w:pStyle w:val="ListParagraph"/>
              <w:numPr>
                <w:ilvl w:val="0"/>
                <w:numId w:val="70"/>
              </w:numPr>
              <w:tabs>
                <w:tab w:val="left" w:pos="5715"/>
              </w:tabs>
              <w:spacing w:before="20" w:after="20"/>
              <w:ind w:left="607" w:hanging="270"/>
              <w:rPr>
                <w:rFonts w:asciiTheme="majorHAnsi" w:hAnsiTheme="majorHAnsi"/>
                <w:sz w:val="18"/>
                <w:szCs w:val="18"/>
              </w:rPr>
            </w:pPr>
            <w:r w:rsidRPr="00D5163E">
              <w:rPr>
                <w:rFonts w:asciiTheme="majorHAnsi" w:hAnsiTheme="majorHAnsi"/>
                <w:b/>
                <w:sz w:val="18"/>
                <w:szCs w:val="18"/>
                <w:u w:val="single"/>
              </w:rPr>
              <w:t>1:</w:t>
            </w:r>
            <w:r w:rsidRPr="00D5163E">
              <w:rPr>
                <w:rFonts w:asciiTheme="majorHAnsi" w:hAnsiTheme="majorHAnsi"/>
                <w:sz w:val="18"/>
                <w:szCs w:val="18"/>
              </w:rPr>
              <w:t xml:space="preserve"> Some risks may be identified in the initial project risk log, but no evidence of analysis and no clear risk mitigation measures identified. This option is also selected if risks are not clearly identified and no initial risk log is included with the project document.</w:t>
            </w:r>
          </w:p>
          <w:p w14:paraId="0059793F" w14:textId="77777777" w:rsidR="00712413" w:rsidRPr="00D5163E" w:rsidRDefault="00712413" w:rsidP="007E081C">
            <w:pPr>
              <w:tabs>
                <w:tab w:val="left" w:pos="5715"/>
              </w:tabs>
              <w:spacing w:before="120"/>
              <w:rPr>
                <w:rFonts w:asciiTheme="majorHAnsi" w:hAnsiTheme="majorHAnsi"/>
                <w:sz w:val="16"/>
                <w:szCs w:val="16"/>
              </w:rPr>
            </w:pPr>
            <w:r w:rsidRPr="00D5163E">
              <w:rPr>
                <w:rFonts w:asciiTheme="majorHAnsi" w:hAnsiTheme="majorHAnsi"/>
                <w:sz w:val="16"/>
                <w:szCs w:val="16"/>
              </w:rPr>
              <w:t>*Note:  Management Action must be taken for a score of 1</w:t>
            </w:r>
          </w:p>
          <w:p w14:paraId="038D2415" w14:textId="11E2E72A" w:rsidR="00712413" w:rsidRPr="00D5163E" w:rsidRDefault="00712413" w:rsidP="007E081C">
            <w:pPr>
              <w:autoSpaceDE w:val="0"/>
              <w:autoSpaceDN w:val="0"/>
              <w:adjustRightInd w:val="0"/>
              <w:snapToGrid w:val="0"/>
              <w:contextualSpacing/>
              <w:rPr>
                <w:rFonts w:asciiTheme="majorHAnsi" w:hAnsiTheme="majorHAnsi" w:cstheme="minorHAnsi"/>
              </w:rPr>
            </w:pPr>
            <w:r w:rsidRPr="00D5163E">
              <w:rPr>
                <w:rFonts w:asciiTheme="majorHAnsi" w:hAnsiTheme="majorHAnsi" w:cstheme="minorHAnsi"/>
              </w:rPr>
              <w:t xml:space="preserve">Option 2. UNDP risk log describes the project’s risks and mitigation measures and is attached to the project document. (Annex </w:t>
            </w:r>
            <w:r w:rsidR="00226FB4" w:rsidRPr="00D5163E">
              <w:rPr>
                <w:rFonts w:asciiTheme="majorHAnsi" w:hAnsiTheme="majorHAnsi" w:cstheme="minorHAnsi"/>
              </w:rPr>
              <w:t>H</w:t>
            </w:r>
            <w:r w:rsidRPr="00D5163E">
              <w:rPr>
                <w:rFonts w:asciiTheme="majorHAnsi" w:hAnsiTheme="majorHAnsi" w:cstheme="minorHAnsi"/>
              </w:rPr>
              <w:t>)</w:t>
            </w:r>
          </w:p>
          <w:p w14:paraId="58ADE3F7" w14:textId="77777777" w:rsidR="00712413" w:rsidRPr="00D5163E" w:rsidRDefault="00712413" w:rsidP="007E081C">
            <w:pPr>
              <w:tabs>
                <w:tab w:val="left" w:pos="5715"/>
              </w:tabs>
              <w:spacing w:before="120"/>
              <w:rPr>
                <w:rFonts w:asciiTheme="majorHAnsi" w:hAnsiTheme="majorHAnsi"/>
                <w:sz w:val="16"/>
                <w:szCs w:val="16"/>
              </w:rPr>
            </w:pPr>
          </w:p>
        </w:tc>
        <w:tc>
          <w:tcPr>
            <w:tcW w:w="496" w:type="dxa"/>
            <w:shd w:val="clear" w:color="auto" w:fill="auto"/>
          </w:tcPr>
          <w:p w14:paraId="220F54A2"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3</w:t>
            </w:r>
          </w:p>
        </w:tc>
        <w:tc>
          <w:tcPr>
            <w:tcW w:w="517" w:type="dxa"/>
            <w:shd w:val="clear" w:color="auto" w:fill="auto"/>
          </w:tcPr>
          <w:p w14:paraId="412E8CA4"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2</w:t>
            </w:r>
          </w:p>
        </w:tc>
      </w:tr>
      <w:tr w:rsidR="00712413" w:rsidRPr="00D5163E" w14:paraId="529DECC1" w14:textId="77777777" w:rsidTr="00712413">
        <w:trPr>
          <w:trHeight w:val="219"/>
        </w:trPr>
        <w:tc>
          <w:tcPr>
            <w:tcW w:w="8802" w:type="dxa"/>
            <w:gridSpan w:val="5"/>
            <w:vMerge/>
            <w:shd w:val="clear" w:color="auto" w:fill="auto"/>
          </w:tcPr>
          <w:p w14:paraId="01CEC1F3" w14:textId="77777777" w:rsidR="00712413" w:rsidRPr="00D5163E" w:rsidRDefault="00712413" w:rsidP="007E081C">
            <w:pPr>
              <w:spacing w:before="20" w:after="20"/>
              <w:rPr>
                <w:rFonts w:asciiTheme="majorHAnsi" w:hAnsiTheme="majorHAnsi"/>
                <w:sz w:val="18"/>
                <w:szCs w:val="18"/>
              </w:rPr>
            </w:pPr>
          </w:p>
        </w:tc>
        <w:tc>
          <w:tcPr>
            <w:tcW w:w="1013" w:type="dxa"/>
            <w:gridSpan w:val="2"/>
            <w:tcBorders>
              <w:bottom w:val="single" w:sz="4" w:space="0" w:color="000000" w:themeColor="text1"/>
            </w:tcBorders>
            <w:shd w:val="clear" w:color="auto" w:fill="auto"/>
          </w:tcPr>
          <w:p w14:paraId="73F329F7"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1</w:t>
            </w:r>
          </w:p>
        </w:tc>
      </w:tr>
      <w:tr w:rsidR="00712413" w:rsidRPr="00D5163E" w14:paraId="7A990D26" w14:textId="77777777" w:rsidTr="00712413">
        <w:trPr>
          <w:trHeight w:val="827"/>
        </w:trPr>
        <w:tc>
          <w:tcPr>
            <w:tcW w:w="8802" w:type="dxa"/>
            <w:gridSpan w:val="5"/>
            <w:vMerge/>
            <w:tcBorders>
              <w:bottom w:val="single" w:sz="4" w:space="0" w:color="000000" w:themeColor="text1"/>
            </w:tcBorders>
            <w:shd w:val="clear" w:color="auto" w:fill="auto"/>
          </w:tcPr>
          <w:p w14:paraId="0F909AD5" w14:textId="77777777" w:rsidR="00712413" w:rsidRPr="00D5163E" w:rsidRDefault="00712413" w:rsidP="007E081C">
            <w:pPr>
              <w:spacing w:before="20" w:after="20"/>
              <w:rPr>
                <w:rFonts w:asciiTheme="majorHAnsi" w:hAnsiTheme="majorHAnsi"/>
                <w:sz w:val="18"/>
                <w:szCs w:val="18"/>
              </w:rPr>
            </w:pPr>
          </w:p>
        </w:tc>
        <w:tc>
          <w:tcPr>
            <w:tcW w:w="1013" w:type="dxa"/>
            <w:gridSpan w:val="2"/>
            <w:tcBorders>
              <w:bottom w:val="single" w:sz="4" w:space="0" w:color="000000" w:themeColor="text1"/>
            </w:tcBorders>
            <w:shd w:val="clear" w:color="auto" w:fill="auto"/>
          </w:tcPr>
          <w:p w14:paraId="39909461" w14:textId="77777777" w:rsidR="00712413" w:rsidRPr="00D5163E" w:rsidRDefault="00712413" w:rsidP="007E081C">
            <w:pPr>
              <w:jc w:val="center"/>
              <w:rPr>
                <w:rFonts w:asciiTheme="majorHAnsi" w:hAnsiTheme="majorHAnsi"/>
                <w:sz w:val="18"/>
                <w:szCs w:val="18"/>
              </w:rPr>
            </w:pPr>
            <w:r w:rsidRPr="00D5163E">
              <w:rPr>
                <w:rFonts w:asciiTheme="majorHAnsi" w:hAnsiTheme="majorHAnsi"/>
                <w:b/>
                <w:sz w:val="18"/>
                <w:szCs w:val="18"/>
              </w:rPr>
              <w:t>Evidence</w:t>
            </w:r>
          </w:p>
        </w:tc>
      </w:tr>
      <w:tr w:rsidR="00712413" w:rsidRPr="00D5163E" w14:paraId="2AAEE169" w14:textId="77777777" w:rsidTr="00712413">
        <w:trPr>
          <w:trHeight w:val="440"/>
        </w:trPr>
        <w:tc>
          <w:tcPr>
            <w:tcW w:w="9815" w:type="dxa"/>
            <w:gridSpan w:val="7"/>
            <w:shd w:val="clear" w:color="auto" w:fill="C2D69B" w:themeFill="accent3" w:themeFillTint="99"/>
            <w:vAlign w:val="center"/>
          </w:tcPr>
          <w:p w14:paraId="5C9A68AF" w14:textId="77777777" w:rsidR="00712413" w:rsidRPr="00D5163E" w:rsidRDefault="00712413" w:rsidP="002C2489">
            <w:pPr>
              <w:pStyle w:val="ListParagraph"/>
              <w:spacing w:before="20" w:after="20"/>
              <w:ind w:left="158"/>
              <w:rPr>
                <w:rFonts w:asciiTheme="majorHAnsi" w:hAnsiTheme="majorHAnsi"/>
                <w:sz w:val="18"/>
                <w:szCs w:val="20"/>
              </w:rPr>
            </w:pPr>
            <w:r w:rsidRPr="00D5163E">
              <w:rPr>
                <w:rFonts w:asciiTheme="majorHAnsi" w:hAnsiTheme="majorHAnsi"/>
                <w:b/>
                <w:smallCaps/>
                <w:sz w:val="28"/>
                <w:szCs w:val="20"/>
              </w:rPr>
              <w:t>Efficient</w:t>
            </w:r>
          </w:p>
        </w:tc>
      </w:tr>
      <w:tr w:rsidR="00712413" w:rsidRPr="00D5163E" w14:paraId="55BAA1F4" w14:textId="77777777" w:rsidTr="00712413">
        <w:trPr>
          <w:trHeight w:val="44"/>
        </w:trPr>
        <w:tc>
          <w:tcPr>
            <w:tcW w:w="8802" w:type="dxa"/>
            <w:gridSpan w:val="5"/>
            <w:tcBorders>
              <w:bottom w:val="single" w:sz="4" w:space="0" w:color="000000" w:themeColor="text1"/>
            </w:tcBorders>
            <w:shd w:val="clear" w:color="auto" w:fill="auto"/>
          </w:tcPr>
          <w:p w14:paraId="120A38D6" w14:textId="77777777" w:rsidR="00712413" w:rsidRPr="00D5163E" w:rsidRDefault="00712413" w:rsidP="002C2489">
            <w:pPr>
              <w:spacing w:before="240" w:after="240"/>
              <w:ind w:left="245" w:hanging="245"/>
              <w:rPr>
                <w:rFonts w:asciiTheme="majorHAnsi" w:hAnsiTheme="majorHAnsi"/>
                <w:b/>
                <w:sz w:val="18"/>
                <w:szCs w:val="18"/>
              </w:rPr>
            </w:pPr>
            <w:r w:rsidRPr="00D5163E">
              <w:rPr>
                <w:rFonts w:asciiTheme="majorHAnsi" w:hAnsiTheme="majorHAnsi"/>
                <w:b/>
                <w:sz w:val="18"/>
                <w:szCs w:val="18"/>
              </w:rPr>
              <w:t>14. Have specific measures for ensuring cost-efficient use of resources been explicitly mentioned as part of the project design? This can include: i) using the theory of change analysis to explore different options of achieving the maximum results with the resources available; ii) using a portfolio management approach to improve cost effectiveness through synergies with other interventions; iii) through joint operations (e.g., monitoring or procurement) with other partners.</w:t>
            </w:r>
          </w:p>
          <w:p w14:paraId="1F3964E5" w14:textId="64860E35" w:rsidR="00712413" w:rsidRPr="00D5163E" w:rsidRDefault="00712413" w:rsidP="00B32767">
            <w:pPr>
              <w:autoSpaceDE w:val="0"/>
              <w:autoSpaceDN w:val="0"/>
              <w:adjustRightInd w:val="0"/>
              <w:snapToGrid w:val="0"/>
              <w:contextualSpacing/>
              <w:rPr>
                <w:rFonts w:asciiTheme="majorHAnsi" w:eastAsia="Times New Roman" w:hAnsiTheme="majorHAnsi" w:cstheme="minorHAnsi"/>
                <w:color w:val="000000"/>
                <w:lang w:val="en-GB"/>
              </w:rPr>
            </w:pPr>
            <w:r w:rsidRPr="00D5163E">
              <w:rPr>
                <w:rFonts w:asciiTheme="majorHAnsi" w:hAnsiTheme="majorHAnsi" w:cstheme="minorHAnsi"/>
                <w:noProof/>
                <w:lang w:eastAsia="zh-CN"/>
              </w:rPr>
              <w:t xml:space="preserve">Yes. Cost efficiency and effectiveness will be achieved by strategies that leverage limited inputs of GEF funding to stimulate much greater investments by other parties, namely the government and the private sector. The project is expecting to generate USD </w:t>
            </w:r>
            <w:r w:rsidRPr="00D5163E">
              <w:rPr>
                <w:rFonts w:asciiTheme="majorHAnsi" w:hAnsiTheme="majorHAnsi" w:cstheme="minorHAnsi"/>
                <w:color w:val="000000"/>
              </w:rPr>
              <w:t>18,115,000</w:t>
            </w:r>
            <w:r w:rsidRPr="00D5163E">
              <w:rPr>
                <w:rFonts w:asciiTheme="majorHAnsi" w:hAnsiTheme="majorHAnsi" w:cstheme="minorHAnsi"/>
                <w:noProof/>
                <w:lang w:eastAsia="zh-CN"/>
              </w:rPr>
              <w:t xml:space="preserve"> in private sector investments within the project timeline and additional resources as the pilot demonstrations are replicated in the country. (Feasiblity chapter)</w:t>
            </w:r>
          </w:p>
        </w:tc>
        <w:tc>
          <w:tcPr>
            <w:tcW w:w="496" w:type="dxa"/>
            <w:tcBorders>
              <w:bottom w:val="single" w:sz="4" w:space="0" w:color="000000" w:themeColor="text1"/>
            </w:tcBorders>
            <w:shd w:val="clear" w:color="auto" w:fill="auto"/>
            <w:vAlign w:val="center"/>
          </w:tcPr>
          <w:p w14:paraId="77E063C1"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Yes (3)</w:t>
            </w:r>
          </w:p>
        </w:tc>
        <w:tc>
          <w:tcPr>
            <w:tcW w:w="517" w:type="dxa"/>
            <w:tcBorders>
              <w:bottom w:val="single" w:sz="4" w:space="0" w:color="000000" w:themeColor="text1"/>
            </w:tcBorders>
            <w:shd w:val="clear" w:color="auto" w:fill="auto"/>
            <w:vAlign w:val="center"/>
          </w:tcPr>
          <w:p w14:paraId="765FD6A6"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No (1)</w:t>
            </w:r>
          </w:p>
        </w:tc>
      </w:tr>
      <w:tr w:rsidR="00712413" w:rsidRPr="00D5163E" w14:paraId="0380ECF5" w14:textId="77777777" w:rsidTr="00712413">
        <w:trPr>
          <w:trHeight w:val="44"/>
        </w:trPr>
        <w:tc>
          <w:tcPr>
            <w:tcW w:w="8802" w:type="dxa"/>
            <w:gridSpan w:val="5"/>
            <w:tcBorders>
              <w:bottom w:val="single" w:sz="4" w:space="0" w:color="000000" w:themeColor="text1"/>
            </w:tcBorders>
            <w:shd w:val="clear" w:color="auto" w:fill="auto"/>
          </w:tcPr>
          <w:p w14:paraId="73E3ED06" w14:textId="77777777" w:rsidR="00712413" w:rsidRPr="00D5163E" w:rsidRDefault="00712413" w:rsidP="002C2489">
            <w:pPr>
              <w:spacing w:before="240" w:after="240"/>
              <w:ind w:left="245" w:hanging="245"/>
              <w:rPr>
                <w:rFonts w:asciiTheme="majorHAnsi" w:hAnsiTheme="majorHAnsi"/>
                <w:b/>
                <w:sz w:val="18"/>
                <w:szCs w:val="18"/>
              </w:rPr>
            </w:pPr>
            <w:r w:rsidRPr="00D5163E">
              <w:rPr>
                <w:rFonts w:asciiTheme="majorHAnsi" w:hAnsiTheme="majorHAnsi"/>
                <w:b/>
                <w:sz w:val="18"/>
                <w:szCs w:val="18"/>
              </w:rPr>
              <w:t>15. Are explicit plans in place to ensure the project links up with other relevant on-going projects and initiatives, whether led by UNDP, national or other partners, to achieve more efficient results (including, for example, through sharing resources or coordinating delivery?)</w:t>
            </w:r>
          </w:p>
          <w:p w14:paraId="0A08E1CA" w14:textId="77777777" w:rsidR="00712413" w:rsidRPr="00D5163E" w:rsidRDefault="00712413" w:rsidP="007E081C">
            <w:pPr>
              <w:autoSpaceDE w:val="0"/>
              <w:autoSpaceDN w:val="0"/>
              <w:adjustRightInd w:val="0"/>
              <w:snapToGrid w:val="0"/>
              <w:contextualSpacing/>
              <w:rPr>
                <w:rFonts w:asciiTheme="majorHAnsi" w:hAnsiTheme="majorHAnsi" w:cstheme="minorHAnsi"/>
                <w:szCs w:val="20"/>
              </w:rPr>
            </w:pPr>
            <w:r w:rsidRPr="00D5163E">
              <w:rPr>
                <w:rFonts w:asciiTheme="majorHAnsi" w:hAnsiTheme="majorHAnsi" w:cstheme="minorHAnsi"/>
                <w:szCs w:val="20"/>
              </w:rPr>
              <w:t xml:space="preserve">Yes. The project is in line with the planned interventions of the national government in the development of standards for energy efficient lighting according to </w:t>
            </w:r>
            <w:r w:rsidRPr="00D5163E">
              <w:rPr>
                <w:rFonts w:asciiTheme="majorHAnsi" w:hAnsiTheme="majorHAnsi" w:cs="Calibri"/>
                <w:szCs w:val="20"/>
              </w:rPr>
              <w:t>the ASEAN Plan of Action Energy Cooperation 2016-</w:t>
            </w:r>
            <w:r w:rsidRPr="00D5163E">
              <w:rPr>
                <w:rFonts w:asciiTheme="majorHAnsi" w:hAnsiTheme="majorHAnsi" w:cs="Calibri"/>
                <w:szCs w:val="20"/>
              </w:rPr>
              <w:lastRenderedPageBreak/>
              <w:t xml:space="preserve">2025 (APAEC), which highlights regional harmonization of LED lighting standards. The ADLIGHT project is also in line with the </w:t>
            </w:r>
            <w:r w:rsidRPr="00D5163E">
              <w:rPr>
                <w:rFonts w:asciiTheme="majorHAnsi" w:hAnsiTheme="majorHAnsi" w:cstheme="minorHAnsi"/>
                <w:szCs w:val="20"/>
              </w:rPr>
              <w:t xml:space="preserve">Solo city government’s planned installation of LED street lighting. The linkages between the ADLIGHT project and these interventions have been considered throughout the project document.   </w:t>
            </w:r>
          </w:p>
          <w:p w14:paraId="11CAB75C" w14:textId="77777777" w:rsidR="00712413" w:rsidRPr="00D5163E" w:rsidRDefault="00712413" w:rsidP="007E081C">
            <w:pPr>
              <w:spacing w:before="120" w:after="120"/>
              <w:rPr>
                <w:rFonts w:asciiTheme="majorHAnsi" w:hAnsiTheme="majorHAnsi"/>
                <w:b/>
                <w:sz w:val="18"/>
                <w:szCs w:val="18"/>
              </w:rPr>
            </w:pPr>
          </w:p>
        </w:tc>
        <w:tc>
          <w:tcPr>
            <w:tcW w:w="496" w:type="dxa"/>
            <w:tcBorders>
              <w:bottom w:val="single" w:sz="4" w:space="0" w:color="000000" w:themeColor="text1"/>
            </w:tcBorders>
            <w:shd w:val="clear" w:color="auto" w:fill="auto"/>
            <w:vAlign w:val="center"/>
          </w:tcPr>
          <w:p w14:paraId="28E90802"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lastRenderedPageBreak/>
              <w:t>Yes (3)</w:t>
            </w:r>
          </w:p>
        </w:tc>
        <w:tc>
          <w:tcPr>
            <w:tcW w:w="517" w:type="dxa"/>
            <w:tcBorders>
              <w:bottom w:val="single" w:sz="4" w:space="0" w:color="000000" w:themeColor="text1"/>
            </w:tcBorders>
            <w:shd w:val="clear" w:color="auto" w:fill="auto"/>
            <w:vAlign w:val="center"/>
          </w:tcPr>
          <w:p w14:paraId="0EE5086D"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No (1)</w:t>
            </w:r>
          </w:p>
        </w:tc>
      </w:tr>
      <w:tr w:rsidR="00712413" w:rsidRPr="00D5163E" w14:paraId="418CABA6" w14:textId="77777777" w:rsidTr="00712413">
        <w:trPr>
          <w:trHeight w:val="70"/>
        </w:trPr>
        <w:tc>
          <w:tcPr>
            <w:tcW w:w="8802" w:type="dxa"/>
            <w:gridSpan w:val="5"/>
            <w:vMerge w:val="restart"/>
            <w:shd w:val="clear" w:color="auto" w:fill="auto"/>
          </w:tcPr>
          <w:p w14:paraId="040F1EB1" w14:textId="77777777" w:rsidR="00712413" w:rsidRPr="00D5163E" w:rsidRDefault="00712413" w:rsidP="002C2489">
            <w:pPr>
              <w:spacing w:before="120" w:after="120"/>
              <w:rPr>
                <w:rFonts w:asciiTheme="majorHAnsi" w:hAnsiTheme="majorHAnsi"/>
                <w:b/>
                <w:sz w:val="18"/>
                <w:szCs w:val="18"/>
              </w:rPr>
            </w:pPr>
            <w:r w:rsidRPr="00D5163E">
              <w:rPr>
                <w:rFonts w:asciiTheme="majorHAnsi" w:hAnsiTheme="majorHAnsi"/>
                <w:b/>
                <w:sz w:val="18"/>
                <w:szCs w:val="18"/>
              </w:rPr>
              <w:t>16. Is the budget justified and supported with valid estimates?</w:t>
            </w:r>
          </w:p>
          <w:p w14:paraId="53191BCE"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3:</w:t>
            </w:r>
            <w:r w:rsidRPr="00D5163E">
              <w:rPr>
                <w:rFonts w:asciiTheme="majorHAnsi" w:hAnsiTheme="majorHAnsi"/>
                <w:sz w:val="18"/>
                <w:szCs w:val="18"/>
              </w:rPr>
              <w:t xml:space="preserve">  The project’s budget is at the activity level with funding sources, and is specified for the duration of the project period in a multi-year budget. Costs are supported with valid estimates using benchmarks from similar projects or activities. Cost implications from inflation and foreign exchange exposure have been estimated and incorporated in the budget.</w:t>
            </w:r>
          </w:p>
          <w:p w14:paraId="054C8DD3"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2:</w:t>
            </w:r>
            <w:r w:rsidRPr="00D5163E">
              <w:rPr>
                <w:rFonts w:asciiTheme="majorHAnsi" w:hAnsiTheme="majorHAnsi"/>
                <w:sz w:val="18"/>
                <w:szCs w:val="18"/>
              </w:rPr>
              <w:t xml:space="preserve"> The project’s budget is at the activity level with funding sources, when possible, and is specified for the duration of the project in a multi-year budget. Costs are supported with valid estimates based on prevailing rates. </w:t>
            </w:r>
          </w:p>
          <w:p w14:paraId="64E97EEA" w14:textId="77777777" w:rsidR="00712413" w:rsidRPr="00D5163E" w:rsidRDefault="00712413" w:rsidP="00DD7CE7">
            <w:pPr>
              <w:pStyle w:val="ListParagraph"/>
              <w:numPr>
                <w:ilvl w:val="0"/>
                <w:numId w:val="70"/>
              </w:numPr>
              <w:tabs>
                <w:tab w:val="left" w:pos="5715"/>
              </w:tabs>
              <w:spacing w:before="20" w:after="20"/>
              <w:ind w:left="607" w:hanging="270"/>
              <w:rPr>
                <w:rFonts w:asciiTheme="majorHAnsi" w:hAnsiTheme="majorHAnsi"/>
                <w:sz w:val="18"/>
                <w:szCs w:val="18"/>
              </w:rPr>
            </w:pPr>
            <w:r w:rsidRPr="00D5163E">
              <w:rPr>
                <w:rFonts w:asciiTheme="majorHAnsi" w:hAnsiTheme="majorHAnsi"/>
                <w:b/>
                <w:sz w:val="18"/>
                <w:szCs w:val="18"/>
                <w:u w:val="single"/>
              </w:rPr>
              <w:t>1:</w:t>
            </w:r>
            <w:r w:rsidRPr="00D5163E">
              <w:rPr>
                <w:rFonts w:asciiTheme="majorHAnsi" w:hAnsiTheme="majorHAnsi"/>
                <w:sz w:val="18"/>
                <w:szCs w:val="18"/>
              </w:rPr>
              <w:t xml:space="preserve"> The project’s budget is not specified at the activity level, and/or may not be captured in a multi-year budget. </w:t>
            </w:r>
          </w:p>
          <w:p w14:paraId="6CB6B7BD" w14:textId="77777777" w:rsidR="00712413" w:rsidRPr="00D5163E" w:rsidRDefault="00712413" w:rsidP="007E081C">
            <w:pPr>
              <w:pStyle w:val="ListParagraph"/>
              <w:tabs>
                <w:tab w:val="left" w:pos="5715"/>
              </w:tabs>
              <w:spacing w:before="20" w:after="20"/>
              <w:ind w:left="607"/>
              <w:rPr>
                <w:rFonts w:asciiTheme="majorHAnsi" w:hAnsiTheme="majorHAnsi"/>
                <w:b/>
                <w:sz w:val="18"/>
                <w:szCs w:val="18"/>
                <w:u w:val="single"/>
              </w:rPr>
            </w:pPr>
          </w:p>
          <w:p w14:paraId="38B3BA9B" w14:textId="77777777" w:rsidR="00712413" w:rsidRPr="00D5163E" w:rsidRDefault="00712413" w:rsidP="007E081C">
            <w:pPr>
              <w:autoSpaceDE w:val="0"/>
              <w:autoSpaceDN w:val="0"/>
              <w:adjustRightInd w:val="0"/>
              <w:snapToGrid w:val="0"/>
              <w:contextualSpacing/>
              <w:rPr>
                <w:rFonts w:asciiTheme="majorHAnsi" w:hAnsiTheme="majorHAnsi" w:cstheme="minorHAnsi"/>
                <w:lang w:val="x-none"/>
              </w:rPr>
            </w:pPr>
            <w:r w:rsidRPr="00D5163E">
              <w:rPr>
                <w:rFonts w:asciiTheme="majorHAnsi" w:hAnsiTheme="majorHAnsi" w:cstheme="minorHAnsi"/>
              </w:rPr>
              <w:t xml:space="preserve">Option 3. The project’s budget is at the activity level presented in the Total Budget and Work Plan chapter. </w:t>
            </w:r>
          </w:p>
          <w:p w14:paraId="4E300A7E" w14:textId="464FCC50" w:rsidR="00712413" w:rsidRPr="00D5163E" w:rsidRDefault="00712413" w:rsidP="00B32767">
            <w:pPr>
              <w:tabs>
                <w:tab w:val="left" w:pos="5715"/>
              </w:tabs>
              <w:spacing w:before="20" w:after="20"/>
              <w:rPr>
                <w:rFonts w:asciiTheme="majorHAnsi" w:hAnsiTheme="majorHAnsi"/>
                <w:sz w:val="18"/>
                <w:szCs w:val="18"/>
              </w:rPr>
            </w:pPr>
          </w:p>
        </w:tc>
        <w:tc>
          <w:tcPr>
            <w:tcW w:w="496" w:type="dxa"/>
            <w:tcBorders>
              <w:bottom w:val="single" w:sz="4" w:space="0" w:color="000000" w:themeColor="text1"/>
            </w:tcBorders>
            <w:shd w:val="clear" w:color="auto" w:fill="auto"/>
          </w:tcPr>
          <w:p w14:paraId="240F64CF"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3</w:t>
            </w:r>
          </w:p>
        </w:tc>
        <w:tc>
          <w:tcPr>
            <w:tcW w:w="517" w:type="dxa"/>
            <w:tcBorders>
              <w:bottom w:val="single" w:sz="4" w:space="0" w:color="000000" w:themeColor="text1"/>
            </w:tcBorders>
            <w:shd w:val="clear" w:color="auto" w:fill="auto"/>
          </w:tcPr>
          <w:p w14:paraId="7D9B154A"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2</w:t>
            </w:r>
          </w:p>
        </w:tc>
      </w:tr>
      <w:tr w:rsidR="00712413" w:rsidRPr="00D5163E" w14:paraId="1AAA6C44" w14:textId="77777777" w:rsidTr="00712413">
        <w:trPr>
          <w:trHeight w:val="215"/>
        </w:trPr>
        <w:tc>
          <w:tcPr>
            <w:tcW w:w="8802" w:type="dxa"/>
            <w:gridSpan w:val="5"/>
            <w:vMerge/>
            <w:shd w:val="clear" w:color="auto" w:fill="auto"/>
          </w:tcPr>
          <w:p w14:paraId="4CA1CB35" w14:textId="77777777" w:rsidR="00712413" w:rsidRPr="00D5163E" w:rsidRDefault="00712413" w:rsidP="007E081C">
            <w:pPr>
              <w:spacing w:before="120" w:after="120"/>
              <w:rPr>
                <w:rFonts w:asciiTheme="majorHAnsi" w:hAnsiTheme="majorHAnsi"/>
                <w:b/>
                <w:sz w:val="18"/>
                <w:szCs w:val="18"/>
              </w:rPr>
            </w:pPr>
          </w:p>
        </w:tc>
        <w:tc>
          <w:tcPr>
            <w:tcW w:w="1013" w:type="dxa"/>
            <w:gridSpan w:val="2"/>
            <w:shd w:val="clear" w:color="auto" w:fill="auto"/>
          </w:tcPr>
          <w:p w14:paraId="75FD8A2A"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1</w:t>
            </w:r>
          </w:p>
        </w:tc>
      </w:tr>
      <w:tr w:rsidR="00712413" w:rsidRPr="00D5163E" w14:paraId="7AC8F58C" w14:textId="77777777" w:rsidTr="00712413">
        <w:trPr>
          <w:trHeight w:val="1042"/>
        </w:trPr>
        <w:tc>
          <w:tcPr>
            <w:tcW w:w="8802" w:type="dxa"/>
            <w:gridSpan w:val="5"/>
            <w:vMerge/>
            <w:shd w:val="clear" w:color="auto" w:fill="auto"/>
          </w:tcPr>
          <w:p w14:paraId="17081BB0" w14:textId="77777777" w:rsidR="00712413" w:rsidRPr="00D5163E" w:rsidRDefault="00712413" w:rsidP="007E081C">
            <w:pPr>
              <w:spacing w:before="120" w:after="120"/>
              <w:rPr>
                <w:rFonts w:asciiTheme="majorHAnsi" w:hAnsiTheme="majorHAnsi"/>
                <w:b/>
                <w:sz w:val="18"/>
                <w:szCs w:val="18"/>
              </w:rPr>
            </w:pPr>
          </w:p>
        </w:tc>
        <w:tc>
          <w:tcPr>
            <w:tcW w:w="1013" w:type="dxa"/>
            <w:gridSpan w:val="2"/>
            <w:shd w:val="clear" w:color="auto" w:fill="auto"/>
          </w:tcPr>
          <w:p w14:paraId="2D1ADE25" w14:textId="77777777" w:rsidR="00712413" w:rsidRPr="00D5163E" w:rsidRDefault="00712413" w:rsidP="007E081C">
            <w:pPr>
              <w:jc w:val="center"/>
              <w:rPr>
                <w:rFonts w:asciiTheme="majorHAnsi" w:hAnsiTheme="majorHAnsi"/>
                <w:sz w:val="18"/>
                <w:szCs w:val="18"/>
              </w:rPr>
            </w:pPr>
            <w:r w:rsidRPr="00D5163E">
              <w:rPr>
                <w:rFonts w:asciiTheme="majorHAnsi" w:hAnsiTheme="majorHAnsi"/>
                <w:b/>
                <w:sz w:val="18"/>
                <w:szCs w:val="18"/>
              </w:rPr>
              <w:t>Evidence</w:t>
            </w:r>
          </w:p>
        </w:tc>
      </w:tr>
      <w:tr w:rsidR="00712413" w:rsidRPr="00D5163E" w14:paraId="5C15F4F6" w14:textId="77777777" w:rsidTr="00712413">
        <w:trPr>
          <w:trHeight w:val="188"/>
        </w:trPr>
        <w:tc>
          <w:tcPr>
            <w:tcW w:w="8802" w:type="dxa"/>
            <w:gridSpan w:val="5"/>
            <w:vMerge w:val="restart"/>
            <w:shd w:val="clear" w:color="auto" w:fill="auto"/>
          </w:tcPr>
          <w:p w14:paraId="0A810056" w14:textId="77777777" w:rsidR="00712413" w:rsidRPr="00D5163E" w:rsidRDefault="00712413" w:rsidP="00DD7CE7">
            <w:pPr>
              <w:pStyle w:val="ListParagraph"/>
              <w:numPr>
                <w:ilvl w:val="0"/>
                <w:numId w:val="77"/>
              </w:numPr>
              <w:spacing w:before="120" w:after="120"/>
              <w:ind w:left="270" w:hanging="270"/>
              <w:rPr>
                <w:rFonts w:asciiTheme="majorHAnsi" w:hAnsiTheme="majorHAnsi"/>
                <w:b/>
                <w:sz w:val="18"/>
                <w:szCs w:val="18"/>
              </w:rPr>
            </w:pPr>
            <w:r w:rsidRPr="00D5163E">
              <w:rPr>
                <w:rFonts w:asciiTheme="majorHAnsi" w:hAnsiTheme="majorHAnsi"/>
                <w:b/>
                <w:sz w:val="18"/>
                <w:szCs w:val="18"/>
              </w:rPr>
              <w:t>Is the Country Office fully recovering the costs involved with project implementation?</w:t>
            </w:r>
          </w:p>
          <w:p w14:paraId="11F69C1E" w14:textId="77777777" w:rsidR="00712413" w:rsidRPr="00D5163E" w:rsidRDefault="00712413" w:rsidP="00DD7CE7">
            <w:pPr>
              <w:pStyle w:val="ListParagraph"/>
              <w:numPr>
                <w:ilvl w:val="0"/>
                <w:numId w:val="78"/>
              </w:numPr>
              <w:spacing w:before="20" w:after="20"/>
              <w:ind w:left="630" w:hanging="270"/>
              <w:rPr>
                <w:rFonts w:asciiTheme="majorHAnsi" w:hAnsiTheme="majorHAnsi"/>
                <w:sz w:val="18"/>
                <w:szCs w:val="18"/>
              </w:rPr>
            </w:pPr>
            <w:r w:rsidRPr="00D5163E">
              <w:rPr>
                <w:rFonts w:asciiTheme="majorHAnsi" w:hAnsiTheme="majorHAnsi"/>
                <w:b/>
                <w:sz w:val="18"/>
                <w:szCs w:val="18"/>
                <w:u w:val="single"/>
              </w:rPr>
              <w:t>3:</w:t>
            </w:r>
            <w:r w:rsidRPr="00D5163E">
              <w:rPr>
                <w:rFonts w:asciiTheme="majorHAnsi" w:hAnsiTheme="majorHAnsi"/>
                <w:sz w:val="18"/>
                <w:szCs w:val="18"/>
              </w:rPr>
              <w:t xml:space="preserve"> The budget fully covers all project costs that are attributable to the project, including programme management and development effectiveness services related to strategic country programme planning, quality assurance, pipeline development, policy advocacy services, finance, procurement, human resources, administration, issuance of contracts, security, travel, assets, general services, information and communications based on full costing in accordance with prevailing UNDP policies (i.e., UPL, LPL.)</w:t>
            </w:r>
          </w:p>
          <w:p w14:paraId="3CCFD934" w14:textId="77777777" w:rsidR="00712413" w:rsidRPr="00D5163E" w:rsidRDefault="00712413" w:rsidP="00DD7CE7">
            <w:pPr>
              <w:pStyle w:val="ListParagraph"/>
              <w:numPr>
                <w:ilvl w:val="0"/>
                <w:numId w:val="78"/>
              </w:numPr>
              <w:spacing w:before="20" w:after="20"/>
              <w:ind w:left="630" w:hanging="270"/>
              <w:rPr>
                <w:rFonts w:asciiTheme="majorHAnsi" w:hAnsiTheme="majorHAnsi"/>
                <w:sz w:val="18"/>
                <w:szCs w:val="18"/>
              </w:rPr>
            </w:pPr>
            <w:r w:rsidRPr="00D5163E">
              <w:rPr>
                <w:rFonts w:asciiTheme="majorHAnsi" w:hAnsiTheme="majorHAnsi"/>
                <w:b/>
                <w:sz w:val="18"/>
                <w:szCs w:val="18"/>
                <w:u w:val="single"/>
              </w:rPr>
              <w:t>2:</w:t>
            </w:r>
            <w:r w:rsidRPr="00D5163E">
              <w:rPr>
                <w:rFonts w:asciiTheme="majorHAnsi" w:hAnsiTheme="majorHAnsi"/>
                <w:sz w:val="18"/>
                <w:szCs w:val="18"/>
              </w:rPr>
              <w:t xml:space="preserve"> The budget covers significant project costs that are attributable to the project based on prevailing UNDP policies (i.e., UPL, LPL) as relevant.</w:t>
            </w:r>
          </w:p>
          <w:p w14:paraId="0CCC8379" w14:textId="77777777" w:rsidR="00712413" w:rsidRPr="00D5163E" w:rsidRDefault="00712413" w:rsidP="00DD7CE7">
            <w:pPr>
              <w:pStyle w:val="ListParagraph"/>
              <w:numPr>
                <w:ilvl w:val="0"/>
                <w:numId w:val="78"/>
              </w:numPr>
              <w:tabs>
                <w:tab w:val="left" w:pos="5715"/>
              </w:tabs>
              <w:spacing w:before="20" w:after="20"/>
              <w:ind w:left="630" w:hanging="270"/>
              <w:rPr>
                <w:rFonts w:asciiTheme="majorHAnsi" w:hAnsiTheme="majorHAnsi"/>
                <w:sz w:val="18"/>
                <w:szCs w:val="18"/>
              </w:rPr>
            </w:pPr>
            <w:r w:rsidRPr="00D5163E">
              <w:rPr>
                <w:rFonts w:asciiTheme="majorHAnsi" w:hAnsiTheme="majorHAnsi"/>
                <w:b/>
                <w:sz w:val="18"/>
                <w:szCs w:val="18"/>
                <w:u w:val="single"/>
              </w:rPr>
              <w:t>1:</w:t>
            </w:r>
            <w:r w:rsidRPr="00D5163E">
              <w:rPr>
                <w:rFonts w:asciiTheme="majorHAnsi" w:hAnsiTheme="majorHAnsi"/>
                <w:sz w:val="18"/>
                <w:szCs w:val="18"/>
              </w:rPr>
              <w:t xml:space="preserve"> The budget does not adequately cover project costs that are attributable to the project, and UNDP is cross-subsidizing the project.</w:t>
            </w:r>
          </w:p>
          <w:p w14:paraId="1CDC7BCC" w14:textId="77777777" w:rsidR="00712413" w:rsidRPr="00D5163E" w:rsidRDefault="00712413" w:rsidP="007E081C">
            <w:pPr>
              <w:tabs>
                <w:tab w:val="left" w:pos="5715"/>
              </w:tabs>
              <w:spacing w:before="60"/>
              <w:rPr>
                <w:rFonts w:asciiTheme="majorHAnsi" w:hAnsiTheme="majorHAnsi"/>
                <w:sz w:val="16"/>
                <w:szCs w:val="16"/>
              </w:rPr>
            </w:pPr>
            <w:r w:rsidRPr="00D5163E">
              <w:rPr>
                <w:rFonts w:asciiTheme="majorHAnsi" w:hAnsiTheme="majorHAnsi"/>
                <w:sz w:val="16"/>
                <w:szCs w:val="16"/>
              </w:rPr>
              <w:t>*Note:  Management Action must be given for a score of 1. The budget must be revised to fully reflect the costs of implementation before the project commences.</w:t>
            </w:r>
          </w:p>
          <w:p w14:paraId="5185F57C" w14:textId="77777777" w:rsidR="00712413" w:rsidRPr="00D5163E" w:rsidRDefault="00712413" w:rsidP="007E081C">
            <w:pPr>
              <w:tabs>
                <w:tab w:val="left" w:pos="5715"/>
              </w:tabs>
              <w:spacing w:before="60"/>
              <w:rPr>
                <w:rFonts w:asciiTheme="majorHAnsi" w:hAnsiTheme="majorHAnsi"/>
              </w:rPr>
            </w:pPr>
            <w:r w:rsidRPr="00D5163E">
              <w:rPr>
                <w:rStyle w:val="spanquestion"/>
                <w:rFonts w:asciiTheme="majorHAnsi" w:hAnsiTheme="majorHAnsi"/>
              </w:rPr>
              <w:t>Option 3. The budget fully covers all project costs.</w:t>
            </w:r>
          </w:p>
        </w:tc>
        <w:tc>
          <w:tcPr>
            <w:tcW w:w="496" w:type="dxa"/>
            <w:tcBorders>
              <w:bottom w:val="single" w:sz="4" w:space="0" w:color="000000" w:themeColor="text1"/>
            </w:tcBorders>
            <w:shd w:val="clear" w:color="auto" w:fill="auto"/>
            <w:vAlign w:val="center"/>
          </w:tcPr>
          <w:p w14:paraId="1B276E9D"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3</w:t>
            </w:r>
          </w:p>
        </w:tc>
        <w:tc>
          <w:tcPr>
            <w:tcW w:w="517" w:type="dxa"/>
            <w:tcBorders>
              <w:bottom w:val="single" w:sz="4" w:space="0" w:color="000000" w:themeColor="text1"/>
            </w:tcBorders>
            <w:shd w:val="clear" w:color="auto" w:fill="auto"/>
            <w:vAlign w:val="center"/>
          </w:tcPr>
          <w:p w14:paraId="52CB4B56"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2</w:t>
            </w:r>
          </w:p>
        </w:tc>
      </w:tr>
      <w:tr w:rsidR="00712413" w:rsidRPr="00D5163E" w14:paraId="5788CCBF" w14:textId="77777777" w:rsidTr="00712413">
        <w:trPr>
          <w:trHeight w:val="278"/>
        </w:trPr>
        <w:tc>
          <w:tcPr>
            <w:tcW w:w="8802" w:type="dxa"/>
            <w:gridSpan w:val="5"/>
            <w:vMerge/>
            <w:shd w:val="clear" w:color="auto" w:fill="auto"/>
          </w:tcPr>
          <w:p w14:paraId="51636F96" w14:textId="77777777" w:rsidR="00712413" w:rsidRPr="00D5163E" w:rsidRDefault="00712413" w:rsidP="00DD7CE7">
            <w:pPr>
              <w:pStyle w:val="ListParagraph"/>
              <w:numPr>
                <w:ilvl w:val="0"/>
                <w:numId w:val="77"/>
              </w:numPr>
              <w:spacing w:before="120" w:after="120"/>
              <w:ind w:left="270" w:hanging="270"/>
              <w:rPr>
                <w:rFonts w:asciiTheme="majorHAnsi" w:hAnsiTheme="majorHAnsi"/>
                <w:b/>
                <w:sz w:val="18"/>
                <w:szCs w:val="18"/>
              </w:rPr>
            </w:pPr>
          </w:p>
        </w:tc>
        <w:tc>
          <w:tcPr>
            <w:tcW w:w="1013" w:type="dxa"/>
            <w:gridSpan w:val="2"/>
            <w:tcBorders>
              <w:bottom w:val="single" w:sz="4" w:space="0" w:color="000000" w:themeColor="text1"/>
            </w:tcBorders>
            <w:shd w:val="clear" w:color="auto" w:fill="auto"/>
            <w:vAlign w:val="center"/>
          </w:tcPr>
          <w:p w14:paraId="6EBCAEBF"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1</w:t>
            </w:r>
          </w:p>
        </w:tc>
      </w:tr>
      <w:tr w:rsidR="00712413" w:rsidRPr="00D5163E" w14:paraId="7B45D183" w14:textId="77777777" w:rsidTr="00712413">
        <w:trPr>
          <w:trHeight w:val="940"/>
        </w:trPr>
        <w:tc>
          <w:tcPr>
            <w:tcW w:w="8802" w:type="dxa"/>
            <w:gridSpan w:val="5"/>
            <w:vMerge/>
            <w:tcBorders>
              <w:bottom w:val="single" w:sz="4" w:space="0" w:color="000000" w:themeColor="text1"/>
            </w:tcBorders>
            <w:shd w:val="clear" w:color="auto" w:fill="auto"/>
          </w:tcPr>
          <w:p w14:paraId="3623A2DD" w14:textId="77777777" w:rsidR="00712413" w:rsidRPr="00D5163E" w:rsidRDefault="00712413" w:rsidP="00DD7CE7">
            <w:pPr>
              <w:pStyle w:val="ListParagraph"/>
              <w:numPr>
                <w:ilvl w:val="0"/>
                <w:numId w:val="77"/>
              </w:numPr>
              <w:spacing w:before="120" w:after="120"/>
              <w:ind w:left="270" w:hanging="270"/>
              <w:rPr>
                <w:rFonts w:asciiTheme="majorHAnsi" w:hAnsiTheme="majorHAnsi"/>
                <w:b/>
                <w:sz w:val="18"/>
                <w:szCs w:val="18"/>
              </w:rPr>
            </w:pPr>
          </w:p>
        </w:tc>
        <w:tc>
          <w:tcPr>
            <w:tcW w:w="1013" w:type="dxa"/>
            <w:gridSpan w:val="2"/>
            <w:tcBorders>
              <w:bottom w:val="single" w:sz="4" w:space="0" w:color="000000" w:themeColor="text1"/>
            </w:tcBorders>
            <w:shd w:val="clear" w:color="auto" w:fill="auto"/>
          </w:tcPr>
          <w:p w14:paraId="102BCC35" w14:textId="77777777" w:rsidR="00712413" w:rsidRPr="00D5163E" w:rsidRDefault="00712413" w:rsidP="007E081C">
            <w:pPr>
              <w:jc w:val="center"/>
              <w:rPr>
                <w:rFonts w:asciiTheme="majorHAnsi" w:hAnsiTheme="majorHAnsi"/>
                <w:sz w:val="18"/>
                <w:szCs w:val="18"/>
              </w:rPr>
            </w:pPr>
            <w:r w:rsidRPr="00D5163E">
              <w:rPr>
                <w:rFonts w:asciiTheme="majorHAnsi" w:hAnsiTheme="majorHAnsi"/>
                <w:b/>
                <w:sz w:val="18"/>
                <w:szCs w:val="18"/>
              </w:rPr>
              <w:t>Evidence</w:t>
            </w:r>
          </w:p>
        </w:tc>
      </w:tr>
      <w:tr w:rsidR="00712413" w:rsidRPr="00D5163E" w14:paraId="0F049636" w14:textId="77777777" w:rsidTr="00712413">
        <w:trPr>
          <w:trHeight w:val="440"/>
        </w:trPr>
        <w:tc>
          <w:tcPr>
            <w:tcW w:w="9815" w:type="dxa"/>
            <w:gridSpan w:val="7"/>
            <w:shd w:val="clear" w:color="auto" w:fill="C2D69B" w:themeFill="accent3" w:themeFillTint="99"/>
            <w:vAlign w:val="center"/>
          </w:tcPr>
          <w:p w14:paraId="40837AA3" w14:textId="77777777" w:rsidR="00712413" w:rsidRPr="00D5163E" w:rsidRDefault="00712413" w:rsidP="002C2489">
            <w:pPr>
              <w:pStyle w:val="ListParagraph"/>
              <w:spacing w:before="20" w:after="20"/>
              <w:ind w:left="158"/>
              <w:rPr>
                <w:rFonts w:asciiTheme="majorHAnsi" w:hAnsiTheme="majorHAnsi"/>
                <w:sz w:val="18"/>
                <w:szCs w:val="20"/>
              </w:rPr>
            </w:pPr>
            <w:r w:rsidRPr="00D5163E">
              <w:rPr>
                <w:rFonts w:asciiTheme="majorHAnsi" w:hAnsiTheme="majorHAnsi"/>
                <w:b/>
                <w:smallCaps/>
                <w:sz w:val="28"/>
                <w:szCs w:val="20"/>
              </w:rPr>
              <w:t>Effective</w:t>
            </w:r>
          </w:p>
        </w:tc>
      </w:tr>
      <w:tr w:rsidR="00712413" w:rsidRPr="00D5163E" w14:paraId="55FD7056" w14:textId="77777777" w:rsidTr="00712413">
        <w:trPr>
          <w:trHeight w:val="206"/>
        </w:trPr>
        <w:tc>
          <w:tcPr>
            <w:tcW w:w="8802" w:type="dxa"/>
            <w:gridSpan w:val="5"/>
            <w:vMerge w:val="restart"/>
            <w:shd w:val="clear" w:color="auto" w:fill="auto"/>
          </w:tcPr>
          <w:p w14:paraId="3E0344AC" w14:textId="77777777" w:rsidR="00712413" w:rsidRPr="00D5163E" w:rsidRDefault="00712413" w:rsidP="002C2489">
            <w:pPr>
              <w:spacing w:before="120" w:after="20"/>
              <w:rPr>
                <w:rFonts w:asciiTheme="majorHAnsi" w:hAnsiTheme="majorHAnsi"/>
                <w:b/>
                <w:sz w:val="18"/>
                <w:szCs w:val="18"/>
              </w:rPr>
            </w:pPr>
            <w:r w:rsidRPr="00D5163E">
              <w:rPr>
                <w:rFonts w:asciiTheme="majorHAnsi" w:hAnsiTheme="majorHAnsi"/>
                <w:b/>
                <w:sz w:val="18"/>
                <w:szCs w:val="18"/>
              </w:rPr>
              <w:t>18. Is the chosen implementation modality most appropriate? (select from options 1-3 that best reflects this project):</w:t>
            </w:r>
          </w:p>
          <w:p w14:paraId="1E6E5706"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3:</w:t>
            </w:r>
            <w:r w:rsidRPr="00D5163E">
              <w:rPr>
                <w:rFonts w:asciiTheme="majorHAnsi" w:hAnsiTheme="majorHAnsi"/>
                <w:sz w:val="18"/>
                <w:szCs w:val="18"/>
              </w:rPr>
              <w:t xml:space="preserve"> The required implementing partner assessments (capacity assessment, HACT micro assessment) have been conducted, and there is evidence that options for implementation modalities have been thoroughly considered. There is a strong justification for choosing the selected modality, based on the development context. </w:t>
            </w:r>
            <w:r w:rsidRPr="00D5163E">
              <w:rPr>
                <w:rFonts w:asciiTheme="majorHAnsi" w:hAnsiTheme="majorHAnsi"/>
                <w:i/>
                <w:sz w:val="18"/>
                <w:szCs w:val="18"/>
              </w:rPr>
              <w:t>(both must be true to select this option)</w:t>
            </w:r>
            <w:r w:rsidRPr="00D5163E">
              <w:rPr>
                <w:rFonts w:asciiTheme="majorHAnsi" w:hAnsiTheme="majorHAnsi"/>
                <w:sz w:val="18"/>
                <w:szCs w:val="18"/>
              </w:rPr>
              <w:t xml:space="preserve"> </w:t>
            </w:r>
          </w:p>
          <w:p w14:paraId="0A0D412C"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2:</w:t>
            </w:r>
            <w:r w:rsidRPr="00D5163E">
              <w:rPr>
                <w:rFonts w:asciiTheme="majorHAnsi" w:hAnsiTheme="majorHAnsi"/>
                <w:sz w:val="18"/>
                <w:szCs w:val="18"/>
              </w:rPr>
              <w:t xml:space="preserve"> The required implementing partner assessments (capacity assessment, HACT micro assessment) have been conducted and the implementation modality chosen is consistent with the results of the assessments.</w:t>
            </w:r>
          </w:p>
          <w:p w14:paraId="3989ED1B" w14:textId="77777777" w:rsidR="00712413" w:rsidRPr="00D5163E" w:rsidRDefault="00712413" w:rsidP="00DD7CE7">
            <w:pPr>
              <w:pStyle w:val="ListParagraph"/>
              <w:numPr>
                <w:ilvl w:val="0"/>
                <w:numId w:val="70"/>
              </w:numPr>
              <w:tabs>
                <w:tab w:val="left" w:pos="5715"/>
              </w:tabs>
              <w:spacing w:before="20" w:after="20"/>
              <w:ind w:left="607" w:hanging="270"/>
              <w:rPr>
                <w:rFonts w:asciiTheme="majorHAnsi" w:hAnsiTheme="majorHAnsi"/>
                <w:sz w:val="18"/>
                <w:szCs w:val="18"/>
              </w:rPr>
            </w:pPr>
            <w:r w:rsidRPr="00D5163E">
              <w:rPr>
                <w:rFonts w:asciiTheme="majorHAnsi" w:hAnsiTheme="majorHAnsi"/>
                <w:b/>
                <w:sz w:val="18"/>
                <w:szCs w:val="18"/>
                <w:u w:val="single"/>
              </w:rPr>
              <w:t>1:</w:t>
            </w:r>
            <w:r w:rsidRPr="00D5163E">
              <w:rPr>
                <w:rFonts w:asciiTheme="majorHAnsi" w:hAnsiTheme="majorHAnsi"/>
                <w:sz w:val="18"/>
                <w:szCs w:val="18"/>
              </w:rPr>
              <w:t xml:space="preserve"> The required assessments have not been conducted, but there may be evidence that options for implementation modalities have been considered.</w:t>
            </w:r>
          </w:p>
          <w:p w14:paraId="7B5A0084" w14:textId="77777777" w:rsidR="00712413" w:rsidRPr="00D5163E" w:rsidRDefault="00712413" w:rsidP="007E081C">
            <w:pPr>
              <w:spacing w:before="120"/>
              <w:rPr>
                <w:rFonts w:asciiTheme="majorHAnsi" w:hAnsiTheme="majorHAnsi"/>
                <w:sz w:val="16"/>
                <w:szCs w:val="16"/>
              </w:rPr>
            </w:pPr>
            <w:r w:rsidRPr="00D5163E">
              <w:rPr>
                <w:rFonts w:asciiTheme="majorHAnsi" w:hAnsiTheme="majorHAnsi"/>
                <w:sz w:val="16"/>
                <w:szCs w:val="16"/>
              </w:rPr>
              <w:t>*Note:  Management Action or strong management justification must be given for a score of 1</w:t>
            </w:r>
          </w:p>
          <w:p w14:paraId="46D2D4BE" w14:textId="48CAE95C" w:rsidR="00712413" w:rsidRPr="00D5163E" w:rsidRDefault="00712413" w:rsidP="007E081C">
            <w:pPr>
              <w:spacing w:before="120"/>
              <w:rPr>
                <w:rFonts w:asciiTheme="majorHAnsi" w:hAnsiTheme="majorHAnsi" w:cstheme="minorHAnsi"/>
              </w:rPr>
            </w:pPr>
            <w:r w:rsidRPr="00D5163E">
              <w:rPr>
                <w:rFonts w:asciiTheme="majorHAnsi" w:eastAsia="Times New Roman" w:hAnsiTheme="majorHAnsi" w:cstheme="minorHAnsi"/>
                <w:lang w:val="x-none"/>
              </w:rPr>
              <w:t xml:space="preserve">Assessment </w:t>
            </w:r>
            <w:r w:rsidRPr="00D5163E">
              <w:rPr>
                <w:rFonts w:asciiTheme="majorHAnsi" w:eastAsia="Times New Roman" w:hAnsiTheme="majorHAnsi" w:cstheme="minorHAnsi"/>
                <w:lang w:val="en-GB"/>
              </w:rPr>
              <w:t xml:space="preserve">of the implementing partner </w:t>
            </w:r>
            <w:r w:rsidRPr="00D5163E">
              <w:rPr>
                <w:rFonts w:asciiTheme="majorHAnsi" w:eastAsia="Times New Roman" w:hAnsiTheme="majorHAnsi" w:cstheme="minorHAnsi"/>
                <w:lang w:val="x-none"/>
              </w:rPr>
              <w:t>has been conducted by</w:t>
            </w:r>
            <w:r w:rsidRPr="00D5163E">
              <w:rPr>
                <w:rFonts w:asciiTheme="majorHAnsi" w:eastAsia="Times New Roman" w:hAnsiTheme="majorHAnsi" w:cstheme="minorHAnsi"/>
                <w:lang w:val="en-GB"/>
              </w:rPr>
              <w:t xml:space="preserve"> another</w:t>
            </w:r>
            <w:r w:rsidRPr="00D5163E">
              <w:rPr>
                <w:rFonts w:asciiTheme="majorHAnsi" w:eastAsia="Times New Roman" w:hAnsiTheme="majorHAnsi" w:cstheme="minorHAnsi"/>
                <w:lang w:val="x-none"/>
              </w:rPr>
              <w:t xml:space="preserve"> project under the </w:t>
            </w:r>
            <w:r w:rsidRPr="00D5163E">
              <w:rPr>
                <w:rFonts w:asciiTheme="majorHAnsi" w:eastAsia="Times New Roman" w:hAnsiTheme="majorHAnsi" w:cstheme="minorHAnsi"/>
                <w:lang w:val="en-GB"/>
              </w:rPr>
              <w:t xml:space="preserve">same implementing partner – </w:t>
            </w:r>
            <w:r w:rsidRPr="00D5163E">
              <w:rPr>
                <w:rFonts w:asciiTheme="majorHAnsi" w:hAnsiTheme="majorHAnsi" w:cstheme="minorHAnsi"/>
                <w:noProof/>
                <w:lang w:eastAsia="zh-CN"/>
              </w:rPr>
              <w:t xml:space="preserve">Directorate General of New Renewable Energy and Energy Conservation, within </w:t>
            </w:r>
            <w:r w:rsidRPr="00D5163E">
              <w:rPr>
                <w:rFonts w:asciiTheme="majorHAnsi" w:eastAsia="Times New Roman" w:hAnsiTheme="majorHAnsi" w:cstheme="minorHAnsi"/>
                <w:lang w:val="en-GB"/>
              </w:rPr>
              <w:t>the Ministry of Energy and Mineral Resources</w:t>
            </w:r>
            <w:r w:rsidRPr="00D5163E">
              <w:rPr>
                <w:rFonts w:asciiTheme="majorHAnsi" w:hAnsiTheme="majorHAnsi" w:cstheme="minorHAnsi"/>
                <w:noProof/>
                <w:lang w:eastAsia="zh-CN"/>
              </w:rPr>
              <w:t xml:space="preserve"> </w:t>
            </w:r>
            <w:r w:rsidRPr="00D5163E">
              <w:rPr>
                <w:rFonts w:asciiTheme="majorHAnsi" w:eastAsia="Times New Roman" w:hAnsiTheme="majorHAnsi" w:cstheme="minorHAnsi"/>
                <w:lang w:val="en-GB"/>
              </w:rPr>
              <w:t xml:space="preserve">(Annex </w:t>
            </w:r>
            <w:r w:rsidR="00226FB4" w:rsidRPr="00D5163E">
              <w:rPr>
                <w:rFonts w:asciiTheme="majorHAnsi" w:eastAsia="Times New Roman" w:hAnsiTheme="majorHAnsi" w:cstheme="minorHAnsi"/>
                <w:lang w:val="en-GB"/>
              </w:rPr>
              <w:t>I</w:t>
            </w:r>
            <w:r w:rsidRPr="00D5163E">
              <w:rPr>
                <w:rFonts w:asciiTheme="majorHAnsi" w:eastAsia="Times New Roman" w:hAnsiTheme="majorHAnsi" w:cstheme="minorHAnsi"/>
                <w:lang w:val="en-GB"/>
              </w:rPr>
              <w:t>). Based on the assessment conducted, the proposed implementation modality for project components under UNDP’s responsibility is NIM.</w:t>
            </w:r>
          </w:p>
        </w:tc>
        <w:tc>
          <w:tcPr>
            <w:tcW w:w="496" w:type="dxa"/>
            <w:shd w:val="clear" w:color="auto" w:fill="auto"/>
          </w:tcPr>
          <w:p w14:paraId="2138628E"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3</w:t>
            </w:r>
          </w:p>
        </w:tc>
        <w:tc>
          <w:tcPr>
            <w:tcW w:w="517" w:type="dxa"/>
            <w:shd w:val="clear" w:color="auto" w:fill="auto"/>
          </w:tcPr>
          <w:p w14:paraId="0B2999C9"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2</w:t>
            </w:r>
          </w:p>
        </w:tc>
      </w:tr>
      <w:tr w:rsidR="00712413" w:rsidRPr="00D5163E" w14:paraId="43D57115" w14:textId="77777777" w:rsidTr="00712413">
        <w:trPr>
          <w:trHeight w:val="156"/>
        </w:trPr>
        <w:tc>
          <w:tcPr>
            <w:tcW w:w="8802" w:type="dxa"/>
            <w:gridSpan w:val="5"/>
            <w:vMerge/>
            <w:shd w:val="clear" w:color="auto" w:fill="auto"/>
          </w:tcPr>
          <w:p w14:paraId="76CB758C" w14:textId="77777777" w:rsidR="00712413" w:rsidRPr="00D5163E" w:rsidRDefault="00712413" w:rsidP="007E081C">
            <w:pPr>
              <w:spacing w:before="20" w:after="20"/>
              <w:rPr>
                <w:rFonts w:asciiTheme="majorHAnsi" w:hAnsiTheme="majorHAnsi"/>
                <w:sz w:val="18"/>
                <w:szCs w:val="18"/>
              </w:rPr>
            </w:pPr>
          </w:p>
        </w:tc>
        <w:tc>
          <w:tcPr>
            <w:tcW w:w="1013" w:type="dxa"/>
            <w:gridSpan w:val="2"/>
            <w:tcBorders>
              <w:bottom w:val="single" w:sz="4" w:space="0" w:color="000000" w:themeColor="text1"/>
            </w:tcBorders>
            <w:shd w:val="clear" w:color="auto" w:fill="auto"/>
          </w:tcPr>
          <w:p w14:paraId="766961AF"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1</w:t>
            </w:r>
          </w:p>
        </w:tc>
      </w:tr>
      <w:tr w:rsidR="00712413" w:rsidRPr="00D5163E" w14:paraId="1BC79FF8" w14:textId="77777777" w:rsidTr="00712413">
        <w:trPr>
          <w:trHeight w:val="368"/>
        </w:trPr>
        <w:tc>
          <w:tcPr>
            <w:tcW w:w="8802" w:type="dxa"/>
            <w:gridSpan w:val="5"/>
            <w:vMerge/>
            <w:tcBorders>
              <w:bottom w:val="single" w:sz="4" w:space="0" w:color="000000" w:themeColor="text1"/>
            </w:tcBorders>
            <w:shd w:val="clear" w:color="auto" w:fill="auto"/>
          </w:tcPr>
          <w:p w14:paraId="6E600BDE" w14:textId="77777777" w:rsidR="00712413" w:rsidRPr="00D5163E" w:rsidRDefault="00712413" w:rsidP="007E081C">
            <w:pPr>
              <w:spacing w:before="20" w:after="20"/>
              <w:rPr>
                <w:rFonts w:asciiTheme="majorHAnsi" w:hAnsiTheme="majorHAnsi"/>
                <w:sz w:val="18"/>
                <w:szCs w:val="18"/>
              </w:rPr>
            </w:pPr>
          </w:p>
        </w:tc>
        <w:tc>
          <w:tcPr>
            <w:tcW w:w="1013" w:type="dxa"/>
            <w:gridSpan w:val="2"/>
            <w:tcBorders>
              <w:bottom w:val="single" w:sz="4" w:space="0" w:color="000000" w:themeColor="text1"/>
            </w:tcBorders>
            <w:shd w:val="clear" w:color="auto" w:fill="auto"/>
          </w:tcPr>
          <w:p w14:paraId="75B42A4C" w14:textId="77777777" w:rsidR="00712413" w:rsidRPr="00D5163E" w:rsidRDefault="00712413" w:rsidP="007E081C">
            <w:pPr>
              <w:jc w:val="center"/>
              <w:rPr>
                <w:rFonts w:asciiTheme="majorHAnsi" w:hAnsiTheme="majorHAnsi"/>
                <w:sz w:val="18"/>
                <w:szCs w:val="18"/>
              </w:rPr>
            </w:pPr>
            <w:r w:rsidRPr="00D5163E">
              <w:rPr>
                <w:rFonts w:asciiTheme="majorHAnsi" w:hAnsiTheme="majorHAnsi"/>
                <w:b/>
                <w:sz w:val="18"/>
                <w:szCs w:val="18"/>
              </w:rPr>
              <w:t>Evidence</w:t>
            </w:r>
          </w:p>
        </w:tc>
      </w:tr>
      <w:tr w:rsidR="00712413" w:rsidRPr="00D5163E" w14:paraId="406263F4" w14:textId="77777777" w:rsidTr="00712413">
        <w:trPr>
          <w:trHeight w:val="230"/>
        </w:trPr>
        <w:tc>
          <w:tcPr>
            <w:tcW w:w="8802" w:type="dxa"/>
            <w:gridSpan w:val="5"/>
            <w:vMerge w:val="restart"/>
            <w:shd w:val="clear" w:color="auto" w:fill="auto"/>
          </w:tcPr>
          <w:p w14:paraId="5450B865" w14:textId="77777777" w:rsidR="00712413" w:rsidRPr="00D5163E" w:rsidRDefault="00712413" w:rsidP="002C2489">
            <w:pPr>
              <w:spacing w:before="120" w:after="120"/>
              <w:ind w:left="247" w:hanging="247"/>
              <w:rPr>
                <w:rFonts w:asciiTheme="majorHAnsi" w:hAnsiTheme="majorHAnsi"/>
                <w:b/>
                <w:sz w:val="18"/>
                <w:szCs w:val="18"/>
              </w:rPr>
            </w:pPr>
            <w:r w:rsidRPr="00D5163E">
              <w:rPr>
                <w:rFonts w:asciiTheme="majorHAnsi" w:hAnsiTheme="majorHAnsi"/>
                <w:b/>
                <w:sz w:val="18"/>
                <w:szCs w:val="18"/>
              </w:rPr>
              <w:t>19. Have targeted groups, prioritizing marginalized and excluded populations that will be affected by the project, been engaged in the design of the project in a way that addresses any underlying causes of exclusion and discrimination?</w:t>
            </w:r>
            <w:r w:rsidRPr="00D5163E">
              <w:rPr>
                <w:rStyle w:val="FootnoteReference"/>
                <w:rFonts w:asciiTheme="majorHAnsi" w:hAnsiTheme="majorHAnsi"/>
                <w:b/>
                <w:szCs w:val="18"/>
              </w:rPr>
              <w:footnoteReference w:id="34"/>
            </w:r>
            <w:r w:rsidRPr="00D5163E">
              <w:rPr>
                <w:rFonts w:asciiTheme="majorHAnsi" w:hAnsiTheme="majorHAnsi"/>
                <w:b/>
                <w:sz w:val="18"/>
                <w:szCs w:val="18"/>
              </w:rPr>
              <w:t xml:space="preserve"> </w:t>
            </w:r>
          </w:p>
          <w:p w14:paraId="37BEE996" w14:textId="77777777" w:rsidR="00712413" w:rsidRPr="00D5163E" w:rsidRDefault="00712413" w:rsidP="00DD7CE7">
            <w:pPr>
              <w:pStyle w:val="ListParagraph"/>
              <w:numPr>
                <w:ilvl w:val="0"/>
                <w:numId w:val="72"/>
              </w:numPr>
              <w:rPr>
                <w:rFonts w:asciiTheme="majorHAnsi" w:hAnsiTheme="majorHAnsi"/>
                <w:color w:val="000000" w:themeColor="text1"/>
                <w:sz w:val="18"/>
                <w:szCs w:val="18"/>
              </w:rPr>
            </w:pPr>
            <w:r w:rsidRPr="00D5163E">
              <w:rPr>
                <w:rFonts w:asciiTheme="majorHAnsi" w:hAnsiTheme="majorHAnsi"/>
                <w:color w:val="000000" w:themeColor="text1"/>
                <w:sz w:val="18"/>
                <w:szCs w:val="18"/>
                <w:u w:val="single"/>
              </w:rPr>
              <w:t>3:</w:t>
            </w:r>
            <w:r w:rsidRPr="00D5163E">
              <w:rPr>
                <w:rFonts w:asciiTheme="majorHAnsi" w:hAnsiTheme="majorHAnsi"/>
                <w:color w:val="000000" w:themeColor="text1"/>
                <w:sz w:val="18"/>
                <w:szCs w:val="18"/>
              </w:rPr>
              <w:t xml:space="preserve"> Credible evidence that all targeted groups, prioritising marginalized and excluded populations that will be involved in or affected by the project, have been actively engaged in the design of the project. Their views, rights and any constraints have been analysed and incorporated into the root cause analysis of the theory of change which seeks to address any underlying causes of exclusion and discrimination and the selection of project interventions.</w:t>
            </w:r>
          </w:p>
          <w:p w14:paraId="3213F2BD" w14:textId="77777777" w:rsidR="00712413" w:rsidRPr="00D5163E" w:rsidRDefault="00712413" w:rsidP="00DD7CE7">
            <w:pPr>
              <w:pStyle w:val="ListParagraph"/>
              <w:numPr>
                <w:ilvl w:val="0"/>
                <w:numId w:val="72"/>
              </w:numPr>
              <w:rPr>
                <w:rFonts w:asciiTheme="majorHAnsi" w:hAnsiTheme="majorHAnsi"/>
                <w:color w:val="000000" w:themeColor="text1"/>
                <w:sz w:val="18"/>
                <w:szCs w:val="18"/>
              </w:rPr>
            </w:pPr>
            <w:r w:rsidRPr="00D5163E">
              <w:rPr>
                <w:rFonts w:asciiTheme="majorHAnsi" w:hAnsiTheme="majorHAnsi"/>
                <w:color w:val="000000" w:themeColor="text1"/>
                <w:sz w:val="18"/>
                <w:szCs w:val="18"/>
                <w:u w:val="single"/>
              </w:rPr>
              <w:t>2:</w:t>
            </w:r>
            <w:r w:rsidRPr="00D5163E">
              <w:rPr>
                <w:rFonts w:asciiTheme="majorHAnsi" w:hAnsiTheme="majorHAnsi"/>
                <w:color w:val="000000" w:themeColor="text1"/>
                <w:sz w:val="18"/>
                <w:szCs w:val="18"/>
              </w:rPr>
              <w:t xml:space="preserve"> Some evidence that key targeted groups, prioritising marginalized and excluded populations that will be involved in the project, have been engaged in the design of the project. Some evidence that their views, rights and any constraints have been analysed and incorporated into the root cause analysis of the theory of change and the selection of project interventions. </w:t>
            </w:r>
          </w:p>
          <w:p w14:paraId="42540EEE" w14:textId="77777777" w:rsidR="00712413" w:rsidRPr="00D5163E" w:rsidRDefault="00712413" w:rsidP="00DD7CE7">
            <w:pPr>
              <w:pStyle w:val="ListParagraph"/>
              <w:numPr>
                <w:ilvl w:val="0"/>
                <w:numId w:val="72"/>
              </w:numPr>
              <w:rPr>
                <w:rFonts w:asciiTheme="majorHAnsi" w:hAnsiTheme="majorHAnsi"/>
                <w:color w:val="000000" w:themeColor="text1"/>
                <w:sz w:val="18"/>
                <w:szCs w:val="18"/>
              </w:rPr>
            </w:pPr>
            <w:r w:rsidRPr="00D5163E">
              <w:rPr>
                <w:rFonts w:asciiTheme="majorHAnsi" w:hAnsiTheme="majorHAnsi"/>
                <w:color w:val="000000" w:themeColor="text1"/>
                <w:sz w:val="18"/>
                <w:szCs w:val="18"/>
                <w:u w:val="single"/>
              </w:rPr>
              <w:t>1:</w:t>
            </w:r>
            <w:r w:rsidRPr="00D5163E">
              <w:rPr>
                <w:rFonts w:asciiTheme="majorHAnsi" w:hAnsiTheme="majorHAnsi"/>
                <w:color w:val="000000" w:themeColor="text1"/>
                <w:sz w:val="18"/>
                <w:szCs w:val="18"/>
              </w:rPr>
              <w:t xml:space="preserve"> No evidence of engagement with marginalized and excluded populations that will be involved in the project during project design. No evidence that the views, rights and constraints of populations have been incorporated into the project. </w:t>
            </w:r>
          </w:p>
          <w:p w14:paraId="2DCDAB3C" w14:textId="77777777" w:rsidR="00712413" w:rsidRPr="00D5163E" w:rsidRDefault="00712413" w:rsidP="007E081C">
            <w:pPr>
              <w:pStyle w:val="ListParagraph"/>
              <w:rPr>
                <w:rFonts w:asciiTheme="majorHAnsi" w:hAnsiTheme="majorHAnsi"/>
                <w:color w:val="000000" w:themeColor="text1"/>
                <w:sz w:val="18"/>
                <w:szCs w:val="18"/>
                <w:u w:val="single"/>
              </w:rPr>
            </w:pPr>
          </w:p>
          <w:p w14:paraId="462EF06B" w14:textId="77777777" w:rsidR="00712413" w:rsidRPr="00D5163E" w:rsidRDefault="00712413" w:rsidP="007E081C">
            <w:pPr>
              <w:autoSpaceDE w:val="0"/>
              <w:autoSpaceDN w:val="0"/>
              <w:adjustRightInd w:val="0"/>
              <w:snapToGrid w:val="0"/>
              <w:contextualSpacing/>
              <w:rPr>
                <w:rFonts w:asciiTheme="majorHAnsi" w:hAnsiTheme="majorHAnsi" w:cstheme="minorHAnsi"/>
                <w:color w:val="000000" w:themeColor="text1"/>
              </w:rPr>
            </w:pPr>
            <w:r w:rsidRPr="00D5163E">
              <w:rPr>
                <w:rStyle w:val="spanquestion"/>
                <w:rFonts w:asciiTheme="majorHAnsi" w:hAnsiTheme="majorHAnsi" w:cstheme="minorHAnsi"/>
              </w:rPr>
              <w:t xml:space="preserve">Option 1. During the project design the target groups engaged were national and local government institutions, lighting manufacturers and financing institutions. Marginalized and excluded population will be engaged through surveys and stakeholder consultations before, during and after implementation of energy efficiency projects in pilot areas. </w:t>
            </w:r>
          </w:p>
        </w:tc>
        <w:tc>
          <w:tcPr>
            <w:tcW w:w="496" w:type="dxa"/>
            <w:tcBorders>
              <w:bottom w:val="single" w:sz="4" w:space="0" w:color="000000" w:themeColor="text1"/>
            </w:tcBorders>
            <w:shd w:val="clear" w:color="auto" w:fill="auto"/>
            <w:vAlign w:val="center"/>
          </w:tcPr>
          <w:p w14:paraId="11CA07A0"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3</w:t>
            </w:r>
          </w:p>
        </w:tc>
        <w:tc>
          <w:tcPr>
            <w:tcW w:w="517" w:type="dxa"/>
            <w:shd w:val="clear" w:color="auto" w:fill="auto"/>
            <w:vAlign w:val="center"/>
          </w:tcPr>
          <w:p w14:paraId="0E9334EF"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2</w:t>
            </w:r>
          </w:p>
        </w:tc>
      </w:tr>
      <w:tr w:rsidR="00712413" w:rsidRPr="00D5163E" w14:paraId="4DC24158" w14:textId="77777777" w:rsidTr="00712413">
        <w:trPr>
          <w:trHeight w:val="167"/>
        </w:trPr>
        <w:tc>
          <w:tcPr>
            <w:tcW w:w="8802" w:type="dxa"/>
            <w:gridSpan w:val="5"/>
            <w:vMerge/>
            <w:shd w:val="clear" w:color="auto" w:fill="auto"/>
          </w:tcPr>
          <w:p w14:paraId="19A16B26" w14:textId="77777777" w:rsidR="00712413" w:rsidRPr="00D5163E" w:rsidRDefault="00712413" w:rsidP="007E081C">
            <w:pPr>
              <w:spacing w:before="120" w:after="120"/>
              <w:ind w:left="247" w:hanging="247"/>
              <w:rPr>
                <w:rFonts w:asciiTheme="majorHAnsi" w:hAnsiTheme="majorHAnsi"/>
                <w:b/>
                <w:sz w:val="18"/>
                <w:szCs w:val="18"/>
              </w:rPr>
            </w:pPr>
          </w:p>
        </w:tc>
        <w:tc>
          <w:tcPr>
            <w:tcW w:w="1013" w:type="dxa"/>
            <w:gridSpan w:val="2"/>
            <w:tcBorders>
              <w:bottom w:val="single" w:sz="4" w:space="0" w:color="000000" w:themeColor="text1"/>
            </w:tcBorders>
            <w:shd w:val="clear" w:color="auto" w:fill="auto"/>
            <w:vAlign w:val="center"/>
          </w:tcPr>
          <w:p w14:paraId="60984CAC"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1</w:t>
            </w:r>
          </w:p>
        </w:tc>
      </w:tr>
      <w:tr w:rsidR="00712413" w:rsidRPr="00D5163E" w14:paraId="137B3ECF" w14:textId="77777777" w:rsidTr="00712413">
        <w:trPr>
          <w:trHeight w:val="637"/>
        </w:trPr>
        <w:tc>
          <w:tcPr>
            <w:tcW w:w="8802" w:type="dxa"/>
            <w:gridSpan w:val="5"/>
            <w:vMerge/>
            <w:tcBorders>
              <w:bottom w:val="single" w:sz="4" w:space="0" w:color="000000" w:themeColor="text1"/>
            </w:tcBorders>
            <w:shd w:val="clear" w:color="auto" w:fill="auto"/>
          </w:tcPr>
          <w:p w14:paraId="3051A529" w14:textId="77777777" w:rsidR="00712413" w:rsidRPr="00D5163E" w:rsidRDefault="00712413" w:rsidP="007E081C">
            <w:pPr>
              <w:spacing w:before="120" w:after="120"/>
              <w:ind w:left="247" w:hanging="247"/>
              <w:rPr>
                <w:rFonts w:asciiTheme="majorHAnsi" w:hAnsiTheme="majorHAnsi"/>
                <w:b/>
                <w:sz w:val="18"/>
                <w:szCs w:val="18"/>
              </w:rPr>
            </w:pPr>
          </w:p>
        </w:tc>
        <w:tc>
          <w:tcPr>
            <w:tcW w:w="1013" w:type="dxa"/>
            <w:gridSpan w:val="2"/>
            <w:tcBorders>
              <w:bottom w:val="single" w:sz="4" w:space="0" w:color="000000" w:themeColor="text1"/>
            </w:tcBorders>
            <w:shd w:val="clear" w:color="auto" w:fill="auto"/>
          </w:tcPr>
          <w:p w14:paraId="4739E7B7" w14:textId="77777777" w:rsidR="00712413" w:rsidRPr="00D5163E" w:rsidRDefault="00712413" w:rsidP="007E081C">
            <w:pPr>
              <w:jc w:val="center"/>
              <w:rPr>
                <w:rFonts w:asciiTheme="majorHAnsi" w:hAnsiTheme="majorHAnsi"/>
                <w:b/>
                <w:sz w:val="18"/>
                <w:szCs w:val="18"/>
              </w:rPr>
            </w:pPr>
            <w:r w:rsidRPr="00D5163E">
              <w:rPr>
                <w:rFonts w:asciiTheme="majorHAnsi" w:hAnsiTheme="majorHAnsi"/>
                <w:b/>
                <w:sz w:val="18"/>
                <w:szCs w:val="18"/>
              </w:rPr>
              <w:t>Evidence</w:t>
            </w:r>
          </w:p>
        </w:tc>
      </w:tr>
      <w:tr w:rsidR="00712413" w:rsidRPr="00D5163E" w14:paraId="0FE9F4AA" w14:textId="77777777" w:rsidTr="00712413">
        <w:trPr>
          <w:trHeight w:val="52"/>
        </w:trPr>
        <w:tc>
          <w:tcPr>
            <w:tcW w:w="8802" w:type="dxa"/>
            <w:gridSpan w:val="5"/>
            <w:tcBorders>
              <w:bottom w:val="single" w:sz="4" w:space="0" w:color="000000" w:themeColor="text1"/>
            </w:tcBorders>
            <w:shd w:val="clear" w:color="auto" w:fill="auto"/>
          </w:tcPr>
          <w:p w14:paraId="7A25512E" w14:textId="77777777" w:rsidR="00712413" w:rsidRPr="00D5163E" w:rsidRDefault="00712413" w:rsidP="002C2489">
            <w:pPr>
              <w:spacing w:before="120" w:after="120"/>
              <w:ind w:left="247" w:hanging="247"/>
              <w:rPr>
                <w:rFonts w:asciiTheme="majorHAnsi" w:hAnsiTheme="majorHAnsi"/>
                <w:b/>
                <w:sz w:val="18"/>
                <w:szCs w:val="18"/>
              </w:rPr>
            </w:pPr>
            <w:r w:rsidRPr="00D5163E">
              <w:rPr>
                <w:rFonts w:asciiTheme="majorHAnsi" w:hAnsiTheme="majorHAnsi"/>
                <w:b/>
                <w:sz w:val="18"/>
                <w:szCs w:val="18"/>
              </w:rPr>
              <w:t>20. Does the project conduct regular monitoring activities, have explicit plans for evaluation, and include other lesson learning (e.g. through After Action Reviews or Lessons Learned Workshops), timed to inform course corrections if needed during project implementation?</w:t>
            </w:r>
          </w:p>
          <w:p w14:paraId="04A84494" w14:textId="77777777" w:rsidR="00712413" w:rsidRPr="00D5163E" w:rsidRDefault="00712413" w:rsidP="00B32767">
            <w:pPr>
              <w:spacing w:before="120" w:after="120"/>
              <w:rPr>
                <w:rFonts w:asciiTheme="majorHAnsi" w:hAnsiTheme="majorHAnsi"/>
                <w:b/>
              </w:rPr>
            </w:pPr>
            <w:r w:rsidRPr="00D5163E">
              <w:rPr>
                <w:rFonts w:asciiTheme="majorHAnsi" w:eastAsia="Times New Roman" w:hAnsiTheme="majorHAnsi" w:cstheme="minorHAnsi"/>
                <w:lang w:val="en-GB"/>
              </w:rPr>
              <w:t xml:space="preserve">Yes. </w:t>
            </w:r>
            <w:r w:rsidRPr="00D5163E">
              <w:rPr>
                <w:rFonts w:asciiTheme="majorHAnsi" w:eastAsia="Times New Roman" w:hAnsiTheme="majorHAnsi" w:cstheme="minorHAnsi"/>
                <w:lang w:val="x-none"/>
              </w:rPr>
              <w:t xml:space="preserve">The project </w:t>
            </w:r>
            <w:r w:rsidRPr="00D5163E">
              <w:rPr>
                <w:rFonts w:asciiTheme="majorHAnsi" w:eastAsia="Times New Roman" w:hAnsiTheme="majorHAnsi" w:cstheme="minorHAnsi"/>
                <w:lang w:val="en-GB"/>
              </w:rPr>
              <w:t xml:space="preserve">will be monitored and </w:t>
            </w:r>
            <w:r w:rsidRPr="00D5163E">
              <w:rPr>
                <w:rFonts w:asciiTheme="majorHAnsi" w:eastAsia="Times New Roman" w:hAnsiTheme="majorHAnsi" w:cstheme="minorHAnsi"/>
                <w:lang w:val="x-none"/>
              </w:rPr>
              <w:t>evaluated periodically during project implementation</w:t>
            </w:r>
            <w:r w:rsidRPr="00D5163E">
              <w:rPr>
                <w:rFonts w:asciiTheme="majorHAnsi" w:eastAsia="Times New Roman" w:hAnsiTheme="majorHAnsi" w:cstheme="minorHAnsi"/>
                <w:lang w:val="en-GB"/>
              </w:rPr>
              <w:t xml:space="preserve"> according to the Monitoring and Evaluation plan.</w:t>
            </w:r>
          </w:p>
        </w:tc>
        <w:tc>
          <w:tcPr>
            <w:tcW w:w="496" w:type="dxa"/>
            <w:tcBorders>
              <w:bottom w:val="single" w:sz="4" w:space="0" w:color="000000" w:themeColor="text1"/>
            </w:tcBorders>
            <w:shd w:val="clear" w:color="auto" w:fill="auto"/>
            <w:vAlign w:val="center"/>
          </w:tcPr>
          <w:p w14:paraId="465BA6C6"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 xml:space="preserve">Yes </w:t>
            </w:r>
          </w:p>
          <w:p w14:paraId="4519DEEF"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(3)</w:t>
            </w:r>
          </w:p>
        </w:tc>
        <w:tc>
          <w:tcPr>
            <w:tcW w:w="517" w:type="dxa"/>
            <w:tcBorders>
              <w:bottom w:val="single" w:sz="4" w:space="0" w:color="000000" w:themeColor="text1"/>
            </w:tcBorders>
            <w:shd w:val="clear" w:color="auto" w:fill="auto"/>
            <w:vAlign w:val="center"/>
          </w:tcPr>
          <w:p w14:paraId="0C8A4AF9"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No</w:t>
            </w:r>
          </w:p>
          <w:p w14:paraId="306AE542"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 xml:space="preserve">(1) </w:t>
            </w:r>
          </w:p>
        </w:tc>
      </w:tr>
      <w:tr w:rsidR="00712413" w:rsidRPr="00D5163E" w14:paraId="13A15219" w14:textId="77777777" w:rsidTr="00712413">
        <w:trPr>
          <w:trHeight w:val="185"/>
        </w:trPr>
        <w:tc>
          <w:tcPr>
            <w:tcW w:w="8802" w:type="dxa"/>
            <w:gridSpan w:val="5"/>
            <w:vMerge w:val="restart"/>
            <w:shd w:val="clear" w:color="auto" w:fill="auto"/>
          </w:tcPr>
          <w:p w14:paraId="1D5BCF83" w14:textId="77777777" w:rsidR="00712413" w:rsidRPr="00D5163E" w:rsidRDefault="00712413" w:rsidP="002C2489">
            <w:pPr>
              <w:rPr>
                <w:rFonts w:asciiTheme="majorHAnsi" w:hAnsiTheme="majorHAnsi"/>
                <w:b/>
                <w:color w:val="000000" w:themeColor="text1"/>
                <w:sz w:val="18"/>
                <w:szCs w:val="18"/>
              </w:rPr>
            </w:pPr>
            <w:r w:rsidRPr="00D5163E">
              <w:rPr>
                <w:rFonts w:asciiTheme="majorHAnsi" w:hAnsiTheme="majorHAnsi"/>
                <w:b/>
                <w:color w:val="000000" w:themeColor="text1"/>
                <w:sz w:val="18"/>
                <w:szCs w:val="18"/>
              </w:rPr>
              <w:t xml:space="preserve">21. The gender marker for all project outputs are scored at GEN2 or GEN3, indicating that gender has been fully mainstreamed into all project outputs at a minimum. </w:t>
            </w:r>
          </w:p>
          <w:p w14:paraId="66349F71" w14:textId="77777777" w:rsidR="00712413" w:rsidRPr="00D5163E" w:rsidRDefault="00712413" w:rsidP="007E081C">
            <w:pPr>
              <w:spacing w:before="120" w:after="120"/>
              <w:ind w:left="245" w:hanging="245"/>
              <w:rPr>
                <w:rFonts w:asciiTheme="majorHAnsi" w:hAnsiTheme="majorHAnsi"/>
                <w:sz w:val="16"/>
                <w:szCs w:val="16"/>
              </w:rPr>
            </w:pPr>
            <w:r w:rsidRPr="00D5163E">
              <w:rPr>
                <w:rFonts w:asciiTheme="majorHAnsi" w:hAnsiTheme="majorHAnsi"/>
                <w:sz w:val="16"/>
                <w:szCs w:val="16"/>
              </w:rPr>
              <w:t>*Note: Management Action or strong management justification must be given for a score of “no”</w:t>
            </w:r>
          </w:p>
          <w:p w14:paraId="0BD59D80" w14:textId="77777777" w:rsidR="00712413" w:rsidRPr="00D5163E" w:rsidRDefault="00712413" w:rsidP="007E081C">
            <w:pPr>
              <w:spacing w:before="120" w:after="120"/>
              <w:ind w:left="245" w:hanging="245"/>
              <w:rPr>
                <w:rFonts w:asciiTheme="majorHAnsi" w:hAnsiTheme="majorHAnsi"/>
                <w:b/>
                <w:sz w:val="18"/>
                <w:szCs w:val="18"/>
                <w:lang w:val="en-GB"/>
              </w:rPr>
            </w:pPr>
            <w:r w:rsidRPr="00D5163E">
              <w:rPr>
                <w:rFonts w:asciiTheme="majorHAnsi" w:eastAsia="Times New Roman" w:hAnsiTheme="majorHAnsi" w:cstheme="minorHAnsi"/>
                <w:color w:val="000000"/>
                <w:lang w:val="en-GB"/>
              </w:rPr>
              <w:t xml:space="preserve">Yes. </w:t>
            </w:r>
            <w:r w:rsidRPr="00D5163E">
              <w:rPr>
                <w:rFonts w:asciiTheme="majorHAnsi" w:eastAsia="Times New Roman" w:hAnsiTheme="majorHAnsi" w:cstheme="minorHAnsi"/>
                <w:color w:val="000000"/>
                <w:lang w:val="x-none"/>
              </w:rPr>
              <w:t>The project</w:t>
            </w:r>
            <w:r w:rsidRPr="00D5163E">
              <w:rPr>
                <w:rFonts w:asciiTheme="majorHAnsi" w:eastAsia="Times New Roman" w:hAnsiTheme="majorHAnsi" w:cstheme="minorHAnsi"/>
                <w:color w:val="000000"/>
                <w:lang w:val="en-GB"/>
              </w:rPr>
              <w:t xml:space="preserve">’s outputs score GEN2. </w:t>
            </w:r>
          </w:p>
        </w:tc>
        <w:tc>
          <w:tcPr>
            <w:tcW w:w="496" w:type="dxa"/>
            <w:shd w:val="clear" w:color="auto" w:fill="auto"/>
            <w:vAlign w:val="center"/>
          </w:tcPr>
          <w:p w14:paraId="1D07FD1C"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Yes</w:t>
            </w:r>
          </w:p>
          <w:p w14:paraId="5685EB32"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(3)</w:t>
            </w:r>
          </w:p>
        </w:tc>
        <w:tc>
          <w:tcPr>
            <w:tcW w:w="517" w:type="dxa"/>
            <w:shd w:val="clear" w:color="auto" w:fill="auto"/>
            <w:vAlign w:val="center"/>
          </w:tcPr>
          <w:p w14:paraId="6A9CB6B3"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No</w:t>
            </w:r>
          </w:p>
          <w:p w14:paraId="1919F38E"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(1)</w:t>
            </w:r>
          </w:p>
        </w:tc>
      </w:tr>
      <w:tr w:rsidR="00712413" w:rsidRPr="00D5163E" w14:paraId="28EB114E" w14:textId="77777777" w:rsidTr="00712413">
        <w:trPr>
          <w:trHeight w:val="405"/>
        </w:trPr>
        <w:tc>
          <w:tcPr>
            <w:tcW w:w="8802" w:type="dxa"/>
            <w:gridSpan w:val="5"/>
            <w:vMerge/>
            <w:shd w:val="clear" w:color="auto" w:fill="auto"/>
          </w:tcPr>
          <w:p w14:paraId="2ED755CF" w14:textId="77777777" w:rsidR="00712413" w:rsidRPr="00D5163E" w:rsidRDefault="00712413" w:rsidP="007E081C">
            <w:pPr>
              <w:rPr>
                <w:rFonts w:asciiTheme="majorHAnsi" w:hAnsiTheme="majorHAnsi"/>
                <w:b/>
                <w:color w:val="000000" w:themeColor="text1"/>
                <w:sz w:val="18"/>
                <w:szCs w:val="18"/>
              </w:rPr>
            </w:pPr>
          </w:p>
        </w:tc>
        <w:tc>
          <w:tcPr>
            <w:tcW w:w="1013" w:type="dxa"/>
            <w:gridSpan w:val="2"/>
            <w:tcBorders>
              <w:bottom w:val="single" w:sz="4" w:space="0" w:color="000000" w:themeColor="text1"/>
            </w:tcBorders>
            <w:shd w:val="clear" w:color="auto" w:fill="auto"/>
          </w:tcPr>
          <w:p w14:paraId="1603C00B" w14:textId="77777777" w:rsidR="00712413" w:rsidRPr="00D5163E" w:rsidRDefault="00712413" w:rsidP="007E081C">
            <w:pPr>
              <w:jc w:val="center"/>
              <w:rPr>
                <w:rFonts w:asciiTheme="majorHAnsi" w:hAnsiTheme="majorHAnsi"/>
                <w:b/>
                <w:sz w:val="18"/>
                <w:szCs w:val="18"/>
              </w:rPr>
            </w:pPr>
            <w:r w:rsidRPr="00D5163E">
              <w:rPr>
                <w:rFonts w:asciiTheme="majorHAnsi" w:hAnsiTheme="majorHAnsi"/>
                <w:b/>
                <w:sz w:val="18"/>
                <w:szCs w:val="18"/>
              </w:rPr>
              <w:t>Evidence</w:t>
            </w:r>
          </w:p>
        </w:tc>
      </w:tr>
      <w:tr w:rsidR="00712413" w:rsidRPr="00D5163E" w14:paraId="375152D2" w14:textId="77777777" w:rsidTr="00712413">
        <w:trPr>
          <w:trHeight w:val="161"/>
        </w:trPr>
        <w:tc>
          <w:tcPr>
            <w:tcW w:w="8802" w:type="dxa"/>
            <w:gridSpan w:val="5"/>
            <w:vMerge w:val="restart"/>
            <w:shd w:val="clear" w:color="auto" w:fill="auto"/>
          </w:tcPr>
          <w:p w14:paraId="5D03B6B9" w14:textId="77777777" w:rsidR="00712413" w:rsidRPr="00D5163E" w:rsidRDefault="00712413" w:rsidP="002C2489">
            <w:pPr>
              <w:spacing w:before="120"/>
              <w:ind w:left="245" w:hanging="245"/>
              <w:rPr>
                <w:rFonts w:asciiTheme="majorHAnsi" w:hAnsiTheme="majorHAnsi"/>
                <w:b/>
                <w:sz w:val="18"/>
                <w:szCs w:val="18"/>
              </w:rPr>
            </w:pPr>
            <w:r w:rsidRPr="00D5163E">
              <w:rPr>
                <w:rFonts w:asciiTheme="majorHAnsi" w:hAnsiTheme="majorHAnsi"/>
                <w:b/>
                <w:sz w:val="18"/>
                <w:szCs w:val="18"/>
              </w:rPr>
              <w:t>22. Is there a realistic multi-year work plan and budget to ensure outputs are delivered on time and within allotted resources? (select from options 1-3 that best reflects this project):</w:t>
            </w:r>
          </w:p>
          <w:p w14:paraId="7285CBCB"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3:</w:t>
            </w:r>
            <w:r w:rsidRPr="00D5163E">
              <w:rPr>
                <w:rFonts w:asciiTheme="majorHAnsi" w:hAnsiTheme="majorHAnsi"/>
                <w:sz w:val="18"/>
                <w:szCs w:val="18"/>
              </w:rPr>
              <w:t xml:space="preserve"> The project has a realistic work plan &amp; budget covering the duration of the project </w:t>
            </w:r>
            <w:r w:rsidRPr="00D5163E">
              <w:rPr>
                <w:rFonts w:asciiTheme="majorHAnsi" w:hAnsiTheme="majorHAnsi"/>
                <w:i/>
                <w:sz w:val="18"/>
                <w:szCs w:val="18"/>
              </w:rPr>
              <w:t>at the activity</w:t>
            </w:r>
            <w:r w:rsidRPr="00D5163E">
              <w:rPr>
                <w:rFonts w:asciiTheme="majorHAnsi" w:hAnsiTheme="majorHAnsi"/>
                <w:sz w:val="18"/>
                <w:szCs w:val="18"/>
              </w:rPr>
              <w:t xml:space="preserve"> level to ensure outputs are delivered on time and within the allotted resources.</w:t>
            </w:r>
          </w:p>
          <w:p w14:paraId="11E81CDD"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2:</w:t>
            </w:r>
            <w:r w:rsidRPr="00D5163E">
              <w:rPr>
                <w:rFonts w:asciiTheme="majorHAnsi" w:hAnsiTheme="majorHAnsi"/>
                <w:sz w:val="18"/>
                <w:szCs w:val="18"/>
              </w:rPr>
              <w:t xml:space="preserve"> The project has a work plan &amp; budget covering the duration of the project at the output level.</w:t>
            </w:r>
          </w:p>
          <w:p w14:paraId="10A81657" w14:textId="77777777" w:rsidR="00712413" w:rsidRPr="00D5163E" w:rsidRDefault="00712413" w:rsidP="00DD7CE7">
            <w:pPr>
              <w:pStyle w:val="ListParagraph"/>
              <w:numPr>
                <w:ilvl w:val="0"/>
                <w:numId w:val="70"/>
              </w:numPr>
              <w:tabs>
                <w:tab w:val="left" w:pos="5715"/>
              </w:tabs>
              <w:spacing w:before="20" w:after="20"/>
              <w:ind w:left="607" w:hanging="270"/>
              <w:rPr>
                <w:rFonts w:asciiTheme="majorHAnsi" w:hAnsiTheme="majorHAnsi"/>
                <w:sz w:val="18"/>
                <w:szCs w:val="18"/>
              </w:rPr>
            </w:pPr>
            <w:r w:rsidRPr="00D5163E">
              <w:rPr>
                <w:rFonts w:asciiTheme="majorHAnsi" w:hAnsiTheme="majorHAnsi"/>
                <w:b/>
                <w:sz w:val="18"/>
                <w:szCs w:val="18"/>
                <w:u w:val="single"/>
              </w:rPr>
              <w:t>1:</w:t>
            </w:r>
            <w:r w:rsidRPr="00D5163E">
              <w:rPr>
                <w:rFonts w:asciiTheme="majorHAnsi" w:hAnsiTheme="majorHAnsi"/>
                <w:sz w:val="18"/>
                <w:szCs w:val="18"/>
              </w:rPr>
              <w:t xml:space="preserve"> The project does not yet have a work plan &amp; budget covering the duration of the project.</w:t>
            </w:r>
          </w:p>
          <w:p w14:paraId="1B6DC918" w14:textId="77777777" w:rsidR="00712413" w:rsidRPr="00D5163E" w:rsidRDefault="00712413" w:rsidP="007E081C">
            <w:pPr>
              <w:pStyle w:val="ListParagraph"/>
              <w:tabs>
                <w:tab w:val="left" w:pos="5715"/>
              </w:tabs>
              <w:spacing w:before="20" w:after="20"/>
              <w:ind w:left="607"/>
              <w:rPr>
                <w:rFonts w:asciiTheme="majorHAnsi" w:hAnsiTheme="majorHAnsi"/>
                <w:b/>
                <w:sz w:val="18"/>
                <w:szCs w:val="18"/>
                <w:u w:val="single"/>
              </w:rPr>
            </w:pPr>
          </w:p>
          <w:p w14:paraId="5DC86E1E" w14:textId="77777777" w:rsidR="00712413" w:rsidRPr="00D5163E" w:rsidRDefault="00712413" w:rsidP="007E081C">
            <w:pPr>
              <w:autoSpaceDE w:val="0"/>
              <w:autoSpaceDN w:val="0"/>
              <w:adjustRightInd w:val="0"/>
              <w:snapToGrid w:val="0"/>
              <w:contextualSpacing/>
              <w:rPr>
                <w:rFonts w:asciiTheme="majorHAnsi" w:hAnsiTheme="majorHAnsi" w:cstheme="minorHAnsi"/>
                <w:lang w:val="x-none"/>
              </w:rPr>
            </w:pPr>
            <w:r w:rsidRPr="00D5163E">
              <w:rPr>
                <w:rFonts w:asciiTheme="majorHAnsi" w:hAnsiTheme="majorHAnsi" w:cstheme="minorHAnsi"/>
              </w:rPr>
              <w:t xml:space="preserve">Option 3. The project has a budget and work plan at the activity level.  </w:t>
            </w:r>
          </w:p>
          <w:p w14:paraId="6D354AEA" w14:textId="77777777" w:rsidR="00712413" w:rsidRPr="00D5163E" w:rsidRDefault="00712413" w:rsidP="007E081C">
            <w:pPr>
              <w:pStyle w:val="ListParagraph"/>
              <w:tabs>
                <w:tab w:val="left" w:pos="5715"/>
              </w:tabs>
              <w:spacing w:before="20" w:after="20"/>
              <w:ind w:left="607"/>
              <w:rPr>
                <w:rFonts w:asciiTheme="majorHAnsi" w:hAnsiTheme="majorHAnsi"/>
                <w:sz w:val="18"/>
                <w:szCs w:val="18"/>
              </w:rPr>
            </w:pPr>
          </w:p>
        </w:tc>
        <w:tc>
          <w:tcPr>
            <w:tcW w:w="496" w:type="dxa"/>
            <w:shd w:val="clear" w:color="auto" w:fill="auto"/>
            <w:vAlign w:val="center"/>
          </w:tcPr>
          <w:p w14:paraId="3087E0EE"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3</w:t>
            </w:r>
          </w:p>
        </w:tc>
        <w:tc>
          <w:tcPr>
            <w:tcW w:w="517" w:type="dxa"/>
            <w:shd w:val="clear" w:color="auto" w:fill="auto"/>
            <w:vAlign w:val="center"/>
          </w:tcPr>
          <w:p w14:paraId="67CCCFEB"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2</w:t>
            </w:r>
          </w:p>
        </w:tc>
      </w:tr>
      <w:tr w:rsidR="00712413" w:rsidRPr="00D5163E" w14:paraId="2BB0D832" w14:textId="77777777" w:rsidTr="00712413">
        <w:trPr>
          <w:trHeight w:val="233"/>
        </w:trPr>
        <w:tc>
          <w:tcPr>
            <w:tcW w:w="8802" w:type="dxa"/>
            <w:gridSpan w:val="5"/>
            <w:vMerge/>
            <w:shd w:val="clear" w:color="auto" w:fill="auto"/>
          </w:tcPr>
          <w:p w14:paraId="45E32412" w14:textId="77777777" w:rsidR="00712413" w:rsidRPr="00D5163E" w:rsidRDefault="00712413" w:rsidP="007E081C">
            <w:pPr>
              <w:spacing w:before="120" w:after="120"/>
              <w:ind w:left="247" w:hanging="247"/>
              <w:rPr>
                <w:rFonts w:asciiTheme="majorHAnsi" w:hAnsiTheme="majorHAnsi"/>
                <w:b/>
                <w:sz w:val="18"/>
                <w:szCs w:val="18"/>
              </w:rPr>
            </w:pPr>
          </w:p>
        </w:tc>
        <w:tc>
          <w:tcPr>
            <w:tcW w:w="1013" w:type="dxa"/>
            <w:gridSpan w:val="2"/>
            <w:tcBorders>
              <w:bottom w:val="single" w:sz="4" w:space="0" w:color="000000" w:themeColor="text1"/>
            </w:tcBorders>
            <w:shd w:val="clear" w:color="auto" w:fill="auto"/>
            <w:vAlign w:val="center"/>
          </w:tcPr>
          <w:p w14:paraId="35EBA1F4"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1</w:t>
            </w:r>
          </w:p>
        </w:tc>
      </w:tr>
      <w:tr w:rsidR="00712413" w:rsidRPr="00D5163E" w14:paraId="530AEFA3" w14:textId="77777777" w:rsidTr="00712413">
        <w:trPr>
          <w:trHeight w:val="725"/>
        </w:trPr>
        <w:tc>
          <w:tcPr>
            <w:tcW w:w="8802" w:type="dxa"/>
            <w:gridSpan w:val="5"/>
            <w:vMerge/>
            <w:tcBorders>
              <w:bottom w:val="single" w:sz="4" w:space="0" w:color="000000" w:themeColor="text1"/>
            </w:tcBorders>
            <w:shd w:val="clear" w:color="auto" w:fill="auto"/>
          </w:tcPr>
          <w:p w14:paraId="3A62C5BD" w14:textId="77777777" w:rsidR="00712413" w:rsidRPr="00D5163E" w:rsidRDefault="00712413" w:rsidP="007E081C">
            <w:pPr>
              <w:spacing w:before="120" w:after="120"/>
              <w:ind w:left="247" w:hanging="247"/>
              <w:rPr>
                <w:rFonts w:asciiTheme="majorHAnsi" w:hAnsiTheme="majorHAnsi"/>
                <w:b/>
                <w:sz w:val="18"/>
                <w:szCs w:val="18"/>
              </w:rPr>
            </w:pPr>
          </w:p>
        </w:tc>
        <w:tc>
          <w:tcPr>
            <w:tcW w:w="1013" w:type="dxa"/>
            <w:gridSpan w:val="2"/>
            <w:tcBorders>
              <w:bottom w:val="single" w:sz="4" w:space="0" w:color="000000" w:themeColor="text1"/>
            </w:tcBorders>
            <w:shd w:val="clear" w:color="auto" w:fill="auto"/>
          </w:tcPr>
          <w:p w14:paraId="7A48B9C0" w14:textId="77777777" w:rsidR="00712413" w:rsidRPr="00D5163E" w:rsidRDefault="00712413" w:rsidP="007E081C">
            <w:pPr>
              <w:jc w:val="center"/>
              <w:rPr>
                <w:rFonts w:asciiTheme="majorHAnsi" w:hAnsiTheme="majorHAnsi"/>
                <w:sz w:val="18"/>
                <w:szCs w:val="18"/>
              </w:rPr>
            </w:pPr>
            <w:r w:rsidRPr="00D5163E">
              <w:rPr>
                <w:rFonts w:asciiTheme="majorHAnsi" w:hAnsiTheme="majorHAnsi"/>
                <w:b/>
                <w:sz w:val="18"/>
                <w:szCs w:val="18"/>
              </w:rPr>
              <w:t>Evidence</w:t>
            </w:r>
          </w:p>
        </w:tc>
      </w:tr>
      <w:tr w:rsidR="00712413" w:rsidRPr="00D5163E" w14:paraId="193D44F7" w14:textId="77777777" w:rsidTr="00712413">
        <w:trPr>
          <w:trHeight w:val="440"/>
        </w:trPr>
        <w:tc>
          <w:tcPr>
            <w:tcW w:w="9815" w:type="dxa"/>
            <w:gridSpan w:val="7"/>
            <w:shd w:val="clear" w:color="auto" w:fill="C2D69B" w:themeFill="accent3" w:themeFillTint="99"/>
            <w:vAlign w:val="center"/>
          </w:tcPr>
          <w:p w14:paraId="659827D7" w14:textId="77777777" w:rsidR="00712413" w:rsidRPr="00D5163E" w:rsidRDefault="00712413" w:rsidP="002C2489">
            <w:pPr>
              <w:pStyle w:val="ListParagraph"/>
              <w:spacing w:before="20" w:after="20"/>
              <w:ind w:left="162"/>
              <w:rPr>
                <w:rFonts w:asciiTheme="majorHAnsi" w:hAnsiTheme="majorHAnsi"/>
                <w:b/>
                <w:sz w:val="18"/>
                <w:szCs w:val="20"/>
              </w:rPr>
            </w:pPr>
            <w:r w:rsidRPr="00D5163E">
              <w:rPr>
                <w:rFonts w:asciiTheme="majorHAnsi" w:hAnsiTheme="majorHAnsi"/>
                <w:b/>
                <w:smallCaps/>
                <w:sz w:val="28"/>
                <w:szCs w:val="20"/>
              </w:rPr>
              <w:t>Sustainability &amp; National Ownership</w:t>
            </w:r>
          </w:p>
        </w:tc>
      </w:tr>
      <w:tr w:rsidR="00712413" w:rsidRPr="00D5163E" w14:paraId="6E64EAFD" w14:textId="77777777" w:rsidTr="00712413">
        <w:trPr>
          <w:trHeight w:val="233"/>
        </w:trPr>
        <w:tc>
          <w:tcPr>
            <w:tcW w:w="8802" w:type="dxa"/>
            <w:gridSpan w:val="5"/>
            <w:vMerge w:val="restart"/>
            <w:shd w:val="clear" w:color="auto" w:fill="auto"/>
          </w:tcPr>
          <w:p w14:paraId="5E8B73BF" w14:textId="77777777" w:rsidR="00712413" w:rsidRPr="00D5163E" w:rsidRDefault="00712413" w:rsidP="002C2489">
            <w:pPr>
              <w:spacing w:before="120" w:after="20"/>
              <w:ind w:left="247" w:hanging="247"/>
              <w:rPr>
                <w:rFonts w:asciiTheme="majorHAnsi" w:hAnsiTheme="majorHAnsi"/>
                <w:b/>
                <w:sz w:val="18"/>
                <w:szCs w:val="18"/>
              </w:rPr>
            </w:pPr>
            <w:r w:rsidRPr="00D5163E">
              <w:rPr>
                <w:rFonts w:asciiTheme="majorHAnsi" w:hAnsiTheme="majorHAnsi"/>
                <w:b/>
                <w:sz w:val="18"/>
                <w:szCs w:val="18"/>
              </w:rPr>
              <w:t>23. Have national partners led, or proactively engaged in, the design of the project? (select from options 1-3 that best reflects this project)</w:t>
            </w:r>
            <w:r w:rsidRPr="00D5163E">
              <w:rPr>
                <w:rStyle w:val="FootnoteReference"/>
                <w:rFonts w:asciiTheme="majorHAnsi" w:hAnsiTheme="majorHAnsi"/>
                <w:b/>
                <w:szCs w:val="18"/>
              </w:rPr>
              <w:footnoteReference w:id="35"/>
            </w:r>
            <w:r w:rsidRPr="00D5163E">
              <w:rPr>
                <w:rFonts w:asciiTheme="majorHAnsi" w:hAnsiTheme="majorHAnsi"/>
                <w:b/>
                <w:sz w:val="18"/>
                <w:szCs w:val="18"/>
              </w:rPr>
              <w:t>:</w:t>
            </w:r>
          </w:p>
          <w:p w14:paraId="26E4532F"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3:</w:t>
            </w:r>
            <w:r w:rsidRPr="00D5163E">
              <w:rPr>
                <w:rFonts w:asciiTheme="majorHAnsi" w:hAnsiTheme="majorHAnsi"/>
                <w:sz w:val="18"/>
                <w:szCs w:val="18"/>
              </w:rPr>
              <w:t xml:space="preserve"> National partners have full ownership of the project and led the process of the development of the project jointly with UNDP.</w:t>
            </w:r>
          </w:p>
          <w:p w14:paraId="20580206"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2:</w:t>
            </w:r>
            <w:r w:rsidRPr="00D5163E">
              <w:rPr>
                <w:rFonts w:asciiTheme="majorHAnsi" w:hAnsiTheme="majorHAnsi"/>
                <w:sz w:val="18"/>
                <w:szCs w:val="18"/>
              </w:rPr>
              <w:t xml:space="preserve"> The project has been developed by UNDP in close consultation with national partners.</w:t>
            </w:r>
          </w:p>
          <w:p w14:paraId="6B5272C0"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1:</w:t>
            </w:r>
            <w:r w:rsidRPr="00D5163E">
              <w:rPr>
                <w:rFonts w:asciiTheme="majorHAnsi" w:hAnsiTheme="majorHAnsi"/>
                <w:sz w:val="18"/>
                <w:szCs w:val="18"/>
              </w:rPr>
              <w:t xml:space="preserve"> The project has been developed by UNDP with limited or no engagement with national partners.</w:t>
            </w:r>
          </w:p>
          <w:p w14:paraId="55091008" w14:textId="77777777" w:rsidR="00712413" w:rsidRPr="00D5163E" w:rsidRDefault="00712413" w:rsidP="007E081C">
            <w:pPr>
              <w:pStyle w:val="ListParagraph"/>
              <w:spacing w:before="20" w:after="20"/>
              <w:ind w:left="607"/>
              <w:rPr>
                <w:rFonts w:asciiTheme="majorHAnsi" w:hAnsiTheme="majorHAnsi"/>
                <w:b/>
                <w:sz w:val="18"/>
                <w:szCs w:val="18"/>
                <w:u w:val="single"/>
              </w:rPr>
            </w:pPr>
          </w:p>
          <w:p w14:paraId="6C5501E6" w14:textId="4BECE8B4" w:rsidR="00712413" w:rsidRPr="00D5163E" w:rsidRDefault="00712413" w:rsidP="00B32767">
            <w:pPr>
              <w:autoSpaceDE w:val="0"/>
              <w:autoSpaceDN w:val="0"/>
              <w:adjustRightInd w:val="0"/>
              <w:snapToGrid w:val="0"/>
              <w:contextualSpacing/>
              <w:rPr>
                <w:rFonts w:asciiTheme="majorHAnsi" w:hAnsiTheme="majorHAnsi" w:cstheme="minorHAnsi"/>
                <w:lang w:val="x-none"/>
              </w:rPr>
            </w:pPr>
            <w:r w:rsidRPr="00D5163E">
              <w:rPr>
                <w:rFonts w:asciiTheme="majorHAnsi" w:hAnsiTheme="majorHAnsi" w:cstheme="minorHAnsi"/>
                <w:color w:val="000000"/>
              </w:rPr>
              <w:t>Option 2. The p</w:t>
            </w:r>
            <w:r w:rsidRPr="00D5163E">
              <w:rPr>
                <w:rFonts w:asciiTheme="majorHAnsi" w:hAnsiTheme="majorHAnsi" w:cstheme="minorHAnsi"/>
                <w:color w:val="000000"/>
                <w:lang w:val="x-none"/>
              </w:rPr>
              <w:t xml:space="preserve">roject </w:t>
            </w:r>
            <w:r w:rsidRPr="00D5163E">
              <w:rPr>
                <w:rFonts w:asciiTheme="majorHAnsi" w:hAnsiTheme="majorHAnsi" w:cstheme="minorHAnsi"/>
                <w:color w:val="000000"/>
              </w:rPr>
              <w:t xml:space="preserve">has been designed in close consultation with the Ministry of Energy and Mineral Resources. </w:t>
            </w:r>
          </w:p>
        </w:tc>
        <w:tc>
          <w:tcPr>
            <w:tcW w:w="496" w:type="dxa"/>
            <w:shd w:val="clear" w:color="auto" w:fill="auto"/>
          </w:tcPr>
          <w:p w14:paraId="1436BEE2"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3</w:t>
            </w:r>
          </w:p>
        </w:tc>
        <w:tc>
          <w:tcPr>
            <w:tcW w:w="517" w:type="dxa"/>
            <w:shd w:val="clear" w:color="auto" w:fill="auto"/>
          </w:tcPr>
          <w:p w14:paraId="13458DFD"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2</w:t>
            </w:r>
          </w:p>
        </w:tc>
      </w:tr>
      <w:tr w:rsidR="00712413" w:rsidRPr="00D5163E" w14:paraId="2838CB2B" w14:textId="77777777" w:rsidTr="00712413">
        <w:trPr>
          <w:trHeight w:val="152"/>
        </w:trPr>
        <w:tc>
          <w:tcPr>
            <w:tcW w:w="8802" w:type="dxa"/>
            <w:gridSpan w:val="5"/>
            <w:vMerge/>
            <w:shd w:val="clear" w:color="auto" w:fill="auto"/>
          </w:tcPr>
          <w:p w14:paraId="3097E213" w14:textId="77777777" w:rsidR="00712413" w:rsidRPr="00D5163E" w:rsidRDefault="00712413" w:rsidP="007E081C">
            <w:pPr>
              <w:spacing w:before="120" w:after="20"/>
              <w:ind w:left="247" w:hanging="247"/>
              <w:rPr>
                <w:rFonts w:asciiTheme="majorHAnsi" w:hAnsiTheme="majorHAnsi"/>
                <w:b/>
                <w:sz w:val="18"/>
                <w:szCs w:val="18"/>
              </w:rPr>
            </w:pPr>
          </w:p>
        </w:tc>
        <w:tc>
          <w:tcPr>
            <w:tcW w:w="1013" w:type="dxa"/>
            <w:gridSpan w:val="2"/>
            <w:shd w:val="clear" w:color="auto" w:fill="auto"/>
          </w:tcPr>
          <w:p w14:paraId="4DC8B79C"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1</w:t>
            </w:r>
          </w:p>
        </w:tc>
      </w:tr>
      <w:tr w:rsidR="00712413" w:rsidRPr="00D5163E" w14:paraId="6536A9C2" w14:textId="77777777" w:rsidTr="00712413">
        <w:trPr>
          <w:trHeight w:val="555"/>
        </w:trPr>
        <w:tc>
          <w:tcPr>
            <w:tcW w:w="8802" w:type="dxa"/>
            <w:gridSpan w:val="5"/>
            <w:vMerge/>
            <w:shd w:val="clear" w:color="auto" w:fill="auto"/>
          </w:tcPr>
          <w:p w14:paraId="25D6EEE3" w14:textId="77777777" w:rsidR="00712413" w:rsidRPr="00D5163E" w:rsidRDefault="00712413" w:rsidP="007E081C">
            <w:pPr>
              <w:spacing w:before="120" w:after="20"/>
              <w:ind w:left="247" w:hanging="247"/>
              <w:rPr>
                <w:rFonts w:asciiTheme="majorHAnsi" w:hAnsiTheme="majorHAnsi"/>
                <w:b/>
                <w:sz w:val="18"/>
                <w:szCs w:val="18"/>
              </w:rPr>
            </w:pPr>
          </w:p>
        </w:tc>
        <w:tc>
          <w:tcPr>
            <w:tcW w:w="1013" w:type="dxa"/>
            <w:gridSpan w:val="2"/>
            <w:shd w:val="clear" w:color="auto" w:fill="auto"/>
          </w:tcPr>
          <w:p w14:paraId="41975222" w14:textId="77777777" w:rsidR="00712413" w:rsidRPr="00D5163E" w:rsidRDefault="00712413" w:rsidP="007E081C">
            <w:pPr>
              <w:jc w:val="center"/>
              <w:rPr>
                <w:rFonts w:asciiTheme="majorHAnsi" w:hAnsiTheme="majorHAnsi"/>
                <w:sz w:val="18"/>
                <w:szCs w:val="18"/>
              </w:rPr>
            </w:pPr>
            <w:r w:rsidRPr="00D5163E">
              <w:rPr>
                <w:rFonts w:asciiTheme="majorHAnsi" w:hAnsiTheme="majorHAnsi"/>
                <w:b/>
                <w:sz w:val="18"/>
                <w:szCs w:val="18"/>
              </w:rPr>
              <w:t>Evidence</w:t>
            </w:r>
          </w:p>
        </w:tc>
      </w:tr>
      <w:tr w:rsidR="00712413" w:rsidRPr="00D5163E" w14:paraId="3889236C" w14:textId="77777777" w:rsidTr="00712413">
        <w:trPr>
          <w:trHeight w:val="206"/>
        </w:trPr>
        <w:tc>
          <w:tcPr>
            <w:tcW w:w="8802" w:type="dxa"/>
            <w:gridSpan w:val="5"/>
            <w:vMerge w:val="restart"/>
            <w:shd w:val="clear" w:color="auto" w:fill="auto"/>
          </w:tcPr>
          <w:p w14:paraId="7D1B5549" w14:textId="77777777" w:rsidR="00712413" w:rsidRPr="00D5163E" w:rsidRDefault="00712413" w:rsidP="002C2489">
            <w:pPr>
              <w:spacing w:before="120" w:after="20"/>
              <w:ind w:left="245" w:hanging="245"/>
              <w:rPr>
                <w:rFonts w:asciiTheme="majorHAnsi" w:hAnsiTheme="majorHAnsi"/>
                <w:b/>
                <w:sz w:val="18"/>
                <w:szCs w:val="18"/>
              </w:rPr>
            </w:pPr>
            <w:r w:rsidRPr="00D5163E">
              <w:rPr>
                <w:rFonts w:asciiTheme="majorHAnsi" w:hAnsiTheme="majorHAnsi"/>
                <w:b/>
                <w:sz w:val="18"/>
                <w:szCs w:val="18"/>
              </w:rPr>
              <w:lastRenderedPageBreak/>
              <w:t>24. Are key institutions and systems identified, and is there a strategy for strengthening specific/ comprehensive capacities based on capacity assessments conducted? (select from options 0-4 that best reflects this project)</w:t>
            </w:r>
            <w:r w:rsidRPr="00D5163E">
              <w:rPr>
                <w:rStyle w:val="FootnoteReference"/>
                <w:rFonts w:asciiTheme="majorHAnsi" w:hAnsiTheme="majorHAnsi"/>
                <w:b/>
                <w:szCs w:val="18"/>
              </w:rPr>
              <w:footnoteReference w:id="36"/>
            </w:r>
            <w:r w:rsidRPr="00D5163E">
              <w:rPr>
                <w:rFonts w:asciiTheme="majorHAnsi" w:hAnsiTheme="majorHAnsi"/>
                <w:b/>
                <w:sz w:val="18"/>
                <w:szCs w:val="18"/>
              </w:rPr>
              <w:t>:</w:t>
            </w:r>
          </w:p>
          <w:p w14:paraId="1CA3BB3F"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3:</w:t>
            </w:r>
            <w:r w:rsidRPr="00D5163E">
              <w:rPr>
                <w:rFonts w:asciiTheme="majorHAnsi" w:hAnsiTheme="majorHAnsi"/>
                <w:sz w:val="18"/>
                <w:szCs w:val="18"/>
              </w:rPr>
              <w:t xml:space="preserve"> The project has a comprehensive strategy for strengthening specific capacities of national institutions based on a systematic and detailed capacity assessment that has been completed. This strategy includes an approach to regularly monitor national capacities using clear indicators and rigorous methods of data collection, and adjust the strategy to strengthen national capacities accordingly.</w:t>
            </w:r>
          </w:p>
          <w:p w14:paraId="50531EC0"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2.5:</w:t>
            </w:r>
            <w:r w:rsidRPr="00D5163E">
              <w:rPr>
                <w:rFonts w:asciiTheme="majorHAnsi" w:hAnsiTheme="majorHAnsi"/>
                <w:sz w:val="18"/>
                <w:szCs w:val="18"/>
              </w:rPr>
              <w:t xml:space="preserve"> A capacity assessment has been completed. The project document has identified activities that will be undertaken to strengthen capacity of national institutions, but these activities are not part of a comprehensive strategy to monitor and strengthen national capacities.</w:t>
            </w:r>
          </w:p>
          <w:p w14:paraId="1FCF94CD"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2:</w:t>
            </w:r>
            <w:r w:rsidRPr="00D5163E">
              <w:rPr>
                <w:rFonts w:asciiTheme="majorHAnsi" w:hAnsiTheme="majorHAnsi"/>
                <w:sz w:val="18"/>
                <w:szCs w:val="18"/>
              </w:rPr>
              <w:t xml:space="preserve"> A capacity assessment is planned after the start of the project. There are plans to develop a strategy to strengthen specific capacities of national institutions based on the results of the capacity assessment.</w:t>
            </w:r>
          </w:p>
          <w:p w14:paraId="798C4945" w14:textId="77777777" w:rsidR="00712413" w:rsidRPr="00D5163E" w:rsidRDefault="00712413" w:rsidP="00DD7CE7">
            <w:pPr>
              <w:pStyle w:val="ListParagraph"/>
              <w:numPr>
                <w:ilvl w:val="0"/>
                <w:numId w:val="70"/>
              </w:numPr>
              <w:spacing w:before="20" w:after="20"/>
              <w:ind w:left="607" w:hanging="270"/>
              <w:rPr>
                <w:rFonts w:asciiTheme="majorHAnsi" w:hAnsiTheme="majorHAnsi"/>
                <w:sz w:val="18"/>
                <w:szCs w:val="18"/>
              </w:rPr>
            </w:pPr>
            <w:r w:rsidRPr="00D5163E">
              <w:rPr>
                <w:rFonts w:asciiTheme="majorHAnsi" w:hAnsiTheme="majorHAnsi"/>
                <w:b/>
                <w:sz w:val="18"/>
                <w:szCs w:val="18"/>
                <w:u w:val="single"/>
              </w:rPr>
              <w:t>1.5:</w:t>
            </w:r>
            <w:r w:rsidRPr="00D5163E">
              <w:rPr>
                <w:rFonts w:asciiTheme="majorHAnsi" w:hAnsiTheme="majorHAnsi"/>
                <w:sz w:val="18"/>
                <w:szCs w:val="18"/>
              </w:rPr>
              <w:t xml:space="preserve"> There is mention in the project document of capacities of national institutions to be strengthened through the project, but no capacity assessments or specific strategy development are planned.</w:t>
            </w:r>
          </w:p>
          <w:p w14:paraId="15E3E33D" w14:textId="77777777" w:rsidR="00712413" w:rsidRPr="00D5163E" w:rsidRDefault="00712413" w:rsidP="00DD7CE7">
            <w:pPr>
              <w:pStyle w:val="ListParagraph"/>
              <w:numPr>
                <w:ilvl w:val="0"/>
                <w:numId w:val="70"/>
              </w:numPr>
              <w:spacing w:before="20" w:after="60"/>
              <w:ind w:left="605" w:hanging="274"/>
              <w:rPr>
                <w:rFonts w:asciiTheme="majorHAnsi" w:hAnsiTheme="majorHAnsi"/>
                <w:sz w:val="18"/>
                <w:szCs w:val="18"/>
              </w:rPr>
            </w:pPr>
            <w:r w:rsidRPr="00D5163E">
              <w:rPr>
                <w:rFonts w:asciiTheme="majorHAnsi" w:hAnsiTheme="majorHAnsi"/>
                <w:b/>
                <w:sz w:val="18"/>
                <w:szCs w:val="18"/>
                <w:u w:val="single"/>
              </w:rPr>
              <w:t>1:</w:t>
            </w:r>
            <w:r w:rsidRPr="00D5163E">
              <w:rPr>
                <w:rFonts w:asciiTheme="majorHAnsi" w:hAnsiTheme="majorHAnsi"/>
                <w:sz w:val="18"/>
                <w:szCs w:val="18"/>
              </w:rPr>
              <w:t xml:space="preserve"> Capacity assessments have not been carried out and are not foreseen. There is no strategy for strengthening specific capacities of national institutions.</w:t>
            </w:r>
          </w:p>
          <w:p w14:paraId="629168B6" w14:textId="77777777" w:rsidR="00712413" w:rsidRPr="00D5163E" w:rsidRDefault="00712413" w:rsidP="007E081C">
            <w:pPr>
              <w:spacing w:before="20"/>
              <w:ind w:left="331"/>
              <w:rPr>
                <w:rFonts w:asciiTheme="majorHAnsi" w:hAnsiTheme="majorHAnsi" w:cstheme="minorHAnsi"/>
              </w:rPr>
            </w:pPr>
            <w:r w:rsidRPr="00D5163E">
              <w:rPr>
                <w:rFonts w:asciiTheme="majorHAnsi" w:hAnsiTheme="majorHAnsi" w:cstheme="minorHAnsi"/>
                <w:color w:val="000000"/>
              </w:rPr>
              <w:t xml:space="preserve">Option 2.5. A capacity assessment of government institutions has been conducted during project design and is part of the development challenge and strategy of the project. Capacity development for institutions on </w:t>
            </w:r>
            <w:r w:rsidRPr="00D5163E">
              <w:rPr>
                <w:rFonts w:asciiTheme="majorHAnsi" w:hAnsiTheme="majorHAnsi" w:cstheme="minorHAnsi"/>
                <w:color w:val="000000"/>
                <w:lang w:val="x-none"/>
              </w:rPr>
              <w:t xml:space="preserve">of EE lighting </w:t>
            </w:r>
            <w:r w:rsidRPr="00D5163E">
              <w:rPr>
                <w:rFonts w:asciiTheme="majorHAnsi" w:hAnsiTheme="majorHAnsi" w:cstheme="minorHAnsi"/>
                <w:color w:val="000000"/>
              </w:rPr>
              <w:t>systems is part of the project’s outputs</w:t>
            </w:r>
          </w:p>
        </w:tc>
        <w:tc>
          <w:tcPr>
            <w:tcW w:w="496" w:type="dxa"/>
            <w:shd w:val="clear" w:color="auto" w:fill="auto"/>
          </w:tcPr>
          <w:p w14:paraId="7F6AE7E1"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3</w:t>
            </w:r>
          </w:p>
        </w:tc>
        <w:tc>
          <w:tcPr>
            <w:tcW w:w="517" w:type="dxa"/>
            <w:shd w:val="clear" w:color="auto" w:fill="auto"/>
          </w:tcPr>
          <w:p w14:paraId="434E93CE" w14:textId="77777777" w:rsidR="00712413" w:rsidRPr="00D5163E" w:rsidRDefault="00712413" w:rsidP="007E081C">
            <w:pPr>
              <w:rPr>
                <w:rFonts w:asciiTheme="majorHAnsi" w:hAnsiTheme="majorHAnsi"/>
                <w:sz w:val="18"/>
                <w:szCs w:val="18"/>
              </w:rPr>
            </w:pPr>
            <w:r w:rsidRPr="00D5163E">
              <w:rPr>
                <w:rFonts w:asciiTheme="majorHAnsi" w:hAnsiTheme="majorHAnsi"/>
                <w:sz w:val="18"/>
                <w:szCs w:val="18"/>
              </w:rPr>
              <w:t>2.5</w:t>
            </w:r>
          </w:p>
        </w:tc>
      </w:tr>
      <w:tr w:rsidR="00712413" w:rsidRPr="00D5163E" w14:paraId="438FE4C3" w14:textId="77777777" w:rsidTr="00712413">
        <w:trPr>
          <w:trHeight w:val="161"/>
        </w:trPr>
        <w:tc>
          <w:tcPr>
            <w:tcW w:w="8802" w:type="dxa"/>
            <w:gridSpan w:val="5"/>
            <w:vMerge/>
            <w:shd w:val="clear" w:color="auto" w:fill="auto"/>
          </w:tcPr>
          <w:p w14:paraId="0020BB0F" w14:textId="77777777" w:rsidR="00712413" w:rsidRPr="00D5163E" w:rsidRDefault="00712413" w:rsidP="007E081C">
            <w:pPr>
              <w:spacing w:before="120" w:after="20"/>
              <w:ind w:left="245" w:hanging="245"/>
              <w:rPr>
                <w:rFonts w:asciiTheme="majorHAnsi" w:hAnsiTheme="majorHAnsi"/>
                <w:b/>
                <w:sz w:val="18"/>
                <w:szCs w:val="18"/>
              </w:rPr>
            </w:pPr>
          </w:p>
        </w:tc>
        <w:tc>
          <w:tcPr>
            <w:tcW w:w="496" w:type="dxa"/>
            <w:shd w:val="clear" w:color="auto" w:fill="auto"/>
          </w:tcPr>
          <w:p w14:paraId="02B4D33E"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2</w:t>
            </w:r>
          </w:p>
        </w:tc>
        <w:tc>
          <w:tcPr>
            <w:tcW w:w="517" w:type="dxa"/>
            <w:shd w:val="clear" w:color="auto" w:fill="auto"/>
          </w:tcPr>
          <w:p w14:paraId="6E18AC1E"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1.5</w:t>
            </w:r>
          </w:p>
        </w:tc>
      </w:tr>
      <w:tr w:rsidR="00712413" w:rsidRPr="00D5163E" w14:paraId="438D2885" w14:textId="77777777" w:rsidTr="00712413">
        <w:trPr>
          <w:trHeight w:val="242"/>
        </w:trPr>
        <w:tc>
          <w:tcPr>
            <w:tcW w:w="8802" w:type="dxa"/>
            <w:gridSpan w:val="5"/>
            <w:vMerge/>
            <w:shd w:val="clear" w:color="auto" w:fill="auto"/>
          </w:tcPr>
          <w:p w14:paraId="0247D9A5" w14:textId="77777777" w:rsidR="00712413" w:rsidRPr="00D5163E" w:rsidRDefault="00712413" w:rsidP="007E081C">
            <w:pPr>
              <w:spacing w:before="120" w:after="20"/>
              <w:ind w:left="245" w:hanging="245"/>
              <w:rPr>
                <w:rFonts w:asciiTheme="majorHAnsi" w:hAnsiTheme="majorHAnsi"/>
                <w:b/>
                <w:sz w:val="18"/>
                <w:szCs w:val="18"/>
              </w:rPr>
            </w:pPr>
          </w:p>
        </w:tc>
        <w:tc>
          <w:tcPr>
            <w:tcW w:w="1013" w:type="dxa"/>
            <w:gridSpan w:val="2"/>
            <w:shd w:val="clear" w:color="auto" w:fill="auto"/>
          </w:tcPr>
          <w:p w14:paraId="19754963"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1</w:t>
            </w:r>
          </w:p>
        </w:tc>
      </w:tr>
      <w:tr w:rsidR="00712413" w:rsidRPr="00D5163E" w14:paraId="4887CECE" w14:textId="77777777" w:rsidTr="00712413">
        <w:trPr>
          <w:trHeight w:val="1105"/>
        </w:trPr>
        <w:tc>
          <w:tcPr>
            <w:tcW w:w="8802" w:type="dxa"/>
            <w:gridSpan w:val="5"/>
            <w:vMerge/>
            <w:shd w:val="clear" w:color="auto" w:fill="auto"/>
          </w:tcPr>
          <w:p w14:paraId="195840B9" w14:textId="77777777" w:rsidR="00712413" w:rsidRPr="00D5163E" w:rsidRDefault="00712413" w:rsidP="007E081C">
            <w:pPr>
              <w:spacing w:before="120" w:after="20"/>
              <w:ind w:left="245" w:hanging="245"/>
              <w:rPr>
                <w:rFonts w:asciiTheme="majorHAnsi" w:hAnsiTheme="majorHAnsi"/>
                <w:b/>
                <w:sz w:val="18"/>
                <w:szCs w:val="18"/>
              </w:rPr>
            </w:pPr>
          </w:p>
        </w:tc>
        <w:tc>
          <w:tcPr>
            <w:tcW w:w="1013" w:type="dxa"/>
            <w:gridSpan w:val="2"/>
            <w:shd w:val="clear" w:color="auto" w:fill="auto"/>
          </w:tcPr>
          <w:p w14:paraId="69B7BAD8" w14:textId="77777777" w:rsidR="00712413" w:rsidRPr="00D5163E" w:rsidRDefault="00712413" w:rsidP="007E081C">
            <w:pPr>
              <w:jc w:val="center"/>
              <w:rPr>
                <w:rFonts w:asciiTheme="majorHAnsi" w:hAnsiTheme="majorHAnsi"/>
                <w:sz w:val="18"/>
                <w:szCs w:val="18"/>
              </w:rPr>
            </w:pPr>
            <w:r w:rsidRPr="00D5163E">
              <w:rPr>
                <w:rFonts w:asciiTheme="majorHAnsi" w:hAnsiTheme="majorHAnsi"/>
                <w:b/>
                <w:sz w:val="18"/>
                <w:szCs w:val="18"/>
              </w:rPr>
              <w:t>Evidence</w:t>
            </w:r>
          </w:p>
        </w:tc>
      </w:tr>
      <w:tr w:rsidR="00712413" w:rsidRPr="00D5163E" w14:paraId="444DF287" w14:textId="77777777" w:rsidTr="00712413">
        <w:trPr>
          <w:trHeight w:val="52"/>
        </w:trPr>
        <w:tc>
          <w:tcPr>
            <w:tcW w:w="8802" w:type="dxa"/>
            <w:gridSpan w:val="5"/>
            <w:shd w:val="clear" w:color="auto" w:fill="auto"/>
          </w:tcPr>
          <w:p w14:paraId="1D15829D" w14:textId="77777777" w:rsidR="00712413" w:rsidRPr="00D5163E" w:rsidRDefault="00712413" w:rsidP="002C2489">
            <w:pPr>
              <w:spacing w:before="120" w:after="120"/>
              <w:ind w:left="247" w:hanging="247"/>
              <w:rPr>
                <w:rFonts w:asciiTheme="majorHAnsi" w:hAnsiTheme="majorHAnsi"/>
                <w:b/>
                <w:sz w:val="18"/>
                <w:szCs w:val="18"/>
              </w:rPr>
            </w:pPr>
            <w:r w:rsidRPr="00D5163E">
              <w:rPr>
                <w:rFonts w:asciiTheme="majorHAnsi" w:hAnsiTheme="majorHAnsi"/>
                <w:b/>
                <w:sz w:val="18"/>
                <w:szCs w:val="18"/>
              </w:rPr>
              <w:t>25. Is there is a clear strategy embedded in the project specifying how the project will use national systems (i.e., procurement, monitoring, evaluations, etc.,) to the extent possible?</w:t>
            </w:r>
            <w:r w:rsidRPr="00D5163E">
              <w:rPr>
                <w:rStyle w:val="FootnoteReference"/>
                <w:rFonts w:asciiTheme="majorHAnsi" w:hAnsiTheme="majorHAnsi"/>
                <w:b/>
                <w:szCs w:val="18"/>
              </w:rPr>
              <w:footnoteReference w:id="37"/>
            </w:r>
          </w:p>
          <w:p w14:paraId="5D408957" w14:textId="19CA3A8E" w:rsidR="00712413" w:rsidRPr="00D5163E" w:rsidRDefault="00712413" w:rsidP="007E081C">
            <w:pPr>
              <w:spacing w:before="120" w:after="120"/>
              <w:ind w:left="247" w:hanging="247"/>
              <w:rPr>
                <w:rFonts w:asciiTheme="majorHAnsi" w:hAnsiTheme="majorHAnsi" w:cstheme="minorHAnsi"/>
                <w:b/>
              </w:rPr>
            </w:pPr>
            <w:r w:rsidRPr="00D5163E">
              <w:rPr>
                <w:rFonts w:asciiTheme="majorHAnsi" w:eastAsia="Times New Roman" w:hAnsiTheme="majorHAnsi" w:cstheme="minorHAnsi"/>
                <w:lang w:val="en-GB"/>
              </w:rPr>
              <w:t>Yes. T</w:t>
            </w:r>
            <w:r w:rsidRPr="00D5163E">
              <w:rPr>
                <w:rFonts w:asciiTheme="majorHAnsi" w:eastAsia="Times New Roman" w:hAnsiTheme="majorHAnsi" w:cstheme="minorHAnsi"/>
                <w:lang w:val="x-none"/>
              </w:rPr>
              <w:t xml:space="preserve">he project </w:t>
            </w:r>
            <w:r w:rsidRPr="00D5163E">
              <w:rPr>
                <w:rFonts w:asciiTheme="majorHAnsi" w:eastAsia="Times New Roman" w:hAnsiTheme="majorHAnsi" w:cstheme="minorHAnsi"/>
                <w:lang w:val="en-GB"/>
              </w:rPr>
              <w:t xml:space="preserve">is proposed to be </w:t>
            </w:r>
            <w:r w:rsidRPr="00D5163E">
              <w:rPr>
                <w:rFonts w:asciiTheme="majorHAnsi" w:eastAsia="Times New Roman" w:hAnsiTheme="majorHAnsi" w:cstheme="minorHAnsi"/>
                <w:lang w:val="x-none"/>
              </w:rPr>
              <w:t>implemented under NIM modality</w:t>
            </w:r>
            <w:r w:rsidRPr="00D5163E">
              <w:rPr>
                <w:rFonts w:asciiTheme="majorHAnsi" w:eastAsia="Times New Roman" w:hAnsiTheme="majorHAnsi" w:cstheme="minorHAnsi"/>
                <w:lang w:val="en-GB"/>
              </w:rPr>
              <w:t xml:space="preserve"> for project components under UNDP’s responsibility. In this case, if requested by the government, Country Office Support Services will be adopted by UNDP. </w:t>
            </w:r>
          </w:p>
        </w:tc>
        <w:tc>
          <w:tcPr>
            <w:tcW w:w="496" w:type="dxa"/>
            <w:shd w:val="clear" w:color="auto" w:fill="auto"/>
            <w:vAlign w:val="center"/>
          </w:tcPr>
          <w:p w14:paraId="0FE1B350"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Yes (3)</w:t>
            </w:r>
          </w:p>
        </w:tc>
        <w:tc>
          <w:tcPr>
            <w:tcW w:w="517" w:type="dxa"/>
            <w:shd w:val="clear" w:color="auto" w:fill="auto"/>
            <w:vAlign w:val="center"/>
          </w:tcPr>
          <w:p w14:paraId="60A8BC55"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No (1)</w:t>
            </w:r>
          </w:p>
        </w:tc>
      </w:tr>
      <w:tr w:rsidR="00712413" w:rsidRPr="00D5163E" w14:paraId="7B560CCD" w14:textId="77777777" w:rsidTr="00712413">
        <w:trPr>
          <w:trHeight w:val="52"/>
        </w:trPr>
        <w:tc>
          <w:tcPr>
            <w:tcW w:w="8802" w:type="dxa"/>
            <w:gridSpan w:val="5"/>
            <w:tcBorders>
              <w:bottom w:val="single" w:sz="4" w:space="0" w:color="000000" w:themeColor="text1"/>
            </w:tcBorders>
            <w:shd w:val="clear" w:color="auto" w:fill="auto"/>
          </w:tcPr>
          <w:p w14:paraId="7D5E0339" w14:textId="77777777" w:rsidR="00712413" w:rsidRPr="00D5163E" w:rsidRDefault="00712413" w:rsidP="002C2489">
            <w:pPr>
              <w:spacing w:before="120" w:after="120"/>
              <w:ind w:left="247" w:hanging="247"/>
              <w:rPr>
                <w:rFonts w:asciiTheme="majorHAnsi" w:hAnsiTheme="majorHAnsi"/>
                <w:b/>
                <w:sz w:val="18"/>
                <w:szCs w:val="18"/>
              </w:rPr>
            </w:pPr>
            <w:r w:rsidRPr="00D5163E">
              <w:rPr>
                <w:rFonts w:asciiTheme="majorHAnsi" w:hAnsiTheme="majorHAnsi"/>
                <w:b/>
                <w:sz w:val="18"/>
                <w:szCs w:val="18"/>
              </w:rPr>
              <w:t xml:space="preserve">26. Is there a clear transition arrangement/ phase-out plan developed with key stakeholders in order to sustain or scale up results (including resource mobilisation strategy)?  </w:t>
            </w:r>
          </w:p>
          <w:p w14:paraId="1AAEAE46" w14:textId="77777777" w:rsidR="00712413" w:rsidRPr="00D5163E" w:rsidRDefault="00712413" w:rsidP="007E081C">
            <w:pPr>
              <w:autoSpaceDE w:val="0"/>
              <w:autoSpaceDN w:val="0"/>
              <w:adjustRightInd w:val="0"/>
              <w:snapToGrid w:val="0"/>
              <w:contextualSpacing/>
              <w:rPr>
                <w:rFonts w:asciiTheme="majorHAnsi" w:hAnsiTheme="majorHAnsi" w:cstheme="minorHAnsi"/>
                <w:lang w:val="x-none"/>
              </w:rPr>
            </w:pPr>
            <w:r w:rsidRPr="00D5163E">
              <w:rPr>
                <w:rFonts w:asciiTheme="majorHAnsi" w:hAnsiTheme="majorHAnsi" w:cstheme="minorHAnsi"/>
              </w:rPr>
              <w:t xml:space="preserve">Yes. </w:t>
            </w:r>
            <w:r w:rsidRPr="00D5163E">
              <w:rPr>
                <w:rFonts w:asciiTheme="majorHAnsi" w:hAnsiTheme="majorHAnsi" w:cstheme="minorHAnsi"/>
                <w:lang w:val="en-GB"/>
              </w:rPr>
              <w:t>T</w:t>
            </w:r>
            <w:r w:rsidRPr="00D5163E">
              <w:rPr>
                <w:rFonts w:asciiTheme="majorHAnsi" w:hAnsiTheme="majorHAnsi" w:cstheme="minorHAnsi"/>
                <w:color w:val="000000"/>
                <w:lang w:val="x-none"/>
              </w:rPr>
              <w:t>he</w:t>
            </w:r>
            <w:r w:rsidRPr="00D5163E">
              <w:rPr>
                <w:rFonts w:asciiTheme="majorHAnsi" w:hAnsiTheme="majorHAnsi" w:cstheme="minorHAnsi"/>
                <w:color w:val="000000"/>
                <w:lang w:val="en-GB"/>
              </w:rPr>
              <w:t xml:space="preserve"> </w:t>
            </w:r>
            <w:r w:rsidRPr="00D5163E">
              <w:rPr>
                <w:rFonts w:asciiTheme="majorHAnsi" w:hAnsiTheme="majorHAnsi" w:cstheme="minorHAnsi"/>
                <w:color w:val="000000"/>
                <w:lang w:val="x-none"/>
              </w:rPr>
              <w:t>project activities are designed</w:t>
            </w:r>
            <w:r w:rsidRPr="00D5163E">
              <w:rPr>
                <w:rFonts w:asciiTheme="majorHAnsi" w:hAnsiTheme="majorHAnsi" w:cstheme="minorHAnsi"/>
                <w:color w:val="000000"/>
                <w:lang w:val="en-GB"/>
              </w:rPr>
              <w:t xml:space="preserve"> to </w:t>
            </w:r>
            <w:r w:rsidRPr="00D5163E">
              <w:rPr>
                <w:rFonts w:asciiTheme="majorHAnsi" w:hAnsiTheme="majorHAnsi" w:cstheme="minorHAnsi"/>
                <w:color w:val="000000"/>
                <w:lang w:val="x-none"/>
              </w:rPr>
              <w:t>encourage scaling up of pilot</w:t>
            </w:r>
            <w:r w:rsidRPr="00D5163E">
              <w:rPr>
                <w:rFonts w:asciiTheme="majorHAnsi" w:hAnsiTheme="majorHAnsi" w:cstheme="minorHAnsi"/>
                <w:color w:val="000000"/>
                <w:lang w:val="en-GB"/>
              </w:rPr>
              <w:t xml:space="preserve"> </w:t>
            </w:r>
            <w:r w:rsidRPr="00D5163E">
              <w:rPr>
                <w:rFonts w:asciiTheme="majorHAnsi" w:hAnsiTheme="majorHAnsi" w:cstheme="minorHAnsi"/>
                <w:color w:val="000000"/>
                <w:lang w:val="x-none"/>
              </w:rPr>
              <w:t xml:space="preserve">demonstrations for buildings and street lighting. </w:t>
            </w:r>
            <w:r w:rsidRPr="00D5163E">
              <w:rPr>
                <w:rFonts w:asciiTheme="majorHAnsi" w:hAnsiTheme="majorHAnsi" w:cstheme="minorHAnsi"/>
                <w:color w:val="000000"/>
                <w:lang w:val="en-GB"/>
              </w:rPr>
              <w:t>T</w:t>
            </w:r>
            <w:r w:rsidRPr="00D5163E">
              <w:rPr>
                <w:rFonts w:asciiTheme="majorHAnsi" w:hAnsiTheme="majorHAnsi" w:cstheme="minorHAnsi"/>
                <w:color w:val="000000"/>
                <w:lang w:val="x-none"/>
              </w:rPr>
              <w:t>he scale up is also expected to result from establishment of</w:t>
            </w:r>
            <w:r w:rsidRPr="00D5163E">
              <w:rPr>
                <w:rFonts w:asciiTheme="majorHAnsi" w:hAnsiTheme="majorHAnsi" w:cstheme="minorHAnsi"/>
                <w:color w:val="000000"/>
                <w:lang w:val="en-GB"/>
              </w:rPr>
              <w:t xml:space="preserve"> </w:t>
            </w:r>
            <w:r w:rsidRPr="00D5163E">
              <w:rPr>
                <w:rFonts w:asciiTheme="majorHAnsi" w:hAnsiTheme="majorHAnsi" w:cstheme="minorHAnsi"/>
                <w:color w:val="000000"/>
                <w:lang w:val="x-none"/>
              </w:rPr>
              <w:t>enabling environment for effectively implementing the Business Transformation Plans, capacity building, MEPS/SNI development and promotional activities to bolster</w:t>
            </w:r>
            <w:r w:rsidRPr="00D5163E">
              <w:rPr>
                <w:rFonts w:asciiTheme="majorHAnsi" w:hAnsiTheme="majorHAnsi" w:cstheme="minorHAnsi"/>
                <w:color w:val="000000"/>
                <w:lang w:val="en-GB"/>
              </w:rPr>
              <w:t xml:space="preserve"> </w:t>
            </w:r>
            <w:r w:rsidRPr="00D5163E">
              <w:rPr>
                <w:rFonts w:asciiTheme="majorHAnsi" w:hAnsiTheme="majorHAnsi" w:cstheme="minorHAnsi"/>
                <w:color w:val="000000"/>
                <w:lang w:val="x-none"/>
              </w:rPr>
              <w:t xml:space="preserve">the </w:t>
            </w:r>
            <w:r w:rsidRPr="00D5163E">
              <w:rPr>
                <w:rFonts w:asciiTheme="majorHAnsi" w:hAnsiTheme="majorHAnsi" w:cstheme="minorHAnsi"/>
                <w:color w:val="000000"/>
                <w:lang w:val="en-GB"/>
              </w:rPr>
              <w:t xml:space="preserve">deployment </w:t>
            </w:r>
            <w:r w:rsidRPr="00D5163E">
              <w:rPr>
                <w:rFonts w:asciiTheme="majorHAnsi" w:hAnsiTheme="majorHAnsi" w:cstheme="minorHAnsi"/>
                <w:color w:val="000000"/>
                <w:lang w:val="x-none"/>
              </w:rPr>
              <w:t>of EE Lighting in the target sectors</w:t>
            </w:r>
            <w:r w:rsidRPr="00D5163E">
              <w:rPr>
                <w:rFonts w:asciiTheme="majorHAnsi" w:hAnsiTheme="majorHAnsi" w:cstheme="minorHAnsi"/>
                <w:color w:val="000000"/>
                <w:lang w:val="en-GB"/>
              </w:rPr>
              <w:t xml:space="preserve">. </w:t>
            </w:r>
          </w:p>
          <w:p w14:paraId="3A6083FA" w14:textId="77777777" w:rsidR="00712413" w:rsidRPr="00D5163E" w:rsidRDefault="00712413" w:rsidP="007E081C">
            <w:pPr>
              <w:spacing w:before="120" w:after="120"/>
              <w:ind w:left="247" w:hanging="247"/>
              <w:rPr>
                <w:rFonts w:asciiTheme="majorHAnsi" w:hAnsiTheme="majorHAnsi"/>
                <w:b/>
                <w:color w:val="000000" w:themeColor="text1"/>
                <w:sz w:val="18"/>
                <w:szCs w:val="18"/>
              </w:rPr>
            </w:pPr>
          </w:p>
        </w:tc>
        <w:tc>
          <w:tcPr>
            <w:tcW w:w="496" w:type="dxa"/>
            <w:tcBorders>
              <w:bottom w:val="single" w:sz="4" w:space="0" w:color="000000" w:themeColor="text1"/>
            </w:tcBorders>
            <w:shd w:val="clear" w:color="auto" w:fill="auto"/>
            <w:vAlign w:val="center"/>
          </w:tcPr>
          <w:p w14:paraId="23B3F1C7"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Yes (3)</w:t>
            </w:r>
          </w:p>
        </w:tc>
        <w:tc>
          <w:tcPr>
            <w:tcW w:w="517" w:type="dxa"/>
            <w:tcBorders>
              <w:bottom w:val="single" w:sz="4" w:space="0" w:color="000000" w:themeColor="text1"/>
            </w:tcBorders>
            <w:shd w:val="clear" w:color="auto" w:fill="auto"/>
            <w:vAlign w:val="center"/>
          </w:tcPr>
          <w:p w14:paraId="494F1E9B" w14:textId="77777777" w:rsidR="00712413" w:rsidRPr="00D5163E" w:rsidRDefault="00712413" w:rsidP="007E081C">
            <w:pPr>
              <w:jc w:val="center"/>
              <w:rPr>
                <w:rFonts w:asciiTheme="majorHAnsi" w:hAnsiTheme="majorHAnsi"/>
                <w:sz w:val="18"/>
                <w:szCs w:val="18"/>
              </w:rPr>
            </w:pPr>
            <w:r w:rsidRPr="00D5163E">
              <w:rPr>
                <w:rFonts w:asciiTheme="majorHAnsi" w:hAnsiTheme="majorHAnsi"/>
                <w:sz w:val="18"/>
                <w:szCs w:val="18"/>
              </w:rPr>
              <w:t>No (1)</w:t>
            </w:r>
          </w:p>
        </w:tc>
      </w:tr>
    </w:tbl>
    <w:p w14:paraId="31E1140E" w14:textId="77777777" w:rsidR="0063326C" w:rsidRPr="00D5163E" w:rsidRDefault="0063326C" w:rsidP="002C2489">
      <w:pPr>
        <w:rPr>
          <w:szCs w:val="20"/>
        </w:rPr>
        <w:sectPr w:rsidR="0063326C" w:rsidRPr="00D5163E" w:rsidSect="00CA4B33">
          <w:pgSz w:w="12240" w:h="15840" w:code="1"/>
          <w:pgMar w:top="720" w:right="720" w:bottom="720" w:left="720" w:header="720" w:footer="720" w:gutter="0"/>
          <w:cols w:space="720"/>
          <w:docGrid w:linePitch="360"/>
        </w:sectPr>
      </w:pPr>
    </w:p>
    <w:p w14:paraId="22CB2026" w14:textId="2D62EBD6" w:rsidR="00A304F6" w:rsidRPr="00D5163E" w:rsidRDefault="00CA4B33" w:rsidP="002C2489">
      <w:pPr>
        <w:pStyle w:val="ListParagraph"/>
        <w:spacing w:after="60"/>
        <w:jc w:val="center"/>
        <w:rPr>
          <w:rFonts w:ascii="Calibri" w:hAnsi="Calibri"/>
          <w:b/>
        </w:rPr>
      </w:pPr>
      <w:r w:rsidRPr="00D5163E">
        <w:rPr>
          <w:rFonts w:ascii="Calibri" w:hAnsi="Calibri"/>
          <w:b/>
        </w:rPr>
        <w:lastRenderedPageBreak/>
        <w:t xml:space="preserve">ANNEX </w:t>
      </w:r>
      <w:r w:rsidR="0068373C" w:rsidRPr="00D5163E">
        <w:rPr>
          <w:rFonts w:ascii="Calibri" w:hAnsi="Calibri"/>
          <w:b/>
        </w:rPr>
        <w:t>H</w:t>
      </w:r>
      <w:r w:rsidRPr="00D5163E">
        <w:rPr>
          <w:rFonts w:ascii="Calibri" w:hAnsi="Calibri"/>
          <w:b/>
        </w:rPr>
        <w:t xml:space="preserve">: </w:t>
      </w:r>
      <w:r w:rsidR="00A304F6" w:rsidRPr="00D5163E">
        <w:rPr>
          <w:rFonts w:ascii="Calibri" w:hAnsi="Calibri"/>
          <w:b/>
        </w:rPr>
        <w:t>UNDP Risk Log</w:t>
      </w:r>
    </w:p>
    <w:p w14:paraId="659D1B15" w14:textId="77777777" w:rsidR="0063326C" w:rsidRPr="00D5163E" w:rsidRDefault="0063326C" w:rsidP="007E081C">
      <w:pPr>
        <w:pStyle w:val="ListParagraph"/>
        <w:spacing w:after="60"/>
        <w:jc w:val="both"/>
        <w:rPr>
          <w:rFonts w:ascii="Calibri" w:hAnsi="Calibri"/>
          <w:sz w:val="20"/>
          <w:szCs w:val="20"/>
        </w:rPr>
      </w:pPr>
    </w:p>
    <w:p w14:paraId="5724E731" w14:textId="77777777" w:rsidR="00CA4B33" w:rsidRPr="00D5163E" w:rsidRDefault="00CA4B33" w:rsidP="007E081C">
      <w:pPr>
        <w:pStyle w:val="ListParagraph"/>
        <w:spacing w:after="60"/>
        <w:jc w:val="both"/>
        <w:rPr>
          <w:rFonts w:ascii="Calibri" w:hAnsi="Calibri"/>
          <w:sz w:val="20"/>
          <w:szCs w:val="20"/>
        </w:rPr>
      </w:pPr>
    </w:p>
    <w:tbl>
      <w:tblPr>
        <w:tblW w:w="12487" w:type="dxa"/>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10"/>
        <w:gridCol w:w="1530"/>
        <w:gridCol w:w="1260"/>
        <w:gridCol w:w="3330"/>
        <w:gridCol w:w="2610"/>
        <w:gridCol w:w="1147"/>
      </w:tblGrid>
      <w:tr w:rsidR="002F123E" w:rsidRPr="00D5163E" w14:paraId="7875C102" w14:textId="77777777" w:rsidTr="00B32767">
        <w:trPr>
          <w:tblHeader/>
        </w:trPr>
        <w:tc>
          <w:tcPr>
            <w:tcW w:w="12487" w:type="dxa"/>
            <w:gridSpan w:val="6"/>
            <w:shd w:val="clear" w:color="auto" w:fill="FFCC00"/>
          </w:tcPr>
          <w:p w14:paraId="3DC63897" w14:textId="77777777" w:rsidR="002F123E" w:rsidRPr="00D5163E" w:rsidRDefault="002F123E" w:rsidP="007E081C">
            <w:pPr>
              <w:rPr>
                <w:rFonts w:cs="Calibri"/>
                <w:b/>
                <w:szCs w:val="20"/>
              </w:rPr>
            </w:pPr>
            <w:r w:rsidRPr="00D5163E">
              <w:rPr>
                <w:rFonts w:cs="Calibri"/>
                <w:b/>
                <w:szCs w:val="20"/>
              </w:rPr>
              <w:t>Project risks</w:t>
            </w:r>
          </w:p>
        </w:tc>
      </w:tr>
      <w:tr w:rsidR="002F123E" w:rsidRPr="00D5163E" w14:paraId="5220A10F" w14:textId="77777777" w:rsidTr="00B32767">
        <w:trPr>
          <w:tblHeader/>
        </w:trPr>
        <w:tc>
          <w:tcPr>
            <w:tcW w:w="2610" w:type="dxa"/>
            <w:shd w:val="clear" w:color="auto" w:fill="FFCC00"/>
          </w:tcPr>
          <w:p w14:paraId="587A66DB" w14:textId="77777777" w:rsidR="002F123E" w:rsidRPr="00D5163E" w:rsidRDefault="002F123E" w:rsidP="002C2489">
            <w:pPr>
              <w:rPr>
                <w:rFonts w:cs="Calibri"/>
                <w:b/>
                <w:szCs w:val="20"/>
              </w:rPr>
            </w:pPr>
            <w:r w:rsidRPr="00D5163E">
              <w:rPr>
                <w:rFonts w:cs="Calibri"/>
                <w:b/>
                <w:szCs w:val="20"/>
              </w:rPr>
              <w:t>Description</w:t>
            </w:r>
          </w:p>
        </w:tc>
        <w:tc>
          <w:tcPr>
            <w:tcW w:w="1530" w:type="dxa"/>
            <w:shd w:val="clear" w:color="auto" w:fill="FFCC00"/>
          </w:tcPr>
          <w:p w14:paraId="6AC8C695" w14:textId="77777777" w:rsidR="002F123E" w:rsidRPr="00D5163E" w:rsidRDefault="002F123E" w:rsidP="007E081C">
            <w:pPr>
              <w:rPr>
                <w:rFonts w:cs="Calibri"/>
                <w:b/>
                <w:szCs w:val="20"/>
              </w:rPr>
            </w:pPr>
            <w:r w:rsidRPr="00D5163E">
              <w:rPr>
                <w:rFonts w:cs="Calibri"/>
                <w:b/>
                <w:szCs w:val="20"/>
              </w:rPr>
              <w:t>Type</w:t>
            </w:r>
          </w:p>
        </w:tc>
        <w:tc>
          <w:tcPr>
            <w:tcW w:w="1260" w:type="dxa"/>
            <w:shd w:val="clear" w:color="auto" w:fill="FFCC00"/>
          </w:tcPr>
          <w:p w14:paraId="337738F7" w14:textId="77777777" w:rsidR="002F123E" w:rsidRPr="00D5163E" w:rsidRDefault="002F123E" w:rsidP="007E081C">
            <w:pPr>
              <w:rPr>
                <w:rFonts w:cs="Calibri"/>
                <w:b/>
                <w:szCs w:val="20"/>
              </w:rPr>
            </w:pPr>
            <w:r w:rsidRPr="00D5163E">
              <w:rPr>
                <w:rFonts w:cs="Calibri"/>
                <w:b/>
                <w:szCs w:val="20"/>
              </w:rPr>
              <w:t>Impact &amp;</w:t>
            </w:r>
          </w:p>
          <w:p w14:paraId="7FD138DD" w14:textId="77777777" w:rsidR="002F123E" w:rsidRPr="00D5163E" w:rsidRDefault="002F123E" w:rsidP="007E081C">
            <w:pPr>
              <w:rPr>
                <w:rFonts w:cs="Calibri"/>
                <w:b/>
                <w:szCs w:val="20"/>
              </w:rPr>
            </w:pPr>
            <w:r w:rsidRPr="00D5163E">
              <w:rPr>
                <w:rFonts w:cs="Calibri"/>
                <w:b/>
                <w:szCs w:val="20"/>
              </w:rPr>
              <w:t>Probability</w:t>
            </w:r>
          </w:p>
        </w:tc>
        <w:tc>
          <w:tcPr>
            <w:tcW w:w="3330" w:type="dxa"/>
            <w:shd w:val="clear" w:color="auto" w:fill="FFCC00"/>
          </w:tcPr>
          <w:p w14:paraId="187F6E06" w14:textId="77777777" w:rsidR="002F123E" w:rsidRPr="00D5163E" w:rsidRDefault="002F123E" w:rsidP="007E081C">
            <w:pPr>
              <w:rPr>
                <w:rFonts w:cs="Calibri"/>
                <w:b/>
                <w:szCs w:val="20"/>
              </w:rPr>
            </w:pPr>
            <w:r w:rsidRPr="00D5163E">
              <w:rPr>
                <w:rFonts w:cs="Calibri"/>
                <w:b/>
                <w:szCs w:val="20"/>
              </w:rPr>
              <w:t>Mitigation Measures</w:t>
            </w:r>
          </w:p>
        </w:tc>
        <w:tc>
          <w:tcPr>
            <w:tcW w:w="2610" w:type="dxa"/>
            <w:shd w:val="clear" w:color="auto" w:fill="FFCC00"/>
          </w:tcPr>
          <w:p w14:paraId="6BAC99D8" w14:textId="77777777" w:rsidR="002F123E" w:rsidRPr="00D5163E" w:rsidRDefault="002F123E" w:rsidP="007E081C">
            <w:pPr>
              <w:rPr>
                <w:rFonts w:cs="Calibri"/>
                <w:b/>
                <w:szCs w:val="20"/>
              </w:rPr>
            </w:pPr>
            <w:r w:rsidRPr="00D5163E">
              <w:rPr>
                <w:rFonts w:cs="Calibri"/>
                <w:b/>
                <w:szCs w:val="20"/>
              </w:rPr>
              <w:t>Owner</w:t>
            </w:r>
          </w:p>
        </w:tc>
        <w:tc>
          <w:tcPr>
            <w:tcW w:w="1147" w:type="dxa"/>
            <w:shd w:val="clear" w:color="auto" w:fill="FFCC00"/>
          </w:tcPr>
          <w:p w14:paraId="5796E01D" w14:textId="77777777" w:rsidR="002F123E" w:rsidRPr="00D5163E" w:rsidRDefault="002F123E" w:rsidP="007E081C">
            <w:pPr>
              <w:rPr>
                <w:rFonts w:cs="Calibri"/>
                <w:b/>
                <w:szCs w:val="20"/>
              </w:rPr>
            </w:pPr>
            <w:r w:rsidRPr="00D5163E">
              <w:rPr>
                <w:rFonts w:cs="Calibri"/>
                <w:b/>
                <w:szCs w:val="20"/>
              </w:rPr>
              <w:t>Status</w:t>
            </w:r>
          </w:p>
        </w:tc>
      </w:tr>
      <w:tr w:rsidR="002F123E" w:rsidRPr="00D5163E" w14:paraId="16ECD028" w14:textId="77777777" w:rsidTr="00B32767">
        <w:tc>
          <w:tcPr>
            <w:tcW w:w="2610" w:type="dxa"/>
          </w:tcPr>
          <w:p w14:paraId="48CFA533" w14:textId="77777777" w:rsidR="002F123E" w:rsidRPr="00D5163E" w:rsidRDefault="002F123E" w:rsidP="00DD7CE7">
            <w:pPr>
              <w:pStyle w:val="ListParagraph"/>
              <w:numPr>
                <w:ilvl w:val="0"/>
                <w:numId w:val="43"/>
              </w:numPr>
              <w:spacing w:after="60"/>
              <w:ind w:left="185" w:hanging="175"/>
              <w:contextualSpacing/>
              <w:jc w:val="both"/>
              <w:rPr>
                <w:rFonts w:ascii="Calibri" w:hAnsi="Calibri" w:cs="Calibri"/>
                <w:sz w:val="20"/>
                <w:szCs w:val="20"/>
              </w:rPr>
            </w:pPr>
            <w:r w:rsidRPr="00D5163E">
              <w:rPr>
                <w:rFonts w:ascii="Calibri" w:hAnsi="Calibri" w:cs="Calibri"/>
                <w:sz w:val="20"/>
                <w:szCs w:val="20"/>
              </w:rPr>
              <w:t>Prolonged delays in the implementation of MEPS due to Government procedures and processes</w:t>
            </w:r>
          </w:p>
        </w:tc>
        <w:tc>
          <w:tcPr>
            <w:tcW w:w="1530" w:type="dxa"/>
          </w:tcPr>
          <w:p w14:paraId="61016CD1" w14:textId="77777777" w:rsidR="002F123E" w:rsidRPr="00D5163E" w:rsidRDefault="002F123E" w:rsidP="007E081C">
            <w:pPr>
              <w:rPr>
                <w:rFonts w:cs="Calibri"/>
                <w:szCs w:val="20"/>
              </w:rPr>
            </w:pPr>
            <w:r w:rsidRPr="00D5163E">
              <w:rPr>
                <w:rFonts w:cs="Calibri"/>
                <w:szCs w:val="20"/>
              </w:rPr>
              <w:t>Political</w:t>
            </w:r>
          </w:p>
          <w:p w14:paraId="0EB87F38" w14:textId="77777777" w:rsidR="002F123E" w:rsidRPr="00D5163E" w:rsidRDefault="002F123E" w:rsidP="007E081C">
            <w:pPr>
              <w:rPr>
                <w:rFonts w:cs="Calibri"/>
                <w:szCs w:val="20"/>
              </w:rPr>
            </w:pPr>
            <w:r w:rsidRPr="00D5163E">
              <w:rPr>
                <w:rFonts w:cs="Calibri"/>
                <w:szCs w:val="20"/>
              </w:rPr>
              <w:t>Regulatory</w:t>
            </w:r>
          </w:p>
          <w:p w14:paraId="56F55365" w14:textId="77777777" w:rsidR="002F123E" w:rsidRPr="00D5163E" w:rsidRDefault="002F123E" w:rsidP="007E081C">
            <w:pPr>
              <w:rPr>
                <w:rFonts w:cs="Calibri"/>
                <w:szCs w:val="20"/>
              </w:rPr>
            </w:pPr>
          </w:p>
        </w:tc>
        <w:tc>
          <w:tcPr>
            <w:tcW w:w="1260" w:type="dxa"/>
          </w:tcPr>
          <w:p w14:paraId="1C8D318B" w14:textId="07F280F4" w:rsidR="002F123E" w:rsidRPr="00D5163E" w:rsidRDefault="002F123E" w:rsidP="00994EA5">
            <w:pPr>
              <w:pStyle w:val="BodyText1"/>
              <w:rPr>
                <w:rFonts w:asciiTheme="majorHAnsi" w:hAnsiTheme="majorHAnsi"/>
                <w:sz w:val="20"/>
                <w:szCs w:val="20"/>
              </w:rPr>
            </w:pPr>
            <w:r w:rsidRPr="00D5163E">
              <w:rPr>
                <w:rFonts w:asciiTheme="majorHAnsi" w:hAnsiTheme="majorHAnsi"/>
                <w:sz w:val="20"/>
                <w:szCs w:val="20"/>
              </w:rPr>
              <w:t xml:space="preserve">P = </w:t>
            </w:r>
            <w:r w:rsidR="008D1E8A" w:rsidRPr="00D5163E">
              <w:rPr>
                <w:rFonts w:asciiTheme="majorHAnsi" w:hAnsiTheme="majorHAnsi"/>
                <w:sz w:val="20"/>
                <w:szCs w:val="20"/>
              </w:rPr>
              <w:t>2</w:t>
            </w:r>
          </w:p>
          <w:p w14:paraId="6FB271E4" w14:textId="7D49B308" w:rsidR="002F123E" w:rsidRPr="00D5163E" w:rsidRDefault="002F123E" w:rsidP="00994EA5">
            <w:pPr>
              <w:pStyle w:val="BodyText1"/>
              <w:rPr>
                <w:rFonts w:asciiTheme="majorHAnsi" w:hAnsiTheme="majorHAnsi"/>
                <w:sz w:val="20"/>
                <w:szCs w:val="20"/>
              </w:rPr>
            </w:pPr>
            <w:r w:rsidRPr="00D5163E">
              <w:rPr>
                <w:rFonts w:asciiTheme="majorHAnsi" w:hAnsiTheme="majorHAnsi"/>
                <w:sz w:val="20"/>
                <w:szCs w:val="20"/>
              </w:rPr>
              <w:t xml:space="preserve">I = </w:t>
            </w:r>
            <w:r w:rsidR="008D1E8A" w:rsidRPr="00D5163E">
              <w:rPr>
                <w:rFonts w:asciiTheme="majorHAnsi" w:hAnsiTheme="majorHAnsi"/>
                <w:sz w:val="20"/>
                <w:szCs w:val="20"/>
              </w:rPr>
              <w:t>3</w:t>
            </w:r>
          </w:p>
        </w:tc>
        <w:tc>
          <w:tcPr>
            <w:tcW w:w="3330" w:type="dxa"/>
          </w:tcPr>
          <w:p w14:paraId="2BC83436" w14:textId="77777777" w:rsidR="002F123E" w:rsidRPr="00D5163E" w:rsidRDefault="002F123E" w:rsidP="007E081C">
            <w:pPr>
              <w:rPr>
                <w:rFonts w:cs="Calibri"/>
                <w:szCs w:val="20"/>
              </w:rPr>
            </w:pPr>
            <w:r w:rsidRPr="00D5163E">
              <w:rPr>
                <w:rFonts w:cs="Calibri"/>
                <w:i/>
                <w:szCs w:val="20"/>
              </w:rPr>
              <w:t>BSN</w:t>
            </w:r>
            <w:r w:rsidRPr="00D5163E">
              <w:rPr>
                <w:rFonts w:cs="Calibri"/>
                <w:szCs w:val="20"/>
              </w:rPr>
              <w:t xml:space="preserve"> to come up with </w:t>
            </w:r>
            <w:r w:rsidRPr="00D5163E">
              <w:rPr>
                <w:rFonts w:cs="Calibri"/>
                <w:i/>
                <w:szCs w:val="20"/>
              </w:rPr>
              <w:t>SNI</w:t>
            </w:r>
            <w:r w:rsidRPr="00D5163E">
              <w:rPr>
                <w:rFonts w:cs="Calibri"/>
                <w:szCs w:val="20"/>
              </w:rPr>
              <w:t xml:space="preserve"> standards that can be used as reference in the government procurements and other EEL applications while MEPS is being developed</w:t>
            </w:r>
          </w:p>
        </w:tc>
        <w:tc>
          <w:tcPr>
            <w:tcW w:w="2610" w:type="dxa"/>
          </w:tcPr>
          <w:p w14:paraId="3A87C32D" w14:textId="77777777" w:rsidR="002F123E" w:rsidRPr="00D5163E" w:rsidRDefault="002F123E" w:rsidP="007E081C">
            <w:pPr>
              <w:rPr>
                <w:rFonts w:cs="Calibri"/>
                <w:szCs w:val="20"/>
              </w:rPr>
            </w:pPr>
            <w:r w:rsidRPr="00D5163E">
              <w:rPr>
                <w:rFonts w:cs="Calibri"/>
                <w:szCs w:val="20"/>
              </w:rPr>
              <w:t>MEMR/DGNREEC</w:t>
            </w:r>
          </w:p>
          <w:p w14:paraId="05575ABC" w14:textId="77777777" w:rsidR="002F123E" w:rsidRPr="00D5163E" w:rsidRDefault="002F123E" w:rsidP="007E081C">
            <w:pPr>
              <w:rPr>
                <w:rFonts w:cs="Calibri"/>
                <w:szCs w:val="20"/>
              </w:rPr>
            </w:pPr>
            <w:r w:rsidRPr="00D5163E">
              <w:rPr>
                <w:rFonts w:cs="Calibri"/>
                <w:szCs w:val="20"/>
              </w:rPr>
              <w:t>BSN</w:t>
            </w:r>
          </w:p>
          <w:p w14:paraId="0340996B" w14:textId="77777777" w:rsidR="002F123E" w:rsidRPr="00D5163E" w:rsidRDefault="002F123E" w:rsidP="007E081C">
            <w:pPr>
              <w:rPr>
                <w:rFonts w:cs="Calibri"/>
                <w:szCs w:val="20"/>
              </w:rPr>
            </w:pPr>
            <w:r w:rsidRPr="00D5163E">
              <w:rPr>
                <w:rFonts w:cs="Calibri"/>
                <w:szCs w:val="20"/>
              </w:rPr>
              <w:t>Industry associations</w:t>
            </w:r>
          </w:p>
          <w:p w14:paraId="604A5D69" w14:textId="77777777" w:rsidR="002F123E" w:rsidRPr="00D5163E" w:rsidRDefault="002F123E" w:rsidP="007E081C">
            <w:pPr>
              <w:rPr>
                <w:rFonts w:cs="Calibri"/>
                <w:szCs w:val="20"/>
              </w:rPr>
            </w:pPr>
            <w:r w:rsidRPr="00D5163E">
              <w:rPr>
                <w:rFonts w:cs="Calibri"/>
                <w:szCs w:val="20"/>
              </w:rPr>
              <w:t>Min of Trade and Industry</w:t>
            </w:r>
          </w:p>
        </w:tc>
        <w:tc>
          <w:tcPr>
            <w:tcW w:w="1147" w:type="dxa"/>
          </w:tcPr>
          <w:p w14:paraId="1FEE6030" w14:textId="77777777" w:rsidR="002F123E" w:rsidRPr="00D5163E" w:rsidRDefault="002F123E" w:rsidP="007E081C">
            <w:pPr>
              <w:rPr>
                <w:rFonts w:cs="Calibri"/>
                <w:szCs w:val="20"/>
              </w:rPr>
            </w:pPr>
            <w:r w:rsidRPr="00D5163E">
              <w:rPr>
                <w:rFonts w:cs="Calibri"/>
                <w:szCs w:val="20"/>
              </w:rPr>
              <w:t>Reducing</w:t>
            </w:r>
          </w:p>
        </w:tc>
      </w:tr>
      <w:tr w:rsidR="002F123E" w:rsidRPr="00D5163E" w14:paraId="3DAB771D" w14:textId="77777777" w:rsidTr="00B32767">
        <w:tc>
          <w:tcPr>
            <w:tcW w:w="2610" w:type="dxa"/>
          </w:tcPr>
          <w:p w14:paraId="15FA4349" w14:textId="77777777" w:rsidR="002F123E" w:rsidRPr="00D5163E" w:rsidRDefault="002F123E" w:rsidP="00DD7CE7">
            <w:pPr>
              <w:pStyle w:val="ListParagraph"/>
              <w:numPr>
                <w:ilvl w:val="0"/>
                <w:numId w:val="43"/>
              </w:numPr>
              <w:spacing w:after="60"/>
              <w:ind w:left="185" w:hanging="175"/>
              <w:contextualSpacing/>
              <w:jc w:val="both"/>
              <w:rPr>
                <w:rFonts w:ascii="Calibri" w:hAnsi="Calibri" w:cs="Calibri"/>
                <w:noProof/>
                <w:sz w:val="20"/>
                <w:szCs w:val="20"/>
              </w:rPr>
            </w:pPr>
            <w:r w:rsidRPr="00D5163E">
              <w:rPr>
                <w:rFonts w:ascii="Calibri" w:hAnsi="Calibri" w:cs="Calibri"/>
                <w:sz w:val="20"/>
                <w:szCs w:val="20"/>
              </w:rPr>
              <w:t>Local lighting manufacturers may not be interested to upgrade the lighting production facilities due to increased investments, disruption to operation and business priorities</w:t>
            </w:r>
          </w:p>
        </w:tc>
        <w:tc>
          <w:tcPr>
            <w:tcW w:w="1530" w:type="dxa"/>
          </w:tcPr>
          <w:p w14:paraId="3CF3F633" w14:textId="77777777" w:rsidR="002F123E" w:rsidRPr="00D5163E" w:rsidRDefault="002F123E" w:rsidP="007E081C">
            <w:pPr>
              <w:rPr>
                <w:rFonts w:cs="Calibri"/>
                <w:szCs w:val="20"/>
              </w:rPr>
            </w:pPr>
            <w:r w:rsidRPr="00D5163E">
              <w:rPr>
                <w:rFonts w:cs="Calibri"/>
                <w:szCs w:val="20"/>
              </w:rPr>
              <w:t>Financial</w:t>
            </w:r>
          </w:p>
          <w:p w14:paraId="7638E295" w14:textId="77777777" w:rsidR="002F123E" w:rsidRPr="00D5163E" w:rsidRDefault="002F123E" w:rsidP="007E081C">
            <w:pPr>
              <w:rPr>
                <w:rFonts w:cs="Calibri"/>
                <w:szCs w:val="20"/>
              </w:rPr>
            </w:pPr>
            <w:r w:rsidRPr="00D5163E">
              <w:rPr>
                <w:rFonts w:cs="Calibri"/>
                <w:szCs w:val="20"/>
              </w:rPr>
              <w:t>Operational</w:t>
            </w:r>
          </w:p>
          <w:p w14:paraId="7F596915" w14:textId="77777777" w:rsidR="002F123E" w:rsidRPr="00D5163E" w:rsidRDefault="002F123E" w:rsidP="007E081C">
            <w:pPr>
              <w:rPr>
                <w:rFonts w:cs="Calibri"/>
                <w:szCs w:val="20"/>
              </w:rPr>
            </w:pPr>
            <w:r w:rsidRPr="00D5163E">
              <w:rPr>
                <w:rFonts w:cs="Calibri"/>
                <w:szCs w:val="20"/>
              </w:rPr>
              <w:t>Strategic</w:t>
            </w:r>
          </w:p>
        </w:tc>
        <w:tc>
          <w:tcPr>
            <w:tcW w:w="1260" w:type="dxa"/>
          </w:tcPr>
          <w:p w14:paraId="24214DAE" w14:textId="77777777" w:rsidR="002F123E" w:rsidRPr="00D5163E" w:rsidRDefault="002F123E" w:rsidP="00994EA5">
            <w:pPr>
              <w:pStyle w:val="BodyText1"/>
              <w:rPr>
                <w:rFonts w:asciiTheme="majorHAnsi" w:hAnsiTheme="majorHAnsi"/>
                <w:sz w:val="20"/>
                <w:szCs w:val="20"/>
              </w:rPr>
            </w:pPr>
            <w:r w:rsidRPr="00D5163E">
              <w:rPr>
                <w:rFonts w:asciiTheme="majorHAnsi" w:hAnsiTheme="majorHAnsi"/>
                <w:sz w:val="20"/>
                <w:szCs w:val="20"/>
              </w:rPr>
              <w:t>P = 3</w:t>
            </w:r>
          </w:p>
          <w:p w14:paraId="2CADDA36" w14:textId="0F66220F" w:rsidR="002F123E" w:rsidRPr="00D5163E" w:rsidRDefault="002F123E" w:rsidP="00994EA5">
            <w:pPr>
              <w:pStyle w:val="BodyText1"/>
              <w:rPr>
                <w:rFonts w:asciiTheme="majorHAnsi" w:hAnsiTheme="majorHAnsi"/>
                <w:sz w:val="20"/>
                <w:szCs w:val="20"/>
              </w:rPr>
            </w:pPr>
            <w:r w:rsidRPr="00D5163E">
              <w:rPr>
                <w:rFonts w:asciiTheme="majorHAnsi" w:hAnsiTheme="majorHAnsi"/>
                <w:sz w:val="20"/>
                <w:szCs w:val="20"/>
              </w:rPr>
              <w:t xml:space="preserve">I = </w:t>
            </w:r>
            <w:r w:rsidR="008D1E8A" w:rsidRPr="00D5163E">
              <w:rPr>
                <w:rFonts w:asciiTheme="majorHAnsi" w:hAnsiTheme="majorHAnsi"/>
                <w:sz w:val="20"/>
                <w:szCs w:val="20"/>
              </w:rPr>
              <w:t>3</w:t>
            </w:r>
          </w:p>
        </w:tc>
        <w:tc>
          <w:tcPr>
            <w:tcW w:w="3330" w:type="dxa"/>
          </w:tcPr>
          <w:p w14:paraId="249926D4" w14:textId="77777777" w:rsidR="002F123E" w:rsidRPr="00D5163E" w:rsidRDefault="002F123E" w:rsidP="007E081C">
            <w:pPr>
              <w:rPr>
                <w:rFonts w:cs="Calibri"/>
                <w:szCs w:val="20"/>
              </w:rPr>
            </w:pPr>
            <w:r w:rsidRPr="00D5163E">
              <w:rPr>
                <w:rFonts w:cs="Calibri"/>
                <w:szCs w:val="20"/>
              </w:rPr>
              <w:t>Coordinate closely with manufacturers associations and local banks to facilitate investments; facilitate through ESCOs and TWG</w:t>
            </w:r>
          </w:p>
        </w:tc>
        <w:tc>
          <w:tcPr>
            <w:tcW w:w="2610" w:type="dxa"/>
          </w:tcPr>
          <w:p w14:paraId="22736B5C" w14:textId="77777777" w:rsidR="002F123E" w:rsidRPr="00D5163E" w:rsidRDefault="002F123E" w:rsidP="007E081C">
            <w:pPr>
              <w:rPr>
                <w:rFonts w:cs="Calibri"/>
                <w:szCs w:val="20"/>
              </w:rPr>
            </w:pPr>
            <w:r w:rsidRPr="00D5163E">
              <w:rPr>
                <w:rFonts w:cs="Calibri"/>
                <w:szCs w:val="20"/>
              </w:rPr>
              <w:t>MEMR/DGNREEC</w:t>
            </w:r>
          </w:p>
          <w:p w14:paraId="40EA61D1" w14:textId="77777777" w:rsidR="002F123E" w:rsidRPr="00D5163E" w:rsidRDefault="002F123E" w:rsidP="007E081C">
            <w:pPr>
              <w:rPr>
                <w:rFonts w:cs="Calibri"/>
                <w:szCs w:val="20"/>
              </w:rPr>
            </w:pPr>
            <w:r w:rsidRPr="00D5163E">
              <w:rPr>
                <w:rFonts w:cs="Calibri"/>
                <w:szCs w:val="20"/>
              </w:rPr>
              <w:t>Industry associations</w:t>
            </w:r>
          </w:p>
          <w:p w14:paraId="7AB76E02" w14:textId="77777777" w:rsidR="002F123E" w:rsidRPr="00D5163E" w:rsidRDefault="002F123E" w:rsidP="007E081C">
            <w:pPr>
              <w:rPr>
                <w:rFonts w:cs="Calibri"/>
                <w:szCs w:val="20"/>
              </w:rPr>
            </w:pPr>
            <w:r w:rsidRPr="00D5163E">
              <w:rPr>
                <w:rFonts w:cs="Calibri"/>
                <w:szCs w:val="20"/>
              </w:rPr>
              <w:t>Min of Trade and Industry</w:t>
            </w:r>
          </w:p>
        </w:tc>
        <w:tc>
          <w:tcPr>
            <w:tcW w:w="1147" w:type="dxa"/>
          </w:tcPr>
          <w:p w14:paraId="6A042FD2" w14:textId="77777777" w:rsidR="002F123E" w:rsidRPr="00D5163E" w:rsidRDefault="002F123E" w:rsidP="007E081C">
            <w:pPr>
              <w:rPr>
                <w:rFonts w:cs="Calibri"/>
                <w:szCs w:val="20"/>
              </w:rPr>
            </w:pPr>
            <w:r w:rsidRPr="00D5163E">
              <w:rPr>
                <w:rFonts w:cs="Calibri"/>
                <w:szCs w:val="20"/>
              </w:rPr>
              <w:t>Reducing</w:t>
            </w:r>
          </w:p>
        </w:tc>
      </w:tr>
      <w:tr w:rsidR="002F123E" w:rsidRPr="00D5163E" w14:paraId="1257A090" w14:textId="77777777" w:rsidTr="00B32767">
        <w:tc>
          <w:tcPr>
            <w:tcW w:w="2610" w:type="dxa"/>
          </w:tcPr>
          <w:p w14:paraId="7605559E" w14:textId="77777777" w:rsidR="002F123E" w:rsidRPr="00D5163E" w:rsidRDefault="002F123E" w:rsidP="00DD7CE7">
            <w:pPr>
              <w:pStyle w:val="ListParagraph"/>
              <w:numPr>
                <w:ilvl w:val="0"/>
                <w:numId w:val="43"/>
              </w:numPr>
              <w:spacing w:after="60"/>
              <w:ind w:left="185" w:hanging="175"/>
              <w:contextualSpacing/>
              <w:jc w:val="both"/>
              <w:rPr>
                <w:rFonts w:ascii="Calibri" w:hAnsi="Calibri" w:cs="Calibri"/>
                <w:noProof/>
                <w:sz w:val="20"/>
                <w:szCs w:val="20"/>
              </w:rPr>
            </w:pPr>
            <w:r w:rsidRPr="00D5163E">
              <w:rPr>
                <w:rFonts w:ascii="Calibri" w:hAnsi="Calibri" w:cs="Calibri"/>
                <w:sz w:val="20"/>
                <w:szCs w:val="20"/>
              </w:rPr>
              <w:t>Petroleum products and electricity prices will be at levels that make energy efficiency projects, particularly in EEL, uncompetitive and not cost effective</w:t>
            </w:r>
          </w:p>
        </w:tc>
        <w:tc>
          <w:tcPr>
            <w:tcW w:w="1530" w:type="dxa"/>
          </w:tcPr>
          <w:p w14:paraId="45B2968B" w14:textId="77777777" w:rsidR="002F123E" w:rsidRPr="00D5163E" w:rsidRDefault="002F123E" w:rsidP="007E081C">
            <w:pPr>
              <w:rPr>
                <w:rFonts w:cs="Calibri"/>
                <w:szCs w:val="20"/>
              </w:rPr>
            </w:pPr>
            <w:r w:rsidRPr="00D5163E">
              <w:rPr>
                <w:rFonts w:cs="Calibri"/>
                <w:szCs w:val="20"/>
              </w:rPr>
              <w:t>Strategic</w:t>
            </w:r>
          </w:p>
          <w:p w14:paraId="6F462DFB" w14:textId="77777777" w:rsidR="002F123E" w:rsidRPr="00D5163E" w:rsidRDefault="002F123E" w:rsidP="007E081C">
            <w:pPr>
              <w:rPr>
                <w:rFonts w:cs="Calibri"/>
                <w:szCs w:val="20"/>
              </w:rPr>
            </w:pPr>
            <w:r w:rsidRPr="00D5163E">
              <w:rPr>
                <w:rFonts w:cs="Calibri"/>
                <w:szCs w:val="20"/>
              </w:rPr>
              <w:t>Environmental</w:t>
            </w:r>
          </w:p>
          <w:p w14:paraId="725EEE11" w14:textId="77777777" w:rsidR="002F123E" w:rsidRPr="00D5163E" w:rsidRDefault="002F123E" w:rsidP="007E081C">
            <w:pPr>
              <w:rPr>
                <w:rFonts w:cs="Calibri"/>
                <w:szCs w:val="20"/>
              </w:rPr>
            </w:pPr>
            <w:r w:rsidRPr="00D5163E">
              <w:rPr>
                <w:rFonts w:cs="Calibri"/>
                <w:szCs w:val="20"/>
              </w:rPr>
              <w:t>Political</w:t>
            </w:r>
          </w:p>
        </w:tc>
        <w:tc>
          <w:tcPr>
            <w:tcW w:w="1260" w:type="dxa"/>
          </w:tcPr>
          <w:p w14:paraId="3EDFF3FE" w14:textId="77777777" w:rsidR="002F123E" w:rsidRPr="00D5163E" w:rsidRDefault="002F123E" w:rsidP="00994EA5">
            <w:pPr>
              <w:pStyle w:val="BodyText1"/>
              <w:rPr>
                <w:rFonts w:asciiTheme="majorHAnsi" w:hAnsiTheme="majorHAnsi"/>
                <w:sz w:val="20"/>
                <w:szCs w:val="20"/>
              </w:rPr>
            </w:pPr>
            <w:r w:rsidRPr="00D5163E">
              <w:rPr>
                <w:rFonts w:asciiTheme="majorHAnsi" w:hAnsiTheme="majorHAnsi"/>
                <w:sz w:val="20"/>
                <w:szCs w:val="20"/>
              </w:rPr>
              <w:t>P = 3</w:t>
            </w:r>
          </w:p>
          <w:p w14:paraId="30A02DD1" w14:textId="5C355F81" w:rsidR="002F123E" w:rsidRPr="00D5163E" w:rsidRDefault="002F123E" w:rsidP="00994EA5">
            <w:pPr>
              <w:pStyle w:val="BodyText1"/>
              <w:rPr>
                <w:rFonts w:asciiTheme="majorHAnsi" w:hAnsiTheme="majorHAnsi"/>
                <w:sz w:val="20"/>
                <w:szCs w:val="20"/>
              </w:rPr>
            </w:pPr>
            <w:r w:rsidRPr="00D5163E">
              <w:rPr>
                <w:rFonts w:asciiTheme="majorHAnsi" w:hAnsiTheme="majorHAnsi"/>
                <w:sz w:val="20"/>
                <w:szCs w:val="20"/>
              </w:rPr>
              <w:t xml:space="preserve">I = </w:t>
            </w:r>
            <w:r w:rsidR="008D1E8A" w:rsidRPr="00D5163E">
              <w:rPr>
                <w:rFonts w:asciiTheme="majorHAnsi" w:hAnsiTheme="majorHAnsi"/>
                <w:sz w:val="20"/>
                <w:szCs w:val="20"/>
              </w:rPr>
              <w:t>3</w:t>
            </w:r>
          </w:p>
        </w:tc>
        <w:tc>
          <w:tcPr>
            <w:tcW w:w="3330" w:type="dxa"/>
          </w:tcPr>
          <w:p w14:paraId="0C0A7CE7" w14:textId="77777777" w:rsidR="002F123E" w:rsidRPr="00D5163E" w:rsidRDefault="002F123E" w:rsidP="007E081C">
            <w:pPr>
              <w:rPr>
                <w:rFonts w:cs="Calibri"/>
                <w:szCs w:val="20"/>
              </w:rPr>
            </w:pPr>
            <w:r w:rsidRPr="00D5163E">
              <w:rPr>
                <w:rFonts w:cs="Calibri"/>
                <w:szCs w:val="20"/>
              </w:rPr>
              <w:t>Government to be encouraged to adopt appropriate energy pricing policies and incentives to encourage EE project investments</w:t>
            </w:r>
          </w:p>
        </w:tc>
        <w:tc>
          <w:tcPr>
            <w:tcW w:w="2610" w:type="dxa"/>
          </w:tcPr>
          <w:p w14:paraId="09665275" w14:textId="77777777" w:rsidR="002F123E" w:rsidRPr="00D5163E" w:rsidRDefault="002F123E" w:rsidP="007E081C">
            <w:pPr>
              <w:rPr>
                <w:rFonts w:cs="Calibri"/>
                <w:szCs w:val="20"/>
              </w:rPr>
            </w:pPr>
            <w:r w:rsidRPr="00D5163E">
              <w:rPr>
                <w:rFonts w:cs="Calibri"/>
                <w:szCs w:val="20"/>
              </w:rPr>
              <w:t>MEMR/DGNREEC</w:t>
            </w:r>
          </w:p>
          <w:p w14:paraId="3576103F" w14:textId="77777777" w:rsidR="002F123E" w:rsidRPr="00D5163E" w:rsidRDefault="002F123E" w:rsidP="007E081C">
            <w:pPr>
              <w:rPr>
                <w:rFonts w:cs="Calibri"/>
                <w:szCs w:val="20"/>
              </w:rPr>
            </w:pPr>
            <w:r w:rsidRPr="00D5163E">
              <w:rPr>
                <w:rFonts w:cs="Calibri"/>
                <w:szCs w:val="20"/>
              </w:rPr>
              <w:t>Min of finance</w:t>
            </w:r>
          </w:p>
          <w:p w14:paraId="0D5A0E24" w14:textId="77777777" w:rsidR="002F123E" w:rsidRPr="00D5163E" w:rsidRDefault="002F123E" w:rsidP="007E081C">
            <w:pPr>
              <w:rPr>
                <w:rFonts w:cs="Calibri"/>
                <w:szCs w:val="20"/>
              </w:rPr>
            </w:pPr>
            <w:r w:rsidRPr="00D5163E">
              <w:rPr>
                <w:rFonts w:cs="Calibri"/>
                <w:szCs w:val="20"/>
              </w:rPr>
              <w:t>Min of Planning</w:t>
            </w:r>
          </w:p>
          <w:p w14:paraId="52DD38F8" w14:textId="77777777" w:rsidR="002F123E" w:rsidRPr="00D5163E" w:rsidRDefault="002F123E" w:rsidP="007E081C">
            <w:pPr>
              <w:rPr>
                <w:rFonts w:cs="Calibri"/>
                <w:szCs w:val="20"/>
              </w:rPr>
            </w:pPr>
            <w:r w:rsidRPr="00D5163E">
              <w:rPr>
                <w:rFonts w:cs="Calibri"/>
                <w:szCs w:val="20"/>
              </w:rPr>
              <w:t>Industry associations</w:t>
            </w:r>
          </w:p>
          <w:p w14:paraId="0BDF5D49" w14:textId="77777777" w:rsidR="002F123E" w:rsidRPr="00D5163E" w:rsidRDefault="002F123E" w:rsidP="007E081C">
            <w:pPr>
              <w:rPr>
                <w:rFonts w:cs="Calibri"/>
                <w:szCs w:val="20"/>
              </w:rPr>
            </w:pPr>
            <w:r w:rsidRPr="00D5163E">
              <w:rPr>
                <w:rFonts w:cs="Calibri"/>
                <w:szCs w:val="20"/>
              </w:rPr>
              <w:t>Min of Trade and Industry</w:t>
            </w:r>
          </w:p>
        </w:tc>
        <w:tc>
          <w:tcPr>
            <w:tcW w:w="1147" w:type="dxa"/>
          </w:tcPr>
          <w:p w14:paraId="130A6F2C" w14:textId="77777777" w:rsidR="002F123E" w:rsidRPr="00D5163E" w:rsidRDefault="002F123E" w:rsidP="007E081C">
            <w:pPr>
              <w:rPr>
                <w:rFonts w:cs="Calibri"/>
                <w:szCs w:val="20"/>
              </w:rPr>
            </w:pPr>
            <w:r w:rsidRPr="00D5163E">
              <w:rPr>
                <w:rFonts w:cs="Calibri"/>
                <w:szCs w:val="20"/>
              </w:rPr>
              <w:t>Increasing</w:t>
            </w:r>
          </w:p>
        </w:tc>
      </w:tr>
      <w:tr w:rsidR="002F123E" w:rsidRPr="00D5163E" w14:paraId="4CF336B5" w14:textId="77777777" w:rsidTr="00B32767">
        <w:tc>
          <w:tcPr>
            <w:tcW w:w="2610" w:type="dxa"/>
          </w:tcPr>
          <w:p w14:paraId="46B762EB" w14:textId="77777777" w:rsidR="002F123E" w:rsidRPr="00D5163E" w:rsidRDefault="002F123E" w:rsidP="00DD7CE7">
            <w:pPr>
              <w:pStyle w:val="ListParagraph"/>
              <w:numPr>
                <w:ilvl w:val="0"/>
                <w:numId w:val="43"/>
              </w:numPr>
              <w:ind w:left="185" w:hanging="175"/>
              <w:contextualSpacing/>
              <w:jc w:val="both"/>
              <w:rPr>
                <w:rFonts w:ascii="Calibri" w:hAnsi="Calibri" w:cs="Calibri"/>
                <w:noProof/>
                <w:sz w:val="20"/>
                <w:szCs w:val="20"/>
              </w:rPr>
            </w:pPr>
            <w:r w:rsidRPr="00D5163E">
              <w:rPr>
                <w:rFonts w:ascii="Calibri" w:hAnsi="Calibri" w:cs="Calibri"/>
                <w:sz w:val="20"/>
                <w:szCs w:val="20"/>
              </w:rPr>
              <w:t>Manufacturers are not committed to improving the energy-efficiency and quality of products.</w:t>
            </w:r>
          </w:p>
        </w:tc>
        <w:tc>
          <w:tcPr>
            <w:tcW w:w="1530" w:type="dxa"/>
          </w:tcPr>
          <w:p w14:paraId="045AAA77" w14:textId="77777777" w:rsidR="002F123E" w:rsidRPr="00D5163E" w:rsidRDefault="002F123E" w:rsidP="007E081C">
            <w:pPr>
              <w:rPr>
                <w:rFonts w:cs="Calibri"/>
                <w:szCs w:val="20"/>
              </w:rPr>
            </w:pPr>
            <w:r w:rsidRPr="00D5163E">
              <w:rPr>
                <w:rFonts w:cs="Calibri"/>
                <w:szCs w:val="20"/>
              </w:rPr>
              <w:t>Organizational</w:t>
            </w:r>
          </w:p>
          <w:p w14:paraId="254A4996" w14:textId="77777777" w:rsidR="002F123E" w:rsidRPr="00D5163E" w:rsidRDefault="002F123E" w:rsidP="007E081C">
            <w:pPr>
              <w:rPr>
                <w:rFonts w:cs="Calibri"/>
                <w:szCs w:val="20"/>
              </w:rPr>
            </w:pPr>
            <w:r w:rsidRPr="00D5163E">
              <w:rPr>
                <w:rFonts w:cs="Calibri"/>
                <w:szCs w:val="20"/>
              </w:rPr>
              <w:t>Operational</w:t>
            </w:r>
          </w:p>
          <w:p w14:paraId="2DF5B55E" w14:textId="77777777" w:rsidR="002F123E" w:rsidRPr="00D5163E" w:rsidRDefault="002F123E" w:rsidP="007E081C">
            <w:pPr>
              <w:rPr>
                <w:rFonts w:cs="Calibri"/>
                <w:szCs w:val="20"/>
              </w:rPr>
            </w:pPr>
          </w:p>
        </w:tc>
        <w:tc>
          <w:tcPr>
            <w:tcW w:w="1260" w:type="dxa"/>
          </w:tcPr>
          <w:p w14:paraId="463BA1A1" w14:textId="069DD1B3" w:rsidR="002F123E" w:rsidRPr="00D5163E" w:rsidRDefault="002F123E" w:rsidP="00994EA5">
            <w:pPr>
              <w:pStyle w:val="BodyText1"/>
              <w:rPr>
                <w:rFonts w:asciiTheme="majorHAnsi" w:hAnsiTheme="majorHAnsi"/>
                <w:sz w:val="20"/>
                <w:szCs w:val="20"/>
              </w:rPr>
            </w:pPr>
            <w:r w:rsidRPr="00D5163E">
              <w:rPr>
                <w:rFonts w:asciiTheme="majorHAnsi" w:hAnsiTheme="majorHAnsi"/>
                <w:sz w:val="20"/>
                <w:szCs w:val="20"/>
              </w:rPr>
              <w:t xml:space="preserve">P = </w:t>
            </w:r>
            <w:r w:rsidR="008D1E8A" w:rsidRPr="00D5163E">
              <w:rPr>
                <w:rFonts w:asciiTheme="majorHAnsi" w:hAnsiTheme="majorHAnsi"/>
                <w:sz w:val="20"/>
                <w:szCs w:val="20"/>
              </w:rPr>
              <w:t>2</w:t>
            </w:r>
          </w:p>
          <w:p w14:paraId="78B46617" w14:textId="6F8280D6" w:rsidR="002F123E" w:rsidRPr="00D5163E" w:rsidRDefault="002F123E" w:rsidP="00994EA5">
            <w:pPr>
              <w:pStyle w:val="BodyText1"/>
              <w:rPr>
                <w:rFonts w:asciiTheme="majorHAnsi" w:hAnsiTheme="majorHAnsi"/>
                <w:sz w:val="20"/>
                <w:szCs w:val="20"/>
              </w:rPr>
            </w:pPr>
            <w:r w:rsidRPr="00D5163E">
              <w:rPr>
                <w:rFonts w:asciiTheme="majorHAnsi" w:hAnsiTheme="majorHAnsi"/>
                <w:sz w:val="20"/>
                <w:szCs w:val="20"/>
              </w:rPr>
              <w:t xml:space="preserve">I = </w:t>
            </w:r>
            <w:r w:rsidR="008D1E8A" w:rsidRPr="00D5163E">
              <w:rPr>
                <w:rFonts w:asciiTheme="majorHAnsi" w:hAnsiTheme="majorHAnsi"/>
                <w:sz w:val="20"/>
                <w:szCs w:val="20"/>
              </w:rPr>
              <w:t>3</w:t>
            </w:r>
          </w:p>
        </w:tc>
        <w:tc>
          <w:tcPr>
            <w:tcW w:w="3330" w:type="dxa"/>
          </w:tcPr>
          <w:p w14:paraId="3BBD80EF" w14:textId="77777777" w:rsidR="002F123E" w:rsidRPr="00D5163E" w:rsidRDefault="002F123E" w:rsidP="007E081C">
            <w:pPr>
              <w:rPr>
                <w:rFonts w:cs="Calibri"/>
                <w:szCs w:val="20"/>
              </w:rPr>
            </w:pPr>
            <w:r w:rsidRPr="00D5163E">
              <w:rPr>
                <w:rFonts w:cs="Calibri"/>
                <w:szCs w:val="20"/>
              </w:rPr>
              <w:t>Coordinate closely with manufacturers associations; facilitate through ESCOs and TWG</w:t>
            </w:r>
          </w:p>
        </w:tc>
        <w:tc>
          <w:tcPr>
            <w:tcW w:w="2610" w:type="dxa"/>
          </w:tcPr>
          <w:p w14:paraId="70081EF9" w14:textId="77777777" w:rsidR="002F123E" w:rsidRPr="00D5163E" w:rsidRDefault="002F123E" w:rsidP="007E081C">
            <w:pPr>
              <w:rPr>
                <w:rFonts w:cs="Calibri"/>
                <w:szCs w:val="20"/>
              </w:rPr>
            </w:pPr>
            <w:r w:rsidRPr="00D5163E">
              <w:rPr>
                <w:rFonts w:cs="Calibri"/>
                <w:szCs w:val="20"/>
              </w:rPr>
              <w:t>MEMR/DGNREEC</w:t>
            </w:r>
          </w:p>
          <w:p w14:paraId="0299219C" w14:textId="77777777" w:rsidR="002F123E" w:rsidRPr="00D5163E" w:rsidRDefault="002F123E" w:rsidP="007E081C">
            <w:pPr>
              <w:rPr>
                <w:rFonts w:cs="Calibri"/>
                <w:szCs w:val="20"/>
              </w:rPr>
            </w:pPr>
            <w:r w:rsidRPr="00D5163E">
              <w:rPr>
                <w:rFonts w:cs="Calibri"/>
                <w:szCs w:val="20"/>
              </w:rPr>
              <w:t>Industry associations</w:t>
            </w:r>
          </w:p>
          <w:p w14:paraId="47AB078F" w14:textId="77777777" w:rsidR="002F123E" w:rsidRPr="00D5163E" w:rsidRDefault="002F123E" w:rsidP="007E081C">
            <w:pPr>
              <w:rPr>
                <w:rFonts w:cs="Calibri"/>
                <w:szCs w:val="20"/>
              </w:rPr>
            </w:pPr>
            <w:r w:rsidRPr="00D5163E">
              <w:rPr>
                <w:rFonts w:cs="Calibri"/>
                <w:szCs w:val="20"/>
              </w:rPr>
              <w:t>Min of Trade and Industry</w:t>
            </w:r>
          </w:p>
        </w:tc>
        <w:tc>
          <w:tcPr>
            <w:tcW w:w="1147" w:type="dxa"/>
          </w:tcPr>
          <w:p w14:paraId="074DC109" w14:textId="77777777" w:rsidR="002F123E" w:rsidRPr="00D5163E" w:rsidRDefault="002F123E" w:rsidP="007E081C">
            <w:pPr>
              <w:rPr>
                <w:rFonts w:cs="Calibri"/>
                <w:szCs w:val="20"/>
              </w:rPr>
            </w:pPr>
            <w:r w:rsidRPr="00D5163E">
              <w:rPr>
                <w:rFonts w:cs="Calibri"/>
                <w:szCs w:val="20"/>
              </w:rPr>
              <w:t>Reducing</w:t>
            </w:r>
          </w:p>
        </w:tc>
      </w:tr>
      <w:tr w:rsidR="002F123E" w:rsidRPr="00D5163E" w14:paraId="67E7FB94" w14:textId="77777777" w:rsidTr="00B32767">
        <w:tc>
          <w:tcPr>
            <w:tcW w:w="2610" w:type="dxa"/>
          </w:tcPr>
          <w:p w14:paraId="29869FB0" w14:textId="77777777" w:rsidR="002F123E" w:rsidRPr="00D5163E" w:rsidRDefault="002F123E" w:rsidP="00DD7CE7">
            <w:pPr>
              <w:pStyle w:val="ListParagraph"/>
              <w:numPr>
                <w:ilvl w:val="0"/>
                <w:numId w:val="43"/>
              </w:numPr>
              <w:spacing w:after="60"/>
              <w:ind w:left="185" w:hanging="175"/>
              <w:contextualSpacing/>
              <w:jc w:val="both"/>
              <w:rPr>
                <w:rFonts w:ascii="Calibri" w:hAnsi="Calibri" w:cs="Calibri"/>
                <w:noProof/>
                <w:sz w:val="20"/>
                <w:szCs w:val="20"/>
              </w:rPr>
            </w:pPr>
            <w:r w:rsidRPr="00D5163E">
              <w:rPr>
                <w:rFonts w:ascii="Calibri" w:hAnsi="Calibri" w:cs="Calibri"/>
                <w:sz w:val="20"/>
                <w:szCs w:val="20"/>
              </w:rPr>
              <w:t>Manufacturers are not willing to share data on their operations and marketing for MVE</w:t>
            </w:r>
          </w:p>
        </w:tc>
        <w:tc>
          <w:tcPr>
            <w:tcW w:w="1530" w:type="dxa"/>
          </w:tcPr>
          <w:p w14:paraId="2CA8E5ED" w14:textId="77777777" w:rsidR="002F123E" w:rsidRPr="00D5163E" w:rsidRDefault="002F123E" w:rsidP="007E081C">
            <w:pPr>
              <w:rPr>
                <w:rFonts w:cs="Calibri"/>
                <w:szCs w:val="20"/>
              </w:rPr>
            </w:pPr>
            <w:r w:rsidRPr="00D5163E">
              <w:rPr>
                <w:rFonts w:cs="Calibri"/>
                <w:szCs w:val="20"/>
              </w:rPr>
              <w:t>Financial</w:t>
            </w:r>
          </w:p>
          <w:p w14:paraId="66897768" w14:textId="77777777" w:rsidR="002F123E" w:rsidRPr="00D5163E" w:rsidRDefault="002F123E" w:rsidP="007E081C">
            <w:pPr>
              <w:rPr>
                <w:rFonts w:cs="Calibri"/>
                <w:szCs w:val="20"/>
              </w:rPr>
            </w:pPr>
            <w:r w:rsidRPr="00D5163E">
              <w:rPr>
                <w:rFonts w:cs="Calibri"/>
                <w:szCs w:val="20"/>
              </w:rPr>
              <w:t>Operational</w:t>
            </w:r>
          </w:p>
        </w:tc>
        <w:tc>
          <w:tcPr>
            <w:tcW w:w="1260" w:type="dxa"/>
          </w:tcPr>
          <w:p w14:paraId="42B6C778" w14:textId="7C959683" w:rsidR="002F123E" w:rsidRPr="00D5163E" w:rsidRDefault="002F123E" w:rsidP="00994EA5">
            <w:pPr>
              <w:pStyle w:val="BodyText1"/>
              <w:rPr>
                <w:rFonts w:asciiTheme="majorHAnsi" w:hAnsiTheme="majorHAnsi"/>
                <w:sz w:val="20"/>
                <w:szCs w:val="20"/>
              </w:rPr>
            </w:pPr>
            <w:r w:rsidRPr="00D5163E">
              <w:rPr>
                <w:rFonts w:asciiTheme="majorHAnsi" w:hAnsiTheme="majorHAnsi"/>
                <w:sz w:val="20"/>
                <w:szCs w:val="20"/>
              </w:rPr>
              <w:t xml:space="preserve">P = </w:t>
            </w:r>
            <w:r w:rsidR="008D1E8A" w:rsidRPr="00D5163E">
              <w:rPr>
                <w:rFonts w:asciiTheme="majorHAnsi" w:hAnsiTheme="majorHAnsi"/>
                <w:sz w:val="20"/>
                <w:szCs w:val="20"/>
              </w:rPr>
              <w:t>3</w:t>
            </w:r>
          </w:p>
          <w:p w14:paraId="790F15A4" w14:textId="77777777" w:rsidR="002F123E" w:rsidRPr="00D5163E" w:rsidRDefault="002F123E" w:rsidP="00994EA5">
            <w:pPr>
              <w:pStyle w:val="BodyText1"/>
              <w:rPr>
                <w:rFonts w:asciiTheme="majorHAnsi" w:hAnsiTheme="majorHAnsi"/>
                <w:sz w:val="20"/>
                <w:szCs w:val="20"/>
              </w:rPr>
            </w:pPr>
            <w:r w:rsidRPr="00D5163E">
              <w:rPr>
                <w:rFonts w:asciiTheme="majorHAnsi" w:hAnsiTheme="majorHAnsi"/>
                <w:sz w:val="20"/>
                <w:szCs w:val="20"/>
              </w:rPr>
              <w:t>I = 3</w:t>
            </w:r>
          </w:p>
        </w:tc>
        <w:tc>
          <w:tcPr>
            <w:tcW w:w="3330" w:type="dxa"/>
          </w:tcPr>
          <w:p w14:paraId="52BE269E" w14:textId="77777777" w:rsidR="002F123E" w:rsidRPr="00D5163E" w:rsidRDefault="002F123E" w:rsidP="007E081C">
            <w:pPr>
              <w:rPr>
                <w:rFonts w:cs="Calibri"/>
                <w:szCs w:val="20"/>
              </w:rPr>
            </w:pPr>
            <w:r w:rsidRPr="00D5163E">
              <w:rPr>
                <w:rFonts w:cs="Calibri"/>
                <w:szCs w:val="20"/>
              </w:rPr>
              <w:t>Coordinate closely with manufacturers associations; facilitate through ESCOs and TWG</w:t>
            </w:r>
          </w:p>
        </w:tc>
        <w:tc>
          <w:tcPr>
            <w:tcW w:w="2610" w:type="dxa"/>
          </w:tcPr>
          <w:p w14:paraId="63DC66EB" w14:textId="77777777" w:rsidR="002F123E" w:rsidRPr="00D5163E" w:rsidRDefault="002F123E" w:rsidP="007E081C">
            <w:pPr>
              <w:rPr>
                <w:rFonts w:cs="Calibri"/>
                <w:szCs w:val="20"/>
              </w:rPr>
            </w:pPr>
            <w:r w:rsidRPr="00D5163E">
              <w:rPr>
                <w:rFonts w:cs="Calibri"/>
                <w:szCs w:val="20"/>
              </w:rPr>
              <w:t>MEMR/DGNREEC</w:t>
            </w:r>
          </w:p>
          <w:p w14:paraId="19653850" w14:textId="77777777" w:rsidR="002F123E" w:rsidRPr="00D5163E" w:rsidRDefault="002F123E" w:rsidP="007E081C">
            <w:pPr>
              <w:rPr>
                <w:rFonts w:cs="Calibri"/>
                <w:szCs w:val="20"/>
              </w:rPr>
            </w:pPr>
            <w:r w:rsidRPr="00D5163E">
              <w:rPr>
                <w:rFonts w:cs="Calibri"/>
                <w:szCs w:val="20"/>
              </w:rPr>
              <w:t>Industry associations</w:t>
            </w:r>
          </w:p>
          <w:p w14:paraId="5B2E20F7" w14:textId="77777777" w:rsidR="002F123E" w:rsidRPr="00D5163E" w:rsidRDefault="002F123E" w:rsidP="007E081C">
            <w:pPr>
              <w:rPr>
                <w:rFonts w:cs="Calibri"/>
                <w:szCs w:val="20"/>
              </w:rPr>
            </w:pPr>
            <w:r w:rsidRPr="00D5163E">
              <w:rPr>
                <w:rFonts w:cs="Calibri"/>
                <w:szCs w:val="20"/>
              </w:rPr>
              <w:t>Min of Trade and Industry</w:t>
            </w:r>
          </w:p>
        </w:tc>
        <w:tc>
          <w:tcPr>
            <w:tcW w:w="1147" w:type="dxa"/>
          </w:tcPr>
          <w:p w14:paraId="13B37DA6" w14:textId="77777777" w:rsidR="002F123E" w:rsidRPr="00D5163E" w:rsidRDefault="002F123E" w:rsidP="007E081C">
            <w:pPr>
              <w:rPr>
                <w:rFonts w:cs="Calibri"/>
                <w:szCs w:val="20"/>
              </w:rPr>
            </w:pPr>
            <w:r w:rsidRPr="00D5163E">
              <w:rPr>
                <w:rFonts w:cs="Calibri"/>
                <w:szCs w:val="20"/>
              </w:rPr>
              <w:t>Reducing</w:t>
            </w:r>
          </w:p>
        </w:tc>
      </w:tr>
      <w:tr w:rsidR="002F123E" w:rsidRPr="00D5163E" w14:paraId="748754F1" w14:textId="77777777" w:rsidTr="00B32767">
        <w:tc>
          <w:tcPr>
            <w:tcW w:w="2610" w:type="dxa"/>
          </w:tcPr>
          <w:p w14:paraId="49AB5866" w14:textId="77777777" w:rsidR="002F123E" w:rsidRPr="00D5163E" w:rsidRDefault="002F123E" w:rsidP="00DD7CE7">
            <w:pPr>
              <w:pStyle w:val="ListParagraph"/>
              <w:numPr>
                <w:ilvl w:val="0"/>
                <w:numId w:val="43"/>
              </w:numPr>
              <w:spacing w:after="60"/>
              <w:ind w:left="185" w:hanging="175"/>
              <w:contextualSpacing/>
              <w:jc w:val="both"/>
              <w:rPr>
                <w:rFonts w:ascii="Calibri" w:hAnsi="Calibri" w:cs="Calibri"/>
                <w:noProof/>
                <w:sz w:val="20"/>
                <w:szCs w:val="20"/>
              </w:rPr>
            </w:pPr>
            <w:r w:rsidRPr="00D5163E">
              <w:rPr>
                <w:rFonts w:ascii="Calibri" w:hAnsi="Calibri" w:cs="Calibri"/>
                <w:sz w:val="20"/>
                <w:szCs w:val="20"/>
              </w:rPr>
              <w:t xml:space="preserve">Banks and financial institutions are not convinced about the business potential of </w:t>
            </w:r>
            <w:r w:rsidRPr="00D5163E">
              <w:rPr>
                <w:rFonts w:ascii="Calibri" w:hAnsi="Calibri" w:cs="Calibri"/>
                <w:sz w:val="20"/>
                <w:szCs w:val="20"/>
              </w:rPr>
              <w:lastRenderedPageBreak/>
              <w:t>manufacturing and market for LED systems</w:t>
            </w:r>
          </w:p>
        </w:tc>
        <w:tc>
          <w:tcPr>
            <w:tcW w:w="1530" w:type="dxa"/>
          </w:tcPr>
          <w:p w14:paraId="4D6B0FA7" w14:textId="77777777" w:rsidR="002F123E" w:rsidRPr="00D5163E" w:rsidRDefault="002F123E" w:rsidP="007E081C">
            <w:pPr>
              <w:rPr>
                <w:rFonts w:cs="Calibri"/>
                <w:szCs w:val="20"/>
              </w:rPr>
            </w:pPr>
            <w:r w:rsidRPr="00D5163E">
              <w:rPr>
                <w:rFonts w:cs="Calibri"/>
                <w:szCs w:val="20"/>
              </w:rPr>
              <w:lastRenderedPageBreak/>
              <w:t>Financial</w:t>
            </w:r>
          </w:p>
          <w:p w14:paraId="1F446844" w14:textId="77777777" w:rsidR="002F123E" w:rsidRPr="00D5163E" w:rsidRDefault="002F123E" w:rsidP="007E081C">
            <w:pPr>
              <w:rPr>
                <w:rFonts w:cs="Calibri"/>
                <w:szCs w:val="20"/>
              </w:rPr>
            </w:pPr>
            <w:r w:rsidRPr="00D5163E">
              <w:rPr>
                <w:rFonts w:cs="Calibri"/>
                <w:szCs w:val="20"/>
              </w:rPr>
              <w:t>Operational</w:t>
            </w:r>
          </w:p>
          <w:p w14:paraId="1E60B014" w14:textId="77777777" w:rsidR="002F123E" w:rsidRPr="00D5163E" w:rsidRDefault="002F123E" w:rsidP="007E081C">
            <w:pPr>
              <w:rPr>
                <w:rFonts w:cs="Calibri"/>
                <w:szCs w:val="20"/>
              </w:rPr>
            </w:pPr>
            <w:r w:rsidRPr="00D5163E">
              <w:rPr>
                <w:rFonts w:cs="Calibri"/>
                <w:szCs w:val="20"/>
              </w:rPr>
              <w:t>Organizational</w:t>
            </w:r>
          </w:p>
        </w:tc>
        <w:tc>
          <w:tcPr>
            <w:tcW w:w="1260" w:type="dxa"/>
          </w:tcPr>
          <w:p w14:paraId="7E4FABA8" w14:textId="77777777" w:rsidR="002F123E" w:rsidRPr="00D5163E" w:rsidRDefault="002F123E" w:rsidP="00994EA5">
            <w:pPr>
              <w:pStyle w:val="BodyText1"/>
              <w:rPr>
                <w:rFonts w:asciiTheme="majorHAnsi" w:hAnsiTheme="majorHAnsi"/>
                <w:sz w:val="20"/>
                <w:szCs w:val="20"/>
              </w:rPr>
            </w:pPr>
            <w:r w:rsidRPr="00D5163E">
              <w:rPr>
                <w:rFonts w:asciiTheme="majorHAnsi" w:hAnsiTheme="majorHAnsi"/>
                <w:sz w:val="20"/>
                <w:szCs w:val="20"/>
              </w:rPr>
              <w:t>P = 3</w:t>
            </w:r>
          </w:p>
          <w:p w14:paraId="5179354E" w14:textId="11BC1AB3" w:rsidR="002F123E" w:rsidRPr="00D5163E" w:rsidRDefault="002F123E" w:rsidP="00994EA5">
            <w:pPr>
              <w:pStyle w:val="BodyText1"/>
              <w:rPr>
                <w:rFonts w:asciiTheme="majorHAnsi" w:hAnsiTheme="majorHAnsi"/>
                <w:sz w:val="20"/>
                <w:szCs w:val="20"/>
              </w:rPr>
            </w:pPr>
            <w:r w:rsidRPr="00D5163E">
              <w:rPr>
                <w:rFonts w:asciiTheme="majorHAnsi" w:hAnsiTheme="majorHAnsi"/>
                <w:sz w:val="20"/>
                <w:szCs w:val="20"/>
              </w:rPr>
              <w:t xml:space="preserve">I = </w:t>
            </w:r>
            <w:r w:rsidR="008D1E8A" w:rsidRPr="00D5163E">
              <w:rPr>
                <w:rFonts w:asciiTheme="majorHAnsi" w:hAnsiTheme="majorHAnsi"/>
                <w:sz w:val="20"/>
                <w:szCs w:val="20"/>
              </w:rPr>
              <w:t>3</w:t>
            </w:r>
          </w:p>
        </w:tc>
        <w:tc>
          <w:tcPr>
            <w:tcW w:w="3330" w:type="dxa"/>
          </w:tcPr>
          <w:p w14:paraId="31FED31E" w14:textId="77777777" w:rsidR="002F123E" w:rsidRPr="00D5163E" w:rsidRDefault="002F123E" w:rsidP="007E081C">
            <w:pPr>
              <w:rPr>
                <w:rFonts w:cs="Calibri"/>
                <w:szCs w:val="20"/>
              </w:rPr>
            </w:pPr>
            <w:r w:rsidRPr="00D5163E">
              <w:rPr>
                <w:rFonts w:cs="Calibri"/>
                <w:szCs w:val="20"/>
              </w:rPr>
              <w:t>Coordinate closely with manufacturers associations and local banks to facilitate investments; facilitate through ESCOs and TWG</w:t>
            </w:r>
          </w:p>
        </w:tc>
        <w:tc>
          <w:tcPr>
            <w:tcW w:w="2610" w:type="dxa"/>
          </w:tcPr>
          <w:p w14:paraId="17F60150" w14:textId="77777777" w:rsidR="002F123E" w:rsidRPr="00D5163E" w:rsidRDefault="002F123E" w:rsidP="007E081C">
            <w:pPr>
              <w:rPr>
                <w:rFonts w:cs="Calibri"/>
                <w:szCs w:val="20"/>
              </w:rPr>
            </w:pPr>
            <w:r w:rsidRPr="00D5163E">
              <w:rPr>
                <w:rFonts w:cs="Calibri"/>
                <w:szCs w:val="20"/>
              </w:rPr>
              <w:t>MEMR/DGNREEC</w:t>
            </w:r>
          </w:p>
          <w:p w14:paraId="539D249E" w14:textId="77777777" w:rsidR="002F123E" w:rsidRPr="00D5163E" w:rsidRDefault="002F123E" w:rsidP="007E081C">
            <w:pPr>
              <w:rPr>
                <w:rFonts w:cs="Calibri"/>
                <w:szCs w:val="20"/>
              </w:rPr>
            </w:pPr>
            <w:r w:rsidRPr="00D5163E">
              <w:rPr>
                <w:rFonts w:cs="Calibri"/>
                <w:szCs w:val="20"/>
              </w:rPr>
              <w:t>Industry associations</w:t>
            </w:r>
          </w:p>
          <w:p w14:paraId="4E9290F9" w14:textId="77777777" w:rsidR="002F123E" w:rsidRPr="00D5163E" w:rsidRDefault="002F123E" w:rsidP="007E081C">
            <w:pPr>
              <w:rPr>
                <w:rFonts w:cs="Calibri"/>
                <w:szCs w:val="20"/>
              </w:rPr>
            </w:pPr>
            <w:r w:rsidRPr="00D5163E">
              <w:rPr>
                <w:rFonts w:cs="Calibri"/>
                <w:szCs w:val="20"/>
              </w:rPr>
              <w:t>Min of Trade and Industry</w:t>
            </w:r>
          </w:p>
          <w:p w14:paraId="67D0768C" w14:textId="77777777" w:rsidR="002F123E" w:rsidRPr="00D5163E" w:rsidRDefault="002F123E" w:rsidP="007E081C">
            <w:pPr>
              <w:rPr>
                <w:rFonts w:cs="Calibri"/>
                <w:i/>
                <w:szCs w:val="20"/>
              </w:rPr>
            </w:pPr>
            <w:r w:rsidRPr="00D5163E">
              <w:rPr>
                <w:rFonts w:cs="Calibri"/>
                <w:i/>
                <w:szCs w:val="20"/>
              </w:rPr>
              <w:t>OJK</w:t>
            </w:r>
          </w:p>
          <w:p w14:paraId="4360CDBF" w14:textId="77777777" w:rsidR="002F123E" w:rsidRPr="00D5163E" w:rsidRDefault="002F123E" w:rsidP="007E081C">
            <w:pPr>
              <w:rPr>
                <w:rFonts w:cs="Calibri"/>
                <w:szCs w:val="20"/>
              </w:rPr>
            </w:pPr>
            <w:r w:rsidRPr="00D5163E">
              <w:rPr>
                <w:rFonts w:cs="Calibri"/>
                <w:szCs w:val="20"/>
              </w:rPr>
              <w:lastRenderedPageBreak/>
              <w:t>Financial institutions/Banks</w:t>
            </w:r>
          </w:p>
        </w:tc>
        <w:tc>
          <w:tcPr>
            <w:tcW w:w="1147" w:type="dxa"/>
          </w:tcPr>
          <w:p w14:paraId="73C20002" w14:textId="77777777" w:rsidR="002F123E" w:rsidRPr="00D5163E" w:rsidRDefault="002F123E" w:rsidP="007E081C">
            <w:pPr>
              <w:rPr>
                <w:rFonts w:cs="Calibri"/>
                <w:szCs w:val="20"/>
              </w:rPr>
            </w:pPr>
            <w:r w:rsidRPr="00D5163E">
              <w:rPr>
                <w:rFonts w:cs="Calibri"/>
                <w:szCs w:val="20"/>
              </w:rPr>
              <w:lastRenderedPageBreak/>
              <w:t>Reducing</w:t>
            </w:r>
          </w:p>
        </w:tc>
      </w:tr>
      <w:tr w:rsidR="002F123E" w:rsidRPr="00D5163E" w14:paraId="0149F730" w14:textId="77777777" w:rsidTr="00B32767">
        <w:tc>
          <w:tcPr>
            <w:tcW w:w="2610" w:type="dxa"/>
          </w:tcPr>
          <w:p w14:paraId="06D2AA73" w14:textId="77777777" w:rsidR="002F123E" w:rsidRPr="00D5163E" w:rsidRDefault="002F123E" w:rsidP="00DD7CE7">
            <w:pPr>
              <w:pStyle w:val="ListParagraph"/>
              <w:numPr>
                <w:ilvl w:val="0"/>
                <w:numId w:val="43"/>
              </w:numPr>
              <w:spacing w:after="60"/>
              <w:ind w:left="185" w:hanging="175"/>
              <w:contextualSpacing/>
              <w:jc w:val="both"/>
              <w:rPr>
                <w:rFonts w:ascii="Calibri" w:hAnsi="Calibri" w:cs="Calibri"/>
                <w:noProof/>
                <w:sz w:val="20"/>
                <w:szCs w:val="20"/>
              </w:rPr>
            </w:pPr>
            <w:r w:rsidRPr="00D5163E">
              <w:rPr>
                <w:rFonts w:ascii="Calibri" w:hAnsi="Calibri" w:cs="Calibri"/>
                <w:sz w:val="20"/>
                <w:szCs w:val="20"/>
              </w:rPr>
              <w:t>Commitment to abide with regional and international EEL standards and harmonization is lacking</w:t>
            </w:r>
          </w:p>
        </w:tc>
        <w:tc>
          <w:tcPr>
            <w:tcW w:w="1530" w:type="dxa"/>
          </w:tcPr>
          <w:p w14:paraId="5AE1ABDB" w14:textId="77777777" w:rsidR="002F123E" w:rsidRPr="00D5163E" w:rsidRDefault="002F123E" w:rsidP="007E081C">
            <w:pPr>
              <w:rPr>
                <w:rFonts w:cs="Calibri"/>
                <w:szCs w:val="20"/>
              </w:rPr>
            </w:pPr>
            <w:r w:rsidRPr="00D5163E">
              <w:rPr>
                <w:rFonts w:cs="Calibri"/>
                <w:szCs w:val="20"/>
              </w:rPr>
              <w:t>Political</w:t>
            </w:r>
          </w:p>
          <w:p w14:paraId="1E8AE599" w14:textId="77777777" w:rsidR="002F123E" w:rsidRPr="00D5163E" w:rsidRDefault="002F123E" w:rsidP="007E081C">
            <w:pPr>
              <w:rPr>
                <w:rFonts w:cs="Calibri"/>
                <w:szCs w:val="20"/>
              </w:rPr>
            </w:pPr>
            <w:r w:rsidRPr="00D5163E">
              <w:rPr>
                <w:rFonts w:cs="Calibri"/>
                <w:szCs w:val="20"/>
              </w:rPr>
              <w:t>Regulatory</w:t>
            </w:r>
          </w:p>
        </w:tc>
        <w:tc>
          <w:tcPr>
            <w:tcW w:w="1260" w:type="dxa"/>
          </w:tcPr>
          <w:p w14:paraId="5196EDC8" w14:textId="42285F75" w:rsidR="002F123E" w:rsidRPr="00D5163E" w:rsidRDefault="002F123E" w:rsidP="00994EA5">
            <w:pPr>
              <w:pStyle w:val="BodyText1"/>
              <w:rPr>
                <w:rFonts w:asciiTheme="majorHAnsi" w:hAnsiTheme="majorHAnsi"/>
                <w:sz w:val="20"/>
                <w:szCs w:val="20"/>
              </w:rPr>
            </w:pPr>
            <w:r w:rsidRPr="00D5163E">
              <w:rPr>
                <w:rFonts w:asciiTheme="majorHAnsi" w:hAnsiTheme="majorHAnsi"/>
                <w:sz w:val="20"/>
                <w:szCs w:val="20"/>
              </w:rPr>
              <w:t xml:space="preserve">P = </w:t>
            </w:r>
            <w:r w:rsidR="00E51155" w:rsidRPr="00D5163E">
              <w:rPr>
                <w:rFonts w:asciiTheme="majorHAnsi" w:hAnsiTheme="majorHAnsi"/>
                <w:sz w:val="20"/>
                <w:szCs w:val="20"/>
              </w:rPr>
              <w:t>2</w:t>
            </w:r>
          </w:p>
          <w:p w14:paraId="262CEB46" w14:textId="77777777" w:rsidR="002F123E" w:rsidRPr="00D5163E" w:rsidRDefault="002F123E" w:rsidP="00994EA5">
            <w:pPr>
              <w:pStyle w:val="BodyText1"/>
              <w:rPr>
                <w:rFonts w:asciiTheme="majorHAnsi" w:hAnsiTheme="majorHAnsi"/>
                <w:sz w:val="20"/>
                <w:szCs w:val="20"/>
              </w:rPr>
            </w:pPr>
            <w:r w:rsidRPr="00D5163E">
              <w:rPr>
                <w:rFonts w:asciiTheme="majorHAnsi" w:hAnsiTheme="majorHAnsi"/>
                <w:sz w:val="20"/>
                <w:szCs w:val="20"/>
              </w:rPr>
              <w:t>I = 3</w:t>
            </w:r>
          </w:p>
        </w:tc>
        <w:tc>
          <w:tcPr>
            <w:tcW w:w="3330" w:type="dxa"/>
          </w:tcPr>
          <w:p w14:paraId="244A9933" w14:textId="77777777" w:rsidR="002F123E" w:rsidRPr="00D5163E" w:rsidRDefault="002F123E" w:rsidP="007E081C">
            <w:pPr>
              <w:rPr>
                <w:rFonts w:cs="Calibri"/>
                <w:szCs w:val="20"/>
              </w:rPr>
            </w:pPr>
            <w:r w:rsidRPr="00D5163E">
              <w:rPr>
                <w:rFonts w:cs="Calibri"/>
                <w:szCs w:val="20"/>
              </w:rPr>
              <w:t>Implement Component 2 on policy and institutional support effectively</w:t>
            </w:r>
          </w:p>
        </w:tc>
        <w:tc>
          <w:tcPr>
            <w:tcW w:w="2610" w:type="dxa"/>
          </w:tcPr>
          <w:p w14:paraId="5CE3F8EA" w14:textId="77777777" w:rsidR="002F123E" w:rsidRPr="00D5163E" w:rsidRDefault="002F123E" w:rsidP="007E081C">
            <w:pPr>
              <w:rPr>
                <w:rFonts w:cs="Calibri"/>
                <w:szCs w:val="20"/>
              </w:rPr>
            </w:pPr>
            <w:r w:rsidRPr="00D5163E">
              <w:rPr>
                <w:rFonts w:cs="Calibri"/>
                <w:szCs w:val="20"/>
              </w:rPr>
              <w:t>MEMR/DGNREEC</w:t>
            </w:r>
          </w:p>
          <w:p w14:paraId="30D11C79" w14:textId="77777777" w:rsidR="002F123E" w:rsidRPr="00D5163E" w:rsidRDefault="002F123E" w:rsidP="007E081C">
            <w:pPr>
              <w:rPr>
                <w:rFonts w:cs="Calibri"/>
                <w:szCs w:val="20"/>
              </w:rPr>
            </w:pPr>
            <w:r w:rsidRPr="00D5163E">
              <w:rPr>
                <w:rFonts w:cs="Calibri"/>
                <w:szCs w:val="20"/>
              </w:rPr>
              <w:t>Industry associations</w:t>
            </w:r>
          </w:p>
          <w:p w14:paraId="613E2446" w14:textId="77777777" w:rsidR="002F123E" w:rsidRPr="00D5163E" w:rsidRDefault="002F123E" w:rsidP="007E081C">
            <w:pPr>
              <w:rPr>
                <w:rFonts w:cs="Calibri"/>
                <w:szCs w:val="20"/>
              </w:rPr>
            </w:pPr>
            <w:r w:rsidRPr="00D5163E">
              <w:rPr>
                <w:rFonts w:cs="Calibri"/>
                <w:szCs w:val="20"/>
              </w:rPr>
              <w:t>Min of Trade and Industry</w:t>
            </w:r>
          </w:p>
        </w:tc>
        <w:tc>
          <w:tcPr>
            <w:tcW w:w="1147" w:type="dxa"/>
          </w:tcPr>
          <w:p w14:paraId="280274DC" w14:textId="77777777" w:rsidR="002F123E" w:rsidRPr="00D5163E" w:rsidRDefault="002F123E" w:rsidP="007E081C">
            <w:pPr>
              <w:rPr>
                <w:rFonts w:cs="Calibri"/>
                <w:szCs w:val="20"/>
              </w:rPr>
            </w:pPr>
            <w:r w:rsidRPr="00D5163E">
              <w:rPr>
                <w:rFonts w:cs="Calibri"/>
                <w:szCs w:val="20"/>
              </w:rPr>
              <w:t>Reducing</w:t>
            </w:r>
          </w:p>
        </w:tc>
      </w:tr>
      <w:tr w:rsidR="002F123E" w:rsidRPr="00D5163E" w14:paraId="0652EADD" w14:textId="77777777" w:rsidTr="00B32767">
        <w:tc>
          <w:tcPr>
            <w:tcW w:w="2610" w:type="dxa"/>
          </w:tcPr>
          <w:p w14:paraId="0D9CA90F" w14:textId="77777777" w:rsidR="002F123E" w:rsidRPr="00D5163E" w:rsidRDefault="002F123E" w:rsidP="00DD7CE7">
            <w:pPr>
              <w:pStyle w:val="ListParagraph"/>
              <w:numPr>
                <w:ilvl w:val="0"/>
                <w:numId w:val="43"/>
              </w:numPr>
              <w:spacing w:after="60"/>
              <w:ind w:left="185" w:hanging="175"/>
              <w:contextualSpacing/>
              <w:jc w:val="both"/>
              <w:rPr>
                <w:rFonts w:ascii="Calibri" w:hAnsi="Calibri" w:cs="Calibri"/>
                <w:noProof/>
                <w:sz w:val="20"/>
                <w:szCs w:val="20"/>
              </w:rPr>
            </w:pPr>
            <w:r w:rsidRPr="00D5163E">
              <w:rPr>
                <w:rFonts w:ascii="Calibri" w:hAnsi="Calibri" w:cs="Calibri"/>
                <w:sz w:val="20"/>
                <w:szCs w:val="20"/>
              </w:rPr>
              <w:t>Policy framework may not attractive for manufacturers and users to invest in EEL projects.</w:t>
            </w:r>
          </w:p>
        </w:tc>
        <w:tc>
          <w:tcPr>
            <w:tcW w:w="1530" w:type="dxa"/>
          </w:tcPr>
          <w:p w14:paraId="4E0E55E7" w14:textId="77777777" w:rsidR="002F123E" w:rsidRPr="00D5163E" w:rsidRDefault="002F123E" w:rsidP="007E081C">
            <w:pPr>
              <w:rPr>
                <w:rFonts w:cs="Calibri"/>
                <w:szCs w:val="20"/>
              </w:rPr>
            </w:pPr>
            <w:r w:rsidRPr="00D5163E">
              <w:rPr>
                <w:rFonts w:cs="Calibri"/>
                <w:szCs w:val="20"/>
              </w:rPr>
              <w:t>Political</w:t>
            </w:r>
          </w:p>
          <w:p w14:paraId="17025FC4" w14:textId="77777777" w:rsidR="002F123E" w:rsidRPr="00D5163E" w:rsidRDefault="002F123E" w:rsidP="007E081C">
            <w:pPr>
              <w:rPr>
                <w:rFonts w:cs="Calibri"/>
                <w:szCs w:val="20"/>
              </w:rPr>
            </w:pPr>
            <w:r w:rsidRPr="00D5163E">
              <w:rPr>
                <w:rFonts w:cs="Calibri"/>
                <w:szCs w:val="20"/>
              </w:rPr>
              <w:t>Regulatory</w:t>
            </w:r>
          </w:p>
        </w:tc>
        <w:tc>
          <w:tcPr>
            <w:tcW w:w="1260" w:type="dxa"/>
          </w:tcPr>
          <w:p w14:paraId="5120A018" w14:textId="77777777" w:rsidR="002F123E" w:rsidRPr="00D5163E" w:rsidRDefault="002F123E" w:rsidP="00994EA5">
            <w:pPr>
              <w:pStyle w:val="BodyText1"/>
              <w:rPr>
                <w:rFonts w:asciiTheme="majorHAnsi" w:hAnsiTheme="majorHAnsi"/>
                <w:sz w:val="20"/>
                <w:szCs w:val="20"/>
              </w:rPr>
            </w:pPr>
            <w:r w:rsidRPr="00D5163E">
              <w:rPr>
                <w:rFonts w:asciiTheme="majorHAnsi" w:hAnsiTheme="majorHAnsi"/>
                <w:sz w:val="20"/>
                <w:szCs w:val="20"/>
              </w:rPr>
              <w:t>P = 3</w:t>
            </w:r>
          </w:p>
          <w:p w14:paraId="6BAA93E7" w14:textId="78590949" w:rsidR="002F123E" w:rsidRPr="00D5163E" w:rsidRDefault="002F123E" w:rsidP="00994EA5">
            <w:pPr>
              <w:pStyle w:val="BodyText1"/>
              <w:rPr>
                <w:rFonts w:asciiTheme="majorHAnsi" w:hAnsiTheme="majorHAnsi"/>
                <w:sz w:val="20"/>
                <w:szCs w:val="20"/>
              </w:rPr>
            </w:pPr>
            <w:r w:rsidRPr="00D5163E">
              <w:rPr>
                <w:rFonts w:asciiTheme="majorHAnsi" w:hAnsiTheme="majorHAnsi"/>
                <w:sz w:val="20"/>
                <w:szCs w:val="20"/>
              </w:rPr>
              <w:t xml:space="preserve">I = </w:t>
            </w:r>
            <w:r w:rsidR="008D1E8A" w:rsidRPr="00D5163E">
              <w:rPr>
                <w:rFonts w:asciiTheme="majorHAnsi" w:hAnsiTheme="majorHAnsi"/>
                <w:sz w:val="20"/>
                <w:szCs w:val="20"/>
              </w:rPr>
              <w:t>3</w:t>
            </w:r>
          </w:p>
        </w:tc>
        <w:tc>
          <w:tcPr>
            <w:tcW w:w="3330" w:type="dxa"/>
          </w:tcPr>
          <w:p w14:paraId="09F9074C" w14:textId="77777777" w:rsidR="002F123E" w:rsidRPr="00D5163E" w:rsidRDefault="002F123E" w:rsidP="007E081C">
            <w:pPr>
              <w:rPr>
                <w:rFonts w:cs="Calibri"/>
                <w:szCs w:val="20"/>
              </w:rPr>
            </w:pPr>
            <w:r w:rsidRPr="00D5163E">
              <w:rPr>
                <w:rFonts w:cs="Calibri"/>
                <w:szCs w:val="20"/>
              </w:rPr>
              <w:t>Implement Component 2 on policy and institutional support effectively</w:t>
            </w:r>
          </w:p>
        </w:tc>
        <w:tc>
          <w:tcPr>
            <w:tcW w:w="2610" w:type="dxa"/>
          </w:tcPr>
          <w:p w14:paraId="3199A42F" w14:textId="77777777" w:rsidR="002F123E" w:rsidRPr="00D5163E" w:rsidRDefault="002F123E" w:rsidP="007E081C">
            <w:pPr>
              <w:rPr>
                <w:rFonts w:cs="Calibri"/>
                <w:szCs w:val="20"/>
              </w:rPr>
            </w:pPr>
            <w:r w:rsidRPr="00D5163E">
              <w:rPr>
                <w:rFonts w:cs="Calibri"/>
                <w:szCs w:val="20"/>
              </w:rPr>
              <w:t>MEMR/DGNREEC</w:t>
            </w:r>
          </w:p>
          <w:p w14:paraId="6E3C740A" w14:textId="77777777" w:rsidR="002F123E" w:rsidRPr="00D5163E" w:rsidRDefault="002F123E" w:rsidP="007E081C">
            <w:pPr>
              <w:rPr>
                <w:rFonts w:cs="Calibri"/>
                <w:szCs w:val="20"/>
              </w:rPr>
            </w:pPr>
            <w:r w:rsidRPr="00D5163E">
              <w:rPr>
                <w:rFonts w:cs="Calibri"/>
                <w:szCs w:val="20"/>
              </w:rPr>
              <w:t>Industry associations</w:t>
            </w:r>
          </w:p>
          <w:p w14:paraId="203CA317" w14:textId="77777777" w:rsidR="002F123E" w:rsidRPr="00D5163E" w:rsidRDefault="002F123E" w:rsidP="007E081C">
            <w:pPr>
              <w:rPr>
                <w:rFonts w:cs="Calibri"/>
                <w:szCs w:val="20"/>
              </w:rPr>
            </w:pPr>
            <w:r w:rsidRPr="00D5163E">
              <w:rPr>
                <w:rFonts w:cs="Calibri"/>
                <w:szCs w:val="20"/>
              </w:rPr>
              <w:t>Min of Trade and Industry</w:t>
            </w:r>
          </w:p>
        </w:tc>
        <w:tc>
          <w:tcPr>
            <w:tcW w:w="1147" w:type="dxa"/>
          </w:tcPr>
          <w:p w14:paraId="51495BC8" w14:textId="77777777" w:rsidR="002F123E" w:rsidRPr="00D5163E" w:rsidRDefault="002F123E" w:rsidP="007E081C">
            <w:pPr>
              <w:rPr>
                <w:rFonts w:cs="Calibri"/>
                <w:szCs w:val="20"/>
              </w:rPr>
            </w:pPr>
            <w:r w:rsidRPr="00D5163E">
              <w:rPr>
                <w:rFonts w:cs="Calibri"/>
                <w:szCs w:val="20"/>
              </w:rPr>
              <w:t>Reducing</w:t>
            </w:r>
          </w:p>
        </w:tc>
      </w:tr>
      <w:tr w:rsidR="002F123E" w:rsidRPr="00D5163E" w14:paraId="572FA18A" w14:textId="77777777" w:rsidTr="00B32767">
        <w:tc>
          <w:tcPr>
            <w:tcW w:w="2610" w:type="dxa"/>
          </w:tcPr>
          <w:p w14:paraId="3608E6A5" w14:textId="77777777" w:rsidR="002F123E" w:rsidRPr="00D5163E" w:rsidRDefault="002F123E" w:rsidP="00DD7CE7">
            <w:pPr>
              <w:pStyle w:val="ListParagraph"/>
              <w:numPr>
                <w:ilvl w:val="0"/>
                <w:numId w:val="43"/>
              </w:numPr>
              <w:spacing w:after="60"/>
              <w:ind w:left="185" w:hanging="175"/>
              <w:contextualSpacing/>
              <w:jc w:val="both"/>
              <w:rPr>
                <w:rFonts w:ascii="Calibri" w:hAnsi="Calibri" w:cs="Calibri"/>
                <w:noProof/>
                <w:sz w:val="20"/>
                <w:szCs w:val="20"/>
              </w:rPr>
            </w:pPr>
            <w:r w:rsidRPr="00D5163E">
              <w:rPr>
                <w:rFonts w:ascii="Calibri" w:hAnsi="Calibri" w:cs="Calibri"/>
                <w:sz w:val="20"/>
                <w:szCs w:val="20"/>
              </w:rPr>
              <w:t xml:space="preserve">Local EEL producers could not meet all technical standard specifications </w:t>
            </w:r>
          </w:p>
        </w:tc>
        <w:tc>
          <w:tcPr>
            <w:tcW w:w="1530" w:type="dxa"/>
          </w:tcPr>
          <w:p w14:paraId="0E8510ED" w14:textId="77777777" w:rsidR="002F123E" w:rsidRPr="00D5163E" w:rsidRDefault="002F123E" w:rsidP="007E081C">
            <w:pPr>
              <w:rPr>
                <w:rFonts w:cs="Calibri"/>
                <w:szCs w:val="20"/>
              </w:rPr>
            </w:pPr>
            <w:r w:rsidRPr="00D5163E">
              <w:rPr>
                <w:rFonts w:cs="Calibri"/>
                <w:szCs w:val="20"/>
              </w:rPr>
              <w:t>Financial</w:t>
            </w:r>
          </w:p>
          <w:p w14:paraId="21E7046E" w14:textId="77777777" w:rsidR="002F123E" w:rsidRPr="00D5163E" w:rsidRDefault="002F123E" w:rsidP="007E081C">
            <w:pPr>
              <w:rPr>
                <w:rFonts w:cs="Calibri"/>
                <w:szCs w:val="20"/>
              </w:rPr>
            </w:pPr>
            <w:r w:rsidRPr="00D5163E">
              <w:rPr>
                <w:rFonts w:cs="Calibri"/>
                <w:szCs w:val="20"/>
              </w:rPr>
              <w:t>Operational</w:t>
            </w:r>
          </w:p>
          <w:p w14:paraId="36A1A982" w14:textId="77777777" w:rsidR="002F123E" w:rsidRPr="00D5163E" w:rsidRDefault="002F123E" w:rsidP="007E081C">
            <w:pPr>
              <w:rPr>
                <w:rFonts w:cs="Calibri"/>
                <w:szCs w:val="20"/>
              </w:rPr>
            </w:pPr>
            <w:r w:rsidRPr="00D5163E">
              <w:rPr>
                <w:rFonts w:cs="Calibri"/>
                <w:szCs w:val="20"/>
              </w:rPr>
              <w:t>Organizational</w:t>
            </w:r>
          </w:p>
        </w:tc>
        <w:tc>
          <w:tcPr>
            <w:tcW w:w="1260" w:type="dxa"/>
          </w:tcPr>
          <w:p w14:paraId="72F0A6E2" w14:textId="0AC62192" w:rsidR="002F123E" w:rsidRPr="00D5163E" w:rsidRDefault="002F123E" w:rsidP="00994EA5">
            <w:pPr>
              <w:pStyle w:val="BodyText1"/>
              <w:rPr>
                <w:rFonts w:asciiTheme="majorHAnsi" w:hAnsiTheme="majorHAnsi"/>
                <w:sz w:val="20"/>
                <w:szCs w:val="20"/>
              </w:rPr>
            </w:pPr>
            <w:r w:rsidRPr="00D5163E">
              <w:rPr>
                <w:rFonts w:asciiTheme="majorHAnsi" w:hAnsiTheme="majorHAnsi"/>
                <w:sz w:val="20"/>
                <w:szCs w:val="20"/>
              </w:rPr>
              <w:t xml:space="preserve">P = </w:t>
            </w:r>
            <w:r w:rsidR="008D1E8A" w:rsidRPr="00D5163E">
              <w:rPr>
                <w:rFonts w:asciiTheme="majorHAnsi" w:hAnsiTheme="majorHAnsi"/>
                <w:sz w:val="20"/>
                <w:szCs w:val="20"/>
              </w:rPr>
              <w:t>3</w:t>
            </w:r>
          </w:p>
          <w:p w14:paraId="153F10F5" w14:textId="6E028ED1" w:rsidR="002F123E" w:rsidRPr="00D5163E" w:rsidRDefault="002F123E" w:rsidP="00994EA5">
            <w:pPr>
              <w:pStyle w:val="BodyText1"/>
              <w:rPr>
                <w:rFonts w:asciiTheme="majorHAnsi" w:hAnsiTheme="majorHAnsi"/>
                <w:sz w:val="20"/>
                <w:szCs w:val="20"/>
              </w:rPr>
            </w:pPr>
            <w:r w:rsidRPr="00D5163E">
              <w:rPr>
                <w:rFonts w:asciiTheme="majorHAnsi" w:hAnsiTheme="majorHAnsi"/>
                <w:sz w:val="20"/>
                <w:szCs w:val="20"/>
              </w:rPr>
              <w:t xml:space="preserve">I = </w:t>
            </w:r>
            <w:r w:rsidR="008D1E8A" w:rsidRPr="00D5163E">
              <w:rPr>
                <w:rFonts w:asciiTheme="majorHAnsi" w:hAnsiTheme="majorHAnsi"/>
                <w:sz w:val="20"/>
                <w:szCs w:val="20"/>
              </w:rPr>
              <w:t>3</w:t>
            </w:r>
          </w:p>
        </w:tc>
        <w:tc>
          <w:tcPr>
            <w:tcW w:w="3330" w:type="dxa"/>
          </w:tcPr>
          <w:p w14:paraId="2F7A4D5D" w14:textId="77777777" w:rsidR="002F123E" w:rsidRPr="00D5163E" w:rsidRDefault="002F123E" w:rsidP="007E081C">
            <w:pPr>
              <w:rPr>
                <w:rFonts w:cs="Calibri"/>
                <w:szCs w:val="20"/>
              </w:rPr>
            </w:pPr>
            <w:r w:rsidRPr="00D5163E">
              <w:rPr>
                <w:rFonts w:cs="Calibri"/>
                <w:szCs w:val="20"/>
              </w:rPr>
              <w:t>Coordinate closely with manufacturers associations; facilitate through ESCOs and TWG</w:t>
            </w:r>
          </w:p>
        </w:tc>
        <w:tc>
          <w:tcPr>
            <w:tcW w:w="2610" w:type="dxa"/>
          </w:tcPr>
          <w:p w14:paraId="01F6B1C5" w14:textId="77777777" w:rsidR="002F123E" w:rsidRPr="00D5163E" w:rsidRDefault="002F123E" w:rsidP="007E081C">
            <w:pPr>
              <w:rPr>
                <w:rFonts w:cs="Calibri"/>
                <w:szCs w:val="20"/>
              </w:rPr>
            </w:pPr>
            <w:r w:rsidRPr="00D5163E">
              <w:rPr>
                <w:rFonts w:cs="Calibri"/>
                <w:szCs w:val="20"/>
              </w:rPr>
              <w:t>MEMR/DGNREEC</w:t>
            </w:r>
          </w:p>
          <w:p w14:paraId="700E82E4" w14:textId="77777777" w:rsidR="002F123E" w:rsidRPr="00D5163E" w:rsidRDefault="002F123E" w:rsidP="007E081C">
            <w:pPr>
              <w:rPr>
                <w:rFonts w:cs="Calibri"/>
                <w:szCs w:val="20"/>
              </w:rPr>
            </w:pPr>
            <w:r w:rsidRPr="00D5163E">
              <w:rPr>
                <w:rFonts w:cs="Calibri"/>
                <w:szCs w:val="20"/>
              </w:rPr>
              <w:t>Industry associations</w:t>
            </w:r>
          </w:p>
          <w:p w14:paraId="77C06B19" w14:textId="77777777" w:rsidR="002F123E" w:rsidRPr="00D5163E" w:rsidRDefault="002F123E" w:rsidP="007E081C">
            <w:pPr>
              <w:rPr>
                <w:rFonts w:cs="Calibri"/>
                <w:szCs w:val="20"/>
              </w:rPr>
            </w:pPr>
            <w:r w:rsidRPr="00D5163E">
              <w:rPr>
                <w:rFonts w:cs="Calibri"/>
                <w:szCs w:val="20"/>
              </w:rPr>
              <w:t>Min of Trade and Industry</w:t>
            </w:r>
          </w:p>
        </w:tc>
        <w:tc>
          <w:tcPr>
            <w:tcW w:w="1147" w:type="dxa"/>
          </w:tcPr>
          <w:p w14:paraId="2BD9A22F" w14:textId="77777777" w:rsidR="002F123E" w:rsidRPr="00D5163E" w:rsidRDefault="002F123E" w:rsidP="007E081C">
            <w:pPr>
              <w:rPr>
                <w:rFonts w:cs="Calibri"/>
                <w:szCs w:val="20"/>
              </w:rPr>
            </w:pPr>
            <w:r w:rsidRPr="00D5163E">
              <w:rPr>
                <w:rFonts w:cs="Calibri"/>
                <w:szCs w:val="20"/>
              </w:rPr>
              <w:t>Reducing</w:t>
            </w:r>
          </w:p>
        </w:tc>
      </w:tr>
      <w:tr w:rsidR="008D1E8A" w:rsidRPr="00D5163E" w14:paraId="52357B09" w14:textId="77777777" w:rsidTr="00B32767">
        <w:tc>
          <w:tcPr>
            <w:tcW w:w="2610" w:type="dxa"/>
          </w:tcPr>
          <w:p w14:paraId="48A25DA4" w14:textId="5E57CD72" w:rsidR="008D1E8A" w:rsidRPr="00D5163E" w:rsidRDefault="008D1E8A" w:rsidP="002C2489">
            <w:pPr>
              <w:pStyle w:val="ListParagraph"/>
              <w:spacing w:after="60"/>
              <w:ind w:left="185"/>
              <w:contextualSpacing/>
              <w:jc w:val="both"/>
              <w:rPr>
                <w:rFonts w:ascii="Calibri" w:hAnsi="Calibri" w:cs="Calibri"/>
                <w:noProof/>
                <w:sz w:val="20"/>
                <w:szCs w:val="20"/>
              </w:rPr>
            </w:pPr>
            <w:r w:rsidRPr="00D5163E">
              <w:rPr>
                <w:rFonts w:ascii="Calibri" w:hAnsi="Calibri" w:cs="Calibri"/>
                <w:sz w:val="20"/>
                <w:szCs w:val="20"/>
              </w:rPr>
              <w:t>Overall</w:t>
            </w:r>
          </w:p>
        </w:tc>
        <w:tc>
          <w:tcPr>
            <w:tcW w:w="1530" w:type="dxa"/>
          </w:tcPr>
          <w:p w14:paraId="17EF440F" w14:textId="77777777" w:rsidR="008D1E8A" w:rsidRPr="00D5163E" w:rsidRDefault="008D1E8A" w:rsidP="007E081C">
            <w:pPr>
              <w:rPr>
                <w:rFonts w:cs="Calibri"/>
                <w:szCs w:val="20"/>
              </w:rPr>
            </w:pPr>
          </w:p>
        </w:tc>
        <w:tc>
          <w:tcPr>
            <w:tcW w:w="1260" w:type="dxa"/>
          </w:tcPr>
          <w:p w14:paraId="697174D7" w14:textId="77777777" w:rsidR="008D1E8A" w:rsidRPr="00D5163E" w:rsidRDefault="008D1E8A" w:rsidP="00994EA5">
            <w:pPr>
              <w:pStyle w:val="BodyText1"/>
              <w:rPr>
                <w:rFonts w:asciiTheme="majorHAnsi" w:hAnsiTheme="majorHAnsi"/>
                <w:sz w:val="20"/>
                <w:szCs w:val="20"/>
              </w:rPr>
            </w:pPr>
            <w:r w:rsidRPr="00D5163E">
              <w:rPr>
                <w:rFonts w:asciiTheme="majorHAnsi" w:hAnsiTheme="majorHAnsi"/>
                <w:sz w:val="20"/>
                <w:szCs w:val="20"/>
              </w:rPr>
              <w:t>P = 3</w:t>
            </w:r>
          </w:p>
          <w:p w14:paraId="5112A101" w14:textId="458BE28A" w:rsidR="008D1E8A" w:rsidRPr="00D5163E" w:rsidRDefault="008D1E8A" w:rsidP="00994EA5">
            <w:pPr>
              <w:pStyle w:val="BodyText1"/>
              <w:rPr>
                <w:rFonts w:asciiTheme="majorHAnsi" w:hAnsiTheme="majorHAnsi"/>
                <w:sz w:val="20"/>
                <w:szCs w:val="20"/>
              </w:rPr>
            </w:pPr>
            <w:r w:rsidRPr="00D5163E">
              <w:rPr>
                <w:rFonts w:asciiTheme="majorHAnsi" w:hAnsiTheme="majorHAnsi"/>
                <w:sz w:val="20"/>
                <w:szCs w:val="20"/>
              </w:rPr>
              <w:t>I = 3</w:t>
            </w:r>
          </w:p>
        </w:tc>
        <w:tc>
          <w:tcPr>
            <w:tcW w:w="3330" w:type="dxa"/>
          </w:tcPr>
          <w:p w14:paraId="52B78DFC" w14:textId="77777777" w:rsidR="008D1E8A" w:rsidRPr="00D5163E" w:rsidRDefault="008D1E8A" w:rsidP="007E081C">
            <w:pPr>
              <w:rPr>
                <w:rFonts w:cs="Calibri"/>
                <w:szCs w:val="20"/>
              </w:rPr>
            </w:pPr>
          </w:p>
        </w:tc>
        <w:tc>
          <w:tcPr>
            <w:tcW w:w="2610" w:type="dxa"/>
          </w:tcPr>
          <w:p w14:paraId="66CEE897" w14:textId="77777777" w:rsidR="008D1E8A" w:rsidRPr="00D5163E" w:rsidRDefault="008D1E8A" w:rsidP="007E081C">
            <w:pPr>
              <w:rPr>
                <w:rFonts w:cs="Calibri"/>
                <w:szCs w:val="20"/>
              </w:rPr>
            </w:pPr>
          </w:p>
        </w:tc>
        <w:tc>
          <w:tcPr>
            <w:tcW w:w="1147" w:type="dxa"/>
          </w:tcPr>
          <w:p w14:paraId="2ABDE636" w14:textId="77777777" w:rsidR="008D1E8A" w:rsidRPr="00D5163E" w:rsidRDefault="008D1E8A" w:rsidP="007E081C">
            <w:pPr>
              <w:rPr>
                <w:rFonts w:cs="Calibri"/>
                <w:szCs w:val="20"/>
              </w:rPr>
            </w:pPr>
          </w:p>
        </w:tc>
      </w:tr>
    </w:tbl>
    <w:p w14:paraId="59551B60" w14:textId="409C418F" w:rsidR="00CA4B33" w:rsidRPr="00D5163E" w:rsidRDefault="00CA4B33" w:rsidP="007E081C">
      <w:pPr>
        <w:pStyle w:val="ListParagraph"/>
        <w:spacing w:after="60"/>
        <w:jc w:val="both"/>
        <w:rPr>
          <w:rFonts w:ascii="Calibri" w:hAnsi="Calibri"/>
          <w:sz w:val="20"/>
          <w:szCs w:val="20"/>
        </w:rPr>
        <w:sectPr w:rsidR="00CA4B33" w:rsidRPr="00D5163E" w:rsidSect="00EE2FAA">
          <w:pgSz w:w="15840" w:h="12240" w:orient="landscape" w:code="1"/>
          <w:pgMar w:top="720" w:right="720" w:bottom="720" w:left="720" w:header="720" w:footer="720" w:gutter="0"/>
          <w:cols w:space="720"/>
          <w:docGrid w:linePitch="360"/>
        </w:sectPr>
      </w:pPr>
    </w:p>
    <w:p w14:paraId="31080F76" w14:textId="46FE3DB2" w:rsidR="00A304F6" w:rsidRPr="00D5163E" w:rsidRDefault="002F123E" w:rsidP="007E081C">
      <w:pPr>
        <w:pStyle w:val="ListParagraph"/>
        <w:spacing w:after="60"/>
        <w:jc w:val="center"/>
        <w:rPr>
          <w:rFonts w:ascii="Calibri" w:hAnsi="Calibri"/>
          <w:b/>
          <w:szCs w:val="20"/>
        </w:rPr>
      </w:pPr>
      <w:r w:rsidRPr="00D5163E">
        <w:rPr>
          <w:rFonts w:ascii="Calibri" w:hAnsi="Calibri"/>
          <w:b/>
          <w:szCs w:val="20"/>
        </w:rPr>
        <w:lastRenderedPageBreak/>
        <w:t xml:space="preserve">Annex </w:t>
      </w:r>
      <w:r w:rsidR="0068373C" w:rsidRPr="00D5163E">
        <w:rPr>
          <w:rFonts w:ascii="Calibri" w:hAnsi="Calibri"/>
          <w:b/>
          <w:szCs w:val="20"/>
        </w:rPr>
        <w:t>I</w:t>
      </w:r>
      <w:r w:rsidRPr="00D5163E">
        <w:rPr>
          <w:rFonts w:ascii="Calibri" w:hAnsi="Calibri"/>
          <w:b/>
          <w:szCs w:val="20"/>
        </w:rPr>
        <w:t xml:space="preserve">: </w:t>
      </w:r>
      <w:r w:rsidR="00A304F6" w:rsidRPr="00D5163E">
        <w:rPr>
          <w:rFonts w:ascii="Calibri" w:hAnsi="Calibri"/>
          <w:b/>
          <w:szCs w:val="20"/>
        </w:rPr>
        <w:t>Results of the capacity assessment of the project implementing partner and HACT micro assessment</w:t>
      </w:r>
    </w:p>
    <w:p w14:paraId="6CD358DF" w14:textId="752FA484" w:rsidR="00BC22C0" w:rsidRPr="00D5163E" w:rsidRDefault="006A4730" w:rsidP="007E081C">
      <w:pPr>
        <w:spacing w:after="0"/>
        <w:rPr>
          <w:rFonts w:cs="Calibri"/>
        </w:rPr>
      </w:pPr>
      <w:bookmarkStart w:id="40" w:name="_Toc439945969"/>
      <w:r w:rsidRPr="00D5163E">
        <w:rPr>
          <w:rFonts w:cs="Calibri"/>
          <w:noProof/>
        </w:rPr>
        <w:drawing>
          <wp:inline distT="0" distB="0" distL="0" distR="0" wp14:anchorId="4A06DC6F" wp14:editId="234DEF37">
            <wp:extent cx="6262577" cy="8025843"/>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262394" cy="8025608"/>
                    </a:xfrm>
                    <a:prstGeom prst="rect">
                      <a:avLst/>
                    </a:prstGeom>
                    <a:noFill/>
                    <a:ln>
                      <a:noFill/>
                    </a:ln>
                  </pic:spPr>
                </pic:pic>
              </a:graphicData>
            </a:graphic>
          </wp:inline>
        </w:drawing>
      </w:r>
    </w:p>
    <w:bookmarkEnd w:id="40"/>
    <w:p w14:paraId="4C6DA8C3" w14:textId="77777777" w:rsidR="00BC22C0" w:rsidRPr="00D5163E" w:rsidRDefault="00BC22C0" w:rsidP="007E081C">
      <w:pPr>
        <w:pStyle w:val="ListParagraph"/>
        <w:spacing w:after="60"/>
        <w:jc w:val="both"/>
        <w:rPr>
          <w:rFonts w:ascii="Calibri" w:hAnsi="Calibri"/>
          <w:szCs w:val="20"/>
        </w:rPr>
      </w:pPr>
    </w:p>
    <w:p w14:paraId="5DD10028" w14:textId="77777777" w:rsidR="006A4730" w:rsidRPr="00D5163E" w:rsidRDefault="006A4730" w:rsidP="007E081C">
      <w:pPr>
        <w:pStyle w:val="ListParagraph"/>
        <w:spacing w:after="60"/>
        <w:jc w:val="both"/>
        <w:rPr>
          <w:rFonts w:ascii="Calibri" w:hAnsi="Calibri"/>
          <w:szCs w:val="20"/>
        </w:rPr>
      </w:pPr>
    </w:p>
    <w:p w14:paraId="45FC7105" w14:textId="395A0608" w:rsidR="006A4730" w:rsidRPr="00D5163E" w:rsidRDefault="006A4730" w:rsidP="007E081C">
      <w:pPr>
        <w:pStyle w:val="ListParagraph"/>
        <w:spacing w:after="60"/>
        <w:jc w:val="both"/>
        <w:rPr>
          <w:rFonts w:ascii="Calibri" w:hAnsi="Calibri"/>
          <w:szCs w:val="20"/>
        </w:rPr>
      </w:pPr>
      <w:r w:rsidRPr="00D5163E">
        <w:rPr>
          <w:rFonts w:ascii="Calibri" w:hAnsi="Calibri"/>
          <w:noProof/>
          <w:szCs w:val="20"/>
        </w:rPr>
        <w:drawing>
          <wp:inline distT="0" distB="0" distL="0" distR="0" wp14:anchorId="3F7073AB" wp14:editId="3D57E482">
            <wp:extent cx="5369442" cy="781381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69580" cy="7814011"/>
                    </a:xfrm>
                    <a:prstGeom prst="rect">
                      <a:avLst/>
                    </a:prstGeom>
                    <a:noFill/>
                    <a:ln>
                      <a:noFill/>
                    </a:ln>
                  </pic:spPr>
                </pic:pic>
              </a:graphicData>
            </a:graphic>
          </wp:inline>
        </w:drawing>
      </w:r>
    </w:p>
    <w:p w14:paraId="0088A277" w14:textId="77777777" w:rsidR="006A4730" w:rsidRPr="00D5163E" w:rsidRDefault="006A4730" w:rsidP="007E081C">
      <w:pPr>
        <w:pStyle w:val="ListParagraph"/>
        <w:spacing w:after="60"/>
        <w:jc w:val="both"/>
        <w:rPr>
          <w:rFonts w:ascii="Calibri" w:hAnsi="Calibri"/>
          <w:szCs w:val="20"/>
        </w:rPr>
      </w:pPr>
    </w:p>
    <w:p w14:paraId="14CD53F3" w14:textId="77777777" w:rsidR="006A4730" w:rsidRPr="00D5163E" w:rsidRDefault="006A4730" w:rsidP="007E081C">
      <w:pPr>
        <w:pStyle w:val="ListParagraph"/>
        <w:spacing w:after="60"/>
        <w:jc w:val="both"/>
        <w:rPr>
          <w:rFonts w:ascii="Calibri" w:hAnsi="Calibri"/>
          <w:szCs w:val="20"/>
        </w:rPr>
      </w:pPr>
    </w:p>
    <w:p w14:paraId="241A44E8" w14:textId="77777777" w:rsidR="006A4730" w:rsidRPr="00D5163E" w:rsidRDefault="006A4730" w:rsidP="007E081C">
      <w:pPr>
        <w:pStyle w:val="ListParagraph"/>
        <w:spacing w:after="60"/>
        <w:jc w:val="both"/>
        <w:rPr>
          <w:rFonts w:ascii="Calibri" w:hAnsi="Calibri"/>
          <w:szCs w:val="20"/>
        </w:rPr>
      </w:pPr>
    </w:p>
    <w:p w14:paraId="0393DD22" w14:textId="599E8FC2" w:rsidR="006A4730" w:rsidRPr="00D5163E" w:rsidRDefault="006A4730" w:rsidP="007E081C">
      <w:pPr>
        <w:pStyle w:val="ListParagraph"/>
        <w:spacing w:after="60"/>
        <w:jc w:val="both"/>
        <w:rPr>
          <w:rFonts w:ascii="Calibri" w:hAnsi="Calibri"/>
          <w:szCs w:val="20"/>
        </w:rPr>
      </w:pPr>
      <w:r w:rsidRPr="00D5163E">
        <w:rPr>
          <w:rFonts w:ascii="Calibri" w:hAnsi="Calibri"/>
          <w:noProof/>
          <w:szCs w:val="20"/>
        </w:rPr>
        <w:lastRenderedPageBreak/>
        <w:drawing>
          <wp:inline distT="0" distB="0" distL="0" distR="0" wp14:anchorId="6C2E0C28" wp14:editId="28640B71">
            <wp:extent cx="5858540" cy="6403882"/>
            <wp:effectExtent l="0" t="0" r="889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858631" cy="6403981"/>
                    </a:xfrm>
                    <a:prstGeom prst="rect">
                      <a:avLst/>
                    </a:prstGeom>
                    <a:noFill/>
                    <a:ln>
                      <a:noFill/>
                    </a:ln>
                  </pic:spPr>
                </pic:pic>
              </a:graphicData>
            </a:graphic>
          </wp:inline>
        </w:drawing>
      </w:r>
    </w:p>
    <w:p w14:paraId="25DF418F" w14:textId="77777777" w:rsidR="006A4730" w:rsidRPr="00D5163E" w:rsidRDefault="006A4730" w:rsidP="007E081C">
      <w:pPr>
        <w:pStyle w:val="ListParagraph"/>
        <w:spacing w:after="60"/>
        <w:jc w:val="both"/>
        <w:rPr>
          <w:rFonts w:ascii="Calibri" w:hAnsi="Calibri"/>
          <w:szCs w:val="20"/>
        </w:rPr>
        <w:sectPr w:rsidR="006A4730" w:rsidRPr="00D5163E" w:rsidSect="002F123E">
          <w:pgSz w:w="12240" w:h="15840" w:code="1"/>
          <w:pgMar w:top="720" w:right="720" w:bottom="720" w:left="720" w:header="720" w:footer="720" w:gutter="0"/>
          <w:cols w:space="720"/>
          <w:docGrid w:linePitch="360"/>
        </w:sectPr>
      </w:pPr>
    </w:p>
    <w:p w14:paraId="6C045232" w14:textId="628222A5" w:rsidR="006A4730" w:rsidRPr="00D5163E" w:rsidRDefault="006A4730" w:rsidP="007E081C">
      <w:pPr>
        <w:pStyle w:val="ListParagraph"/>
        <w:spacing w:after="60"/>
        <w:jc w:val="both"/>
        <w:rPr>
          <w:rFonts w:ascii="Calibri" w:hAnsi="Calibri"/>
          <w:szCs w:val="20"/>
        </w:rPr>
      </w:pPr>
      <w:r w:rsidRPr="00D5163E">
        <w:rPr>
          <w:rFonts w:ascii="Calibri" w:hAnsi="Calibri"/>
          <w:noProof/>
          <w:szCs w:val="20"/>
        </w:rPr>
        <w:lastRenderedPageBreak/>
        <w:drawing>
          <wp:inline distT="0" distB="0" distL="0" distR="0" wp14:anchorId="579AD307" wp14:editId="6D8EA98B">
            <wp:extent cx="5210175" cy="3189605"/>
            <wp:effectExtent l="0" t="0" r="9525"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10175" cy="3189605"/>
                    </a:xfrm>
                    <a:prstGeom prst="rect">
                      <a:avLst/>
                    </a:prstGeom>
                    <a:noFill/>
                    <a:ln>
                      <a:noFill/>
                    </a:ln>
                  </pic:spPr>
                </pic:pic>
              </a:graphicData>
            </a:graphic>
          </wp:inline>
        </w:drawing>
      </w:r>
    </w:p>
    <w:p w14:paraId="5A9717AC" w14:textId="77777777" w:rsidR="006A4730" w:rsidRPr="00D5163E" w:rsidRDefault="006A4730" w:rsidP="007E081C">
      <w:pPr>
        <w:pStyle w:val="ListParagraph"/>
        <w:spacing w:after="60"/>
        <w:jc w:val="both"/>
        <w:rPr>
          <w:rFonts w:ascii="Calibri" w:hAnsi="Calibri"/>
          <w:szCs w:val="20"/>
        </w:rPr>
        <w:sectPr w:rsidR="006A4730" w:rsidRPr="00D5163E" w:rsidSect="002F123E">
          <w:pgSz w:w="12240" w:h="15840" w:code="1"/>
          <w:pgMar w:top="720" w:right="720" w:bottom="720" w:left="720" w:header="720" w:footer="720" w:gutter="0"/>
          <w:cols w:space="720"/>
          <w:docGrid w:linePitch="360"/>
        </w:sectPr>
      </w:pPr>
    </w:p>
    <w:p w14:paraId="2A66908D" w14:textId="22919E0C" w:rsidR="007A64B5" w:rsidRPr="00D5163E" w:rsidRDefault="002F123E" w:rsidP="007E081C">
      <w:pPr>
        <w:pStyle w:val="ListParagraph"/>
        <w:spacing w:after="60"/>
        <w:jc w:val="center"/>
        <w:rPr>
          <w:rFonts w:ascii="Calibri" w:hAnsi="Calibri"/>
          <w:b/>
        </w:rPr>
      </w:pPr>
      <w:r w:rsidRPr="00D5163E">
        <w:rPr>
          <w:rFonts w:ascii="Calibri" w:hAnsi="Calibri"/>
          <w:b/>
        </w:rPr>
        <w:lastRenderedPageBreak/>
        <w:t xml:space="preserve">Annex </w:t>
      </w:r>
      <w:r w:rsidR="0068373C" w:rsidRPr="00D5163E">
        <w:rPr>
          <w:rFonts w:ascii="Calibri" w:hAnsi="Calibri"/>
          <w:b/>
        </w:rPr>
        <w:t>J</w:t>
      </w:r>
      <w:r w:rsidRPr="00D5163E">
        <w:rPr>
          <w:rFonts w:ascii="Calibri" w:hAnsi="Calibri"/>
          <w:b/>
        </w:rPr>
        <w:t xml:space="preserve">: </w:t>
      </w:r>
      <w:r w:rsidR="00A304F6" w:rsidRPr="00D5163E">
        <w:rPr>
          <w:rFonts w:ascii="Calibri" w:hAnsi="Calibri"/>
          <w:b/>
        </w:rPr>
        <w:t xml:space="preserve">Additional </w:t>
      </w:r>
      <w:r w:rsidRPr="00D5163E">
        <w:rPr>
          <w:rFonts w:ascii="Calibri" w:hAnsi="Calibri"/>
          <w:b/>
        </w:rPr>
        <w:t>A</w:t>
      </w:r>
      <w:r w:rsidR="00A304F6" w:rsidRPr="00D5163E">
        <w:rPr>
          <w:rFonts w:ascii="Calibri" w:hAnsi="Calibri"/>
          <w:b/>
        </w:rPr>
        <w:t>greements</w:t>
      </w:r>
    </w:p>
    <w:p w14:paraId="3BC442D2" w14:textId="77777777" w:rsidR="002F123E" w:rsidRPr="00D5163E" w:rsidRDefault="002F123E" w:rsidP="007E081C">
      <w:pPr>
        <w:pStyle w:val="ListParagraph"/>
        <w:spacing w:after="60"/>
        <w:jc w:val="center"/>
        <w:rPr>
          <w:rFonts w:ascii="Calibri" w:hAnsi="Calibri"/>
          <w:b/>
        </w:rPr>
      </w:pPr>
      <w:r w:rsidRPr="00D5163E">
        <w:rPr>
          <w:rFonts w:ascii="Calibri" w:hAnsi="Calibri"/>
          <w:b/>
        </w:rPr>
        <w:t>(Co-financing Letters)</w:t>
      </w:r>
    </w:p>
    <w:p w14:paraId="734444B5" w14:textId="6F3601B5" w:rsidR="00D27FE8" w:rsidRPr="00D5163E" w:rsidRDefault="005D25E2" w:rsidP="007E081C">
      <w:pPr>
        <w:pStyle w:val="ListParagraph"/>
        <w:spacing w:after="60"/>
        <w:jc w:val="center"/>
        <w:rPr>
          <w:rFonts w:ascii="Calibri" w:hAnsi="Calibri"/>
          <w:b/>
        </w:rPr>
      </w:pPr>
      <w:r w:rsidRPr="00D5163E">
        <w:rPr>
          <w:rFonts w:ascii="Calibri" w:hAnsi="Calibri"/>
          <w:b/>
        </w:rPr>
        <w:t>(in separate file)</w:t>
      </w:r>
    </w:p>
    <w:p w14:paraId="1D0CCC77" w14:textId="77777777" w:rsidR="00D27FE8" w:rsidRPr="00D5163E" w:rsidRDefault="00D27FE8" w:rsidP="007E081C">
      <w:pPr>
        <w:pStyle w:val="ListParagraph"/>
        <w:spacing w:after="60"/>
        <w:jc w:val="both"/>
        <w:rPr>
          <w:rFonts w:ascii="Calibri" w:hAnsi="Calibri"/>
          <w:b/>
        </w:rPr>
      </w:pPr>
    </w:p>
    <w:p w14:paraId="044127DF" w14:textId="77777777" w:rsidR="00D27FE8" w:rsidRPr="00D5163E" w:rsidRDefault="00D27FE8" w:rsidP="007E081C">
      <w:pPr>
        <w:pStyle w:val="ListParagraph"/>
        <w:spacing w:after="60"/>
        <w:jc w:val="both"/>
        <w:rPr>
          <w:rFonts w:ascii="Calibri" w:hAnsi="Calibri"/>
          <w:b/>
        </w:rPr>
        <w:sectPr w:rsidR="00D27FE8" w:rsidRPr="00D5163E" w:rsidSect="00D27FE8">
          <w:pgSz w:w="12240" w:h="15840" w:code="1"/>
          <w:pgMar w:top="720" w:right="720" w:bottom="720" w:left="720" w:header="720" w:footer="720" w:gutter="0"/>
          <w:cols w:space="720"/>
          <w:docGrid w:linePitch="360"/>
        </w:sectPr>
      </w:pPr>
    </w:p>
    <w:p w14:paraId="52A35254" w14:textId="77777777" w:rsidR="00D27FE8" w:rsidRPr="00D5163E" w:rsidRDefault="00D27FE8" w:rsidP="007E081C">
      <w:pPr>
        <w:pStyle w:val="ListParagraph"/>
        <w:spacing w:after="60"/>
        <w:jc w:val="both"/>
        <w:rPr>
          <w:rFonts w:ascii="Calibri" w:hAnsi="Calibri"/>
          <w:b/>
          <w:sz w:val="22"/>
          <w:szCs w:val="22"/>
        </w:rPr>
      </w:pPr>
      <w:r w:rsidRPr="00D5163E">
        <w:rPr>
          <w:rFonts w:ascii="Calibri" w:hAnsi="Calibri"/>
          <w:b/>
          <w:sz w:val="22"/>
          <w:szCs w:val="22"/>
        </w:rPr>
        <w:lastRenderedPageBreak/>
        <w:t>Commitment Letter -</w:t>
      </w:r>
    </w:p>
    <w:p w14:paraId="5E9A42D2" w14:textId="77777777" w:rsidR="00D27FE8" w:rsidRPr="00D5163E" w:rsidRDefault="00D27FE8" w:rsidP="007E081C">
      <w:pPr>
        <w:pStyle w:val="ListParagraph"/>
        <w:spacing w:after="60"/>
        <w:jc w:val="both"/>
        <w:rPr>
          <w:rFonts w:ascii="Calibri" w:hAnsi="Calibri" w:cs="Calibri"/>
          <w:b/>
          <w:color w:val="000000"/>
          <w:szCs w:val="20"/>
        </w:rPr>
      </w:pPr>
      <w:r w:rsidRPr="00D5163E">
        <w:rPr>
          <w:rFonts w:ascii="Calibri" w:hAnsi="Calibri" w:cs="Calibri"/>
          <w:b/>
          <w:color w:val="000000"/>
          <w:szCs w:val="20"/>
        </w:rPr>
        <w:t>Ministry of Energy and Mineral Resource (DG-NREEC)</w:t>
      </w:r>
    </w:p>
    <w:p w14:paraId="5F02581D" w14:textId="77777777" w:rsidR="00D27FE8" w:rsidRPr="00D5163E" w:rsidRDefault="00D27FE8" w:rsidP="007E081C">
      <w:pPr>
        <w:pStyle w:val="ListParagraph"/>
        <w:spacing w:after="60"/>
        <w:jc w:val="both"/>
        <w:rPr>
          <w:rFonts w:ascii="Calibri" w:hAnsi="Calibri" w:cs="Calibri"/>
          <w:b/>
          <w:sz w:val="22"/>
          <w:szCs w:val="22"/>
        </w:rPr>
        <w:sectPr w:rsidR="00D27FE8" w:rsidRPr="00D5163E" w:rsidSect="007A64B5">
          <w:pgSz w:w="12240" w:h="15840" w:code="1"/>
          <w:pgMar w:top="720" w:right="720" w:bottom="720" w:left="720" w:header="720" w:footer="720" w:gutter="0"/>
          <w:cols w:space="720"/>
          <w:docGrid w:linePitch="360"/>
        </w:sectPr>
      </w:pPr>
    </w:p>
    <w:p w14:paraId="77FB4AF7" w14:textId="77777777" w:rsidR="00D27FE8" w:rsidRPr="00D5163E" w:rsidRDefault="00D27FE8" w:rsidP="007E081C">
      <w:pPr>
        <w:pStyle w:val="ListParagraph"/>
        <w:spacing w:after="60"/>
        <w:jc w:val="both"/>
        <w:rPr>
          <w:rFonts w:ascii="Calibri" w:hAnsi="Calibri"/>
          <w:b/>
          <w:sz w:val="22"/>
          <w:szCs w:val="22"/>
        </w:rPr>
      </w:pPr>
      <w:r w:rsidRPr="00D5163E">
        <w:rPr>
          <w:rFonts w:ascii="Calibri" w:hAnsi="Calibri"/>
          <w:b/>
          <w:sz w:val="22"/>
          <w:szCs w:val="22"/>
        </w:rPr>
        <w:lastRenderedPageBreak/>
        <w:t>Commitment Letter -</w:t>
      </w:r>
    </w:p>
    <w:p w14:paraId="7E77DE49" w14:textId="77777777" w:rsidR="00D27FE8" w:rsidRPr="00D5163E" w:rsidRDefault="00D27FE8" w:rsidP="007E081C">
      <w:pPr>
        <w:pStyle w:val="ListParagraph"/>
        <w:spacing w:after="60"/>
        <w:jc w:val="both"/>
        <w:rPr>
          <w:rFonts w:ascii="Calibri" w:hAnsi="Calibri" w:cs="Calibri"/>
          <w:b/>
          <w:color w:val="000000"/>
          <w:szCs w:val="20"/>
        </w:rPr>
      </w:pPr>
      <w:r w:rsidRPr="00D5163E">
        <w:rPr>
          <w:rFonts w:ascii="Calibri" w:hAnsi="Calibri" w:cs="Calibri"/>
          <w:b/>
          <w:color w:val="000000"/>
          <w:szCs w:val="20"/>
        </w:rPr>
        <w:t>Ministry of Energy and Mineral Resource (P3TEK – R&amp;D Dept)</w:t>
      </w:r>
    </w:p>
    <w:p w14:paraId="2FF81C70" w14:textId="77777777" w:rsidR="005D25E2" w:rsidRPr="00D5163E" w:rsidRDefault="005D25E2" w:rsidP="007E081C">
      <w:pPr>
        <w:pStyle w:val="ListParagraph"/>
        <w:spacing w:after="60"/>
        <w:jc w:val="both"/>
        <w:rPr>
          <w:rFonts w:ascii="Calibri" w:hAnsi="Calibri" w:cs="Calibri"/>
          <w:b/>
          <w:sz w:val="22"/>
          <w:szCs w:val="22"/>
        </w:rPr>
        <w:sectPr w:rsidR="005D25E2" w:rsidRPr="00D5163E" w:rsidSect="007A64B5">
          <w:pgSz w:w="12240" w:h="15840" w:code="1"/>
          <w:pgMar w:top="720" w:right="720" w:bottom="720" w:left="720" w:header="720" w:footer="720" w:gutter="0"/>
          <w:cols w:space="720"/>
          <w:docGrid w:linePitch="360"/>
        </w:sectPr>
      </w:pPr>
    </w:p>
    <w:p w14:paraId="16642A52" w14:textId="77777777" w:rsidR="005D25E2" w:rsidRPr="00D5163E" w:rsidRDefault="005D25E2" w:rsidP="007E081C">
      <w:pPr>
        <w:pStyle w:val="ListParagraph"/>
        <w:spacing w:after="60"/>
        <w:jc w:val="both"/>
        <w:rPr>
          <w:rFonts w:ascii="Calibri" w:hAnsi="Calibri"/>
          <w:b/>
          <w:sz w:val="22"/>
          <w:szCs w:val="22"/>
        </w:rPr>
      </w:pPr>
      <w:r w:rsidRPr="00D5163E">
        <w:rPr>
          <w:rFonts w:ascii="Calibri" w:hAnsi="Calibri"/>
          <w:b/>
          <w:sz w:val="22"/>
          <w:szCs w:val="22"/>
        </w:rPr>
        <w:lastRenderedPageBreak/>
        <w:t>Commitment Letter -</w:t>
      </w:r>
    </w:p>
    <w:p w14:paraId="65EC3E3C" w14:textId="070071E1" w:rsidR="007C7DC1" w:rsidRPr="00D5163E" w:rsidRDefault="007C7DC1" w:rsidP="007E081C">
      <w:pPr>
        <w:pStyle w:val="ListParagraph"/>
        <w:spacing w:after="60"/>
        <w:jc w:val="both"/>
        <w:rPr>
          <w:rFonts w:ascii="Calibri" w:hAnsi="Calibri" w:cs="Calibri"/>
          <w:b/>
          <w:bCs/>
          <w:sz w:val="22"/>
          <w:szCs w:val="22"/>
        </w:rPr>
        <w:sectPr w:rsidR="007C7DC1" w:rsidRPr="00D5163E" w:rsidSect="007A64B5">
          <w:pgSz w:w="12240" w:h="15840" w:code="1"/>
          <w:pgMar w:top="720" w:right="720" w:bottom="720" w:left="720" w:header="720" w:footer="720" w:gutter="0"/>
          <w:cols w:space="720"/>
          <w:docGrid w:linePitch="360"/>
        </w:sectPr>
      </w:pPr>
      <w:r w:rsidRPr="00D5163E">
        <w:rPr>
          <w:rFonts w:ascii="Calibri" w:hAnsi="Calibri" w:cs="Calibri"/>
          <w:b/>
          <w:bCs/>
          <w:color w:val="000000"/>
          <w:sz w:val="22"/>
          <w:szCs w:val="22"/>
        </w:rPr>
        <w:t>National Standardization Agency (</w:t>
      </w:r>
      <w:r w:rsidRPr="00D5163E">
        <w:rPr>
          <w:rFonts w:ascii="Calibri" w:hAnsi="Calibri" w:cs="Calibri"/>
          <w:b/>
          <w:bCs/>
          <w:i/>
          <w:color w:val="000000"/>
          <w:sz w:val="22"/>
          <w:szCs w:val="22"/>
        </w:rPr>
        <w:t>Badan Standardisasi Nasional, BSN</w:t>
      </w:r>
      <w:r w:rsidRPr="00D5163E">
        <w:rPr>
          <w:rFonts w:ascii="Calibri" w:hAnsi="Calibri" w:cs="Calibri"/>
          <w:b/>
          <w:bCs/>
          <w:color w:val="000000"/>
          <w:sz w:val="22"/>
          <w:szCs w:val="22"/>
        </w:rPr>
        <w:t>)</w:t>
      </w:r>
    </w:p>
    <w:p w14:paraId="6EFF379F" w14:textId="77777777" w:rsidR="00D27FE8" w:rsidRPr="00D5163E" w:rsidRDefault="00D27FE8" w:rsidP="007E081C">
      <w:pPr>
        <w:pStyle w:val="ListParagraph"/>
        <w:spacing w:after="60"/>
        <w:jc w:val="both"/>
        <w:rPr>
          <w:rFonts w:ascii="Calibri" w:hAnsi="Calibri"/>
          <w:b/>
          <w:sz w:val="22"/>
          <w:szCs w:val="22"/>
        </w:rPr>
      </w:pPr>
      <w:r w:rsidRPr="00D5163E">
        <w:rPr>
          <w:rFonts w:ascii="Calibri" w:hAnsi="Calibri"/>
          <w:b/>
          <w:sz w:val="22"/>
          <w:szCs w:val="22"/>
        </w:rPr>
        <w:lastRenderedPageBreak/>
        <w:t>Commitment Letter -</w:t>
      </w:r>
    </w:p>
    <w:p w14:paraId="5005C659" w14:textId="77777777" w:rsidR="00D27FE8" w:rsidRPr="00D5163E" w:rsidRDefault="00D27FE8" w:rsidP="007E081C">
      <w:pPr>
        <w:pStyle w:val="ListParagraph"/>
        <w:spacing w:after="60"/>
        <w:jc w:val="both"/>
        <w:rPr>
          <w:rFonts w:ascii="Calibri" w:hAnsi="Calibri" w:cs="Calibri"/>
          <w:b/>
          <w:color w:val="000000"/>
          <w:szCs w:val="20"/>
        </w:rPr>
      </w:pPr>
      <w:r w:rsidRPr="00D5163E">
        <w:rPr>
          <w:rFonts w:ascii="Calibri" w:hAnsi="Calibri" w:cs="Calibri"/>
          <w:b/>
          <w:color w:val="000000"/>
          <w:szCs w:val="20"/>
        </w:rPr>
        <w:t xml:space="preserve">City Government of Solo/Surakarta (Mayor) </w:t>
      </w:r>
    </w:p>
    <w:p w14:paraId="08971A47" w14:textId="77777777" w:rsidR="00D27FE8" w:rsidRPr="00D5163E" w:rsidRDefault="00D27FE8" w:rsidP="007E081C">
      <w:pPr>
        <w:pStyle w:val="ListParagraph"/>
        <w:spacing w:after="60"/>
        <w:jc w:val="both"/>
        <w:rPr>
          <w:rFonts w:ascii="Calibri" w:hAnsi="Calibri" w:cs="Calibri"/>
          <w:b/>
          <w:sz w:val="22"/>
          <w:szCs w:val="22"/>
        </w:rPr>
        <w:sectPr w:rsidR="00D27FE8" w:rsidRPr="00D5163E" w:rsidSect="007A64B5">
          <w:pgSz w:w="12240" w:h="15840" w:code="1"/>
          <w:pgMar w:top="720" w:right="720" w:bottom="720" w:left="720" w:header="720" w:footer="720" w:gutter="0"/>
          <w:cols w:space="720"/>
          <w:docGrid w:linePitch="360"/>
        </w:sectPr>
      </w:pPr>
    </w:p>
    <w:p w14:paraId="27D7D662" w14:textId="77777777" w:rsidR="00D27FE8" w:rsidRPr="00D5163E" w:rsidRDefault="00D27FE8" w:rsidP="007E081C">
      <w:pPr>
        <w:pStyle w:val="ListParagraph"/>
        <w:spacing w:after="60"/>
        <w:rPr>
          <w:rFonts w:ascii="Calibri" w:hAnsi="Calibri"/>
          <w:b/>
          <w:sz w:val="22"/>
          <w:szCs w:val="22"/>
        </w:rPr>
      </w:pPr>
      <w:r w:rsidRPr="00D5163E">
        <w:rPr>
          <w:rFonts w:ascii="Calibri" w:hAnsi="Calibri"/>
          <w:b/>
          <w:sz w:val="22"/>
          <w:szCs w:val="22"/>
        </w:rPr>
        <w:lastRenderedPageBreak/>
        <w:t>Commitment Letter -</w:t>
      </w:r>
    </w:p>
    <w:p w14:paraId="1E48371C" w14:textId="0AC5F302" w:rsidR="00D27FE8" w:rsidRPr="00D5163E" w:rsidRDefault="00D27FE8" w:rsidP="007E081C">
      <w:pPr>
        <w:pStyle w:val="ListParagraph"/>
        <w:spacing w:after="60"/>
        <w:rPr>
          <w:rFonts w:ascii="Calibri" w:hAnsi="Calibri"/>
          <w:b/>
          <w:sz w:val="22"/>
          <w:szCs w:val="22"/>
        </w:rPr>
      </w:pPr>
      <w:r w:rsidRPr="00D5163E">
        <w:rPr>
          <w:rFonts w:ascii="Calibri" w:hAnsi="Calibri"/>
          <w:b/>
          <w:sz w:val="22"/>
          <w:szCs w:val="22"/>
        </w:rPr>
        <w:t>Indonesian Lighting Manufacturers Association – GAMATRINDO</w:t>
      </w:r>
    </w:p>
    <w:p w14:paraId="670837C4" w14:textId="77777777" w:rsidR="00BF0444" w:rsidRPr="00D5163E" w:rsidRDefault="00BF0444" w:rsidP="007E081C">
      <w:pPr>
        <w:pStyle w:val="ListParagraph"/>
        <w:spacing w:after="60"/>
        <w:rPr>
          <w:rFonts w:ascii="Calibri" w:hAnsi="Calibri"/>
          <w:b/>
          <w:sz w:val="22"/>
          <w:szCs w:val="22"/>
        </w:rPr>
        <w:sectPr w:rsidR="00BF0444" w:rsidRPr="00D5163E" w:rsidSect="007A64B5">
          <w:pgSz w:w="12240" w:h="15840" w:code="1"/>
          <w:pgMar w:top="720" w:right="720" w:bottom="720" w:left="720" w:header="720" w:footer="720" w:gutter="0"/>
          <w:cols w:space="720"/>
          <w:docGrid w:linePitch="360"/>
        </w:sectPr>
      </w:pPr>
    </w:p>
    <w:p w14:paraId="5376E7EA" w14:textId="77777777" w:rsidR="00D27FE8" w:rsidRPr="00D5163E" w:rsidRDefault="00D27FE8" w:rsidP="007E081C">
      <w:pPr>
        <w:pStyle w:val="ListParagraph"/>
        <w:spacing w:after="60"/>
        <w:jc w:val="both"/>
        <w:rPr>
          <w:rFonts w:ascii="Calibri" w:hAnsi="Calibri"/>
          <w:b/>
          <w:sz w:val="22"/>
          <w:szCs w:val="22"/>
        </w:rPr>
      </w:pPr>
      <w:r w:rsidRPr="00D5163E">
        <w:rPr>
          <w:rFonts w:ascii="Calibri" w:hAnsi="Calibri"/>
          <w:b/>
          <w:sz w:val="22"/>
          <w:szCs w:val="22"/>
        </w:rPr>
        <w:lastRenderedPageBreak/>
        <w:t>Commitment Letter -</w:t>
      </w:r>
    </w:p>
    <w:p w14:paraId="13ABE56F" w14:textId="31AE7722" w:rsidR="00D27FE8" w:rsidRPr="00D5163E" w:rsidRDefault="00D27FE8" w:rsidP="007E081C">
      <w:pPr>
        <w:pStyle w:val="ListParagraph"/>
        <w:spacing w:after="60"/>
        <w:jc w:val="both"/>
        <w:rPr>
          <w:rFonts w:ascii="Calibri" w:hAnsi="Calibri"/>
          <w:b/>
          <w:sz w:val="22"/>
          <w:szCs w:val="22"/>
        </w:rPr>
      </w:pPr>
      <w:r w:rsidRPr="00D5163E">
        <w:rPr>
          <w:rFonts w:ascii="Calibri" w:hAnsi="Calibri"/>
          <w:b/>
          <w:sz w:val="22"/>
          <w:szCs w:val="22"/>
        </w:rPr>
        <w:t>Indonesian Lighting Manufacturers Association – APERLINDO</w:t>
      </w:r>
    </w:p>
    <w:p w14:paraId="0D1D1345" w14:textId="77777777" w:rsidR="00BF0444" w:rsidRPr="00D5163E" w:rsidRDefault="00BF0444" w:rsidP="007E081C">
      <w:pPr>
        <w:pStyle w:val="ListParagraph"/>
        <w:spacing w:after="60"/>
        <w:jc w:val="both"/>
        <w:rPr>
          <w:rFonts w:ascii="Calibri" w:hAnsi="Calibri"/>
          <w:b/>
          <w:sz w:val="22"/>
          <w:szCs w:val="22"/>
        </w:rPr>
      </w:pPr>
    </w:p>
    <w:p w14:paraId="448D9C9B" w14:textId="77777777" w:rsidR="00D27FE8" w:rsidRPr="00D5163E" w:rsidRDefault="00D27FE8" w:rsidP="007E081C">
      <w:pPr>
        <w:pStyle w:val="ListParagraph"/>
        <w:spacing w:after="60"/>
        <w:jc w:val="both"/>
        <w:rPr>
          <w:rFonts w:ascii="Calibri" w:hAnsi="Calibri" w:cs="Calibri"/>
          <w:b/>
          <w:sz w:val="22"/>
          <w:szCs w:val="22"/>
        </w:rPr>
        <w:sectPr w:rsidR="00D27FE8" w:rsidRPr="00D5163E" w:rsidSect="007A64B5">
          <w:pgSz w:w="12240" w:h="15840" w:code="1"/>
          <w:pgMar w:top="720" w:right="720" w:bottom="720" w:left="720" w:header="720" w:footer="720" w:gutter="0"/>
          <w:cols w:space="720"/>
          <w:docGrid w:linePitch="360"/>
        </w:sectPr>
      </w:pPr>
    </w:p>
    <w:p w14:paraId="07BDB284" w14:textId="77777777" w:rsidR="00D27FE8" w:rsidRPr="00D5163E" w:rsidRDefault="00D27FE8" w:rsidP="007E081C">
      <w:pPr>
        <w:pStyle w:val="ListParagraph"/>
        <w:spacing w:after="60"/>
        <w:rPr>
          <w:rFonts w:ascii="Calibri" w:hAnsi="Calibri"/>
          <w:b/>
          <w:sz w:val="22"/>
          <w:szCs w:val="22"/>
        </w:rPr>
      </w:pPr>
      <w:r w:rsidRPr="00D5163E">
        <w:rPr>
          <w:rFonts w:ascii="Calibri" w:hAnsi="Calibri"/>
          <w:b/>
          <w:sz w:val="22"/>
          <w:szCs w:val="22"/>
        </w:rPr>
        <w:lastRenderedPageBreak/>
        <w:t>Commitment Letter -</w:t>
      </w:r>
    </w:p>
    <w:p w14:paraId="0C3ED833" w14:textId="26BB42F3" w:rsidR="00BF0444" w:rsidRPr="00D5163E" w:rsidRDefault="005D25E2" w:rsidP="007E081C">
      <w:pPr>
        <w:pStyle w:val="ListParagraph"/>
        <w:spacing w:after="60"/>
        <w:rPr>
          <w:rFonts w:ascii="Calibri" w:hAnsi="Calibri"/>
          <w:b/>
          <w:sz w:val="22"/>
          <w:szCs w:val="22"/>
        </w:rPr>
        <w:sectPr w:rsidR="00BF0444" w:rsidRPr="00D5163E" w:rsidSect="007A64B5">
          <w:pgSz w:w="12240" w:h="15840" w:code="1"/>
          <w:pgMar w:top="720" w:right="720" w:bottom="720" w:left="720" w:header="720" w:footer="720" w:gutter="0"/>
          <w:cols w:space="720"/>
          <w:docGrid w:linePitch="360"/>
        </w:sectPr>
      </w:pPr>
      <w:r w:rsidRPr="00D5163E">
        <w:rPr>
          <w:rFonts w:ascii="Calibri" w:hAnsi="Calibri"/>
          <w:b/>
          <w:sz w:val="22"/>
          <w:szCs w:val="22"/>
        </w:rPr>
        <w:t>Global Efficient Lighting Centre</w:t>
      </w:r>
    </w:p>
    <w:p w14:paraId="34F7309C" w14:textId="77777777" w:rsidR="00D27FE8" w:rsidRPr="00D5163E" w:rsidRDefault="00D27FE8" w:rsidP="007E081C">
      <w:pPr>
        <w:pStyle w:val="ListParagraph"/>
        <w:spacing w:after="60"/>
        <w:jc w:val="both"/>
        <w:rPr>
          <w:rFonts w:ascii="Calibri" w:hAnsi="Calibri"/>
          <w:b/>
          <w:sz w:val="22"/>
          <w:szCs w:val="22"/>
        </w:rPr>
      </w:pPr>
      <w:r w:rsidRPr="00D5163E">
        <w:rPr>
          <w:rFonts w:ascii="Calibri" w:hAnsi="Calibri"/>
          <w:b/>
          <w:sz w:val="22"/>
          <w:szCs w:val="22"/>
        </w:rPr>
        <w:lastRenderedPageBreak/>
        <w:t>Commitment Letter -</w:t>
      </w:r>
    </w:p>
    <w:p w14:paraId="09BF6B9A" w14:textId="77777777" w:rsidR="007C7DC1" w:rsidRPr="00D5163E" w:rsidRDefault="00D27FE8" w:rsidP="007E081C">
      <w:pPr>
        <w:pStyle w:val="ListParagraph"/>
        <w:spacing w:after="60"/>
        <w:jc w:val="both"/>
        <w:rPr>
          <w:rFonts w:ascii="Calibri" w:hAnsi="Calibri"/>
          <w:b/>
          <w:sz w:val="22"/>
          <w:szCs w:val="22"/>
        </w:rPr>
      </w:pPr>
      <w:r w:rsidRPr="00D5163E">
        <w:rPr>
          <w:rFonts w:ascii="Calibri" w:hAnsi="Calibri"/>
          <w:b/>
          <w:sz w:val="22"/>
          <w:szCs w:val="22"/>
        </w:rPr>
        <w:t>Solarens (local LED manufacturer)</w:t>
      </w:r>
    </w:p>
    <w:p w14:paraId="6E99E096" w14:textId="77777777" w:rsidR="007C7DC1" w:rsidRPr="00D5163E" w:rsidRDefault="007C7DC1" w:rsidP="007E081C">
      <w:pPr>
        <w:pStyle w:val="ListParagraph"/>
        <w:spacing w:after="60"/>
        <w:jc w:val="both"/>
        <w:rPr>
          <w:rFonts w:ascii="Calibri" w:hAnsi="Calibri"/>
          <w:b/>
          <w:sz w:val="22"/>
          <w:szCs w:val="22"/>
        </w:rPr>
        <w:sectPr w:rsidR="007C7DC1" w:rsidRPr="00D5163E" w:rsidSect="007A64B5">
          <w:pgSz w:w="12240" w:h="15840" w:code="1"/>
          <w:pgMar w:top="720" w:right="720" w:bottom="720" w:left="720" w:header="720" w:footer="720" w:gutter="0"/>
          <w:cols w:space="720"/>
          <w:docGrid w:linePitch="360"/>
        </w:sectPr>
      </w:pPr>
    </w:p>
    <w:p w14:paraId="0F8F9EDB" w14:textId="77777777" w:rsidR="007C7DC1" w:rsidRPr="00D5163E" w:rsidRDefault="007C7DC1" w:rsidP="007E081C">
      <w:pPr>
        <w:pStyle w:val="ListParagraph"/>
        <w:spacing w:after="60"/>
        <w:jc w:val="both"/>
        <w:rPr>
          <w:rFonts w:ascii="Calibri" w:hAnsi="Calibri"/>
          <w:b/>
          <w:sz w:val="22"/>
          <w:szCs w:val="22"/>
        </w:rPr>
      </w:pPr>
      <w:r w:rsidRPr="00D5163E">
        <w:rPr>
          <w:rFonts w:ascii="Calibri" w:hAnsi="Calibri"/>
          <w:b/>
          <w:sz w:val="22"/>
          <w:szCs w:val="22"/>
        </w:rPr>
        <w:lastRenderedPageBreak/>
        <w:t>Commitment Letter -</w:t>
      </w:r>
    </w:p>
    <w:p w14:paraId="0A10A771" w14:textId="5CACDCA7" w:rsidR="00D27FE8" w:rsidRPr="00D5163E" w:rsidRDefault="007C7DC1" w:rsidP="007E081C">
      <w:pPr>
        <w:pStyle w:val="ListParagraph"/>
        <w:spacing w:after="60"/>
        <w:jc w:val="both"/>
        <w:rPr>
          <w:rFonts w:ascii="Calibri" w:hAnsi="Calibri" w:cs="Calibri"/>
          <w:b/>
          <w:bCs/>
          <w:sz w:val="22"/>
          <w:szCs w:val="22"/>
        </w:rPr>
      </w:pPr>
      <w:r w:rsidRPr="00D5163E">
        <w:rPr>
          <w:rFonts w:ascii="Calibri" w:hAnsi="Calibri" w:cs="Calibri"/>
          <w:b/>
          <w:bCs/>
          <w:color w:val="000000"/>
          <w:sz w:val="22"/>
          <w:szCs w:val="22"/>
        </w:rPr>
        <w:t>Adyawinsa (local LED manufacturer)</w:t>
      </w:r>
    </w:p>
    <w:p w14:paraId="3BF45A91" w14:textId="77777777" w:rsidR="00D27FE8" w:rsidRPr="00D5163E" w:rsidRDefault="00D27FE8" w:rsidP="007E081C">
      <w:pPr>
        <w:pStyle w:val="ListParagraph"/>
        <w:spacing w:after="60"/>
        <w:jc w:val="both"/>
        <w:rPr>
          <w:rFonts w:ascii="Calibri" w:hAnsi="Calibri" w:cs="Calibri"/>
          <w:b/>
          <w:sz w:val="22"/>
          <w:szCs w:val="22"/>
        </w:rPr>
      </w:pPr>
    </w:p>
    <w:p w14:paraId="28432F37" w14:textId="77777777" w:rsidR="00D27FE8" w:rsidRPr="00D5163E" w:rsidRDefault="00D27FE8" w:rsidP="007E081C">
      <w:pPr>
        <w:pStyle w:val="ListParagraph"/>
        <w:spacing w:after="60"/>
        <w:jc w:val="both"/>
        <w:rPr>
          <w:rFonts w:ascii="Calibri" w:hAnsi="Calibri" w:cs="Calibri"/>
          <w:b/>
          <w:sz w:val="22"/>
          <w:szCs w:val="22"/>
        </w:rPr>
        <w:sectPr w:rsidR="00D27FE8" w:rsidRPr="00D5163E" w:rsidSect="007A64B5">
          <w:pgSz w:w="12240" w:h="15840" w:code="1"/>
          <w:pgMar w:top="720" w:right="720" w:bottom="720" w:left="720" w:header="720" w:footer="720" w:gutter="0"/>
          <w:cols w:space="720"/>
          <w:docGrid w:linePitch="360"/>
        </w:sectPr>
      </w:pPr>
    </w:p>
    <w:p w14:paraId="2FA709DD" w14:textId="77777777" w:rsidR="00BF0444" w:rsidRPr="00D5163E" w:rsidRDefault="00BF0444" w:rsidP="007E081C">
      <w:pPr>
        <w:pStyle w:val="ListParagraph"/>
        <w:spacing w:after="60"/>
        <w:rPr>
          <w:rFonts w:ascii="Calibri" w:hAnsi="Calibri" w:cs="Calibri"/>
          <w:b/>
          <w:sz w:val="22"/>
          <w:szCs w:val="22"/>
        </w:rPr>
        <w:sectPr w:rsidR="00BF0444" w:rsidRPr="00D5163E" w:rsidSect="007A64B5">
          <w:pgSz w:w="12240" w:h="15840" w:code="1"/>
          <w:pgMar w:top="720" w:right="720" w:bottom="720" w:left="720" w:header="720" w:footer="720" w:gutter="0"/>
          <w:cols w:space="720"/>
          <w:docGrid w:linePitch="360"/>
        </w:sectPr>
      </w:pPr>
    </w:p>
    <w:p w14:paraId="7BAB4D1D" w14:textId="77777777" w:rsidR="00D27FE8" w:rsidRPr="00D5163E" w:rsidRDefault="00D27FE8" w:rsidP="007E081C">
      <w:pPr>
        <w:pStyle w:val="ListParagraph"/>
        <w:spacing w:after="60"/>
        <w:jc w:val="both"/>
        <w:rPr>
          <w:rFonts w:ascii="Calibri" w:hAnsi="Calibri"/>
          <w:b/>
          <w:sz w:val="22"/>
          <w:szCs w:val="22"/>
        </w:rPr>
      </w:pPr>
      <w:r w:rsidRPr="00D5163E">
        <w:rPr>
          <w:rFonts w:ascii="Calibri" w:hAnsi="Calibri"/>
          <w:b/>
          <w:sz w:val="22"/>
          <w:szCs w:val="22"/>
        </w:rPr>
        <w:lastRenderedPageBreak/>
        <w:t>Commitment Letter -</w:t>
      </w:r>
    </w:p>
    <w:p w14:paraId="2AAC80AD" w14:textId="28EE00EC" w:rsidR="00580809" w:rsidRPr="00D5163E" w:rsidRDefault="00D27FE8" w:rsidP="007E081C">
      <w:pPr>
        <w:pStyle w:val="ListParagraph"/>
        <w:spacing w:after="60"/>
        <w:jc w:val="both"/>
        <w:rPr>
          <w:rFonts w:asciiTheme="majorHAnsi" w:hAnsiTheme="majorHAnsi" w:cs="Calibri"/>
          <w:b/>
          <w:bCs/>
          <w:color w:val="000000"/>
          <w:szCs w:val="20"/>
        </w:rPr>
      </w:pPr>
      <w:r w:rsidRPr="00D5163E">
        <w:rPr>
          <w:rFonts w:asciiTheme="majorHAnsi" w:hAnsiTheme="majorHAnsi" w:cs="Calibri"/>
          <w:b/>
          <w:bCs/>
          <w:color w:val="000000"/>
          <w:szCs w:val="20"/>
        </w:rPr>
        <w:t>UNDP</w:t>
      </w:r>
    </w:p>
    <w:p w14:paraId="4DA62AE9" w14:textId="77777777" w:rsidR="00BF0444" w:rsidRPr="00D5163E" w:rsidRDefault="00BF0444" w:rsidP="007E081C">
      <w:pPr>
        <w:pStyle w:val="ListParagraph"/>
        <w:spacing w:after="60"/>
        <w:jc w:val="both"/>
        <w:rPr>
          <w:rFonts w:cs="Calibri"/>
          <w:color w:val="000000"/>
          <w:szCs w:val="20"/>
        </w:rPr>
        <w:sectPr w:rsidR="00BF0444" w:rsidRPr="00D5163E" w:rsidSect="007A64B5">
          <w:pgSz w:w="12240" w:h="15840" w:code="1"/>
          <w:pgMar w:top="720" w:right="720" w:bottom="720" w:left="720" w:header="720" w:footer="720" w:gutter="0"/>
          <w:cols w:space="720"/>
          <w:docGrid w:linePitch="360"/>
        </w:sectPr>
      </w:pPr>
    </w:p>
    <w:p w14:paraId="08E9E54F" w14:textId="539A480A" w:rsidR="003E3ABA" w:rsidRPr="00D5163E" w:rsidRDefault="00D27FE8" w:rsidP="007E081C">
      <w:pPr>
        <w:pStyle w:val="ListParagraph"/>
        <w:spacing w:after="60"/>
        <w:ind w:left="90"/>
        <w:jc w:val="center"/>
        <w:rPr>
          <w:rFonts w:ascii="Calibri" w:hAnsi="Calibri"/>
          <w:b/>
          <w:sz w:val="22"/>
          <w:szCs w:val="22"/>
        </w:rPr>
      </w:pPr>
      <w:r w:rsidRPr="00D5163E">
        <w:rPr>
          <w:rFonts w:ascii="Calibri" w:hAnsi="Calibri"/>
          <w:b/>
          <w:sz w:val="22"/>
          <w:szCs w:val="22"/>
        </w:rPr>
        <w:lastRenderedPageBreak/>
        <w:t xml:space="preserve">Annex </w:t>
      </w:r>
      <w:r w:rsidR="0068373C" w:rsidRPr="00D5163E">
        <w:rPr>
          <w:rFonts w:ascii="Calibri" w:hAnsi="Calibri"/>
          <w:b/>
          <w:sz w:val="22"/>
          <w:szCs w:val="22"/>
        </w:rPr>
        <w:t>K</w:t>
      </w:r>
      <w:r w:rsidRPr="00D5163E">
        <w:rPr>
          <w:rFonts w:ascii="Calibri" w:hAnsi="Calibri"/>
          <w:b/>
          <w:sz w:val="22"/>
          <w:szCs w:val="22"/>
        </w:rPr>
        <w:t xml:space="preserve">: </w:t>
      </w:r>
      <w:r w:rsidR="0068373C" w:rsidRPr="00D5163E">
        <w:rPr>
          <w:rFonts w:ascii="Calibri" w:hAnsi="Calibri"/>
          <w:b/>
          <w:sz w:val="22"/>
          <w:szCs w:val="22"/>
        </w:rPr>
        <w:t>Description of</w:t>
      </w:r>
      <w:r w:rsidR="007A64B5" w:rsidRPr="00D5163E">
        <w:rPr>
          <w:rFonts w:ascii="Calibri" w:hAnsi="Calibri"/>
          <w:b/>
          <w:sz w:val="22"/>
          <w:szCs w:val="22"/>
        </w:rPr>
        <w:t xml:space="preserve"> Demonstration</w:t>
      </w:r>
      <w:r w:rsidR="0068373C" w:rsidRPr="00D5163E">
        <w:rPr>
          <w:rFonts w:ascii="Calibri" w:hAnsi="Calibri"/>
          <w:b/>
          <w:sz w:val="22"/>
          <w:szCs w:val="22"/>
        </w:rPr>
        <w:t>s</w:t>
      </w:r>
    </w:p>
    <w:p w14:paraId="100EBB2E" w14:textId="77777777" w:rsidR="00F252E9" w:rsidRPr="00D5163E" w:rsidRDefault="00F252E9" w:rsidP="007E081C">
      <w:pPr>
        <w:rPr>
          <w:b/>
          <w:sz w:val="22"/>
          <w:szCs w:val="22"/>
        </w:rPr>
      </w:pPr>
    </w:p>
    <w:p w14:paraId="202F7F06" w14:textId="0E0AE120" w:rsidR="00F252E9" w:rsidRPr="00D5163E" w:rsidRDefault="00D823CD" w:rsidP="007E081C">
      <w:pPr>
        <w:rPr>
          <w:b/>
          <w:sz w:val="22"/>
          <w:szCs w:val="22"/>
        </w:rPr>
      </w:pPr>
      <w:r w:rsidRPr="00D5163E">
        <w:rPr>
          <w:b/>
          <w:sz w:val="22"/>
          <w:szCs w:val="22"/>
        </w:rPr>
        <w:t xml:space="preserve">Annex </w:t>
      </w:r>
      <w:r w:rsidR="0068373C" w:rsidRPr="00D5163E">
        <w:rPr>
          <w:b/>
          <w:sz w:val="22"/>
          <w:szCs w:val="22"/>
        </w:rPr>
        <w:t>K1</w:t>
      </w:r>
      <w:r w:rsidRPr="00D5163E">
        <w:rPr>
          <w:b/>
          <w:sz w:val="22"/>
          <w:szCs w:val="22"/>
        </w:rPr>
        <w:t>: Pilot Demonstration Concept Note #</w:t>
      </w:r>
      <w:r w:rsidR="00763DC1" w:rsidRPr="00D5163E">
        <w:rPr>
          <w:b/>
          <w:sz w:val="22"/>
          <w:szCs w:val="22"/>
        </w:rPr>
        <w:t>1</w:t>
      </w:r>
      <w:r w:rsidRPr="00D5163E">
        <w:rPr>
          <w:b/>
          <w:sz w:val="22"/>
          <w:szCs w:val="22"/>
        </w:rPr>
        <w:t xml:space="preserve"> – Guaranteed EPC: Government Building </w:t>
      </w:r>
    </w:p>
    <w:p w14:paraId="5928BC34" w14:textId="77777777" w:rsidR="00D823CD" w:rsidRPr="00D5163E" w:rsidRDefault="00D823CD" w:rsidP="007E081C">
      <w:pPr>
        <w:rPr>
          <w:b/>
          <w:sz w:val="22"/>
          <w:szCs w:val="22"/>
        </w:rPr>
      </w:pPr>
    </w:p>
    <w:tbl>
      <w:tblPr>
        <w:tblW w:w="75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7"/>
        <w:gridCol w:w="1528"/>
        <w:gridCol w:w="396"/>
        <w:gridCol w:w="3136"/>
      </w:tblGrid>
      <w:tr w:rsidR="00D823CD" w:rsidRPr="00D5163E" w14:paraId="320A49AA" w14:textId="77777777" w:rsidTr="00256214">
        <w:trPr>
          <w:jc w:val="center"/>
        </w:trPr>
        <w:tc>
          <w:tcPr>
            <w:tcW w:w="2572" w:type="dxa"/>
            <w:shd w:val="clear" w:color="auto" w:fill="auto"/>
          </w:tcPr>
          <w:p w14:paraId="0AC90B7C" w14:textId="77777777" w:rsidR="00D823CD" w:rsidRPr="00D5163E" w:rsidRDefault="00D823CD" w:rsidP="00DD7CE7">
            <w:pPr>
              <w:pStyle w:val="ListParagraph"/>
              <w:numPr>
                <w:ilvl w:val="0"/>
                <w:numId w:val="38"/>
              </w:numPr>
              <w:ind w:left="330" w:hanging="270"/>
              <w:contextualSpacing/>
              <w:jc w:val="both"/>
              <w:rPr>
                <w:rFonts w:ascii="Calibri" w:hAnsi="Calibri" w:cs="Calibri"/>
                <w:b/>
                <w:noProof/>
                <w:sz w:val="20"/>
                <w:szCs w:val="20"/>
              </w:rPr>
            </w:pPr>
            <w:r w:rsidRPr="00D5163E">
              <w:rPr>
                <w:rFonts w:ascii="Calibri" w:hAnsi="Calibri" w:cs="Calibri"/>
                <w:b/>
                <w:sz w:val="20"/>
                <w:szCs w:val="20"/>
              </w:rPr>
              <w:t>Title</w:t>
            </w:r>
          </w:p>
        </w:tc>
        <w:tc>
          <w:tcPr>
            <w:tcW w:w="4935" w:type="dxa"/>
            <w:gridSpan w:val="3"/>
            <w:shd w:val="clear" w:color="auto" w:fill="auto"/>
          </w:tcPr>
          <w:p w14:paraId="5DCA396F" w14:textId="77777777" w:rsidR="00D823CD" w:rsidRPr="00D5163E" w:rsidRDefault="00D823CD" w:rsidP="007E081C">
            <w:pPr>
              <w:rPr>
                <w:rFonts w:cs="Calibri"/>
                <w:b/>
                <w:szCs w:val="20"/>
              </w:rPr>
            </w:pPr>
            <w:r w:rsidRPr="00D5163E">
              <w:rPr>
                <w:rFonts w:cs="Calibri"/>
                <w:b/>
                <w:szCs w:val="20"/>
              </w:rPr>
              <w:t>Guaranteed Energy Performance Contracting Pilot Demonstration in Government Buildings</w:t>
            </w:r>
          </w:p>
        </w:tc>
      </w:tr>
      <w:tr w:rsidR="00D823CD" w:rsidRPr="00D5163E" w14:paraId="7AE173B9" w14:textId="77777777" w:rsidTr="00256214">
        <w:trPr>
          <w:jc w:val="center"/>
        </w:trPr>
        <w:tc>
          <w:tcPr>
            <w:tcW w:w="2572" w:type="dxa"/>
            <w:shd w:val="clear" w:color="auto" w:fill="auto"/>
          </w:tcPr>
          <w:p w14:paraId="4FB8DFA4"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r w:rsidRPr="00D5163E">
              <w:rPr>
                <w:rFonts w:ascii="Calibri" w:hAnsi="Calibri" w:cs="Calibri"/>
                <w:b/>
                <w:sz w:val="20"/>
                <w:szCs w:val="20"/>
              </w:rPr>
              <w:t>Contract Model</w:t>
            </w:r>
          </w:p>
        </w:tc>
        <w:tc>
          <w:tcPr>
            <w:tcW w:w="4935" w:type="dxa"/>
            <w:gridSpan w:val="3"/>
            <w:shd w:val="clear" w:color="auto" w:fill="auto"/>
          </w:tcPr>
          <w:p w14:paraId="02686B1A" w14:textId="77777777" w:rsidR="00D823CD" w:rsidRPr="00D5163E" w:rsidRDefault="00D823CD" w:rsidP="007E081C">
            <w:pPr>
              <w:rPr>
                <w:rFonts w:cs="Calibri"/>
                <w:szCs w:val="20"/>
              </w:rPr>
            </w:pPr>
            <w:r w:rsidRPr="00D5163E">
              <w:rPr>
                <w:rFonts w:cs="Calibri"/>
                <w:szCs w:val="20"/>
              </w:rPr>
              <w:t>Guaranteed Saving</w:t>
            </w:r>
          </w:p>
        </w:tc>
      </w:tr>
      <w:tr w:rsidR="00D823CD" w:rsidRPr="00D5163E" w14:paraId="148CC006" w14:textId="77777777" w:rsidTr="00256214">
        <w:trPr>
          <w:trHeight w:val="270"/>
          <w:jc w:val="center"/>
        </w:trPr>
        <w:tc>
          <w:tcPr>
            <w:tcW w:w="2572" w:type="dxa"/>
            <w:shd w:val="clear" w:color="auto" w:fill="auto"/>
          </w:tcPr>
          <w:p w14:paraId="362171A7" w14:textId="77777777" w:rsidR="00D823CD" w:rsidRPr="00D5163E" w:rsidRDefault="00D823CD" w:rsidP="00DD7CE7">
            <w:pPr>
              <w:pStyle w:val="ListParagraph"/>
              <w:numPr>
                <w:ilvl w:val="0"/>
                <w:numId w:val="38"/>
              </w:numPr>
              <w:ind w:left="330" w:hanging="270"/>
              <w:contextualSpacing/>
              <w:jc w:val="both"/>
              <w:rPr>
                <w:rFonts w:ascii="Calibri" w:hAnsi="Calibri" w:cs="Calibri"/>
                <w:b/>
                <w:noProof/>
                <w:sz w:val="20"/>
                <w:szCs w:val="20"/>
              </w:rPr>
            </w:pPr>
            <w:r w:rsidRPr="00D5163E">
              <w:rPr>
                <w:rFonts w:ascii="Calibri" w:hAnsi="Calibri" w:cs="Calibri"/>
                <w:b/>
                <w:sz w:val="20"/>
                <w:szCs w:val="20"/>
              </w:rPr>
              <w:t>Proposed Location</w:t>
            </w:r>
          </w:p>
        </w:tc>
        <w:tc>
          <w:tcPr>
            <w:tcW w:w="4935" w:type="dxa"/>
            <w:gridSpan w:val="3"/>
            <w:shd w:val="clear" w:color="auto" w:fill="auto"/>
          </w:tcPr>
          <w:p w14:paraId="3C11DE5F" w14:textId="77777777" w:rsidR="00D823CD" w:rsidRPr="00D5163E" w:rsidRDefault="00D823CD" w:rsidP="007E081C">
            <w:pPr>
              <w:rPr>
                <w:rFonts w:cs="Calibri"/>
                <w:szCs w:val="20"/>
              </w:rPr>
            </w:pPr>
            <w:r w:rsidRPr="00D5163E">
              <w:rPr>
                <w:rFonts w:cs="Calibri"/>
                <w:szCs w:val="20"/>
              </w:rPr>
              <w:t>Government Building: LKPP Building</w:t>
            </w:r>
          </w:p>
        </w:tc>
      </w:tr>
      <w:tr w:rsidR="00D823CD" w:rsidRPr="00D5163E" w14:paraId="741142FE" w14:textId="77777777" w:rsidTr="00256214">
        <w:trPr>
          <w:jc w:val="center"/>
        </w:trPr>
        <w:tc>
          <w:tcPr>
            <w:tcW w:w="2572" w:type="dxa"/>
            <w:shd w:val="clear" w:color="auto" w:fill="auto"/>
          </w:tcPr>
          <w:p w14:paraId="76AF7407" w14:textId="77777777" w:rsidR="00D823CD" w:rsidRPr="00D5163E" w:rsidRDefault="00D823CD" w:rsidP="00DD7CE7">
            <w:pPr>
              <w:pStyle w:val="ListParagraph"/>
              <w:numPr>
                <w:ilvl w:val="0"/>
                <w:numId w:val="38"/>
              </w:numPr>
              <w:ind w:left="330" w:hanging="270"/>
              <w:contextualSpacing/>
              <w:jc w:val="both"/>
              <w:rPr>
                <w:rFonts w:ascii="Calibri" w:hAnsi="Calibri" w:cs="Calibri"/>
                <w:b/>
                <w:noProof/>
                <w:sz w:val="20"/>
                <w:szCs w:val="20"/>
              </w:rPr>
            </w:pPr>
            <w:r w:rsidRPr="00D5163E">
              <w:rPr>
                <w:rFonts w:ascii="Calibri" w:hAnsi="Calibri" w:cs="Calibri"/>
                <w:b/>
                <w:sz w:val="20"/>
                <w:szCs w:val="20"/>
              </w:rPr>
              <w:t>Brief Description</w:t>
            </w:r>
          </w:p>
          <w:p w14:paraId="4403262E" w14:textId="77777777" w:rsidR="00D823CD" w:rsidRPr="00D5163E" w:rsidRDefault="00D823CD" w:rsidP="007E081C">
            <w:pPr>
              <w:pStyle w:val="ListParagraph"/>
              <w:ind w:left="330"/>
              <w:jc w:val="both"/>
              <w:rPr>
                <w:rFonts w:ascii="Calibri" w:hAnsi="Calibri" w:cs="Calibri"/>
                <w:sz w:val="20"/>
                <w:szCs w:val="20"/>
              </w:rPr>
            </w:pPr>
          </w:p>
        </w:tc>
        <w:tc>
          <w:tcPr>
            <w:tcW w:w="4935" w:type="dxa"/>
            <w:gridSpan w:val="3"/>
            <w:shd w:val="clear" w:color="auto" w:fill="auto"/>
          </w:tcPr>
          <w:p w14:paraId="47DC9371" w14:textId="77777777" w:rsidR="00D823CD" w:rsidRPr="00D5163E" w:rsidRDefault="00D823CD" w:rsidP="007E081C">
            <w:pPr>
              <w:spacing w:line="256" w:lineRule="auto"/>
              <w:rPr>
                <w:rFonts w:cs="Calibri"/>
                <w:szCs w:val="20"/>
              </w:rPr>
            </w:pPr>
          </w:p>
        </w:tc>
      </w:tr>
      <w:tr w:rsidR="00D823CD" w:rsidRPr="00D5163E" w14:paraId="79E00EA0" w14:textId="77777777" w:rsidTr="00256214">
        <w:trPr>
          <w:trHeight w:val="260"/>
          <w:jc w:val="center"/>
        </w:trPr>
        <w:tc>
          <w:tcPr>
            <w:tcW w:w="2572" w:type="dxa"/>
            <w:shd w:val="clear" w:color="auto" w:fill="auto"/>
          </w:tcPr>
          <w:p w14:paraId="55440E85" w14:textId="77777777" w:rsidR="00D823CD" w:rsidRPr="00D5163E" w:rsidRDefault="00D823CD" w:rsidP="00DD7CE7">
            <w:pPr>
              <w:pStyle w:val="ListParagraph"/>
              <w:numPr>
                <w:ilvl w:val="0"/>
                <w:numId w:val="38"/>
              </w:numPr>
              <w:ind w:left="330" w:hanging="270"/>
              <w:contextualSpacing/>
              <w:jc w:val="both"/>
              <w:rPr>
                <w:rFonts w:ascii="Calibri" w:hAnsi="Calibri" w:cs="Calibri"/>
                <w:b/>
                <w:noProof/>
                <w:sz w:val="20"/>
                <w:szCs w:val="20"/>
              </w:rPr>
            </w:pPr>
            <w:r w:rsidRPr="00D5163E">
              <w:rPr>
                <w:rFonts w:ascii="Calibri" w:hAnsi="Calibri" w:cs="Calibri"/>
                <w:b/>
                <w:sz w:val="20"/>
                <w:szCs w:val="20"/>
              </w:rPr>
              <w:t>Estimated Number of Lamps Involved</w:t>
            </w:r>
          </w:p>
        </w:tc>
        <w:tc>
          <w:tcPr>
            <w:tcW w:w="4935" w:type="dxa"/>
            <w:gridSpan w:val="3"/>
            <w:shd w:val="clear" w:color="auto" w:fill="auto"/>
          </w:tcPr>
          <w:p w14:paraId="2EEDF516" w14:textId="77777777" w:rsidR="00D823CD" w:rsidRPr="00D5163E" w:rsidRDefault="00D823CD" w:rsidP="007E081C">
            <w:pPr>
              <w:rPr>
                <w:rFonts w:cs="Calibri"/>
                <w:szCs w:val="20"/>
              </w:rPr>
            </w:pPr>
            <w:r w:rsidRPr="00D5163E">
              <w:rPr>
                <w:rFonts w:cs="Calibri"/>
                <w:szCs w:val="20"/>
              </w:rPr>
              <w:t>7,391 pieces</w:t>
            </w:r>
          </w:p>
        </w:tc>
      </w:tr>
      <w:tr w:rsidR="00D823CD" w:rsidRPr="00D5163E" w14:paraId="2A2D1424" w14:textId="77777777" w:rsidTr="00256214">
        <w:trPr>
          <w:trHeight w:val="80"/>
          <w:jc w:val="center"/>
        </w:trPr>
        <w:tc>
          <w:tcPr>
            <w:tcW w:w="2572" w:type="dxa"/>
            <w:shd w:val="clear" w:color="auto" w:fill="auto"/>
          </w:tcPr>
          <w:p w14:paraId="239E14D3" w14:textId="77777777" w:rsidR="00D823CD" w:rsidRPr="00D5163E" w:rsidRDefault="00D823CD" w:rsidP="00DD7CE7">
            <w:pPr>
              <w:pStyle w:val="ListParagraph"/>
              <w:numPr>
                <w:ilvl w:val="0"/>
                <w:numId w:val="38"/>
              </w:numPr>
              <w:ind w:left="330" w:hanging="270"/>
              <w:contextualSpacing/>
              <w:jc w:val="both"/>
              <w:rPr>
                <w:rFonts w:ascii="Calibri" w:hAnsi="Calibri" w:cs="Calibri"/>
                <w:b/>
                <w:noProof/>
                <w:sz w:val="20"/>
                <w:szCs w:val="20"/>
              </w:rPr>
            </w:pPr>
            <w:r w:rsidRPr="00D5163E">
              <w:rPr>
                <w:rFonts w:ascii="Calibri" w:hAnsi="Calibri" w:cs="Calibri"/>
                <w:b/>
                <w:sz w:val="20"/>
                <w:szCs w:val="20"/>
              </w:rPr>
              <w:t>Estimated Total Load</w:t>
            </w:r>
          </w:p>
        </w:tc>
        <w:tc>
          <w:tcPr>
            <w:tcW w:w="4935" w:type="dxa"/>
            <w:gridSpan w:val="3"/>
            <w:shd w:val="clear" w:color="auto" w:fill="auto"/>
          </w:tcPr>
          <w:p w14:paraId="0291B082" w14:textId="77777777" w:rsidR="00D823CD" w:rsidRPr="00D5163E" w:rsidRDefault="00D823CD" w:rsidP="007E081C">
            <w:pPr>
              <w:rPr>
                <w:rFonts w:cs="Calibri"/>
                <w:szCs w:val="20"/>
              </w:rPr>
            </w:pPr>
            <w:r w:rsidRPr="00D5163E">
              <w:rPr>
                <w:rFonts w:cs="Calibri"/>
                <w:szCs w:val="20"/>
              </w:rPr>
              <w:t>124 kW</w:t>
            </w:r>
          </w:p>
        </w:tc>
      </w:tr>
      <w:tr w:rsidR="00D823CD" w:rsidRPr="00D5163E" w14:paraId="5BB28C1B" w14:textId="77777777" w:rsidTr="00256214">
        <w:trPr>
          <w:jc w:val="center"/>
        </w:trPr>
        <w:tc>
          <w:tcPr>
            <w:tcW w:w="2572" w:type="dxa"/>
            <w:shd w:val="clear" w:color="auto" w:fill="auto"/>
          </w:tcPr>
          <w:p w14:paraId="1E6A634D" w14:textId="77777777" w:rsidR="00D823CD" w:rsidRPr="00D5163E" w:rsidRDefault="00D823CD" w:rsidP="00DD7CE7">
            <w:pPr>
              <w:pStyle w:val="ListParagraph"/>
              <w:numPr>
                <w:ilvl w:val="0"/>
                <w:numId w:val="38"/>
              </w:numPr>
              <w:ind w:left="330" w:hanging="270"/>
              <w:contextualSpacing/>
              <w:jc w:val="both"/>
              <w:rPr>
                <w:rFonts w:ascii="Calibri" w:hAnsi="Calibri" w:cs="Calibri"/>
                <w:b/>
                <w:noProof/>
                <w:sz w:val="20"/>
                <w:szCs w:val="20"/>
              </w:rPr>
            </w:pPr>
            <w:r w:rsidRPr="00D5163E">
              <w:rPr>
                <w:rFonts w:ascii="Calibri" w:hAnsi="Calibri" w:cs="Calibri"/>
                <w:b/>
                <w:sz w:val="20"/>
                <w:szCs w:val="20"/>
              </w:rPr>
              <w:t>Planned Activities</w:t>
            </w:r>
          </w:p>
        </w:tc>
        <w:tc>
          <w:tcPr>
            <w:tcW w:w="4935" w:type="dxa"/>
            <w:gridSpan w:val="3"/>
            <w:shd w:val="clear" w:color="auto" w:fill="auto"/>
          </w:tcPr>
          <w:p w14:paraId="7270509E" w14:textId="77777777" w:rsidR="00D823CD" w:rsidRPr="00D5163E" w:rsidRDefault="00D823CD" w:rsidP="007E081C">
            <w:pPr>
              <w:rPr>
                <w:rFonts w:cs="Calibri"/>
                <w:szCs w:val="20"/>
              </w:rPr>
            </w:pPr>
            <w:r w:rsidRPr="00D5163E">
              <w:rPr>
                <w:rFonts w:cs="Calibri"/>
                <w:szCs w:val="20"/>
              </w:rPr>
              <w:t>Phase 1: Project Development</w:t>
            </w:r>
          </w:p>
          <w:p w14:paraId="59D1C0D2" w14:textId="77777777" w:rsidR="00D823CD" w:rsidRPr="00D5163E" w:rsidRDefault="00D823CD" w:rsidP="007E081C">
            <w:pPr>
              <w:rPr>
                <w:rFonts w:cs="Calibri"/>
                <w:szCs w:val="20"/>
              </w:rPr>
            </w:pPr>
            <w:r w:rsidRPr="00D5163E">
              <w:rPr>
                <w:rFonts w:cs="Calibri"/>
                <w:szCs w:val="20"/>
              </w:rPr>
              <w:t>Phase 2: Implementation</w:t>
            </w:r>
          </w:p>
          <w:p w14:paraId="5EDF2934" w14:textId="77777777" w:rsidR="00D823CD" w:rsidRPr="00D5163E" w:rsidRDefault="00D823CD" w:rsidP="007E081C">
            <w:pPr>
              <w:rPr>
                <w:rFonts w:cs="Calibri"/>
                <w:szCs w:val="20"/>
              </w:rPr>
            </w:pPr>
            <w:r w:rsidRPr="00D5163E">
              <w:rPr>
                <w:rFonts w:cs="Calibri"/>
                <w:szCs w:val="20"/>
              </w:rPr>
              <w:t>Phase 3: Performance Contracting Period</w:t>
            </w:r>
          </w:p>
          <w:p w14:paraId="323CA5D4" w14:textId="77777777" w:rsidR="00D823CD" w:rsidRPr="00D5163E" w:rsidRDefault="00D823CD" w:rsidP="007E081C">
            <w:pPr>
              <w:rPr>
                <w:rFonts w:cs="Calibri"/>
                <w:szCs w:val="20"/>
              </w:rPr>
            </w:pPr>
            <w:r w:rsidRPr="00D5163E">
              <w:rPr>
                <w:rFonts w:cs="Calibri"/>
                <w:szCs w:val="20"/>
              </w:rPr>
              <w:t>Phase 4: Replication Preparation</w:t>
            </w:r>
          </w:p>
        </w:tc>
      </w:tr>
      <w:tr w:rsidR="00D823CD" w:rsidRPr="00D5163E" w14:paraId="7A75ACE9" w14:textId="77777777" w:rsidTr="00256214">
        <w:trPr>
          <w:trHeight w:val="249"/>
          <w:jc w:val="center"/>
        </w:trPr>
        <w:tc>
          <w:tcPr>
            <w:tcW w:w="2572" w:type="dxa"/>
            <w:vMerge w:val="restart"/>
            <w:shd w:val="clear" w:color="auto" w:fill="auto"/>
          </w:tcPr>
          <w:p w14:paraId="6BB5DCB2" w14:textId="77777777" w:rsidR="00D823CD" w:rsidRPr="00D5163E" w:rsidRDefault="00D823CD" w:rsidP="00DD7CE7">
            <w:pPr>
              <w:pStyle w:val="ListParagraph"/>
              <w:numPr>
                <w:ilvl w:val="0"/>
                <w:numId w:val="38"/>
              </w:numPr>
              <w:ind w:left="330" w:hanging="270"/>
              <w:contextualSpacing/>
              <w:jc w:val="both"/>
              <w:rPr>
                <w:rFonts w:ascii="Calibri" w:hAnsi="Calibri" w:cs="Calibri"/>
                <w:b/>
                <w:noProof/>
                <w:sz w:val="20"/>
                <w:szCs w:val="20"/>
              </w:rPr>
            </w:pPr>
            <w:r w:rsidRPr="00D5163E">
              <w:rPr>
                <w:rFonts w:ascii="Calibri" w:hAnsi="Calibri" w:cs="Calibri"/>
                <w:b/>
                <w:sz w:val="20"/>
                <w:szCs w:val="20"/>
              </w:rPr>
              <w:t>Expected Results</w:t>
            </w:r>
          </w:p>
        </w:tc>
        <w:tc>
          <w:tcPr>
            <w:tcW w:w="937" w:type="dxa"/>
            <w:shd w:val="clear" w:color="auto" w:fill="auto"/>
          </w:tcPr>
          <w:p w14:paraId="3AE0804A" w14:textId="77777777" w:rsidR="00D823CD" w:rsidRPr="00D5163E" w:rsidRDefault="00D823CD" w:rsidP="007E081C">
            <w:pPr>
              <w:rPr>
                <w:rFonts w:cs="Calibri"/>
                <w:szCs w:val="20"/>
              </w:rPr>
            </w:pPr>
            <w:r w:rsidRPr="00D5163E">
              <w:rPr>
                <w:rFonts w:cs="Calibri"/>
                <w:szCs w:val="20"/>
              </w:rPr>
              <w:t>Energy Saving</w:t>
            </w:r>
          </w:p>
        </w:tc>
        <w:tc>
          <w:tcPr>
            <w:tcW w:w="3998" w:type="dxa"/>
            <w:gridSpan w:val="2"/>
            <w:shd w:val="clear" w:color="auto" w:fill="auto"/>
            <w:vAlign w:val="bottom"/>
          </w:tcPr>
          <w:p w14:paraId="51A678D0" w14:textId="77777777" w:rsidR="00D823CD" w:rsidRPr="00D5163E" w:rsidRDefault="00D823CD" w:rsidP="007E081C">
            <w:pPr>
              <w:rPr>
                <w:rFonts w:cs="Calibri"/>
                <w:szCs w:val="20"/>
              </w:rPr>
            </w:pPr>
            <w:r w:rsidRPr="00D5163E">
              <w:rPr>
                <w:rFonts w:cs="Calibri"/>
                <w:szCs w:val="20"/>
              </w:rPr>
              <w:t>223 – 292 MWh p. a</w:t>
            </w:r>
          </w:p>
        </w:tc>
      </w:tr>
      <w:tr w:rsidR="00D823CD" w:rsidRPr="00D5163E" w14:paraId="3F62D010" w14:textId="77777777" w:rsidTr="00256214">
        <w:trPr>
          <w:trHeight w:val="249"/>
          <w:jc w:val="center"/>
        </w:trPr>
        <w:tc>
          <w:tcPr>
            <w:tcW w:w="2572" w:type="dxa"/>
            <w:vMerge/>
            <w:shd w:val="clear" w:color="auto" w:fill="auto"/>
          </w:tcPr>
          <w:p w14:paraId="0F774F53"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shd w:val="clear" w:color="auto" w:fill="auto"/>
          </w:tcPr>
          <w:p w14:paraId="6F2ACD2F" w14:textId="77777777" w:rsidR="00D823CD" w:rsidRPr="00D5163E" w:rsidRDefault="00D823CD" w:rsidP="007E081C">
            <w:pPr>
              <w:rPr>
                <w:rFonts w:cs="Calibri"/>
                <w:szCs w:val="20"/>
              </w:rPr>
            </w:pPr>
            <w:r w:rsidRPr="00D5163E">
              <w:rPr>
                <w:rFonts w:cs="Calibri"/>
                <w:szCs w:val="20"/>
              </w:rPr>
              <w:t>Emission Reduction</w:t>
            </w:r>
          </w:p>
        </w:tc>
        <w:tc>
          <w:tcPr>
            <w:tcW w:w="3998" w:type="dxa"/>
            <w:gridSpan w:val="2"/>
            <w:shd w:val="clear" w:color="auto" w:fill="auto"/>
          </w:tcPr>
          <w:p w14:paraId="580E8074" w14:textId="77777777" w:rsidR="00D823CD" w:rsidRPr="00D5163E" w:rsidRDefault="00D823CD" w:rsidP="007E081C">
            <w:pPr>
              <w:rPr>
                <w:rFonts w:cs="Calibri"/>
                <w:szCs w:val="20"/>
              </w:rPr>
            </w:pPr>
            <w:r w:rsidRPr="00D5163E">
              <w:rPr>
                <w:rFonts w:cs="Calibri"/>
                <w:szCs w:val="20"/>
              </w:rPr>
              <w:t>181 – 236 tCO</w:t>
            </w:r>
            <w:r w:rsidRPr="00D5163E">
              <w:rPr>
                <w:rFonts w:cs="Calibri"/>
                <w:szCs w:val="20"/>
                <w:vertAlign w:val="subscript"/>
              </w:rPr>
              <w:t>2</w:t>
            </w:r>
            <w:r w:rsidRPr="00D5163E">
              <w:rPr>
                <w:rFonts w:cs="Calibri"/>
                <w:szCs w:val="20"/>
              </w:rPr>
              <w:t>eq p. a</w:t>
            </w:r>
          </w:p>
        </w:tc>
      </w:tr>
      <w:tr w:rsidR="00D823CD" w:rsidRPr="00D5163E" w14:paraId="0ED33A83" w14:textId="77777777" w:rsidTr="00256214">
        <w:trPr>
          <w:trHeight w:val="249"/>
          <w:jc w:val="center"/>
        </w:trPr>
        <w:tc>
          <w:tcPr>
            <w:tcW w:w="2572" w:type="dxa"/>
            <w:vMerge/>
            <w:shd w:val="clear" w:color="auto" w:fill="auto"/>
          </w:tcPr>
          <w:p w14:paraId="4CD4BB32"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shd w:val="clear" w:color="auto" w:fill="auto"/>
          </w:tcPr>
          <w:p w14:paraId="181E4EA6" w14:textId="77777777" w:rsidR="00D823CD" w:rsidRPr="00D5163E" w:rsidRDefault="00D823CD" w:rsidP="007E081C">
            <w:pPr>
              <w:rPr>
                <w:rFonts w:cs="Calibri"/>
                <w:szCs w:val="20"/>
              </w:rPr>
            </w:pPr>
            <w:r w:rsidRPr="00D5163E">
              <w:rPr>
                <w:rFonts w:cs="Calibri"/>
                <w:szCs w:val="20"/>
              </w:rPr>
              <w:t>Cost Saving</w:t>
            </w:r>
          </w:p>
        </w:tc>
        <w:tc>
          <w:tcPr>
            <w:tcW w:w="3998" w:type="dxa"/>
            <w:gridSpan w:val="2"/>
            <w:shd w:val="clear" w:color="auto" w:fill="auto"/>
          </w:tcPr>
          <w:p w14:paraId="5DBBF5D8" w14:textId="77777777" w:rsidR="00D823CD" w:rsidRPr="00D5163E" w:rsidRDefault="00D823CD" w:rsidP="007E081C">
            <w:pPr>
              <w:rPr>
                <w:rFonts w:cs="Calibri"/>
                <w:szCs w:val="20"/>
              </w:rPr>
            </w:pPr>
            <w:r w:rsidRPr="00D5163E">
              <w:rPr>
                <w:rFonts w:cs="Calibri"/>
                <w:szCs w:val="20"/>
              </w:rPr>
              <w:t>USD 26,713 – 34,970 p. a</w:t>
            </w:r>
          </w:p>
        </w:tc>
      </w:tr>
      <w:tr w:rsidR="00D823CD" w:rsidRPr="00D5163E" w14:paraId="5A425719" w14:textId="77777777" w:rsidTr="00256214">
        <w:trPr>
          <w:trHeight w:val="249"/>
          <w:jc w:val="center"/>
        </w:trPr>
        <w:tc>
          <w:tcPr>
            <w:tcW w:w="2572" w:type="dxa"/>
            <w:vMerge w:val="restart"/>
            <w:shd w:val="clear" w:color="auto" w:fill="auto"/>
          </w:tcPr>
          <w:p w14:paraId="58785B4D" w14:textId="77777777" w:rsidR="00D823CD" w:rsidRPr="00D5163E" w:rsidRDefault="00D823CD" w:rsidP="00DD7CE7">
            <w:pPr>
              <w:pStyle w:val="ListParagraph"/>
              <w:numPr>
                <w:ilvl w:val="0"/>
                <w:numId w:val="38"/>
              </w:numPr>
              <w:ind w:left="330" w:hanging="270"/>
              <w:contextualSpacing/>
              <w:jc w:val="both"/>
              <w:rPr>
                <w:rFonts w:ascii="Calibri" w:hAnsi="Calibri" w:cs="Calibri"/>
                <w:b/>
                <w:noProof/>
                <w:sz w:val="20"/>
                <w:szCs w:val="20"/>
              </w:rPr>
            </w:pPr>
            <w:r w:rsidRPr="00D5163E">
              <w:rPr>
                <w:rFonts w:ascii="Calibri" w:hAnsi="Calibri" w:cs="Calibri"/>
                <w:b/>
                <w:sz w:val="20"/>
                <w:szCs w:val="20"/>
              </w:rPr>
              <w:t>Monitoring, Verification and Enforcement Plan</w:t>
            </w:r>
          </w:p>
        </w:tc>
        <w:tc>
          <w:tcPr>
            <w:tcW w:w="937" w:type="dxa"/>
            <w:vMerge w:val="restart"/>
            <w:shd w:val="clear" w:color="auto" w:fill="auto"/>
          </w:tcPr>
          <w:p w14:paraId="1C537D27" w14:textId="77777777" w:rsidR="00D823CD" w:rsidRPr="00D5163E" w:rsidRDefault="00D823CD" w:rsidP="007E081C">
            <w:pPr>
              <w:rPr>
                <w:rFonts w:cs="Calibri"/>
                <w:szCs w:val="20"/>
              </w:rPr>
            </w:pPr>
            <w:r w:rsidRPr="00D5163E">
              <w:rPr>
                <w:rFonts w:cs="Calibri"/>
                <w:szCs w:val="20"/>
              </w:rPr>
              <w:t>Lighting Retrofit</w:t>
            </w:r>
          </w:p>
        </w:tc>
        <w:tc>
          <w:tcPr>
            <w:tcW w:w="3998" w:type="dxa"/>
            <w:gridSpan w:val="2"/>
            <w:shd w:val="clear" w:color="auto" w:fill="auto"/>
          </w:tcPr>
          <w:p w14:paraId="49F51563" w14:textId="77777777" w:rsidR="00D823CD" w:rsidRPr="00D5163E" w:rsidRDefault="00D823CD" w:rsidP="007E081C">
            <w:pPr>
              <w:rPr>
                <w:rFonts w:cs="Calibri"/>
                <w:szCs w:val="20"/>
              </w:rPr>
            </w:pPr>
            <w:r w:rsidRPr="00D5163E">
              <w:rPr>
                <w:rFonts w:cs="Calibri"/>
                <w:szCs w:val="20"/>
              </w:rPr>
              <w:t>Product Standard Compliance</w:t>
            </w:r>
          </w:p>
        </w:tc>
      </w:tr>
      <w:tr w:rsidR="00D823CD" w:rsidRPr="00D5163E" w14:paraId="7C81D3DF" w14:textId="77777777" w:rsidTr="00256214">
        <w:trPr>
          <w:trHeight w:val="249"/>
          <w:jc w:val="center"/>
        </w:trPr>
        <w:tc>
          <w:tcPr>
            <w:tcW w:w="2572" w:type="dxa"/>
            <w:vMerge/>
            <w:shd w:val="clear" w:color="auto" w:fill="auto"/>
          </w:tcPr>
          <w:p w14:paraId="3E1435A5"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vMerge/>
            <w:shd w:val="clear" w:color="auto" w:fill="auto"/>
          </w:tcPr>
          <w:p w14:paraId="285AD36F" w14:textId="77777777" w:rsidR="00D823CD" w:rsidRPr="00D5163E" w:rsidRDefault="00D823CD" w:rsidP="007E081C">
            <w:pPr>
              <w:rPr>
                <w:rFonts w:cs="Calibri"/>
                <w:szCs w:val="20"/>
              </w:rPr>
            </w:pPr>
          </w:p>
        </w:tc>
        <w:tc>
          <w:tcPr>
            <w:tcW w:w="3998" w:type="dxa"/>
            <w:gridSpan w:val="2"/>
            <w:shd w:val="clear" w:color="auto" w:fill="auto"/>
          </w:tcPr>
          <w:p w14:paraId="3F6E10A8" w14:textId="77777777" w:rsidR="00D823CD" w:rsidRPr="00D5163E" w:rsidRDefault="00D823CD" w:rsidP="007E081C">
            <w:pPr>
              <w:rPr>
                <w:rFonts w:cs="Calibri"/>
                <w:szCs w:val="20"/>
              </w:rPr>
            </w:pPr>
            <w:r w:rsidRPr="00D5163E">
              <w:rPr>
                <w:rFonts w:cs="Calibri"/>
                <w:szCs w:val="20"/>
              </w:rPr>
              <w:t>Product Warranty</w:t>
            </w:r>
          </w:p>
        </w:tc>
      </w:tr>
      <w:tr w:rsidR="00D823CD" w:rsidRPr="00D5163E" w14:paraId="0A93A0C8" w14:textId="77777777" w:rsidTr="00256214">
        <w:trPr>
          <w:trHeight w:val="249"/>
          <w:jc w:val="center"/>
        </w:trPr>
        <w:tc>
          <w:tcPr>
            <w:tcW w:w="2572" w:type="dxa"/>
            <w:vMerge/>
            <w:shd w:val="clear" w:color="auto" w:fill="auto"/>
          </w:tcPr>
          <w:p w14:paraId="1BA9FFDC"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vMerge/>
            <w:shd w:val="clear" w:color="auto" w:fill="auto"/>
          </w:tcPr>
          <w:p w14:paraId="63C9597C" w14:textId="77777777" w:rsidR="00D823CD" w:rsidRPr="00D5163E" w:rsidRDefault="00D823CD" w:rsidP="007E081C">
            <w:pPr>
              <w:rPr>
                <w:rFonts w:cs="Calibri"/>
                <w:szCs w:val="20"/>
              </w:rPr>
            </w:pPr>
          </w:p>
        </w:tc>
        <w:tc>
          <w:tcPr>
            <w:tcW w:w="3998" w:type="dxa"/>
            <w:gridSpan w:val="2"/>
            <w:shd w:val="clear" w:color="auto" w:fill="auto"/>
          </w:tcPr>
          <w:p w14:paraId="3E7ADD96" w14:textId="77777777" w:rsidR="00D823CD" w:rsidRPr="00D5163E" w:rsidRDefault="00D823CD" w:rsidP="007E081C">
            <w:pPr>
              <w:rPr>
                <w:rFonts w:cs="Calibri"/>
                <w:szCs w:val="20"/>
              </w:rPr>
            </w:pPr>
            <w:r w:rsidRPr="00D5163E">
              <w:rPr>
                <w:rFonts w:cs="Calibri"/>
                <w:szCs w:val="20"/>
              </w:rPr>
              <w:t>Installation Safety</w:t>
            </w:r>
          </w:p>
        </w:tc>
      </w:tr>
      <w:tr w:rsidR="00D823CD" w:rsidRPr="00D5163E" w14:paraId="252BA738" w14:textId="77777777" w:rsidTr="00256214">
        <w:trPr>
          <w:trHeight w:val="249"/>
          <w:jc w:val="center"/>
        </w:trPr>
        <w:tc>
          <w:tcPr>
            <w:tcW w:w="2572" w:type="dxa"/>
            <w:vMerge/>
            <w:shd w:val="clear" w:color="auto" w:fill="auto"/>
          </w:tcPr>
          <w:p w14:paraId="5C8BD19A"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vMerge/>
            <w:shd w:val="clear" w:color="auto" w:fill="auto"/>
          </w:tcPr>
          <w:p w14:paraId="7AF4DC94" w14:textId="77777777" w:rsidR="00D823CD" w:rsidRPr="00D5163E" w:rsidRDefault="00D823CD" w:rsidP="007E081C">
            <w:pPr>
              <w:rPr>
                <w:rFonts w:cs="Calibri"/>
                <w:szCs w:val="20"/>
              </w:rPr>
            </w:pPr>
          </w:p>
        </w:tc>
        <w:tc>
          <w:tcPr>
            <w:tcW w:w="3998" w:type="dxa"/>
            <w:gridSpan w:val="2"/>
            <w:shd w:val="clear" w:color="auto" w:fill="auto"/>
          </w:tcPr>
          <w:p w14:paraId="1EBF1F97" w14:textId="77777777" w:rsidR="00D823CD" w:rsidRPr="00D5163E" w:rsidRDefault="00D823CD" w:rsidP="007E081C">
            <w:pPr>
              <w:rPr>
                <w:rFonts w:cs="Calibri"/>
                <w:szCs w:val="20"/>
              </w:rPr>
            </w:pPr>
            <w:r w:rsidRPr="00D5163E">
              <w:rPr>
                <w:rFonts w:cs="Calibri"/>
                <w:szCs w:val="20"/>
              </w:rPr>
              <w:t xml:space="preserve">Commissioning </w:t>
            </w:r>
          </w:p>
        </w:tc>
      </w:tr>
      <w:tr w:rsidR="00D823CD" w:rsidRPr="00D5163E" w14:paraId="0D206853" w14:textId="77777777" w:rsidTr="00256214">
        <w:trPr>
          <w:trHeight w:val="249"/>
          <w:jc w:val="center"/>
        </w:trPr>
        <w:tc>
          <w:tcPr>
            <w:tcW w:w="2572" w:type="dxa"/>
            <w:vMerge/>
            <w:shd w:val="clear" w:color="auto" w:fill="auto"/>
          </w:tcPr>
          <w:p w14:paraId="16BACE23"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vMerge/>
            <w:shd w:val="clear" w:color="auto" w:fill="auto"/>
          </w:tcPr>
          <w:p w14:paraId="1782D06F" w14:textId="77777777" w:rsidR="00D823CD" w:rsidRPr="00D5163E" w:rsidRDefault="00D823CD" w:rsidP="007E081C">
            <w:pPr>
              <w:rPr>
                <w:rFonts w:cs="Calibri"/>
                <w:szCs w:val="20"/>
              </w:rPr>
            </w:pPr>
          </w:p>
        </w:tc>
        <w:tc>
          <w:tcPr>
            <w:tcW w:w="3998" w:type="dxa"/>
            <w:gridSpan w:val="2"/>
            <w:shd w:val="clear" w:color="auto" w:fill="auto"/>
          </w:tcPr>
          <w:p w14:paraId="10830340" w14:textId="77777777" w:rsidR="00D823CD" w:rsidRPr="00D5163E" w:rsidRDefault="00D823CD" w:rsidP="007E081C">
            <w:pPr>
              <w:rPr>
                <w:rFonts w:cs="Calibri"/>
                <w:szCs w:val="20"/>
              </w:rPr>
            </w:pPr>
            <w:r w:rsidRPr="00D5163E">
              <w:rPr>
                <w:rFonts w:cs="Calibri"/>
                <w:szCs w:val="20"/>
              </w:rPr>
              <w:t>Waste Management</w:t>
            </w:r>
          </w:p>
        </w:tc>
      </w:tr>
      <w:tr w:rsidR="00D823CD" w:rsidRPr="00D5163E" w14:paraId="2A9FF606" w14:textId="77777777" w:rsidTr="00256214">
        <w:trPr>
          <w:trHeight w:val="249"/>
          <w:jc w:val="center"/>
        </w:trPr>
        <w:tc>
          <w:tcPr>
            <w:tcW w:w="2572" w:type="dxa"/>
            <w:vMerge/>
            <w:shd w:val="clear" w:color="auto" w:fill="auto"/>
          </w:tcPr>
          <w:p w14:paraId="2F4EE2DD"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vMerge w:val="restart"/>
            <w:shd w:val="clear" w:color="auto" w:fill="auto"/>
          </w:tcPr>
          <w:p w14:paraId="0062004C" w14:textId="77777777" w:rsidR="00D823CD" w:rsidRPr="00D5163E" w:rsidRDefault="00D823CD" w:rsidP="007E081C">
            <w:pPr>
              <w:rPr>
                <w:rFonts w:cs="Calibri"/>
                <w:szCs w:val="20"/>
              </w:rPr>
            </w:pPr>
            <w:r w:rsidRPr="00D5163E">
              <w:rPr>
                <w:rFonts w:cs="Calibri"/>
                <w:szCs w:val="20"/>
              </w:rPr>
              <w:t>Saving Performance</w:t>
            </w:r>
          </w:p>
        </w:tc>
        <w:tc>
          <w:tcPr>
            <w:tcW w:w="3998" w:type="dxa"/>
            <w:gridSpan w:val="2"/>
            <w:shd w:val="clear" w:color="auto" w:fill="auto"/>
          </w:tcPr>
          <w:p w14:paraId="4AB20613" w14:textId="77777777" w:rsidR="00D823CD" w:rsidRPr="00D5163E" w:rsidRDefault="00D823CD" w:rsidP="007E081C">
            <w:pPr>
              <w:rPr>
                <w:rFonts w:cs="Calibri"/>
                <w:szCs w:val="20"/>
              </w:rPr>
            </w:pPr>
            <w:r w:rsidRPr="00D5163E">
              <w:rPr>
                <w:rFonts w:cs="Calibri"/>
                <w:szCs w:val="20"/>
              </w:rPr>
              <w:t>Basic Functionality</w:t>
            </w:r>
          </w:p>
        </w:tc>
      </w:tr>
      <w:tr w:rsidR="00D823CD" w:rsidRPr="00D5163E" w14:paraId="5AB24F8A" w14:textId="77777777" w:rsidTr="00256214">
        <w:trPr>
          <w:trHeight w:val="249"/>
          <w:jc w:val="center"/>
        </w:trPr>
        <w:tc>
          <w:tcPr>
            <w:tcW w:w="2572" w:type="dxa"/>
            <w:vMerge/>
            <w:shd w:val="clear" w:color="auto" w:fill="auto"/>
          </w:tcPr>
          <w:p w14:paraId="55AE145A"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vMerge/>
            <w:shd w:val="clear" w:color="auto" w:fill="auto"/>
          </w:tcPr>
          <w:p w14:paraId="124FA82D" w14:textId="77777777" w:rsidR="00D823CD" w:rsidRPr="00D5163E" w:rsidRDefault="00D823CD" w:rsidP="007E081C">
            <w:pPr>
              <w:rPr>
                <w:rFonts w:cs="Calibri"/>
                <w:szCs w:val="20"/>
              </w:rPr>
            </w:pPr>
          </w:p>
        </w:tc>
        <w:tc>
          <w:tcPr>
            <w:tcW w:w="3998" w:type="dxa"/>
            <w:gridSpan w:val="2"/>
            <w:shd w:val="clear" w:color="auto" w:fill="auto"/>
          </w:tcPr>
          <w:p w14:paraId="14F373E8" w14:textId="77777777" w:rsidR="00D823CD" w:rsidRPr="00D5163E" w:rsidRDefault="00D823CD" w:rsidP="007E081C">
            <w:pPr>
              <w:rPr>
                <w:rFonts w:cs="Calibri"/>
                <w:szCs w:val="20"/>
              </w:rPr>
            </w:pPr>
            <w:r w:rsidRPr="00D5163E">
              <w:rPr>
                <w:rFonts w:cs="Calibri"/>
                <w:szCs w:val="20"/>
              </w:rPr>
              <w:t>Electric Current</w:t>
            </w:r>
          </w:p>
        </w:tc>
      </w:tr>
      <w:tr w:rsidR="00D823CD" w:rsidRPr="00D5163E" w14:paraId="19160BBD" w14:textId="77777777" w:rsidTr="00256214">
        <w:trPr>
          <w:trHeight w:val="249"/>
          <w:jc w:val="center"/>
        </w:trPr>
        <w:tc>
          <w:tcPr>
            <w:tcW w:w="2572" w:type="dxa"/>
            <w:vMerge/>
            <w:shd w:val="clear" w:color="auto" w:fill="auto"/>
          </w:tcPr>
          <w:p w14:paraId="05A24D2F"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vMerge/>
            <w:shd w:val="clear" w:color="auto" w:fill="auto"/>
          </w:tcPr>
          <w:p w14:paraId="3E77B4B4" w14:textId="77777777" w:rsidR="00D823CD" w:rsidRPr="00D5163E" w:rsidRDefault="00D823CD" w:rsidP="007E081C">
            <w:pPr>
              <w:rPr>
                <w:rFonts w:cs="Calibri"/>
                <w:szCs w:val="20"/>
              </w:rPr>
            </w:pPr>
          </w:p>
        </w:tc>
        <w:tc>
          <w:tcPr>
            <w:tcW w:w="3998" w:type="dxa"/>
            <w:gridSpan w:val="2"/>
            <w:shd w:val="clear" w:color="auto" w:fill="auto"/>
          </w:tcPr>
          <w:p w14:paraId="115C32D0" w14:textId="77777777" w:rsidR="00D823CD" w:rsidRPr="00D5163E" w:rsidRDefault="00D823CD" w:rsidP="007E081C">
            <w:pPr>
              <w:rPr>
                <w:rFonts w:cs="Calibri"/>
                <w:szCs w:val="20"/>
              </w:rPr>
            </w:pPr>
            <w:r w:rsidRPr="00D5163E">
              <w:rPr>
                <w:rFonts w:cs="Calibri"/>
                <w:szCs w:val="20"/>
              </w:rPr>
              <w:t>Electric Voltage</w:t>
            </w:r>
          </w:p>
        </w:tc>
      </w:tr>
      <w:tr w:rsidR="00D823CD" w:rsidRPr="00D5163E" w14:paraId="7DD5DF03" w14:textId="77777777" w:rsidTr="00256214">
        <w:trPr>
          <w:trHeight w:val="249"/>
          <w:jc w:val="center"/>
        </w:trPr>
        <w:tc>
          <w:tcPr>
            <w:tcW w:w="2572" w:type="dxa"/>
            <w:vMerge/>
            <w:shd w:val="clear" w:color="auto" w:fill="auto"/>
          </w:tcPr>
          <w:p w14:paraId="7DCD11A5"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vMerge/>
            <w:shd w:val="clear" w:color="auto" w:fill="auto"/>
          </w:tcPr>
          <w:p w14:paraId="3F2AEBCA" w14:textId="77777777" w:rsidR="00D823CD" w:rsidRPr="00D5163E" w:rsidRDefault="00D823CD" w:rsidP="007E081C">
            <w:pPr>
              <w:rPr>
                <w:rFonts w:cs="Calibri"/>
                <w:szCs w:val="20"/>
              </w:rPr>
            </w:pPr>
          </w:p>
        </w:tc>
        <w:tc>
          <w:tcPr>
            <w:tcW w:w="3998" w:type="dxa"/>
            <w:gridSpan w:val="2"/>
            <w:shd w:val="clear" w:color="auto" w:fill="auto"/>
          </w:tcPr>
          <w:p w14:paraId="6CA4802B" w14:textId="77777777" w:rsidR="00D823CD" w:rsidRPr="00D5163E" w:rsidRDefault="00D823CD" w:rsidP="007E081C">
            <w:pPr>
              <w:rPr>
                <w:rFonts w:cs="Calibri"/>
                <w:szCs w:val="20"/>
              </w:rPr>
            </w:pPr>
            <w:r w:rsidRPr="00D5163E">
              <w:rPr>
                <w:rFonts w:cs="Calibri"/>
                <w:szCs w:val="20"/>
              </w:rPr>
              <w:t>Luminous Flux</w:t>
            </w:r>
          </w:p>
        </w:tc>
      </w:tr>
      <w:tr w:rsidR="00D823CD" w:rsidRPr="00D5163E" w14:paraId="4ABDE13C" w14:textId="77777777" w:rsidTr="00256214">
        <w:trPr>
          <w:trHeight w:val="249"/>
          <w:jc w:val="center"/>
        </w:trPr>
        <w:tc>
          <w:tcPr>
            <w:tcW w:w="2572" w:type="dxa"/>
            <w:vMerge/>
            <w:shd w:val="clear" w:color="auto" w:fill="auto"/>
          </w:tcPr>
          <w:p w14:paraId="10D97DCA"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vMerge w:val="restart"/>
            <w:shd w:val="clear" w:color="auto" w:fill="auto"/>
          </w:tcPr>
          <w:p w14:paraId="02BB6010" w14:textId="77777777" w:rsidR="00D823CD" w:rsidRPr="00D5163E" w:rsidRDefault="00D823CD" w:rsidP="007E081C">
            <w:pPr>
              <w:rPr>
                <w:rFonts w:cs="Calibri"/>
                <w:szCs w:val="20"/>
              </w:rPr>
            </w:pPr>
            <w:r w:rsidRPr="00D5163E">
              <w:rPr>
                <w:rFonts w:cs="Calibri"/>
                <w:szCs w:val="20"/>
              </w:rPr>
              <w:t>Financial Settlement</w:t>
            </w:r>
          </w:p>
        </w:tc>
        <w:tc>
          <w:tcPr>
            <w:tcW w:w="3998" w:type="dxa"/>
            <w:gridSpan w:val="2"/>
            <w:shd w:val="clear" w:color="auto" w:fill="auto"/>
          </w:tcPr>
          <w:p w14:paraId="696109B2" w14:textId="77777777" w:rsidR="00D823CD" w:rsidRPr="00D5163E" w:rsidRDefault="00D823CD" w:rsidP="007E081C">
            <w:pPr>
              <w:rPr>
                <w:rFonts w:cs="Calibri"/>
                <w:szCs w:val="20"/>
              </w:rPr>
            </w:pPr>
            <w:r w:rsidRPr="00D5163E">
              <w:rPr>
                <w:rFonts w:cs="Calibri"/>
                <w:szCs w:val="20"/>
              </w:rPr>
              <w:t>Proper Financial Accounting</w:t>
            </w:r>
          </w:p>
        </w:tc>
      </w:tr>
      <w:tr w:rsidR="00D823CD" w:rsidRPr="00D5163E" w14:paraId="41864117" w14:textId="77777777" w:rsidTr="00256214">
        <w:trPr>
          <w:trHeight w:val="249"/>
          <w:jc w:val="center"/>
        </w:trPr>
        <w:tc>
          <w:tcPr>
            <w:tcW w:w="2572" w:type="dxa"/>
            <w:vMerge/>
            <w:shd w:val="clear" w:color="auto" w:fill="auto"/>
          </w:tcPr>
          <w:p w14:paraId="71769708"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vMerge/>
            <w:shd w:val="clear" w:color="auto" w:fill="auto"/>
          </w:tcPr>
          <w:p w14:paraId="6D8CFEBF" w14:textId="77777777" w:rsidR="00D823CD" w:rsidRPr="00D5163E" w:rsidRDefault="00D823CD" w:rsidP="007E081C">
            <w:pPr>
              <w:rPr>
                <w:rFonts w:cs="Calibri"/>
                <w:szCs w:val="20"/>
              </w:rPr>
            </w:pPr>
          </w:p>
        </w:tc>
        <w:tc>
          <w:tcPr>
            <w:tcW w:w="3998" w:type="dxa"/>
            <w:gridSpan w:val="2"/>
            <w:shd w:val="clear" w:color="auto" w:fill="auto"/>
          </w:tcPr>
          <w:p w14:paraId="5515D481" w14:textId="77777777" w:rsidR="00D823CD" w:rsidRPr="00D5163E" w:rsidRDefault="00D823CD" w:rsidP="007E081C">
            <w:pPr>
              <w:rPr>
                <w:rFonts w:cs="Calibri"/>
                <w:szCs w:val="20"/>
              </w:rPr>
            </w:pPr>
            <w:r w:rsidRPr="00D5163E">
              <w:rPr>
                <w:rFonts w:cs="Calibri"/>
                <w:szCs w:val="20"/>
              </w:rPr>
              <w:t>Service Payment</w:t>
            </w:r>
          </w:p>
        </w:tc>
      </w:tr>
      <w:tr w:rsidR="00D823CD" w:rsidRPr="00D5163E" w14:paraId="266BA680" w14:textId="77777777" w:rsidTr="00256214">
        <w:trPr>
          <w:trHeight w:val="249"/>
          <w:jc w:val="center"/>
        </w:trPr>
        <w:tc>
          <w:tcPr>
            <w:tcW w:w="2572" w:type="dxa"/>
            <w:vMerge/>
            <w:shd w:val="clear" w:color="auto" w:fill="auto"/>
          </w:tcPr>
          <w:p w14:paraId="567BDC3B"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vMerge/>
            <w:shd w:val="clear" w:color="auto" w:fill="auto"/>
          </w:tcPr>
          <w:p w14:paraId="68BCAB35" w14:textId="77777777" w:rsidR="00D823CD" w:rsidRPr="00D5163E" w:rsidRDefault="00D823CD" w:rsidP="007E081C">
            <w:pPr>
              <w:rPr>
                <w:rFonts w:cs="Calibri"/>
                <w:szCs w:val="20"/>
              </w:rPr>
            </w:pPr>
          </w:p>
        </w:tc>
        <w:tc>
          <w:tcPr>
            <w:tcW w:w="3998" w:type="dxa"/>
            <w:gridSpan w:val="2"/>
            <w:shd w:val="clear" w:color="auto" w:fill="auto"/>
          </w:tcPr>
          <w:p w14:paraId="2901000C" w14:textId="77777777" w:rsidR="00D823CD" w:rsidRPr="00D5163E" w:rsidRDefault="00D823CD" w:rsidP="007E081C">
            <w:pPr>
              <w:rPr>
                <w:rFonts w:cs="Calibri"/>
                <w:szCs w:val="20"/>
              </w:rPr>
            </w:pPr>
            <w:r w:rsidRPr="00D5163E">
              <w:rPr>
                <w:rFonts w:cs="Calibri"/>
                <w:szCs w:val="20"/>
              </w:rPr>
              <w:t>Below/beyond-standard compensation</w:t>
            </w:r>
          </w:p>
        </w:tc>
      </w:tr>
      <w:tr w:rsidR="00D823CD" w:rsidRPr="00D5163E" w14:paraId="1078E0D0" w14:textId="77777777" w:rsidTr="00256214">
        <w:trPr>
          <w:trHeight w:val="249"/>
          <w:jc w:val="center"/>
        </w:trPr>
        <w:tc>
          <w:tcPr>
            <w:tcW w:w="2572" w:type="dxa"/>
            <w:vMerge/>
            <w:shd w:val="clear" w:color="auto" w:fill="auto"/>
          </w:tcPr>
          <w:p w14:paraId="0ADF43AF"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vMerge/>
            <w:shd w:val="clear" w:color="auto" w:fill="auto"/>
          </w:tcPr>
          <w:p w14:paraId="3234597B" w14:textId="77777777" w:rsidR="00D823CD" w:rsidRPr="00D5163E" w:rsidRDefault="00D823CD" w:rsidP="007E081C">
            <w:pPr>
              <w:rPr>
                <w:rFonts w:cs="Calibri"/>
                <w:szCs w:val="20"/>
              </w:rPr>
            </w:pPr>
          </w:p>
        </w:tc>
        <w:tc>
          <w:tcPr>
            <w:tcW w:w="3998" w:type="dxa"/>
            <w:gridSpan w:val="2"/>
            <w:shd w:val="clear" w:color="auto" w:fill="auto"/>
          </w:tcPr>
          <w:p w14:paraId="1D599369" w14:textId="77777777" w:rsidR="00D823CD" w:rsidRPr="00D5163E" w:rsidRDefault="00D823CD" w:rsidP="007E081C">
            <w:pPr>
              <w:rPr>
                <w:rFonts w:cs="Calibri"/>
                <w:szCs w:val="20"/>
              </w:rPr>
            </w:pPr>
            <w:r w:rsidRPr="00D5163E">
              <w:rPr>
                <w:rFonts w:cs="Calibri"/>
                <w:szCs w:val="20"/>
              </w:rPr>
              <w:t>Installment Payment</w:t>
            </w:r>
          </w:p>
        </w:tc>
      </w:tr>
      <w:tr w:rsidR="00D823CD" w:rsidRPr="00D5163E" w14:paraId="4227E9B1" w14:textId="77777777" w:rsidTr="00256214">
        <w:trPr>
          <w:trHeight w:val="249"/>
          <w:jc w:val="center"/>
        </w:trPr>
        <w:tc>
          <w:tcPr>
            <w:tcW w:w="2572" w:type="dxa"/>
            <w:vMerge/>
            <w:shd w:val="clear" w:color="auto" w:fill="auto"/>
          </w:tcPr>
          <w:p w14:paraId="085551D9"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vMerge/>
            <w:shd w:val="clear" w:color="auto" w:fill="auto"/>
          </w:tcPr>
          <w:p w14:paraId="4C31B3D8" w14:textId="77777777" w:rsidR="00D823CD" w:rsidRPr="00D5163E" w:rsidRDefault="00D823CD" w:rsidP="007E081C">
            <w:pPr>
              <w:rPr>
                <w:rFonts w:cs="Calibri"/>
                <w:szCs w:val="20"/>
              </w:rPr>
            </w:pPr>
          </w:p>
        </w:tc>
        <w:tc>
          <w:tcPr>
            <w:tcW w:w="3998" w:type="dxa"/>
            <w:gridSpan w:val="2"/>
            <w:shd w:val="clear" w:color="auto" w:fill="auto"/>
          </w:tcPr>
          <w:p w14:paraId="29CD4049" w14:textId="77777777" w:rsidR="00D823CD" w:rsidRPr="00D5163E" w:rsidRDefault="00D823CD" w:rsidP="007E081C">
            <w:pPr>
              <w:rPr>
                <w:rFonts w:cs="Calibri"/>
                <w:szCs w:val="20"/>
              </w:rPr>
            </w:pPr>
            <w:r w:rsidRPr="00D5163E">
              <w:rPr>
                <w:rFonts w:cs="Calibri"/>
                <w:szCs w:val="20"/>
              </w:rPr>
              <w:t>Project Close-Out</w:t>
            </w:r>
          </w:p>
        </w:tc>
      </w:tr>
      <w:tr w:rsidR="00D823CD" w:rsidRPr="00D5163E" w14:paraId="35B8E87B" w14:textId="77777777" w:rsidTr="00256214">
        <w:trPr>
          <w:jc w:val="center"/>
        </w:trPr>
        <w:tc>
          <w:tcPr>
            <w:tcW w:w="2572" w:type="dxa"/>
            <w:shd w:val="clear" w:color="auto" w:fill="auto"/>
          </w:tcPr>
          <w:p w14:paraId="103CF57C" w14:textId="77777777" w:rsidR="00D823CD" w:rsidRPr="00D5163E" w:rsidRDefault="00D823CD" w:rsidP="00DD7CE7">
            <w:pPr>
              <w:pStyle w:val="ListParagraph"/>
              <w:numPr>
                <w:ilvl w:val="0"/>
                <w:numId w:val="38"/>
              </w:numPr>
              <w:ind w:left="330" w:hanging="270"/>
              <w:contextualSpacing/>
              <w:jc w:val="both"/>
              <w:rPr>
                <w:rFonts w:ascii="Calibri" w:hAnsi="Calibri" w:cs="Calibri"/>
                <w:b/>
                <w:noProof/>
                <w:sz w:val="20"/>
                <w:szCs w:val="20"/>
              </w:rPr>
            </w:pPr>
            <w:r w:rsidRPr="00D5163E">
              <w:rPr>
                <w:rFonts w:ascii="Calibri" w:hAnsi="Calibri" w:cs="Calibri"/>
                <w:b/>
                <w:sz w:val="20"/>
                <w:szCs w:val="20"/>
              </w:rPr>
              <w:t>Host selection criteria</w:t>
            </w:r>
          </w:p>
        </w:tc>
        <w:tc>
          <w:tcPr>
            <w:tcW w:w="4935" w:type="dxa"/>
            <w:gridSpan w:val="3"/>
            <w:shd w:val="clear" w:color="auto" w:fill="auto"/>
          </w:tcPr>
          <w:p w14:paraId="0DA242C8" w14:textId="77777777" w:rsidR="00D823CD" w:rsidRPr="00D5163E" w:rsidRDefault="00D823CD" w:rsidP="00DD7CE7">
            <w:pPr>
              <w:pStyle w:val="ListParagraph"/>
              <w:numPr>
                <w:ilvl w:val="0"/>
                <w:numId w:val="39"/>
              </w:numPr>
              <w:ind w:left="427"/>
              <w:contextualSpacing/>
              <w:jc w:val="both"/>
              <w:rPr>
                <w:rFonts w:ascii="Calibri" w:hAnsi="Calibri" w:cs="Calibri"/>
                <w:noProof/>
                <w:sz w:val="20"/>
                <w:szCs w:val="20"/>
              </w:rPr>
            </w:pPr>
            <w:r w:rsidRPr="00D5163E">
              <w:rPr>
                <w:rFonts w:ascii="Calibri" w:hAnsi="Calibri" w:cs="Calibri"/>
                <w:sz w:val="20"/>
                <w:szCs w:val="20"/>
              </w:rPr>
              <w:t>Energy Utilization Index</w:t>
            </w:r>
          </w:p>
          <w:p w14:paraId="24E8B6FE" w14:textId="77777777" w:rsidR="00D823CD" w:rsidRPr="00D5163E" w:rsidRDefault="00D823CD" w:rsidP="00DD7CE7">
            <w:pPr>
              <w:pStyle w:val="ListParagraph"/>
              <w:numPr>
                <w:ilvl w:val="0"/>
                <w:numId w:val="39"/>
              </w:numPr>
              <w:ind w:left="427"/>
              <w:contextualSpacing/>
              <w:jc w:val="both"/>
              <w:rPr>
                <w:rFonts w:ascii="Calibri" w:hAnsi="Calibri" w:cs="Calibri"/>
                <w:noProof/>
                <w:sz w:val="20"/>
                <w:szCs w:val="20"/>
              </w:rPr>
            </w:pPr>
            <w:r w:rsidRPr="00D5163E">
              <w:rPr>
                <w:rFonts w:ascii="Calibri" w:hAnsi="Calibri" w:cs="Calibri"/>
                <w:sz w:val="20"/>
                <w:szCs w:val="20"/>
              </w:rPr>
              <w:t>Potential Savings</w:t>
            </w:r>
          </w:p>
          <w:p w14:paraId="0EC0FAEE" w14:textId="77777777" w:rsidR="00D823CD" w:rsidRPr="00D5163E" w:rsidRDefault="00D823CD" w:rsidP="00DD7CE7">
            <w:pPr>
              <w:pStyle w:val="ListParagraph"/>
              <w:numPr>
                <w:ilvl w:val="0"/>
                <w:numId w:val="39"/>
              </w:numPr>
              <w:ind w:left="427"/>
              <w:contextualSpacing/>
              <w:jc w:val="both"/>
              <w:rPr>
                <w:rFonts w:ascii="Calibri" w:hAnsi="Calibri" w:cs="Calibri"/>
                <w:noProof/>
                <w:sz w:val="20"/>
                <w:szCs w:val="20"/>
              </w:rPr>
            </w:pPr>
            <w:r w:rsidRPr="00D5163E">
              <w:rPr>
                <w:rFonts w:ascii="Calibri" w:hAnsi="Calibri" w:cs="Calibri"/>
                <w:sz w:val="20"/>
                <w:szCs w:val="20"/>
              </w:rPr>
              <w:t>Co-financing commitment</w:t>
            </w:r>
          </w:p>
          <w:p w14:paraId="1C6728F9" w14:textId="77777777" w:rsidR="00D823CD" w:rsidRPr="00D5163E" w:rsidRDefault="00D823CD" w:rsidP="00DD7CE7">
            <w:pPr>
              <w:pStyle w:val="ListParagraph"/>
              <w:numPr>
                <w:ilvl w:val="0"/>
                <w:numId w:val="39"/>
              </w:numPr>
              <w:ind w:left="427"/>
              <w:contextualSpacing/>
              <w:jc w:val="both"/>
              <w:rPr>
                <w:rFonts w:ascii="Calibri" w:hAnsi="Calibri" w:cs="Calibri"/>
                <w:noProof/>
                <w:sz w:val="20"/>
                <w:szCs w:val="20"/>
              </w:rPr>
            </w:pPr>
            <w:r w:rsidRPr="00D5163E">
              <w:rPr>
                <w:rFonts w:ascii="Calibri" w:hAnsi="Calibri" w:cs="Calibri"/>
                <w:sz w:val="20"/>
                <w:szCs w:val="20"/>
              </w:rPr>
              <w:t>Replication Impact</w:t>
            </w:r>
          </w:p>
          <w:p w14:paraId="3C9B87E3" w14:textId="77777777" w:rsidR="00D823CD" w:rsidRPr="00D5163E" w:rsidRDefault="00D823CD" w:rsidP="00DD7CE7">
            <w:pPr>
              <w:pStyle w:val="ListParagraph"/>
              <w:numPr>
                <w:ilvl w:val="0"/>
                <w:numId w:val="39"/>
              </w:numPr>
              <w:ind w:left="427"/>
              <w:contextualSpacing/>
              <w:jc w:val="both"/>
              <w:rPr>
                <w:rFonts w:ascii="Calibri" w:hAnsi="Calibri" w:cs="Calibri"/>
                <w:noProof/>
                <w:sz w:val="20"/>
                <w:szCs w:val="20"/>
              </w:rPr>
            </w:pPr>
            <w:r w:rsidRPr="00D5163E">
              <w:rPr>
                <w:rFonts w:ascii="Calibri" w:hAnsi="Calibri" w:cs="Calibri"/>
                <w:sz w:val="20"/>
                <w:szCs w:val="20"/>
              </w:rPr>
              <w:t>Technical Compliance</w:t>
            </w:r>
          </w:p>
        </w:tc>
      </w:tr>
      <w:tr w:rsidR="00D823CD" w:rsidRPr="00D5163E" w14:paraId="3D6DF4A7" w14:textId="77777777" w:rsidTr="00256214">
        <w:trPr>
          <w:jc w:val="center"/>
        </w:trPr>
        <w:tc>
          <w:tcPr>
            <w:tcW w:w="2572" w:type="dxa"/>
            <w:shd w:val="clear" w:color="auto" w:fill="auto"/>
          </w:tcPr>
          <w:p w14:paraId="11BB886F" w14:textId="77777777" w:rsidR="00D823CD" w:rsidRPr="00D5163E" w:rsidRDefault="00D823CD" w:rsidP="00DD7CE7">
            <w:pPr>
              <w:pStyle w:val="ListParagraph"/>
              <w:numPr>
                <w:ilvl w:val="0"/>
                <w:numId w:val="38"/>
              </w:numPr>
              <w:ind w:left="330" w:hanging="270"/>
              <w:contextualSpacing/>
              <w:jc w:val="both"/>
              <w:rPr>
                <w:rFonts w:ascii="Calibri" w:hAnsi="Calibri" w:cs="Calibri"/>
                <w:b/>
                <w:noProof/>
                <w:sz w:val="20"/>
                <w:szCs w:val="20"/>
              </w:rPr>
            </w:pPr>
            <w:r w:rsidRPr="00D5163E">
              <w:rPr>
                <w:rFonts w:ascii="Calibri" w:hAnsi="Calibri" w:cs="Calibri"/>
                <w:b/>
                <w:sz w:val="20"/>
                <w:szCs w:val="20"/>
              </w:rPr>
              <w:t>ESCO selection criteria</w:t>
            </w:r>
          </w:p>
        </w:tc>
        <w:tc>
          <w:tcPr>
            <w:tcW w:w="4935" w:type="dxa"/>
            <w:gridSpan w:val="3"/>
            <w:shd w:val="clear" w:color="auto" w:fill="auto"/>
          </w:tcPr>
          <w:p w14:paraId="626DC451" w14:textId="77777777" w:rsidR="00D823CD" w:rsidRPr="00D5163E" w:rsidRDefault="00D823CD" w:rsidP="00DD7CE7">
            <w:pPr>
              <w:pStyle w:val="ListParagraph"/>
              <w:numPr>
                <w:ilvl w:val="0"/>
                <w:numId w:val="40"/>
              </w:numPr>
              <w:ind w:left="427"/>
              <w:contextualSpacing/>
              <w:jc w:val="both"/>
              <w:rPr>
                <w:rFonts w:ascii="Calibri" w:hAnsi="Calibri" w:cs="Calibri"/>
                <w:noProof/>
                <w:sz w:val="20"/>
                <w:szCs w:val="20"/>
              </w:rPr>
            </w:pPr>
            <w:r w:rsidRPr="00D5163E">
              <w:rPr>
                <w:rFonts w:ascii="Calibri" w:hAnsi="Calibri" w:cs="Calibri"/>
                <w:sz w:val="20"/>
                <w:szCs w:val="20"/>
              </w:rPr>
              <w:t>Qualification</w:t>
            </w:r>
          </w:p>
          <w:p w14:paraId="281147E5" w14:textId="77777777" w:rsidR="00D823CD" w:rsidRPr="00D5163E" w:rsidRDefault="00D823CD" w:rsidP="00DD7CE7">
            <w:pPr>
              <w:pStyle w:val="ListParagraph"/>
              <w:numPr>
                <w:ilvl w:val="0"/>
                <w:numId w:val="40"/>
              </w:numPr>
              <w:ind w:left="427"/>
              <w:contextualSpacing/>
              <w:jc w:val="both"/>
              <w:rPr>
                <w:rFonts w:ascii="Calibri" w:hAnsi="Calibri" w:cs="Calibri"/>
                <w:noProof/>
                <w:sz w:val="20"/>
                <w:szCs w:val="20"/>
              </w:rPr>
            </w:pPr>
            <w:r w:rsidRPr="00D5163E">
              <w:rPr>
                <w:rFonts w:ascii="Calibri" w:hAnsi="Calibri" w:cs="Calibri"/>
                <w:sz w:val="20"/>
                <w:szCs w:val="20"/>
              </w:rPr>
              <w:t>Project History</w:t>
            </w:r>
          </w:p>
          <w:p w14:paraId="39FFE852" w14:textId="77777777" w:rsidR="00D823CD" w:rsidRPr="00D5163E" w:rsidRDefault="00D823CD" w:rsidP="00DD7CE7">
            <w:pPr>
              <w:pStyle w:val="ListParagraph"/>
              <w:numPr>
                <w:ilvl w:val="0"/>
                <w:numId w:val="40"/>
              </w:numPr>
              <w:ind w:left="427"/>
              <w:contextualSpacing/>
              <w:jc w:val="both"/>
              <w:rPr>
                <w:rFonts w:ascii="Calibri" w:hAnsi="Calibri" w:cs="Calibri"/>
                <w:noProof/>
                <w:sz w:val="20"/>
                <w:szCs w:val="20"/>
              </w:rPr>
            </w:pPr>
            <w:r w:rsidRPr="00D5163E">
              <w:rPr>
                <w:rFonts w:ascii="Calibri" w:hAnsi="Calibri" w:cs="Calibri"/>
                <w:sz w:val="20"/>
                <w:szCs w:val="20"/>
              </w:rPr>
              <w:t>Pre-Energy Audit</w:t>
            </w:r>
          </w:p>
          <w:p w14:paraId="29805A3F" w14:textId="77777777" w:rsidR="00D823CD" w:rsidRPr="00D5163E" w:rsidRDefault="00D823CD" w:rsidP="00DD7CE7">
            <w:pPr>
              <w:pStyle w:val="ListParagraph"/>
              <w:numPr>
                <w:ilvl w:val="0"/>
                <w:numId w:val="40"/>
              </w:numPr>
              <w:ind w:left="427"/>
              <w:contextualSpacing/>
              <w:jc w:val="both"/>
              <w:rPr>
                <w:rFonts w:ascii="Calibri" w:hAnsi="Calibri" w:cs="Calibri"/>
                <w:noProof/>
                <w:sz w:val="20"/>
                <w:szCs w:val="20"/>
              </w:rPr>
            </w:pPr>
            <w:r w:rsidRPr="00D5163E">
              <w:rPr>
                <w:rFonts w:ascii="Calibri" w:hAnsi="Calibri" w:cs="Calibri"/>
                <w:sz w:val="20"/>
                <w:szCs w:val="20"/>
              </w:rPr>
              <w:t>Contracting Proposal Compliance</w:t>
            </w:r>
          </w:p>
          <w:p w14:paraId="3C12EF2A" w14:textId="77777777" w:rsidR="00D823CD" w:rsidRPr="00D5163E" w:rsidRDefault="00D823CD" w:rsidP="00DD7CE7">
            <w:pPr>
              <w:pStyle w:val="ListParagraph"/>
              <w:numPr>
                <w:ilvl w:val="0"/>
                <w:numId w:val="40"/>
              </w:numPr>
              <w:ind w:left="427"/>
              <w:contextualSpacing/>
              <w:jc w:val="both"/>
              <w:rPr>
                <w:rFonts w:ascii="Calibri" w:hAnsi="Calibri" w:cs="Calibri"/>
                <w:noProof/>
                <w:sz w:val="20"/>
                <w:szCs w:val="20"/>
              </w:rPr>
            </w:pPr>
            <w:r w:rsidRPr="00D5163E">
              <w:rPr>
                <w:rFonts w:ascii="Calibri" w:hAnsi="Calibri" w:cs="Calibri"/>
                <w:sz w:val="20"/>
                <w:szCs w:val="20"/>
              </w:rPr>
              <w:t>Bankability</w:t>
            </w:r>
          </w:p>
        </w:tc>
      </w:tr>
      <w:tr w:rsidR="00D823CD" w:rsidRPr="00D5163E" w14:paraId="3CA73722" w14:textId="77777777" w:rsidTr="00256214">
        <w:trPr>
          <w:trHeight w:val="279"/>
          <w:jc w:val="center"/>
        </w:trPr>
        <w:tc>
          <w:tcPr>
            <w:tcW w:w="2572" w:type="dxa"/>
            <w:vMerge w:val="restart"/>
            <w:shd w:val="clear" w:color="auto" w:fill="auto"/>
          </w:tcPr>
          <w:p w14:paraId="3E4F6EB4" w14:textId="77777777" w:rsidR="00D823CD" w:rsidRPr="00D5163E" w:rsidRDefault="00D823CD" w:rsidP="00DD7CE7">
            <w:pPr>
              <w:pStyle w:val="ListParagraph"/>
              <w:numPr>
                <w:ilvl w:val="0"/>
                <w:numId w:val="38"/>
              </w:numPr>
              <w:ind w:left="330" w:hanging="270"/>
              <w:contextualSpacing/>
              <w:jc w:val="both"/>
              <w:rPr>
                <w:rFonts w:ascii="Calibri" w:hAnsi="Calibri" w:cs="Calibri"/>
                <w:b/>
                <w:noProof/>
                <w:sz w:val="20"/>
                <w:szCs w:val="20"/>
              </w:rPr>
            </w:pPr>
            <w:r w:rsidRPr="00D5163E">
              <w:rPr>
                <w:rFonts w:ascii="Calibri" w:hAnsi="Calibri" w:cs="Calibri"/>
                <w:b/>
                <w:sz w:val="20"/>
                <w:szCs w:val="20"/>
              </w:rPr>
              <w:t>Responsibility Matrix</w:t>
            </w:r>
          </w:p>
        </w:tc>
        <w:tc>
          <w:tcPr>
            <w:tcW w:w="937" w:type="dxa"/>
            <w:shd w:val="clear" w:color="auto" w:fill="auto"/>
          </w:tcPr>
          <w:p w14:paraId="0856C689" w14:textId="77777777" w:rsidR="00D823CD" w:rsidRPr="00D5163E" w:rsidRDefault="00D823CD" w:rsidP="007E081C">
            <w:pPr>
              <w:rPr>
                <w:rFonts w:cs="Calibri"/>
                <w:szCs w:val="20"/>
              </w:rPr>
            </w:pPr>
            <w:r w:rsidRPr="00D5163E">
              <w:rPr>
                <w:rFonts w:cs="Calibri"/>
                <w:szCs w:val="20"/>
              </w:rPr>
              <w:t xml:space="preserve">ADLIGHT </w:t>
            </w:r>
          </w:p>
        </w:tc>
        <w:tc>
          <w:tcPr>
            <w:tcW w:w="3998" w:type="dxa"/>
            <w:gridSpan w:val="2"/>
            <w:shd w:val="clear" w:color="auto" w:fill="auto"/>
          </w:tcPr>
          <w:p w14:paraId="040B32C4" w14:textId="50544D3D" w:rsidR="00D823CD" w:rsidRPr="00D5163E" w:rsidRDefault="00D823CD" w:rsidP="007E081C">
            <w:pPr>
              <w:rPr>
                <w:rFonts w:cs="Calibri"/>
                <w:szCs w:val="20"/>
              </w:rPr>
            </w:pPr>
            <w:r w:rsidRPr="00D5163E">
              <w:rPr>
                <w:rFonts w:cs="Calibri"/>
                <w:szCs w:val="20"/>
              </w:rPr>
              <w:t xml:space="preserve">Responsible for host and ESCO selection, and work closely with ESCO in monitoring, verification, enforcement </w:t>
            </w:r>
            <w:r w:rsidRPr="00D5163E">
              <w:rPr>
                <w:rFonts w:cs="Calibri"/>
                <w:szCs w:val="20"/>
              </w:rPr>
              <w:lastRenderedPageBreak/>
              <w:t>activities in the project. ADLIGHT will also remain providing technical assistance during the replication phase.</w:t>
            </w:r>
          </w:p>
        </w:tc>
      </w:tr>
      <w:tr w:rsidR="00D823CD" w:rsidRPr="00D5163E" w14:paraId="408B7951" w14:textId="77777777" w:rsidTr="00256214">
        <w:trPr>
          <w:trHeight w:val="277"/>
          <w:jc w:val="center"/>
        </w:trPr>
        <w:tc>
          <w:tcPr>
            <w:tcW w:w="2572" w:type="dxa"/>
            <w:vMerge/>
            <w:shd w:val="clear" w:color="auto" w:fill="auto"/>
          </w:tcPr>
          <w:p w14:paraId="75FAFA73"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shd w:val="clear" w:color="auto" w:fill="auto"/>
          </w:tcPr>
          <w:p w14:paraId="38670B95" w14:textId="77777777" w:rsidR="00D823CD" w:rsidRPr="00D5163E" w:rsidRDefault="00D823CD" w:rsidP="007E081C">
            <w:pPr>
              <w:rPr>
                <w:rFonts w:cs="Calibri"/>
                <w:szCs w:val="20"/>
              </w:rPr>
            </w:pPr>
            <w:r w:rsidRPr="00D5163E">
              <w:rPr>
                <w:rFonts w:cs="Calibri"/>
                <w:szCs w:val="20"/>
              </w:rPr>
              <w:t>Financial Institution</w:t>
            </w:r>
          </w:p>
        </w:tc>
        <w:tc>
          <w:tcPr>
            <w:tcW w:w="3998" w:type="dxa"/>
            <w:gridSpan w:val="2"/>
            <w:shd w:val="clear" w:color="auto" w:fill="auto"/>
          </w:tcPr>
          <w:p w14:paraId="64342C11" w14:textId="3781FD4D" w:rsidR="00D823CD" w:rsidRPr="00D5163E" w:rsidRDefault="00D823CD" w:rsidP="007E081C">
            <w:pPr>
              <w:rPr>
                <w:rFonts w:cs="Calibri"/>
                <w:szCs w:val="20"/>
              </w:rPr>
            </w:pPr>
            <w:r w:rsidRPr="00D5163E">
              <w:rPr>
                <w:rFonts w:cs="Calibri"/>
                <w:szCs w:val="20"/>
              </w:rPr>
              <w:t xml:space="preserve">Responsible for </w:t>
            </w:r>
            <w:r w:rsidR="002A4289" w:rsidRPr="00D5163E">
              <w:rPr>
                <w:rFonts w:cs="Calibri"/>
                <w:szCs w:val="20"/>
              </w:rPr>
              <w:t>providing loans</w:t>
            </w:r>
            <w:r w:rsidR="00D66341" w:rsidRPr="00D5163E">
              <w:rPr>
                <w:rFonts w:cs="Calibri"/>
                <w:szCs w:val="20"/>
              </w:rPr>
              <w:t>,</w:t>
            </w:r>
            <w:r w:rsidR="002A4289" w:rsidRPr="00D5163E">
              <w:rPr>
                <w:rFonts w:cs="Calibri"/>
                <w:szCs w:val="20"/>
              </w:rPr>
              <w:t xml:space="preserve"> </w:t>
            </w:r>
            <w:r w:rsidRPr="00D5163E">
              <w:rPr>
                <w:rFonts w:cs="Calibri"/>
                <w:szCs w:val="20"/>
              </w:rPr>
              <w:t>channeling the fund, collecting it back based on installment scheme</w:t>
            </w:r>
            <w:r w:rsidR="002F175D" w:rsidRPr="00D5163E">
              <w:rPr>
                <w:rFonts w:cs="Calibri"/>
                <w:szCs w:val="20"/>
              </w:rPr>
              <w:t>, if applicable</w:t>
            </w:r>
            <w:r w:rsidRPr="00D5163E">
              <w:rPr>
                <w:rFonts w:cs="Calibri"/>
                <w:szCs w:val="20"/>
              </w:rPr>
              <w:t xml:space="preserve"> </w:t>
            </w:r>
          </w:p>
        </w:tc>
      </w:tr>
      <w:tr w:rsidR="002A4289" w:rsidRPr="00D5163E" w14:paraId="66C972FE" w14:textId="77777777" w:rsidTr="00256214">
        <w:trPr>
          <w:trHeight w:val="277"/>
          <w:jc w:val="center"/>
        </w:trPr>
        <w:tc>
          <w:tcPr>
            <w:tcW w:w="2572" w:type="dxa"/>
            <w:vMerge/>
            <w:shd w:val="clear" w:color="auto" w:fill="auto"/>
          </w:tcPr>
          <w:p w14:paraId="4BC61A01" w14:textId="77777777" w:rsidR="002A4289" w:rsidRPr="00D5163E" w:rsidRDefault="002A4289" w:rsidP="00DD7CE7">
            <w:pPr>
              <w:pStyle w:val="ListParagraph"/>
              <w:numPr>
                <w:ilvl w:val="0"/>
                <w:numId w:val="38"/>
              </w:numPr>
              <w:ind w:left="330" w:hanging="270"/>
              <w:contextualSpacing/>
              <w:jc w:val="both"/>
              <w:rPr>
                <w:rFonts w:ascii="Calibri" w:hAnsi="Calibri" w:cs="Calibri"/>
                <w:b/>
                <w:sz w:val="20"/>
                <w:szCs w:val="20"/>
              </w:rPr>
            </w:pPr>
          </w:p>
        </w:tc>
        <w:tc>
          <w:tcPr>
            <w:tcW w:w="937" w:type="dxa"/>
            <w:shd w:val="clear" w:color="auto" w:fill="auto"/>
          </w:tcPr>
          <w:p w14:paraId="09E06BD6" w14:textId="66336614" w:rsidR="002A4289" w:rsidRPr="00D5163E" w:rsidRDefault="002577A1" w:rsidP="007E081C">
            <w:pPr>
              <w:rPr>
                <w:rFonts w:cs="Calibri"/>
                <w:szCs w:val="20"/>
              </w:rPr>
            </w:pPr>
            <w:r w:rsidRPr="00D5163E">
              <w:rPr>
                <w:rFonts w:cs="Calibri"/>
                <w:szCs w:val="20"/>
              </w:rPr>
              <w:t xml:space="preserve">Loan Guarantee Agency, e.g. IIGF </w:t>
            </w:r>
          </w:p>
        </w:tc>
        <w:tc>
          <w:tcPr>
            <w:tcW w:w="3998" w:type="dxa"/>
            <w:gridSpan w:val="2"/>
            <w:shd w:val="clear" w:color="auto" w:fill="auto"/>
          </w:tcPr>
          <w:p w14:paraId="0195B18F" w14:textId="10DF49E5" w:rsidR="002A4289" w:rsidRPr="00D5163E" w:rsidRDefault="002577A1" w:rsidP="007E081C">
            <w:pPr>
              <w:rPr>
                <w:rFonts w:cs="Calibri"/>
                <w:szCs w:val="20"/>
              </w:rPr>
            </w:pPr>
            <w:r w:rsidRPr="00D5163E">
              <w:rPr>
                <w:rFonts w:cs="Calibri"/>
                <w:szCs w:val="20"/>
              </w:rPr>
              <w:t>Responsible for sharing the risks involved by providing access to loan guarantee funds</w:t>
            </w:r>
            <w:r w:rsidR="002F175D" w:rsidRPr="00D5163E">
              <w:rPr>
                <w:rFonts w:cs="Calibri"/>
                <w:szCs w:val="20"/>
              </w:rPr>
              <w:t>, if applicable</w:t>
            </w:r>
          </w:p>
        </w:tc>
      </w:tr>
      <w:tr w:rsidR="00D823CD" w:rsidRPr="00D5163E" w14:paraId="167493B9" w14:textId="77777777" w:rsidTr="00256214">
        <w:trPr>
          <w:trHeight w:val="277"/>
          <w:jc w:val="center"/>
        </w:trPr>
        <w:tc>
          <w:tcPr>
            <w:tcW w:w="2572" w:type="dxa"/>
            <w:vMerge/>
            <w:shd w:val="clear" w:color="auto" w:fill="auto"/>
          </w:tcPr>
          <w:p w14:paraId="41B9FCE8"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shd w:val="clear" w:color="auto" w:fill="auto"/>
          </w:tcPr>
          <w:p w14:paraId="17281A03" w14:textId="77777777" w:rsidR="00D823CD" w:rsidRPr="00D5163E" w:rsidRDefault="00D823CD" w:rsidP="007E081C">
            <w:pPr>
              <w:rPr>
                <w:rFonts w:cs="Calibri"/>
                <w:szCs w:val="20"/>
              </w:rPr>
            </w:pPr>
            <w:r w:rsidRPr="00D5163E">
              <w:rPr>
                <w:rFonts w:cs="Calibri"/>
                <w:szCs w:val="20"/>
              </w:rPr>
              <w:t>Energy User (host)</w:t>
            </w:r>
          </w:p>
        </w:tc>
        <w:tc>
          <w:tcPr>
            <w:tcW w:w="3998" w:type="dxa"/>
            <w:gridSpan w:val="2"/>
            <w:shd w:val="clear" w:color="auto" w:fill="auto"/>
          </w:tcPr>
          <w:p w14:paraId="787AB4BC" w14:textId="1A4C3088" w:rsidR="00D823CD" w:rsidRPr="00D5163E" w:rsidRDefault="00D823CD" w:rsidP="007E081C">
            <w:pPr>
              <w:rPr>
                <w:rFonts w:cs="Calibri"/>
                <w:szCs w:val="20"/>
              </w:rPr>
            </w:pPr>
            <w:r w:rsidRPr="00D5163E">
              <w:rPr>
                <w:rFonts w:cs="Calibri"/>
                <w:szCs w:val="20"/>
              </w:rPr>
              <w:t xml:space="preserve">Responsible for </w:t>
            </w:r>
            <w:r w:rsidR="002A4289" w:rsidRPr="00D5163E">
              <w:rPr>
                <w:rFonts w:cs="Calibri"/>
                <w:szCs w:val="20"/>
              </w:rPr>
              <w:t xml:space="preserve">the investment </w:t>
            </w:r>
            <w:r w:rsidR="002577A1" w:rsidRPr="00D5163E">
              <w:rPr>
                <w:rFonts w:cs="Calibri"/>
                <w:szCs w:val="20"/>
              </w:rPr>
              <w:t xml:space="preserve">and for </w:t>
            </w:r>
            <w:r w:rsidRPr="00D5163E">
              <w:rPr>
                <w:rFonts w:cs="Calibri"/>
                <w:szCs w:val="20"/>
              </w:rPr>
              <w:t>paying the service received from ESCO based on the contract, supporting ESCO in giving access to do audit and installation activities, procuring the lights, and paying back the loan received from financial institution for the up-front cost</w:t>
            </w:r>
          </w:p>
        </w:tc>
      </w:tr>
      <w:tr w:rsidR="00D823CD" w:rsidRPr="00D5163E" w14:paraId="4F3E9478" w14:textId="77777777" w:rsidTr="00256214">
        <w:trPr>
          <w:trHeight w:val="277"/>
          <w:jc w:val="center"/>
        </w:trPr>
        <w:tc>
          <w:tcPr>
            <w:tcW w:w="2572" w:type="dxa"/>
            <w:vMerge/>
            <w:shd w:val="clear" w:color="auto" w:fill="auto"/>
          </w:tcPr>
          <w:p w14:paraId="1153EAC4"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tcBorders>
              <w:bottom w:val="single" w:sz="4" w:space="0" w:color="auto"/>
            </w:tcBorders>
            <w:shd w:val="clear" w:color="auto" w:fill="auto"/>
          </w:tcPr>
          <w:p w14:paraId="5B620A6A" w14:textId="77777777" w:rsidR="00D823CD" w:rsidRPr="00D5163E" w:rsidRDefault="00D823CD" w:rsidP="007E081C">
            <w:pPr>
              <w:rPr>
                <w:rFonts w:cs="Calibri"/>
                <w:szCs w:val="20"/>
              </w:rPr>
            </w:pPr>
            <w:r w:rsidRPr="00D5163E">
              <w:rPr>
                <w:rFonts w:cs="Calibri"/>
                <w:szCs w:val="20"/>
              </w:rPr>
              <w:t>ESCO</w:t>
            </w:r>
          </w:p>
        </w:tc>
        <w:tc>
          <w:tcPr>
            <w:tcW w:w="3998" w:type="dxa"/>
            <w:gridSpan w:val="2"/>
            <w:tcBorders>
              <w:bottom w:val="single" w:sz="4" w:space="0" w:color="auto"/>
            </w:tcBorders>
            <w:shd w:val="clear" w:color="auto" w:fill="auto"/>
          </w:tcPr>
          <w:p w14:paraId="5B365A99" w14:textId="77EE8999" w:rsidR="00D823CD" w:rsidRPr="00D5163E" w:rsidRDefault="00D823CD" w:rsidP="007E081C">
            <w:pPr>
              <w:rPr>
                <w:rFonts w:cs="Calibri"/>
                <w:szCs w:val="20"/>
              </w:rPr>
            </w:pPr>
            <w:r w:rsidRPr="00D5163E">
              <w:rPr>
                <w:rFonts w:cs="Calibri"/>
                <w:szCs w:val="20"/>
              </w:rPr>
              <w:t>Responsible for designing the project, implementing it, and reporting the progress</w:t>
            </w:r>
            <w:r w:rsidR="002577A1" w:rsidRPr="00D5163E">
              <w:rPr>
                <w:rFonts w:cs="Calibri"/>
                <w:szCs w:val="20"/>
              </w:rPr>
              <w:t xml:space="preserve"> and ultimately ensuring the savings expected from the project</w:t>
            </w:r>
            <w:r w:rsidRPr="00D5163E">
              <w:rPr>
                <w:rFonts w:cs="Calibri"/>
                <w:szCs w:val="20"/>
              </w:rPr>
              <w:t xml:space="preserve">. </w:t>
            </w:r>
          </w:p>
        </w:tc>
      </w:tr>
      <w:tr w:rsidR="00D823CD" w:rsidRPr="00D5163E" w14:paraId="517F9814" w14:textId="77777777" w:rsidTr="00256214">
        <w:trPr>
          <w:trHeight w:val="49"/>
          <w:jc w:val="center"/>
        </w:trPr>
        <w:tc>
          <w:tcPr>
            <w:tcW w:w="2572" w:type="dxa"/>
            <w:vMerge w:val="restart"/>
            <w:shd w:val="clear" w:color="auto" w:fill="auto"/>
          </w:tcPr>
          <w:p w14:paraId="2ED2A739" w14:textId="77777777" w:rsidR="00D823CD" w:rsidRPr="00D5163E" w:rsidRDefault="00D823CD" w:rsidP="00DD7CE7">
            <w:pPr>
              <w:pStyle w:val="ListParagraph"/>
              <w:numPr>
                <w:ilvl w:val="0"/>
                <w:numId w:val="38"/>
              </w:numPr>
              <w:ind w:left="330" w:hanging="270"/>
              <w:contextualSpacing/>
              <w:jc w:val="both"/>
              <w:rPr>
                <w:rFonts w:ascii="Calibri" w:hAnsi="Calibri" w:cs="Calibri"/>
                <w:b/>
                <w:noProof/>
                <w:sz w:val="20"/>
                <w:szCs w:val="20"/>
              </w:rPr>
            </w:pPr>
            <w:r w:rsidRPr="00D5163E">
              <w:rPr>
                <w:rFonts w:ascii="Calibri" w:hAnsi="Calibri" w:cs="Calibri"/>
                <w:b/>
                <w:sz w:val="20"/>
                <w:szCs w:val="20"/>
              </w:rPr>
              <w:t>Estimated Budget</w:t>
            </w:r>
          </w:p>
        </w:tc>
        <w:tc>
          <w:tcPr>
            <w:tcW w:w="1403" w:type="dxa"/>
            <w:gridSpan w:val="2"/>
            <w:tcBorders>
              <w:bottom w:val="single" w:sz="4" w:space="0" w:color="auto"/>
            </w:tcBorders>
            <w:shd w:val="clear" w:color="auto" w:fill="auto"/>
          </w:tcPr>
          <w:p w14:paraId="6265F133" w14:textId="77777777" w:rsidR="00D823CD" w:rsidRPr="00D5163E" w:rsidRDefault="00D823CD" w:rsidP="007E081C">
            <w:pPr>
              <w:rPr>
                <w:rFonts w:cs="Calibri"/>
                <w:szCs w:val="20"/>
              </w:rPr>
            </w:pPr>
            <w:r w:rsidRPr="00D5163E">
              <w:rPr>
                <w:rFonts w:cs="Calibri"/>
                <w:szCs w:val="20"/>
              </w:rPr>
              <w:t>Project Development</w:t>
            </w:r>
          </w:p>
        </w:tc>
        <w:tc>
          <w:tcPr>
            <w:tcW w:w="3532" w:type="dxa"/>
            <w:shd w:val="clear" w:color="auto" w:fill="auto"/>
          </w:tcPr>
          <w:p w14:paraId="7BE313E8" w14:textId="77777777" w:rsidR="00D823CD" w:rsidRPr="00D5163E" w:rsidRDefault="00D823CD" w:rsidP="007E081C">
            <w:pPr>
              <w:rPr>
                <w:rFonts w:cs="Calibri"/>
                <w:szCs w:val="20"/>
              </w:rPr>
            </w:pPr>
            <w:r w:rsidRPr="00D5163E">
              <w:rPr>
                <w:rFonts w:cs="Calibri"/>
                <w:szCs w:val="20"/>
              </w:rPr>
              <w:t>USD   12,500</w:t>
            </w:r>
          </w:p>
        </w:tc>
      </w:tr>
      <w:tr w:rsidR="00D823CD" w:rsidRPr="00D5163E" w14:paraId="20544E5D" w14:textId="77777777" w:rsidTr="00256214">
        <w:trPr>
          <w:trHeight w:val="49"/>
          <w:jc w:val="center"/>
        </w:trPr>
        <w:tc>
          <w:tcPr>
            <w:tcW w:w="2572" w:type="dxa"/>
            <w:vMerge/>
            <w:shd w:val="clear" w:color="auto" w:fill="auto"/>
          </w:tcPr>
          <w:p w14:paraId="26FA0737"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1403" w:type="dxa"/>
            <w:gridSpan w:val="2"/>
            <w:tcBorders>
              <w:bottom w:val="single" w:sz="4" w:space="0" w:color="auto"/>
            </w:tcBorders>
            <w:shd w:val="clear" w:color="auto" w:fill="auto"/>
          </w:tcPr>
          <w:p w14:paraId="60F39B8D" w14:textId="77777777" w:rsidR="00D823CD" w:rsidRPr="00D5163E" w:rsidRDefault="00D823CD" w:rsidP="007E081C">
            <w:pPr>
              <w:rPr>
                <w:rFonts w:cs="Calibri"/>
                <w:szCs w:val="20"/>
              </w:rPr>
            </w:pPr>
            <w:r w:rsidRPr="00D5163E">
              <w:rPr>
                <w:rFonts w:cs="Calibri"/>
                <w:szCs w:val="20"/>
              </w:rPr>
              <w:t>Implementation</w:t>
            </w:r>
          </w:p>
        </w:tc>
        <w:tc>
          <w:tcPr>
            <w:tcW w:w="3532" w:type="dxa"/>
            <w:shd w:val="clear" w:color="auto" w:fill="auto"/>
          </w:tcPr>
          <w:p w14:paraId="7CA35081" w14:textId="77777777" w:rsidR="00D823CD" w:rsidRPr="00D5163E" w:rsidRDefault="00D823CD" w:rsidP="007E081C">
            <w:pPr>
              <w:rPr>
                <w:rFonts w:cs="Calibri"/>
                <w:szCs w:val="20"/>
              </w:rPr>
            </w:pPr>
            <w:r w:rsidRPr="00D5163E">
              <w:rPr>
                <w:rFonts w:cs="Calibri"/>
                <w:szCs w:val="20"/>
              </w:rPr>
              <w:t>USD   71,500</w:t>
            </w:r>
          </w:p>
        </w:tc>
      </w:tr>
      <w:tr w:rsidR="00D823CD" w:rsidRPr="00D5163E" w14:paraId="6425BFC5" w14:textId="77777777" w:rsidTr="00256214">
        <w:trPr>
          <w:trHeight w:val="49"/>
          <w:jc w:val="center"/>
        </w:trPr>
        <w:tc>
          <w:tcPr>
            <w:tcW w:w="2572" w:type="dxa"/>
            <w:vMerge/>
            <w:shd w:val="clear" w:color="auto" w:fill="auto"/>
          </w:tcPr>
          <w:p w14:paraId="5D4F1608"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1403" w:type="dxa"/>
            <w:gridSpan w:val="2"/>
            <w:tcBorders>
              <w:bottom w:val="single" w:sz="4" w:space="0" w:color="auto"/>
            </w:tcBorders>
            <w:shd w:val="clear" w:color="auto" w:fill="auto"/>
          </w:tcPr>
          <w:p w14:paraId="3E0D1F5A" w14:textId="77777777" w:rsidR="00D823CD" w:rsidRPr="00D5163E" w:rsidRDefault="00D823CD" w:rsidP="007E081C">
            <w:pPr>
              <w:rPr>
                <w:rFonts w:cs="Calibri"/>
                <w:szCs w:val="20"/>
              </w:rPr>
            </w:pPr>
            <w:r w:rsidRPr="00D5163E">
              <w:rPr>
                <w:rFonts w:cs="Calibri"/>
                <w:szCs w:val="20"/>
              </w:rPr>
              <w:t>Performance Contracting</w:t>
            </w:r>
          </w:p>
        </w:tc>
        <w:tc>
          <w:tcPr>
            <w:tcW w:w="3532" w:type="dxa"/>
            <w:shd w:val="clear" w:color="auto" w:fill="auto"/>
          </w:tcPr>
          <w:p w14:paraId="18788F7F" w14:textId="77777777" w:rsidR="00D823CD" w:rsidRPr="00D5163E" w:rsidRDefault="00D823CD" w:rsidP="007E081C">
            <w:pPr>
              <w:rPr>
                <w:rFonts w:cs="Calibri"/>
                <w:szCs w:val="20"/>
              </w:rPr>
            </w:pPr>
            <w:r w:rsidRPr="00D5163E">
              <w:rPr>
                <w:rFonts w:cs="Calibri"/>
                <w:szCs w:val="20"/>
              </w:rPr>
              <w:t>USD   19,000</w:t>
            </w:r>
          </w:p>
        </w:tc>
      </w:tr>
      <w:tr w:rsidR="00D823CD" w:rsidRPr="00D5163E" w14:paraId="5459AF5F" w14:textId="77777777" w:rsidTr="00256214">
        <w:trPr>
          <w:trHeight w:val="49"/>
          <w:jc w:val="center"/>
        </w:trPr>
        <w:tc>
          <w:tcPr>
            <w:tcW w:w="2572" w:type="dxa"/>
            <w:vMerge/>
            <w:shd w:val="clear" w:color="auto" w:fill="auto"/>
          </w:tcPr>
          <w:p w14:paraId="173AD118"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1403" w:type="dxa"/>
            <w:gridSpan w:val="2"/>
            <w:tcBorders>
              <w:bottom w:val="single" w:sz="4" w:space="0" w:color="auto"/>
            </w:tcBorders>
            <w:shd w:val="clear" w:color="auto" w:fill="auto"/>
          </w:tcPr>
          <w:p w14:paraId="4674481B" w14:textId="77777777" w:rsidR="00D823CD" w:rsidRPr="00D5163E" w:rsidRDefault="00D823CD" w:rsidP="007E081C">
            <w:pPr>
              <w:rPr>
                <w:rFonts w:cs="Calibri"/>
                <w:szCs w:val="20"/>
              </w:rPr>
            </w:pPr>
            <w:r w:rsidRPr="00D5163E">
              <w:rPr>
                <w:rFonts w:cs="Calibri"/>
                <w:szCs w:val="20"/>
              </w:rPr>
              <w:t>Replication Preparation</w:t>
            </w:r>
          </w:p>
        </w:tc>
        <w:tc>
          <w:tcPr>
            <w:tcW w:w="3532" w:type="dxa"/>
            <w:shd w:val="clear" w:color="auto" w:fill="auto"/>
          </w:tcPr>
          <w:p w14:paraId="75FF0B19" w14:textId="77777777" w:rsidR="00D823CD" w:rsidRPr="00D5163E" w:rsidRDefault="00D823CD" w:rsidP="007E081C">
            <w:pPr>
              <w:rPr>
                <w:rFonts w:cs="Calibri"/>
                <w:szCs w:val="20"/>
              </w:rPr>
            </w:pPr>
            <w:r w:rsidRPr="00D5163E">
              <w:rPr>
                <w:rFonts w:cs="Calibri"/>
                <w:szCs w:val="20"/>
              </w:rPr>
              <w:t>USD   15,000</w:t>
            </w:r>
          </w:p>
        </w:tc>
      </w:tr>
      <w:tr w:rsidR="00D823CD" w:rsidRPr="00D5163E" w14:paraId="37C09CF1" w14:textId="77777777" w:rsidTr="00256214">
        <w:trPr>
          <w:trHeight w:val="49"/>
          <w:jc w:val="center"/>
        </w:trPr>
        <w:tc>
          <w:tcPr>
            <w:tcW w:w="2572" w:type="dxa"/>
            <w:vMerge/>
            <w:shd w:val="clear" w:color="auto" w:fill="auto"/>
          </w:tcPr>
          <w:p w14:paraId="0FA9C1EE"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1403" w:type="dxa"/>
            <w:gridSpan w:val="2"/>
            <w:tcBorders>
              <w:bottom w:val="single" w:sz="4" w:space="0" w:color="auto"/>
            </w:tcBorders>
            <w:shd w:val="clear" w:color="auto" w:fill="auto"/>
          </w:tcPr>
          <w:p w14:paraId="7E8188F2" w14:textId="77777777" w:rsidR="00D823CD" w:rsidRPr="00D5163E" w:rsidRDefault="00D823CD" w:rsidP="007E081C">
            <w:pPr>
              <w:rPr>
                <w:rFonts w:cs="Calibri"/>
                <w:b/>
                <w:szCs w:val="20"/>
              </w:rPr>
            </w:pPr>
            <w:r w:rsidRPr="00D5163E">
              <w:rPr>
                <w:rFonts w:cs="Calibri"/>
                <w:b/>
                <w:szCs w:val="20"/>
              </w:rPr>
              <w:t>Total</w:t>
            </w:r>
          </w:p>
        </w:tc>
        <w:tc>
          <w:tcPr>
            <w:tcW w:w="3532" w:type="dxa"/>
            <w:shd w:val="clear" w:color="auto" w:fill="auto"/>
          </w:tcPr>
          <w:p w14:paraId="4A6FA2AD" w14:textId="77777777" w:rsidR="00D823CD" w:rsidRPr="00D5163E" w:rsidRDefault="00D823CD" w:rsidP="007E081C">
            <w:pPr>
              <w:rPr>
                <w:rFonts w:cs="Calibri"/>
                <w:b/>
                <w:szCs w:val="20"/>
              </w:rPr>
            </w:pPr>
            <w:r w:rsidRPr="00D5163E">
              <w:rPr>
                <w:rFonts w:cs="Calibri"/>
                <w:b/>
                <w:szCs w:val="20"/>
              </w:rPr>
              <w:t>USD 118,000</w:t>
            </w:r>
          </w:p>
        </w:tc>
      </w:tr>
      <w:tr w:rsidR="00D823CD" w:rsidRPr="00D5163E" w14:paraId="47D71DCE" w14:textId="77777777" w:rsidTr="00256214">
        <w:trPr>
          <w:trHeight w:val="252"/>
          <w:jc w:val="center"/>
        </w:trPr>
        <w:tc>
          <w:tcPr>
            <w:tcW w:w="2572" w:type="dxa"/>
            <w:vMerge w:val="restart"/>
            <w:shd w:val="clear" w:color="auto" w:fill="auto"/>
          </w:tcPr>
          <w:p w14:paraId="73519813" w14:textId="77777777" w:rsidR="00D823CD" w:rsidRPr="00D5163E" w:rsidRDefault="00D823CD" w:rsidP="00DD7CE7">
            <w:pPr>
              <w:pStyle w:val="ListParagraph"/>
              <w:numPr>
                <w:ilvl w:val="0"/>
                <w:numId w:val="38"/>
              </w:numPr>
              <w:ind w:left="330" w:hanging="270"/>
              <w:contextualSpacing/>
              <w:jc w:val="both"/>
              <w:rPr>
                <w:rFonts w:ascii="Calibri" w:hAnsi="Calibri" w:cs="Calibri"/>
                <w:b/>
                <w:noProof/>
                <w:sz w:val="20"/>
                <w:szCs w:val="20"/>
              </w:rPr>
            </w:pPr>
            <w:r w:rsidRPr="00D5163E">
              <w:rPr>
                <w:rFonts w:ascii="Calibri" w:hAnsi="Calibri" w:cs="Calibri"/>
                <w:b/>
                <w:sz w:val="20"/>
                <w:szCs w:val="20"/>
              </w:rPr>
              <w:t>Implementation Timeline</w:t>
            </w:r>
          </w:p>
        </w:tc>
        <w:tc>
          <w:tcPr>
            <w:tcW w:w="937" w:type="dxa"/>
            <w:shd w:val="clear" w:color="auto" w:fill="auto"/>
          </w:tcPr>
          <w:p w14:paraId="1C43F888" w14:textId="77777777" w:rsidR="00D823CD" w:rsidRPr="00D5163E" w:rsidRDefault="00D823CD" w:rsidP="007E081C">
            <w:pPr>
              <w:rPr>
                <w:rFonts w:cs="Calibri"/>
                <w:szCs w:val="20"/>
              </w:rPr>
            </w:pPr>
            <w:r w:rsidRPr="00D5163E">
              <w:rPr>
                <w:rFonts w:cs="Calibri"/>
                <w:szCs w:val="20"/>
              </w:rPr>
              <w:t>Project Development</w:t>
            </w:r>
          </w:p>
        </w:tc>
        <w:tc>
          <w:tcPr>
            <w:tcW w:w="3998" w:type="dxa"/>
            <w:gridSpan w:val="2"/>
            <w:shd w:val="clear" w:color="auto" w:fill="auto"/>
          </w:tcPr>
          <w:p w14:paraId="76A234F9" w14:textId="77777777" w:rsidR="00D823CD" w:rsidRPr="00D5163E" w:rsidRDefault="00D823CD" w:rsidP="007E081C">
            <w:pPr>
              <w:rPr>
                <w:rFonts w:cs="Calibri"/>
                <w:szCs w:val="20"/>
              </w:rPr>
            </w:pPr>
            <w:r w:rsidRPr="00D5163E">
              <w:rPr>
                <w:rFonts w:cs="Calibri"/>
                <w:szCs w:val="20"/>
              </w:rPr>
              <w:t>July to August 2018</w:t>
            </w:r>
          </w:p>
        </w:tc>
      </w:tr>
      <w:tr w:rsidR="00D823CD" w:rsidRPr="00D5163E" w14:paraId="3FCE5488" w14:textId="77777777" w:rsidTr="00256214">
        <w:trPr>
          <w:trHeight w:val="251"/>
          <w:jc w:val="center"/>
        </w:trPr>
        <w:tc>
          <w:tcPr>
            <w:tcW w:w="2572" w:type="dxa"/>
            <w:vMerge/>
            <w:shd w:val="clear" w:color="auto" w:fill="auto"/>
          </w:tcPr>
          <w:p w14:paraId="229F50AA"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shd w:val="clear" w:color="auto" w:fill="auto"/>
          </w:tcPr>
          <w:p w14:paraId="54E641A7" w14:textId="77777777" w:rsidR="00D823CD" w:rsidRPr="00D5163E" w:rsidRDefault="00D823CD" w:rsidP="007E081C">
            <w:pPr>
              <w:rPr>
                <w:rFonts w:cs="Calibri"/>
                <w:szCs w:val="20"/>
              </w:rPr>
            </w:pPr>
            <w:r w:rsidRPr="00D5163E">
              <w:rPr>
                <w:rFonts w:cs="Calibri"/>
                <w:szCs w:val="20"/>
              </w:rPr>
              <w:t>Implementation</w:t>
            </w:r>
          </w:p>
        </w:tc>
        <w:tc>
          <w:tcPr>
            <w:tcW w:w="3998" w:type="dxa"/>
            <w:gridSpan w:val="2"/>
            <w:shd w:val="clear" w:color="auto" w:fill="auto"/>
          </w:tcPr>
          <w:p w14:paraId="207190D7" w14:textId="77777777" w:rsidR="00D823CD" w:rsidRPr="00D5163E" w:rsidRDefault="00D823CD" w:rsidP="007E081C">
            <w:pPr>
              <w:rPr>
                <w:rFonts w:cs="Calibri"/>
                <w:szCs w:val="20"/>
              </w:rPr>
            </w:pPr>
            <w:r w:rsidRPr="00D5163E">
              <w:rPr>
                <w:rFonts w:cs="Calibri"/>
                <w:szCs w:val="20"/>
              </w:rPr>
              <w:t>September to December 2018</w:t>
            </w:r>
          </w:p>
        </w:tc>
      </w:tr>
      <w:tr w:rsidR="00D823CD" w:rsidRPr="00D5163E" w14:paraId="06040C4C" w14:textId="77777777" w:rsidTr="00256214">
        <w:trPr>
          <w:trHeight w:val="251"/>
          <w:jc w:val="center"/>
        </w:trPr>
        <w:tc>
          <w:tcPr>
            <w:tcW w:w="2572" w:type="dxa"/>
            <w:vMerge/>
            <w:shd w:val="clear" w:color="auto" w:fill="auto"/>
          </w:tcPr>
          <w:p w14:paraId="698DC9BC"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shd w:val="clear" w:color="auto" w:fill="auto"/>
          </w:tcPr>
          <w:p w14:paraId="7F811373" w14:textId="77777777" w:rsidR="00D823CD" w:rsidRPr="00D5163E" w:rsidRDefault="00D823CD" w:rsidP="007E081C">
            <w:pPr>
              <w:rPr>
                <w:rFonts w:cs="Calibri"/>
                <w:szCs w:val="20"/>
              </w:rPr>
            </w:pPr>
            <w:r w:rsidRPr="00D5163E">
              <w:rPr>
                <w:rFonts w:cs="Calibri"/>
                <w:szCs w:val="20"/>
              </w:rPr>
              <w:t>Contracting Period</w:t>
            </w:r>
          </w:p>
        </w:tc>
        <w:tc>
          <w:tcPr>
            <w:tcW w:w="3998" w:type="dxa"/>
            <w:gridSpan w:val="2"/>
            <w:shd w:val="clear" w:color="auto" w:fill="auto"/>
          </w:tcPr>
          <w:p w14:paraId="15D42109" w14:textId="77777777" w:rsidR="00D823CD" w:rsidRPr="00D5163E" w:rsidRDefault="00D823CD" w:rsidP="007E081C">
            <w:pPr>
              <w:rPr>
                <w:rFonts w:cs="Calibri"/>
                <w:szCs w:val="20"/>
              </w:rPr>
            </w:pPr>
            <w:r w:rsidRPr="00D5163E">
              <w:rPr>
                <w:rFonts w:cs="Calibri"/>
                <w:szCs w:val="20"/>
              </w:rPr>
              <w:t>January 2019 to December 2020</w:t>
            </w:r>
          </w:p>
        </w:tc>
      </w:tr>
      <w:tr w:rsidR="00D823CD" w:rsidRPr="00D5163E" w14:paraId="0A48B72E" w14:textId="77777777" w:rsidTr="00256214">
        <w:trPr>
          <w:trHeight w:val="251"/>
          <w:jc w:val="center"/>
        </w:trPr>
        <w:tc>
          <w:tcPr>
            <w:tcW w:w="2572" w:type="dxa"/>
            <w:vMerge/>
            <w:shd w:val="clear" w:color="auto" w:fill="auto"/>
          </w:tcPr>
          <w:p w14:paraId="645871A9" w14:textId="77777777" w:rsidR="00D823CD" w:rsidRPr="00D5163E" w:rsidRDefault="00D823CD" w:rsidP="00DD7CE7">
            <w:pPr>
              <w:pStyle w:val="ListParagraph"/>
              <w:numPr>
                <w:ilvl w:val="0"/>
                <w:numId w:val="38"/>
              </w:numPr>
              <w:ind w:left="330" w:hanging="270"/>
              <w:contextualSpacing/>
              <w:jc w:val="both"/>
              <w:rPr>
                <w:rFonts w:ascii="Calibri" w:hAnsi="Calibri" w:cs="Calibri"/>
                <w:b/>
                <w:sz w:val="20"/>
                <w:szCs w:val="20"/>
              </w:rPr>
            </w:pPr>
          </w:p>
        </w:tc>
        <w:tc>
          <w:tcPr>
            <w:tcW w:w="937" w:type="dxa"/>
            <w:shd w:val="clear" w:color="auto" w:fill="auto"/>
          </w:tcPr>
          <w:p w14:paraId="300D471F" w14:textId="77777777" w:rsidR="00D823CD" w:rsidRPr="00D5163E" w:rsidRDefault="00D823CD" w:rsidP="007E081C">
            <w:pPr>
              <w:rPr>
                <w:rFonts w:cs="Calibri"/>
                <w:szCs w:val="20"/>
              </w:rPr>
            </w:pPr>
            <w:r w:rsidRPr="00D5163E">
              <w:rPr>
                <w:rFonts w:cs="Calibri"/>
                <w:szCs w:val="20"/>
              </w:rPr>
              <w:t>Replication Preparation</w:t>
            </w:r>
          </w:p>
        </w:tc>
        <w:tc>
          <w:tcPr>
            <w:tcW w:w="3998" w:type="dxa"/>
            <w:gridSpan w:val="2"/>
            <w:shd w:val="clear" w:color="auto" w:fill="auto"/>
          </w:tcPr>
          <w:p w14:paraId="086E4B3A" w14:textId="77777777" w:rsidR="00D823CD" w:rsidRPr="00D5163E" w:rsidRDefault="00D823CD" w:rsidP="007E081C">
            <w:pPr>
              <w:rPr>
                <w:rFonts w:cs="Calibri"/>
                <w:szCs w:val="20"/>
              </w:rPr>
            </w:pPr>
            <w:r w:rsidRPr="00D5163E">
              <w:rPr>
                <w:rFonts w:cs="Calibri"/>
                <w:szCs w:val="20"/>
              </w:rPr>
              <w:t>July to September 2019</w:t>
            </w:r>
          </w:p>
        </w:tc>
      </w:tr>
    </w:tbl>
    <w:p w14:paraId="22A821A6" w14:textId="77777777" w:rsidR="00D823CD" w:rsidRPr="00D5163E" w:rsidRDefault="00D823CD" w:rsidP="002C2489">
      <w:pPr>
        <w:rPr>
          <w:b/>
          <w:sz w:val="22"/>
          <w:szCs w:val="22"/>
        </w:rPr>
      </w:pPr>
    </w:p>
    <w:p w14:paraId="271FB127" w14:textId="77777777" w:rsidR="00D823CD" w:rsidRPr="00D5163E" w:rsidRDefault="00D823CD" w:rsidP="007E081C">
      <w:pPr>
        <w:rPr>
          <w:b/>
          <w:sz w:val="22"/>
          <w:szCs w:val="22"/>
        </w:rPr>
      </w:pPr>
    </w:p>
    <w:p w14:paraId="05DBE277" w14:textId="77777777" w:rsidR="00D823CD" w:rsidRPr="00D5163E" w:rsidRDefault="00D823CD" w:rsidP="00BB05F5">
      <w:pPr>
        <w:ind w:left="-270" w:right="-630"/>
        <w:rPr>
          <w:b/>
          <w:sz w:val="22"/>
          <w:szCs w:val="22"/>
        </w:rPr>
      </w:pPr>
      <w:r w:rsidRPr="00D5163E">
        <w:rPr>
          <w:b/>
          <w:sz w:val="22"/>
          <w:szCs w:val="22"/>
        </w:rPr>
        <w:t>Introduction</w:t>
      </w:r>
    </w:p>
    <w:p w14:paraId="5F8B92AC" w14:textId="77777777" w:rsidR="00D823CD" w:rsidRPr="00D5163E" w:rsidRDefault="00D823CD" w:rsidP="00BB05F5">
      <w:pPr>
        <w:ind w:left="-270" w:right="-630"/>
        <w:rPr>
          <w:b/>
          <w:sz w:val="22"/>
          <w:szCs w:val="22"/>
        </w:rPr>
      </w:pPr>
    </w:p>
    <w:p w14:paraId="6E0BA442" w14:textId="77777777" w:rsidR="00B32767" w:rsidRPr="00D5163E" w:rsidRDefault="00D823CD" w:rsidP="00BB05F5">
      <w:pPr>
        <w:ind w:left="-270" w:right="-630"/>
        <w:rPr>
          <w:sz w:val="22"/>
          <w:szCs w:val="22"/>
        </w:rPr>
      </w:pPr>
      <w:r w:rsidRPr="00D5163E">
        <w:rPr>
          <w:sz w:val="22"/>
          <w:szCs w:val="22"/>
        </w:rPr>
        <w:t xml:space="preserve">The Minister of Energy and Mineral Resources (MEMR) in Regulation Nr.13/2012 has made a clear statement that all government building in national, provincial and municipal level must implement the national energy efficiency program, including in lighting system. The energy efficiency projects conducted in government buildings becomes the initial attempt for energy management that will support the reduction of energy cost in all buildings. It can motivate other government building in the same or in different regions. </w:t>
      </w:r>
    </w:p>
    <w:p w14:paraId="30103584" w14:textId="77777777" w:rsidR="00B32767" w:rsidRPr="00D5163E" w:rsidRDefault="00B32767" w:rsidP="00BB05F5">
      <w:pPr>
        <w:ind w:left="-270" w:right="-630"/>
        <w:rPr>
          <w:sz w:val="22"/>
          <w:szCs w:val="22"/>
        </w:rPr>
      </w:pPr>
    </w:p>
    <w:p w14:paraId="590BD9ED" w14:textId="77777777" w:rsidR="00B32767" w:rsidRPr="00D5163E" w:rsidRDefault="00D823CD" w:rsidP="00BB05F5">
      <w:pPr>
        <w:ind w:left="-270" w:right="-630"/>
        <w:rPr>
          <w:sz w:val="22"/>
          <w:szCs w:val="22"/>
        </w:rPr>
      </w:pPr>
      <w:r w:rsidRPr="00D5163E">
        <w:rPr>
          <w:sz w:val="22"/>
          <w:szCs w:val="22"/>
        </w:rPr>
        <w:t xml:space="preserve">However, only few of the government building managements have the adequate capability to implement this program. Besides of the lack of knowledge in energy efficiency, the limited budget resources, the </w:t>
      </w:r>
      <w:r w:rsidRPr="00D5163E">
        <w:rPr>
          <w:sz w:val="22"/>
          <w:szCs w:val="22"/>
        </w:rPr>
        <w:lastRenderedPageBreak/>
        <w:t>hesitation in relying on new technology, the procurement is also facing various restrictions from national and regional procurement regulations. The project demonstration attempts to lift these barrier</w:t>
      </w:r>
      <w:r w:rsidR="00732D72" w:rsidRPr="00D5163E">
        <w:rPr>
          <w:sz w:val="22"/>
          <w:szCs w:val="22"/>
        </w:rPr>
        <w:t>s</w:t>
      </w:r>
      <w:r w:rsidRPr="00D5163E">
        <w:rPr>
          <w:sz w:val="22"/>
          <w:szCs w:val="22"/>
        </w:rPr>
        <w:t xml:space="preserve"> by delivering the energy efficiency project by the model of Energy Performance Contracting business model (EPC).</w:t>
      </w:r>
    </w:p>
    <w:p w14:paraId="3AAE2BE0" w14:textId="77777777" w:rsidR="00B32767" w:rsidRPr="00D5163E" w:rsidRDefault="00B32767" w:rsidP="00BB05F5">
      <w:pPr>
        <w:ind w:left="-270" w:right="-630"/>
        <w:rPr>
          <w:sz w:val="22"/>
          <w:szCs w:val="22"/>
        </w:rPr>
      </w:pPr>
    </w:p>
    <w:p w14:paraId="2C497A24" w14:textId="77777777" w:rsidR="00B32767" w:rsidRPr="00D5163E" w:rsidRDefault="00D823CD" w:rsidP="00BB05F5">
      <w:pPr>
        <w:ind w:left="-270" w:right="-630"/>
        <w:rPr>
          <w:sz w:val="22"/>
          <w:szCs w:val="22"/>
        </w:rPr>
      </w:pPr>
      <w:r w:rsidRPr="00D5163E">
        <w:rPr>
          <w:rFonts w:cs="Calibri"/>
          <w:sz w:val="22"/>
          <w:szCs w:val="22"/>
        </w:rPr>
        <w:t xml:space="preserve">EPC shifts the focus away from selling energy efficient lights towards the desired benefits and services derived from the use of the technology. In this project demonstration, the said benefit is the energy saving gained from retrofitting lighting in buildings to LED lamps. </w:t>
      </w:r>
    </w:p>
    <w:p w14:paraId="2FBEE4F1" w14:textId="77777777" w:rsidR="00B32767" w:rsidRPr="00D5163E" w:rsidRDefault="00B32767" w:rsidP="00BB05F5">
      <w:pPr>
        <w:ind w:left="-270" w:right="-630"/>
        <w:rPr>
          <w:sz w:val="22"/>
          <w:szCs w:val="22"/>
        </w:rPr>
      </w:pPr>
    </w:p>
    <w:p w14:paraId="25BBA72C" w14:textId="77777777" w:rsidR="00B32767" w:rsidRPr="00D5163E" w:rsidRDefault="00D823CD" w:rsidP="00BB05F5">
      <w:pPr>
        <w:ind w:left="-270" w:right="-630"/>
        <w:rPr>
          <w:sz w:val="22"/>
          <w:szCs w:val="22"/>
        </w:rPr>
      </w:pPr>
      <w:r w:rsidRPr="00D5163E">
        <w:rPr>
          <w:rFonts w:cs="Calibri"/>
          <w:sz w:val="22"/>
          <w:szCs w:val="22"/>
        </w:rPr>
        <w:t xml:space="preserve">Due to its complexity, energy performance contracting project will involve a third-party company which is well known as the </w:t>
      </w:r>
      <w:r w:rsidRPr="00D5163E">
        <w:rPr>
          <w:rFonts w:cs="Calibri"/>
          <w:bCs/>
          <w:iCs/>
          <w:sz w:val="22"/>
          <w:szCs w:val="22"/>
        </w:rPr>
        <w:t>Energy Services Company</w:t>
      </w:r>
      <w:r w:rsidRPr="00D5163E">
        <w:rPr>
          <w:rFonts w:cs="Calibri"/>
          <w:bCs/>
          <w:i/>
          <w:iCs/>
          <w:sz w:val="22"/>
          <w:szCs w:val="22"/>
        </w:rPr>
        <w:t xml:space="preserve"> </w:t>
      </w:r>
      <w:r w:rsidRPr="00D5163E">
        <w:rPr>
          <w:rFonts w:cs="Calibri"/>
          <w:sz w:val="22"/>
          <w:szCs w:val="22"/>
        </w:rPr>
        <w:t>(ESCO). ESCO provides a broad range of energy solutions including designs and implementation of energy savings projects, retrofitting, and risk management.</w:t>
      </w:r>
    </w:p>
    <w:p w14:paraId="15E33080" w14:textId="77777777" w:rsidR="00B32767" w:rsidRPr="00D5163E" w:rsidRDefault="00B32767" w:rsidP="00BB05F5">
      <w:pPr>
        <w:ind w:left="-270" w:right="-630"/>
        <w:rPr>
          <w:sz w:val="22"/>
          <w:szCs w:val="22"/>
        </w:rPr>
      </w:pPr>
    </w:p>
    <w:p w14:paraId="5FFFD3B5" w14:textId="2B091123" w:rsidR="00D823CD" w:rsidRPr="00D5163E" w:rsidRDefault="00D823CD" w:rsidP="00BB05F5">
      <w:pPr>
        <w:ind w:left="-270" w:right="-630"/>
        <w:rPr>
          <w:sz w:val="22"/>
          <w:szCs w:val="22"/>
        </w:rPr>
      </w:pPr>
      <w:r w:rsidRPr="00D5163E">
        <w:rPr>
          <w:rFonts w:cs="Calibri"/>
          <w:sz w:val="22"/>
          <w:szCs w:val="22"/>
        </w:rPr>
        <w:t>The MEMR through in Regulation Nr.14/2016 regulated two kinds of Energy Performance Contracting involving ESCO; the Guaranteed Saving Performance Contract, and the Shared Saving Performance Contract. For government building, the guaranteed saving model is more acceptable and less conflicting with public procurement regulations.</w:t>
      </w:r>
    </w:p>
    <w:p w14:paraId="7469B785" w14:textId="77777777" w:rsidR="00D823CD" w:rsidRPr="00D5163E" w:rsidRDefault="00D823CD" w:rsidP="00BB05F5">
      <w:pPr>
        <w:ind w:left="-270" w:right="-630"/>
        <w:rPr>
          <w:rFonts w:cs="Calibri"/>
          <w:sz w:val="22"/>
          <w:szCs w:val="22"/>
        </w:rPr>
      </w:pPr>
    </w:p>
    <w:p w14:paraId="16B25152" w14:textId="77777777" w:rsidR="00D823CD" w:rsidRPr="00D5163E" w:rsidRDefault="00D823CD" w:rsidP="00BB05F5">
      <w:pPr>
        <w:tabs>
          <w:tab w:val="left" w:pos="2700"/>
        </w:tabs>
        <w:spacing w:after="0"/>
        <w:ind w:left="-270" w:right="-630"/>
        <w:rPr>
          <w:b/>
          <w:i/>
          <w:sz w:val="22"/>
          <w:szCs w:val="22"/>
        </w:rPr>
      </w:pPr>
      <w:r w:rsidRPr="00D5163E">
        <w:rPr>
          <w:b/>
          <w:i/>
          <w:sz w:val="22"/>
          <w:szCs w:val="22"/>
        </w:rPr>
        <w:t>Guaranteed Energy Saving Performance Contract</w:t>
      </w:r>
    </w:p>
    <w:p w14:paraId="51E66EC2" w14:textId="77777777" w:rsidR="00732D72" w:rsidRPr="00D5163E" w:rsidRDefault="00732D72" w:rsidP="00BB05F5">
      <w:pPr>
        <w:autoSpaceDE w:val="0"/>
        <w:autoSpaceDN w:val="0"/>
        <w:adjustRightInd w:val="0"/>
        <w:ind w:left="-270" w:right="-630"/>
        <w:rPr>
          <w:rFonts w:cs="Calibri"/>
          <w:sz w:val="22"/>
          <w:szCs w:val="22"/>
        </w:rPr>
      </w:pPr>
    </w:p>
    <w:p w14:paraId="428A7039" w14:textId="77777777" w:rsidR="00B32767" w:rsidRPr="00D5163E" w:rsidRDefault="0045245B" w:rsidP="00BB05F5">
      <w:pPr>
        <w:autoSpaceDE w:val="0"/>
        <w:autoSpaceDN w:val="0"/>
        <w:adjustRightInd w:val="0"/>
        <w:ind w:left="-270" w:right="-630"/>
        <w:rPr>
          <w:rFonts w:cs="Calibri"/>
          <w:sz w:val="22"/>
          <w:szCs w:val="22"/>
        </w:rPr>
      </w:pPr>
      <w:r w:rsidRPr="00D5163E">
        <w:rPr>
          <w:rFonts w:cs="Calibri"/>
          <w:sz w:val="22"/>
          <w:szCs w:val="22"/>
        </w:rPr>
        <w:t>The ESCO mainly provides technical services: design, installation and operation for which they are paid for by the client (e.g. on monthly basis). In the Guaranteed Savings model the client is making the investment in the (lighting) equipment. The client can pay the ESCO for its technical services from the energy cost savings.</w:t>
      </w:r>
      <w:r w:rsidRPr="00D5163E">
        <w:rPr>
          <w:rFonts w:eastAsia="Times New Roman" w:cs="Calibri"/>
        </w:rPr>
        <w:t xml:space="preserve"> </w:t>
      </w:r>
      <w:r w:rsidRPr="00D5163E">
        <w:rPr>
          <w:rFonts w:cs="Calibri"/>
          <w:sz w:val="22"/>
          <w:szCs w:val="22"/>
        </w:rPr>
        <w:t>In this case,</w:t>
      </w:r>
      <w:r w:rsidR="00D823CD" w:rsidRPr="00D5163E">
        <w:rPr>
          <w:rFonts w:cs="Calibri"/>
          <w:sz w:val="22"/>
          <w:szCs w:val="22"/>
        </w:rPr>
        <w:t xml:space="preserve"> the savings will be guaranteed by the ESCO, during the contract period that has been agreed beforehand. For efficiency project that requires high amount of funding, the energy user will most likely rely on a financial institution.</w:t>
      </w:r>
      <w:r w:rsidR="005C5E23" w:rsidRPr="00D5163E">
        <w:rPr>
          <w:rFonts w:cs="Calibri"/>
          <w:sz w:val="22"/>
          <w:szCs w:val="22"/>
        </w:rPr>
        <w:t xml:space="preserve">  </w:t>
      </w:r>
    </w:p>
    <w:p w14:paraId="22D62863" w14:textId="77777777" w:rsidR="00B32767" w:rsidRPr="00D5163E" w:rsidRDefault="00B32767" w:rsidP="00BB05F5">
      <w:pPr>
        <w:autoSpaceDE w:val="0"/>
        <w:autoSpaceDN w:val="0"/>
        <w:adjustRightInd w:val="0"/>
        <w:ind w:left="-270" w:right="-630"/>
        <w:rPr>
          <w:rFonts w:cs="Calibri"/>
          <w:sz w:val="22"/>
          <w:szCs w:val="22"/>
        </w:rPr>
      </w:pPr>
    </w:p>
    <w:p w14:paraId="7EA13B17" w14:textId="54001944" w:rsidR="00D823CD" w:rsidRPr="00D5163E" w:rsidRDefault="00D823CD" w:rsidP="00BB05F5">
      <w:pPr>
        <w:autoSpaceDE w:val="0"/>
        <w:autoSpaceDN w:val="0"/>
        <w:adjustRightInd w:val="0"/>
        <w:ind w:left="-270" w:right="-630"/>
        <w:rPr>
          <w:rFonts w:cs="Calibri"/>
          <w:sz w:val="22"/>
          <w:szCs w:val="22"/>
        </w:rPr>
      </w:pPr>
      <w:r w:rsidRPr="00D5163E">
        <w:rPr>
          <w:rFonts w:cs="Calibri"/>
          <w:sz w:val="22"/>
          <w:szCs w:val="22"/>
        </w:rPr>
        <w:t>ESCO will guarantee the energy saving to pay back the investment that the energy user has invested. If the energy saving turns out to be less than guaranteed, ESCO is obliged to compensate the amount of the loss the energy user suffers. Conversely, if the energy saving exceeds the expectation, the energy user should share the surplus saving based on the proportion that has been agreed in the contract.</w:t>
      </w:r>
    </w:p>
    <w:p w14:paraId="0A64E65B" w14:textId="77777777" w:rsidR="00732D72" w:rsidRPr="00D5163E" w:rsidRDefault="00732D72" w:rsidP="00BB05F5">
      <w:pPr>
        <w:tabs>
          <w:tab w:val="left" w:pos="2700"/>
        </w:tabs>
        <w:spacing w:after="0"/>
        <w:ind w:left="-270" w:right="-630"/>
        <w:rPr>
          <w:b/>
          <w:i/>
          <w:sz w:val="22"/>
          <w:szCs w:val="22"/>
        </w:rPr>
      </w:pPr>
    </w:p>
    <w:p w14:paraId="5BE5F46B" w14:textId="77777777" w:rsidR="00D823CD" w:rsidRPr="00D5163E" w:rsidRDefault="00D823CD" w:rsidP="00BB05F5">
      <w:pPr>
        <w:tabs>
          <w:tab w:val="left" w:pos="2700"/>
        </w:tabs>
        <w:spacing w:after="0"/>
        <w:ind w:left="-270" w:right="-630"/>
        <w:rPr>
          <w:b/>
          <w:i/>
          <w:sz w:val="22"/>
          <w:szCs w:val="22"/>
        </w:rPr>
      </w:pPr>
      <w:r w:rsidRPr="00D5163E">
        <w:rPr>
          <w:b/>
          <w:i/>
          <w:sz w:val="22"/>
          <w:szCs w:val="22"/>
        </w:rPr>
        <w:t>Financial Mechanism and Sustainability</w:t>
      </w:r>
    </w:p>
    <w:p w14:paraId="3894D243" w14:textId="27EDA8B0" w:rsidR="00D823CD" w:rsidRPr="00D5163E" w:rsidRDefault="00D823CD" w:rsidP="00BB05F5">
      <w:pPr>
        <w:tabs>
          <w:tab w:val="left" w:pos="2700"/>
        </w:tabs>
        <w:ind w:left="-270" w:right="-630"/>
        <w:rPr>
          <w:sz w:val="22"/>
          <w:szCs w:val="22"/>
        </w:rPr>
      </w:pPr>
    </w:p>
    <w:p w14:paraId="40532543" w14:textId="018FD501" w:rsidR="00D823CD" w:rsidRPr="00D5163E" w:rsidRDefault="001C2B22" w:rsidP="00BB05F5">
      <w:pPr>
        <w:ind w:left="-270" w:right="-630"/>
        <w:rPr>
          <w:sz w:val="22"/>
          <w:szCs w:val="22"/>
        </w:rPr>
      </w:pPr>
      <w:r w:rsidRPr="00D5163E">
        <w:rPr>
          <w:sz w:val="22"/>
          <w:szCs w:val="22"/>
        </w:rPr>
        <w:t xml:space="preserve">The </w:t>
      </w:r>
      <w:r w:rsidR="001A5DD5" w:rsidRPr="00D5163E">
        <w:rPr>
          <w:sz w:val="22"/>
          <w:szCs w:val="22"/>
        </w:rPr>
        <w:t xml:space="preserve">demo host </w:t>
      </w:r>
      <w:r w:rsidRPr="00D5163E">
        <w:rPr>
          <w:sz w:val="22"/>
          <w:szCs w:val="22"/>
        </w:rPr>
        <w:t>government agency</w:t>
      </w:r>
      <w:r w:rsidR="0094210A" w:rsidRPr="00D5163E">
        <w:rPr>
          <w:sz w:val="22"/>
          <w:szCs w:val="22"/>
        </w:rPr>
        <w:t xml:space="preserve"> building owner</w:t>
      </w:r>
      <w:r w:rsidRPr="00D5163E">
        <w:rPr>
          <w:sz w:val="22"/>
          <w:szCs w:val="22"/>
        </w:rPr>
        <w:t xml:space="preserve">, </w:t>
      </w:r>
      <w:r w:rsidRPr="00D5163E">
        <w:rPr>
          <w:i/>
          <w:sz w:val="22"/>
          <w:szCs w:val="22"/>
        </w:rPr>
        <w:t>LKPP</w:t>
      </w:r>
      <w:r w:rsidRPr="00D5163E">
        <w:rPr>
          <w:sz w:val="22"/>
          <w:szCs w:val="22"/>
        </w:rPr>
        <w:t xml:space="preserve">, has been strategically </w:t>
      </w:r>
      <w:r w:rsidR="0094210A" w:rsidRPr="00D5163E">
        <w:rPr>
          <w:sz w:val="22"/>
          <w:szCs w:val="22"/>
        </w:rPr>
        <w:t>pre-</w:t>
      </w:r>
      <w:r w:rsidRPr="00D5163E">
        <w:rPr>
          <w:sz w:val="22"/>
          <w:szCs w:val="22"/>
        </w:rPr>
        <w:t xml:space="preserve">selected because of its role in government procurement and its involvement in the project will lead to its own appreciation of the EE lighting program and show other similarly situated government agencies the benefits of the program. </w:t>
      </w:r>
      <w:r w:rsidR="001A5DD5" w:rsidRPr="00D5163E">
        <w:rPr>
          <w:sz w:val="22"/>
          <w:szCs w:val="22"/>
        </w:rPr>
        <w:t xml:space="preserve">The project will provide investment support in terms of procurement and installation of EE lighting devices co-shared with </w:t>
      </w:r>
      <w:r w:rsidR="001A5DD5" w:rsidRPr="00D5163E">
        <w:rPr>
          <w:i/>
          <w:sz w:val="22"/>
          <w:szCs w:val="22"/>
        </w:rPr>
        <w:t>LKPP</w:t>
      </w:r>
      <w:r w:rsidR="001A5DD5" w:rsidRPr="00D5163E">
        <w:rPr>
          <w:sz w:val="22"/>
          <w:szCs w:val="22"/>
        </w:rPr>
        <w:t xml:space="preserve"> as user and investor </w:t>
      </w:r>
      <w:r w:rsidRPr="00D5163E">
        <w:rPr>
          <w:sz w:val="22"/>
          <w:szCs w:val="22"/>
        </w:rPr>
        <w:t xml:space="preserve">In close coordination with </w:t>
      </w:r>
      <w:r w:rsidRPr="00D5163E">
        <w:rPr>
          <w:i/>
          <w:sz w:val="22"/>
          <w:szCs w:val="22"/>
        </w:rPr>
        <w:t>LKPP</w:t>
      </w:r>
      <w:r w:rsidRPr="00D5163E">
        <w:rPr>
          <w:sz w:val="22"/>
          <w:szCs w:val="22"/>
        </w:rPr>
        <w:t xml:space="preserve">, </w:t>
      </w:r>
      <w:r w:rsidR="001A5DD5" w:rsidRPr="00D5163E">
        <w:rPr>
          <w:sz w:val="22"/>
          <w:szCs w:val="22"/>
        </w:rPr>
        <w:t>T</w:t>
      </w:r>
      <w:r w:rsidRPr="00D5163E">
        <w:rPr>
          <w:sz w:val="22"/>
          <w:szCs w:val="22"/>
        </w:rPr>
        <w:t xml:space="preserve">he project will </w:t>
      </w:r>
      <w:r w:rsidR="001A5DD5" w:rsidRPr="00D5163E">
        <w:rPr>
          <w:sz w:val="22"/>
          <w:szCs w:val="22"/>
        </w:rPr>
        <w:t xml:space="preserve">also provide technical assistance in doing the investment grade energy audits, formulation of EPC and financial arrangements, MVE and preparation </w:t>
      </w:r>
      <w:r w:rsidR="0094210A" w:rsidRPr="00D5163E">
        <w:rPr>
          <w:sz w:val="22"/>
          <w:szCs w:val="22"/>
        </w:rPr>
        <w:t>and start-up implementation of</w:t>
      </w:r>
      <w:r w:rsidR="001A5DD5" w:rsidRPr="00D5163E">
        <w:rPr>
          <w:sz w:val="22"/>
          <w:szCs w:val="22"/>
        </w:rPr>
        <w:t xml:space="preserve"> replication </w:t>
      </w:r>
      <w:r w:rsidR="0094210A" w:rsidRPr="00D5163E">
        <w:rPr>
          <w:sz w:val="22"/>
          <w:szCs w:val="22"/>
        </w:rPr>
        <w:t xml:space="preserve">plans. The project will </w:t>
      </w:r>
      <w:r w:rsidRPr="00D5163E">
        <w:rPr>
          <w:sz w:val="22"/>
          <w:szCs w:val="22"/>
        </w:rPr>
        <w:t xml:space="preserve">provide technical assistance in developing the procurement policy and guidelines for EE lighting projects </w:t>
      </w:r>
      <w:r w:rsidR="0094210A" w:rsidRPr="00D5163E">
        <w:rPr>
          <w:sz w:val="22"/>
          <w:szCs w:val="22"/>
        </w:rPr>
        <w:t>in Component 2</w:t>
      </w:r>
      <w:r w:rsidR="00771B2E">
        <w:rPr>
          <w:sz w:val="22"/>
          <w:szCs w:val="22"/>
        </w:rPr>
        <w:t xml:space="preserve"> (UNEP)</w:t>
      </w:r>
      <w:r w:rsidR="0094210A" w:rsidRPr="00D5163E">
        <w:rPr>
          <w:sz w:val="22"/>
          <w:szCs w:val="22"/>
        </w:rPr>
        <w:t xml:space="preserve">, drawing from the experience of LKPP in this demo </w:t>
      </w:r>
      <w:r w:rsidRPr="00D5163E">
        <w:rPr>
          <w:sz w:val="22"/>
          <w:szCs w:val="22"/>
        </w:rPr>
        <w:t xml:space="preserve">which </w:t>
      </w:r>
      <w:r w:rsidR="0094210A" w:rsidRPr="00D5163E">
        <w:rPr>
          <w:sz w:val="22"/>
          <w:szCs w:val="22"/>
        </w:rPr>
        <w:t xml:space="preserve">is </w:t>
      </w:r>
      <w:r w:rsidRPr="00D5163E">
        <w:rPr>
          <w:sz w:val="22"/>
          <w:szCs w:val="22"/>
        </w:rPr>
        <w:t xml:space="preserve">expected to be sustainable owing to the energy savings and GHG reduction in shifting to EE lighting systems. </w:t>
      </w:r>
      <w:r w:rsidR="00452575" w:rsidRPr="00D5163E">
        <w:rPr>
          <w:sz w:val="22"/>
          <w:szCs w:val="22"/>
        </w:rPr>
        <w:t xml:space="preserve">As described above, the scheme will follow the “Guaranteed Savings” ESCO model, with the energy user as the government agency owner of the building investing on the lamp replacements and efficient lighting systems and the ESCO being contracted for its services to realize the potential economic and environmental benefits. </w:t>
      </w:r>
      <w:r w:rsidR="00B75B2A" w:rsidRPr="00D5163E">
        <w:rPr>
          <w:sz w:val="22"/>
          <w:szCs w:val="22"/>
        </w:rPr>
        <w:t>For purposes in demonstrating this scheme</w:t>
      </w:r>
      <w:r w:rsidR="00C867FD" w:rsidRPr="00D5163E">
        <w:rPr>
          <w:sz w:val="22"/>
          <w:szCs w:val="22"/>
        </w:rPr>
        <w:t xml:space="preserve"> by the ADLIGHT project</w:t>
      </w:r>
      <w:r w:rsidR="0094210A" w:rsidRPr="00D5163E">
        <w:rPr>
          <w:sz w:val="22"/>
          <w:szCs w:val="22"/>
        </w:rPr>
        <w:t>,</w:t>
      </w:r>
      <w:r w:rsidR="00B75B2A" w:rsidRPr="00D5163E">
        <w:rPr>
          <w:sz w:val="22"/>
          <w:szCs w:val="22"/>
        </w:rPr>
        <w:t xml:space="preserve"> </w:t>
      </w:r>
      <w:r w:rsidR="0094210A" w:rsidRPr="00D5163E">
        <w:rPr>
          <w:sz w:val="22"/>
          <w:szCs w:val="22"/>
        </w:rPr>
        <w:t>t</w:t>
      </w:r>
      <w:r w:rsidR="00B75B2A" w:rsidRPr="00D5163E">
        <w:rPr>
          <w:sz w:val="22"/>
          <w:szCs w:val="22"/>
        </w:rPr>
        <w:t>he</w:t>
      </w:r>
      <w:r w:rsidR="0094210A" w:rsidRPr="00D5163E">
        <w:rPr>
          <w:sz w:val="22"/>
          <w:szCs w:val="22"/>
        </w:rPr>
        <w:t xml:space="preserve"> </w:t>
      </w:r>
      <w:r w:rsidR="0094210A" w:rsidRPr="00D5163E">
        <w:rPr>
          <w:sz w:val="22"/>
          <w:szCs w:val="22"/>
        </w:rPr>
        <w:lastRenderedPageBreak/>
        <w:t xml:space="preserve">investment support and </w:t>
      </w:r>
      <w:r w:rsidR="00E762C9" w:rsidRPr="00D5163E">
        <w:rPr>
          <w:sz w:val="22"/>
          <w:szCs w:val="22"/>
        </w:rPr>
        <w:t>technical assistance</w:t>
      </w:r>
      <w:r w:rsidR="004D5431" w:rsidRPr="00D5163E">
        <w:rPr>
          <w:sz w:val="22"/>
          <w:szCs w:val="22"/>
        </w:rPr>
        <w:t xml:space="preserve"> will involve such </w:t>
      </w:r>
      <w:r w:rsidR="00B75B2A" w:rsidRPr="00D5163E">
        <w:rPr>
          <w:sz w:val="22"/>
          <w:szCs w:val="22"/>
        </w:rPr>
        <w:t>up</w:t>
      </w:r>
      <w:r w:rsidR="0094210A" w:rsidRPr="00D5163E">
        <w:rPr>
          <w:sz w:val="22"/>
          <w:szCs w:val="22"/>
        </w:rPr>
        <w:t>-</w:t>
      </w:r>
      <w:r w:rsidR="00B75B2A" w:rsidRPr="00D5163E">
        <w:rPr>
          <w:sz w:val="22"/>
          <w:szCs w:val="22"/>
        </w:rPr>
        <w:t xml:space="preserve">front costs </w:t>
      </w:r>
      <w:r w:rsidR="004D5431" w:rsidRPr="00D5163E">
        <w:rPr>
          <w:sz w:val="22"/>
          <w:szCs w:val="22"/>
        </w:rPr>
        <w:t xml:space="preserve">that </w:t>
      </w:r>
      <w:r w:rsidR="00B75B2A" w:rsidRPr="00D5163E">
        <w:rPr>
          <w:sz w:val="22"/>
          <w:szCs w:val="22"/>
        </w:rPr>
        <w:t xml:space="preserve">usually </w:t>
      </w:r>
      <w:r w:rsidR="004D5431" w:rsidRPr="00D5163E">
        <w:rPr>
          <w:sz w:val="22"/>
          <w:szCs w:val="22"/>
        </w:rPr>
        <w:t xml:space="preserve">become </w:t>
      </w:r>
      <w:r w:rsidR="00B75B2A" w:rsidRPr="00D5163E">
        <w:rPr>
          <w:sz w:val="22"/>
          <w:szCs w:val="22"/>
        </w:rPr>
        <w:t xml:space="preserve">hurdles for coming to EE investment initiatives </w:t>
      </w:r>
      <w:r w:rsidR="0094210A" w:rsidRPr="00D5163E">
        <w:rPr>
          <w:sz w:val="22"/>
          <w:szCs w:val="22"/>
        </w:rPr>
        <w:t>even while</w:t>
      </w:r>
      <w:r w:rsidR="004D5431" w:rsidRPr="00D5163E">
        <w:rPr>
          <w:sz w:val="22"/>
          <w:szCs w:val="22"/>
        </w:rPr>
        <w:t xml:space="preserve"> </w:t>
      </w:r>
      <w:r w:rsidR="0094210A" w:rsidRPr="00D5163E">
        <w:rPr>
          <w:sz w:val="22"/>
          <w:szCs w:val="22"/>
        </w:rPr>
        <w:t>there are</w:t>
      </w:r>
      <w:r w:rsidR="00B75B2A" w:rsidRPr="00D5163E">
        <w:rPr>
          <w:sz w:val="22"/>
          <w:szCs w:val="22"/>
        </w:rPr>
        <w:t xml:space="preserve"> </w:t>
      </w:r>
      <w:r w:rsidR="004D5431" w:rsidRPr="00D5163E">
        <w:rPr>
          <w:sz w:val="22"/>
          <w:szCs w:val="22"/>
        </w:rPr>
        <w:t xml:space="preserve">potential </w:t>
      </w:r>
      <w:r w:rsidR="00B75B2A" w:rsidRPr="00D5163E">
        <w:rPr>
          <w:sz w:val="22"/>
          <w:szCs w:val="22"/>
        </w:rPr>
        <w:t xml:space="preserve">benefits </w:t>
      </w:r>
      <w:r w:rsidR="004D5431" w:rsidRPr="00D5163E">
        <w:rPr>
          <w:sz w:val="22"/>
          <w:szCs w:val="22"/>
        </w:rPr>
        <w:t xml:space="preserve">that </w:t>
      </w:r>
      <w:r w:rsidR="00B75B2A" w:rsidRPr="00D5163E">
        <w:rPr>
          <w:sz w:val="22"/>
          <w:szCs w:val="22"/>
        </w:rPr>
        <w:t>have been identified.</w:t>
      </w:r>
      <w:r w:rsidR="00B75B2A" w:rsidRPr="00D5163E">
        <w:t xml:space="preserve"> </w:t>
      </w:r>
      <w:r w:rsidR="004D5431" w:rsidRPr="00D5163E">
        <w:rPr>
          <w:sz w:val="22"/>
          <w:szCs w:val="22"/>
        </w:rPr>
        <w:t>The project will remove these barriers and pave the way attract numerous government agency building owners to follow this developmental route for more efficient and sustainable operations.</w:t>
      </w:r>
      <w:r w:rsidR="004D5431" w:rsidRPr="00D5163E">
        <w:t xml:space="preserve"> </w:t>
      </w:r>
      <w:r w:rsidR="00C867FD" w:rsidRPr="00D5163E">
        <w:rPr>
          <w:sz w:val="22"/>
          <w:szCs w:val="22"/>
        </w:rPr>
        <w:t xml:space="preserve">Once these developmental concerns are addressed, the EE lighting program for government buildings will be properly launched and </w:t>
      </w:r>
      <w:r w:rsidR="0094210A" w:rsidRPr="00D5163E">
        <w:rPr>
          <w:sz w:val="22"/>
          <w:szCs w:val="22"/>
        </w:rPr>
        <w:t xml:space="preserve">the </w:t>
      </w:r>
      <w:r w:rsidR="00C867FD" w:rsidRPr="00D5163E">
        <w:rPr>
          <w:sz w:val="22"/>
          <w:szCs w:val="22"/>
        </w:rPr>
        <w:t xml:space="preserve">sustaining mechanisms will </w:t>
      </w:r>
      <w:r w:rsidR="0094210A" w:rsidRPr="00D5163E">
        <w:rPr>
          <w:sz w:val="22"/>
          <w:szCs w:val="22"/>
        </w:rPr>
        <w:t xml:space="preserve">be </w:t>
      </w:r>
      <w:r w:rsidR="00C867FD" w:rsidRPr="00D5163E">
        <w:rPr>
          <w:sz w:val="22"/>
          <w:szCs w:val="22"/>
        </w:rPr>
        <w:t>put in place for MEMR to follow through and sustain through the effective implementation of the replication plan that will be initiated within the project period.</w:t>
      </w:r>
      <w:r w:rsidR="00C867FD" w:rsidRPr="00D5163E">
        <w:t xml:space="preserve"> </w:t>
      </w:r>
      <w:r w:rsidR="009C70A2" w:rsidRPr="00D5163E">
        <w:rPr>
          <w:sz w:val="22"/>
          <w:szCs w:val="22"/>
        </w:rPr>
        <w:t>After</w:t>
      </w:r>
      <w:r w:rsidR="00D05F23" w:rsidRPr="00D5163E">
        <w:rPr>
          <w:sz w:val="22"/>
          <w:szCs w:val="22"/>
        </w:rPr>
        <w:t xml:space="preserve"> </w:t>
      </w:r>
      <w:r w:rsidR="009C70A2" w:rsidRPr="00D5163E">
        <w:rPr>
          <w:sz w:val="22"/>
          <w:szCs w:val="22"/>
        </w:rPr>
        <w:t xml:space="preserve">addressing </w:t>
      </w:r>
      <w:r w:rsidR="00D05F23" w:rsidRPr="00D5163E">
        <w:rPr>
          <w:sz w:val="22"/>
          <w:szCs w:val="22"/>
        </w:rPr>
        <w:t xml:space="preserve">the </w:t>
      </w:r>
      <w:r w:rsidR="009C70A2" w:rsidRPr="00D5163E">
        <w:rPr>
          <w:sz w:val="22"/>
          <w:szCs w:val="22"/>
        </w:rPr>
        <w:t xml:space="preserve">program-related </w:t>
      </w:r>
      <w:r w:rsidR="00D05F23" w:rsidRPr="00D5163E">
        <w:rPr>
          <w:sz w:val="22"/>
          <w:szCs w:val="22"/>
        </w:rPr>
        <w:t>up-front costs that will be supported by GEF project</w:t>
      </w:r>
      <w:r w:rsidR="009C70A2" w:rsidRPr="00D5163E">
        <w:rPr>
          <w:sz w:val="22"/>
          <w:szCs w:val="22"/>
        </w:rPr>
        <w:t>, the EE lighting program will continue to be supported by the MEMR</w:t>
      </w:r>
      <w:r w:rsidR="00D05F23" w:rsidRPr="00D5163E">
        <w:rPr>
          <w:sz w:val="22"/>
          <w:szCs w:val="22"/>
        </w:rPr>
        <w:t xml:space="preserve"> </w:t>
      </w:r>
      <w:r w:rsidR="009C70A2" w:rsidRPr="00D5163E">
        <w:rPr>
          <w:sz w:val="22"/>
          <w:szCs w:val="22"/>
        </w:rPr>
        <w:t>as part of its regular administrative and monitoring function while the targeted government agencies as building owners and energy users can already budget for its own EE lighting transformation requirement that are sufficiently justified and implemented under the approved procurement plans and guidelines resulting from these project barrier removal activities.</w:t>
      </w:r>
      <w:r w:rsidR="00D05F23" w:rsidRPr="00D5163E">
        <w:rPr>
          <w:sz w:val="22"/>
          <w:szCs w:val="22"/>
        </w:rPr>
        <w:t xml:space="preserve"> </w:t>
      </w:r>
      <w:r w:rsidR="004D5431" w:rsidRPr="00D5163E">
        <w:rPr>
          <w:sz w:val="22"/>
          <w:szCs w:val="22"/>
        </w:rPr>
        <w:t xml:space="preserve"> </w:t>
      </w:r>
    </w:p>
    <w:p w14:paraId="50C95BC6" w14:textId="77777777" w:rsidR="00D823CD" w:rsidRPr="00D5163E" w:rsidRDefault="00D823CD" w:rsidP="00BB05F5">
      <w:pPr>
        <w:ind w:left="-270" w:right="-630"/>
        <w:rPr>
          <w:sz w:val="22"/>
          <w:szCs w:val="22"/>
        </w:rPr>
      </w:pPr>
    </w:p>
    <w:p w14:paraId="57D28C00" w14:textId="77777777" w:rsidR="00D823CD" w:rsidRPr="00D5163E" w:rsidRDefault="00D823CD" w:rsidP="00BB05F5">
      <w:pPr>
        <w:tabs>
          <w:tab w:val="left" w:pos="2700"/>
        </w:tabs>
        <w:spacing w:after="0"/>
        <w:ind w:left="-270" w:right="-630"/>
        <w:rPr>
          <w:b/>
          <w:i/>
          <w:sz w:val="22"/>
          <w:szCs w:val="22"/>
        </w:rPr>
      </w:pPr>
      <w:r w:rsidRPr="00D5163E">
        <w:rPr>
          <w:b/>
          <w:i/>
          <w:sz w:val="22"/>
          <w:szCs w:val="22"/>
        </w:rPr>
        <w:t>Proposed Location</w:t>
      </w:r>
    </w:p>
    <w:p w14:paraId="4351CA5F" w14:textId="77777777" w:rsidR="00732D72" w:rsidRPr="00D5163E" w:rsidRDefault="00732D72" w:rsidP="00BB05F5">
      <w:pPr>
        <w:ind w:left="-270" w:right="-630"/>
        <w:rPr>
          <w:rFonts w:cs="Calibri"/>
          <w:sz w:val="22"/>
          <w:szCs w:val="22"/>
        </w:rPr>
      </w:pPr>
    </w:p>
    <w:p w14:paraId="33CD6758" w14:textId="4E286D1B" w:rsidR="00D823CD" w:rsidRPr="00D5163E" w:rsidRDefault="00D823CD" w:rsidP="00BB05F5">
      <w:pPr>
        <w:ind w:left="-270" w:right="-630"/>
        <w:rPr>
          <w:b/>
          <w:sz w:val="22"/>
          <w:szCs w:val="22"/>
        </w:rPr>
      </w:pPr>
      <w:r w:rsidRPr="00D5163E">
        <w:rPr>
          <w:rFonts w:cs="Calibri"/>
          <w:sz w:val="22"/>
          <w:szCs w:val="22"/>
        </w:rPr>
        <w:t>The Policy Institute for Public Procurement (</w:t>
      </w:r>
      <w:r w:rsidRPr="00D5163E">
        <w:rPr>
          <w:rFonts w:cs="Calibri"/>
          <w:i/>
          <w:sz w:val="22"/>
          <w:szCs w:val="22"/>
        </w:rPr>
        <w:t>Lembaga Kebijakan Pengadaan Publik</w:t>
      </w:r>
      <w:r w:rsidRPr="00D5163E">
        <w:rPr>
          <w:rFonts w:cs="Calibri"/>
          <w:sz w:val="22"/>
          <w:szCs w:val="22"/>
        </w:rPr>
        <w:t xml:space="preserve">/LKPP) is a suitable and potential government building where this project demonstration can take place. It has a significant number of lamps, with almost none of efficient lights. As the national body that regulates public procurement, it has high replication impact when it successfully become the role model of </w:t>
      </w:r>
      <w:r w:rsidR="00EB481D" w:rsidRPr="00D5163E">
        <w:rPr>
          <w:rFonts w:cs="Calibri"/>
          <w:sz w:val="22"/>
          <w:szCs w:val="22"/>
        </w:rPr>
        <w:t>ESCO Guaranteed Savings model</w:t>
      </w:r>
      <w:r w:rsidRPr="00D5163E">
        <w:rPr>
          <w:rFonts w:cs="Calibri"/>
          <w:sz w:val="22"/>
          <w:szCs w:val="22"/>
        </w:rPr>
        <w:t xml:space="preserve"> for other government buildings.</w:t>
      </w:r>
      <w:r w:rsidR="00D20196" w:rsidRPr="00D5163E">
        <w:rPr>
          <w:rFonts w:cs="Calibri"/>
          <w:sz w:val="22"/>
          <w:szCs w:val="22"/>
        </w:rPr>
        <w:t xml:space="preserve"> </w:t>
      </w:r>
    </w:p>
    <w:p w14:paraId="6A0263B9" w14:textId="77777777" w:rsidR="00732D72" w:rsidRPr="00D5163E" w:rsidRDefault="00732D72" w:rsidP="00BB05F5">
      <w:pPr>
        <w:spacing w:after="0"/>
        <w:ind w:left="-270" w:right="-630"/>
        <w:rPr>
          <w:b/>
          <w:i/>
          <w:sz w:val="22"/>
          <w:szCs w:val="22"/>
        </w:rPr>
      </w:pPr>
      <w:bookmarkStart w:id="41" w:name="_Hlk489263261"/>
    </w:p>
    <w:p w14:paraId="78B8985B" w14:textId="77777777" w:rsidR="00D823CD" w:rsidRPr="00D5163E" w:rsidRDefault="00D823CD" w:rsidP="00BB05F5">
      <w:pPr>
        <w:spacing w:after="0"/>
        <w:ind w:left="-270" w:right="-630"/>
        <w:rPr>
          <w:i/>
          <w:sz w:val="22"/>
          <w:szCs w:val="22"/>
        </w:rPr>
      </w:pPr>
      <w:r w:rsidRPr="00D5163E">
        <w:rPr>
          <w:b/>
          <w:i/>
          <w:sz w:val="22"/>
          <w:szCs w:val="22"/>
        </w:rPr>
        <w:t>Expected Results</w:t>
      </w:r>
    </w:p>
    <w:p w14:paraId="5CB9C754" w14:textId="77777777" w:rsidR="00732D72" w:rsidRPr="00D5163E" w:rsidRDefault="00732D72" w:rsidP="00BB05F5">
      <w:pPr>
        <w:spacing w:after="0"/>
        <w:ind w:left="-270" w:right="-630"/>
        <w:rPr>
          <w:i/>
          <w:sz w:val="22"/>
          <w:szCs w:val="22"/>
        </w:rPr>
      </w:pPr>
    </w:p>
    <w:p w14:paraId="5E20CD7C" w14:textId="77777777" w:rsidR="00D823CD" w:rsidRPr="00D5163E" w:rsidRDefault="00D823CD" w:rsidP="00BB05F5">
      <w:pPr>
        <w:spacing w:after="0"/>
        <w:ind w:left="-270" w:right="-630"/>
        <w:rPr>
          <w:i/>
          <w:sz w:val="22"/>
          <w:szCs w:val="22"/>
        </w:rPr>
      </w:pPr>
      <w:r w:rsidRPr="00D5163E">
        <w:rPr>
          <w:i/>
          <w:sz w:val="22"/>
          <w:szCs w:val="22"/>
        </w:rPr>
        <w:t>Annual Energy Saving</w:t>
      </w:r>
    </w:p>
    <w:p w14:paraId="538A1B7B" w14:textId="77777777" w:rsidR="00BB05F5" w:rsidRPr="00D5163E" w:rsidRDefault="00D823CD" w:rsidP="00BB05F5">
      <w:pPr>
        <w:ind w:left="-270" w:right="-630"/>
        <w:rPr>
          <w:sz w:val="22"/>
          <w:szCs w:val="22"/>
        </w:rPr>
      </w:pPr>
      <w:bookmarkStart w:id="42" w:name="_Hlk487469638"/>
      <w:r w:rsidRPr="00D5163E">
        <w:rPr>
          <w:sz w:val="22"/>
          <w:szCs w:val="22"/>
        </w:rPr>
        <w:t xml:space="preserve">Energy efficiency project is using technology that requires less energy to perform the similar function. </w:t>
      </w:r>
      <w:bookmarkEnd w:id="42"/>
      <w:r w:rsidRPr="00D5163E">
        <w:rPr>
          <w:sz w:val="22"/>
          <w:szCs w:val="22"/>
        </w:rPr>
        <w:t xml:space="preserve">By replacing lamps into LED lights that consumes lower energy but still give at least the same lighting, the total annual energy saving is expected to </w:t>
      </w:r>
      <w:r w:rsidR="00BB05F5" w:rsidRPr="00D5163E">
        <w:rPr>
          <w:sz w:val="22"/>
          <w:szCs w:val="22"/>
        </w:rPr>
        <w:t>reach the range 223 to 292 MWh.</w:t>
      </w:r>
    </w:p>
    <w:p w14:paraId="4DD9B259" w14:textId="77777777" w:rsidR="00BB05F5" w:rsidRPr="00D5163E" w:rsidRDefault="00BB05F5" w:rsidP="00BB05F5">
      <w:pPr>
        <w:ind w:left="-270" w:right="-630"/>
        <w:rPr>
          <w:sz w:val="22"/>
          <w:szCs w:val="22"/>
        </w:rPr>
      </w:pPr>
    </w:p>
    <w:p w14:paraId="095A784B" w14:textId="744D2036" w:rsidR="00D823CD" w:rsidRPr="00D5163E" w:rsidRDefault="00D823CD" w:rsidP="00BB05F5">
      <w:pPr>
        <w:ind w:left="-270" w:right="-630"/>
        <w:rPr>
          <w:sz w:val="22"/>
          <w:szCs w:val="22"/>
        </w:rPr>
      </w:pPr>
      <w:r w:rsidRPr="00D5163E">
        <w:rPr>
          <w:rFonts w:cs="Calibri"/>
          <w:i/>
          <w:sz w:val="22"/>
          <w:szCs w:val="22"/>
        </w:rPr>
        <w:t>Annual Emission Reduction</w:t>
      </w:r>
    </w:p>
    <w:p w14:paraId="6EC57B9B" w14:textId="77777777" w:rsidR="00D823CD" w:rsidRPr="00D5163E" w:rsidRDefault="00D823CD" w:rsidP="00BB05F5">
      <w:pPr>
        <w:ind w:left="-270" w:right="-630"/>
        <w:rPr>
          <w:rFonts w:cs="Calibri"/>
          <w:sz w:val="22"/>
          <w:szCs w:val="22"/>
        </w:rPr>
      </w:pPr>
      <w:r w:rsidRPr="00D5163E">
        <w:rPr>
          <w:rFonts w:cs="Calibri"/>
          <w:sz w:val="22"/>
          <w:szCs w:val="22"/>
        </w:rPr>
        <w:t>Based on the data released by PLN the emission factor for electricity production in Indonesia in year 2016 is 0.808 tons CO</w:t>
      </w:r>
      <w:r w:rsidRPr="00D5163E">
        <w:rPr>
          <w:rFonts w:cs="Calibri"/>
          <w:sz w:val="22"/>
          <w:szCs w:val="22"/>
          <w:vertAlign w:val="subscript"/>
        </w:rPr>
        <w:t>2</w:t>
      </w:r>
      <w:r w:rsidRPr="00D5163E">
        <w:rPr>
          <w:rFonts w:cs="Calibri"/>
          <w:sz w:val="22"/>
          <w:szCs w:val="22"/>
        </w:rPr>
        <w:t>eq/MWh. Thus, the annual emission reduction is estimated in the following to reach the range 181 to 236 tCO</w:t>
      </w:r>
      <w:r w:rsidRPr="00D5163E">
        <w:rPr>
          <w:rFonts w:cs="Calibri"/>
          <w:sz w:val="22"/>
          <w:szCs w:val="22"/>
          <w:vertAlign w:val="subscript"/>
        </w:rPr>
        <w:t>2</w:t>
      </w:r>
      <w:r w:rsidRPr="00D5163E">
        <w:rPr>
          <w:rFonts w:cs="Calibri"/>
          <w:sz w:val="22"/>
          <w:szCs w:val="22"/>
        </w:rPr>
        <w:t>eq.</w:t>
      </w:r>
    </w:p>
    <w:p w14:paraId="2923E983" w14:textId="77777777" w:rsidR="00D823CD" w:rsidRPr="00D5163E" w:rsidRDefault="00D823CD" w:rsidP="00BB05F5">
      <w:pPr>
        <w:spacing w:before="240" w:after="0"/>
        <w:ind w:left="-270" w:right="-630"/>
        <w:rPr>
          <w:rFonts w:cs="Calibri"/>
          <w:i/>
          <w:sz w:val="22"/>
          <w:szCs w:val="22"/>
        </w:rPr>
      </w:pPr>
      <w:r w:rsidRPr="00D5163E">
        <w:rPr>
          <w:rFonts w:cs="Calibri"/>
          <w:i/>
          <w:sz w:val="22"/>
          <w:szCs w:val="22"/>
        </w:rPr>
        <w:t>Annual Cost Saving</w:t>
      </w:r>
    </w:p>
    <w:p w14:paraId="6E2C7B99" w14:textId="6920B0D3" w:rsidR="00D823CD" w:rsidRPr="00D5163E" w:rsidRDefault="00D823CD" w:rsidP="00BB05F5">
      <w:pPr>
        <w:ind w:left="-270" w:right="-630"/>
        <w:rPr>
          <w:rFonts w:cs="Calibri"/>
          <w:sz w:val="22"/>
          <w:szCs w:val="22"/>
        </w:rPr>
      </w:pPr>
      <w:bookmarkStart w:id="43" w:name="_Hlk487470185"/>
      <w:r w:rsidRPr="00D5163E">
        <w:rPr>
          <w:rFonts w:cs="Calibri"/>
          <w:sz w:val="22"/>
          <w:szCs w:val="22"/>
        </w:rPr>
        <w:t>The LKPP Building is categorized as P2 (Government Level 2) in PLN (the national utility company) customer classification system. It has to pay IDR 1,614 per kWh (include tax) electric usage. The annual cost saving for both buildings are estimated to reach the range USD 26,713 to 34,970.</w:t>
      </w:r>
      <w:bookmarkEnd w:id="43"/>
    </w:p>
    <w:p w14:paraId="262C8929" w14:textId="77777777" w:rsidR="00BF0444" w:rsidRPr="00D5163E" w:rsidRDefault="00BF0444" w:rsidP="00BB05F5">
      <w:pPr>
        <w:ind w:left="-270" w:right="-630"/>
        <w:rPr>
          <w:rFonts w:cs="Calibri"/>
          <w:sz w:val="22"/>
          <w:szCs w:val="22"/>
        </w:rPr>
      </w:pPr>
    </w:p>
    <w:p w14:paraId="3B8E8D0D" w14:textId="4AABCD62" w:rsidR="00D823CD" w:rsidRPr="00D5163E" w:rsidRDefault="00D823CD" w:rsidP="00BB05F5">
      <w:pPr>
        <w:pStyle w:val="Caption"/>
        <w:ind w:left="-270" w:right="-630"/>
        <w:jc w:val="both"/>
        <w:rPr>
          <w:rFonts w:ascii="Calibri" w:hAnsi="Calibri" w:cs="Calibri"/>
          <w:sz w:val="22"/>
          <w:szCs w:val="22"/>
        </w:rPr>
      </w:pPr>
      <w:r w:rsidRPr="00D5163E">
        <w:rPr>
          <w:rFonts w:ascii="Calibri" w:hAnsi="Calibri" w:cs="Calibri"/>
          <w:sz w:val="22"/>
          <w:szCs w:val="22"/>
        </w:rPr>
        <w:t>Expected Annual Cost Saving</w:t>
      </w:r>
    </w:p>
    <w:bookmarkEnd w:id="41"/>
    <w:p w14:paraId="66C5F7EC" w14:textId="77777777" w:rsidR="00D823CD" w:rsidRPr="00D5163E" w:rsidRDefault="00D823CD" w:rsidP="00BB05F5">
      <w:pPr>
        <w:tabs>
          <w:tab w:val="left" w:pos="2700"/>
        </w:tabs>
        <w:spacing w:before="240" w:after="0"/>
        <w:ind w:left="-270" w:right="-630"/>
        <w:rPr>
          <w:rFonts w:cs="Calibri"/>
          <w:b/>
          <w:i/>
          <w:sz w:val="22"/>
          <w:szCs w:val="22"/>
        </w:rPr>
      </w:pPr>
      <w:r w:rsidRPr="00D5163E">
        <w:rPr>
          <w:rFonts w:cs="Calibri"/>
          <w:b/>
          <w:i/>
          <w:sz w:val="22"/>
          <w:szCs w:val="22"/>
        </w:rPr>
        <w:t>Monitoring, Verification and Enforcement Plan</w:t>
      </w:r>
    </w:p>
    <w:p w14:paraId="53C50E85" w14:textId="77777777" w:rsidR="00D823CD" w:rsidRPr="00D5163E" w:rsidRDefault="00D823CD" w:rsidP="00BB05F5">
      <w:pPr>
        <w:ind w:left="-270" w:right="-630"/>
        <w:rPr>
          <w:rFonts w:cs="Calibri"/>
          <w:sz w:val="22"/>
          <w:szCs w:val="22"/>
        </w:rPr>
      </w:pPr>
      <w:r w:rsidRPr="00D5163E">
        <w:rPr>
          <w:rFonts w:cs="Calibri"/>
          <w:sz w:val="22"/>
          <w:szCs w:val="22"/>
        </w:rPr>
        <w:t>During the implementation and performance contract period, ADLIGHT will carry out monitoring, verification, and enforcement to make sure the project runs as expected and befits to be a role model demonstration for future replications.</w:t>
      </w:r>
    </w:p>
    <w:p w14:paraId="09D2D283" w14:textId="77777777" w:rsidR="00D823CD" w:rsidRPr="00D5163E" w:rsidRDefault="00D823CD" w:rsidP="00BB05F5">
      <w:pPr>
        <w:spacing w:before="240" w:after="0"/>
        <w:ind w:left="-270" w:right="-630"/>
        <w:rPr>
          <w:rFonts w:cs="Calibri"/>
          <w:b/>
          <w:i/>
          <w:sz w:val="22"/>
          <w:szCs w:val="22"/>
        </w:rPr>
      </w:pPr>
      <w:r w:rsidRPr="00D5163E">
        <w:rPr>
          <w:rFonts w:cs="Calibri"/>
          <w:b/>
          <w:i/>
          <w:sz w:val="22"/>
          <w:szCs w:val="22"/>
        </w:rPr>
        <w:t>Estimated Budget</w:t>
      </w:r>
    </w:p>
    <w:p w14:paraId="77E2AC1A" w14:textId="77777777" w:rsidR="00D823CD" w:rsidRPr="00D5163E" w:rsidRDefault="00D823CD" w:rsidP="00BB05F5">
      <w:pPr>
        <w:tabs>
          <w:tab w:val="left" w:pos="8370"/>
        </w:tabs>
        <w:ind w:left="-270" w:right="-630"/>
        <w:rPr>
          <w:rFonts w:cs="Calibri"/>
          <w:sz w:val="22"/>
          <w:szCs w:val="22"/>
        </w:rPr>
      </w:pPr>
      <w:bookmarkStart w:id="44" w:name="_Hlk487470754"/>
      <w:r w:rsidRPr="00D5163E">
        <w:rPr>
          <w:rFonts w:cs="Calibri"/>
          <w:sz w:val="22"/>
          <w:szCs w:val="22"/>
        </w:rPr>
        <w:t xml:space="preserve">The costs in the project development will cover activities in selecting demonstration host and the ESCO, subsidizing the pre-energy audit and pre-feasibility study. The project will also subsidize the cost to </w:t>
      </w:r>
      <w:r w:rsidRPr="00D5163E">
        <w:rPr>
          <w:rFonts w:cs="Calibri"/>
          <w:sz w:val="22"/>
          <w:szCs w:val="22"/>
        </w:rPr>
        <w:lastRenderedPageBreak/>
        <w:t>conduct the investment grade energy audit and full feasibility study, and legalization process of contracts and agreements. The cost for project development phase activities is estimated to reach USD 12,500.</w:t>
      </w:r>
    </w:p>
    <w:p w14:paraId="4DF14A58" w14:textId="77777777" w:rsidR="00732D72" w:rsidRPr="00D5163E" w:rsidRDefault="00732D72" w:rsidP="00BB05F5">
      <w:pPr>
        <w:tabs>
          <w:tab w:val="left" w:pos="8370"/>
        </w:tabs>
        <w:ind w:left="-270" w:right="-630"/>
        <w:rPr>
          <w:rFonts w:cs="Calibri"/>
          <w:sz w:val="22"/>
          <w:szCs w:val="22"/>
        </w:rPr>
      </w:pPr>
    </w:p>
    <w:p w14:paraId="45704347" w14:textId="77777777" w:rsidR="00D0479B" w:rsidRPr="00D5163E" w:rsidRDefault="00D823CD" w:rsidP="00D0479B">
      <w:pPr>
        <w:tabs>
          <w:tab w:val="left" w:pos="8370"/>
        </w:tabs>
        <w:ind w:left="-270" w:right="-630"/>
        <w:rPr>
          <w:rFonts w:cs="Calibri"/>
          <w:sz w:val="22"/>
          <w:szCs w:val="22"/>
        </w:rPr>
      </w:pPr>
      <w:r w:rsidRPr="00D5163E">
        <w:rPr>
          <w:rFonts w:cs="Calibri"/>
          <w:sz w:val="22"/>
          <w:szCs w:val="22"/>
        </w:rPr>
        <w:t xml:space="preserve">The project investment which consists of procurement of lighting and devices, installation and commissioning will be provided by </w:t>
      </w:r>
      <w:r w:rsidR="002A4289" w:rsidRPr="00D5163E">
        <w:rPr>
          <w:rFonts w:cs="Calibri"/>
          <w:sz w:val="22"/>
          <w:szCs w:val="22"/>
        </w:rPr>
        <w:t xml:space="preserve">energy user or through </w:t>
      </w:r>
      <w:r w:rsidRPr="00D5163E">
        <w:rPr>
          <w:rFonts w:cs="Calibri"/>
          <w:sz w:val="22"/>
          <w:szCs w:val="22"/>
        </w:rPr>
        <w:t>a financial institution</w:t>
      </w:r>
      <w:r w:rsidR="00D0479B" w:rsidRPr="00D5163E">
        <w:rPr>
          <w:rFonts w:cs="Calibri"/>
          <w:sz w:val="22"/>
          <w:szCs w:val="22"/>
        </w:rPr>
        <w:t>.</w:t>
      </w:r>
      <w:r w:rsidRPr="00D5163E">
        <w:rPr>
          <w:rFonts w:cs="Calibri"/>
          <w:sz w:val="22"/>
          <w:szCs w:val="22"/>
        </w:rPr>
        <w:t xml:space="preserve"> The</w:t>
      </w:r>
      <w:r w:rsidR="002A4289" w:rsidRPr="00D5163E">
        <w:rPr>
          <w:rFonts w:cs="Calibri"/>
          <w:sz w:val="22"/>
          <w:szCs w:val="22"/>
        </w:rPr>
        <w:t xml:space="preserve"> project</w:t>
      </w:r>
      <w:r w:rsidRPr="00D5163E">
        <w:rPr>
          <w:rFonts w:cs="Calibri"/>
          <w:sz w:val="22"/>
          <w:szCs w:val="22"/>
        </w:rPr>
        <w:t xml:space="preserve"> cost to implement the project is</w:t>
      </w:r>
      <w:r w:rsidR="00D0479B" w:rsidRPr="00D5163E">
        <w:rPr>
          <w:rFonts w:cs="Calibri"/>
          <w:sz w:val="22"/>
          <w:szCs w:val="22"/>
        </w:rPr>
        <w:t xml:space="preserve"> estimated to reach USD 71,500.</w:t>
      </w:r>
    </w:p>
    <w:p w14:paraId="5075B7F1" w14:textId="77777777" w:rsidR="00D0479B" w:rsidRPr="00D5163E" w:rsidRDefault="00D0479B" w:rsidP="00D0479B">
      <w:pPr>
        <w:tabs>
          <w:tab w:val="left" w:pos="8370"/>
        </w:tabs>
        <w:ind w:left="-270" w:right="-630"/>
        <w:rPr>
          <w:rFonts w:cs="Calibri"/>
          <w:sz w:val="22"/>
          <w:szCs w:val="22"/>
        </w:rPr>
      </w:pPr>
    </w:p>
    <w:p w14:paraId="5EC12236" w14:textId="7ED1C4BE" w:rsidR="00D823CD" w:rsidRPr="00D5163E" w:rsidRDefault="00D823CD" w:rsidP="00D0479B">
      <w:pPr>
        <w:tabs>
          <w:tab w:val="left" w:pos="8370"/>
        </w:tabs>
        <w:ind w:left="-270" w:right="-630"/>
        <w:rPr>
          <w:rFonts w:cs="Calibri"/>
          <w:sz w:val="22"/>
          <w:szCs w:val="22"/>
        </w:rPr>
      </w:pPr>
      <w:r w:rsidRPr="00D5163E">
        <w:rPr>
          <w:rFonts w:cs="Calibri"/>
          <w:sz w:val="22"/>
          <w:szCs w:val="22"/>
        </w:rPr>
        <w:t>In the Performance Contracting Period, the ADLIGHT team</w:t>
      </w:r>
      <w:r w:rsidR="002A4289" w:rsidRPr="00D5163E">
        <w:rPr>
          <w:rFonts w:cs="Calibri"/>
          <w:sz w:val="22"/>
          <w:szCs w:val="22"/>
        </w:rPr>
        <w:t xml:space="preserve"> as a form of assistance during the demonstration period will help the energy user</w:t>
      </w:r>
      <w:r w:rsidRPr="00D5163E">
        <w:rPr>
          <w:rFonts w:cs="Calibri"/>
          <w:sz w:val="22"/>
          <w:szCs w:val="22"/>
        </w:rPr>
        <w:t xml:space="preserve"> </w:t>
      </w:r>
      <w:r w:rsidR="002A4289" w:rsidRPr="00D5163E">
        <w:rPr>
          <w:rFonts w:cs="Calibri"/>
          <w:sz w:val="22"/>
          <w:szCs w:val="22"/>
        </w:rPr>
        <w:t xml:space="preserve">who </w:t>
      </w:r>
      <w:r w:rsidRPr="00D5163E">
        <w:rPr>
          <w:rFonts w:cs="Calibri"/>
          <w:sz w:val="22"/>
          <w:szCs w:val="22"/>
        </w:rPr>
        <w:t>will be involved in every monitoring activity conducted by the ESCO in a periodical basis. In the verification activities, this project will also cover the cost to provide technical assistance of the financial accounting. The cost to run activities in this phase is estimated to reach USD 19,000.</w:t>
      </w:r>
    </w:p>
    <w:p w14:paraId="324A64C8" w14:textId="77777777" w:rsidR="00732D72" w:rsidRPr="00D5163E" w:rsidRDefault="00732D72" w:rsidP="00BB05F5">
      <w:pPr>
        <w:tabs>
          <w:tab w:val="left" w:pos="8370"/>
        </w:tabs>
        <w:ind w:left="-270" w:right="-630"/>
        <w:rPr>
          <w:rFonts w:cs="Calibri"/>
          <w:sz w:val="22"/>
          <w:szCs w:val="22"/>
        </w:rPr>
      </w:pPr>
    </w:p>
    <w:p w14:paraId="1D852ED0" w14:textId="4052949C" w:rsidR="00B32767" w:rsidRPr="00D5163E" w:rsidRDefault="00D823CD" w:rsidP="00BB05F5">
      <w:pPr>
        <w:tabs>
          <w:tab w:val="left" w:pos="8370"/>
        </w:tabs>
        <w:ind w:left="-270" w:right="-630"/>
        <w:rPr>
          <w:rFonts w:cs="Calibri"/>
          <w:sz w:val="22"/>
          <w:szCs w:val="22"/>
        </w:rPr>
      </w:pPr>
      <w:r w:rsidRPr="00D5163E">
        <w:rPr>
          <w:rFonts w:cs="Calibri"/>
          <w:sz w:val="22"/>
          <w:szCs w:val="22"/>
        </w:rPr>
        <w:t>In the period of replication preparation, the project will cover the cost to conduct seminars to disseminate results of project demonstration to identify potential replications and conduct workshops to formulate next steps recommendations. The cost to prepare the replication is estimated to reach USD 15,000.</w:t>
      </w:r>
      <w:bookmarkEnd w:id="44"/>
    </w:p>
    <w:p w14:paraId="4F20F7FF" w14:textId="77777777" w:rsidR="00B32767" w:rsidRPr="00D5163E" w:rsidRDefault="00B32767" w:rsidP="00BB05F5">
      <w:pPr>
        <w:tabs>
          <w:tab w:val="left" w:pos="8370"/>
        </w:tabs>
        <w:ind w:left="-270" w:right="-630"/>
        <w:rPr>
          <w:rFonts w:cs="Calibri"/>
          <w:sz w:val="22"/>
          <w:szCs w:val="22"/>
        </w:rPr>
      </w:pPr>
    </w:p>
    <w:p w14:paraId="5A21FBC8" w14:textId="196191BE" w:rsidR="00D823CD" w:rsidRPr="00D5163E" w:rsidRDefault="00D823CD" w:rsidP="00BB05F5">
      <w:pPr>
        <w:tabs>
          <w:tab w:val="left" w:pos="8370"/>
        </w:tabs>
        <w:ind w:left="-270" w:right="-630"/>
        <w:rPr>
          <w:rFonts w:cs="Calibri"/>
          <w:sz w:val="22"/>
          <w:szCs w:val="22"/>
        </w:rPr>
      </w:pPr>
      <w:r w:rsidRPr="00D5163E">
        <w:rPr>
          <w:rFonts w:cs="Calibri"/>
          <w:sz w:val="22"/>
          <w:szCs w:val="22"/>
        </w:rPr>
        <w:t>The total cost to run this project demonstration</w:t>
      </w:r>
      <w:r w:rsidR="00DF7F38" w:rsidRPr="00D5163E">
        <w:rPr>
          <w:rFonts w:cs="Calibri"/>
          <w:sz w:val="22"/>
          <w:szCs w:val="22"/>
        </w:rPr>
        <w:t xml:space="preserve"> </w:t>
      </w:r>
      <w:r w:rsidRPr="00D5163E">
        <w:rPr>
          <w:rFonts w:cs="Calibri"/>
          <w:sz w:val="22"/>
          <w:szCs w:val="22"/>
        </w:rPr>
        <w:t>is estimated to reach USD 118,000</w:t>
      </w:r>
      <w:r w:rsidR="00DF7F38" w:rsidRPr="00D5163E">
        <w:rPr>
          <w:rFonts w:cs="Calibri"/>
          <w:sz w:val="22"/>
          <w:szCs w:val="22"/>
        </w:rPr>
        <w:t xml:space="preserve"> </w:t>
      </w:r>
      <w:r w:rsidR="001C2B22" w:rsidRPr="00D5163E">
        <w:rPr>
          <w:rFonts w:cs="Calibri"/>
          <w:sz w:val="22"/>
          <w:szCs w:val="22"/>
        </w:rPr>
        <w:t xml:space="preserve">consisting of USD 35,000 for GEF investment support, USD 46,500 for GEF technical assistance support and USD 36,500 for investment from the user. </w:t>
      </w:r>
    </w:p>
    <w:p w14:paraId="7F5E7C96" w14:textId="77777777" w:rsidR="00732D72" w:rsidRPr="00D5163E" w:rsidRDefault="00732D72" w:rsidP="007E081C">
      <w:pPr>
        <w:rPr>
          <w:rFonts w:cs="Calibri"/>
          <w:sz w:val="22"/>
          <w:szCs w:val="22"/>
        </w:rPr>
      </w:pPr>
    </w:p>
    <w:tbl>
      <w:tblPr>
        <w:tblW w:w="8676" w:type="dxa"/>
        <w:jc w:val="center"/>
        <w:tblCellMar>
          <w:top w:w="15" w:type="dxa"/>
          <w:bottom w:w="15" w:type="dxa"/>
        </w:tblCellMar>
        <w:tblLook w:val="04A0" w:firstRow="1" w:lastRow="0" w:firstColumn="1" w:lastColumn="0" w:noHBand="0" w:noVBand="1"/>
      </w:tblPr>
      <w:tblGrid>
        <w:gridCol w:w="2775"/>
        <w:gridCol w:w="1089"/>
        <w:gridCol w:w="1374"/>
        <w:gridCol w:w="1710"/>
        <w:gridCol w:w="1728"/>
      </w:tblGrid>
      <w:tr w:rsidR="00DF7F38" w:rsidRPr="00D5163E" w14:paraId="0672E558" w14:textId="242A3D64" w:rsidTr="003F1771">
        <w:trPr>
          <w:trHeight w:val="20"/>
          <w:tblHeader/>
          <w:jc w:val="center"/>
        </w:trPr>
        <w:tc>
          <w:tcPr>
            <w:tcW w:w="2775"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6DE7B27" w14:textId="4F09C6EB" w:rsidR="00DF7F38" w:rsidRPr="00D5163E" w:rsidRDefault="0040779E" w:rsidP="007E081C">
            <w:pPr>
              <w:spacing w:after="0"/>
              <w:jc w:val="center"/>
              <w:rPr>
                <w:rFonts w:cs="Calibri"/>
                <w:b/>
                <w:bCs/>
                <w:color w:val="000000"/>
              </w:rPr>
            </w:pPr>
            <w:r w:rsidRPr="00D5163E">
              <w:rPr>
                <w:rFonts w:cs="Calibri"/>
                <w:b/>
                <w:bCs/>
                <w:color w:val="000000"/>
              </w:rPr>
              <w:t>Activity</w:t>
            </w:r>
          </w:p>
        </w:tc>
        <w:tc>
          <w:tcPr>
            <w:tcW w:w="1089"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0278055" w14:textId="12DFECB2" w:rsidR="00DF7F38" w:rsidRPr="00D5163E" w:rsidRDefault="0040779E" w:rsidP="007E081C">
            <w:pPr>
              <w:spacing w:after="0"/>
              <w:jc w:val="center"/>
              <w:rPr>
                <w:rFonts w:cs="Calibri"/>
                <w:b/>
                <w:bCs/>
                <w:color w:val="000000"/>
              </w:rPr>
            </w:pPr>
            <w:r w:rsidRPr="00D5163E">
              <w:rPr>
                <w:rFonts w:cs="Calibri"/>
                <w:b/>
                <w:bCs/>
                <w:color w:val="000000"/>
              </w:rPr>
              <w:t>Estimated cost</w:t>
            </w:r>
          </w:p>
        </w:tc>
        <w:tc>
          <w:tcPr>
            <w:tcW w:w="1374" w:type="dxa"/>
            <w:tcBorders>
              <w:top w:val="single" w:sz="4" w:space="0" w:color="auto"/>
              <w:left w:val="single" w:sz="4" w:space="0" w:color="auto"/>
              <w:bottom w:val="single" w:sz="4" w:space="0" w:color="auto"/>
              <w:right w:val="single" w:sz="4" w:space="0" w:color="auto"/>
            </w:tcBorders>
            <w:shd w:val="clear" w:color="auto" w:fill="BFBFBF"/>
            <w:vAlign w:val="center"/>
          </w:tcPr>
          <w:p w14:paraId="79B89BDF" w14:textId="6FADA68A" w:rsidR="00DF7F38" w:rsidRPr="00D5163E" w:rsidRDefault="0040779E" w:rsidP="007E081C">
            <w:pPr>
              <w:spacing w:after="0"/>
              <w:jc w:val="center"/>
              <w:rPr>
                <w:rFonts w:cs="Calibri"/>
                <w:b/>
                <w:bCs/>
                <w:color w:val="000000"/>
              </w:rPr>
            </w:pPr>
            <w:r w:rsidRPr="00D5163E">
              <w:rPr>
                <w:rFonts w:cs="Calibri"/>
                <w:b/>
                <w:bCs/>
                <w:color w:val="000000"/>
              </w:rPr>
              <w:t>GEF Investment Support</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0293E74B" w14:textId="73DAF6DD" w:rsidR="00DF7F38" w:rsidRPr="00D5163E" w:rsidRDefault="00DF7F38" w:rsidP="007E081C">
            <w:pPr>
              <w:spacing w:after="0"/>
              <w:jc w:val="center"/>
              <w:rPr>
                <w:rFonts w:cs="Calibri"/>
                <w:b/>
                <w:bCs/>
                <w:color w:val="000000"/>
              </w:rPr>
            </w:pPr>
            <w:r w:rsidRPr="00D5163E">
              <w:rPr>
                <w:rFonts w:cs="Calibri"/>
                <w:b/>
                <w:bCs/>
                <w:color w:val="000000"/>
              </w:rPr>
              <w:t xml:space="preserve">GEF </w:t>
            </w:r>
            <w:r w:rsidR="0040779E" w:rsidRPr="00D5163E">
              <w:rPr>
                <w:rFonts w:cs="Calibri"/>
                <w:b/>
                <w:bCs/>
                <w:color w:val="000000"/>
              </w:rPr>
              <w:t xml:space="preserve">TA </w:t>
            </w:r>
            <w:r w:rsidRPr="00D5163E">
              <w:rPr>
                <w:rFonts w:cs="Calibri"/>
                <w:b/>
                <w:bCs/>
                <w:color w:val="000000"/>
              </w:rPr>
              <w:t xml:space="preserve"> Support</w:t>
            </w:r>
          </w:p>
        </w:tc>
        <w:tc>
          <w:tcPr>
            <w:tcW w:w="1728" w:type="dxa"/>
            <w:tcBorders>
              <w:top w:val="single" w:sz="4" w:space="0" w:color="auto"/>
              <w:left w:val="single" w:sz="4" w:space="0" w:color="auto"/>
              <w:bottom w:val="single" w:sz="4" w:space="0" w:color="auto"/>
              <w:right w:val="single" w:sz="4" w:space="0" w:color="auto"/>
            </w:tcBorders>
            <w:shd w:val="clear" w:color="auto" w:fill="BFBFBF"/>
            <w:vAlign w:val="center"/>
          </w:tcPr>
          <w:p w14:paraId="0381EFA9" w14:textId="2F181BB8" w:rsidR="00DF7F38" w:rsidRPr="00D5163E" w:rsidRDefault="00DF7F38" w:rsidP="007E081C">
            <w:pPr>
              <w:spacing w:after="0"/>
              <w:jc w:val="center"/>
              <w:rPr>
                <w:rFonts w:cs="Calibri"/>
                <w:b/>
                <w:bCs/>
                <w:color w:val="000000"/>
              </w:rPr>
            </w:pPr>
            <w:r w:rsidRPr="00D5163E">
              <w:rPr>
                <w:rFonts w:cs="Calibri"/>
                <w:b/>
                <w:bCs/>
                <w:color w:val="000000"/>
              </w:rPr>
              <w:t>Investment from User</w:t>
            </w:r>
          </w:p>
        </w:tc>
      </w:tr>
      <w:tr w:rsidR="004B3F2C" w:rsidRPr="00D5163E" w14:paraId="09FCB3C5" w14:textId="2AD3E111" w:rsidTr="00DF7F38">
        <w:trPr>
          <w:trHeight w:val="20"/>
          <w:jc w:val="center"/>
        </w:trPr>
        <w:tc>
          <w:tcPr>
            <w:tcW w:w="3864" w:type="dxa"/>
            <w:gridSpan w:val="2"/>
            <w:tcBorders>
              <w:top w:val="single" w:sz="4" w:space="0" w:color="auto"/>
              <w:left w:val="single" w:sz="4" w:space="0" w:color="auto"/>
              <w:bottom w:val="single" w:sz="4" w:space="0" w:color="auto"/>
              <w:right w:val="single" w:sz="4" w:space="0" w:color="auto"/>
            </w:tcBorders>
            <w:noWrap/>
            <w:vAlign w:val="bottom"/>
            <w:hideMark/>
          </w:tcPr>
          <w:p w14:paraId="00D517BF" w14:textId="77777777" w:rsidR="004B3F2C" w:rsidRPr="00D5163E" w:rsidRDefault="004B3F2C" w:rsidP="002C2489">
            <w:pPr>
              <w:spacing w:after="0"/>
              <w:rPr>
                <w:rFonts w:cs="Calibri"/>
                <w:b/>
                <w:bCs/>
                <w:color w:val="000000"/>
              </w:rPr>
            </w:pPr>
            <w:r w:rsidRPr="00D5163E">
              <w:rPr>
                <w:rFonts w:cs="Calibri"/>
                <w:b/>
                <w:bCs/>
                <w:color w:val="000000"/>
              </w:rPr>
              <w:t>PHASE 1: PROJECT DEVELOPMENT</w:t>
            </w:r>
          </w:p>
        </w:tc>
        <w:tc>
          <w:tcPr>
            <w:tcW w:w="1374" w:type="dxa"/>
            <w:tcBorders>
              <w:top w:val="single" w:sz="4" w:space="0" w:color="auto"/>
              <w:left w:val="single" w:sz="4" w:space="0" w:color="auto"/>
              <w:bottom w:val="single" w:sz="4" w:space="0" w:color="auto"/>
              <w:right w:val="single" w:sz="4" w:space="0" w:color="auto"/>
            </w:tcBorders>
          </w:tcPr>
          <w:p w14:paraId="5DD05D59" w14:textId="77777777" w:rsidR="004B3F2C" w:rsidRPr="00D5163E" w:rsidRDefault="004B3F2C" w:rsidP="007E081C">
            <w:pPr>
              <w:spacing w:after="0"/>
              <w:rPr>
                <w:rFonts w:cs="Calibri"/>
                <w:b/>
                <w:bCs/>
                <w:color w:val="000000"/>
              </w:rPr>
            </w:pPr>
          </w:p>
        </w:tc>
        <w:tc>
          <w:tcPr>
            <w:tcW w:w="1710" w:type="dxa"/>
            <w:tcBorders>
              <w:top w:val="single" w:sz="4" w:space="0" w:color="auto"/>
              <w:left w:val="single" w:sz="4" w:space="0" w:color="auto"/>
              <w:bottom w:val="single" w:sz="4" w:space="0" w:color="auto"/>
              <w:right w:val="single" w:sz="4" w:space="0" w:color="auto"/>
            </w:tcBorders>
          </w:tcPr>
          <w:p w14:paraId="119634D7" w14:textId="3A40AA41" w:rsidR="004B3F2C" w:rsidRPr="00D5163E" w:rsidRDefault="004B3F2C" w:rsidP="007E081C">
            <w:pPr>
              <w:spacing w:after="0"/>
              <w:rPr>
                <w:rFonts w:cs="Calibri"/>
                <w:b/>
                <w:bCs/>
                <w:color w:val="000000"/>
              </w:rPr>
            </w:pPr>
          </w:p>
        </w:tc>
        <w:tc>
          <w:tcPr>
            <w:tcW w:w="1728" w:type="dxa"/>
            <w:tcBorders>
              <w:top w:val="single" w:sz="4" w:space="0" w:color="auto"/>
              <w:left w:val="single" w:sz="4" w:space="0" w:color="auto"/>
              <w:bottom w:val="single" w:sz="4" w:space="0" w:color="auto"/>
              <w:right w:val="single" w:sz="4" w:space="0" w:color="auto"/>
            </w:tcBorders>
          </w:tcPr>
          <w:p w14:paraId="1D6E0545" w14:textId="77777777" w:rsidR="004B3F2C" w:rsidRPr="00D5163E" w:rsidRDefault="004B3F2C" w:rsidP="007E081C">
            <w:pPr>
              <w:spacing w:after="0"/>
              <w:rPr>
                <w:rFonts w:cs="Calibri"/>
                <w:b/>
                <w:bCs/>
                <w:color w:val="000000"/>
              </w:rPr>
            </w:pPr>
          </w:p>
        </w:tc>
      </w:tr>
      <w:tr w:rsidR="0040779E" w:rsidRPr="00D5163E" w14:paraId="6F0EB9BB" w14:textId="082E6DBA" w:rsidTr="007E081C">
        <w:trPr>
          <w:trHeight w:val="20"/>
          <w:jc w:val="center"/>
        </w:trPr>
        <w:tc>
          <w:tcPr>
            <w:tcW w:w="2775" w:type="dxa"/>
            <w:tcBorders>
              <w:top w:val="single" w:sz="4" w:space="0" w:color="auto"/>
              <w:left w:val="single" w:sz="4" w:space="0" w:color="auto"/>
              <w:bottom w:val="single" w:sz="4" w:space="0" w:color="auto"/>
              <w:right w:val="single" w:sz="4" w:space="0" w:color="auto"/>
            </w:tcBorders>
            <w:noWrap/>
            <w:vAlign w:val="bottom"/>
            <w:hideMark/>
          </w:tcPr>
          <w:p w14:paraId="4307FFD6" w14:textId="77777777" w:rsidR="0040779E" w:rsidRPr="00D5163E" w:rsidRDefault="0040779E" w:rsidP="002C2489">
            <w:pPr>
              <w:spacing w:after="0"/>
              <w:rPr>
                <w:rFonts w:cs="Calibri"/>
                <w:color w:val="000000"/>
              </w:rPr>
            </w:pPr>
            <w:r w:rsidRPr="00D5163E">
              <w:rPr>
                <w:rFonts w:cs="Calibri"/>
                <w:color w:val="000000"/>
              </w:rPr>
              <w:t>Investment Grade Energy Audit</w:t>
            </w:r>
          </w:p>
        </w:tc>
        <w:tc>
          <w:tcPr>
            <w:tcW w:w="1089" w:type="dxa"/>
            <w:tcBorders>
              <w:top w:val="single" w:sz="4" w:space="0" w:color="auto"/>
              <w:left w:val="single" w:sz="4" w:space="0" w:color="auto"/>
              <w:bottom w:val="single" w:sz="4" w:space="0" w:color="auto"/>
              <w:right w:val="single" w:sz="4" w:space="0" w:color="auto"/>
            </w:tcBorders>
            <w:noWrap/>
            <w:vAlign w:val="center"/>
            <w:hideMark/>
          </w:tcPr>
          <w:p w14:paraId="24EE8FC8" w14:textId="7AAFC419" w:rsidR="0040779E" w:rsidRPr="00D5163E" w:rsidRDefault="0040779E" w:rsidP="007E081C">
            <w:pPr>
              <w:spacing w:after="0"/>
              <w:jc w:val="right"/>
              <w:rPr>
                <w:rFonts w:cs="Calibri"/>
                <w:color w:val="000000"/>
              </w:rPr>
            </w:pPr>
            <w:r w:rsidRPr="00D5163E">
              <w:rPr>
                <w:rFonts w:cs="Calibri"/>
                <w:color w:val="000000"/>
              </w:rPr>
              <w:t xml:space="preserve">4,000 </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07550C9C" w14:textId="77777777" w:rsidR="0040779E" w:rsidRPr="00D5163E" w:rsidRDefault="0040779E" w:rsidP="007E081C">
            <w:pPr>
              <w:spacing w:after="0"/>
              <w:jc w:val="right"/>
              <w:rPr>
                <w:rFonts w:cs="Calibri"/>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6EA1DEDC" w14:textId="3F8B18C2" w:rsidR="0040779E" w:rsidRPr="00D5163E" w:rsidRDefault="0040779E" w:rsidP="007E081C">
            <w:pPr>
              <w:spacing w:after="0"/>
              <w:jc w:val="right"/>
              <w:rPr>
                <w:rFonts w:cs="Calibri"/>
                <w:color w:val="000000"/>
              </w:rPr>
            </w:pPr>
            <w:r w:rsidRPr="00D5163E">
              <w:rPr>
                <w:rFonts w:cs="Calibri"/>
                <w:color w:val="000000"/>
              </w:rPr>
              <w:t xml:space="preserve">4,000 </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7834205B" w14:textId="4EE8C65C" w:rsidR="0040779E" w:rsidRPr="00D5163E" w:rsidRDefault="0040779E" w:rsidP="007E081C">
            <w:pPr>
              <w:spacing w:after="0"/>
              <w:jc w:val="right"/>
              <w:rPr>
                <w:rFonts w:cs="Calibri"/>
                <w:color w:val="000000"/>
              </w:rPr>
            </w:pPr>
          </w:p>
        </w:tc>
      </w:tr>
      <w:tr w:rsidR="0040779E" w:rsidRPr="00D5163E" w14:paraId="41A4FF1E" w14:textId="02CA2E36" w:rsidTr="007E081C">
        <w:trPr>
          <w:trHeight w:val="20"/>
          <w:jc w:val="center"/>
        </w:trPr>
        <w:tc>
          <w:tcPr>
            <w:tcW w:w="2775" w:type="dxa"/>
            <w:tcBorders>
              <w:top w:val="single" w:sz="4" w:space="0" w:color="auto"/>
              <w:left w:val="single" w:sz="4" w:space="0" w:color="auto"/>
              <w:bottom w:val="single" w:sz="4" w:space="0" w:color="auto"/>
              <w:right w:val="single" w:sz="4" w:space="0" w:color="auto"/>
            </w:tcBorders>
            <w:noWrap/>
            <w:vAlign w:val="bottom"/>
            <w:hideMark/>
          </w:tcPr>
          <w:p w14:paraId="22F81F1D" w14:textId="77777777" w:rsidR="0040779E" w:rsidRPr="00D5163E" w:rsidRDefault="0040779E" w:rsidP="002C2489">
            <w:pPr>
              <w:spacing w:after="0"/>
              <w:rPr>
                <w:rFonts w:cs="Calibri"/>
                <w:color w:val="000000"/>
              </w:rPr>
            </w:pPr>
            <w:r w:rsidRPr="00D5163E">
              <w:rPr>
                <w:rFonts w:cs="Calibri"/>
                <w:color w:val="000000"/>
              </w:rPr>
              <w:t>Energy Saving Performance Contract</w:t>
            </w:r>
          </w:p>
        </w:tc>
        <w:tc>
          <w:tcPr>
            <w:tcW w:w="1089" w:type="dxa"/>
            <w:tcBorders>
              <w:top w:val="single" w:sz="4" w:space="0" w:color="auto"/>
              <w:left w:val="single" w:sz="4" w:space="0" w:color="auto"/>
              <w:bottom w:val="single" w:sz="4" w:space="0" w:color="auto"/>
              <w:right w:val="single" w:sz="4" w:space="0" w:color="auto"/>
            </w:tcBorders>
            <w:noWrap/>
            <w:vAlign w:val="center"/>
            <w:hideMark/>
          </w:tcPr>
          <w:p w14:paraId="23CE6FD5" w14:textId="4402DE28" w:rsidR="0040779E" w:rsidRPr="00D5163E" w:rsidRDefault="0040779E" w:rsidP="007E081C">
            <w:pPr>
              <w:spacing w:after="0"/>
              <w:jc w:val="right"/>
              <w:rPr>
                <w:rFonts w:cs="Calibri"/>
                <w:color w:val="000000"/>
              </w:rPr>
            </w:pPr>
            <w:r w:rsidRPr="00D5163E">
              <w:rPr>
                <w:rFonts w:cs="Calibri"/>
                <w:color w:val="000000"/>
              </w:rPr>
              <w:t xml:space="preserve">1,500 </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51BF93DD" w14:textId="6B6E7798" w:rsidR="0040779E" w:rsidRPr="00D5163E" w:rsidRDefault="0040779E" w:rsidP="007E081C">
            <w:pPr>
              <w:spacing w:after="0"/>
              <w:jc w:val="right"/>
              <w:rPr>
                <w:rFonts w:cs="Calibri"/>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8A6FC04" w14:textId="3029BF03" w:rsidR="0040779E" w:rsidRPr="00D5163E" w:rsidRDefault="0040779E" w:rsidP="007E081C">
            <w:pPr>
              <w:spacing w:after="0"/>
              <w:jc w:val="right"/>
              <w:rPr>
                <w:rFonts w:cs="Calibri"/>
                <w:color w:val="000000"/>
              </w:rPr>
            </w:pPr>
            <w:r w:rsidRPr="00D5163E">
              <w:rPr>
                <w:rFonts w:cs="Calibri"/>
                <w:color w:val="000000"/>
              </w:rPr>
              <w:t xml:space="preserve">1,500 </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215B7781" w14:textId="530EA9C3" w:rsidR="0040779E" w:rsidRPr="00D5163E" w:rsidRDefault="0040779E" w:rsidP="007E081C">
            <w:pPr>
              <w:spacing w:after="0"/>
              <w:jc w:val="right"/>
              <w:rPr>
                <w:rFonts w:cs="Calibri"/>
                <w:color w:val="000000"/>
              </w:rPr>
            </w:pPr>
          </w:p>
        </w:tc>
      </w:tr>
      <w:tr w:rsidR="0040779E" w:rsidRPr="00D5163E" w14:paraId="5E9D80EA" w14:textId="4D0457F2" w:rsidTr="007E081C">
        <w:trPr>
          <w:trHeight w:val="20"/>
          <w:jc w:val="center"/>
        </w:trPr>
        <w:tc>
          <w:tcPr>
            <w:tcW w:w="2775" w:type="dxa"/>
            <w:tcBorders>
              <w:top w:val="single" w:sz="4" w:space="0" w:color="auto"/>
              <w:left w:val="single" w:sz="4" w:space="0" w:color="auto"/>
              <w:bottom w:val="single" w:sz="4" w:space="0" w:color="auto"/>
              <w:right w:val="single" w:sz="4" w:space="0" w:color="auto"/>
            </w:tcBorders>
            <w:noWrap/>
            <w:vAlign w:val="bottom"/>
            <w:hideMark/>
          </w:tcPr>
          <w:p w14:paraId="71DBF956" w14:textId="77777777" w:rsidR="0040779E" w:rsidRPr="00D5163E" w:rsidRDefault="0040779E" w:rsidP="002C2489">
            <w:pPr>
              <w:spacing w:after="0"/>
              <w:rPr>
                <w:rFonts w:cs="Calibri"/>
                <w:color w:val="000000"/>
              </w:rPr>
            </w:pPr>
            <w:r w:rsidRPr="00D5163E">
              <w:rPr>
                <w:rFonts w:cs="Calibri"/>
                <w:color w:val="000000"/>
              </w:rPr>
              <w:t>Financing Agreement</w:t>
            </w:r>
          </w:p>
        </w:tc>
        <w:tc>
          <w:tcPr>
            <w:tcW w:w="1089" w:type="dxa"/>
            <w:tcBorders>
              <w:top w:val="single" w:sz="4" w:space="0" w:color="auto"/>
              <w:left w:val="single" w:sz="4" w:space="0" w:color="auto"/>
              <w:bottom w:val="single" w:sz="4" w:space="0" w:color="auto"/>
              <w:right w:val="single" w:sz="4" w:space="0" w:color="auto"/>
            </w:tcBorders>
            <w:noWrap/>
            <w:vAlign w:val="center"/>
            <w:hideMark/>
          </w:tcPr>
          <w:p w14:paraId="1EF95779" w14:textId="44AC422C" w:rsidR="0040779E" w:rsidRPr="00D5163E" w:rsidRDefault="0040779E" w:rsidP="007E081C">
            <w:pPr>
              <w:spacing w:after="0"/>
              <w:jc w:val="right"/>
              <w:rPr>
                <w:rFonts w:cs="Calibri"/>
                <w:color w:val="000000"/>
              </w:rPr>
            </w:pPr>
            <w:r w:rsidRPr="00D5163E">
              <w:rPr>
                <w:rFonts w:cs="Calibri"/>
                <w:color w:val="000000"/>
              </w:rPr>
              <w:t xml:space="preserve">2,000 </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1B4F2BBD" w14:textId="77777777" w:rsidR="0040779E" w:rsidRPr="00D5163E" w:rsidRDefault="0040779E" w:rsidP="007E081C">
            <w:pPr>
              <w:spacing w:after="0"/>
              <w:jc w:val="right"/>
              <w:rPr>
                <w:rFonts w:cs="Calibri"/>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679834E" w14:textId="09D82900" w:rsidR="0040779E" w:rsidRPr="00D5163E" w:rsidRDefault="0040779E" w:rsidP="007E081C">
            <w:pPr>
              <w:spacing w:after="0"/>
              <w:jc w:val="right"/>
              <w:rPr>
                <w:rFonts w:cs="Calibri"/>
                <w:color w:val="000000"/>
              </w:rPr>
            </w:pPr>
            <w:r w:rsidRPr="00D5163E">
              <w:rPr>
                <w:rFonts w:cs="Calibri"/>
                <w:color w:val="000000"/>
              </w:rPr>
              <w:t xml:space="preserve">2,000 </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3AAEC5B7" w14:textId="6BA5DC36" w:rsidR="0040779E" w:rsidRPr="00D5163E" w:rsidRDefault="0040779E" w:rsidP="007E081C">
            <w:pPr>
              <w:spacing w:after="0"/>
              <w:jc w:val="right"/>
              <w:rPr>
                <w:rFonts w:cs="Calibri"/>
                <w:color w:val="000000"/>
              </w:rPr>
            </w:pPr>
          </w:p>
        </w:tc>
      </w:tr>
      <w:tr w:rsidR="0040779E" w:rsidRPr="00D5163E" w14:paraId="64291260" w14:textId="5DE3DF69" w:rsidTr="007E081C">
        <w:trPr>
          <w:trHeight w:val="20"/>
          <w:jc w:val="center"/>
        </w:trPr>
        <w:tc>
          <w:tcPr>
            <w:tcW w:w="2775" w:type="dxa"/>
            <w:tcBorders>
              <w:top w:val="single" w:sz="4" w:space="0" w:color="auto"/>
              <w:left w:val="single" w:sz="4" w:space="0" w:color="auto"/>
              <w:bottom w:val="single" w:sz="4" w:space="0" w:color="auto"/>
              <w:right w:val="single" w:sz="4" w:space="0" w:color="auto"/>
            </w:tcBorders>
            <w:noWrap/>
            <w:vAlign w:val="bottom"/>
            <w:hideMark/>
          </w:tcPr>
          <w:p w14:paraId="5B67878B" w14:textId="77777777" w:rsidR="0040779E" w:rsidRPr="00D5163E" w:rsidRDefault="0040779E" w:rsidP="002C2489">
            <w:pPr>
              <w:spacing w:after="0"/>
              <w:rPr>
                <w:rFonts w:cs="Calibri"/>
                <w:b/>
                <w:bCs/>
                <w:color w:val="000000"/>
              </w:rPr>
            </w:pPr>
            <w:r w:rsidRPr="00D5163E">
              <w:rPr>
                <w:rFonts w:cs="Calibri"/>
                <w:b/>
                <w:bCs/>
                <w:color w:val="000000"/>
              </w:rPr>
              <w:t>Sub Total</w:t>
            </w:r>
          </w:p>
        </w:tc>
        <w:tc>
          <w:tcPr>
            <w:tcW w:w="1089" w:type="dxa"/>
            <w:tcBorders>
              <w:top w:val="single" w:sz="4" w:space="0" w:color="auto"/>
              <w:left w:val="single" w:sz="4" w:space="0" w:color="auto"/>
              <w:bottom w:val="single" w:sz="4" w:space="0" w:color="auto"/>
              <w:right w:val="single" w:sz="4" w:space="0" w:color="auto"/>
            </w:tcBorders>
            <w:noWrap/>
            <w:vAlign w:val="center"/>
            <w:hideMark/>
          </w:tcPr>
          <w:p w14:paraId="2DC7C6F9" w14:textId="13383918" w:rsidR="0040779E" w:rsidRPr="00D5163E" w:rsidRDefault="0040779E" w:rsidP="007E081C">
            <w:pPr>
              <w:spacing w:after="0"/>
              <w:jc w:val="right"/>
              <w:rPr>
                <w:rFonts w:cs="Calibri"/>
                <w:b/>
                <w:bCs/>
                <w:color w:val="000000"/>
              </w:rPr>
            </w:pPr>
            <w:r w:rsidRPr="00D5163E">
              <w:rPr>
                <w:rFonts w:cs="Calibri"/>
                <w:b/>
                <w:bCs/>
                <w:color w:val="000000"/>
              </w:rPr>
              <w:t xml:space="preserve">7,500 </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083DE778" w14:textId="07EEF550" w:rsidR="0040779E" w:rsidRPr="00D5163E" w:rsidRDefault="0040779E" w:rsidP="007E081C">
            <w:pPr>
              <w:spacing w:after="0"/>
              <w:jc w:val="right"/>
              <w:rPr>
                <w:rFonts w:cs="Calibri"/>
                <w:b/>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EBB36FA" w14:textId="3C02F2B2" w:rsidR="0040779E" w:rsidRPr="00D5163E" w:rsidRDefault="0040779E" w:rsidP="007E081C">
            <w:pPr>
              <w:spacing w:after="0"/>
              <w:jc w:val="right"/>
              <w:rPr>
                <w:rFonts w:cs="Calibri"/>
                <w:b/>
                <w:color w:val="000000"/>
              </w:rPr>
            </w:pPr>
            <w:r w:rsidRPr="00D5163E">
              <w:rPr>
                <w:rFonts w:cs="Calibri"/>
                <w:b/>
                <w:bCs/>
                <w:color w:val="000000"/>
              </w:rPr>
              <w:t xml:space="preserve">7,500 </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09FEA87F" w14:textId="54FDF50F" w:rsidR="0040779E" w:rsidRPr="00D5163E" w:rsidRDefault="0040779E" w:rsidP="007E081C">
            <w:pPr>
              <w:spacing w:after="0"/>
              <w:jc w:val="right"/>
              <w:rPr>
                <w:rFonts w:cs="Calibri"/>
                <w:b/>
                <w:color w:val="000000"/>
              </w:rPr>
            </w:pPr>
          </w:p>
        </w:tc>
      </w:tr>
      <w:tr w:rsidR="004B3F2C" w:rsidRPr="00D5163E" w14:paraId="66020F2E" w14:textId="0992D274" w:rsidTr="007E081C">
        <w:trPr>
          <w:trHeight w:val="20"/>
          <w:jc w:val="center"/>
        </w:trPr>
        <w:tc>
          <w:tcPr>
            <w:tcW w:w="3864" w:type="dxa"/>
            <w:gridSpan w:val="2"/>
            <w:tcBorders>
              <w:top w:val="single" w:sz="4" w:space="0" w:color="auto"/>
              <w:left w:val="single" w:sz="4" w:space="0" w:color="auto"/>
              <w:bottom w:val="single" w:sz="4" w:space="0" w:color="auto"/>
              <w:right w:val="single" w:sz="4" w:space="0" w:color="auto"/>
            </w:tcBorders>
            <w:noWrap/>
            <w:vAlign w:val="bottom"/>
            <w:hideMark/>
          </w:tcPr>
          <w:p w14:paraId="16B2D780" w14:textId="3EDCA5E4" w:rsidR="004B3F2C" w:rsidRPr="00D5163E" w:rsidRDefault="004B3F2C" w:rsidP="002C2489">
            <w:pPr>
              <w:spacing w:after="0"/>
              <w:rPr>
                <w:rFonts w:cs="Calibri"/>
                <w:b/>
                <w:bCs/>
                <w:color w:val="000000"/>
              </w:rPr>
            </w:pPr>
            <w:r w:rsidRPr="00D5163E">
              <w:rPr>
                <w:rFonts w:cs="Calibri"/>
                <w:b/>
                <w:bCs/>
                <w:color w:val="000000"/>
              </w:rPr>
              <w:t>PHASE 2: IMPLEMENTATION</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088B13C2" w14:textId="77777777" w:rsidR="004B3F2C" w:rsidRPr="00D5163E" w:rsidRDefault="004B3F2C" w:rsidP="007E081C">
            <w:pPr>
              <w:spacing w:after="0"/>
              <w:jc w:val="right"/>
              <w:rPr>
                <w:rFonts w:cs="Calibri"/>
                <w:b/>
                <w:bCs/>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7A6E9DD" w14:textId="49E59B7E" w:rsidR="004B3F2C" w:rsidRPr="00D5163E" w:rsidRDefault="004B3F2C" w:rsidP="007E081C">
            <w:pPr>
              <w:spacing w:after="0"/>
              <w:jc w:val="right"/>
              <w:rPr>
                <w:rFonts w:cs="Calibri"/>
                <w:b/>
                <w:bCs/>
                <w:color w:val="000000"/>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60A05619" w14:textId="77777777" w:rsidR="004B3F2C" w:rsidRPr="00D5163E" w:rsidRDefault="004B3F2C" w:rsidP="007E081C">
            <w:pPr>
              <w:spacing w:after="0"/>
              <w:jc w:val="right"/>
              <w:rPr>
                <w:rFonts w:cs="Calibri"/>
                <w:b/>
                <w:bCs/>
                <w:color w:val="000000"/>
              </w:rPr>
            </w:pPr>
          </w:p>
        </w:tc>
      </w:tr>
      <w:tr w:rsidR="00254895" w:rsidRPr="00D5163E" w14:paraId="3D589DC1" w14:textId="0213F280" w:rsidTr="007E081C">
        <w:trPr>
          <w:trHeight w:val="20"/>
          <w:jc w:val="center"/>
        </w:trPr>
        <w:tc>
          <w:tcPr>
            <w:tcW w:w="2775" w:type="dxa"/>
            <w:tcBorders>
              <w:top w:val="single" w:sz="4" w:space="0" w:color="auto"/>
              <w:left w:val="single" w:sz="4" w:space="0" w:color="auto"/>
              <w:bottom w:val="single" w:sz="4" w:space="0" w:color="auto"/>
              <w:right w:val="single" w:sz="4" w:space="0" w:color="auto"/>
            </w:tcBorders>
            <w:noWrap/>
            <w:vAlign w:val="center"/>
            <w:hideMark/>
          </w:tcPr>
          <w:p w14:paraId="780D5510" w14:textId="77777777" w:rsidR="00254895" w:rsidRPr="00D5163E" w:rsidRDefault="00254895" w:rsidP="002C2489">
            <w:pPr>
              <w:spacing w:after="0"/>
              <w:jc w:val="left"/>
              <w:rPr>
                <w:rFonts w:cs="Calibri"/>
                <w:color w:val="000000"/>
              </w:rPr>
            </w:pPr>
            <w:r w:rsidRPr="00D5163E">
              <w:rPr>
                <w:rFonts w:cs="Calibri"/>
                <w:color w:val="000000"/>
              </w:rPr>
              <w:t>Light and devices procurement</w:t>
            </w:r>
          </w:p>
        </w:tc>
        <w:tc>
          <w:tcPr>
            <w:tcW w:w="1089" w:type="dxa"/>
            <w:tcBorders>
              <w:top w:val="single" w:sz="4" w:space="0" w:color="auto"/>
              <w:left w:val="single" w:sz="4" w:space="0" w:color="auto"/>
              <w:bottom w:val="single" w:sz="4" w:space="0" w:color="auto"/>
              <w:right w:val="single" w:sz="4" w:space="0" w:color="auto"/>
            </w:tcBorders>
            <w:noWrap/>
            <w:vAlign w:val="center"/>
            <w:hideMark/>
          </w:tcPr>
          <w:p w14:paraId="32854298" w14:textId="458B36BE" w:rsidR="00254895" w:rsidRPr="00D5163E" w:rsidRDefault="00254895" w:rsidP="007E081C">
            <w:pPr>
              <w:spacing w:after="0"/>
              <w:jc w:val="right"/>
              <w:rPr>
                <w:rFonts w:cs="Calibri"/>
                <w:color w:val="000000"/>
              </w:rPr>
            </w:pPr>
            <w:r w:rsidRPr="00D5163E">
              <w:rPr>
                <w:rFonts w:cs="Calibri"/>
                <w:color w:val="000000"/>
              </w:rPr>
              <w:t xml:space="preserve">60,000 </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3B8741CE" w14:textId="363609AF" w:rsidR="00254895" w:rsidRPr="00D5163E" w:rsidRDefault="00633D46" w:rsidP="007E081C">
            <w:pPr>
              <w:spacing w:after="0"/>
              <w:jc w:val="right"/>
              <w:rPr>
                <w:rFonts w:cs="Calibri"/>
                <w:color w:val="000000"/>
              </w:rPr>
            </w:pPr>
            <w:r w:rsidRPr="00D5163E">
              <w:rPr>
                <w:rFonts w:cs="Calibri"/>
                <w:color w:val="000000"/>
              </w:rPr>
              <w:t>30,000</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4AE97DF" w14:textId="69273C2F" w:rsidR="00254895" w:rsidRPr="00D5163E" w:rsidRDefault="00254895" w:rsidP="007E081C">
            <w:pPr>
              <w:spacing w:after="0"/>
              <w:jc w:val="right"/>
              <w:rPr>
                <w:rFonts w:cs="Calibri"/>
                <w:color w:val="000000"/>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524ABDD0" w14:textId="08E5248A" w:rsidR="00254895" w:rsidRPr="00D5163E" w:rsidRDefault="00633D46" w:rsidP="007E081C">
            <w:pPr>
              <w:spacing w:after="0"/>
              <w:jc w:val="right"/>
              <w:rPr>
                <w:rFonts w:cs="Calibri"/>
                <w:color w:val="000000"/>
              </w:rPr>
            </w:pPr>
            <w:r w:rsidRPr="00D5163E">
              <w:rPr>
                <w:rFonts w:cs="Calibri"/>
                <w:color w:val="000000"/>
              </w:rPr>
              <w:t>30,000</w:t>
            </w:r>
          </w:p>
        </w:tc>
      </w:tr>
      <w:tr w:rsidR="00254895" w:rsidRPr="00D5163E" w14:paraId="3A244232" w14:textId="1860BFF1" w:rsidTr="007E081C">
        <w:trPr>
          <w:trHeight w:val="20"/>
          <w:jc w:val="center"/>
        </w:trPr>
        <w:tc>
          <w:tcPr>
            <w:tcW w:w="2775" w:type="dxa"/>
            <w:tcBorders>
              <w:top w:val="single" w:sz="4" w:space="0" w:color="auto"/>
              <w:left w:val="single" w:sz="4" w:space="0" w:color="auto"/>
              <w:bottom w:val="single" w:sz="4" w:space="0" w:color="auto"/>
              <w:right w:val="single" w:sz="4" w:space="0" w:color="auto"/>
            </w:tcBorders>
            <w:noWrap/>
            <w:vAlign w:val="center"/>
            <w:hideMark/>
          </w:tcPr>
          <w:p w14:paraId="0BA8DB78" w14:textId="77777777" w:rsidR="00254895" w:rsidRPr="00D5163E" w:rsidRDefault="00254895" w:rsidP="002C2489">
            <w:pPr>
              <w:spacing w:after="0"/>
              <w:jc w:val="left"/>
              <w:rPr>
                <w:rFonts w:cs="Calibri"/>
                <w:color w:val="000000"/>
              </w:rPr>
            </w:pPr>
            <w:r w:rsidRPr="00D5163E">
              <w:rPr>
                <w:rFonts w:cs="Calibri"/>
                <w:color w:val="000000"/>
              </w:rPr>
              <w:t>Installation</w:t>
            </w:r>
          </w:p>
        </w:tc>
        <w:tc>
          <w:tcPr>
            <w:tcW w:w="1089" w:type="dxa"/>
            <w:tcBorders>
              <w:top w:val="single" w:sz="4" w:space="0" w:color="auto"/>
              <w:left w:val="single" w:sz="4" w:space="0" w:color="auto"/>
              <w:bottom w:val="single" w:sz="4" w:space="0" w:color="auto"/>
              <w:right w:val="single" w:sz="4" w:space="0" w:color="auto"/>
            </w:tcBorders>
            <w:noWrap/>
            <w:vAlign w:val="center"/>
            <w:hideMark/>
          </w:tcPr>
          <w:p w14:paraId="67F842B7" w14:textId="08BFE494" w:rsidR="00254895" w:rsidRPr="00D5163E" w:rsidRDefault="00254895" w:rsidP="007E081C">
            <w:pPr>
              <w:spacing w:after="0"/>
              <w:jc w:val="right"/>
              <w:rPr>
                <w:rFonts w:cs="Calibri"/>
                <w:color w:val="000000"/>
              </w:rPr>
            </w:pPr>
            <w:r w:rsidRPr="00D5163E">
              <w:rPr>
                <w:rFonts w:cs="Calibri"/>
                <w:color w:val="000000"/>
              </w:rPr>
              <w:t xml:space="preserve">10,000 </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0DE3C6E5" w14:textId="6F0DA4E1" w:rsidR="00254895" w:rsidRPr="00D5163E" w:rsidRDefault="00633D46" w:rsidP="007E081C">
            <w:pPr>
              <w:spacing w:after="0"/>
              <w:jc w:val="right"/>
              <w:rPr>
                <w:rFonts w:cs="Calibri"/>
                <w:color w:val="000000"/>
              </w:rPr>
            </w:pPr>
            <w:r w:rsidRPr="00D5163E">
              <w:rPr>
                <w:rFonts w:cs="Calibri"/>
                <w:color w:val="000000"/>
              </w:rPr>
              <w:t>5</w:t>
            </w:r>
            <w:r w:rsidR="00AD75BD" w:rsidRPr="00D5163E">
              <w:rPr>
                <w:rFonts w:cs="Calibri"/>
                <w:color w:val="000000"/>
              </w:rPr>
              <w:t>,000</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153C605" w14:textId="2A249BE1" w:rsidR="00254895" w:rsidRPr="00D5163E" w:rsidRDefault="00254895" w:rsidP="007E081C">
            <w:pPr>
              <w:spacing w:after="0"/>
              <w:jc w:val="right"/>
              <w:rPr>
                <w:rFonts w:cs="Calibri"/>
                <w:color w:val="000000"/>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52B02FD4" w14:textId="19E53313" w:rsidR="00254895" w:rsidRPr="00D5163E" w:rsidRDefault="00633D46" w:rsidP="007E081C">
            <w:pPr>
              <w:spacing w:after="0"/>
              <w:jc w:val="right"/>
              <w:rPr>
                <w:rFonts w:cs="Calibri"/>
                <w:color w:val="000000"/>
              </w:rPr>
            </w:pPr>
            <w:r w:rsidRPr="00D5163E">
              <w:rPr>
                <w:rFonts w:cs="Calibri"/>
                <w:color w:val="000000"/>
              </w:rPr>
              <w:t>5,000</w:t>
            </w:r>
          </w:p>
        </w:tc>
      </w:tr>
      <w:tr w:rsidR="00254895" w:rsidRPr="00D5163E" w14:paraId="792C6245" w14:textId="4C27C975" w:rsidTr="007E081C">
        <w:trPr>
          <w:trHeight w:val="20"/>
          <w:jc w:val="center"/>
        </w:trPr>
        <w:tc>
          <w:tcPr>
            <w:tcW w:w="2775" w:type="dxa"/>
            <w:tcBorders>
              <w:top w:val="single" w:sz="4" w:space="0" w:color="auto"/>
              <w:left w:val="single" w:sz="4" w:space="0" w:color="auto"/>
              <w:bottom w:val="single" w:sz="4" w:space="0" w:color="auto"/>
              <w:right w:val="single" w:sz="4" w:space="0" w:color="auto"/>
            </w:tcBorders>
            <w:noWrap/>
            <w:vAlign w:val="center"/>
            <w:hideMark/>
          </w:tcPr>
          <w:p w14:paraId="1C0C383B" w14:textId="77777777" w:rsidR="00254895" w:rsidRPr="00D5163E" w:rsidRDefault="00254895" w:rsidP="002C2489">
            <w:pPr>
              <w:spacing w:after="0"/>
              <w:jc w:val="left"/>
              <w:rPr>
                <w:rFonts w:cs="Calibri"/>
                <w:color w:val="000000"/>
              </w:rPr>
            </w:pPr>
            <w:r w:rsidRPr="00D5163E">
              <w:rPr>
                <w:rFonts w:cs="Calibri"/>
                <w:color w:val="000000"/>
              </w:rPr>
              <w:t>Commissioning</w:t>
            </w:r>
          </w:p>
        </w:tc>
        <w:tc>
          <w:tcPr>
            <w:tcW w:w="1089" w:type="dxa"/>
            <w:tcBorders>
              <w:top w:val="single" w:sz="4" w:space="0" w:color="auto"/>
              <w:left w:val="single" w:sz="4" w:space="0" w:color="auto"/>
              <w:bottom w:val="single" w:sz="4" w:space="0" w:color="auto"/>
              <w:right w:val="single" w:sz="4" w:space="0" w:color="auto"/>
            </w:tcBorders>
            <w:noWrap/>
            <w:vAlign w:val="center"/>
            <w:hideMark/>
          </w:tcPr>
          <w:p w14:paraId="1BD5EE87" w14:textId="44B0B52B" w:rsidR="00254895" w:rsidRPr="00D5163E" w:rsidRDefault="00254895" w:rsidP="007E081C">
            <w:pPr>
              <w:spacing w:after="0"/>
              <w:jc w:val="right"/>
              <w:rPr>
                <w:rFonts w:cs="Calibri"/>
                <w:color w:val="000000"/>
              </w:rPr>
            </w:pPr>
            <w:r w:rsidRPr="00D5163E">
              <w:rPr>
                <w:rFonts w:cs="Calibri"/>
                <w:color w:val="000000"/>
              </w:rPr>
              <w:t xml:space="preserve">1,500 </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417B346C" w14:textId="797B38FB" w:rsidR="00254895" w:rsidRPr="00D5163E" w:rsidRDefault="00254895" w:rsidP="007E081C">
            <w:pPr>
              <w:spacing w:after="0"/>
              <w:jc w:val="right"/>
              <w:rPr>
                <w:rFonts w:cs="Calibri"/>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FE6BF0B" w14:textId="597CD6FC" w:rsidR="00254895" w:rsidRPr="00D5163E" w:rsidRDefault="00254895" w:rsidP="007E081C">
            <w:pPr>
              <w:spacing w:after="0"/>
              <w:jc w:val="right"/>
              <w:rPr>
                <w:rFonts w:cs="Calibri"/>
                <w:color w:val="000000"/>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2D68677F" w14:textId="20EC73D6" w:rsidR="00254895" w:rsidRPr="00D5163E" w:rsidRDefault="00633D46" w:rsidP="007E081C">
            <w:pPr>
              <w:spacing w:after="0"/>
              <w:jc w:val="right"/>
              <w:rPr>
                <w:rFonts w:cs="Calibri"/>
                <w:color w:val="000000"/>
              </w:rPr>
            </w:pPr>
            <w:r w:rsidRPr="00D5163E">
              <w:rPr>
                <w:rFonts w:cs="Calibri"/>
                <w:color w:val="000000"/>
              </w:rPr>
              <w:t>1,500</w:t>
            </w:r>
          </w:p>
        </w:tc>
      </w:tr>
      <w:tr w:rsidR="004B3F2C" w:rsidRPr="00D5163E" w14:paraId="1540B41E" w14:textId="19572C62" w:rsidTr="007E081C">
        <w:trPr>
          <w:trHeight w:val="20"/>
          <w:jc w:val="center"/>
        </w:trPr>
        <w:tc>
          <w:tcPr>
            <w:tcW w:w="2775" w:type="dxa"/>
            <w:tcBorders>
              <w:top w:val="single" w:sz="4" w:space="0" w:color="auto"/>
              <w:left w:val="single" w:sz="4" w:space="0" w:color="auto"/>
              <w:bottom w:val="single" w:sz="4" w:space="0" w:color="auto"/>
              <w:right w:val="single" w:sz="4" w:space="0" w:color="auto"/>
            </w:tcBorders>
            <w:noWrap/>
            <w:vAlign w:val="bottom"/>
            <w:hideMark/>
          </w:tcPr>
          <w:p w14:paraId="36C2D7DE" w14:textId="77777777" w:rsidR="004B3F2C" w:rsidRPr="00D5163E" w:rsidRDefault="004B3F2C" w:rsidP="002C2489">
            <w:pPr>
              <w:spacing w:after="0"/>
              <w:rPr>
                <w:rFonts w:cs="Calibri"/>
                <w:b/>
                <w:bCs/>
                <w:color w:val="000000"/>
              </w:rPr>
            </w:pPr>
            <w:r w:rsidRPr="00D5163E">
              <w:rPr>
                <w:rFonts w:cs="Calibri"/>
                <w:b/>
                <w:bCs/>
                <w:color w:val="000000"/>
              </w:rPr>
              <w:t>Sub Total</w:t>
            </w:r>
          </w:p>
        </w:tc>
        <w:tc>
          <w:tcPr>
            <w:tcW w:w="1089" w:type="dxa"/>
            <w:tcBorders>
              <w:top w:val="single" w:sz="4" w:space="0" w:color="auto"/>
              <w:left w:val="single" w:sz="4" w:space="0" w:color="auto"/>
              <w:bottom w:val="single" w:sz="4" w:space="0" w:color="auto"/>
              <w:right w:val="single" w:sz="4" w:space="0" w:color="auto"/>
            </w:tcBorders>
            <w:noWrap/>
            <w:vAlign w:val="center"/>
            <w:hideMark/>
          </w:tcPr>
          <w:p w14:paraId="6BE04194" w14:textId="4A22FD53" w:rsidR="004B3F2C" w:rsidRPr="00D5163E" w:rsidRDefault="004B3F2C" w:rsidP="007E081C">
            <w:pPr>
              <w:spacing w:after="0"/>
              <w:jc w:val="right"/>
              <w:rPr>
                <w:rFonts w:cs="Calibri"/>
                <w:b/>
                <w:bCs/>
                <w:color w:val="000000"/>
              </w:rPr>
            </w:pPr>
            <w:r w:rsidRPr="00D5163E">
              <w:rPr>
                <w:rFonts w:cs="Calibri"/>
                <w:b/>
                <w:bCs/>
                <w:color w:val="000000"/>
              </w:rPr>
              <w:t xml:space="preserve">71,500 </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6E4E4C5E" w14:textId="705B19FE" w:rsidR="004B3F2C" w:rsidRPr="00D5163E" w:rsidRDefault="00633D46" w:rsidP="007E081C">
            <w:pPr>
              <w:spacing w:after="0"/>
              <w:jc w:val="right"/>
              <w:rPr>
                <w:rFonts w:cs="Calibri"/>
                <w:b/>
                <w:color w:val="000000"/>
              </w:rPr>
            </w:pPr>
            <w:r w:rsidRPr="00D5163E">
              <w:rPr>
                <w:rFonts w:cs="Calibri"/>
                <w:b/>
                <w:color w:val="000000"/>
              </w:rPr>
              <w:t>35,000</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CD3706D" w14:textId="25506FFE" w:rsidR="004B3F2C" w:rsidRPr="00D5163E" w:rsidRDefault="004B3F2C" w:rsidP="007E081C">
            <w:pPr>
              <w:spacing w:after="0"/>
              <w:jc w:val="right"/>
              <w:rPr>
                <w:rFonts w:cs="Calibri"/>
                <w:b/>
                <w:color w:val="000000"/>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404E7CC0" w14:textId="30A5CF77" w:rsidR="004B3F2C" w:rsidRPr="00D5163E" w:rsidRDefault="00633D46" w:rsidP="007E081C">
            <w:pPr>
              <w:spacing w:after="0"/>
              <w:jc w:val="right"/>
              <w:rPr>
                <w:rFonts w:cs="Calibri"/>
                <w:b/>
                <w:color w:val="000000"/>
              </w:rPr>
            </w:pPr>
            <w:r w:rsidRPr="00D5163E">
              <w:rPr>
                <w:rFonts w:cs="Calibri"/>
                <w:b/>
                <w:color w:val="000000"/>
              </w:rPr>
              <w:t>36,500</w:t>
            </w:r>
          </w:p>
        </w:tc>
      </w:tr>
      <w:tr w:rsidR="004B3F2C" w:rsidRPr="00D5163E" w14:paraId="40B698AF" w14:textId="1E14A0BA" w:rsidTr="007E081C">
        <w:trPr>
          <w:trHeight w:val="20"/>
          <w:jc w:val="center"/>
        </w:trPr>
        <w:tc>
          <w:tcPr>
            <w:tcW w:w="3864" w:type="dxa"/>
            <w:gridSpan w:val="2"/>
            <w:tcBorders>
              <w:top w:val="single" w:sz="4" w:space="0" w:color="auto"/>
              <w:left w:val="single" w:sz="4" w:space="0" w:color="auto"/>
              <w:bottom w:val="single" w:sz="4" w:space="0" w:color="auto"/>
              <w:right w:val="single" w:sz="4" w:space="0" w:color="auto"/>
            </w:tcBorders>
            <w:noWrap/>
            <w:vAlign w:val="bottom"/>
            <w:hideMark/>
          </w:tcPr>
          <w:p w14:paraId="6E4AA55B" w14:textId="77777777" w:rsidR="004B3F2C" w:rsidRPr="00D5163E" w:rsidRDefault="004B3F2C" w:rsidP="002C2489">
            <w:pPr>
              <w:spacing w:after="0"/>
              <w:rPr>
                <w:rFonts w:cs="Calibri"/>
                <w:b/>
                <w:bCs/>
                <w:color w:val="000000"/>
              </w:rPr>
            </w:pPr>
            <w:r w:rsidRPr="00D5163E">
              <w:rPr>
                <w:rFonts w:cs="Calibri"/>
                <w:b/>
                <w:bCs/>
                <w:color w:val="000000"/>
              </w:rPr>
              <w:t>PHASE 3: PERFORMANCE CONTRACTING PERIOD</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12BA6743" w14:textId="77777777" w:rsidR="004B3F2C" w:rsidRPr="00D5163E" w:rsidRDefault="004B3F2C" w:rsidP="007E081C">
            <w:pPr>
              <w:spacing w:after="0"/>
              <w:jc w:val="right"/>
              <w:rPr>
                <w:rFonts w:cs="Calibri"/>
                <w:b/>
                <w:bCs/>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41FCBFA" w14:textId="4CD4973A" w:rsidR="004B3F2C" w:rsidRPr="00D5163E" w:rsidRDefault="004B3F2C" w:rsidP="007E081C">
            <w:pPr>
              <w:spacing w:after="0"/>
              <w:jc w:val="right"/>
              <w:rPr>
                <w:rFonts w:cs="Calibri"/>
                <w:b/>
                <w:bCs/>
                <w:color w:val="000000"/>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1866C448" w14:textId="77777777" w:rsidR="004B3F2C" w:rsidRPr="00D5163E" w:rsidRDefault="004B3F2C" w:rsidP="007E081C">
            <w:pPr>
              <w:spacing w:after="0"/>
              <w:jc w:val="right"/>
              <w:rPr>
                <w:rFonts w:cs="Calibri"/>
                <w:b/>
                <w:bCs/>
                <w:color w:val="000000"/>
              </w:rPr>
            </w:pPr>
          </w:p>
        </w:tc>
      </w:tr>
      <w:tr w:rsidR="00633D46" w:rsidRPr="00D5163E" w14:paraId="33EEC8A8" w14:textId="3984C749" w:rsidTr="007E081C">
        <w:trPr>
          <w:trHeight w:val="344"/>
          <w:jc w:val="center"/>
        </w:trPr>
        <w:tc>
          <w:tcPr>
            <w:tcW w:w="2775" w:type="dxa"/>
            <w:tcBorders>
              <w:top w:val="single" w:sz="4" w:space="0" w:color="auto"/>
              <w:left w:val="single" w:sz="4" w:space="0" w:color="auto"/>
              <w:bottom w:val="single" w:sz="4" w:space="0" w:color="auto"/>
              <w:right w:val="single" w:sz="4" w:space="0" w:color="auto"/>
            </w:tcBorders>
            <w:noWrap/>
            <w:vAlign w:val="bottom"/>
            <w:hideMark/>
          </w:tcPr>
          <w:p w14:paraId="380C3888" w14:textId="49A3D407" w:rsidR="00633D46" w:rsidRPr="00D5163E" w:rsidRDefault="00633D46" w:rsidP="002C2489">
            <w:pPr>
              <w:spacing w:after="0"/>
              <w:rPr>
                <w:rFonts w:cs="Calibri"/>
                <w:color w:val="000000"/>
              </w:rPr>
            </w:pPr>
            <w:r w:rsidRPr="00D5163E">
              <w:rPr>
                <w:rFonts w:cs="Calibri"/>
                <w:color w:val="000000"/>
              </w:rPr>
              <w:t>Operation and Maintenance</w:t>
            </w:r>
          </w:p>
        </w:tc>
        <w:tc>
          <w:tcPr>
            <w:tcW w:w="1089" w:type="dxa"/>
            <w:tcBorders>
              <w:top w:val="single" w:sz="4" w:space="0" w:color="auto"/>
              <w:left w:val="single" w:sz="4" w:space="0" w:color="auto"/>
              <w:bottom w:val="single" w:sz="4" w:space="0" w:color="auto"/>
              <w:right w:val="single" w:sz="4" w:space="0" w:color="auto"/>
            </w:tcBorders>
            <w:noWrap/>
            <w:vAlign w:val="center"/>
            <w:hideMark/>
          </w:tcPr>
          <w:p w14:paraId="47E193C5" w14:textId="3B5D36AA" w:rsidR="00633D46" w:rsidRPr="00D5163E" w:rsidRDefault="00633D46" w:rsidP="007E081C">
            <w:pPr>
              <w:spacing w:after="0"/>
              <w:jc w:val="right"/>
              <w:rPr>
                <w:rFonts w:cs="Calibri"/>
                <w:color w:val="000000"/>
              </w:rPr>
            </w:pPr>
            <w:r w:rsidRPr="00D5163E">
              <w:rPr>
                <w:rFonts w:cs="Calibri"/>
                <w:color w:val="000000"/>
              </w:rPr>
              <w:t xml:space="preserve">3,000 </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7E3607D8" w14:textId="77777777" w:rsidR="00633D46" w:rsidRPr="00D5163E" w:rsidRDefault="00633D46" w:rsidP="007E081C">
            <w:pPr>
              <w:spacing w:after="0"/>
              <w:jc w:val="right"/>
              <w:rPr>
                <w:rFonts w:cs="Calibri"/>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A1DB1E0" w14:textId="78AA70BA" w:rsidR="00633D46" w:rsidRPr="00D5163E" w:rsidRDefault="00633D46" w:rsidP="007E081C">
            <w:pPr>
              <w:spacing w:after="0"/>
              <w:jc w:val="right"/>
              <w:rPr>
                <w:rFonts w:cs="Calibri"/>
                <w:color w:val="000000"/>
              </w:rPr>
            </w:pPr>
            <w:r w:rsidRPr="00D5163E">
              <w:rPr>
                <w:rFonts w:cs="Calibri"/>
                <w:color w:val="000000"/>
              </w:rPr>
              <w:t xml:space="preserve">3,000 </w:t>
            </w:r>
          </w:p>
        </w:tc>
        <w:tc>
          <w:tcPr>
            <w:tcW w:w="1728" w:type="dxa"/>
            <w:tcBorders>
              <w:top w:val="single" w:sz="4" w:space="0" w:color="auto"/>
              <w:left w:val="single" w:sz="4" w:space="0" w:color="auto"/>
              <w:bottom w:val="single" w:sz="4" w:space="0" w:color="auto"/>
              <w:right w:val="single" w:sz="4" w:space="0" w:color="auto"/>
            </w:tcBorders>
            <w:shd w:val="clear" w:color="auto" w:fill="auto"/>
          </w:tcPr>
          <w:p w14:paraId="35DE2026" w14:textId="643F971A" w:rsidR="00633D46" w:rsidRPr="00D5163E" w:rsidRDefault="00633D46" w:rsidP="007E081C">
            <w:pPr>
              <w:spacing w:after="0"/>
              <w:jc w:val="right"/>
              <w:rPr>
                <w:rFonts w:cs="Calibri"/>
                <w:color w:val="000000"/>
              </w:rPr>
            </w:pPr>
          </w:p>
        </w:tc>
      </w:tr>
      <w:tr w:rsidR="00633D46" w:rsidRPr="00D5163E" w14:paraId="2F81C1B7" w14:textId="25842979" w:rsidTr="007E081C">
        <w:trPr>
          <w:trHeight w:val="20"/>
          <w:jc w:val="center"/>
        </w:trPr>
        <w:tc>
          <w:tcPr>
            <w:tcW w:w="2775" w:type="dxa"/>
            <w:tcBorders>
              <w:top w:val="single" w:sz="4" w:space="0" w:color="auto"/>
              <w:left w:val="single" w:sz="4" w:space="0" w:color="auto"/>
              <w:bottom w:val="single" w:sz="4" w:space="0" w:color="auto"/>
              <w:right w:val="single" w:sz="4" w:space="0" w:color="auto"/>
            </w:tcBorders>
            <w:noWrap/>
            <w:vAlign w:val="bottom"/>
            <w:hideMark/>
          </w:tcPr>
          <w:p w14:paraId="6A949192" w14:textId="77777777" w:rsidR="00633D46" w:rsidRPr="00D5163E" w:rsidRDefault="00633D46" w:rsidP="002C2489">
            <w:pPr>
              <w:spacing w:after="0"/>
              <w:rPr>
                <w:rFonts w:cs="Calibri"/>
                <w:color w:val="000000"/>
              </w:rPr>
            </w:pPr>
            <w:r w:rsidRPr="00D5163E">
              <w:rPr>
                <w:rFonts w:cs="Calibri"/>
                <w:color w:val="000000"/>
              </w:rPr>
              <w:t>Monitoring</w:t>
            </w:r>
          </w:p>
        </w:tc>
        <w:tc>
          <w:tcPr>
            <w:tcW w:w="1089" w:type="dxa"/>
            <w:tcBorders>
              <w:top w:val="single" w:sz="4" w:space="0" w:color="auto"/>
              <w:left w:val="single" w:sz="4" w:space="0" w:color="auto"/>
              <w:bottom w:val="single" w:sz="4" w:space="0" w:color="auto"/>
              <w:right w:val="single" w:sz="4" w:space="0" w:color="auto"/>
            </w:tcBorders>
            <w:noWrap/>
            <w:vAlign w:val="center"/>
            <w:hideMark/>
          </w:tcPr>
          <w:p w14:paraId="60A18540" w14:textId="0206E59D" w:rsidR="00633D46" w:rsidRPr="00D5163E" w:rsidRDefault="00633D46" w:rsidP="007E081C">
            <w:pPr>
              <w:spacing w:after="0"/>
              <w:jc w:val="right"/>
              <w:rPr>
                <w:rFonts w:cs="Calibri"/>
                <w:color w:val="000000"/>
              </w:rPr>
            </w:pPr>
            <w:r w:rsidRPr="00D5163E">
              <w:rPr>
                <w:rFonts w:cs="Calibri"/>
                <w:color w:val="000000"/>
              </w:rPr>
              <w:t xml:space="preserve">8,000 </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6A7165B6" w14:textId="77777777" w:rsidR="00633D46" w:rsidRPr="00D5163E" w:rsidRDefault="00633D46" w:rsidP="007E081C">
            <w:pPr>
              <w:spacing w:after="0"/>
              <w:jc w:val="right"/>
              <w:rPr>
                <w:rFonts w:cs="Calibri"/>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7ADC6722" w14:textId="2CA5306B" w:rsidR="00633D46" w:rsidRPr="00D5163E" w:rsidRDefault="00633D46" w:rsidP="007E081C">
            <w:pPr>
              <w:spacing w:after="0"/>
              <w:jc w:val="right"/>
              <w:rPr>
                <w:rFonts w:cs="Calibri"/>
                <w:color w:val="000000"/>
              </w:rPr>
            </w:pPr>
            <w:r w:rsidRPr="00D5163E">
              <w:rPr>
                <w:rFonts w:cs="Calibri"/>
                <w:color w:val="000000"/>
              </w:rPr>
              <w:t xml:space="preserve">8,000 </w:t>
            </w:r>
          </w:p>
        </w:tc>
        <w:tc>
          <w:tcPr>
            <w:tcW w:w="1728" w:type="dxa"/>
            <w:tcBorders>
              <w:top w:val="single" w:sz="4" w:space="0" w:color="auto"/>
              <w:left w:val="single" w:sz="4" w:space="0" w:color="auto"/>
              <w:bottom w:val="single" w:sz="4" w:space="0" w:color="auto"/>
              <w:right w:val="single" w:sz="4" w:space="0" w:color="auto"/>
            </w:tcBorders>
            <w:shd w:val="clear" w:color="auto" w:fill="auto"/>
          </w:tcPr>
          <w:p w14:paraId="5A37CE5D" w14:textId="7694B388" w:rsidR="00633D46" w:rsidRPr="00D5163E" w:rsidRDefault="00633D46" w:rsidP="007E081C">
            <w:pPr>
              <w:spacing w:after="0"/>
              <w:jc w:val="right"/>
              <w:rPr>
                <w:rFonts w:cs="Calibri"/>
                <w:color w:val="000000"/>
              </w:rPr>
            </w:pPr>
          </w:p>
        </w:tc>
      </w:tr>
      <w:tr w:rsidR="00633D46" w:rsidRPr="00D5163E" w14:paraId="1FCF6D0A" w14:textId="29F4A399" w:rsidTr="007E081C">
        <w:trPr>
          <w:trHeight w:val="20"/>
          <w:jc w:val="center"/>
        </w:trPr>
        <w:tc>
          <w:tcPr>
            <w:tcW w:w="2775" w:type="dxa"/>
            <w:tcBorders>
              <w:top w:val="single" w:sz="4" w:space="0" w:color="auto"/>
              <w:left w:val="single" w:sz="4" w:space="0" w:color="auto"/>
              <w:bottom w:val="single" w:sz="4" w:space="0" w:color="auto"/>
              <w:right w:val="single" w:sz="4" w:space="0" w:color="auto"/>
            </w:tcBorders>
            <w:noWrap/>
            <w:vAlign w:val="bottom"/>
            <w:hideMark/>
          </w:tcPr>
          <w:p w14:paraId="1FF15EAD" w14:textId="77777777" w:rsidR="00633D46" w:rsidRPr="00D5163E" w:rsidRDefault="00633D46" w:rsidP="002C2489">
            <w:pPr>
              <w:spacing w:after="0"/>
              <w:rPr>
                <w:rFonts w:cs="Calibri"/>
                <w:color w:val="000000"/>
              </w:rPr>
            </w:pPr>
            <w:r w:rsidRPr="00D5163E">
              <w:rPr>
                <w:rFonts w:cs="Calibri"/>
                <w:color w:val="000000"/>
              </w:rPr>
              <w:t>Verification</w:t>
            </w:r>
          </w:p>
        </w:tc>
        <w:tc>
          <w:tcPr>
            <w:tcW w:w="1089" w:type="dxa"/>
            <w:tcBorders>
              <w:top w:val="single" w:sz="4" w:space="0" w:color="auto"/>
              <w:left w:val="single" w:sz="4" w:space="0" w:color="auto"/>
              <w:bottom w:val="single" w:sz="4" w:space="0" w:color="auto"/>
              <w:right w:val="single" w:sz="4" w:space="0" w:color="auto"/>
            </w:tcBorders>
            <w:noWrap/>
            <w:vAlign w:val="center"/>
            <w:hideMark/>
          </w:tcPr>
          <w:p w14:paraId="09C9DA7C" w14:textId="5DA360F2" w:rsidR="00633D46" w:rsidRPr="00D5163E" w:rsidRDefault="00633D46" w:rsidP="007E081C">
            <w:pPr>
              <w:spacing w:after="0"/>
              <w:jc w:val="right"/>
              <w:rPr>
                <w:rFonts w:cs="Calibri"/>
                <w:color w:val="000000"/>
              </w:rPr>
            </w:pPr>
            <w:r w:rsidRPr="00D5163E">
              <w:rPr>
                <w:rFonts w:cs="Calibri"/>
                <w:color w:val="000000"/>
              </w:rPr>
              <w:t xml:space="preserve">5,000 </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14E6826F" w14:textId="77777777" w:rsidR="00633D46" w:rsidRPr="00D5163E" w:rsidRDefault="00633D46" w:rsidP="007E081C">
            <w:pPr>
              <w:spacing w:after="0"/>
              <w:jc w:val="right"/>
              <w:rPr>
                <w:rFonts w:cs="Calibri"/>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5D30D90" w14:textId="1012C4C4" w:rsidR="00633D46" w:rsidRPr="00D5163E" w:rsidRDefault="00633D46" w:rsidP="007E081C">
            <w:pPr>
              <w:spacing w:after="0"/>
              <w:jc w:val="right"/>
              <w:rPr>
                <w:rFonts w:cs="Calibri"/>
                <w:color w:val="000000"/>
              </w:rPr>
            </w:pPr>
            <w:r w:rsidRPr="00D5163E">
              <w:rPr>
                <w:rFonts w:cs="Calibri"/>
                <w:color w:val="000000"/>
              </w:rPr>
              <w:t xml:space="preserve">5,000 </w:t>
            </w:r>
          </w:p>
        </w:tc>
        <w:tc>
          <w:tcPr>
            <w:tcW w:w="1728" w:type="dxa"/>
            <w:tcBorders>
              <w:top w:val="single" w:sz="4" w:space="0" w:color="auto"/>
              <w:left w:val="single" w:sz="4" w:space="0" w:color="auto"/>
              <w:bottom w:val="single" w:sz="4" w:space="0" w:color="auto"/>
              <w:right w:val="single" w:sz="4" w:space="0" w:color="auto"/>
            </w:tcBorders>
            <w:shd w:val="clear" w:color="auto" w:fill="auto"/>
          </w:tcPr>
          <w:p w14:paraId="2934E7F2" w14:textId="41B8689C" w:rsidR="00633D46" w:rsidRPr="00D5163E" w:rsidRDefault="00633D46" w:rsidP="007E081C">
            <w:pPr>
              <w:spacing w:after="0"/>
              <w:jc w:val="right"/>
              <w:rPr>
                <w:rFonts w:cs="Calibri"/>
                <w:color w:val="000000"/>
              </w:rPr>
            </w:pPr>
          </w:p>
        </w:tc>
      </w:tr>
      <w:tr w:rsidR="00633D46" w:rsidRPr="00D5163E" w14:paraId="7FBCEBCA" w14:textId="6DB2EDB4" w:rsidTr="007E081C">
        <w:trPr>
          <w:trHeight w:val="20"/>
          <w:jc w:val="center"/>
        </w:trPr>
        <w:tc>
          <w:tcPr>
            <w:tcW w:w="2775" w:type="dxa"/>
            <w:tcBorders>
              <w:top w:val="single" w:sz="4" w:space="0" w:color="auto"/>
              <w:left w:val="single" w:sz="4" w:space="0" w:color="auto"/>
              <w:bottom w:val="single" w:sz="4" w:space="0" w:color="auto"/>
              <w:right w:val="single" w:sz="4" w:space="0" w:color="auto"/>
            </w:tcBorders>
            <w:noWrap/>
            <w:vAlign w:val="bottom"/>
            <w:hideMark/>
          </w:tcPr>
          <w:p w14:paraId="7396CFA1" w14:textId="77777777" w:rsidR="00633D46" w:rsidRPr="00D5163E" w:rsidRDefault="00633D46" w:rsidP="002C2489">
            <w:pPr>
              <w:spacing w:after="0"/>
              <w:rPr>
                <w:rFonts w:cs="Calibri"/>
                <w:color w:val="000000"/>
              </w:rPr>
            </w:pPr>
            <w:r w:rsidRPr="00D5163E">
              <w:rPr>
                <w:rFonts w:cs="Calibri"/>
                <w:color w:val="000000"/>
              </w:rPr>
              <w:t>Enforcement</w:t>
            </w:r>
          </w:p>
        </w:tc>
        <w:tc>
          <w:tcPr>
            <w:tcW w:w="1089" w:type="dxa"/>
            <w:tcBorders>
              <w:top w:val="single" w:sz="4" w:space="0" w:color="auto"/>
              <w:left w:val="single" w:sz="4" w:space="0" w:color="auto"/>
              <w:bottom w:val="single" w:sz="4" w:space="0" w:color="auto"/>
              <w:right w:val="single" w:sz="4" w:space="0" w:color="auto"/>
            </w:tcBorders>
            <w:noWrap/>
            <w:vAlign w:val="center"/>
            <w:hideMark/>
          </w:tcPr>
          <w:p w14:paraId="7BA839C3" w14:textId="5FCB047F" w:rsidR="00633D46" w:rsidRPr="00D5163E" w:rsidRDefault="00633D46" w:rsidP="007E081C">
            <w:pPr>
              <w:spacing w:after="0"/>
              <w:jc w:val="right"/>
              <w:rPr>
                <w:rFonts w:cs="Calibri"/>
                <w:color w:val="000000"/>
              </w:rPr>
            </w:pPr>
            <w:r w:rsidRPr="00D5163E">
              <w:rPr>
                <w:rFonts w:cs="Calibri"/>
                <w:color w:val="000000"/>
              </w:rPr>
              <w:t xml:space="preserve">3,000 </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67589B42" w14:textId="77777777" w:rsidR="00633D46" w:rsidRPr="00D5163E" w:rsidRDefault="00633D46" w:rsidP="007E081C">
            <w:pPr>
              <w:spacing w:after="0"/>
              <w:jc w:val="right"/>
              <w:rPr>
                <w:rFonts w:cs="Calibri"/>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60C394F" w14:textId="4F9AB5CC" w:rsidR="00633D46" w:rsidRPr="00D5163E" w:rsidRDefault="00633D46" w:rsidP="007E081C">
            <w:pPr>
              <w:spacing w:after="0"/>
              <w:jc w:val="right"/>
              <w:rPr>
                <w:rFonts w:cs="Calibri"/>
                <w:color w:val="000000"/>
              </w:rPr>
            </w:pPr>
            <w:r w:rsidRPr="00D5163E">
              <w:rPr>
                <w:rFonts w:cs="Calibri"/>
                <w:color w:val="000000"/>
              </w:rPr>
              <w:t xml:space="preserve">3,000 </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0455F47A" w14:textId="77777777" w:rsidR="00633D46" w:rsidRPr="00D5163E" w:rsidRDefault="00633D46" w:rsidP="007E081C">
            <w:pPr>
              <w:spacing w:after="0"/>
              <w:jc w:val="right"/>
              <w:rPr>
                <w:rFonts w:cs="Calibri"/>
                <w:color w:val="000000"/>
              </w:rPr>
            </w:pPr>
          </w:p>
        </w:tc>
      </w:tr>
      <w:tr w:rsidR="00633D46" w:rsidRPr="00D5163E" w14:paraId="313F5D7F" w14:textId="709096F4" w:rsidTr="007E081C">
        <w:trPr>
          <w:trHeight w:val="20"/>
          <w:jc w:val="center"/>
        </w:trPr>
        <w:tc>
          <w:tcPr>
            <w:tcW w:w="2775" w:type="dxa"/>
            <w:tcBorders>
              <w:top w:val="single" w:sz="4" w:space="0" w:color="auto"/>
              <w:left w:val="single" w:sz="4" w:space="0" w:color="auto"/>
              <w:bottom w:val="single" w:sz="4" w:space="0" w:color="auto"/>
              <w:right w:val="single" w:sz="4" w:space="0" w:color="auto"/>
            </w:tcBorders>
            <w:noWrap/>
            <w:vAlign w:val="bottom"/>
            <w:hideMark/>
          </w:tcPr>
          <w:p w14:paraId="0DAEB1A0" w14:textId="77777777" w:rsidR="00633D46" w:rsidRPr="00D5163E" w:rsidRDefault="00633D46" w:rsidP="002C2489">
            <w:pPr>
              <w:spacing w:after="0"/>
              <w:rPr>
                <w:rFonts w:cs="Calibri"/>
                <w:b/>
                <w:bCs/>
                <w:color w:val="000000"/>
              </w:rPr>
            </w:pPr>
            <w:r w:rsidRPr="00D5163E">
              <w:rPr>
                <w:rFonts w:cs="Calibri"/>
                <w:b/>
                <w:bCs/>
                <w:color w:val="000000"/>
              </w:rPr>
              <w:t>Sub Total</w:t>
            </w:r>
          </w:p>
        </w:tc>
        <w:tc>
          <w:tcPr>
            <w:tcW w:w="1089" w:type="dxa"/>
            <w:tcBorders>
              <w:top w:val="single" w:sz="4" w:space="0" w:color="auto"/>
              <w:left w:val="single" w:sz="4" w:space="0" w:color="auto"/>
              <w:bottom w:val="single" w:sz="4" w:space="0" w:color="auto"/>
              <w:right w:val="single" w:sz="4" w:space="0" w:color="auto"/>
            </w:tcBorders>
            <w:noWrap/>
            <w:vAlign w:val="center"/>
            <w:hideMark/>
          </w:tcPr>
          <w:p w14:paraId="01E109BE" w14:textId="0A787227" w:rsidR="00633D46" w:rsidRPr="00D5163E" w:rsidRDefault="00633D46" w:rsidP="007E081C">
            <w:pPr>
              <w:spacing w:after="0"/>
              <w:jc w:val="right"/>
              <w:rPr>
                <w:rFonts w:cs="Calibri"/>
                <w:b/>
                <w:bCs/>
                <w:color w:val="000000"/>
              </w:rPr>
            </w:pPr>
            <w:r w:rsidRPr="00D5163E">
              <w:rPr>
                <w:rFonts w:cs="Calibri"/>
                <w:b/>
                <w:bCs/>
                <w:color w:val="000000"/>
              </w:rPr>
              <w:t xml:space="preserve">19,000 </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0B5747BB" w14:textId="77777777" w:rsidR="00633D46" w:rsidRPr="00D5163E" w:rsidRDefault="00633D46" w:rsidP="007E081C">
            <w:pPr>
              <w:spacing w:after="0"/>
              <w:jc w:val="right"/>
              <w:rPr>
                <w:rFonts w:cs="Calibri"/>
                <w:b/>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B851E2F" w14:textId="2EE6B878" w:rsidR="00633D46" w:rsidRPr="00D5163E" w:rsidRDefault="00633D46" w:rsidP="007E081C">
            <w:pPr>
              <w:spacing w:after="0"/>
              <w:jc w:val="right"/>
              <w:rPr>
                <w:rFonts w:cs="Calibri"/>
                <w:b/>
                <w:color w:val="000000"/>
              </w:rPr>
            </w:pPr>
            <w:r w:rsidRPr="00D5163E">
              <w:rPr>
                <w:rFonts w:cs="Calibri"/>
                <w:b/>
                <w:bCs/>
                <w:color w:val="000000"/>
              </w:rPr>
              <w:t xml:space="preserve">19,000 </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75FBF60A" w14:textId="77777777" w:rsidR="00633D46" w:rsidRPr="00D5163E" w:rsidRDefault="00633D46" w:rsidP="007E081C">
            <w:pPr>
              <w:spacing w:after="0"/>
              <w:jc w:val="right"/>
              <w:rPr>
                <w:rFonts w:cs="Calibri"/>
                <w:b/>
                <w:color w:val="000000"/>
              </w:rPr>
            </w:pPr>
          </w:p>
        </w:tc>
      </w:tr>
      <w:tr w:rsidR="004B3F2C" w:rsidRPr="00D5163E" w14:paraId="027FD093" w14:textId="5E1AD0F2" w:rsidTr="007E081C">
        <w:trPr>
          <w:trHeight w:val="20"/>
          <w:jc w:val="center"/>
        </w:trPr>
        <w:tc>
          <w:tcPr>
            <w:tcW w:w="3864" w:type="dxa"/>
            <w:gridSpan w:val="2"/>
            <w:tcBorders>
              <w:top w:val="single" w:sz="4" w:space="0" w:color="auto"/>
              <w:left w:val="single" w:sz="4" w:space="0" w:color="auto"/>
              <w:bottom w:val="single" w:sz="4" w:space="0" w:color="auto"/>
              <w:right w:val="single" w:sz="4" w:space="0" w:color="auto"/>
            </w:tcBorders>
            <w:noWrap/>
            <w:vAlign w:val="bottom"/>
            <w:hideMark/>
          </w:tcPr>
          <w:p w14:paraId="66F28FB4" w14:textId="77777777" w:rsidR="004B3F2C" w:rsidRPr="00D5163E" w:rsidRDefault="004B3F2C" w:rsidP="002C2489">
            <w:pPr>
              <w:spacing w:after="0"/>
              <w:rPr>
                <w:rFonts w:cs="Calibri"/>
                <w:b/>
                <w:bCs/>
                <w:color w:val="000000"/>
              </w:rPr>
            </w:pPr>
            <w:r w:rsidRPr="00D5163E">
              <w:rPr>
                <w:rFonts w:cs="Calibri"/>
                <w:b/>
                <w:bCs/>
                <w:color w:val="000000"/>
              </w:rPr>
              <w:t>PHASE 4: REPLICATION PREPARATION</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57A81B47" w14:textId="77777777" w:rsidR="004B3F2C" w:rsidRPr="00D5163E" w:rsidRDefault="004B3F2C" w:rsidP="007E081C">
            <w:pPr>
              <w:spacing w:after="0"/>
              <w:jc w:val="right"/>
              <w:rPr>
                <w:rFonts w:cs="Calibri"/>
                <w:b/>
                <w:bCs/>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729247F" w14:textId="2E679ABD" w:rsidR="004B3F2C" w:rsidRPr="00D5163E" w:rsidRDefault="004B3F2C" w:rsidP="007E081C">
            <w:pPr>
              <w:spacing w:after="0"/>
              <w:jc w:val="right"/>
              <w:rPr>
                <w:rFonts w:cs="Calibri"/>
                <w:b/>
                <w:bCs/>
                <w:color w:val="000000"/>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45CEC2BC" w14:textId="77777777" w:rsidR="004B3F2C" w:rsidRPr="00D5163E" w:rsidRDefault="004B3F2C" w:rsidP="007E081C">
            <w:pPr>
              <w:spacing w:after="0"/>
              <w:jc w:val="right"/>
              <w:rPr>
                <w:rFonts w:cs="Calibri"/>
                <w:b/>
                <w:bCs/>
                <w:color w:val="000000"/>
              </w:rPr>
            </w:pPr>
          </w:p>
        </w:tc>
      </w:tr>
      <w:tr w:rsidR="00633D46" w:rsidRPr="00D5163E" w14:paraId="234E85BD" w14:textId="28117293" w:rsidTr="007E081C">
        <w:trPr>
          <w:trHeight w:val="20"/>
          <w:jc w:val="center"/>
        </w:trPr>
        <w:tc>
          <w:tcPr>
            <w:tcW w:w="2775" w:type="dxa"/>
            <w:tcBorders>
              <w:top w:val="single" w:sz="4" w:space="0" w:color="auto"/>
              <w:left w:val="single" w:sz="4" w:space="0" w:color="auto"/>
              <w:bottom w:val="single" w:sz="4" w:space="0" w:color="auto"/>
              <w:right w:val="single" w:sz="4" w:space="0" w:color="auto"/>
            </w:tcBorders>
            <w:noWrap/>
            <w:vAlign w:val="bottom"/>
            <w:hideMark/>
          </w:tcPr>
          <w:p w14:paraId="7C714541" w14:textId="77777777" w:rsidR="00633D46" w:rsidRPr="00D5163E" w:rsidRDefault="00633D46" w:rsidP="002C2489">
            <w:pPr>
              <w:spacing w:after="0"/>
              <w:rPr>
                <w:rFonts w:cs="Calibri"/>
                <w:color w:val="000000"/>
              </w:rPr>
            </w:pPr>
            <w:r w:rsidRPr="00D5163E">
              <w:rPr>
                <w:rFonts w:cs="Calibri"/>
                <w:color w:val="000000"/>
              </w:rPr>
              <w:t>Replication potential identification</w:t>
            </w:r>
          </w:p>
        </w:tc>
        <w:tc>
          <w:tcPr>
            <w:tcW w:w="1089" w:type="dxa"/>
            <w:tcBorders>
              <w:top w:val="single" w:sz="4" w:space="0" w:color="auto"/>
              <w:left w:val="single" w:sz="4" w:space="0" w:color="auto"/>
              <w:bottom w:val="single" w:sz="4" w:space="0" w:color="auto"/>
              <w:right w:val="single" w:sz="4" w:space="0" w:color="auto"/>
            </w:tcBorders>
            <w:noWrap/>
            <w:vAlign w:val="center"/>
            <w:hideMark/>
          </w:tcPr>
          <w:p w14:paraId="207AD51D" w14:textId="2BF04ACA" w:rsidR="00633D46" w:rsidRPr="00D5163E" w:rsidRDefault="00633D46" w:rsidP="007E081C">
            <w:pPr>
              <w:spacing w:after="0"/>
              <w:jc w:val="right"/>
              <w:rPr>
                <w:rFonts w:cs="Calibri"/>
                <w:color w:val="000000"/>
              </w:rPr>
            </w:pPr>
            <w:r w:rsidRPr="00D5163E">
              <w:rPr>
                <w:rFonts w:cs="Calibri"/>
                <w:color w:val="000000"/>
              </w:rPr>
              <w:t xml:space="preserve">17,000 </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03053614" w14:textId="77777777" w:rsidR="00633D46" w:rsidRPr="00D5163E" w:rsidRDefault="00633D46" w:rsidP="007E081C">
            <w:pPr>
              <w:spacing w:after="0"/>
              <w:jc w:val="right"/>
              <w:rPr>
                <w:rFonts w:cs="Calibri"/>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8AFF04A" w14:textId="449AD652" w:rsidR="00633D46" w:rsidRPr="00D5163E" w:rsidRDefault="00633D46" w:rsidP="007E081C">
            <w:pPr>
              <w:spacing w:after="0"/>
              <w:jc w:val="right"/>
              <w:rPr>
                <w:rFonts w:cs="Calibri"/>
                <w:color w:val="000000"/>
              </w:rPr>
            </w:pPr>
            <w:r w:rsidRPr="00D5163E">
              <w:rPr>
                <w:rFonts w:cs="Calibri"/>
                <w:color w:val="000000"/>
              </w:rPr>
              <w:t xml:space="preserve">17,000 </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406547CC" w14:textId="77777777" w:rsidR="00633D46" w:rsidRPr="00D5163E" w:rsidRDefault="00633D46" w:rsidP="007E081C">
            <w:pPr>
              <w:spacing w:after="0"/>
              <w:jc w:val="right"/>
              <w:rPr>
                <w:rFonts w:cs="Calibri"/>
                <w:color w:val="000000"/>
              </w:rPr>
            </w:pPr>
          </w:p>
        </w:tc>
      </w:tr>
      <w:tr w:rsidR="00633D46" w:rsidRPr="00D5163E" w14:paraId="09B81793" w14:textId="08802126" w:rsidTr="007E081C">
        <w:trPr>
          <w:trHeight w:val="20"/>
          <w:jc w:val="center"/>
        </w:trPr>
        <w:tc>
          <w:tcPr>
            <w:tcW w:w="2775" w:type="dxa"/>
            <w:tcBorders>
              <w:top w:val="single" w:sz="4" w:space="0" w:color="auto"/>
              <w:left w:val="single" w:sz="4" w:space="0" w:color="auto"/>
              <w:bottom w:val="single" w:sz="4" w:space="0" w:color="auto"/>
              <w:right w:val="single" w:sz="4" w:space="0" w:color="auto"/>
            </w:tcBorders>
            <w:noWrap/>
            <w:vAlign w:val="bottom"/>
            <w:hideMark/>
          </w:tcPr>
          <w:p w14:paraId="166D7316" w14:textId="77777777" w:rsidR="00633D46" w:rsidRPr="00D5163E" w:rsidRDefault="00633D46" w:rsidP="002C2489">
            <w:pPr>
              <w:spacing w:after="0"/>
              <w:rPr>
                <w:rFonts w:cs="Calibri"/>
                <w:color w:val="000000"/>
              </w:rPr>
            </w:pPr>
            <w:r w:rsidRPr="00D5163E">
              <w:rPr>
                <w:rFonts w:cs="Calibri"/>
                <w:color w:val="000000"/>
              </w:rPr>
              <w:t>Next steps recommendation for replication</w:t>
            </w:r>
          </w:p>
        </w:tc>
        <w:tc>
          <w:tcPr>
            <w:tcW w:w="1089" w:type="dxa"/>
            <w:tcBorders>
              <w:top w:val="single" w:sz="4" w:space="0" w:color="auto"/>
              <w:left w:val="single" w:sz="4" w:space="0" w:color="auto"/>
              <w:bottom w:val="single" w:sz="4" w:space="0" w:color="auto"/>
              <w:right w:val="single" w:sz="4" w:space="0" w:color="auto"/>
            </w:tcBorders>
            <w:noWrap/>
            <w:vAlign w:val="center"/>
            <w:hideMark/>
          </w:tcPr>
          <w:p w14:paraId="7FE4DB25" w14:textId="64BB270D" w:rsidR="00633D46" w:rsidRPr="00D5163E" w:rsidRDefault="00633D46" w:rsidP="007E081C">
            <w:pPr>
              <w:spacing w:after="0"/>
              <w:jc w:val="right"/>
              <w:rPr>
                <w:rFonts w:cs="Calibri"/>
                <w:color w:val="000000"/>
              </w:rPr>
            </w:pPr>
            <w:r w:rsidRPr="00D5163E">
              <w:rPr>
                <w:rFonts w:cs="Calibri"/>
                <w:color w:val="000000"/>
              </w:rPr>
              <w:t xml:space="preserve">3,000 </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47D68855" w14:textId="77777777" w:rsidR="00633D46" w:rsidRPr="00D5163E" w:rsidRDefault="00633D46" w:rsidP="007E081C">
            <w:pPr>
              <w:spacing w:after="0"/>
              <w:jc w:val="right"/>
              <w:rPr>
                <w:rFonts w:cs="Calibri"/>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780A5CA6" w14:textId="08A950E7" w:rsidR="00633D46" w:rsidRPr="00D5163E" w:rsidRDefault="00633D46" w:rsidP="007E081C">
            <w:pPr>
              <w:spacing w:after="0"/>
              <w:jc w:val="right"/>
              <w:rPr>
                <w:rFonts w:cs="Calibri"/>
                <w:color w:val="000000"/>
              </w:rPr>
            </w:pPr>
            <w:r w:rsidRPr="00D5163E">
              <w:rPr>
                <w:rFonts w:cs="Calibri"/>
                <w:color w:val="000000"/>
              </w:rPr>
              <w:t xml:space="preserve">3,000 </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36845F95" w14:textId="77777777" w:rsidR="00633D46" w:rsidRPr="00D5163E" w:rsidRDefault="00633D46" w:rsidP="007E081C">
            <w:pPr>
              <w:spacing w:after="0"/>
              <w:jc w:val="right"/>
              <w:rPr>
                <w:rFonts w:cs="Calibri"/>
                <w:color w:val="000000"/>
              </w:rPr>
            </w:pPr>
          </w:p>
        </w:tc>
      </w:tr>
      <w:tr w:rsidR="00633D46" w:rsidRPr="00D5163E" w14:paraId="62E9A470" w14:textId="0F53BA7D" w:rsidTr="007E081C">
        <w:trPr>
          <w:trHeight w:val="20"/>
          <w:jc w:val="center"/>
        </w:trPr>
        <w:tc>
          <w:tcPr>
            <w:tcW w:w="2775" w:type="dxa"/>
            <w:tcBorders>
              <w:top w:val="single" w:sz="4" w:space="0" w:color="auto"/>
              <w:left w:val="single" w:sz="4" w:space="0" w:color="auto"/>
              <w:bottom w:val="single" w:sz="4" w:space="0" w:color="auto"/>
              <w:right w:val="single" w:sz="4" w:space="0" w:color="auto"/>
            </w:tcBorders>
            <w:noWrap/>
            <w:vAlign w:val="bottom"/>
            <w:hideMark/>
          </w:tcPr>
          <w:p w14:paraId="766D2310" w14:textId="77777777" w:rsidR="00633D46" w:rsidRPr="00D5163E" w:rsidRDefault="00633D46" w:rsidP="002C2489">
            <w:pPr>
              <w:spacing w:after="0"/>
              <w:rPr>
                <w:rFonts w:cs="Calibri"/>
                <w:b/>
                <w:bCs/>
                <w:color w:val="000000"/>
              </w:rPr>
            </w:pPr>
            <w:r w:rsidRPr="00D5163E">
              <w:rPr>
                <w:rFonts w:cs="Calibri"/>
                <w:b/>
                <w:bCs/>
                <w:color w:val="000000"/>
              </w:rPr>
              <w:t>Sub Total</w:t>
            </w:r>
          </w:p>
        </w:tc>
        <w:tc>
          <w:tcPr>
            <w:tcW w:w="1089" w:type="dxa"/>
            <w:tcBorders>
              <w:top w:val="single" w:sz="4" w:space="0" w:color="auto"/>
              <w:left w:val="single" w:sz="4" w:space="0" w:color="auto"/>
              <w:bottom w:val="single" w:sz="4" w:space="0" w:color="auto"/>
              <w:right w:val="single" w:sz="4" w:space="0" w:color="auto"/>
            </w:tcBorders>
            <w:noWrap/>
            <w:vAlign w:val="center"/>
            <w:hideMark/>
          </w:tcPr>
          <w:p w14:paraId="53E713A6" w14:textId="41B6436B" w:rsidR="00633D46" w:rsidRPr="00D5163E" w:rsidRDefault="00633D46" w:rsidP="007E081C">
            <w:pPr>
              <w:spacing w:after="0"/>
              <w:jc w:val="right"/>
              <w:rPr>
                <w:rFonts w:cs="Calibri"/>
                <w:b/>
                <w:bCs/>
                <w:color w:val="000000"/>
              </w:rPr>
            </w:pPr>
            <w:r w:rsidRPr="00D5163E">
              <w:rPr>
                <w:rFonts w:cs="Calibri"/>
                <w:b/>
                <w:bCs/>
                <w:color w:val="000000"/>
              </w:rPr>
              <w:t xml:space="preserve">20,000 </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037F1447" w14:textId="77777777" w:rsidR="00633D46" w:rsidRPr="00D5163E" w:rsidRDefault="00633D46" w:rsidP="007E081C">
            <w:pPr>
              <w:spacing w:after="0"/>
              <w:jc w:val="right"/>
              <w:rPr>
                <w:rFonts w:cs="Calibri"/>
                <w:b/>
                <w:bCs/>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22DDD98" w14:textId="7D77D22F" w:rsidR="00633D46" w:rsidRPr="00D5163E" w:rsidRDefault="00633D46" w:rsidP="007E081C">
            <w:pPr>
              <w:spacing w:after="0"/>
              <w:jc w:val="right"/>
              <w:rPr>
                <w:rFonts w:cs="Calibri"/>
                <w:b/>
                <w:bCs/>
                <w:color w:val="000000"/>
              </w:rPr>
            </w:pPr>
            <w:r w:rsidRPr="00D5163E">
              <w:rPr>
                <w:rFonts w:cs="Calibri"/>
                <w:b/>
                <w:bCs/>
                <w:color w:val="000000"/>
              </w:rPr>
              <w:t xml:space="preserve">20,000 </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1A25FB58" w14:textId="77777777" w:rsidR="00633D46" w:rsidRPr="00D5163E" w:rsidRDefault="00633D46" w:rsidP="007E081C">
            <w:pPr>
              <w:spacing w:after="0"/>
              <w:jc w:val="right"/>
              <w:rPr>
                <w:rFonts w:cs="Calibri"/>
                <w:b/>
                <w:bCs/>
                <w:color w:val="000000"/>
              </w:rPr>
            </w:pPr>
          </w:p>
        </w:tc>
      </w:tr>
      <w:tr w:rsidR="004B3F2C" w:rsidRPr="00D5163E" w14:paraId="693F123E" w14:textId="3E281FB5" w:rsidTr="007E081C">
        <w:trPr>
          <w:trHeight w:val="20"/>
          <w:jc w:val="center"/>
        </w:trPr>
        <w:tc>
          <w:tcPr>
            <w:tcW w:w="2775" w:type="dxa"/>
            <w:tcBorders>
              <w:top w:val="single" w:sz="4" w:space="0" w:color="auto"/>
              <w:left w:val="single" w:sz="4" w:space="0" w:color="auto"/>
              <w:bottom w:val="single" w:sz="4" w:space="0" w:color="auto"/>
              <w:right w:val="single" w:sz="4" w:space="0" w:color="auto"/>
            </w:tcBorders>
            <w:noWrap/>
            <w:vAlign w:val="bottom"/>
            <w:hideMark/>
          </w:tcPr>
          <w:p w14:paraId="3856546C" w14:textId="77777777" w:rsidR="004B3F2C" w:rsidRPr="00D5163E" w:rsidRDefault="004B3F2C" w:rsidP="002C2489">
            <w:pPr>
              <w:spacing w:after="0"/>
              <w:rPr>
                <w:rFonts w:cs="Calibri"/>
                <w:b/>
                <w:bCs/>
                <w:color w:val="000000"/>
              </w:rPr>
            </w:pPr>
            <w:r w:rsidRPr="00D5163E">
              <w:rPr>
                <w:rFonts w:cs="Calibri"/>
                <w:b/>
                <w:bCs/>
                <w:color w:val="000000"/>
              </w:rPr>
              <w:lastRenderedPageBreak/>
              <w:t>Total</w:t>
            </w:r>
          </w:p>
        </w:tc>
        <w:tc>
          <w:tcPr>
            <w:tcW w:w="1089" w:type="dxa"/>
            <w:tcBorders>
              <w:top w:val="single" w:sz="4" w:space="0" w:color="auto"/>
              <w:left w:val="single" w:sz="4" w:space="0" w:color="auto"/>
              <w:bottom w:val="single" w:sz="4" w:space="0" w:color="auto"/>
              <w:right w:val="single" w:sz="4" w:space="0" w:color="auto"/>
            </w:tcBorders>
            <w:noWrap/>
            <w:vAlign w:val="center"/>
            <w:hideMark/>
          </w:tcPr>
          <w:p w14:paraId="62F1971D" w14:textId="7FA6688A" w:rsidR="004B3F2C" w:rsidRPr="00D5163E" w:rsidRDefault="004B3F2C" w:rsidP="007E081C">
            <w:pPr>
              <w:keepNext/>
              <w:spacing w:after="0"/>
              <w:jc w:val="right"/>
              <w:rPr>
                <w:rFonts w:cs="Calibri"/>
                <w:b/>
                <w:bCs/>
                <w:color w:val="000000"/>
              </w:rPr>
            </w:pPr>
            <w:r w:rsidRPr="00D5163E">
              <w:rPr>
                <w:rFonts w:cs="Calibri"/>
                <w:b/>
                <w:bCs/>
                <w:color w:val="000000"/>
              </w:rPr>
              <w:t xml:space="preserve">118,000 </w:t>
            </w:r>
          </w:p>
        </w:tc>
        <w:tc>
          <w:tcPr>
            <w:tcW w:w="1374" w:type="dxa"/>
            <w:tcBorders>
              <w:top w:val="single" w:sz="4" w:space="0" w:color="auto"/>
              <w:left w:val="single" w:sz="4" w:space="0" w:color="auto"/>
              <w:bottom w:val="single" w:sz="4" w:space="0" w:color="auto"/>
              <w:right w:val="single" w:sz="4" w:space="0" w:color="auto"/>
            </w:tcBorders>
            <w:shd w:val="clear" w:color="auto" w:fill="auto"/>
            <w:vAlign w:val="center"/>
          </w:tcPr>
          <w:p w14:paraId="6337D811" w14:textId="78C742C4" w:rsidR="004B3F2C" w:rsidRPr="00D5163E" w:rsidRDefault="00AD59E5" w:rsidP="007E081C">
            <w:pPr>
              <w:keepNext/>
              <w:spacing w:after="0"/>
              <w:jc w:val="right"/>
              <w:rPr>
                <w:rFonts w:cs="Calibri"/>
                <w:b/>
                <w:bCs/>
                <w:color w:val="000000"/>
              </w:rPr>
            </w:pPr>
            <w:r w:rsidRPr="00D5163E">
              <w:rPr>
                <w:rFonts w:cs="Calibri"/>
                <w:b/>
                <w:bCs/>
                <w:color w:val="000000"/>
              </w:rPr>
              <w:t>3</w:t>
            </w:r>
            <w:r w:rsidR="00633D46" w:rsidRPr="00D5163E">
              <w:rPr>
                <w:rFonts w:cs="Calibri"/>
                <w:b/>
                <w:bCs/>
                <w:color w:val="000000"/>
              </w:rPr>
              <w:t>5</w:t>
            </w:r>
            <w:r w:rsidRPr="00D5163E">
              <w:rPr>
                <w:rFonts w:cs="Calibri"/>
                <w:b/>
                <w:bCs/>
                <w:color w:val="000000"/>
              </w:rPr>
              <w:t>,000</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47145DF" w14:textId="3A47D506" w:rsidR="004B3F2C" w:rsidRPr="00D5163E" w:rsidRDefault="001C2B22" w:rsidP="007E081C">
            <w:pPr>
              <w:keepNext/>
              <w:spacing w:after="0"/>
              <w:jc w:val="right"/>
              <w:rPr>
                <w:rFonts w:cs="Calibri"/>
                <w:b/>
                <w:bCs/>
                <w:color w:val="000000"/>
              </w:rPr>
            </w:pPr>
            <w:r w:rsidRPr="00D5163E">
              <w:rPr>
                <w:rFonts w:cs="Calibri"/>
                <w:b/>
                <w:bCs/>
                <w:color w:val="000000"/>
              </w:rPr>
              <w:t>4</w:t>
            </w:r>
            <w:r w:rsidR="00AD59E5" w:rsidRPr="00D5163E">
              <w:rPr>
                <w:rFonts w:cs="Calibri"/>
                <w:b/>
                <w:bCs/>
                <w:color w:val="000000"/>
              </w:rPr>
              <w:t>6,500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24553A32" w14:textId="5B97DBC6" w:rsidR="004B3F2C" w:rsidRPr="00D5163E" w:rsidRDefault="00633D46" w:rsidP="007E081C">
            <w:pPr>
              <w:keepNext/>
              <w:spacing w:after="0"/>
              <w:jc w:val="right"/>
              <w:rPr>
                <w:rFonts w:cs="Calibri"/>
                <w:b/>
                <w:bCs/>
                <w:color w:val="000000"/>
              </w:rPr>
            </w:pPr>
            <w:r w:rsidRPr="00D5163E">
              <w:rPr>
                <w:rFonts w:cs="Calibri"/>
                <w:b/>
                <w:color w:val="000000"/>
              </w:rPr>
              <w:t>36,500</w:t>
            </w:r>
          </w:p>
        </w:tc>
      </w:tr>
    </w:tbl>
    <w:p w14:paraId="3C8D3C2F" w14:textId="288CA700" w:rsidR="00DC048C" w:rsidRPr="00D5163E" w:rsidRDefault="00DC048C" w:rsidP="002C2489">
      <w:pPr>
        <w:spacing w:after="0"/>
        <w:rPr>
          <w:b/>
          <w:sz w:val="22"/>
          <w:szCs w:val="22"/>
        </w:rPr>
      </w:pPr>
      <w:r w:rsidRPr="00D5163E">
        <w:rPr>
          <w:rFonts w:cs="Calibri"/>
          <w:color w:val="000000"/>
        </w:rPr>
        <w:t xml:space="preserve">  </w:t>
      </w:r>
    </w:p>
    <w:p w14:paraId="33ABC524" w14:textId="77777777" w:rsidR="00D823CD" w:rsidRPr="00D5163E" w:rsidRDefault="00D823CD" w:rsidP="00BB05F5">
      <w:pPr>
        <w:spacing w:before="240" w:after="0"/>
        <w:ind w:left="-270" w:right="-630"/>
        <w:rPr>
          <w:b/>
          <w:sz w:val="22"/>
          <w:szCs w:val="22"/>
        </w:rPr>
      </w:pPr>
      <w:r w:rsidRPr="00D5163E">
        <w:rPr>
          <w:b/>
          <w:sz w:val="22"/>
          <w:szCs w:val="22"/>
        </w:rPr>
        <w:t>Implementation Timeline</w:t>
      </w:r>
    </w:p>
    <w:p w14:paraId="5FB6D024" w14:textId="77777777" w:rsidR="00732D72" w:rsidRPr="00D5163E" w:rsidRDefault="00732D72" w:rsidP="00BB05F5">
      <w:pPr>
        <w:ind w:left="-270" w:right="-630"/>
        <w:rPr>
          <w:sz w:val="22"/>
          <w:szCs w:val="22"/>
        </w:rPr>
      </w:pPr>
    </w:p>
    <w:p w14:paraId="035BDBA9" w14:textId="69DFCC18" w:rsidR="00D823CD" w:rsidRPr="00D5163E" w:rsidRDefault="00D823CD" w:rsidP="00BB05F5">
      <w:pPr>
        <w:ind w:left="-270" w:right="-630"/>
        <w:rPr>
          <w:sz w:val="22"/>
          <w:szCs w:val="22"/>
        </w:rPr>
        <w:sectPr w:rsidR="00D823CD" w:rsidRPr="00D5163E" w:rsidSect="00256214">
          <w:pgSz w:w="12240" w:h="15840" w:code="1"/>
          <w:pgMar w:top="720" w:right="2070" w:bottom="720" w:left="1710" w:header="720" w:footer="720" w:gutter="0"/>
          <w:cols w:space="720"/>
          <w:docGrid w:linePitch="360"/>
        </w:sectPr>
      </w:pPr>
      <w:r w:rsidRPr="00D5163E">
        <w:rPr>
          <w:sz w:val="22"/>
          <w:szCs w:val="22"/>
        </w:rPr>
        <w:t xml:space="preserve">The host stipulation and ESCO selection is the main priority activity </w:t>
      </w:r>
      <w:r w:rsidR="00D20196" w:rsidRPr="00D5163E">
        <w:rPr>
          <w:sz w:val="22"/>
          <w:szCs w:val="22"/>
        </w:rPr>
        <w:t xml:space="preserve">as </w:t>
      </w:r>
      <w:r w:rsidRPr="00D5163E">
        <w:rPr>
          <w:sz w:val="22"/>
          <w:szCs w:val="22"/>
        </w:rPr>
        <w:t xml:space="preserve">soon as the project demonstration begins, in the </w:t>
      </w:r>
      <w:r w:rsidR="00D20196" w:rsidRPr="00D5163E">
        <w:rPr>
          <w:sz w:val="22"/>
          <w:szCs w:val="22"/>
        </w:rPr>
        <w:t xml:space="preserve">first </w:t>
      </w:r>
      <w:r w:rsidRPr="00D5163E">
        <w:rPr>
          <w:sz w:val="22"/>
          <w:szCs w:val="22"/>
        </w:rPr>
        <w:t xml:space="preserve">quarter of </w:t>
      </w:r>
      <w:r w:rsidR="00D20196" w:rsidRPr="00D5163E">
        <w:rPr>
          <w:sz w:val="22"/>
          <w:szCs w:val="22"/>
        </w:rPr>
        <w:t>2019</w:t>
      </w:r>
      <w:r w:rsidRPr="00D5163E">
        <w:rPr>
          <w:sz w:val="22"/>
          <w:szCs w:val="22"/>
        </w:rPr>
        <w:t xml:space="preserve">. The audit, contract, and the agreements will be signed right after it, at the fourth quarter of the first year, followed by the implementation of the project at the same term. Thus, the performance contracting period can begin right at the beginning of the second year and could last until the end of the project period or even earlier, depends on the feasibility study and contract agreement later. After six months operating, the saving from the LED light is expected to show an indication of a successful business model. Thus, the replication preparation by disseminating the result of the project demonstration can already be started in the </w:t>
      </w:r>
      <w:r w:rsidR="00D20196" w:rsidRPr="00D5163E">
        <w:rPr>
          <w:sz w:val="22"/>
          <w:szCs w:val="22"/>
        </w:rPr>
        <w:t xml:space="preserve">fourth </w:t>
      </w:r>
      <w:r w:rsidRPr="00D5163E">
        <w:rPr>
          <w:sz w:val="22"/>
          <w:szCs w:val="22"/>
        </w:rPr>
        <w:t>quarter of 2019.</w:t>
      </w:r>
    </w:p>
    <w:p w14:paraId="7606890E" w14:textId="526B501B" w:rsidR="00763DC1" w:rsidRPr="00D5163E" w:rsidRDefault="00763DC1" w:rsidP="007E081C">
      <w:pPr>
        <w:rPr>
          <w:b/>
          <w:sz w:val="22"/>
          <w:szCs w:val="22"/>
        </w:rPr>
      </w:pPr>
      <w:r w:rsidRPr="00D5163E">
        <w:rPr>
          <w:b/>
          <w:sz w:val="22"/>
          <w:szCs w:val="22"/>
        </w:rPr>
        <w:lastRenderedPageBreak/>
        <w:t xml:space="preserve">Annex </w:t>
      </w:r>
      <w:r w:rsidR="0068373C" w:rsidRPr="00D5163E">
        <w:rPr>
          <w:b/>
          <w:sz w:val="22"/>
          <w:szCs w:val="22"/>
        </w:rPr>
        <w:t>K2</w:t>
      </w:r>
      <w:r w:rsidRPr="00D5163E">
        <w:rPr>
          <w:b/>
          <w:sz w:val="22"/>
          <w:szCs w:val="22"/>
        </w:rPr>
        <w:t>: Pilot Demonstration Concept Note #2 – Shared Saving EPC: Commercial Building</w:t>
      </w:r>
    </w:p>
    <w:p w14:paraId="73C4D3CC" w14:textId="77777777" w:rsidR="00763DC1" w:rsidRPr="00D5163E" w:rsidRDefault="00763DC1" w:rsidP="007E081C">
      <w:pPr>
        <w:rPr>
          <w:b/>
          <w:sz w:val="22"/>
          <w:szCs w:val="22"/>
        </w:rPr>
      </w:pPr>
    </w:p>
    <w:tbl>
      <w:tblPr>
        <w:tblW w:w="77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1"/>
        <w:gridCol w:w="1528"/>
        <w:gridCol w:w="745"/>
        <w:gridCol w:w="2909"/>
      </w:tblGrid>
      <w:tr w:rsidR="00763DC1" w:rsidRPr="00D5163E" w14:paraId="363AD06C" w14:textId="77777777" w:rsidTr="002577A1">
        <w:trPr>
          <w:jc w:val="center"/>
        </w:trPr>
        <w:tc>
          <w:tcPr>
            <w:tcW w:w="2601" w:type="dxa"/>
            <w:shd w:val="clear" w:color="auto" w:fill="auto"/>
          </w:tcPr>
          <w:p w14:paraId="60FE20BC" w14:textId="77777777" w:rsidR="00763DC1" w:rsidRPr="00D5163E" w:rsidRDefault="00763DC1" w:rsidP="00DD7CE7">
            <w:pPr>
              <w:pStyle w:val="ListParagraph"/>
              <w:numPr>
                <w:ilvl w:val="0"/>
                <w:numId w:val="58"/>
              </w:numPr>
              <w:contextualSpacing/>
              <w:jc w:val="both"/>
              <w:rPr>
                <w:rFonts w:ascii="Calibri" w:hAnsi="Calibri" w:cs="Calibri"/>
                <w:b/>
                <w:noProof/>
                <w:sz w:val="20"/>
                <w:szCs w:val="20"/>
              </w:rPr>
            </w:pPr>
            <w:r w:rsidRPr="00D5163E">
              <w:rPr>
                <w:rFonts w:ascii="Calibri" w:hAnsi="Calibri" w:cs="Calibri"/>
                <w:b/>
                <w:sz w:val="20"/>
                <w:szCs w:val="20"/>
              </w:rPr>
              <w:t>Title</w:t>
            </w:r>
          </w:p>
        </w:tc>
        <w:tc>
          <w:tcPr>
            <w:tcW w:w="5182" w:type="dxa"/>
            <w:gridSpan w:val="3"/>
            <w:shd w:val="clear" w:color="auto" w:fill="auto"/>
          </w:tcPr>
          <w:p w14:paraId="103AAE3B" w14:textId="77777777" w:rsidR="00763DC1" w:rsidRPr="00D5163E" w:rsidRDefault="00763DC1" w:rsidP="007E081C">
            <w:pPr>
              <w:rPr>
                <w:rFonts w:cs="Calibri"/>
                <w:szCs w:val="20"/>
              </w:rPr>
            </w:pPr>
            <w:r w:rsidRPr="00D5163E">
              <w:rPr>
                <w:rFonts w:cs="Calibri"/>
                <w:szCs w:val="20"/>
              </w:rPr>
              <w:t>Shared Energy Performance Contracting Project Demonstration in Commercial Buildings</w:t>
            </w:r>
          </w:p>
        </w:tc>
      </w:tr>
      <w:tr w:rsidR="00763DC1" w:rsidRPr="00D5163E" w14:paraId="62C8E21F" w14:textId="77777777" w:rsidTr="002577A1">
        <w:trPr>
          <w:trHeight w:val="270"/>
          <w:jc w:val="center"/>
        </w:trPr>
        <w:tc>
          <w:tcPr>
            <w:tcW w:w="2601" w:type="dxa"/>
            <w:shd w:val="clear" w:color="auto" w:fill="auto"/>
          </w:tcPr>
          <w:p w14:paraId="095A818D" w14:textId="77777777" w:rsidR="00763DC1" w:rsidRPr="00D5163E" w:rsidRDefault="00763DC1" w:rsidP="00DD7CE7">
            <w:pPr>
              <w:pStyle w:val="ListParagraph"/>
              <w:numPr>
                <w:ilvl w:val="0"/>
                <w:numId w:val="58"/>
              </w:numPr>
              <w:ind w:left="330" w:hanging="270"/>
              <w:contextualSpacing/>
              <w:jc w:val="both"/>
              <w:rPr>
                <w:rFonts w:ascii="Calibri" w:hAnsi="Calibri" w:cs="Calibri"/>
                <w:b/>
                <w:sz w:val="20"/>
                <w:szCs w:val="20"/>
              </w:rPr>
            </w:pPr>
            <w:r w:rsidRPr="00D5163E">
              <w:rPr>
                <w:rFonts w:ascii="Calibri" w:hAnsi="Calibri" w:cs="Calibri"/>
                <w:b/>
                <w:sz w:val="20"/>
                <w:szCs w:val="20"/>
              </w:rPr>
              <w:t>Contract Model</w:t>
            </w:r>
          </w:p>
        </w:tc>
        <w:tc>
          <w:tcPr>
            <w:tcW w:w="5182" w:type="dxa"/>
            <w:gridSpan w:val="3"/>
            <w:shd w:val="clear" w:color="auto" w:fill="auto"/>
          </w:tcPr>
          <w:p w14:paraId="7028A82E" w14:textId="77777777" w:rsidR="00763DC1" w:rsidRPr="00D5163E" w:rsidRDefault="00763DC1" w:rsidP="007E081C">
            <w:pPr>
              <w:rPr>
                <w:rFonts w:cs="Calibri"/>
                <w:szCs w:val="20"/>
              </w:rPr>
            </w:pPr>
            <w:r w:rsidRPr="00D5163E">
              <w:rPr>
                <w:rFonts w:cs="Calibri"/>
                <w:szCs w:val="20"/>
              </w:rPr>
              <w:t>Shared Saving</w:t>
            </w:r>
          </w:p>
        </w:tc>
      </w:tr>
      <w:tr w:rsidR="00763DC1" w:rsidRPr="00D5163E" w14:paraId="0D67F8DE" w14:textId="77777777" w:rsidTr="002577A1">
        <w:trPr>
          <w:trHeight w:val="70"/>
          <w:jc w:val="center"/>
        </w:trPr>
        <w:tc>
          <w:tcPr>
            <w:tcW w:w="2601" w:type="dxa"/>
            <w:shd w:val="clear" w:color="auto" w:fill="auto"/>
          </w:tcPr>
          <w:p w14:paraId="4F97B160" w14:textId="77777777" w:rsidR="00763DC1" w:rsidRPr="00D5163E" w:rsidRDefault="00763DC1" w:rsidP="00DD7CE7">
            <w:pPr>
              <w:pStyle w:val="ListParagraph"/>
              <w:numPr>
                <w:ilvl w:val="0"/>
                <w:numId w:val="58"/>
              </w:numPr>
              <w:ind w:left="330" w:hanging="270"/>
              <w:contextualSpacing/>
              <w:jc w:val="both"/>
              <w:rPr>
                <w:rFonts w:ascii="Calibri" w:hAnsi="Calibri" w:cs="Calibri"/>
                <w:b/>
                <w:noProof/>
                <w:sz w:val="20"/>
                <w:szCs w:val="20"/>
              </w:rPr>
            </w:pPr>
            <w:r w:rsidRPr="00D5163E">
              <w:rPr>
                <w:rFonts w:ascii="Calibri" w:hAnsi="Calibri" w:cs="Calibri"/>
                <w:b/>
                <w:sz w:val="20"/>
                <w:szCs w:val="20"/>
              </w:rPr>
              <w:t>Proposed Location</w:t>
            </w:r>
          </w:p>
        </w:tc>
        <w:tc>
          <w:tcPr>
            <w:tcW w:w="5182" w:type="dxa"/>
            <w:gridSpan w:val="3"/>
            <w:shd w:val="clear" w:color="auto" w:fill="auto"/>
          </w:tcPr>
          <w:p w14:paraId="097CA238" w14:textId="77777777" w:rsidR="00763DC1" w:rsidRPr="00D5163E" w:rsidRDefault="00763DC1" w:rsidP="007E081C">
            <w:pPr>
              <w:rPr>
                <w:rFonts w:cs="Calibri"/>
                <w:szCs w:val="20"/>
              </w:rPr>
            </w:pPr>
            <w:r w:rsidRPr="00D5163E">
              <w:rPr>
                <w:rFonts w:cs="Calibri"/>
                <w:szCs w:val="20"/>
              </w:rPr>
              <w:t>Commercial Building: BRI Makassar Building</w:t>
            </w:r>
          </w:p>
        </w:tc>
      </w:tr>
      <w:tr w:rsidR="00763DC1" w:rsidRPr="00D5163E" w14:paraId="2C3C77C3" w14:textId="77777777" w:rsidTr="002577A1">
        <w:trPr>
          <w:trHeight w:val="80"/>
          <w:jc w:val="center"/>
        </w:trPr>
        <w:tc>
          <w:tcPr>
            <w:tcW w:w="2601" w:type="dxa"/>
            <w:shd w:val="clear" w:color="auto" w:fill="auto"/>
          </w:tcPr>
          <w:p w14:paraId="68C30ACD" w14:textId="77777777" w:rsidR="00763DC1" w:rsidRPr="00D5163E" w:rsidRDefault="00763DC1" w:rsidP="00DD7CE7">
            <w:pPr>
              <w:pStyle w:val="ListParagraph"/>
              <w:numPr>
                <w:ilvl w:val="0"/>
                <w:numId w:val="58"/>
              </w:numPr>
              <w:ind w:left="330" w:hanging="270"/>
              <w:contextualSpacing/>
              <w:jc w:val="both"/>
              <w:rPr>
                <w:rFonts w:ascii="Calibri" w:hAnsi="Calibri" w:cs="Calibri"/>
                <w:b/>
                <w:noProof/>
                <w:sz w:val="20"/>
                <w:szCs w:val="20"/>
              </w:rPr>
            </w:pPr>
            <w:r w:rsidRPr="00D5163E">
              <w:rPr>
                <w:rFonts w:ascii="Calibri" w:hAnsi="Calibri" w:cs="Calibri"/>
                <w:b/>
                <w:sz w:val="20"/>
                <w:szCs w:val="20"/>
              </w:rPr>
              <w:t>Brief Description</w:t>
            </w:r>
          </w:p>
        </w:tc>
        <w:tc>
          <w:tcPr>
            <w:tcW w:w="5182" w:type="dxa"/>
            <w:gridSpan w:val="3"/>
            <w:shd w:val="clear" w:color="auto" w:fill="auto"/>
          </w:tcPr>
          <w:p w14:paraId="1D82567B" w14:textId="77777777" w:rsidR="00763DC1" w:rsidRPr="00D5163E" w:rsidRDefault="00763DC1" w:rsidP="007E081C">
            <w:pPr>
              <w:spacing w:line="256" w:lineRule="auto"/>
              <w:rPr>
                <w:rFonts w:cs="Calibri"/>
                <w:szCs w:val="20"/>
              </w:rPr>
            </w:pPr>
          </w:p>
        </w:tc>
      </w:tr>
      <w:tr w:rsidR="00763DC1" w:rsidRPr="00D5163E" w14:paraId="1B2CD446" w14:textId="77777777" w:rsidTr="002577A1">
        <w:trPr>
          <w:trHeight w:val="550"/>
          <w:jc w:val="center"/>
        </w:trPr>
        <w:tc>
          <w:tcPr>
            <w:tcW w:w="2601" w:type="dxa"/>
            <w:shd w:val="clear" w:color="auto" w:fill="auto"/>
          </w:tcPr>
          <w:p w14:paraId="26CB4DD5" w14:textId="77777777" w:rsidR="00763DC1" w:rsidRPr="00D5163E" w:rsidRDefault="00763DC1" w:rsidP="00DD7CE7">
            <w:pPr>
              <w:pStyle w:val="ListParagraph"/>
              <w:numPr>
                <w:ilvl w:val="0"/>
                <w:numId w:val="58"/>
              </w:numPr>
              <w:ind w:left="330" w:hanging="270"/>
              <w:contextualSpacing/>
              <w:jc w:val="both"/>
              <w:rPr>
                <w:rFonts w:ascii="Calibri" w:hAnsi="Calibri" w:cs="Calibri"/>
                <w:b/>
                <w:noProof/>
                <w:sz w:val="20"/>
                <w:szCs w:val="20"/>
              </w:rPr>
            </w:pPr>
            <w:r w:rsidRPr="00D5163E">
              <w:rPr>
                <w:rFonts w:ascii="Calibri" w:hAnsi="Calibri" w:cs="Calibri"/>
                <w:b/>
                <w:sz w:val="20"/>
                <w:szCs w:val="20"/>
              </w:rPr>
              <w:t>Estimated Number of Lamps Involved</w:t>
            </w:r>
          </w:p>
        </w:tc>
        <w:tc>
          <w:tcPr>
            <w:tcW w:w="5182" w:type="dxa"/>
            <w:gridSpan w:val="3"/>
            <w:shd w:val="clear" w:color="auto" w:fill="auto"/>
          </w:tcPr>
          <w:p w14:paraId="60759D9F" w14:textId="77777777" w:rsidR="00763DC1" w:rsidRPr="00D5163E" w:rsidRDefault="00763DC1" w:rsidP="007E081C">
            <w:pPr>
              <w:rPr>
                <w:rFonts w:cs="Calibri"/>
                <w:szCs w:val="20"/>
              </w:rPr>
            </w:pPr>
            <w:r w:rsidRPr="00D5163E">
              <w:rPr>
                <w:rFonts w:cs="Calibri"/>
                <w:szCs w:val="20"/>
              </w:rPr>
              <w:t>1,367 pieces</w:t>
            </w:r>
          </w:p>
        </w:tc>
      </w:tr>
      <w:tr w:rsidR="00763DC1" w:rsidRPr="00D5163E" w14:paraId="1FAF2CE8" w14:textId="77777777" w:rsidTr="002577A1">
        <w:trPr>
          <w:trHeight w:val="70"/>
          <w:jc w:val="center"/>
        </w:trPr>
        <w:tc>
          <w:tcPr>
            <w:tcW w:w="2601" w:type="dxa"/>
            <w:shd w:val="clear" w:color="auto" w:fill="auto"/>
          </w:tcPr>
          <w:p w14:paraId="21D85068" w14:textId="77777777" w:rsidR="00763DC1" w:rsidRPr="00D5163E" w:rsidRDefault="00763DC1" w:rsidP="00DD7CE7">
            <w:pPr>
              <w:pStyle w:val="ListParagraph"/>
              <w:numPr>
                <w:ilvl w:val="0"/>
                <w:numId w:val="58"/>
              </w:numPr>
              <w:ind w:left="330" w:hanging="270"/>
              <w:contextualSpacing/>
              <w:jc w:val="both"/>
              <w:rPr>
                <w:rFonts w:ascii="Calibri" w:hAnsi="Calibri" w:cs="Calibri"/>
                <w:b/>
                <w:noProof/>
                <w:sz w:val="20"/>
                <w:szCs w:val="20"/>
              </w:rPr>
            </w:pPr>
            <w:r w:rsidRPr="00D5163E">
              <w:rPr>
                <w:rFonts w:ascii="Calibri" w:hAnsi="Calibri" w:cs="Calibri"/>
                <w:b/>
                <w:sz w:val="20"/>
                <w:szCs w:val="20"/>
              </w:rPr>
              <w:t>Estimated Total Load</w:t>
            </w:r>
          </w:p>
        </w:tc>
        <w:tc>
          <w:tcPr>
            <w:tcW w:w="5182" w:type="dxa"/>
            <w:gridSpan w:val="3"/>
            <w:shd w:val="clear" w:color="auto" w:fill="auto"/>
          </w:tcPr>
          <w:p w14:paraId="02916A7F" w14:textId="77777777" w:rsidR="00763DC1" w:rsidRPr="00D5163E" w:rsidRDefault="00763DC1" w:rsidP="007E081C">
            <w:pPr>
              <w:rPr>
                <w:rFonts w:cs="Calibri"/>
                <w:szCs w:val="20"/>
              </w:rPr>
            </w:pPr>
            <w:r w:rsidRPr="00D5163E">
              <w:rPr>
                <w:rFonts w:cs="Calibri"/>
                <w:szCs w:val="20"/>
              </w:rPr>
              <w:t>44 kW</w:t>
            </w:r>
          </w:p>
        </w:tc>
      </w:tr>
      <w:tr w:rsidR="00763DC1" w:rsidRPr="00D5163E" w14:paraId="005F806B" w14:textId="77777777" w:rsidTr="002577A1">
        <w:trPr>
          <w:jc w:val="center"/>
        </w:trPr>
        <w:tc>
          <w:tcPr>
            <w:tcW w:w="2601" w:type="dxa"/>
            <w:shd w:val="clear" w:color="auto" w:fill="auto"/>
          </w:tcPr>
          <w:p w14:paraId="1E5A7E8D" w14:textId="77777777" w:rsidR="00763DC1" w:rsidRPr="00D5163E" w:rsidRDefault="00763DC1" w:rsidP="00DD7CE7">
            <w:pPr>
              <w:pStyle w:val="ListParagraph"/>
              <w:numPr>
                <w:ilvl w:val="0"/>
                <w:numId w:val="58"/>
              </w:numPr>
              <w:ind w:left="330" w:hanging="270"/>
              <w:contextualSpacing/>
              <w:jc w:val="both"/>
              <w:rPr>
                <w:rFonts w:ascii="Calibri" w:hAnsi="Calibri" w:cs="Calibri"/>
                <w:b/>
                <w:noProof/>
                <w:sz w:val="20"/>
                <w:szCs w:val="20"/>
              </w:rPr>
            </w:pPr>
            <w:r w:rsidRPr="00D5163E">
              <w:rPr>
                <w:rFonts w:ascii="Calibri" w:hAnsi="Calibri" w:cs="Calibri"/>
                <w:b/>
                <w:sz w:val="20"/>
                <w:szCs w:val="20"/>
              </w:rPr>
              <w:t>Planned Activities</w:t>
            </w:r>
          </w:p>
        </w:tc>
        <w:tc>
          <w:tcPr>
            <w:tcW w:w="5182" w:type="dxa"/>
            <w:gridSpan w:val="3"/>
            <w:shd w:val="clear" w:color="auto" w:fill="auto"/>
          </w:tcPr>
          <w:p w14:paraId="10B5AF88" w14:textId="77777777" w:rsidR="00763DC1" w:rsidRPr="00D5163E" w:rsidRDefault="00763DC1" w:rsidP="007E081C">
            <w:pPr>
              <w:rPr>
                <w:rFonts w:cs="Calibri"/>
                <w:szCs w:val="20"/>
              </w:rPr>
            </w:pPr>
            <w:r w:rsidRPr="00D5163E">
              <w:rPr>
                <w:rFonts w:cs="Calibri"/>
                <w:szCs w:val="20"/>
              </w:rPr>
              <w:t>Phase 1: Project Development</w:t>
            </w:r>
          </w:p>
          <w:p w14:paraId="251BB2C0" w14:textId="77777777" w:rsidR="00763DC1" w:rsidRPr="00D5163E" w:rsidRDefault="00763DC1" w:rsidP="007E081C">
            <w:pPr>
              <w:rPr>
                <w:rFonts w:cs="Calibri"/>
                <w:szCs w:val="20"/>
              </w:rPr>
            </w:pPr>
            <w:r w:rsidRPr="00D5163E">
              <w:rPr>
                <w:rFonts w:cs="Calibri"/>
                <w:szCs w:val="20"/>
              </w:rPr>
              <w:t>Phase 2: Implementation</w:t>
            </w:r>
          </w:p>
          <w:p w14:paraId="32A52806" w14:textId="77777777" w:rsidR="00763DC1" w:rsidRPr="00D5163E" w:rsidRDefault="00763DC1" w:rsidP="007E081C">
            <w:pPr>
              <w:rPr>
                <w:rFonts w:cs="Calibri"/>
                <w:szCs w:val="20"/>
              </w:rPr>
            </w:pPr>
            <w:r w:rsidRPr="00D5163E">
              <w:rPr>
                <w:rFonts w:cs="Calibri"/>
                <w:szCs w:val="20"/>
              </w:rPr>
              <w:t>Phase 3: Performance Contracting Period</w:t>
            </w:r>
          </w:p>
          <w:p w14:paraId="04FD3178" w14:textId="77777777" w:rsidR="00763DC1" w:rsidRPr="00D5163E" w:rsidRDefault="00763DC1" w:rsidP="007E081C">
            <w:pPr>
              <w:rPr>
                <w:rFonts w:cs="Calibri"/>
                <w:szCs w:val="20"/>
              </w:rPr>
            </w:pPr>
            <w:r w:rsidRPr="00D5163E">
              <w:rPr>
                <w:rFonts w:cs="Calibri"/>
                <w:szCs w:val="20"/>
              </w:rPr>
              <w:t>Phase 4: Replication Preparation</w:t>
            </w:r>
          </w:p>
        </w:tc>
      </w:tr>
      <w:tr w:rsidR="00763DC1" w:rsidRPr="00D5163E" w14:paraId="170F69D6" w14:textId="77777777" w:rsidTr="002577A1">
        <w:trPr>
          <w:trHeight w:val="249"/>
          <w:jc w:val="center"/>
        </w:trPr>
        <w:tc>
          <w:tcPr>
            <w:tcW w:w="2601" w:type="dxa"/>
            <w:vMerge w:val="restart"/>
            <w:shd w:val="clear" w:color="auto" w:fill="auto"/>
          </w:tcPr>
          <w:p w14:paraId="6ACE48B5" w14:textId="77777777" w:rsidR="00763DC1" w:rsidRPr="00D5163E" w:rsidRDefault="00763DC1" w:rsidP="00DD7CE7">
            <w:pPr>
              <w:pStyle w:val="ListParagraph"/>
              <w:numPr>
                <w:ilvl w:val="0"/>
                <w:numId w:val="58"/>
              </w:numPr>
              <w:ind w:left="330" w:hanging="270"/>
              <w:contextualSpacing/>
              <w:jc w:val="both"/>
              <w:rPr>
                <w:rFonts w:ascii="Calibri" w:hAnsi="Calibri" w:cs="Calibri"/>
                <w:b/>
                <w:noProof/>
                <w:sz w:val="20"/>
                <w:szCs w:val="20"/>
              </w:rPr>
            </w:pPr>
            <w:r w:rsidRPr="00D5163E">
              <w:rPr>
                <w:rFonts w:ascii="Calibri" w:hAnsi="Calibri" w:cs="Calibri"/>
                <w:b/>
                <w:sz w:val="20"/>
                <w:szCs w:val="20"/>
              </w:rPr>
              <w:t>Expected Results</w:t>
            </w:r>
          </w:p>
        </w:tc>
        <w:tc>
          <w:tcPr>
            <w:tcW w:w="2273" w:type="dxa"/>
            <w:gridSpan w:val="2"/>
            <w:shd w:val="clear" w:color="auto" w:fill="auto"/>
          </w:tcPr>
          <w:p w14:paraId="06C83EAC" w14:textId="77777777" w:rsidR="00763DC1" w:rsidRPr="00D5163E" w:rsidRDefault="00763DC1" w:rsidP="007E081C">
            <w:pPr>
              <w:rPr>
                <w:rFonts w:cs="Calibri"/>
                <w:szCs w:val="20"/>
              </w:rPr>
            </w:pPr>
            <w:r w:rsidRPr="00D5163E">
              <w:rPr>
                <w:rFonts w:cs="Calibri"/>
                <w:szCs w:val="20"/>
              </w:rPr>
              <w:t>Energy Saving</w:t>
            </w:r>
          </w:p>
        </w:tc>
        <w:tc>
          <w:tcPr>
            <w:tcW w:w="2909" w:type="dxa"/>
            <w:shd w:val="clear" w:color="auto" w:fill="auto"/>
          </w:tcPr>
          <w:p w14:paraId="4B18F22C" w14:textId="77777777" w:rsidR="00763DC1" w:rsidRPr="00D5163E" w:rsidRDefault="00763DC1" w:rsidP="007E081C">
            <w:pPr>
              <w:rPr>
                <w:rFonts w:cs="Calibri"/>
                <w:szCs w:val="20"/>
              </w:rPr>
            </w:pPr>
            <w:r w:rsidRPr="00D5163E">
              <w:rPr>
                <w:rFonts w:cs="Calibri"/>
                <w:szCs w:val="20"/>
              </w:rPr>
              <w:t>69 – 89 MWh p. a</w:t>
            </w:r>
          </w:p>
        </w:tc>
      </w:tr>
      <w:tr w:rsidR="00763DC1" w:rsidRPr="00D5163E" w14:paraId="252D7D0A" w14:textId="77777777" w:rsidTr="002577A1">
        <w:trPr>
          <w:trHeight w:val="249"/>
          <w:jc w:val="center"/>
        </w:trPr>
        <w:tc>
          <w:tcPr>
            <w:tcW w:w="2601" w:type="dxa"/>
            <w:vMerge/>
            <w:shd w:val="clear" w:color="auto" w:fill="auto"/>
          </w:tcPr>
          <w:p w14:paraId="455C0724" w14:textId="77777777" w:rsidR="00763DC1" w:rsidRPr="00D5163E" w:rsidRDefault="00763DC1" w:rsidP="00DD7CE7">
            <w:pPr>
              <w:pStyle w:val="ListParagraph"/>
              <w:numPr>
                <w:ilvl w:val="0"/>
                <w:numId w:val="58"/>
              </w:numPr>
              <w:ind w:left="330" w:hanging="270"/>
              <w:contextualSpacing/>
              <w:jc w:val="both"/>
              <w:rPr>
                <w:rFonts w:ascii="Calibri" w:hAnsi="Calibri" w:cs="Calibri"/>
                <w:b/>
                <w:sz w:val="20"/>
                <w:szCs w:val="20"/>
              </w:rPr>
            </w:pPr>
          </w:p>
        </w:tc>
        <w:tc>
          <w:tcPr>
            <w:tcW w:w="2273" w:type="dxa"/>
            <w:gridSpan w:val="2"/>
            <w:shd w:val="clear" w:color="auto" w:fill="auto"/>
          </w:tcPr>
          <w:p w14:paraId="768AC618" w14:textId="77777777" w:rsidR="00763DC1" w:rsidRPr="00D5163E" w:rsidRDefault="00763DC1" w:rsidP="007E081C">
            <w:pPr>
              <w:rPr>
                <w:rFonts w:cs="Calibri"/>
                <w:szCs w:val="20"/>
              </w:rPr>
            </w:pPr>
            <w:r w:rsidRPr="00D5163E">
              <w:rPr>
                <w:rFonts w:cs="Calibri"/>
                <w:szCs w:val="20"/>
              </w:rPr>
              <w:t>Emission Reduction</w:t>
            </w:r>
          </w:p>
        </w:tc>
        <w:tc>
          <w:tcPr>
            <w:tcW w:w="2909" w:type="dxa"/>
            <w:shd w:val="clear" w:color="auto" w:fill="auto"/>
          </w:tcPr>
          <w:p w14:paraId="44DE74A3" w14:textId="77777777" w:rsidR="00763DC1" w:rsidRPr="00D5163E" w:rsidRDefault="00763DC1" w:rsidP="007E081C">
            <w:pPr>
              <w:rPr>
                <w:rFonts w:cs="Calibri"/>
                <w:szCs w:val="20"/>
              </w:rPr>
            </w:pPr>
            <w:r w:rsidRPr="00D5163E">
              <w:rPr>
                <w:rFonts w:cs="Calibri"/>
                <w:szCs w:val="20"/>
              </w:rPr>
              <w:t>56 – 71 tCO</w:t>
            </w:r>
            <w:r w:rsidRPr="00D5163E">
              <w:rPr>
                <w:rFonts w:cs="Calibri"/>
                <w:szCs w:val="20"/>
                <w:vertAlign w:val="subscript"/>
              </w:rPr>
              <w:t>2</w:t>
            </w:r>
            <w:r w:rsidRPr="00D5163E">
              <w:rPr>
                <w:rFonts w:cs="Calibri"/>
                <w:szCs w:val="20"/>
              </w:rPr>
              <w:t>eq p. a</w:t>
            </w:r>
          </w:p>
        </w:tc>
      </w:tr>
      <w:tr w:rsidR="00763DC1" w:rsidRPr="00D5163E" w14:paraId="30053FB0" w14:textId="77777777" w:rsidTr="002577A1">
        <w:trPr>
          <w:trHeight w:val="249"/>
          <w:jc w:val="center"/>
        </w:trPr>
        <w:tc>
          <w:tcPr>
            <w:tcW w:w="2601" w:type="dxa"/>
            <w:vMerge/>
            <w:shd w:val="clear" w:color="auto" w:fill="auto"/>
          </w:tcPr>
          <w:p w14:paraId="5D22AAB8" w14:textId="77777777" w:rsidR="00763DC1" w:rsidRPr="00D5163E" w:rsidRDefault="00763DC1" w:rsidP="00DD7CE7">
            <w:pPr>
              <w:pStyle w:val="ListParagraph"/>
              <w:numPr>
                <w:ilvl w:val="0"/>
                <w:numId w:val="58"/>
              </w:numPr>
              <w:ind w:left="330" w:hanging="270"/>
              <w:contextualSpacing/>
              <w:jc w:val="both"/>
              <w:rPr>
                <w:rFonts w:ascii="Calibri" w:hAnsi="Calibri" w:cs="Calibri"/>
                <w:b/>
                <w:sz w:val="20"/>
                <w:szCs w:val="20"/>
              </w:rPr>
            </w:pPr>
          </w:p>
        </w:tc>
        <w:tc>
          <w:tcPr>
            <w:tcW w:w="2273" w:type="dxa"/>
            <w:gridSpan w:val="2"/>
            <w:shd w:val="clear" w:color="auto" w:fill="auto"/>
          </w:tcPr>
          <w:p w14:paraId="15FC36A1" w14:textId="77777777" w:rsidR="00763DC1" w:rsidRPr="00D5163E" w:rsidRDefault="00763DC1" w:rsidP="007E081C">
            <w:pPr>
              <w:rPr>
                <w:rFonts w:cs="Calibri"/>
                <w:szCs w:val="20"/>
              </w:rPr>
            </w:pPr>
            <w:r w:rsidRPr="00D5163E">
              <w:rPr>
                <w:rFonts w:cs="Calibri"/>
                <w:szCs w:val="20"/>
              </w:rPr>
              <w:t>Cost Saving</w:t>
            </w:r>
          </w:p>
        </w:tc>
        <w:tc>
          <w:tcPr>
            <w:tcW w:w="2909" w:type="dxa"/>
            <w:shd w:val="clear" w:color="auto" w:fill="auto"/>
          </w:tcPr>
          <w:p w14:paraId="07C8738B" w14:textId="77777777" w:rsidR="00763DC1" w:rsidRPr="00D5163E" w:rsidRDefault="00763DC1" w:rsidP="007E081C">
            <w:pPr>
              <w:rPr>
                <w:rFonts w:cs="Calibri"/>
                <w:szCs w:val="20"/>
              </w:rPr>
            </w:pPr>
            <w:r w:rsidRPr="00D5163E">
              <w:rPr>
                <w:rFonts w:cs="Calibri"/>
                <w:szCs w:val="20"/>
              </w:rPr>
              <w:t>USD 8,225 – 10,541 p. a</w:t>
            </w:r>
          </w:p>
        </w:tc>
      </w:tr>
      <w:tr w:rsidR="00763DC1" w:rsidRPr="00D5163E" w14:paraId="62E457B5" w14:textId="77777777" w:rsidTr="002577A1">
        <w:trPr>
          <w:trHeight w:val="249"/>
          <w:jc w:val="center"/>
        </w:trPr>
        <w:tc>
          <w:tcPr>
            <w:tcW w:w="2601" w:type="dxa"/>
            <w:vMerge w:val="restart"/>
            <w:shd w:val="clear" w:color="auto" w:fill="auto"/>
          </w:tcPr>
          <w:p w14:paraId="54691283" w14:textId="77777777" w:rsidR="00763DC1" w:rsidRPr="00D5163E" w:rsidRDefault="00763DC1" w:rsidP="00DD7CE7">
            <w:pPr>
              <w:pStyle w:val="ListParagraph"/>
              <w:numPr>
                <w:ilvl w:val="0"/>
                <w:numId w:val="58"/>
              </w:numPr>
              <w:ind w:left="330" w:hanging="270"/>
              <w:contextualSpacing/>
              <w:jc w:val="both"/>
              <w:rPr>
                <w:rFonts w:ascii="Calibri" w:hAnsi="Calibri" w:cs="Calibri"/>
                <w:b/>
                <w:noProof/>
                <w:sz w:val="20"/>
                <w:szCs w:val="20"/>
              </w:rPr>
            </w:pPr>
            <w:r w:rsidRPr="00D5163E">
              <w:rPr>
                <w:rFonts w:ascii="Calibri" w:hAnsi="Calibri" w:cs="Calibri"/>
                <w:b/>
                <w:sz w:val="20"/>
                <w:szCs w:val="20"/>
              </w:rPr>
              <w:t>Monitoring, Verification and Enforcement Plan</w:t>
            </w:r>
          </w:p>
        </w:tc>
        <w:tc>
          <w:tcPr>
            <w:tcW w:w="2273" w:type="dxa"/>
            <w:gridSpan w:val="2"/>
            <w:vMerge w:val="restart"/>
            <w:shd w:val="clear" w:color="auto" w:fill="auto"/>
          </w:tcPr>
          <w:p w14:paraId="5DF801AE" w14:textId="77777777" w:rsidR="00763DC1" w:rsidRPr="00D5163E" w:rsidRDefault="00763DC1" w:rsidP="007E081C">
            <w:pPr>
              <w:rPr>
                <w:rFonts w:cs="Calibri"/>
                <w:szCs w:val="20"/>
              </w:rPr>
            </w:pPr>
            <w:r w:rsidRPr="00D5163E">
              <w:rPr>
                <w:rFonts w:cs="Calibri"/>
                <w:szCs w:val="20"/>
              </w:rPr>
              <w:t>Lighting Retrofit</w:t>
            </w:r>
          </w:p>
        </w:tc>
        <w:tc>
          <w:tcPr>
            <w:tcW w:w="2909" w:type="dxa"/>
            <w:shd w:val="clear" w:color="auto" w:fill="auto"/>
          </w:tcPr>
          <w:p w14:paraId="0E65651A" w14:textId="77777777" w:rsidR="00763DC1" w:rsidRPr="00D5163E" w:rsidRDefault="00763DC1" w:rsidP="007E081C">
            <w:pPr>
              <w:rPr>
                <w:rFonts w:cs="Calibri"/>
                <w:szCs w:val="20"/>
              </w:rPr>
            </w:pPr>
            <w:r w:rsidRPr="00D5163E">
              <w:rPr>
                <w:rFonts w:cs="Calibri"/>
                <w:szCs w:val="20"/>
              </w:rPr>
              <w:t>Product Standard Compliance</w:t>
            </w:r>
          </w:p>
        </w:tc>
      </w:tr>
      <w:tr w:rsidR="00763DC1" w:rsidRPr="00D5163E" w14:paraId="4D904823" w14:textId="77777777" w:rsidTr="002577A1">
        <w:trPr>
          <w:trHeight w:val="249"/>
          <w:jc w:val="center"/>
        </w:trPr>
        <w:tc>
          <w:tcPr>
            <w:tcW w:w="2601" w:type="dxa"/>
            <w:vMerge/>
            <w:shd w:val="clear" w:color="auto" w:fill="auto"/>
          </w:tcPr>
          <w:p w14:paraId="6D059C9C" w14:textId="77777777" w:rsidR="00763DC1" w:rsidRPr="00D5163E" w:rsidRDefault="00763DC1" w:rsidP="00DD7CE7">
            <w:pPr>
              <w:pStyle w:val="ListParagraph"/>
              <w:numPr>
                <w:ilvl w:val="0"/>
                <w:numId w:val="58"/>
              </w:numPr>
              <w:ind w:left="330" w:hanging="270"/>
              <w:contextualSpacing/>
              <w:jc w:val="both"/>
              <w:rPr>
                <w:rFonts w:ascii="Calibri" w:hAnsi="Calibri" w:cs="Calibri"/>
                <w:b/>
                <w:sz w:val="20"/>
                <w:szCs w:val="20"/>
              </w:rPr>
            </w:pPr>
          </w:p>
        </w:tc>
        <w:tc>
          <w:tcPr>
            <w:tcW w:w="2273" w:type="dxa"/>
            <w:gridSpan w:val="2"/>
            <w:vMerge/>
            <w:shd w:val="clear" w:color="auto" w:fill="auto"/>
          </w:tcPr>
          <w:p w14:paraId="0B55EF0E" w14:textId="77777777" w:rsidR="00763DC1" w:rsidRPr="00D5163E" w:rsidRDefault="00763DC1" w:rsidP="007E081C">
            <w:pPr>
              <w:rPr>
                <w:rFonts w:cs="Calibri"/>
                <w:szCs w:val="20"/>
              </w:rPr>
            </w:pPr>
          </w:p>
        </w:tc>
        <w:tc>
          <w:tcPr>
            <w:tcW w:w="2909" w:type="dxa"/>
            <w:shd w:val="clear" w:color="auto" w:fill="auto"/>
          </w:tcPr>
          <w:p w14:paraId="7AC0B297" w14:textId="77777777" w:rsidR="00763DC1" w:rsidRPr="00D5163E" w:rsidRDefault="00763DC1" w:rsidP="007E081C">
            <w:pPr>
              <w:rPr>
                <w:rFonts w:cs="Calibri"/>
                <w:szCs w:val="20"/>
              </w:rPr>
            </w:pPr>
            <w:r w:rsidRPr="00D5163E">
              <w:rPr>
                <w:rFonts w:cs="Calibri"/>
                <w:szCs w:val="20"/>
              </w:rPr>
              <w:t>Product Warranty</w:t>
            </w:r>
          </w:p>
        </w:tc>
      </w:tr>
      <w:tr w:rsidR="00763DC1" w:rsidRPr="00D5163E" w14:paraId="5033CF8D" w14:textId="77777777" w:rsidTr="002577A1">
        <w:trPr>
          <w:trHeight w:val="249"/>
          <w:jc w:val="center"/>
        </w:trPr>
        <w:tc>
          <w:tcPr>
            <w:tcW w:w="2601" w:type="dxa"/>
            <w:vMerge/>
            <w:shd w:val="clear" w:color="auto" w:fill="auto"/>
          </w:tcPr>
          <w:p w14:paraId="332C352A" w14:textId="77777777" w:rsidR="00763DC1" w:rsidRPr="00D5163E" w:rsidRDefault="00763DC1" w:rsidP="00DD7CE7">
            <w:pPr>
              <w:pStyle w:val="ListParagraph"/>
              <w:numPr>
                <w:ilvl w:val="0"/>
                <w:numId w:val="58"/>
              </w:numPr>
              <w:ind w:left="330" w:hanging="270"/>
              <w:contextualSpacing/>
              <w:jc w:val="both"/>
              <w:rPr>
                <w:rFonts w:ascii="Calibri" w:hAnsi="Calibri" w:cs="Calibri"/>
                <w:b/>
                <w:sz w:val="20"/>
                <w:szCs w:val="20"/>
              </w:rPr>
            </w:pPr>
          </w:p>
        </w:tc>
        <w:tc>
          <w:tcPr>
            <w:tcW w:w="2273" w:type="dxa"/>
            <w:gridSpan w:val="2"/>
            <w:vMerge/>
            <w:shd w:val="clear" w:color="auto" w:fill="auto"/>
          </w:tcPr>
          <w:p w14:paraId="42006CEA" w14:textId="77777777" w:rsidR="00763DC1" w:rsidRPr="00D5163E" w:rsidRDefault="00763DC1" w:rsidP="007E081C">
            <w:pPr>
              <w:rPr>
                <w:rFonts w:cs="Calibri"/>
                <w:szCs w:val="20"/>
              </w:rPr>
            </w:pPr>
          </w:p>
        </w:tc>
        <w:tc>
          <w:tcPr>
            <w:tcW w:w="2909" w:type="dxa"/>
            <w:shd w:val="clear" w:color="auto" w:fill="auto"/>
          </w:tcPr>
          <w:p w14:paraId="255F32FD" w14:textId="77777777" w:rsidR="00763DC1" w:rsidRPr="00D5163E" w:rsidRDefault="00763DC1" w:rsidP="007E081C">
            <w:pPr>
              <w:rPr>
                <w:rFonts w:cs="Calibri"/>
                <w:szCs w:val="20"/>
              </w:rPr>
            </w:pPr>
            <w:r w:rsidRPr="00D5163E">
              <w:rPr>
                <w:rFonts w:cs="Calibri"/>
                <w:szCs w:val="20"/>
              </w:rPr>
              <w:t>Installation Safety</w:t>
            </w:r>
          </w:p>
        </w:tc>
      </w:tr>
      <w:tr w:rsidR="00763DC1" w:rsidRPr="00D5163E" w14:paraId="28345E7C" w14:textId="77777777" w:rsidTr="002577A1">
        <w:trPr>
          <w:trHeight w:val="249"/>
          <w:jc w:val="center"/>
        </w:trPr>
        <w:tc>
          <w:tcPr>
            <w:tcW w:w="2601" w:type="dxa"/>
            <w:vMerge/>
            <w:shd w:val="clear" w:color="auto" w:fill="auto"/>
          </w:tcPr>
          <w:p w14:paraId="6EAE448A" w14:textId="77777777" w:rsidR="00763DC1" w:rsidRPr="00D5163E" w:rsidRDefault="00763DC1" w:rsidP="00DD7CE7">
            <w:pPr>
              <w:pStyle w:val="ListParagraph"/>
              <w:numPr>
                <w:ilvl w:val="0"/>
                <w:numId w:val="58"/>
              </w:numPr>
              <w:ind w:left="330" w:hanging="270"/>
              <w:contextualSpacing/>
              <w:jc w:val="both"/>
              <w:rPr>
                <w:rFonts w:ascii="Calibri" w:hAnsi="Calibri" w:cs="Calibri"/>
                <w:b/>
                <w:sz w:val="20"/>
                <w:szCs w:val="20"/>
              </w:rPr>
            </w:pPr>
          </w:p>
        </w:tc>
        <w:tc>
          <w:tcPr>
            <w:tcW w:w="2273" w:type="dxa"/>
            <w:gridSpan w:val="2"/>
            <w:vMerge/>
            <w:shd w:val="clear" w:color="auto" w:fill="auto"/>
          </w:tcPr>
          <w:p w14:paraId="2E8846B0" w14:textId="77777777" w:rsidR="00763DC1" w:rsidRPr="00D5163E" w:rsidRDefault="00763DC1" w:rsidP="007E081C">
            <w:pPr>
              <w:rPr>
                <w:rFonts w:cs="Calibri"/>
                <w:szCs w:val="20"/>
              </w:rPr>
            </w:pPr>
          </w:p>
        </w:tc>
        <w:tc>
          <w:tcPr>
            <w:tcW w:w="2909" w:type="dxa"/>
            <w:shd w:val="clear" w:color="auto" w:fill="auto"/>
          </w:tcPr>
          <w:p w14:paraId="3D0C9EC9" w14:textId="77777777" w:rsidR="00763DC1" w:rsidRPr="00D5163E" w:rsidRDefault="00763DC1" w:rsidP="007E081C">
            <w:pPr>
              <w:rPr>
                <w:rFonts w:cs="Calibri"/>
                <w:szCs w:val="20"/>
              </w:rPr>
            </w:pPr>
            <w:r w:rsidRPr="00D5163E">
              <w:rPr>
                <w:rFonts w:cs="Calibri"/>
                <w:szCs w:val="20"/>
              </w:rPr>
              <w:t xml:space="preserve">Commissioning </w:t>
            </w:r>
          </w:p>
        </w:tc>
      </w:tr>
      <w:tr w:rsidR="00763DC1" w:rsidRPr="00D5163E" w14:paraId="4D9C0F89" w14:textId="77777777" w:rsidTr="002577A1">
        <w:trPr>
          <w:trHeight w:val="249"/>
          <w:jc w:val="center"/>
        </w:trPr>
        <w:tc>
          <w:tcPr>
            <w:tcW w:w="2601" w:type="dxa"/>
            <w:vMerge/>
            <w:shd w:val="clear" w:color="auto" w:fill="auto"/>
          </w:tcPr>
          <w:p w14:paraId="7C19903D" w14:textId="77777777" w:rsidR="00763DC1" w:rsidRPr="00D5163E" w:rsidRDefault="00763DC1" w:rsidP="00DD7CE7">
            <w:pPr>
              <w:pStyle w:val="ListParagraph"/>
              <w:numPr>
                <w:ilvl w:val="0"/>
                <w:numId w:val="58"/>
              </w:numPr>
              <w:ind w:left="330" w:hanging="270"/>
              <w:contextualSpacing/>
              <w:jc w:val="both"/>
              <w:rPr>
                <w:rFonts w:ascii="Calibri" w:hAnsi="Calibri" w:cs="Calibri"/>
                <w:b/>
                <w:sz w:val="20"/>
                <w:szCs w:val="20"/>
              </w:rPr>
            </w:pPr>
          </w:p>
        </w:tc>
        <w:tc>
          <w:tcPr>
            <w:tcW w:w="2273" w:type="dxa"/>
            <w:gridSpan w:val="2"/>
            <w:vMerge/>
            <w:shd w:val="clear" w:color="auto" w:fill="auto"/>
          </w:tcPr>
          <w:p w14:paraId="7BBF6227" w14:textId="77777777" w:rsidR="00763DC1" w:rsidRPr="00D5163E" w:rsidRDefault="00763DC1" w:rsidP="007E081C">
            <w:pPr>
              <w:rPr>
                <w:rFonts w:cs="Calibri"/>
                <w:szCs w:val="20"/>
              </w:rPr>
            </w:pPr>
          </w:p>
        </w:tc>
        <w:tc>
          <w:tcPr>
            <w:tcW w:w="2909" w:type="dxa"/>
            <w:shd w:val="clear" w:color="auto" w:fill="auto"/>
          </w:tcPr>
          <w:p w14:paraId="782564E1" w14:textId="77777777" w:rsidR="00763DC1" w:rsidRPr="00D5163E" w:rsidRDefault="00763DC1" w:rsidP="007E081C">
            <w:pPr>
              <w:rPr>
                <w:rFonts w:cs="Calibri"/>
                <w:szCs w:val="20"/>
              </w:rPr>
            </w:pPr>
            <w:r w:rsidRPr="00D5163E">
              <w:rPr>
                <w:rFonts w:cs="Calibri"/>
                <w:szCs w:val="20"/>
              </w:rPr>
              <w:t>Waste Management</w:t>
            </w:r>
          </w:p>
        </w:tc>
      </w:tr>
      <w:tr w:rsidR="00763DC1" w:rsidRPr="00D5163E" w14:paraId="15A2771C" w14:textId="77777777" w:rsidTr="002577A1">
        <w:trPr>
          <w:trHeight w:val="249"/>
          <w:jc w:val="center"/>
        </w:trPr>
        <w:tc>
          <w:tcPr>
            <w:tcW w:w="2601" w:type="dxa"/>
            <w:vMerge/>
            <w:shd w:val="clear" w:color="auto" w:fill="auto"/>
          </w:tcPr>
          <w:p w14:paraId="770CE816" w14:textId="77777777" w:rsidR="00763DC1" w:rsidRPr="00D5163E" w:rsidRDefault="00763DC1" w:rsidP="00DD7CE7">
            <w:pPr>
              <w:pStyle w:val="ListParagraph"/>
              <w:numPr>
                <w:ilvl w:val="0"/>
                <w:numId w:val="58"/>
              </w:numPr>
              <w:ind w:left="330" w:hanging="270"/>
              <w:contextualSpacing/>
              <w:jc w:val="both"/>
              <w:rPr>
                <w:rFonts w:ascii="Calibri" w:hAnsi="Calibri" w:cs="Calibri"/>
                <w:b/>
                <w:sz w:val="20"/>
                <w:szCs w:val="20"/>
              </w:rPr>
            </w:pPr>
          </w:p>
        </w:tc>
        <w:tc>
          <w:tcPr>
            <w:tcW w:w="2273" w:type="dxa"/>
            <w:gridSpan w:val="2"/>
            <w:vMerge w:val="restart"/>
            <w:shd w:val="clear" w:color="auto" w:fill="auto"/>
          </w:tcPr>
          <w:p w14:paraId="453094B8" w14:textId="77777777" w:rsidR="00763DC1" w:rsidRPr="00D5163E" w:rsidRDefault="00763DC1" w:rsidP="007E081C">
            <w:pPr>
              <w:rPr>
                <w:rFonts w:cs="Calibri"/>
                <w:szCs w:val="20"/>
              </w:rPr>
            </w:pPr>
            <w:r w:rsidRPr="00D5163E">
              <w:rPr>
                <w:rFonts w:cs="Calibri"/>
                <w:szCs w:val="20"/>
              </w:rPr>
              <w:t>Saving Performance</w:t>
            </w:r>
          </w:p>
        </w:tc>
        <w:tc>
          <w:tcPr>
            <w:tcW w:w="2909" w:type="dxa"/>
            <w:shd w:val="clear" w:color="auto" w:fill="auto"/>
          </w:tcPr>
          <w:p w14:paraId="73C63314" w14:textId="77777777" w:rsidR="00763DC1" w:rsidRPr="00D5163E" w:rsidRDefault="00763DC1" w:rsidP="007E081C">
            <w:pPr>
              <w:rPr>
                <w:rFonts w:cs="Calibri"/>
                <w:szCs w:val="20"/>
              </w:rPr>
            </w:pPr>
            <w:r w:rsidRPr="00D5163E">
              <w:rPr>
                <w:rFonts w:cs="Calibri"/>
                <w:szCs w:val="20"/>
              </w:rPr>
              <w:t>Basic Functionality</w:t>
            </w:r>
          </w:p>
        </w:tc>
      </w:tr>
      <w:tr w:rsidR="00763DC1" w:rsidRPr="00D5163E" w14:paraId="30EA886E" w14:textId="77777777" w:rsidTr="002577A1">
        <w:trPr>
          <w:trHeight w:val="249"/>
          <w:jc w:val="center"/>
        </w:trPr>
        <w:tc>
          <w:tcPr>
            <w:tcW w:w="2601" w:type="dxa"/>
            <w:vMerge/>
            <w:shd w:val="clear" w:color="auto" w:fill="auto"/>
          </w:tcPr>
          <w:p w14:paraId="14C035EE" w14:textId="77777777" w:rsidR="00763DC1" w:rsidRPr="00D5163E" w:rsidRDefault="00763DC1" w:rsidP="00DD7CE7">
            <w:pPr>
              <w:pStyle w:val="ListParagraph"/>
              <w:numPr>
                <w:ilvl w:val="0"/>
                <w:numId w:val="58"/>
              </w:numPr>
              <w:ind w:left="330" w:hanging="270"/>
              <w:contextualSpacing/>
              <w:jc w:val="both"/>
              <w:rPr>
                <w:rFonts w:ascii="Calibri" w:hAnsi="Calibri" w:cs="Calibri"/>
                <w:b/>
                <w:sz w:val="20"/>
                <w:szCs w:val="20"/>
              </w:rPr>
            </w:pPr>
          </w:p>
        </w:tc>
        <w:tc>
          <w:tcPr>
            <w:tcW w:w="2273" w:type="dxa"/>
            <w:gridSpan w:val="2"/>
            <w:vMerge/>
            <w:shd w:val="clear" w:color="auto" w:fill="auto"/>
          </w:tcPr>
          <w:p w14:paraId="2CE1AD40" w14:textId="77777777" w:rsidR="00763DC1" w:rsidRPr="00D5163E" w:rsidRDefault="00763DC1" w:rsidP="007E081C">
            <w:pPr>
              <w:rPr>
                <w:rFonts w:cs="Calibri"/>
                <w:szCs w:val="20"/>
              </w:rPr>
            </w:pPr>
          </w:p>
        </w:tc>
        <w:tc>
          <w:tcPr>
            <w:tcW w:w="2909" w:type="dxa"/>
            <w:shd w:val="clear" w:color="auto" w:fill="auto"/>
          </w:tcPr>
          <w:p w14:paraId="68C03628" w14:textId="77777777" w:rsidR="00763DC1" w:rsidRPr="00D5163E" w:rsidRDefault="00763DC1" w:rsidP="007E081C">
            <w:pPr>
              <w:rPr>
                <w:rFonts w:cs="Calibri"/>
                <w:szCs w:val="20"/>
              </w:rPr>
            </w:pPr>
            <w:r w:rsidRPr="00D5163E">
              <w:rPr>
                <w:rFonts w:cs="Calibri"/>
                <w:szCs w:val="20"/>
              </w:rPr>
              <w:t>Electric Current</w:t>
            </w:r>
          </w:p>
        </w:tc>
      </w:tr>
      <w:tr w:rsidR="00763DC1" w:rsidRPr="00D5163E" w14:paraId="0629EB30" w14:textId="77777777" w:rsidTr="002577A1">
        <w:trPr>
          <w:trHeight w:val="249"/>
          <w:jc w:val="center"/>
        </w:trPr>
        <w:tc>
          <w:tcPr>
            <w:tcW w:w="2601" w:type="dxa"/>
            <w:vMerge/>
            <w:shd w:val="clear" w:color="auto" w:fill="auto"/>
          </w:tcPr>
          <w:p w14:paraId="3080AD04" w14:textId="77777777" w:rsidR="00763DC1" w:rsidRPr="00D5163E" w:rsidRDefault="00763DC1" w:rsidP="00DD7CE7">
            <w:pPr>
              <w:pStyle w:val="ListParagraph"/>
              <w:numPr>
                <w:ilvl w:val="0"/>
                <w:numId w:val="58"/>
              </w:numPr>
              <w:ind w:left="330" w:hanging="270"/>
              <w:contextualSpacing/>
              <w:jc w:val="both"/>
              <w:rPr>
                <w:rFonts w:ascii="Calibri" w:hAnsi="Calibri" w:cs="Calibri"/>
                <w:b/>
                <w:sz w:val="20"/>
                <w:szCs w:val="20"/>
              </w:rPr>
            </w:pPr>
          </w:p>
        </w:tc>
        <w:tc>
          <w:tcPr>
            <w:tcW w:w="2273" w:type="dxa"/>
            <w:gridSpan w:val="2"/>
            <w:vMerge/>
            <w:shd w:val="clear" w:color="auto" w:fill="auto"/>
          </w:tcPr>
          <w:p w14:paraId="537A501D" w14:textId="77777777" w:rsidR="00763DC1" w:rsidRPr="00D5163E" w:rsidRDefault="00763DC1" w:rsidP="007E081C">
            <w:pPr>
              <w:rPr>
                <w:rFonts w:cs="Calibri"/>
                <w:szCs w:val="20"/>
              </w:rPr>
            </w:pPr>
          </w:p>
        </w:tc>
        <w:tc>
          <w:tcPr>
            <w:tcW w:w="2909" w:type="dxa"/>
            <w:shd w:val="clear" w:color="auto" w:fill="auto"/>
          </w:tcPr>
          <w:p w14:paraId="16604453" w14:textId="77777777" w:rsidR="00763DC1" w:rsidRPr="00D5163E" w:rsidRDefault="00763DC1" w:rsidP="007E081C">
            <w:pPr>
              <w:rPr>
                <w:rFonts w:cs="Calibri"/>
                <w:szCs w:val="20"/>
              </w:rPr>
            </w:pPr>
            <w:r w:rsidRPr="00D5163E">
              <w:rPr>
                <w:rFonts w:cs="Calibri"/>
                <w:szCs w:val="20"/>
              </w:rPr>
              <w:t>Electric Voltage</w:t>
            </w:r>
          </w:p>
        </w:tc>
      </w:tr>
      <w:tr w:rsidR="00763DC1" w:rsidRPr="00D5163E" w14:paraId="1CDAB373" w14:textId="77777777" w:rsidTr="002577A1">
        <w:trPr>
          <w:trHeight w:val="249"/>
          <w:jc w:val="center"/>
        </w:trPr>
        <w:tc>
          <w:tcPr>
            <w:tcW w:w="2601" w:type="dxa"/>
            <w:vMerge/>
            <w:shd w:val="clear" w:color="auto" w:fill="auto"/>
          </w:tcPr>
          <w:p w14:paraId="11304B69" w14:textId="77777777" w:rsidR="00763DC1" w:rsidRPr="00D5163E" w:rsidRDefault="00763DC1" w:rsidP="00DD7CE7">
            <w:pPr>
              <w:pStyle w:val="ListParagraph"/>
              <w:numPr>
                <w:ilvl w:val="0"/>
                <w:numId w:val="58"/>
              </w:numPr>
              <w:ind w:left="330" w:hanging="270"/>
              <w:contextualSpacing/>
              <w:jc w:val="both"/>
              <w:rPr>
                <w:rFonts w:ascii="Calibri" w:hAnsi="Calibri" w:cs="Calibri"/>
                <w:b/>
                <w:sz w:val="20"/>
                <w:szCs w:val="20"/>
              </w:rPr>
            </w:pPr>
          </w:p>
        </w:tc>
        <w:tc>
          <w:tcPr>
            <w:tcW w:w="2273" w:type="dxa"/>
            <w:gridSpan w:val="2"/>
            <w:vMerge/>
            <w:shd w:val="clear" w:color="auto" w:fill="auto"/>
          </w:tcPr>
          <w:p w14:paraId="04C9ACC0" w14:textId="77777777" w:rsidR="00763DC1" w:rsidRPr="00D5163E" w:rsidRDefault="00763DC1" w:rsidP="007E081C">
            <w:pPr>
              <w:rPr>
                <w:rFonts w:cs="Calibri"/>
                <w:szCs w:val="20"/>
              </w:rPr>
            </w:pPr>
          </w:p>
        </w:tc>
        <w:tc>
          <w:tcPr>
            <w:tcW w:w="2909" w:type="dxa"/>
            <w:shd w:val="clear" w:color="auto" w:fill="auto"/>
          </w:tcPr>
          <w:p w14:paraId="47F4FEAB" w14:textId="77777777" w:rsidR="00763DC1" w:rsidRPr="00D5163E" w:rsidRDefault="00763DC1" w:rsidP="007E081C">
            <w:pPr>
              <w:rPr>
                <w:rFonts w:cs="Calibri"/>
                <w:szCs w:val="20"/>
              </w:rPr>
            </w:pPr>
            <w:r w:rsidRPr="00D5163E">
              <w:rPr>
                <w:rFonts w:cs="Calibri"/>
                <w:szCs w:val="20"/>
              </w:rPr>
              <w:t>Luminous Flux</w:t>
            </w:r>
          </w:p>
        </w:tc>
      </w:tr>
      <w:tr w:rsidR="00763DC1" w:rsidRPr="00D5163E" w14:paraId="68FA81E9" w14:textId="77777777" w:rsidTr="002577A1">
        <w:trPr>
          <w:trHeight w:val="249"/>
          <w:jc w:val="center"/>
        </w:trPr>
        <w:tc>
          <w:tcPr>
            <w:tcW w:w="2601" w:type="dxa"/>
            <w:vMerge/>
            <w:shd w:val="clear" w:color="auto" w:fill="auto"/>
          </w:tcPr>
          <w:p w14:paraId="0D2307A4" w14:textId="77777777" w:rsidR="00763DC1" w:rsidRPr="00D5163E" w:rsidRDefault="00763DC1" w:rsidP="00DD7CE7">
            <w:pPr>
              <w:pStyle w:val="ListParagraph"/>
              <w:numPr>
                <w:ilvl w:val="0"/>
                <w:numId w:val="58"/>
              </w:numPr>
              <w:ind w:left="330" w:hanging="270"/>
              <w:contextualSpacing/>
              <w:jc w:val="both"/>
              <w:rPr>
                <w:rFonts w:ascii="Calibri" w:hAnsi="Calibri" w:cs="Calibri"/>
                <w:b/>
                <w:sz w:val="20"/>
                <w:szCs w:val="20"/>
              </w:rPr>
            </w:pPr>
          </w:p>
        </w:tc>
        <w:tc>
          <w:tcPr>
            <w:tcW w:w="2273" w:type="dxa"/>
            <w:gridSpan w:val="2"/>
            <w:vMerge w:val="restart"/>
            <w:shd w:val="clear" w:color="auto" w:fill="auto"/>
          </w:tcPr>
          <w:p w14:paraId="13E8CF49" w14:textId="77777777" w:rsidR="00763DC1" w:rsidRPr="00D5163E" w:rsidRDefault="00763DC1" w:rsidP="007E081C">
            <w:pPr>
              <w:rPr>
                <w:rFonts w:cs="Calibri"/>
                <w:szCs w:val="20"/>
              </w:rPr>
            </w:pPr>
            <w:r w:rsidRPr="00D5163E">
              <w:rPr>
                <w:rFonts w:cs="Calibri"/>
                <w:szCs w:val="20"/>
              </w:rPr>
              <w:t>Financial Settlement</w:t>
            </w:r>
          </w:p>
        </w:tc>
        <w:tc>
          <w:tcPr>
            <w:tcW w:w="2909" w:type="dxa"/>
            <w:shd w:val="clear" w:color="auto" w:fill="auto"/>
          </w:tcPr>
          <w:p w14:paraId="6564D98A" w14:textId="77777777" w:rsidR="00763DC1" w:rsidRPr="00D5163E" w:rsidRDefault="00763DC1" w:rsidP="007E081C">
            <w:pPr>
              <w:rPr>
                <w:rFonts w:cs="Calibri"/>
                <w:szCs w:val="20"/>
              </w:rPr>
            </w:pPr>
            <w:r w:rsidRPr="00D5163E">
              <w:rPr>
                <w:rFonts w:cs="Calibri"/>
                <w:szCs w:val="20"/>
              </w:rPr>
              <w:t>Proper Financial Accounting</w:t>
            </w:r>
          </w:p>
        </w:tc>
      </w:tr>
      <w:tr w:rsidR="00763DC1" w:rsidRPr="00D5163E" w14:paraId="4786E5A4" w14:textId="77777777" w:rsidTr="002577A1">
        <w:trPr>
          <w:trHeight w:val="249"/>
          <w:jc w:val="center"/>
        </w:trPr>
        <w:tc>
          <w:tcPr>
            <w:tcW w:w="2601" w:type="dxa"/>
            <w:vMerge/>
            <w:shd w:val="clear" w:color="auto" w:fill="auto"/>
          </w:tcPr>
          <w:p w14:paraId="6D56AE5E" w14:textId="77777777" w:rsidR="00763DC1" w:rsidRPr="00D5163E" w:rsidRDefault="00763DC1" w:rsidP="00DD7CE7">
            <w:pPr>
              <w:pStyle w:val="ListParagraph"/>
              <w:numPr>
                <w:ilvl w:val="0"/>
                <w:numId w:val="58"/>
              </w:numPr>
              <w:ind w:left="330" w:hanging="270"/>
              <w:contextualSpacing/>
              <w:jc w:val="both"/>
              <w:rPr>
                <w:rFonts w:ascii="Calibri" w:hAnsi="Calibri" w:cs="Calibri"/>
                <w:b/>
                <w:sz w:val="20"/>
                <w:szCs w:val="20"/>
              </w:rPr>
            </w:pPr>
          </w:p>
        </w:tc>
        <w:tc>
          <w:tcPr>
            <w:tcW w:w="2273" w:type="dxa"/>
            <w:gridSpan w:val="2"/>
            <w:vMerge/>
            <w:shd w:val="clear" w:color="auto" w:fill="auto"/>
          </w:tcPr>
          <w:p w14:paraId="316C4D7A" w14:textId="77777777" w:rsidR="00763DC1" w:rsidRPr="00D5163E" w:rsidRDefault="00763DC1" w:rsidP="007E081C">
            <w:pPr>
              <w:rPr>
                <w:rFonts w:cs="Calibri"/>
                <w:szCs w:val="20"/>
              </w:rPr>
            </w:pPr>
          </w:p>
        </w:tc>
        <w:tc>
          <w:tcPr>
            <w:tcW w:w="2909" w:type="dxa"/>
            <w:shd w:val="clear" w:color="auto" w:fill="auto"/>
          </w:tcPr>
          <w:p w14:paraId="22E50894" w14:textId="77777777" w:rsidR="00763DC1" w:rsidRPr="00D5163E" w:rsidRDefault="00763DC1" w:rsidP="007E081C">
            <w:pPr>
              <w:rPr>
                <w:rFonts w:cs="Calibri"/>
                <w:szCs w:val="20"/>
              </w:rPr>
            </w:pPr>
            <w:r w:rsidRPr="00D5163E">
              <w:rPr>
                <w:rFonts w:cs="Calibri"/>
                <w:szCs w:val="20"/>
              </w:rPr>
              <w:t>Service Payment</w:t>
            </w:r>
          </w:p>
        </w:tc>
      </w:tr>
      <w:tr w:rsidR="00763DC1" w:rsidRPr="00D5163E" w14:paraId="2735652B" w14:textId="77777777" w:rsidTr="002577A1">
        <w:trPr>
          <w:trHeight w:val="249"/>
          <w:jc w:val="center"/>
        </w:trPr>
        <w:tc>
          <w:tcPr>
            <w:tcW w:w="2601" w:type="dxa"/>
            <w:vMerge/>
            <w:shd w:val="clear" w:color="auto" w:fill="auto"/>
          </w:tcPr>
          <w:p w14:paraId="1D24902F" w14:textId="77777777" w:rsidR="00763DC1" w:rsidRPr="00D5163E" w:rsidRDefault="00763DC1" w:rsidP="00DD7CE7">
            <w:pPr>
              <w:pStyle w:val="ListParagraph"/>
              <w:numPr>
                <w:ilvl w:val="0"/>
                <w:numId w:val="58"/>
              </w:numPr>
              <w:ind w:left="330" w:hanging="270"/>
              <w:contextualSpacing/>
              <w:jc w:val="both"/>
              <w:rPr>
                <w:rFonts w:ascii="Calibri" w:hAnsi="Calibri" w:cs="Calibri"/>
                <w:b/>
                <w:sz w:val="20"/>
                <w:szCs w:val="20"/>
              </w:rPr>
            </w:pPr>
          </w:p>
        </w:tc>
        <w:tc>
          <w:tcPr>
            <w:tcW w:w="2273" w:type="dxa"/>
            <w:gridSpan w:val="2"/>
            <w:vMerge/>
            <w:shd w:val="clear" w:color="auto" w:fill="auto"/>
          </w:tcPr>
          <w:p w14:paraId="1EBC191E" w14:textId="77777777" w:rsidR="00763DC1" w:rsidRPr="00D5163E" w:rsidRDefault="00763DC1" w:rsidP="007E081C">
            <w:pPr>
              <w:rPr>
                <w:rFonts w:cs="Calibri"/>
                <w:szCs w:val="20"/>
              </w:rPr>
            </w:pPr>
          </w:p>
        </w:tc>
        <w:tc>
          <w:tcPr>
            <w:tcW w:w="2909" w:type="dxa"/>
            <w:shd w:val="clear" w:color="auto" w:fill="auto"/>
          </w:tcPr>
          <w:p w14:paraId="311C56A9" w14:textId="77777777" w:rsidR="00763DC1" w:rsidRPr="00D5163E" w:rsidRDefault="00763DC1" w:rsidP="007E081C">
            <w:pPr>
              <w:rPr>
                <w:rFonts w:cs="Calibri"/>
                <w:szCs w:val="20"/>
              </w:rPr>
            </w:pPr>
            <w:r w:rsidRPr="00D5163E">
              <w:rPr>
                <w:rFonts w:cs="Calibri"/>
                <w:szCs w:val="20"/>
              </w:rPr>
              <w:t>Below/beyond-standard compensation</w:t>
            </w:r>
          </w:p>
        </w:tc>
      </w:tr>
      <w:tr w:rsidR="00763DC1" w:rsidRPr="00D5163E" w14:paraId="2DB1D9CC" w14:textId="77777777" w:rsidTr="002577A1">
        <w:trPr>
          <w:trHeight w:val="249"/>
          <w:jc w:val="center"/>
        </w:trPr>
        <w:tc>
          <w:tcPr>
            <w:tcW w:w="2601" w:type="dxa"/>
            <w:vMerge/>
            <w:shd w:val="clear" w:color="auto" w:fill="auto"/>
          </w:tcPr>
          <w:p w14:paraId="4676D8F2" w14:textId="77777777" w:rsidR="00763DC1" w:rsidRPr="00D5163E" w:rsidRDefault="00763DC1" w:rsidP="00DD7CE7">
            <w:pPr>
              <w:pStyle w:val="ListParagraph"/>
              <w:numPr>
                <w:ilvl w:val="0"/>
                <w:numId w:val="58"/>
              </w:numPr>
              <w:ind w:left="330" w:hanging="270"/>
              <w:contextualSpacing/>
              <w:jc w:val="both"/>
              <w:rPr>
                <w:rFonts w:ascii="Calibri" w:hAnsi="Calibri" w:cs="Calibri"/>
                <w:b/>
                <w:sz w:val="20"/>
                <w:szCs w:val="20"/>
              </w:rPr>
            </w:pPr>
          </w:p>
        </w:tc>
        <w:tc>
          <w:tcPr>
            <w:tcW w:w="2273" w:type="dxa"/>
            <w:gridSpan w:val="2"/>
            <w:vMerge/>
            <w:shd w:val="clear" w:color="auto" w:fill="auto"/>
          </w:tcPr>
          <w:p w14:paraId="586D89D7" w14:textId="77777777" w:rsidR="00763DC1" w:rsidRPr="00D5163E" w:rsidRDefault="00763DC1" w:rsidP="007E081C">
            <w:pPr>
              <w:rPr>
                <w:rFonts w:cs="Calibri"/>
                <w:szCs w:val="20"/>
              </w:rPr>
            </w:pPr>
          </w:p>
        </w:tc>
        <w:tc>
          <w:tcPr>
            <w:tcW w:w="2909" w:type="dxa"/>
            <w:shd w:val="clear" w:color="auto" w:fill="auto"/>
          </w:tcPr>
          <w:p w14:paraId="7D4DD358" w14:textId="77777777" w:rsidR="00763DC1" w:rsidRPr="00D5163E" w:rsidRDefault="00763DC1" w:rsidP="007E081C">
            <w:pPr>
              <w:rPr>
                <w:rFonts w:cs="Calibri"/>
                <w:szCs w:val="20"/>
              </w:rPr>
            </w:pPr>
            <w:r w:rsidRPr="00D5163E">
              <w:rPr>
                <w:rFonts w:cs="Calibri"/>
                <w:szCs w:val="20"/>
              </w:rPr>
              <w:t>Installment Payment</w:t>
            </w:r>
          </w:p>
        </w:tc>
      </w:tr>
      <w:tr w:rsidR="00763DC1" w:rsidRPr="00D5163E" w14:paraId="062DC005" w14:textId="77777777" w:rsidTr="002577A1">
        <w:trPr>
          <w:trHeight w:val="249"/>
          <w:jc w:val="center"/>
        </w:trPr>
        <w:tc>
          <w:tcPr>
            <w:tcW w:w="2601" w:type="dxa"/>
            <w:vMerge/>
            <w:shd w:val="clear" w:color="auto" w:fill="auto"/>
          </w:tcPr>
          <w:p w14:paraId="1AFD2048" w14:textId="77777777" w:rsidR="00763DC1" w:rsidRPr="00D5163E" w:rsidRDefault="00763DC1" w:rsidP="00DD7CE7">
            <w:pPr>
              <w:pStyle w:val="ListParagraph"/>
              <w:numPr>
                <w:ilvl w:val="0"/>
                <w:numId w:val="58"/>
              </w:numPr>
              <w:ind w:left="330" w:hanging="270"/>
              <w:contextualSpacing/>
              <w:jc w:val="both"/>
              <w:rPr>
                <w:rFonts w:ascii="Calibri" w:hAnsi="Calibri" w:cs="Calibri"/>
                <w:b/>
                <w:sz w:val="20"/>
                <w:szCs w:val="20"/>
              </w:rPr>
            </w:pPr>
          </w:p>
        </w:tc>
        <w:tc>
          <w:tcPr>
            <w:tcW w:w="2273" w:type="dxa"/>
            <w:gridSpan w:val="2"/>
            <w:vMerge/>
            <w:shd w:val="clear" w:color="auto" w:fill="auto"/>
          </w:tcPr>
          <w:p w14:paraId="7BCC3455" w14:textId="77777777" w:rsidR="00763DC1" w:rsidRPr="00D5163E" w:rsidRDefault="00763DC1" w:rsidP="007E081C">
            <w:pPr>
              <w:rPr>
                <w:rFonts w:cs="Calibri"/>
                <w:szCs w:val="20"/>
              </w:rPr>
            </w:pPr>
          </w:p>
        </w:tc>
        <w:tc>
          <w:tcPr>
            <w:tcW w:w="2909" w:type="dxa"/>
            <w:shd w:val="clear" w:color="auto" w:fill="auto"/>
          </w:tcPr>
          <w:p w14:paraId="64009A56" w14:textId="77777777" w:rsidR="00763DC1" w:rsidRPr="00D5163E" w:rsidRDefault="00763DC1" w:rsidP="007E081C">
            <w:pPr>
              <w:rPr>
                <w:rFonts w:cs="Calibri"/>
                <w:szCs w:val="20"/>
              </w:rPr>
            </w:pPr>
            <w:r w:rsidRPr="00D5163E">
              <w:rPr>
                <w:rFonts w:cs="Calibri"/>
                <w:szCs w:val="20"/>
              </w:rPr>
              <w:t>Project Close-Out</w:t>
            </w:r>
          </w:p>
        </w:tc>
      </w:tr>
      <w:tr w:rsidR="00763DC1" w:rsidRPr="00D5163E" w14:paraId="200DADC1" w14:textId="77777777" w:rsidTr="002577A1">
        <w:trPr>
          <w:jc w:val="center"/>
        </w:trPr>
        <w:tc>
          <w:tcPr>
            <w:tcW w:w="2601" w:type="dxa"/>
            <w:shd w:val="clear" w:color="auto" w:fill="auto"/>
          </w:tcPr>
          <w:p w14:paraId="242C2D13" w14:textId="77777777" w:rsidR="00763DC1" w:rsidRPr="00D5163E" w:rsidRDefault="00763DC1" w:rsidP="00DD7CE7">
            <w:pPr>
              <w:pStyle w:val="ListParagraph"/>
              <w:numPr>
                <w:ilvl w:val="0"/>
                <w:numId w:val="58"/>
              </w:numPr>
              <w:ind w:left="330" w:hanging="270"/>
              <w:contextualSpacing/>
              <w:jc w:val="both"/>
              <w:rPr>
                <w:rFonts w:ascii="Calibri" w:hAnsi="Calibri" w:cs="Calibri"/>
                <w:b/>
                <w:noProof/>
                <w:sz w:val="20"/>
                <w:szCs w:val="20"/>
              </w:rPr>
            </w:pPr>
            <w:r w:rsidRPr="00D5163E">
              <w:rPr>
                <w:rFonts w:ascii="Calibri" w:hAnsi="Calibri" w:cs="Calibri"/>
                <w:b/>
                <w:sz w:val="20"/>
                <w:szCs w:val="20"/>
              </w:rPr>
              <w:t>Host selection criteria</w:t>
            </w:r>
          </w:p>
        </w:tc>
        <w:tc>
          <w:tcPr>
            <w:tcW w:w="5182" w:type="dxa"/>
            <w:gridSpan w:val="3"/>
            <w:shd w:val="clear" w:color="auto" w:fill="auto"/>
          </w:tcPr>
          <w:p w14:paraId="4DCA00A7" w14:textId="77777777" w:rsidR="00763DC1" w:rsidRPr="00D5163E" w:rsidRDefault="00763DC1" w:rsidP="00DD7CE7">
            <w:pPr>
              <w:pStyle w:val="ListParagraph"/>
              <w:numPr>
                <w:ilvl w:val="0"/>
                <w:numId w:val="90"/>
              </w:numPr>
              <w:ind w:left="418"/>
              <w:contextualSpacing/>
              <w:jc w:val="both"/>
              <w:rPr>
                <w:rFonts w:ascii="Calibri" w:hAnsi="Calibri" w:cs="Calibri"/>
                <w:noProof/>
                <w:sz w:val="20"/>
                <w:szCs w:val="20"/>
              </w:rPr>
            </w:pPr>
            <w:r w:rsidRPr="00D5163E">
              <w:rPr>
                <w:rFonts w:ascii="Calibri" w:hAnsi="Calibri" w:cs="Calibri"/>
                <w:sz w:val="20"/>
                <w:szCs w:val="20"/>
              </w:rPr>
              <w:t>Energy Utilization Index</w:t>
            </w:r>
          </w:p>
          <w:p w14:paraId="5987DCD6" w14:textId="77777777" w:rsidR="00763DC1" w:rsidRPr="00D5163E" w:rsidRDefault="00763DC1" w:rsidP="00DD7CE7">
            <w:pPr>
              <w:pStyle w:val="ListParagraph"/>
              <w:numPr>
                <w:ilvl w:val="0"/>
                <w:numId w:val="90"/>
              </w:numPr>
              <w:ind w:left="427"/>
              <w:contextualSpacing/>
              <w:jc w:val="both"/>
              <w:rPr>
                <w:rFonts w:ascii="Calibri" w:hAnsi="Calibri" w:cs="Calibri"/>
                <w:noProof/>
                <w:sz w:val="20"/>
                <w:szCs w:val="20"/>
              </w:rPr>
            </w:pPr>
            <w:r w:rsidRPr="00D5163E">
              <w:rPr>
                <w:rFonts w:ascii="Calibri" w:hAnsi="Calibri" w:cs="Calibri"/>
                <w:sz w:val="20"/>
                <w:szCs w:val="20"/>
              </w:rPr>
              <w:t>Potential Savings</w:t>
            </w:r>
          </w:p>
          <w:p w14:paraId="4C2FD33C" w14:textId="77777777" w:rsidR="00763DC1" w:rsidRPr="00D5163E" w:rsidRDefault="00763DC1" w:rsidP="00DD7CE7">
            <w:pPr>
              <w:pStyle w:val="ListParagraph"/>
              <w:numPr>
                <w:ilvl w:val="0"/>
                <w:numId w:val="90"/>
              </w:numPr>
              <w:ind w:left="427"/>
              <w:contextualSpacing/>
              <w:jc w:val="both"/>
              <w:rPr>
                <w:rFonts w:ascii="Calibri" w:hAnsi="Calibri" w:cs="Calibri"/>
                <w:noProof/>
                <w:sz w:val="20"/>
                <w:szCs w:val="20"/>
              </w:rPr>
            </w:pPr>
            <w:r w:rsidRPr="00D5163E">
              <w:rPr>
                <w:rFonts w:ascii="Calibri" w:hAnsi="Calibri" w:cs="Calibri"/>
                <w:sz w:val="20"/>
                <w:szCs w:val="20"/>
              </w:rPr>
              <w:t>Co-financing commitment</w:t>
            </w:r>
          </w:p>
          <w:p w14:paraId="61C7884D" w14:textId="77777777" w:rsidR="00763DC1" w:rsidRPr="00D5163E" w:rsidRDefault="00763DC1" w:rsidP="00DD7CE7">
            <w:pPr>
              <w:pStyle w:val="ListParagraph"/>
              <w:numPr>
                <w:ilvl w:val="0"/>
                <w:numId w:val="90"/>
              </w:numPr>
              <w:ind w:left="427"/>
              <w:contextualSpacing/>
              <w:jc w:val="both"/>
              <w:rPr>
                <w:rFonts w:ascii="Calibri" w:hAnsi="Calibri" w:cs="Calibri"/>
                <w:noProof/>
                <w:sz w:val="20"/>
                <w:szCs w:val="20"/>
              </w:rPr>
            </w:pPr>
            <w:r w:rsidRPr="00D5163E">
              <w:rPr>
                <w:rFonts w:ascii="Calibri" w:hAnsi="Calibri" w:cs="Calibri"/>
                <w:sz w:val="20"/>
                <w:szCs w:val="20"/>
              </w:rPr>
              <w:t>Replication Impact</w:t>
            </w:r>
          </w:p>
          <w:p w14:paraId="3EC4D434" w14:textId="77777777" w:rsidR="00763DC1" w:rsidRPr="00D5163E" w:rsidRDefault="00763DC1" w:rsidP="00DD7CE7">
            <w:pPr>
              <w:pStyle w:val="ListParagraph"/>
              <w:numPr>
                <w:ilvl w:val="0"/>
                <w:numId w:val="90"/>
              </w:numPr>
              <w:ind w:left="427"/>
              <w:contextualSpacing/>
              <w:jc w:val="both"/>
              <w:rPr>
                <w:rFonts w:ascii="Calibri" w:hAnsi="Calibri" w:cs="Calibri"/>
                <w:noProof/>
                <w:sz w:val="20"/>
                <w:szCs w:val="20"/>
              </w:rPr>
            </w:pPr>
            <w:r w:rsidRPr="00D5163E">
              <w:rPr>
                <w:rFonts w:ascii="Calibri" w:hAnsi="Calibri" w:cs="Calibri"/>
                <w:sz w:val="20"/>
                <w:szCs w:val="20"/>
              </w:rPr>
              <w:t>Technical Compliance</w:t>
            </w:r>
          </w:p>
        </w:tc>
      </w:tr>
      <w:tr w:rsidR="00763DC1" w:rsidRPr="00D5163E" w14:paraId="2B074BCC" w14:textId="77777777" w:rsidTr="002577A1">
        <w:trPr>
          <w:jc w:val="center"/>
        </w:trPr>
        <w:tc>
          <w:tcPr>
            <w:tcW w:w="2601" w:type="dxa"/>
            <w:shd w:val="clear" w:color="auto" w:fill="auto"/>
          </w:tcPr>
          <w:p w14:paraId="47CF76F1" w14:textId="77777777" w:rsidR="00763DC1" w:rsidRPr="00D5163E" w:rsidRDefault="00763DC1" w:rsidP="00DD7CE7">
            <w:pPr>
              <w:pStyle w:val="ListParagraph"/>
              <w:numPr>
                <w:ilvl w:val="0"/>
                <w:numId w:val="58"/>
              </w:numPr>
              <w:ind w:left="330" w:hanging="270"/>
              <w:contextualSpacing/>
              <w:jc w:val="both"/>
              <w:rPr>
                <w:rFonts w:ascii="Calibri" w:hAnsi="Calibri" w:cs="Calibri"/>
                <w:b/>
                <w:noProof/>
                <w:sz w:val="20"/>
                <w:szCs w:val="20"/>
              </w:rPr>
            </w:pPr>
            <w:r w:rsidRPr="00D5163E">
              <w:rPr>
                <w:rFonts w:ascii="Calibri" w:hAnsi="Calibri" w:cs="Calibri"/>
                <w:b/>
                <w:sz w:val="20"/>
                <w:szCs w:val="20"/>
              </w:rPr>
              <w:t>ESCO selection criteria</w:t>
            </w:r>
          </w:p>
        </w:tc>
        <w:tc>
          <w:tcPr>
            <w:tcW w:w="5182" w:type="dxa"/>
            <w:gridSpan w:val="3"/>
            <w:shd w:val="clear" w:color="auto" w:fill="auto"/>
          </w:tcPr>
          <w:p w14:paraId="7D12CD5E" w14:textId="77777777" w:rsidR="00763DC1" w:rsidRPr="00D5163E" w:rsidRDefault="00763DC1" w:rsidP="00DD7CE7">
            <w:pPr>
              <w:pStyle w:val="ListParagraph"/>
              <w:numPr>
                <w:ilvl w:val="0"/>
                <w:numId w:val="91"/>
              </w:numPr>
              <w:contextualSpacing/>
              <w:jc w:val="both"/>
              <w:rPr>
                <w:rFonts w:ascii="Calibri" w:hAnsi="Calibri" w:cs="Calibri"/>
                <w:noProof/>
                <w:sz w:val="20"/>
                <w:szCs w:val="20"/>
              </w:rPr>
            </w:pPr>
            <w:r w:rsidRPr="00D5163E">
              <w:rPr>
                <w:rFonts w:ascii="Calibri" w:hAnsi="Calibri" w:cs="Calibri"/>
                <w:sz w:val="20"/>
                <w:szCs w:val="20"/>
              </w:rPr>
              <w:t>Qualification</w:t>
            </w:r>
          </w:p>
          <w:p w14:paraId="555D9CD6" w14:textId="77777777" w:rsidR="00763DC1" w:rsidRPr="00D5163E" w:rsidRDefault="00763DC1" w:rsidP="00DD7CE7">
            <w:pPr>
              <w:pStyle w:val="ListParagraph"/>
              <w:numPr>
                <w:ilvl w:val="0"/>
                <w:numId w:val="91"/>
              </w:numPr>
              <w:contextualSpacing/>
              <w:jc w:val="both"/>
              <w:rPr>
                <w:rFonts w:ascii="Calibri" w:hAnsi="Calibri" w:cs="Calibri"/>
                <w:noProof/>
                <w:sz w:val="20"/>
                <w:szCs w:val="20"/>
              </w:rPr>
            </w:pPr>
            <w:r w:rsidRPr="00D5163E">
              <w:rPr>
                <w:rFonts w:ascii="Calibri" w:hAnsi="Calibri" w:cs="Calibri"/>
                <w:sz w:val="20"/>
                <w:szCs w:val="20"/>
              </w:rPr>
              <w:t>Project History</w:t>
            </w:r>
          </w:p>
          <w:p w14:paraId="0356AA2B" w14:textId="77777777" w:rsidR="00763DC1" w:rsidRPr="00D5163E" w:rsidRDefault="00763DC1" w:rsidP="00DD7CE7">
            <w:pPr>
              <w:pStyle w:val="ListParagraph"/>
              <w:numPr>
                <w:ilvl w:val="0"/>
                <w:numId w:val="91"/>
              </w:numPr>
              <w:contextualSpacing/>
              <w:jc w:val="both"/>
              <w:rPr>
                <w:rFonts w:ascii="Calibri" w:hAnsi="Calibri" w:cs="Calibri"/>
                <w:noProof/>
                <w:sz w:val="20"/>
                <w:szCs w:val="20"/>
              </w:rPr>
            </w:pPr>
            <w:r w:rsidRPr="00D5163E">
              <w:rPr>
                <w:rFonts w:ascii="Calibri" w:hAnsi="Calibri" w:cs="Calibri"/>
                <w:sz w:val="20"/>
                <w:szCs w:val="20"/>
              </w:rPr>
              <w:t>Pre-Energy Audit</w:t>
            </w:r>
          </w:p>
          <w:p w14:paraId="2ECAE0BB" w14:textId="77777777" w:rsidR="00763DC1" w:rsidRPr="00D5163E" w:rsidRDefault="00763DC1" w:rsidP="00DD7CE7">
            <w:pPr>
              <w:pStyle w:val="ListParagraph"/>
              <w:numPr>
                <w:ilvl w:val="0"/>
                <w:numId w:val="91"/>
              </w:numPr>
              <w:contextualSpacing/>
              <w:jc w:val="both"/>
              <w:rPr>
                <w:rFonts w:ascii="Calibri" w:hAnsi="Calibri" w:cs="Calibri"/>
                <w:noProof/>
                <w:sz w:val="20"/>
                <w:szCs w:val="20"/>
              </w:rPr>
            </w:pPr>
            <w:r w:rsidRPr="00D5163E">
              <w:rPr>
                <w:rFonts w:ascii="Calibri" w:hAnsi="Calibri" w:cs="Calibri"/>
                <w:sz w:val="20"/>
                <w:szCs w:val="20"/>
              </w:rPr>
              <w:t>Contracting Proposal Compliance</w:t>
            </w:r>
          </w:p>
          <w:p w14:paraId="381C26BF" w14:textId="77777777" w:rsidR="00763DC1" w:rsidRPr="00D5163E" w:rsidRDefault="00763DC1" w:rsidP="00DD7CE7">
            <w:pPr>
              <w:pStyle w:val="ListParagraph"/>
              <w:numPr>
                <w:ilvl w:val="0"/>
                <w:numId w:val="91"/>
              </w:numPr>
              <w:contextualSpacing/>
              <w:jc w:val="both"/>
              <w:rPr>
                <w:rFonts w:ascii="Calibri" w:hAnsi="Calibri" w:cs="Calibri"/>
                <w:noProof/>
                <w:sz w:val="20"/>
                <w:szCs w:val="20"/>
              </w:rPr>
            </w:pPr>
            <w:r w:rsidRPr="00D5163E">
              <w:rPr>
                <w:rFonts w:ascii="Calibri" w:hAnsi="Calibri" w:cs="Calibri"/>
                <w:sz w:val="20"/>
                <w:szCs w:val="20"/>
              </w:rPr>
              <w:t>Bankability</w:t>
            </w:r>
          </w:p>
        </w:tc>
      </w:tr>
      <w:tr w:rsidR="00763DC1" w:rsidRPr="00D5163E" w14:paraId="37811C8F" w14:textId="77777777" w:rsidTr="002577A1">
        <w:trPr>
          <w:trHeight w:val="279"/>
          <w:jc w:val="center"/>
        </w:trPr>
        <w:tc>
          <w:tcPr>
            <w:tcW w:w="2601" w:type="dxa"/>
            <w:vMerge w:val="restart"/>
            <w:shd w:val="clear" w:color="auto" w:fill="auto"/>
          </w:tcPr>
          <w:p w14:paraId="51F3A5DA" w14:textId="77777777" w:rsidR="00763DC1" w:rsidRPr="00D5163E" w:rsidRDefault="00763DC1" w:rsidP="00DD7CE7">
            <w:pPr>
              <w:pStyle w:val="ListParagraph"/>
              <w:numPr>
                <w:ilvl w:val="0"/>
                <w:numId w:val="58"/>
              </w:numPr>
              <w:ind w:left="330" w:hanging="270"/>
              <w:contextualSpacing/>
              <w:jc w:val="both"/>
              <w:rPr>
                <w:rFonts w:ascii="Calibri" w:hAnsi="Calibri" w:cs="Calibri"/>
                <w:b/>
                <w:noProof/>
                <w:sz w:val="20"/>
                <w:szCs w:val="20"/>
              </w:rPr>
            </w:pPr>
            <w:r w:rsidRPr="00D5163E">
              <w:rPr>
                <w:rFonts w:ascii="Calibri" w:hAnsi="Calibri" w:cs="Calibri"/>
                <w:b/>
                <w:sz w:val="20"/>
                <w:szCs w:val="20"/>
              </w:rPr>
              <w:t>Responsibility Matrix</w:t>
            </w:r>
          </w:p>
        </w:tc>
        <w:tc>
          <w:tcPr>
            <w:tcW w:w="2273" w:type="dxa"/>
            <w:gridSpan w:val="2"/>
            <w:shd w:val="clear" w:color="auto" w:fill="auto"/>
          </w:tcPr>
          <w:p w14:paraId="0B2E86BF" w14:textId="77777777" w:rsidR="00763DC1" w:rsidRPr="00D5163E" w:rsidRDefault="00763DC1" w:rsidP="007E081C">
            <w:pPr>
              <w:rPr>
                <w:rFonts w:cs="Calibri"/>
                <w:szCs w:val="20"/>
              </w:rPr>
            </w:pPr>
            <w:r w:rsidRPr="00D5163E">
              <w:rPr>
                <w:rFonts w:cs="Calibri"/>
                <w:szCs w:val="20"/>
              </w:rPr>
              <w:t xml:space="preserve">ADLIGHT </w:t>
            </w:r>
          </w:p>
        </w:tc>
        <w:tc>
          <w:tcPr>
            <w:tcW w:w="2909" w:type="dxa"/>
            <w:shd w:val="clear" w:color="auto" w:fill="auto"/>
          </w:tcPr>
          <w:p w14:paraId="12F40C1B" w14:textId="453E1E59" w:rsidR="00763DC1" w:rsidRPr="00D5163E" w:rsidRDefault="00763DC1" w:rsidP="007E081C">
            <w:pPr>
              <w:rPr>
                <w:rFonts w:cs="Calibri"/>
                <w:szCs w:val="20"/>
              </w:rPr>
            </w:pPr>
            <w:r w:rsidRPr="00D5163E">
              <w:rPr>
                <w:rFonts w:cs="Calibri"/>
                <w:szCs w:val="20"/>
              </w:rPr>
              <w:t xml:space="preserve">Responsible for host and ESCO selection, and work closely with ESCO in monitoring, verification, enforcement activities in the project. ADLIGHT will also remain </w:t>
            </w:r>
            <w:r w:rsidRPr="00D5163E">
              <w:rPr>
                <w:rFonts w:cs="Calibri"/>
                <w:szCs w:val="20"/>
              </w:rPr>
              <w:lastRenderedPageBreak/>
              <w:t>providing technical assistance during the replication phase.</w:t>
            </w:r>
          </w:p>
        </w:tc>
      </w:tr>
      <w:tr w:rsidR="00763DC1" w:rsidRPr="00D5163E" w14:paraId="390A014F" w14:textId="77777777" w:rsidTr="002577A1">
        <w:trPr>
          <w:trHeight w:val="277"/>
          <w:jc w:val="center"/>
        </w:trPr>
        <w:tc>
          <w:tcPr>
            <w:tcW w:w="2601" w:type="dxa"/>
            <w:vMerge/>
            <w:shd w:val="clear" w:color="auto" w:fill="auto"/>
          </w:tcPr>
          <w:p w14:paraId="6F316EFE" w14:textId="77777777" w:rsidR="00763DC1" w:rsidRPr="00D5163E" w:rsidRDefault="00763DC1" w:rsidP="00DD7CE7">
            <w:pPr>
              <w:pStyle w:val="ListParagraph"/>
              <w:numPr>
                <w:ilvl w:val="0"/>
                <w:numId w:val="58"/>
              </w:numPr>
              <w:ind w:left="330" w:hanging="270"/>
              <w:contextualSpacing/>
              <w:jc w:val="both"/>
              <w:rPr>
                <w:rFonts w:ascii="Calibri" w:hAnsi="Calibri" w:cs="Calibri"/>
                <w:b/>
                <w:sz w:val="20"/>
                <w:szCs w:val="20"/>
              </w:rPr>
            </w:pPr>
          </w:p>
        </w:tc>
        <w:tc>
          <w:tcPr>
            <w:tcW w:w="2273" w:type="dxa"/>
            <w:gridSpan w:val="2"/>
            <w:shd w:val="clear" w:color="auto" w:fill="auto"/>
          </w:tcPr>
          <w:p w14:paraId="567BE655" w14:textId="77777777" w:rsidR="00763DC1" w:rsidRPr="00D5163E" w:rsidRDefault="00763DC1" w:rsidP="007E081C">
            <w:pPr>
              <w:rPr>
                <w:rFonts w:cs="Calibri"/>
                <w:szCs w:val="20"/>
              </w:rPr>
            </w:pPr>
            <w:r w:rsidRPr="00D5163E">
              <w:rPr>
                <w:rFonts w:cs="Calibri"/>
                <w:szCs w:val="20"/>
              </w:rPr>
              <w:t>Financial Institution</w:t>
            </w:r>
          </w:p>
        </w:tc>
        <w:tc>
          <w:tcPr>
            <w:tcW w:w="2909" w:type="dxa"/>
            <w:shd w:val="clear" w:color="auto" w:fill="auto"/>
          </w:tcPr>
          <w:p w14:paraId="6A401F9F" w14:textId="10724981" w:rsidR="00763DC1" w:rsidRPr="00D5163E" w:rsidRDefault="00763DC1" w:rsidP="007E081C">
            <w:pPr>
              <w:rPr>
                <w:rFonts w:cs="Calibri"/>
                <w:szCs w:val="20"/>
              </w:rPr>
            </w:pPr>
            <w:r w:rsidRPr="00D5163E">
              <w:rPr>
                <w:rFonts w:cs="Calibri"/>
                <w:szCs w:val="20"/>
              </w:rPr>
              <w:t xml:space="preserve">Responsible for </w:t>
            </w:r>
            <w:r w:rsidR="002577A1" w:rsidRPr="00D5163E">
              <w:rPr>
                <w:rFonts w:cs="Calibri"/>
                <w:szCs w:val="20"/>
              </w:rPr>
              <w:t>providing loans</w:t>
            </w:r>
            <w:r w:rsidRPr="00D5163E">
              <w:rPr>
                <w:rFonts w:cs="Calibri"/>
                <w:szCs w:val="20"/>
              </w:rPr>
              <w:t xml:space="preserve">, collecting </w:t>
            </w:r>
            <w:r w:rsidR="002577A1" w:rsidRPr="00D5163E">
              <w:rPr>
                <w:rFonts w:cs="Calibri"/>
                <w:szCs w:val="20"/>
              </w:rPr>
              <w:t xml:space="preserve">repayments </w:t>
            </w:r>
            <w:r w:rsidRPr="00D5163E">
              <w:rPr>
                <w:rFonts w:cs="Calibri"/>
                <w:szCs w:val="20"/>
              </w:rPr>
              <w:t>back based on installment scheme</w:t>
            </w:r>
            <w:r w:rsidR="003C39BC" w:rsidRPr="00D5163E">
              <w:rPr>
                <w:rFonts w:cs="Calibri"/>
                <w:szCs w:val="20"/>
              </w:rPr>
              <w:t>, if applicable</w:t>
            </w:r>
            <w:r w:rsidR="002577A1" w:rsidRPr="00D5163E">
              <w:rPr>
                <w:rFonts w:cs="Calibri"/>
                <w:szCs w:val="20"/>
              </w:rPr>
              <w:t>.</w:t>
            </w:r>
          </w:p>
        </w:tc>
      </w:tr>
      <w:tr w:rsidR="002577A1" w:rsidRPr="00D5163E" w14:paraId="09710C0E" w14:textId="77777777" w:rsidTr="002577A1">
        <w:trPr>
          <w:trHeight w:val="277"/>
          <w:jc w:val="center"/>
        </w:trPr>
        <w:tc>
          <w:tcPr>
            <w:tcW w:w="2601" w:type="dxa"/>
            <w:vMerge/>
            <w:shd w:val="clear" w:color="auto" w:fill="auto"/>
          </w:tcPr>
          <w:p w14:paraId="3BD6CE09" w14:textId="77777777" w:rsidR="002577A1" w:rsidRPr="00D5163E" w:rsidRDefault="002577A1" w:rsidP="00DD7CE7">
            <w:pPr>
              <w:pStyle w:val="ListParagraph"/>
              <w:numPr>
                <w:ilvl w:val="0"/>
                <w:numId w:val="58"/>
              </w:numPr>
              <w:ind w:left="330" w:hanging="270"/>
              <w:contextualSpacing/>
              <w:jc w:val="both"/>
              <w:rPr>
                <w:rFonts w:ascii="Calibri" w:hAnsi="Calibri" w:cs="Calibri"/>
                <w:b/>
                <w:sz w:val="20"/>
                <w:szCs w:val="20"/>
              </w:rPr>
            </w:pPr>
          </w:p>
        </w:tc>
        <w:tc>
          <w:tcPr>
            <w:tcW w:w="2273" w:type="dxa"/>
            <w:gridSpan w:val="2"/>
            <w:shd w:val="clear" w:color="auto" w:fill="auto"/>
          </w:tcPr>
          <w:p w14:paraId="3AAB1134" w14:textId="77B8127B" w:rsidR="002577A1" w:rsidRPr="00D5163E" w:rsidRDefault="002577A1" w:rsidP="007E081C">
            <w:pPr>
              <w:rPr>
                <w:rFonts w:cs="Calibri"/>
                <w:szCs w:val="20"/>
              </w:rPr>
            </w:pPr>
            <w:r w:rsidRPr="00D5163E">
              <w:rPr>
                <w:rFonts w:cs="Calibri"/>
                <w:szCs w:val="20"/>
              </w:rPr>
              <w:t xml:space="preserve">Loan Guarantee Agency, e.g. IIGF </w:t>
            </w:r>
          </w:p>
        </w:tc>
        <w:tc>
          <w:tcPr>
            <w:tcW w:w="2909" w:type="dxa"/>
            <w:shd w:val="clear" w:color="auto" w:fill="auto"/>
          </w:tcPr>
          <w:p w14:paraId="4FBFBAE0" w14:textId="653FB651" w:rsidR="002577A1" w:rsidRPr="00D5163E" w:rsidRDefault="002577A1" w:rsidP="007E081C">
            <w:pPr>
              <w:rPr>
                <w:rFonts w:cs="Calibri"/>
                <w:szCs w:val="20"/>
              </w:rPr>
            </w:pPr>
            <w:r w:rsidRPr="00D5163E">
              <w:rPr>
                <w:rFonts w:cs="Calibri"/>
                <w:szCs w:val="20"/>
              </w:rPr>
              <w:t>Responsible for sharing the risks involved by providing access to loan guarantee funds</w:t>
            </w:r>
            <w:r w:rsidR="003C39BC" w:rsidRPr="00D5163E">
              <w:rPr>
                <w:rFonts w:cs="Calibri"/>
                <w:szCs w:val="20"/>
              </w:rPr>
              <w:t>, if applicable.</w:t>
            </w:r>
          </w:p>
        </w:tc>
      </w:tr>
      <w:tr w:rsidR="002577A1" w:rsidRPr="00D5163E" w14:paraId="479B4DB6" w14:textId="77777777" w:rsidTr="002577A1">
        <w:trPr>
          <w:trHeight w:val="277"/>
          <w:jc w:val="center"/>
        </w:trPr>
        <w:tc>
          <w:tcPr>
            <w:tcW w:w="2601" w:type="dxa"/>
            <w:vMerge/>
            <w:shd w:val="clear" w:color="auto" w:fill="auto"/>
          </w:tcPr>
          <w:p w14:paraId="4FE118C7" w14:textId="77777777" w:rsidR="002577A1" w:rsidRPr="00D5163E" w:rsidRDefault="002577A1" w:rsidP="00DD7CE7">
            <w:pPr>
              <w:pStyle w:val="ListParagraph"/>
              <w:numPr>
                <w:ilvl w:val="0"/>
                <w:numId w:val="58"/>
              </w:numPr>
              <w:ind w:left="330" w:hanging="270"/>
              <w:contextualSpacing/>
              <w:jc w:val="both"/>
              <w:rPr>
                <w:rFonts w:ascii="Calibri" w:hAnsi="Calibri" w:cs="Calibri"/>
                <w:b/>
                <w:sz w:val="20"/>
                <w:szCs w:val="20"/>
              </w:rPr>
            </w:pPr>
          </w:p>
        </w:tc>
        <w:tc>
          <w:tcPr>
            <w:tcW w:w="2273" w:type="dxa"/>
            <w:gridSpan w:val="2"/>
            <w:shd w:val="clear" w:color="auto" w:fill="auto"/>
          </w:tcPr>
          <w:p w14:paraId="09806569" w14:textId="77777777" w:rsidR="002577A1" w:rsidRPr="00D5163E" w:rsidRDefault="002577A1" w:rsidP="007E081C">
            <w:pPr>
              <w:rPr>
                <w:rFonts w:cs="Calibri"/>
                <w:szCs w:val="20"/>
              </w:rPr>
            </w:pPr>
            <w:r w:rsidRPr="00D5163E">
              <w:rPr>
                <w:rFonts w:cs="Calibri"/>
                <w:szCs w:val="20"/>
              </w:rPr>
              <w:t>Energy User (host)</w:t>
            </w:r>
          </w:p>
        </w:tc>
        <w:tc>
          <w:tcPr>
            <w:tcW w:w="2909" w:type="dxa"/>
            <w:shd w:val="clear" w:color="auto" w:fill="auto"/>
          </w:tcPr>
          <w:p w14:paraId="1DBF1BD4" w14:textId="77777777" w:rsidR="002577A1" w:rsidRPr="00D5163E" w:rsidRDefault="002577A1" w:rsidP="007E081C">
            <w:pPr>
              <w:rPr>
                <w:rFonts w:cs="Calibri"/>
                <w:szCs w:val="20"/>
              </w:rPr>
            </w:pPr>
            <w:r w:rsidRPr="00D5163E">
              <w:rPr>
                <w:rFonts w:cs="Calibri"/>
                <w:szCs w:val="20"/>
              </w:rPr>
              <w:t>Responsible for paying the service received from ESCO based on the contract, supporting ESCO in giving access to do audit and installation activities, procuring the lights, and paying back the loan received from financial institution for the up-front cost</w:t>
            </w:r>
          </w:p>
        </w:tc>
      </w:tr>
      <w:tr w:rsidR="002577A1" w:rsidRPr="00D5163E" w14:paraId="34C33231" w14:textId="77777777" w:rsidTr="002577A1">
        <w:trPr>
          <w:trHeight w:val="277"/>
          <w:jc w:val="center"/>
        </w:trPr>
        <w:tc>
          <w:tcPr>
            <w:tcW w:w="2601" w:type="dxa"/>
            <w:vMerge/>
            <w:shd w:val="clear" w:color="auto" w:fill="auto"/>
          </w:tcPr>
          <w:p w14:paraId="2C0113B6" w14:textId="77777777" w:rsidR="002577A1" w:rsidRPr="00D5163E" w:rsidRDefault="002577A1" w:rsidP="00DD7CE7">
            <w:pPr>
              <w:pStyle w:val="ListParagraph"/>
              <w:numPr>
                <w:ilvl w:val="0"/>
                <w:numId w:val="58"/>
              </w:numPr>
              <w:ind w:left="330" w:hanging="270"/>
              <w:contextualSpacing/>
              <w:jc w:val="both"/>
              <w:rPr>
                <w:rFonts w:ascii="Calibri" w:hAnsi="Calibri" w:cs="Calibri"/>
                <w:b/>
                <w:sz w:val="20"/>
                <w:szCs w:val="20"/>
              </w:rPr>
            </w:pPr>
          </w:p>
        </w:tc>
        <w:tc>
          <w:tcPr>
            <w:tcW w:w="2273" w:type="dxa"/>
            <w:gridSpan w:val="2"/>
            <w:tcBorders>
              <w:bottom w:val="single" w:sz="4" w:space="0" w:color="auto"/>
            </w:tcBorders>
            <w:shd w:val="clear" w:color="auto" w:fill="auto"/>
          </w:tcPr>
          <w:p w14:paraId="405E09BB" w14:textId="77777777" w:rsidR="002577A1" w:rsidRPr="00D5163E" w:rsidRDefault="002577A1" w:rsidP="007E081C">
            <w:pPr>
              <w:rPr>
                <w:rFonts w:cs="Calibri"/>
                <w:szCs w:val="20"/>
              </w:rPr>
            </w:pPr>
            <w:r w:rsidRPr="00D5163E">
              <w:rPr>
                <w:rFonts w:cs="Calibri"/>
                <w:szCs w:val="20"/>
              </w:rPr>
              <w:t>ESCO</w:t>
            </w:r>
          </w:p>
        </w:tc>
        <w:tc>
          <w:tcPr>
            <w:tcW w:w="2909" w:type="dxa"/>
            <w:tcBorders>
              <w:bottom w:val="single" w:sz="4" w:space="0" w:color="auto"/>
            </w:tcBorders>
            <w:shd w:val="clear" w:color="auto" w:fill="auto"/>
          </w:tcPr>
          <w:p w14:paraId="72A811E3" w14:textId="77777777" w:rsidR="002577A1" w:rsidRPr="00D5163E" w:rsidRDefault="002577A1" w:rsidP="007E081C">
            <w:pPr>
              <w:rPr>
                <w:rFonts w:cs="Calibri"/>
                <w:szCs w:val="20"/>
              </w:rPr>
            </w:pPr>
            <w:r w:rsidRPr="00D5163E">
              <w:rPr>
                <w:rFonts w:cs="Calibri"/>
                <w:szCs w:val="20"/>
              </w:rPr>
              <w:t xml:space="preserve">Responsible for designing the project, implementing it, and reporting the progress. </w:t>
            </w:r>
          </w:p>
        </w:tc>
      </w:tr>
      <w:tr w:rsidR="002577A1" w:rsidRPr="00D5163E" w14:paraId="048A2C4C" w14:textId="77777777" w:rsidTr="002577A1">
        <w:trPr>
          <w:trHeight w:val="49"/>
          <w:jc w:val="center"/>
        </w:trPr>
        <w:tc>
          <w:tcPr>
            <w:tcW w:w="2601" w:type="dxa"/>
            <w:vMerge w:val="restart"/>
            <w:shd w:val="clear" w:color="auto" w:fill="auto"/>
          </w:tcPr>
          <w:p w14:paraId="3F695E0A" w14:textId="77777777" w:rsidR="002577A1" w:rsidRPr="00D5163E" w:rsidRDefault="002577A1" w:rsidP="00DD7CE7">
            <w:pPr>
              <w:pStyle w:val="ListParagraph"/>
              <w:numPr>
                <w:ilvl w:val="0"/>
                <w:numId w:val="58"/>
              </w:numPr>
              <w:ind w:left="330" w:hanging="270"/>
              <w:contextualSpacing/>
              <w:jc w:val="both"/>
              <w:rPr>
                <w:rFonts w:ascii="Calibri" w:hAnsi="Calibri" w:cs="Calibri"/>
                <w:b/>
                <w:noProof/>
                <w:sz w:val="20"/>
                <w:szCs w:val="20"/>
              </w:rPr>
            </w:pPr>
            <w:r w:rsidRPr="00D5163E">
              <w:rPr>
                <w:rFonts w:ascii="Calibri" w:hAnsi="Calibri" w:cs="Calibri"/>
                <w:b/>
                <w:sz w:val="20"/>
                <w:szCs w:val="20"/>
              </w:rPr>
              <w:t>Estimated Budget</w:t>
            </w:r>
          </w:p>
        </w:tc>
        <w:tc>
          <w:tcPr>
            <w:tcW w:w="1528" w:type="dxa"/>
            <w:tcBorders>
              <w:bottom w:val="single" w:sz="4" w:space="0" w:color="auto"/>
            </w:tcBorders>
            <w:shd w:val="clear" w:color="auto" w:fill="auto"/>
          </w:tcPr>
          <w:p w14:paraId="4849701D" w14:textId="77777777" w:rsidR="002577A1" w:rsidRPr="00D5163E" w:rsidRDefault="002577A1" w:rsidP="007E081C">
            <w:pPr>
              <w:rPr>
                <w:rFonts w:cs="Calibri"/>
                <w:szCs w:val="20"/>
              </w:rPr>
            </w:pPr>
            <w:r w:rsidRPr="00D5163E">
              <w:rPr>
                <w:rFonts w:cs="Calibri"/>
                <w:szCs w:val="20"/>
              </w:rPr>
              <w:t>Project Development</w:t>
            </w:r>
          </w:p>
        </w:tc>
        <w:tc>
          <w:tcPr>
            <w:tcW w:w="3654" w:type="dxa"/>
            <w:gridSpan w:val="2"/>
            <w:tcBorders>
              <w:bottom w:val="single" w:sz="4" w:space="0" w:color="auto"/>
            </w:tcBorders>
            <w:shd w:val="clear" w:color="auto" w:fill="auto"/>
          </w:tcPr>
          <w:p w14:paraId="445ED124" w14:textId="77777777" w:rsidR="002577A1" w:rsidRPr="00D5163E" w:rsidRDefault="002577A1" w:rsidP="007E081C">
            <w:pPr>
              <w:rPr>
                <w:rFonts w:cs="Calibri"/>
                <w:szCs w:val="20"/>
              </w:rPr>
            </w:pPr>
            <w:r w:rsidRPr="00D5163E">
              <w:rPr>
                <w:rFonts w:cs="Calibri"/>
                <w:szCs w:val="20"/>
              </w:rPr>
              <w:t>USD   10,500</w:t>
            </w:r>
          </w:p>
        </w:tc>
      </w:tr>
      <w:tr w:rsidR="002577A1" w:rsidRPr="00D5163E" w14:paraId="08D1EB7A" w14:textId="77777777" w:rsidTr="002577A1">
        <w:trPr>
          <w:trHeight w:val="49"/>
          <w:jc w:val="center"/>
        </w:trPr>
        <w:tc>
          <w:tcPr>
            <w:tcW w:w="2601" w:type="dxa"/>
            <w:vMerge/>
            <w:shd w:val="clear" w:color="auto" w:fill="auto"/>
          </w:tcPr>
          <w:p w14:paraId="43D20765" w14:textId="77777777" w:rsidR="002577A1" w:rsidRPr="00D5163E" w:rsidRDefault="002577A1" w:rsidP="00DD7CE7">
            <w:pPr>
              <w:pStyle w:val="ListParagraph"/>
              <w:numPr>
                <w:ilvl w:val="0"/>
                <w:numId w:val="58"/>
              </w:numPr>
              <w:ind w:left="330" w:hanging="270"/>
              <w:contextualSpacing/>
              <w:jc w:val="both"/>
              <w:rPr>
                <w:rFonts w:ascii="Calibri" w:hAnsi="Calibri" w:cs="Calibri"/>
                <w:b/>
                <w:sz w:val="20"/>
                <w:szCs w:val="20"/>
              </w:rPr>
            </w:pPr>
          </w:p>
        </w:tc>
        <w:tc>
          <w:tcPr>
            <w:tcW w:w="1528" w:type="dxa"/>
            <w:tcBorders>
              <w:bottom w:val="single" w:sz="4" w:space="0" w:color="auto"/>
            </w:tcBorders>
            <w:shd w:val="clear" w:color="auto" w:fill="auto"/>
          </w:tcPr>
          <w:p w14:paraId="6B7298D6" w14:textId="77777777" w:rsidR="002577A1" w:rsidRPr="00D5163E" w:rsidRDefault="002577A1" w:rsidP="007E081C">
            <w:pPr>
              <w:rPr>
                <w:rFonts w:cs="Calibri"/>
                <w:szCs w:val="20"/>
              </w:rPr>
            </w:pPr>
            <w:r w:rsidRPr="00D5163E">
              <w:rPr>
                <w:rFonts w:cs="Calibri"/>
                <w:szCs w:val="20"/>
              </w:rPr>
              <w:t>Implementation</w:t>
            </w:r>
          </w:p>
        </w:tc>
        <w:tc>
          <w:tcPr>
            <w:tcW w:w="3654" w:type="dxa"/>
            <w:gridSpan w:val="2"/>
            <w:shd w:val="clear" w:color="auto" w:fill="auto"/>
          </w:tcPr>
          <w:p w14:paraId="265E4035" w14:textId="6862DB91" w:rsidR="002577A1" w:rsidRPr="00D5163E" w:rsidRDefault="002577A1" w:rsidP="007E081C">
            <w:pPr>
              <w:rPr>
                <w:rFonts w:cs="Calibri"/>
                <w:szCs w:val="20"/>
              </w:rPr>
            </w:pPr>
            <w:r w:rsidRPr="00D5163E">
              <w:rPr>
                <w:rFonts w:cs="Calibri"/>
                <w:szCs w:val="20"/>
              </w:rPr>
              <w:t>USD   16,</w:t>
            </w:r>
            <w:r w:rsidR="00B741A9" w:rsidRPr="00D5163E">
              <w:rPr>
                <w:rFonts w:cs="Calibri"/>
                <w:szCs w:val="20"/>
              </w:rPr>
              <w:t>5</w:t>
            </w:r>
            <w:r w:rsidRPr="00D5163E">
              <w:rPr>
                <w:rFonts w:cs="Calibri"/>
                <w:szCs w:val="20"/>
              </w:rPr>
              <w:t>00</w:t>
            </w:r>
          </w:p>
        </w:tc>
      </w:tr>
      <w:tr w:rsidR="002577A1" w:rsidRPr="00D5163E" w14:paraId="1825DF73" w14:textId="77777777" w:rsidTr="002577A1">
        <w:trPr>
          <w:trHeight w:val="49"/>
          <w:jc w:val="center"/>
        </w:trPr>
        <w:tc>
          <w:tcPr>
            <w:tcW w:w="2601" w:type="dxa"/>
            <w:vMerge/>
            <w:shd w:val="clear" w:color="auto" w:fill="auto"/>
          </w:tcPr>
          <w:p w14:paraId="78435FF7" w14:textId="77777777" w:rsidR="002577A1" w:rsidRPr="00D5163E" w:rsidRDefault="002577A1" w:rsidP="00DD7CE7">
            <w:pPr>
              <w:pStyle w:val="ListParagraph"/>
              <w:numPr>
                <w:ilvl w:val="0"/>
                <w:numId w:val="58"/>
              </w:numPr>
              <w:ind w:left="330" w:hanging="270"/>
              <w:contextualSpacing/>
              <w:jc w:val="both"/>
              <w:rPr>
                <w:rFonts w:ascii="Calibri" w:hAnsi="Calibri" w:cs="Calibri"/>
                <w:b/>
                <w:sz w:val="20"/>
                <w:szCs w:val="20"/>
              </w:rPr>
            </w:pPr>
          </w:p>
        </w:tc>
        <w:tc>
          <w:tcPr>
            <w:tcW w:w="1528" w:type="dxa"/>
            <w:tcBorders>
              <w:bottom w:val="single" w:sz="4" w:space="0" w:color="auto"/>
            </w:tcBorders>
            <w:shd w:val="clear" w:color="auto" w:fill="auto"/>
          </w:tcPr>
          <w:p w14:paraId="4BC56CDB" w14:textId="77777777" w:rsidR="002577A1" w:rsidRPr="00D5163E" w:rsidRDefault="002577A1" w:rsidP="007E081C">
            <w:pPr>
              <w:rPr>
                <w:rFonts w:cs="Calibri"/>
                <w:szCs w:val="20"/>
              </w:rPr>
            </w:pPr>
            <w:r w:rsidRPr="00D5163E">
              <w:rPr>
                <w:rFonts w:cs="Calibri"/>
                <w:szCs w:val="20"/>
              </w:rPr>
              <w:t>Performance Contracting</w:t>
            </w:r>
          </w:p>
        </w:tc>
        <w:tc>
          <w:tcPr>
            <w:tcW w:w="3654" w:type="dxa"/>
            <w:gridSpan w:val="2"/>
            <w:shd w:val="clear" w:color="auto" w:fill="auto"/>
          </w:tcPr>
          <w:p w14:paraId="6FEDFD93" w14:textId="77777777" w:rsidR="002577A1" w:rsidRPr="00D5163E" w:rsidRDefault="002577A1" w:rsidP="007E081C">
            <w:pPr>
              <w:rPr>
                <w:rFonts w:cs="Calibri"/>
                <w:szCs w:val="20"/>
              </w:rPr>
            </w:pPr>
            <w:r w:rsidRPr="00D5163E">
              <w:rPr>
                <w:rFonts w:cs="Calibri"/>
                <w:szCs w:val="20"/>
              </w:rPr>
              <w:t>USD   15,500</w:t>
            </w:r>
          </w:p>
        </w:tc>
      </w:tr>
      <w:tr w:rsidR="002577A1" w:rsidRPr="00D5163E" w14:paraId="1CB9D2E4" w14:textId="77777777" w:rsidTr="002577A1">
        <w:trPr>
          <w:trHeight w:val="49"/>
          <w:jc w:val="center"/>
        </w:trPr>
        <w:tc>
          <w:tcPr>
            <w:tcW w:w="2601" w:type="dxa"/>
            <w:vMerge/>
            <w:shd w:val="clear" w:color="auto" w:fill="auto"/>
          </w:tcPr>
          <w:p w14:paraId="7FF9F9BE" w14:textId="77777777" w:rsidR="002577A1" w:rsidRPr="00D5163E" w:rsidRDefault="002577A1" w:rsidP="00DD7CE7">
            <w:pPr>
              <w:pStyle w:val="ListParagraph"/>
              <w:numPr>
                <w:ilvl w:val="0"/>
                <w:numId w:val="58"/>
              </w:numPr>
              <w:ind w:left="330" w:hanging="270"/>
              <w:contextualSpacing/>
              <w:jc w:val="both"/>
              <w:rPr>
                <w:rFonts w:ascii="Calibri" w:hAnsi="Calibri" w:cs="Calibri"/>
                <w:b/>
                <w:sz w:val="20"/>
                <w:szCs w:val="20"/>
              </w:rPr>
            </w:pPr>
          </w:p>
        </w:tc>
        <w:tc>
          <w:tcPr>
            <w:tcW w:w="1528" w:type="dxa"/>
            <w:tcBorders>
              <w:bottom w:val="single" w:sz="4" w:space="0" w:color="auto"/>
            </w:tcBorders>
            <w:shd w:val="clear" w:color="auto" w:fill="auto"/>
          </w:tcPr>
          <w:p w14:paraId="33EEEC5B" w14:textId="77777777" w:rsidR="002577A1" w:rsidRPr="00D5163E" w:rsidRDefault="002577A1" w:rsidP="007E081C">
            <w:pPr>
              <w:rPr>
                <w:rFonts w:cs="Calibri"/>
                <w:szCs w:val="20"/>
              </w:rPr>
            </w:pPr>
            <w:r w:rsidRPr="00D5163E">
              <w:rPr>
                <w:rFonts w:cs="Calibri"/>
                <w:szCs w:val="20"/>
              </w:rPr>
              <w:t>Replication Preparation</w:t>
            </w:r>
          </w:p>
        </w:tc>
        <w:tc>
          <w:tcPr>
            <w:tcW w:w="3654" w:type="dxa"/>
            <w:gridSpan w:val="2"/>
            <w:shd w:val="clear" w:color="auto" w:fill="auto"/>
          </w:tcPr>
          <w:p w14:paraId="6FEE1C1F" w14:textId="77777777" w:rsidR="002577A1" w:rsidRPr="00D5163E" w:rsidRDefault="002577A1" w:rsidP="007E081C">
            <w:pPr>
              <w:rPr>
                <w:rFonts w:cs="Calibri"/>
                <w:szCs w:val="20"/>
              </w:rPr>
            </w:pPr>
            <w:r w:rsidRPr="00D5163E">
              <w:rPr>
                <w:rFonts w:cs="Calibri"/>
                <w:szCs w:val="20"/>
              </w:rPr>
              <w:t>USD     8,000</w:t>
            </w:r>
          </w:p>
        </w:tc>
      </w:tr>
      <w:tr w:rsidR="002577A1" w:rsidRPr="00D5163E" w14:paraId="6E37CE44" w14:textId="77777777" w:rsidTr="002577A1">
        <w:trPr>
          <w:trHeight w:val="49"/>
          <w:jc w:val="center"/>
        </w:trPr>
        <w:tc>
          <w:tcPr>
            <w:tcW w:w="2601" w:type="dxa"/>
            <w:vMerge/>
            <w:shd w:val="clear" w:color="auto" w:fill="auto"/>
          </w:tcPr>
          <w:p w14:paraId="1FDC3199" w14:textId="77777777" w:rsidR="002577A1" w:rsidRPr="00D5163E" w:rsidRDefault="002577A1" w:rsidP="00DD7CE7">
            <w:pPr>
              <w:pStyle w:val="ListParagraph"/>
              <w:numPr>
                <w:ilvl w:val="0"/>
                <w:numId w:val="58"/>
              </w:numPr>
              <w:ind w:left="330" w:hanging="270"/>
              <w:contextualSpacing/>
              <w:jc w:val="both"/>
              <w:rPr>
                <w:rFonts w:ascii="Calibri" w:hAnsi="Calibri" w:cs="Calibri"/>
                <w:b/>
                <w:sz w:val="20"/>
                <w:szCs w:val="20"/>
              </w:rPr>
            </w:pPr>
          </w:p>
        </w:tc>
        <w:tc>
          <w:tcPr>
            <w:tcW w:w="1528" w:type="dxa"/>
            <w:tcBorders>
              <w:bottom w:val="single" w:sz="4" w:space="0" w:color="auto"/>
            </w:tcBorders>
            <w:shd w:val="clear" w:color="auto" w:fill="auto"/>
          </w:tcPr>
          <w:p w14:paraId="5D6779F8" w14:textId="77777777" w:rsidR="002577A1" w:rsidRPr="00D5163E" w:rsidRDefault="002577A1" w:rsidP="007E081C">
            <w:pPr>
              <w:rPr>
                <w:rFonts w:cs="Calibri"/>
                <w:b/>
                <w:szCs w:val="20"/>
              </w:rPr>
            </w:pPr>
            <w:r w:rsidRPr="00D5163E">
              <w:rPr>
                <w:rFonts w:cs="Calibri"/>
                <w:b/>
                <w:szCs w:val="20"/>
              </w:rPr>
              <w:t>Total</w:t>
            </w:r>
          </w:p>
        </w:tc>
        <w:tc>
          <w:tcPr>
            <w:tcW w:w="3654" w:type="dxa"/>
            <w:gridSpan w:val="2"/>
            <w:shd w:val="clear" w:color="auto" w:fill="auto"/>
          </w:tcPr>
          <w:p w14:paraId="65BF128E" w14:textId="77777777" w:rsidR="002577A1" w:rsidRPr="00D5163E" w:rsidRDefault="002577A1" w:rsidP="007E081C">
            <w:pPr>
              <w:rPr>
                <w:rFonts w:cs="Calibri"/>
                <w:b/>
                <w:szCs w:val="20"/>
              </w:rPr>
            </w:pPr>
            <w:r w:rsidRPr="00D5163E">
              <w:rPr>
                <w:rFonts w:cs="Calibri"/>
                <w:b/>
                <w:szCs w:val="20"/>
              </w:rPr>
              <w:t>USD   50,000</w:t>
            </w:r>
          </w:p>
        </w:tc>
      </w:tr>
      <w:tr w:rsidR="002577A1" w:rsidRPr="00D5163E" w14:paraId="56509A08" w14:textId="77777777" w:rsidTr="002577A1">
        <w:trPr>
          <w:trHeight w:val="252"/>
          <w:jc w:val="center"/>
        </w:trPr>
        <w:tc>
          <w:tcPr>
            <w:tcW w:w="2601" w:type="dxa"/>
            <w:vMerge w:val="restart"/>
            <w:shd w:val="clear" w:color="auto" w:fill="auto"/>
          </w:tcPr>
          <w:p w14:paraId="6DF0EA21" w14:textId="77777777" w:rsidR="002577A1" w:rsidRPr="00D5163E" w:rsidRDefault="002577A1" w:rsidP="00DD7CE7">
            <w:pPr>
              <w:pStyle w:val="ListParagraph"/>
              <w:numPr>
                <w:ilvl w:val="0"/>
                <w:numId w:val="58"/>
              </w:numPr>
              <w:ind w:left="330" w:hanging="270"/>
              <w:contextualSpacing/>
              <w:jc w:val="both"/>
              <w:rPr>
                <w:rFonts w:ascii="Calibri" w:hAnsi="Calibri" w:cs="Calibri"/>
                <w:b/>
                <w:noProof/>
                <w:sz w:val="20"/>
                <w:szCs w:val="20"/>
              </w:rPr>
            </w:pPr>
            <w:r w:rsidRPr="00D5163E">
              <w:rPr>
                <w:rFonts w:ascii="Calibri" w:hAnsi="Calibri" w:cs="Calibri"/>
                <w:b/>
                <w:sz w:val="20"/>
                <w:szCs w:val="20"/>
              </w:rPr>
              <w:t>Implementation Timeline</w:t>
            </w:r>
          </w:p>
        </w:tc>
        <w:tc>
          <w:tcPr>
            <w:tcW w:w="1528" w:type="dxa"/>
            <w:shd w:val="clear" w:color="auto" w:fill="auto"/>
          </w:tcPr>
          <w:p w14:paraId="4E52F5B0" w14:textId="77777777" w:rsidR="002577A1" w:rsidRPr="00D5163E" w:rsidRDefault="002577A1" w:rsidP="007E081C">
            <w:pPr>
              <w:rPr>
                <w:rFonts w:cs="Calibri"/>
                <w:szCs w:val="20"/>
              </w:rPr>
            </w:pPr>
            <w:r w:rsidRPr="00D5163E">
              <w:rPr>
                <w:rFonts w:cs="Calibri"/>
                <w:szCs w:val="20"/>
              </w:rPr>
              <w:t>Project Development</w:t>
            </w:r>
          </w:p>
        </w:tc>
        <w:tc>
          <w:tcPr>
            <w:tcW w:w="3654" w:type="dxa"/>
            <w:gridSpan w:val="2"/>
            <w:shd w:val="clear" w:color="auto" w:fill="auto"/>
          </w:tcPr>
          <w:p w14:paraId="5FA84AF6" w14:textId="77777777" w:rsidR="002577A1" w:rsidRPr="00D5163E" w:rsidRDefault="002577A1" w:rsidP="007E081C">
            <w:pPr>
              <w:rPr>
                <w:rFonts w:cs="Calibri"/>
                <w:szCs w:val="20"/>
              </w:rPr>
            </w:pPr>
            <w:r w:rsidRPr="00D5163E">
              <w:rPr>
                <w:rFonts w:cs="Calibri"/>
                <w:szCs w:val="20"/>
              </w:rPr>
              <w:t>July to August 2018</w:t>
            </w:r>
          </w:p>
        </w:tc>
      </w:tr>
      <w:tr w:rsidR="002577A1" w:rsidRPr="00D5163E" w14:paraId="07CEF708" w14:textId="77777777" w:rsidTr="002577A1">
        <w:trPr>
          <w:trHeight w:val="251"/>
          <w:jc w:val="center"/>
        </w:trPr>
        <w:tc>
          <w:tcPr>
            <w:tcW w:w="2601" w:type="dxa"/>
            <w:vMerge/>
            <w:shd w:val="clear" w:color="auto" w:fill="auto"/>
          </w:tcPr>
          <w:p w14:paraId="6D31F680" w14:textId="77777777" w:rsidR="002577A1" w:rsidRPr="00D5163E" w:rsidRDefault="002577A1" w:rsidP="00DD7CE7">
            <w:pPr>
              <w:pStyle w:val="ListParagraph"/>
              <w:numPr>
                <w:ilvl w:val="0"/>
                <w:numId w:val="58"/>
              </w:numPr>
              <w:ind w:left="330" w:hanging="270"/>
              <w:contextualSpacing/>
              <w:jc w:val="both"/>
              <w:rPr>
                <w:rFonts w:ascii="Calibri" w:hAnsi="Calibri" w:cs="Calibri"/>
                <w:b/>
                <w:sz w:val="20"/>
                <w:szCs w:val="20"/>
              </w:rPr>
            </w:pPr>
          </w:p>
        </w:tc>
        <w:tc>
          <w:tcPr>
            <w:tcW w:w="1528" w:type="dxa"/>
            <w:shd w:val="clear" w:color="auto" w:fill="auto"/>
          </w:tcPr>
          <w:p w14:paraId="30CA8549" w14:textId="77777777" w:rsidR="002577A1" w:rsidRPr="00D5163E" w:rsidRDefault="002577A1" w:rsidP="007E081C">
            <w:pPr>
              <w:rPr>
                <w:rFonts w:cs="Calibri"/>
                <w:szCs w:val="20"/>
              </w:rPr>
            </w:pPr>
            <w:r w:rsidRPr="00D5163E">
              <w:rPr>
                <w:rFonts w:cs="Calibri"/>
                <w:szCs w:val="20"/>
              </w:rPr>
              <w:t>Implementation</w:t>
            </w:r>
          </w:p>
        </w:tc>
        <w:tc>
          <w:tcPr>
            <w:tcW w:w="3654" w:type="dxa"/>
            <w:gridSpan w:val="2"/>
            <w:shd w:val="clear" w:color="auto" w:fill="auto"/>
          </w:tcPr>
          <w:p w14:paraId="646813DD" w14:textId="27C5DF8A" w:rsidR="002577A1" w:rsidRPr="00D5163E" w:rsidRDefault="00D20196" w:rsidP="007E081C">
            <w:pPr>
              <w:rPr>
                <w:rFonts w:cs="Calibri"/>
                <w:szCs w:val="20"/>
              </w:rPr>
            </w:pPr>
            <w:r w:rsidRPr="00D5163E">
              <w:rPr>
                <w:rFonts w:cs="Calibri"/>
                <w:szCs w:val="20"/>
              </w:rPr>
              <w:t xml:space="preserve">January </w:t>
            </w:r>
            <w:r w:rsidR="002577A1" w:rsidRPr="00D5163E">
              <w:rPr>
                <w:rFonts w:cs="Calibri"/>
                <w:szCs w:val="20"/>
              </w:rPr>
              <w:t xml:space="preserve">to </w:t>
            </w:r>
            <w:r w:rsidRPr="00D5163E">
              <w:rPr>
                <w:rFonts w:cs="Calibri"/>
                <w:szCs w:val="20"/>
              </w:rPr>
              <w:t xml:space="preserve">March </w:t>
            </w:r>
            <w:r w:rsidR="002577A1" w:rsidRPr="00D5163E">
              <w:rPr>
                <w:rFonts w:cs="Calibri"/>
                <w:szCs w:val="20"/>
              </w:rPr>
              <w:t>201</w:t>
            </w:r>
            <w:r w:rsidRPr="00D5163E">
              <w:rPr>
                <w:rFonts w:cs="Calibri"/>
                <w:szCs w:val="20"/>
              </w:rPr>
              <w:t>9</w:t>
            </w:r>
          </w:p>
        </w:tc>
      </w:tr>
      <w:tr w:rsidR="002577A1" w:rsidRPr="00D5163E" w14:paraId="726AB688" w14:textId="77777777" w:rsidTr="002577A1">
        <w:trPr>
          <w:trHeight w:val="251"/>
          <w:jc w:val="center"/>
        </w:trPr>
        <w:tc>
          <w:tcPr>
            <w:tcW w:w="2601" w:type="dxa"/>
            <w:vMerge/>
            <w:shd w:val="clear" w:color="auto" w:fill="auto"/>
          </w:tcPr>
          <w:p w14:paraId="29E7970B" w14:textId="77777777" w:rsidR="002577A1" w:rsidRPr="00D5163E" w:rsidRDefault="002577A1" w:rsidP="00DD7CE7">
            <w:pPr>
              <w:pStyle w:val="ListParagraph"/>
              <w:numPr>
                <w:ilvl w:val="0"/>
                <w:numId w:val="58"/>
              </w:numPr>
              <w:ind w:left="330" w:hanging="270"/>
              <w:contextualSpacing/>
              <w:jc w:val="both"/>
              <w:rPr>
                <w:rFonts w:ascii="Calibri" w:hAnsi="Calibri" w:cs="Calibri"/>
                <w:b/>
                <w:sz w:val="20"/>
                <w:szCs w:val="20"/>
              </w:rPr>
            </w:pPr>
          </w:p>
        </w:tc>
        <w:tc>
          <w:tcPr>
            <w:tcW w:w="1528" w:type="dxa"/>
            <w:shd w:val="clear" w:color="auto" w:fill="auto"/>
          </w:tcPr>
          <w:p w14:paraId="349A501F" w14:textId="77777777" w:rsidR="002577A1" w:rsidRPr="00D5163E" w:rsidRDefault="002577A1" w:rsidP="007E081C">
            <w:pPr>
              <w:rPr>
                <w:rFonts w:cs="Calibri"/>
                <w:szCs w:val="20"/>
              </w:rPr>
            </w:pPr>
            <w:r w:rsidRPr="00D5163E">
              <w:rPr>
                <w:rFonts w:cs="Calibri"/>
                <w:szCs w:val="20"/>
              </w:rPr>
              <w:t>Contracting Period</w:t>
            </w:r>
          </w:p>
        </w:tc>
        <w:tc>
          <w:tcPr>
            <w:tcW w:w="3654" w:type="dxa"/>
            <w:gridSpan w:val="2"/>
            <w:shd w:val="clear" w:color="auto" w:fill="auto"/>
          </w:tcPr>
          <w:p w14:paraId="1F0087E9" w14:textId="071B9FAA" w:rsidR="002577A1" w:rsidRPr="00D5163E" w:rsidRDefault="00D20196" w:rsidP="007E081C">
            <w:pPr>
              <w:rPr>
                <w:rFonts w:cs="Calibri"/>
                <w:szCs w:val="20"/>
              </w:rPr>
            </w:pPr>
            <w:r w:rsidRPr="00D5163E">
              <w:rPr>
                <w:rFonts w:cs="Calibri"/>
                <w:szCs w:val="20"/>
              </w:rPr>
              <w:t xml:space="preserve">April </w:t>
            </w:r>
            <w:r w:rsidR="002577A1" w:rsidRPr="00D5163E">
              <w:rPr>
                <w:rFonts w:cs="Calibri"/>
                <w:szCs w:val="20"/>
              </w:rPr>
              <w:t xml:space="preserve">2019 to </w:t>
            </w:r>
            <w:r w:rsidR="009F6107" w:rsidRPr="00D5163E">
              <w:rPr>
                <w:rFonts w:cs="Calibri"/>
                <w:szCs w:val="20"/>
              </w:rPr>
              <w:t xml:space="preserve">March </w:t>
            </w:r>
            <w:r w:rsidR="002577A1" w:rsidRPr="00D5163E">
              <w:rPr>
                <w:rFonts w:cs="Calibri"/>
                <w:szCs w:val="20"/>
              </w:rPr>
              <w:t>202</w:t>
            </w:r>
            <w:r w:rsidR="009F6107" w:rsidRPr="00D5163E">
              <w:rPr>
                <w:rFonts w:cs="Calibri"/>
                <w:szCs w:val="20"/>
              </w:rPr>
              <w:t>1</w:t>
            </w:r>
          </w:p>
        </w:tc>
      </w:tr>
      <w:tr w:rsidR="002577A1" w:rsidRPr="00D5163E" w14:paraId="1F90F1F4" w14:textId="77777777" w:rsidTr="002577A1">
        <w:trPr>
          <w:trHeight w:val="251"/>
          <w:jc w:val="center"/>
        </w:trPr>
        <w:tc>
          <w:tcPr>
            <w:tcW w:w="2601" w:type="dxa"/>
            <w:vMerge/>
            <w:shd w:val="clear" w:color="auto" w:fill="auto"/>
          </w:tcPr>
          <w:p w14:paraId="02E964CA" w14:textId="77777777" w:rsidR="002577A1" w:rsidRPr="00D5163E" w:rsidRDefault="002577A1" w:rsidP="00DD7CE7">
            <w:pPr>
              <w:pStyle w:val="ListParagraph"/>
              <w:numPr>
                <w:ilvl w:val="0"/>
                <w:numId w:val="58"/>
              </w:numPr>
              <w:ind w:left="330" w:hanging="270"/>
              <w:contextualSpacing/>
              <w:jc w:val="both"/>
              <w:rPr>
                <w:rFonts w:ascii="Calibri" w:hAnsi="Calibri" w:cs="Calibri"/>
                <w:b/>
                <w:sz w:val="20"/>
                <w:szCs w:val="20"/>
              </w:rPr>
            </w:pPr>
          </w:p>
        </w:tc>
        <w:tc>
          <w:tcPr>
            <w:tcW w:w="1528" w:type="dxa"/>
            <w:shd w:val="clear" w:color="auto" w:fill="auto"/>
          </w:tcPr>
          <w:p w14:paraId="4ECC43B7" w14:textId="77777777" w:rsidR="002577A1" w:rsidRPr="00D5163E" w:rsidRDefault="002577A1" w:rsidP="007E081C">
            <w:pPr>
              <w:rPr>
                <w:rFonts w:cs="Calibri"/>
                <w:szCs w:val="20"/>
              </w:rPr>
            </w:pPr>
            <w:r w:rsidRPr="00D5163E">
              <w:rPr>
                <w:rFonts w:cs="Calibri"/>
                <w:szCs w:val="20"/>
              </w:rPr>
              <w:t>Replication Preparation</w:t>
            </w:r>
          </w:p>
        </w:tc>
        <w:tc>
          <w:tcPr>
            <w:tcW w:w="3654" w:type="dxa"/>
            <w:gridSpan w:val="2"/>
            <w:shd w:val="clear" w:color="auto" w:fill="auto"/>
          </w:tcPr>
          <w:p w14:paraId="0D4EB561" w14:textId="54481C7E" w:rsidR="002577A1" w:rsidRPr="00D5163E" w:rsidRDefault="007E1C61" w:rsidP="007E081C">
            <w:pPr>
              <w:rPr>
                <w:rFonts w:cs="Calibri"/>
                <w:szCs w:val="20"/>
              </w:rPr>
            </w:pPr>
            <w:r w:rsidRPr="00D5163E">
              <w:rPr>
                <w:rFonts w:cs="Calibri"/>
                <w:szCs w:val="20"/>
              </w:rPr>
              <w:t>September</w:t>
            </w:r>
            <w:r w:rsidR="009F6107" w:rsidRPr="00D5163E">
              <w:rPr>
                <w:rFonts w:cs="Calibri"/>
                <w:szCs w:val="20"/>
              </w:rPr>
              <w:t xml:space="preserve">  </w:t>
            </w:r>
            <w:r w:rsidR="002577A1" w:rsidRPr="00D5163E">
              <w:rPr>
                <w:rFonts w:cs="Calibri"/>
                <w:szCs w:val="20"/>
              </w:rPr>
              <w:t xml:space="preserve">to </w:t>
            </w:r>
            <w:r w:rsidR="009F6107" w:rsidRPr="00D5163E">
              <w:rPr>
                <w:rFonts w:cs="Calibri"/>
                <w:szCs w:val="20"/>
              </w:rPr>
              <w:t xml:space="preserve">December  </w:t>
            </w:r>
            <w:r w:rsidR="002577A1" w:rsidRPr="00D5163E">
              <w:rPr>
                <w:rFonts w:cs="Calibri"/>
                <w:szCs w:val="20"/>
              </w:rPr>
              <w:t>2019</w:t>
            </w:r>
          </w:p>
        </w:tc>
      </w:tr>
    </w:tbl>
    <w:p w14:paraId="5CBE4785" w14:textId="77777777" w:rsidR="00D0479B" w:rsidRPr="00D5163E" w:rsidRDefault="00D0479B" w:rsidP="00BB05F5">
      <w:pPr>
        <w:spacing w:after="0"/>
        <w:ind w:left="-360" w:right="-630"/>
        <w:rPr>
          <w:rFonts w:cs="Calibri"/>
          <w:b/>
          <w:i/>
          <w:sz w:val="22"/>
          <w:szCs w:val="22"/>
        </w:rPr>
      </w:pPr>
    </w:p>
    <w:p w14:paraId="6755EBB9" w14:textId="4F1E6966" w:rsidR="00763DC1" w:rsidRPr="00D5163E" w:rsidRDefault="00763DC1" w:rsidP="00BB05F5">
      <w:pPr>
        <w:spacing w:after="0"/>
        <w:ind w:left="-360" w:right="-630"/>
        <w:rPr>
          <w:rFonts w:cs="Calibri"/>
          <w:b/>
          <w:i/>
          <w:sz w:val="22"/>
          <w:szCs w:val="22"/>
        </w:rPr>
      </w:pPr>
      <w:r w:rsidRPr="00D5163E">
        <w:rPr>
          <w:rFonts w:cs="Calibri"/>
          <w:b/>
          <w:i/>
          <w:sz w:val="22"/>
          <w:szCs w:val="22"/>
        </w:rPr>
        <w:t>Introduction</w:t>
      </w:r>
    </w:p>
    <w:p w14:paraId="6640F857" w14:textId="77777777" w:rsidR="00732D72" w:rsidRPr="00D5163E" w:rsidRDefault="00732D72" w:rsidP="00BB05F5">
      <w:pPr>
        <w:spacing w:after="0"/>
        <w:ind w:left="-360" w:right="-630"/>
        <w:rPr>
          <w:sz w:val="22"/>
          <w:szCs w:val="22"/>
        </w:rPr>
      </w:pPr>
      <w:bookmarkStart w:id="45" w:name="_Hlk489261891"/>
    </w:p>
    <w:p w14:paraId="374F9D72" w14:textId="77777777" w:rsidR="00BB05F5" w:rsidRPr="00D5163E" w:rsidRDefault="00763DC1" w:rsidP="00BB05F5">
      <w:pPr>
        <w:spacing w:after="0"/>
        <w:ind w:left="-360" w:right="-630"/>
        <w:rPr>
          <w:sz w:val="22"/>
          <w:szCs w:val="22"/>
        </w:rPr>
      </w:pPr>
      <w:r w:rsidRPr="00D5163E">
        <w:rPr>
          <w:sz w:val="22"/>
          <w:szCs w:val="22"/>
        </w:rPr>
        <w:t>Commercial buildings have high energy needs and can put great strain on the nation's power grids during peak periods. Developing more efficient buildings helps ensure a steady supply of affordable power and significantly lower</w:t>
      </w:r>
      <w:r w:rsidR="00BB05F5" w:rsidRPr="00D5163E">
        <w:rPr>
          <w:sz w:val="22"/>
          <w:szCs w:val="22"/>
        </w:rPr>
        <w:t>s operating costs for business.</w:t>
      </w:r>
    </w:p>
    <w:p w14:paraId="3B3825AD" w14:textId="77777777" w:rsidR="00BB05F5" w:rsidRPr="00D5163E" w:rsidRDefault="00BB05F5" w:rsidP="00BB05F5">
      <w:pPr>
        <w:spacing w:after="0"/>
        <w:ind w:left="-360" w:right="-630"/>
        <w:rPr>
          <w:sz w:val="22"/>
          <w:szCs w:val="22"/>
        </w:rPr>
      </w:pPr>
    </w:p>
    <w:p w14:paraId="4A1E1C30" w14:textId="77777777" w:rsidR="00BB05F5" w:rsidRPr="00D5163E" w:rsidRDefault="00763DC1" w:rsidP="00BB05F5">
      <w:pPr>
        <w:spacing w:after="0"/>
        <w:ind w:left="-360" w:right="-630"/>
        <w:rPr>
          <w:sz w:val="22"/>
          <w:szCs w:val="22"/>
        </w:rPr>
      </w:pPr>
      <w:r w:rsidRPr="00D5163E">
        <w:rPr>
          <w:rFonts w:cs="Calibri"/>
          <w:sz w:val="22"/>
          <w:szCs w:val="22"/>
        </w:rPr>
        <w:t>Energy saving in commercial buildings, including lighting system, can be implemented through</w:t>
      </w:r>
      <w:r w:rsidR="00B1547E" w:rsidRPr="00D5163E">
        <w:rPr>
          <w:rFonts w:cs="Calibri"/>
          <w:sz w:val="22"/>
          <w:szCs w:val="22"/>
        </w:rPr>
        <w:t xml:space="preserve"> Shared Savings ESCO</w:t>
      </w:r>
      <w:r w:rsidRPr="00D5163E">
        <w:rPr>
          <w:rFonts w:cs="Calibri"/>
          <w:sz w:val="22"/>
          <w:szCs w:val="22"/>
        </w:rPr>
        <w:t xml:space="preserve"> business model. </w:t>
      </w:r>
      <w:bookmarkEnd w:id="45"/>
      <w:r w:rsidR="00B1547E" w:rsidRPr="00D5163E">
        <w:rPr>
          <w:rFonts w:cs="Calibri"/>
          <w:sz w:val="22"/>
          <w:szCs w:val="22"/>
        </w:rPr>
        <w:t xml:space="preserve">This </w:t>
      </w:r>
      <w:r w:rsidRPr="00D5163E">
        <w:rPr>
          <w:rFonts w:cs="Calibri"/>
          <w:sz w:val="22"/>
          <w:szCs w:val="22"/>
        </w:rPr>
        <w:t xml:space="preserve">shifts the focus away from selling energy efficient lights towards the desired benefits and services derived from the use of the technology. In this project demonstration, the said benefit is the energy saving gained from retrofitting lighting in buildings to LED lamps. </w:t>
      </w:r>
    </w:p>
    <w:p w14:paraId="39C7A22F" w14:textId="77777777" w:rsidR="00BB05F5" w:rsidRPr="00D5163E" w:rsidRDefault="00BB05F5" w:rsidP="00BB05F5">
      <w:pPr>
        <w:spacing w:after="0"/>
        <w:ind w:left="-360" w:right="-630"/>
        <w:rPr>
          <w:sz w:val="22"/>
          <w:szCs w:val="22"/>
        </w:rPr>
      </w:pPr>
    </w:p>
    <w:p w14:paraId="041286F5" w14:textId="77777777" w:rsidR="00BB05F5" w:rsidRPr="00D5163E" w:rsidRDefault="00B1547E" w:rsidP="00BB05F5">
      <w:pPr>
        <w:spacing w:after="0"/>
        <w:ind w:left="-360" w:right="-630"/>
        <w:rPr>
          <w:sz w:val="22"/>
          <w:szCs w:val="22"/>
        </w:rPr>
      </w:pPr>
      <w:r w:rsidRPr="00D5163E">
        <w:rPr>
          <w:rFonts w:cs="Calibri"/>
          <w:sz w:val="22"/>
          <w:szCs w:val="22"/>
        </w:rPr>
        <w:lastRenderedPageBreak/>
        <w:t xml:space="preserve">The </w:t>
      </w:r>
      <w:r w:rsidR="00763DC1" w:rsidRPr="00D5163E">
        <w:rPr>
          <w:rFonts w:cs="Calibri"/>
          <w:sz w:val="22"/>
          <w:szCs w:val="22"/>
        </w:rPr>
        <w:t>project will involve a third-party company</w:t>
      </w:r>
      <w:r w:rsidRPr="00D5163E">
        <w:rPr>
          <w:rFonts w:cs="Calibri"/>
          <w:sz w:val="22"/>
          <w:szCs w:val="22"/>
        </w:rPr>
        <w:t>,</w:t>
      </w:r>
      <w:r w:rsidR="00763DC1" w:rsidRPr="00D5163E">
        <w:rPr>
          <w:rFonts w:cs="Calibri"/>
          <w:sz w:val="22"/>
          <w:szCs w:val="22"/>
        </w:rPr>
        <w:t xml:space="preserve"> the </w:t>
      </w:r>
      <w:r w:rsidR="00763DC1" w:rsidRPr="00D5163E">
        <w:rPr>
          <w:rFonts w:cs="Calibri"/>
          <w:bCs/>
          <w:iCs/>
          <w:sz w:val="22"/>
          <w:szCs w:val="22"/>
        </w:rPr>
        <w:t>Energy Services Company</w:t>
      </w:r>
      <w:r w:rsidR="00763DC1" w:rsidRPr="00D5163E">
        <w:rPr>
          <w:rFonts w:cs="Calibri"/>
          <w:bCs/>
          <w:i/>
          <w:iCs/>
          <w:sz w:val="22"/>
          <w:szCs w:val="22"/>
        </w:rPr>
        <w:t xml:space="preserve"> </w:t>
      </w:r>
      <w:r w:rsidR="00763DC1" w:rsidRPr="00D5163E">
        <w:rPr>
          <w:rFonts w:cs="Calibri"/>
          <w:sz w:val="22"/>
          <w:szCs w:val="22"/>
        </w:rPr>
        <w:t>(ESCO)</w:t>
      </w:r>
      <w:r w:rsidRPr="00D5163E">
        <w:rPr>
          <w:rFonts w:cs="Calibri"/>
          <w:sz w:val="22"/>
          <w:szCs w:val="22"/>
        </w:rPr>
        <w:t xml:space="preserve">to </w:t>
      </w:r>
      <w:r w:rsidR="00763DC1" w:rsidRPr="00D5163E">
        <w:rPr>
          <w:rFonts w:cs="Calibri"/>
          <w:sz w:val="22"/>
          <w:szCs w:val="22"/>
        </w:rPr>
        <w:t>provide a broad range of energy solutions including designs and implementation of energy savings projects, ret</w:t>
      </w:r>
      <w:r w:rsidR="00BB05F5" w:rsidRPr="00D5163E">
        <w:rPr>
          <w:rFonts w:cs="Calibri"/>
          <w:sz w:val="22"/>
          <w:szCs w:val="22"/>
        </w:rPr>
        <w:t>rofitting, and risk management.</w:t>
      </w:r>
    </w:p>
    <w:p w14:paraId="2A98A03F" w14:textId="77777777" w:rsidR="00BB05F5" w:rsidRPr="00D5163E" w:rsidRDefault="00BB05F5" w:rsidP="00BB05F5">
      <w:pPr>
        <w:spacing w:after="0"/>
        <w:ind w:left="-360" w:right="-630"/>
        <w:rPr>
          <w:sz w:val="22"/>
          <w:szCs w:val="22"/>
        </w:rPr>
      </w:pPr>
    </w:p>
    <w:p w14:paraId="08FE92D7" w14:textId="77777777" w:rsidR="00BB05F5" w:rsidRPr="00D5163E" w:rsidRDefault="00763DC1" w:rsidP="00BB05F5">
      <w:pPr>
        <w:spacing w:after="0"/>
        <w:ind w:left="-360" w:right="-630"/>
        <w:rPr>
          <w:sz w:val="22"/>
          <w:szCs w:val="22"/>
        </w:rPr>
      </w:pPr>
      <w:r w:rsidRPr="00D5163E">
        <w:rPr>
          <w:rFonts w:cs="Calibri"/>
          <w:sz w:val="22"/>
          <w:szCs w:val="22"/>
        </w:rPr>
        <w:t>Besides of the lack of technical knowledge to implement this program, the lack of schemes from financial institution to fund this kind of project remains the biggest issue.</w:t>
      </w:r>
    </w:p>
    <w:p w14:paraId="1432301D" w14:textId="77777777" w:rsidR="00BB05F5" w:rsidRPr="00D5163E" w:rsidRDefault="00BB05F5" w:rsidP="00BB05F5">
      <w:pPr>
        <w:spacing w:after="0"/>
        <w:ind w:left="-360" w:right="-630"/>
        <w:rPr>
          <w:sz w:val="22"/>
          <w:szCs w:val="22"/>
        </w:rPr>
      </w:pPr>
    </w:p>
    <w:p w14:paraId="5B1A79EE" w14:textId="15291D34" w:rsidR="00763DC1" w:rsidRPr="00D5163E" w:rsidRDefault="00763DC1" w:rsidP="00BB05F5">
      <w:pPr>
        <w:spacing w:after="0"/>
        <w:ind w:left="-360" w:right="-630"/>
        <w:rPr>
          <w:sz w:val="22"/>
          <w:szCs w:val="22"/>
        </w:rPr>
      </w:pPr>
      <w:r w:rsidRPr="00D5163E">
        <w:rPr>
          <w:rFonts w:cs="Calibri"/>
          <w:sz w:val="22"/>
          <w:szCs w:val="22"/>
        </w:rPr>
        <w:t xml:space="preserve">The MEMR through in Regulation Nr.14/2016 regulated two kinds of Energy Performance Contracting involving ESCO; the Guaranteed Saving Performance Contract, and the Shared Saving Performance Contract. </w:t>
      </w:r>
      <w:bookmarkStart w:id="46" w:name="_Hlk489262038"/>
      <w:r w:rsidR="00B1547E" w:rsidRPr="00D5163E">
        <w:rPr>
          <w:rFonts w:cs="Calibri"/>
          <w:sz w:val="22"/>
          <w:szCs w:val="22"/>
        </w:rPr>
        <w:t xml:space="preserve">In this pilot </w:t>
      </w:r>
      <w:r w:rsidRPr="00D5163E">
        <w:rPr>
          <w:rFonts w:cs="Calibri"/>
          <w:sz w:val="22"/>
          <w:szCs w:val="22"/>
        </w:rPr>
        <w:t xml:space="preserve">the </w:t>
      </w:r>
      <w:r w:rsidR="00B1547E" w:rsidRPr="00D5163E">
        <w:rPr>
          <w:rFonts w:cs="Calibri"/>
          <w:sz w:val="22"/>
          <w:szCs w:val="22"/>
        </w:rPr>
        <w:t>ESCO S</w:t>
      </w:r>
      <w:r w:rsidRPr="00D5163E">
        <w:rPr>
          <w:rFonts w:cs="Calibri"/>
          <w:sz w:val="22"/>
          <w:szCs w:val="22"/>
        </w:rPr>
        <w:t xml:space="preserve">hared </w:t>
      </w:r>
      <w:r w:rsidR="00B1547E" w:rsidRPr="00D5163E">
        <w:rPr>
          <w:rFonts w:cs="Calibri"/>
          <w:sz w:val="22"/>
          <w:szCs w:val="22"/>
        </w:rPr>
        <w:t>S</w:t>
      </w:r>
      <w:r w:rsidRPr="00D5163E">
        <w:rPr>
          <w:rFonts w:cs="Calibri"/>
          <w:sz w:val="22"/>
          <w:szCs w:val="22"/>
        </w:rPr>
        <w:t xml:space="preserve">aving model </w:t>
      </w:r>
      <w:r w:rsidR="00B1547E" w:rsidRPr="00D5163E">
        <w:rPr>
          <w:rFonts w:cs="Calibri"/>
          <w:sz w:val="22"/>
          <w:szCs w:val="22"/>
        </w:rPr>
        <w:t>will be tested</w:t>
      </w:r>
      <w:r w:rsidRPr="00D5163E">
        <w:rPr>
          <w:rFonts w:cs="Calibri"/>
          <w:sz w:val="22"/>
          <w:szCs w:val="22"/>
        </w:rPr>
        <w:t>.</w:t>
      </w:r>
      <w:bookmarkEnd w:id="46"/>
    </w:p>
    <w:p w14:paraId="21C484FE" w14:textId="77777777" w:rsidR="00732D72" w:rsidRPr="00D5163E" w:rsidRDefault="00732D72" w:rsidP="00BB05F5">
      <w:pPr>
        <w:tabs>
          <w:tab w:val="left" w:pos="2700"/>
        </w:tabs>
        <w:spacing w:after="0"/>
        <w:ind w:left="-360" w:right="-630"/>
        <w:rPr>
          <w:b/>
          <w:i/>
          <w:sz w:val="22"/>
          <w:szCs w:val="22"/>
        </w:rPr>
      </w:pPr>
      <w:bookmarkStart w:id="47" w:name="_Hlk489262076"/>
    </w:p>
    <w:p w14:paraId="0B2EBC79" w14:textId="77777777" w:rsidR="00763DC1" w:rsidRPr="00D5163E" w:rsidRDefault="00763DC1" w:rsidP="00BB05F5">
      <w:pPr>
        <w:tabs>
          <w:tab w:val="left" w:pos="2700"/>
        </w:tabs>
        <w:spacing w:after="0"/>
        <w:ind w:left="-360" w:right="-630"/>
        <w:rPr>
          <w:b/>
          <w:i/>
          <w:sz w:val="22"/>
          <w:szCs w:val="22"/>
        </w:rPr>
      </w:pPr>
      <w:r w:rsidRPr="00D5163E">
        <w:rPr>
          <w:b/>
          <w:i/>
          <w:sz w:val="22"/>
          <w:szCs w:val="22"/>
        </w:rPr>
        <w:t>Shared Energy Saving Performance Contract</w:t>
      </w:r>
    </w:p>
    <w:p w14:paraId="1B012A47" w14:textId="77777777" w:rsidR="00732D72" w:rsidRPr="00D5163E" w:rsidRDefault="00732D72" w:rsidP="00BB05F5">
      <w:pPr>
        <w:spacing w:after="0"/>
        <w:ind w:left="-360" w:right="-630"/>
        <w:rPr>
          <w:sz w:val="22"/>
          <w:szCs w:val="22"/>
        </w:rPr>
      </w:pPr>
    </w:p>
    <w:p w14:paraId="16BFA1BD" w14:textId="7CD8D8C5" w:rsidR="00763DC1" w:rsidRPr="00D5163E" w:rsidRDefault="00763DC1" w:rsidP="00BB05F5">
      <w:pPr>
        <w:tabs>
          <w:tab w:val="left" w:pos="8010"/>
        </w:tabs>
        <w:spacing w:after="0"/>
        <w:ind w:left="-360" w:right="-630"/>
        <w:rPr>
          <w:i/>
          <w:sz w:val="22"/>
          <w:szCs w:val="22"/>
        </w:rPr>
      </w:pPr>
      <w:r w:rsidRPr="00D5163E">
        <w:rPr>
          <w:sz w:val="22"/>
          <w:szCs w:val="22"/>
        </w:rPr>
        <w:t xml:space="preserve">Shared Energy Saving is a financing agreement in which a private company offers to implement an energy efficiency program, including capital improvements (like lighting upgrades) in exchange for a portion of the energy cost saving. In negotiating a successfully shared energy performance contract (SEPC), a third-party financing entity will provide funding to cover the initial upfront costs of the energy-efficient lights. The ESCO providing the </w:t>
      </w:r>
      <w:r w:rsidR="00B1547E" w:rsidRPr="00D5163E">
        <w:rPr>
          <w:sz w:val="22"/>
          <w:szCs w:val="22"/>
        </w:rPr>
        <w:t xml:space="preserve">investment </w:t>
      </w:r>
      <w:r w:rsidRPr="00D5163E">
        <w:rPr>
          <w:sz w:val="22"/>
          <w:szCs w:val="22"/>
        </w:rPr>
        <w:t xml:space="preserve">and LED lamps will return the borrowed investment to the </w:t>
      </w:r>
      <w:r w:rsidR="00B1547E" w:rsidRPr="00D5163E">
        <w:rPr>
          <w:sz w:val="22"/>
          <w:szCs w:val="22"/>
        </w:rPr>
        <w:t xml:space="preserve">ESCO </w:t>
      </w:r>
      <w:r w:rsidRPr="00D5163E">
        <w:rPr>
          <w:sz w:val="22"/>
          <w:szCs w:val="22"/>
        </w:rPr>
        <w:t>from the monthly saving. Over the term of the shared savings agreement, after the balance is paid off in entirety, the energy user retains future energy saving and incurs lower energy expenditures for the lifetime of their buildings.</w:t>
      </w:r>
      <w:bookmarkEnd w:id="47"/>
    </w:p>
    <w:p w14:paraId="50AC8F20" w14:textId="77777777" w:rsidR="00732D72" w:rsidRPr="00D5163E" w:rsidRDefault="00732D72" w:rsidP="00BB05F5">
      <w:pPr>
        <w:tabs>
          <w:tab w:val="left" w:pos="2700"/>
        </w:tabs>
        <w:spacing w:after="0"/>
        <w:ind w:left="-360" w:right="-630"/>
        <w:rPr>
          <w:b/>
          <w:i/>
          <w:sz w:val="22"/>
          <w:szCs w:val="22"/>
        </w:rPr>
      </w:pPr>
    </w:p>
    <w:p w14:paraId="06FB92B3" w14:textId="77777777" w:rsidR="00763DC1" w:rsidRPr="00D5163E" w:rsidRDefault="00763DC1" w:rsidP="00BB05F5">
      <w:pPr>
        <w:tabs>
          <w:tab w:val="left" w:pos="2700"/>
        </w:tabs>
        <w:spacing w:after="0"/>
        <w:ind w:left="-360" w:right="-630"/>
        <w:rPr>
          <w:b/>
          <w:i/>
          <w:sz w:val="22"/>
          <w:szCs w:val="22"/>
        </w:rPr>
      </w:pPr>
      <w:r w:rsidRPr="00D5163E">
        <w:rPr>
          <w:b/>
          <w:i/>
          <w:sz w:val="22"/>
          <w:szCs w:val="22"/>
        </w:rPr>
        <w:t>Financial Mechanism and Sustainability</w:t>
      </w:r>
    </w:p>
    <w:p w14:paraId="7C3788DB" w14:textId="77777777" w:rsidR="00732D72" w:rsidRPr="00D5163E" w:rsidRDefault="00732D72" w:rsidP="00BB05F5">
      <w:pPr>
        <w:tabs>
          <w:tab w:val="left" w:pos="2700"/>
        </w:tabs>
        <w:spacing w:after="0"/>
        <w:ind w:left="-360" w:right="-630"/>
        <w:rPr>
          <w:sz w:val="22"/>
          <w:szCs w:val="22"/>
        </w:rPr>
      </w:pPr>
    </w:p>
    <w:p w14:paraId="54B5E134" w14:textId="77777777" w:rsidR="00BB05F5" w:rsidRPr="00D5163E" w:rsidRDefault="004F0883" w:rsidP="00BB05F5">
      <w:pPr>
        <w:tabs>
          <w:tab w:val="left" w:pos="2700"/>
        </w:tabs>
        <w:spacing w:after="0"/>
        <w:ind w:left="-360" w:right="-630"/>
        <w:rPr>
          <w:sz w:val="22"/>
          <w:szCs w:val="22"/>
        </w:rPr>
      </w:pPr>
      <w:r w:rsidRPr="00D5163E">
        <w:rPr>
          <w:sz w:val="22"/>
          <w:szCs w:val="22"/>
        </w:rPr>
        <w:t>The energy user</w:t>
      </w:r>
      <w:r w:rsidR="001B4625" w:rsidRPr="00D5163E">
        <w:rPr>
          <w:sz w:val="22"/>
          <w:szCs w:val="22"/>
        </w:rPr>
        <w:t xml:space="preserve"> as a commercial entity</w:t>
      </w:r>
      <w:r w:rsidRPr="00D5163E">
        <w:rPr>
          <w:sz w:val="22"/>
          <w:szCs w:val="22"/>
        </w:rPr>
        <w:t xml:space="preserve"> and the ESCO share the risk and</w:t>
      </w:r>
      <w:r w:rsidR="00763DC1" w:rsidRPr="00D5163E">
        <w:rPr>
          <w:sz w:val="22"/>
          <w:szCs w:val="22"/>
        </w:rPr>
        <w:t xml:space="preserve"> provid</w:t>
      </w:r>
      <w:r w:rsidRPr="00D5163E">
        <w:rPr>
          <w:sz w:val="22"/>
          <w:szCs w:val="22"/>
        </w:rPr>
        <w:t>e</w:t>
      </w:r>
      <w:r w:rsidR="00763DC1" w:rsidRPr="00D5163E">
        <w:rPr>
          <w:sz w:val="22"/>
          <w:szCs w:val="22"/>
        </w:rPr>
        <w:t xml:space="preserve"> the fund for the investment to replace the lamps and cover other necessary costs. </w:t>
      </w:r>
    </w:p>
    <w:p w14:paraId="2ADCCC42" w14:textId="77777777" w:rsidR="00BB05F5" w:rsidRPr="00D5163E" w:rsidRDefault="00BB05F5" w:rsidP="00BB05F5">
      <w:pPr>
        <w:tabs>
          <w:tab w:val="left" w:pos="2700"/>
        </w:tabs>
        <w:spacing w:after="0"/>
        <w:ind w:left="-360" w:right="-630"/>
        <w:rPr>
          <w:sz w:val="22"/>
          <w:szCs w:val="22"/>
        </w:rPr>
      </w:pPr>
    </w:p>
    <w:p w14:paraId="0AF7D2CC" w14:textId="77777777" w:rsidR="00BB05F5" w:rsidRPr="00D5163E" w:rsidRDefault="00763DC1" w:rsidP="00BB05F5">
      <w:pPr>
        <w:tabs>
          <w:tab w:val="left" w:pos="2700"/>
        </w:tabs>
        <w:spacing w:after="0"/>
        <w:ind w:left="-360" w:right="-630"/>
        <w:rPr>
          <w:sz w:val="22"/>
          <w:szCs w:val="22"/>
        </w:rPr>
      </w:pPr>
      <w:r w:rsidRPr="00D5163E">
        <w:rPr>
          <w:sz w:val="22"/>
          <w:szCs w:val="22"/>
        </w:rPr>
        <w:t xml:space="preserve">The </w:t>
      </w:r>
      <w:r w:rsidR="004F0883" w:rsidRPr="00D5163E">
        <w:rPr>
          <w:sz w:val="22"/>
          <w:szCs w:val="22"/>
        </w:rPr>
        <w:t>project investment can be</w:t>
      </w:r>
      <w:r w:rsidRPr="00D5163E">
        <w:rPr>
          <w:sz w:val="22"/>
          <w:szCs w:val="22"/>
        </w:rPr>
        <w:t xml:space="preserve"> in a form of </w:t>
      </w:r>
      <w:r w:rsidR="004F0883" w:rsidRPr="00D5163E">
        <w:rPr>
          <w:sz w:val="22"/>
          <w:szCs w:val="22"/>
        </w:rPr>
        <w:t xml:space="preserve">equity or </w:t>
      </w:r>
      <w:r w:rsidRPr="00D5163E">
        <w:rPr>
          <w:sz w:val="22"/>
          <w:szCs w:val="22"/>
        </w:rPr>
        <w:t xml:space="preserve">loan </w:t>
      </w:r>
      <w:r w:rsidR="004F0883" w:rsidRPr="00D5163E">
        <w:rPr>
          <w:sz w:val="22"/>
          <w:szCs w:val="22"/>
        </w:rPr>
        <w:t xml:space="preserve">by the </w:t>
      </w:r>
      <w:r w:rsidR="00B1547E" w:rsidRPr="00D5163E">
        <w:rPr>
          <w:sz w:val="22"/>
          <w:szCs w:val="22"/>
        </w:rPr>
        <w:t>ESCO</w:t>
      </w:r>
      <w:r w:rsidR="004F0883" w:rsidRPr="00D5163E">
        <w:rPr>
          <w:sz w:val="22"/>
          <w:szCs w:val="22"/>
        </w:rPr>
        <w:t xml:space="preserve"> </w:t>
      </w:r>
      <w:r w:rsidRPr="00D5163E">
        <w:rPr>
          <w:sz w:val="22"/>
          <w:szCs w:val="22"/>
        </w:rPr>
        <w:t>with a certain interest rate that applies within the financial institution</w:t>
      </w:r>
      <w:r w:rsidR="004F0883" w:rsidRPr="00D5163E">
        <w:rPr>
          <w:sz w:val="22"/>
          <w:szCs w:val="22"/>
        </w:rPr>
        <w:t xml:space="preserve"> with a loan guarantee back up that can be provided by a loan guarantee agency such as the IIGF</w:t>
      </w:r>
      <w:r w:rsidRPr="00D5163E">
        <w:rPr>
          <w:sz w:val="22"/>
          <w:szCs w:val="22"/>
        </w:rPr>
        <w:t xml:space="preserve">. The loan has to be paid back through an installment scheme from the savings earned post-retrofit of the lamps based on the agreement. The financial institution will collect the loan back every month or based on a period agreed in the contract. Eventually, the financial institution is expected to receive the fund back with additional income generated from the interest. It will then provide the </w:t>
      </w:r>
      <w:r w:rsidR="00A02A1B" w:rsidRPr="00D5163E">
        <w:rPr>
          <w:sz w:val="22"/>
          <w:szCs w:val="22"/>
        </w:rPr>
        <w:t>cost recovery</w:t>
      </w:r>
      <w:r w:rsidRPr="00D5163E">
        <w:rPr>
          <w:sz w:val="22"/>
          <w:szCs w:val="22"/>
        </w:rPr>
        <w:t xml:space="preserve"> to finance</w:t>
      </w:r>
      <w:r w:rsidR="004F0883" w:rsidRPr="00D5163E">
        <w:rPr>
          <w:sz w:val="22"/>
          <w:szCs w:val="22"/>
        </w:rPr>
        <w:t xml:space="preserve"> other </w:t>
      </w:r>
      <w:r w:rsidRPr="00D5163E">
        <w:rPr>
          <w:sz w:val="22"/>
          <w:szCs w:val="22"/>
        </w:rPr>
        <w:t>replication EPC projects</w:t>
      </w:r>
      <w:r w:rsidR="004F0883" w:rsidRPr="00D5163E">
        <w:rPr>
          <w:sz w:val="22"/>
          <w:szCs w:val="22"/>
        </w:rPr>
        <w:t xml:space="preserve"> by the bank on a sustained basis</w:t>
      </w:r>
      <w:r w:rsidRPr="00D5163E">
        <w:rPr>
          <w:sz w:val="22"/>
          <w:szCs w:val="22"/>
        </w:rPr>
        <w:t>.</w:t>
      </w:r>
      <w:r w:rsidR="003C39BC" w:rsidRPr="00D5163E">
        <w:rPr>
          <w:sz w:val="22"/>
          <w:szCs w:val="22"/>
        </w:rPr>
        <w:t xml:space="preserve"> </w:t>
      </w:r>
    </w:p>
    <w:p w14:paraId="27AB942C" w14:textId="77777777" w:rsidR="00BB05F5" w:rsidRPr="00D5163E" w:rsidRDefault="00BB05F5" w:rsidP="00BB05F5">
      <w:pPr>
        <w:tabs>
          <w:tab w:val="left" w:pos="2700"/>
        </w:tabs>
        <w:spacing w:after="0"/>
        <w:ind w:left="-360" w:right="-630"/>
        <w:rPr>
          <w:sz w:val="22"/>
          <w:szCs w:val="22"/>
        </w:rPr>
      </w:pPr>
    </w:p>
    <w:p w14:paraId="56D124EA" w14:textId="77777777" w:rsidR="00BB05F5" w:rsidRPr="00D5163E" w:rsidRDefault="001B4625" w:rsidP="00BB05F5">
      <w:pPr>
        <w:tabs>
          <w:tab w:val="left" w:pos="2700"/>
        </w:tabs>
        <w:spacing w:after="0"/>
        <w:ind w:left="-360" w:right="-630"/>
        <w:rPr>
          <w:sz w:val="22"/>
          <w:szCs w:val="22"/>
        </w:rPr>
      </w:pPr>
      <w:r w:rsidRPr="00D5163E">
        <w:rPr>
          <w:sz w:val="22"/>
          <w:szCs w:val="22"/>
        </w:rPr>
        <w:t xml:space="preserve">In this financing model, the project will demonstrate that ESCOs can fit in the EE lighting transformation program and </w:t>
      </w:r>
      <w:r w:rsidR="00DE2222" w:rsidRPr="00D5163E">
        <w:rPr>
          <w:sz w:val="22"/>
          <w:szCs w:val="22"/>
        </w:rPr>
        <w:t xml:space="preserve">ESCOs </w:t>
      </w:r>
      <w:r w:rsidRPr="00D5163E">
        <w:rPr>
          <w:sz w:val="22"/>
          <w:szCs w:val="22"/>
        </w:rPr>
        <w:t xml:space="preserve">can be </w:t>
      </w:r>
      <w:r w:rsidR="00DF7F38" w:rsidRPr="00D5163E">
        <w:rPr>
          <w:sz w:val="22"/>
          <w:szCs w:val="22"/>
        </w:rPr>
        <w:t xml:space="preserve">the </w:t>
      </w:r>
      <w:r w:rsidR="00B1547E" w:rsidRPr="00D5163E">
        <w:rPr>
          <w:sz w:val="22"/>
          <w:szCs w:val="22"/>
        </w:rPr>
        <w:t>investor</w:t>
      </w:r>
      <w:r w:rsidR="00DF7F38" w:rsidRPr="00D5163E">
        <w:rPr>
          <w:sz w:val="22"/>
          <w:szCs w:val="22"/>
        </w:rPr>
        <w:t xml:space="preserve"> for the projects to be </w:t>
      </w:r>
      <w:r w:rsidRPr="00D5163E">
        <w:rPr>
          <w:sz w:val="22"/>
          <w:szCs w:val="22"/>
        </w:rPr>
        <w:t xml:space="preserve">financed </w:t>
      </w:r>
      <w:r w:rsidR="00DE2222" w:rsidRPr="00D5163E">
        <w:rPr>
          <w:sz w:val="22"/>
          <w:szCs w:val="22"/>
        </w:rPr>
        <w:t>through the financial institutions in partnership with building owners who are both convinced of the</w:t>
      </w:r>
      <w:r w:rsidRPr="00D5163E">
        <w:rPr>
          <w:sz w:val="22"/>
          <w:szCs w:val="22"/>
        </w:rPr>
        <w:t xml:space="preserve"> EE </w:t>
      </w:r>
      <w:r w:rsidR="00DE2222" w:rsidRPr="00D5163E">
        <w:rPr>
          <w:sz w:val="22"/>
          <w:szCs w:val="22"/>
        </w:rPr>
        <w:t xml:space="preserve">lighting energy and environmental </w:t>
      </w:r>
      <w:r w:rsidRPr="00D5163E">
        <w:rPr>
          <w:sz w:val="22"/>
          <w:szCs w:val="22"/>
        </w:rPr>
        <w:t>benefit</w:t>
      </w:r>
      <w:r w:rsidR="00DE2222" w:rsidRPr="00D5163E">
        <w:rPr>
          <w:sz w:val="22"/>
          <w:szCs w:val="22"/>
        </w:rPr>
        <w:t xml:space="preserve">s. The ADLIGHT project will provide significant support to develop </w:t>
      </w:r>
      <w:r w:rsidRPr="00D5163E">
        <w:rPr>
          <w:sz w:val="22"/>
          <w:szCs w:val="22"/>
        </w:rPr>
        <w:t>ESCO</w:t>
      </w:r>
      <w:r w:rsidR="00DE2222" w:rsidRPr="00D5163E">
        <w:rPr>
          <w:sz w:val="22"/>
          <w:szCs w:val="22"/>
        </w:rPr>
        <w:t>s</w:t>
      </w:r>
      <w:r w:rsidRPr="00D5163E">
        <w:rPr>
          <w:sz w:val="22"/>
          <w:szCs w:val="22"/>
        </w:rPr>
        <w:t xml:space="preserve"> </w:t>
      </w:r>
      <w:r w:rsidR="00DE2222" w:rsidRPr="00D5163E">
        <w:rPr>
          <w:sz w:val="22"/>
          <w:szCs w:val="22"/>
        </w:rPr>
        <w:t xml:space="preserve">attain their </w:t>
      </w:r>
      <w:r w:rsidRPr="00D5163E">
        <w:rPr>
          <w:sz w:val="22"/>
          <w:szCs w:val="22"/>
        </w:rPr>
        <w:t>finan</w:t>
      </w:r>
      <w:r w:rsidR="00DE2222" w:rsidRPr="00D5163E">
        <w:rPr>
          <w:sz w:val="22"/>
          <w:szCs w:val="22"/>
        </w:rPr>
        <w:t>cial and technical capabil</w:t>
      </w:r>
      <w:r w:rsidRPr="00D5163E">
        <w:rPr>
          <w:sz w:val="22"/>
          <w:szCs w:val="22"/>
        </w:rPr>
        <w:t xml:space="preserve">ity, </w:t>
      </w:r>
      <w:r w:rsidR="00DE2222" w:rsidRPr="00D5163E">
        <w:rPr>
          <w:sz w:val="22"/>
          <w:szCs w:val="22"/>
        </w:rPr>
        <w:t xml:space="preserve">as part of the </w:t>
      </w:r>
      <w:r w:rsidRPr="00D5163E">
        <w:rPr>
          <w:sz w:val="22"/>
          <w:szCs w:val="22"/>
        </w:rPr>
        <w:t>project</w:t>
      </w:r>
      <w:r w:rsidR="00DE2222" w:rsidRPr="00D5163E">
        <w:rPr>
          <w:sz w:val="22"/>
          <w:szCs w:val="22"/>
        </w:rPr>
        <w:t>’s</w:t>
      </w:r>
      <w:r w:rsidRPr="00D5163E">
        <w:rPr>
          <w:sz w:val="22"/>
          <w:szCs w:val="22"/>
        </w:rPr>
        <w:t xml:space="preserve"> </w:t>
      </w:r>
      <w:r w:rsidR="00DE2222" w:rsidRPr="00D5163E">
        <w:rPr>
          <w:sz w:val="22"/>
          <w:szCs w:val="22"/>
        </w:rPr>
        <w:t>barrier removal technical assistance initiatives and therefore enhance the</w:t>
      </w:r>
      <w:r w:rsidRPr="00D5163E">
        <w:rPr>
          <w:sz w:val="22"/>
          <w:szCs w:val="22"/>
        </w:rPr>
        <w:t xml:space="preserve"> trust in ESCO</w:t>
      </w:r>
      <w:r w:rsidR="00DE2222" w:rsidRPr="00D5163E">
        <w:rPr>
          <w:sz w:val="22"/>
          <w:szCs w:val="22"/>
        </w:rPr>
        <w:t>s for them to be qualified and able in developing and implementing EE lighting projects as part of their overall portfolio.</w:t>
      </w:r>
      <w:r w:rsidRPr="00D5163E">
        <w:rPr>
          <w:sz w:val="22"/>
          <w:szCs w:val="22"/>
        </w:rPr>
        <w:t xml:space="preserve"> </w:t>
      </w:r>
    </w:p>
    <w:p w14:paraId="0548C5F3" w14:textId="77777777" w:rsidR="00BB05F5" w:rsidRPr="00D5163E" w:rsidRDefault="00BB05F5" w:rsidP="00BB05F5">
      <w:pPr>
        <w:tabs>
          <w:tab w:val="left" w:pos="2700"/>
        </w:tabs>
        <w:spacing w:after="0"/>
        <w:ind w:left="-360" w:right="-630"/>
        <w:rPr>
          <w:sz w:val="22"/>
          <w:szCs w:val="22"/>
        </w:rPr>
      </w:pPr>
    </w:p>
    <w:p w14:paraId="48550E50" w14:textId="3081F961" w:rsidR="00763DC1" w:rsidRPr="00D5163E" w:rsidRDefault="003C39BC" w:rsidP="00BB05F5">
      <w:pPr>
        <w:tabs>
          <w:tab w:val="left" w:pos="2700"/>
        </w:tabs>
        <w:spacing w:after="0"/>
        <w:ind w:left="-360" w:right="-630"/>
        <w:rPr>
          <w:sz w:val="22"/>
          <w:szCs w:val="22"/>
        </w:rPr>
      </w:pPr>
      <w:r w:rsidRPr="00D5163E">
        <w:rPr>
          <w:sz w:val="22"/>
          <w:szCs w:val="22"/>
        </w:rPr>
        <w:t xml:space="preserve">It should be noted that this mechanism </w:t>
      </w:r>
      <w:r w:rsidR="001B4625" w:rsidRPr="00D5163E">
        <w:rPr>
          <w:sz w:val="22"/>
          <w:szCs w:val="22"/>
        </w:rPr>
        <w:t>is</w:t>
      </w:r>
      <w:r w:rsidRPr="00D5163E">
        <w:rPr>
          <w:sz w:val="22"/>
          <w:szCs w:val="22"/>
        </w:rPr>
        <w:t xml:space="preserve"> not yet in place but will be part of the project </w:t>
      </w:r>
      <w:r w:rsidR="008A4A6E" w:rsidRPr="00D5163E">
        <w:rPr>
          <w:sz w:val="22"/>
          <w:szCs w:val="22"/>
        </w:rPr>
        <w:t>considering that</w:t>
      </w:r>
      <w:r w:rsidRPr="00D5163E">
        <w:rPr>
          <w:sz w:val="22"/>
          <w:szCs w:val="22"/>
        </w:rPr>
        <w:t xml:space="preserve"> the project itself cannot provide loans or guarantees</w:t>
      </w:r>
      <w:r w:rsidR="008A4A6E" w:rsidRPr="00D5163E">
        <w:rPr>
          <w:sz w:val="22"/>
          <w:szCs w:val="22"/>
        </w:rPr>
        <w:t xml:space="preserve"> per UNDP policy</w:t>
      </w:r>
      <w:r w:rsidRPr="00D5163E">
        <w:rPr>
          <w:sz w:val="22"/>
          <w:szCs w:val="22"/>
        </w:rPr>
        <w:t>.</w:t>
      </w:r>
    </w:p>
    <w:p w14:paraId="2381D153" w14:textId="77777777" w:rsidR="00BB05F5" w:rsidRPr="00D5163E" w:rsidRDefault="00BB05F5" w:rsidP="00BB05F5">
      <w:pPr>
        <w:tabs>
          <w:tab w:val="left" w:pos="2700"/>
        </w:tabs>
        <w:spacing w:after="0"/>
        <w:ind w:left="-360" w:right="-630"/>
        <w:rPr>
          <w:b/>
          <w:i/>
          <w:sz w:val="22"/>
          <w:szCs w:val="22"/>
        </w:rPr>
      </w:pPr>
    </w:p>
    <w:p w14:paraId="29623F40" w14:textId="77777777" w:rsidR="00763DC1" w:rsidRPr="00D5163E" w:rsidRDefault="00763DC1" w:rsidP="00BB05F5">
      <w:pPr>
        <w:tabs>
          <w:tab w:val="left" w:pos="2700"/>
        </w:tabs>
        <w:spacing w:after="0"/>
        <w:ind w:left="-360" w:right="-630"/>
        <w:rPr>
          <w:b/>
          <w:i/>
          <w:sz w:val="22"/>
          <w:szCs w:val="22"/>
        </w:rPr>
      </w:pPr>
      <w:r w:rsidRPr="00D5163E">
        <w:rPr>
          <w:b/>
          <w:i/>
          <w:sz w:val="22"/>
          <w:szCs w:val="22"/>
        </w:rPr>
        <w:t>Proposed Location</w:t>
      </w:r>
    </w:p>
    <w:p w14:paraId="392139DE" w14:textId="77777777" w:rsidR="00732D72" w:rsidRPr="00D5163E" w:rsidRDefault="00732D72" w:rsidP="00BB05F5">
      <w:pPr>
        <w:tabs>
          <w:tab w:val="left" w:pos="2700"/>
        </w:tabs>
        <w:spacing w:after="0"/>
        <w:ind w:left="-360" w:right="-630"/>
        <w:rPr>
          <w:rFonts w:cs="Calibri"/>
          <w:sz w:val="22"/>
          <w:szCs w:val="22"/>
        </w:rPr>
      </w:pPr>
      <w:bookmarkStart w:id="48" w:name="_Hlk489262124"/>
    </w:p>
    <w:p w14:paraId="4AB5CC4B" w14:textId="2F3B117F" w:rsidR="00763DC1" w:rsidRPr="00D5163E" w:rsidRDefault="00763DC1" w:rsidP="00BB05F5">
      <w:pPr>
        <w:tabs>
          <w:tab w:val="left" w:pos="2700"/>
        </w:tabs>
        <w:spacing w:after="0"/>
        <w:ind w:left="-360" w:right="-630"/>
        <w:rPr>
          <w:rFonts w:cs="Calibri"/>
          <w:sz w:val="22"/>
          <w:szCs w:val="22"/>
        </w:rPr>
      </w:pPr>
      <w:r w:rsidRPr="00D5163E">
        <w:rPr>
          <w:rFonts w:cs="Calibri"/>
          <w:sz w:val="22"/>
          <w:szCs w:val="22"/>
        </w:rPr>
        <w:t xml:space="preserve">The BRI Makassar building is a suitable and potential building where this project demonstration for commercial building can be conducted. The intensive and frequently extended working hours up to midnight causes a significant increase in the energy consumption, especially the use of lighting system </w:t>
      </w:r>
      <w:r w:rsidRPr="00D5163E">
        <w:rPr>
          <w:rFonts w:cs="Calibri"/>
          <w:sz w:val="22"/>
          <w:szCs w:val="22"/>
        </w:rPr>
        <w:lastRenderedPageBreak/>
        <w:t>which consists of mostly conventional lights. Therefore, conducting this pilot project in a financial institution building can give the empirical understanding of the financial benefits of retrofitting conventional lighting system to efficient ones. It is expected that more financial institutions open up their facilities to finance energy efficiency project based on EPC model business as an outcome of this project demonstration.</w:t>
      </w:r>
      <w:bookmarkEnd w:id="48"/>
    </w:p>
    <w:p w14:paraId="3B6B407F" w14:textId="77777777" w:rsidR="00763DC1" w:rsidRPr="00D5163E" w:rsidRDefault="00763DC1" w:rsidP="00BB05F5">
      <w:pPr>
        <w:tabs>
          <w:tab w:val="left" w:pos="2700"/>
        </w:tabs>
        <w:spacing w:after="0"/>
        <w:ind w:left="-360" w:right="-630"/>
        <w:rPr>
          <w:rFonts w:cs="Calibri"/>
          <w:sz w:val="22"/>
          <w:szCs w:val="22"/>
        </w:rPr>
      </w:pPr>
    </w:p>
    <w:p w14:paraId="1C962D84" w14:textId="77777777" w:rsidR="00763DC1" w:rsidRPr="00D5163E" w:rsidRDefault="00763DC1" w:rsidP="00BB05F5">
      <w:pPr>
        <w:spacing w:after="0"/>
        <w:ind w:left="-360" w:right="-630"/>
        <w:rPr>
          <w:i/>
          <w:sz w:val="22"/>
          <w:szCs w:val="22"/>
        </w:rPr>
      </w:pPr>
      <w:r w:rsidRPr="00D5163E">
        <w:rPr>
          <w:b/>
          <w:i/>
          <w:sz w:val="22"/>
          <w:szCs w:val="22"/>
        </w:rPr>
        <w:t>Expected Results</w:t>
      </w:r>
    </w:p>
    <w:p w14:paraId="485CF193" w14:textId="77777777" w:rsidR="00763DC1" w:rsidRPr="00D5163E" w:rsidRDefault="00763DC1" w:rsidP="00BB05F5">
      <w:pPr>
        <w:spacing w:after="0"/>
        <w:ind w:left="-360" w:right="-630"/>
        <w:rPr>
          <w:i/>
          <w:sz w:val="22"/>
          <w:szCs w:val="22"/>
        </w:rPr>
      </w:pPr>
    </w:p>
    <w:p w14:paraId="30AC7F54" w14:textId="77777777" w:rsidR="00763DC1" w:rsidRPr="00D5163E" w:rsidRDefault="00763DC1" w:rsidP="00BB05F5">
      <w:pPr>
        <w:spacing w:after="0"/>
        <w:ind w:left="-360" w:right="-630"/>
        <w:rPr>
          <w:i/>
          <w:sz w:val="22"/>
          <w:szCs w:val="22"/>
        </w:rPr>
      </w:pPr>
      <w:r w:rsidRPr="00D5163E">
        <w:rPr>
          <w:i/>
          <w:sz w:val="22"/>
          <w:szCs w:val="22"/>
        </w:rPr>
        <w:t>Annual Energy Saving</w:t>
      </w:r>
    </w:p>
    <w:p w14:paraId="079330A1" w14:textId="77777777" w:rsidR="00763DC1" w:rsidRPr="00D5163E" w:rsidRDefault="00763DC1" w:rsidP="00BB05F5">
      <w:pPr>
        <w:tabs>
          <w:tab w:val="left" w:pos="2700"/>
        </w:tabs>
        <w:spacing w:after="0"/>
        <w:ind w:left="-360" w:right="-630"/>
        <w:rPr>
          <w:sz w:val="22"/>
          <w:szCs w:val="22"/>
        </w:rPr>
      </w:pPr>
      <w:r w:rsidRPr="00D5163E">
        <w:rPr>
          <w:sz w:val="22"/>
          <w:szCs w:val="22"/>
        </w:rPr>
        <w:t>Energy efficiency project is using technology that requires less energy to perform the similar function. By replacing lamps into LED lights that consumes lower energy but still give at least the same lighting, the total annual energy saving is expected to reach the range of 69 to 88 MWh.</w:t>
      </w:r>
    </w:p>
    <w:p w14:paraId="34BD410B" w14:textId="77777777" w:rsidR="00763DC1" w:rsidRPr="00D5163E" w:rsidRDefault="00763DC1" w:rsidP="00BB05F5">
      <w:pPr>
        <w:tabs>
          <w:tab w:val="left" w:pos="2700"/>
        </w:tabs>
        <w:spacing w:after="0"/>
        <w:ind w:left="-360" w:right="-630"/>
        <w:rPr>
          <w:sz w:val="22"/>
          <w:szCs w:val="22"/>
        </w:rPr>
      </w:pPr>
    </w:p>
    <w:p w14:paraId="5B751172" w14:textId="77777777" w:rsidR="00763DC1" w:rsidRPr="00D5163E" w:rsidRDefault="00763DC1" w:rsidP="00BB05F5">
      <w:pPr>
        <w:spacing w:after="0"/>
        <w:ind w:left="-360" w:right="-630"/>
        <w:rPr>
          <w:i/>
          <w:sz w:val="22"/>
          <w:szCs w:val="22"/>
        </w:rPr>
      </w:pPr>
      <w:r w:rsidRPr="00D5163E">
        <w:rPr>
          <w:i/>
          <w:sz w:val="22"/>
          <w:szCs w:val="22"/>
        </w:rPr>
        <w:t>Annual Equivalent CO</w:t>
      </w:r>
      <w:r w:rsidRPr="00D5163E">
        <w:rPr>
          <w:i/>
          <w:sz w:val="22"/>
          <w:szCs w:val="22"/>
          <w:vertAlign w:val="subscript"/>
        </w:rPr>
        <w:t>2</w:t>
      </w:r>
      <w:r w:rsidRPr="00D5163E">
        <w:rPr>
          <w:i/>
          <w:sz w:val="22"/>
          <w:szCs w:val="22"/>
        </w:rPr>
        <w:t xml:space="preserve"> Reduction</w:t>
      </w:r>
    </w:p>
    <w:p w14:paraId="52ED4F84" w14:textId="77777777" w:rsidR="00763DC1" w:rsidRPr="00D5163E" w:rsidRDefault="00763DC1" w:rsidP="00BB05F5">
      <w:pPr>
        <w:tabs>
          <w:tab w:val="left" w:pos="2700"/>
        </w:tabs>
        <w:spacing w:after="0"/>
        <w:ind w:left="-360" w:right="-630"/>
        <w:rPr>
          <w:sz w:val="22"/>
          <w:szCs w:val="22"/>
        </w:rPr>
      </w:pPr>
      <w:r w:rsidRPr="00D5163E">
        <w:rPr>
          <w:sz w:val="22"/>
          <w:szCs w:val="22"/>
        </w:rPr>
        <w:t>Based on the data released by PLN the emission factor for electricity production in Indonesia in year 2016 is 0.808 tons CO</w:t>
      </w:r>
      <w:r w:rsidRPr="00D5163E">
        <w:rPr>
          <w:sz w:val="22"/>
          <w:szCs w:val="22"/>
          <w:vertAlign w:val="subscript"/>
        </w:rPr>
        <w:t>2</w:t>
      </w:r>
      <w:r w:rsidRPr="00D5163E">
        <w:rPr>
          <w:sz w:val="22"/>
          <w:szCs w:val="22"/>
        </w:rPr>
        <w:t>eq/MWh</w:t>
      </w:r>
      <w:r w:rsidRPr="00D5163E">
        <w:rPr>
          <w:rFonts w:cs="Calibri"/>
          <w:sz w:val="22"/>
          <w:szCs w:val="22"/>
        </w:rPr>
        <w:t xml:space="preserve">. </w:t>
      </w:r>
      <w:r w:rsidRPr="00D5163E">
        <w:rPr>
          <w:sz w:val="22"/>
          <w:szCs w:val="22"/>
        </w:rPr>
        <w:t>Thus, the annual emission reduction is estimated in the following table to reach the range of 56 to 71 tCO</w:t>
      </w:r>
      <w:r w:rsidRPr="00D5163E">
        <w:rPr>
          <w:sz w:val="22"/>
          <w:szCs w:val="22"/>
          <w:vertAlign w:val="subscript"/>
        </w:rPr>
        <w:t>2</w:t>
      </w:r>
      <w:r w:rsidRPr="00D5163E">
        <w:rPr>
          <w:sz w:val="22"/>
          <w:szCs w:val="22"/>
        </w:rPr>
        <w:t>eq.</w:t>
      </w:r>
    </w:p>
    <w:p w14:paraId="75105CF5" w14:textId="77777777" w:rsidR="00763DC1" w:rsidRPr="00D5163E" w:rsidRDefault="00763DC1" w:rsidP="00BB05F5">
      <w:pPr>
        <w:tabs>
          <w:tab w:val="left" w:pos="2700"/>
        </w:tabs>
        <w:spacing w:after="0"/>
        <w:ind w:left="-360" w:right="-630"/>
        <w:rPr>
          <w:sz w:val="22"/>
          <w:szCs w:val="22"/>
        </w:rPr>
      </w:pPr>
    </w:p>
    <w:p w14:paraId="0FCB1353" w14:textId="77777777" w:rsidR="00763DC1" w:rsidRPr="00D5163E" w:rsidRDefault="00763DC1" w:rsidP="00BB05F5">
      <w:pPr>
        <w:spacing w:after="0"/>
        <w:ind w:left="-360" w:right="-630"/>
        <w:rPr>
          <w:i/>
          <w:sz w:val="22"/>
          <w:szCs w:val="22"/>
        </w:rPr>
      </w:pPr>
      <w:r w:rsidRPr="00D5163E">
        <w:rPr>
          <w:i/>
          <w:sz w:val="22"/>
          <w:szCs w:val="22"/>
        </w:rPr>
        <w:t>Annual Cost Saving</w:t>
      </w:r>
    </w:p>
    <w:p w14:paraId="7CB1156A" w14:textId="77777777" w:rsidR="00763DC1" w:rsidRPr="00D5163E" w:rsidRDefault="00763DC1" w:rsidP="00BB05F5">
      <w:pPr>
        <w:tabs>
          <w:tab w:val="left" w:pos="2700"/>
        </w:tabs>
        <w:spacing w:after="0"/>
        <w:ind w:left="-360" w:right="-630"/>
        <w:rPr>
          <w:b/>
          <w:i/>
          <w:sz w:val="22"/>
          <w:szCs w:val="22"/>
        </w:rPr>
      </w:pPr>
      <w:r w:rsidRPr="00D5163E">
        <w:rPr>
          <w:sz w:val="22"/>
          <w:szCs w:val="22"/>
        </w:rPr>
        <w:t>The BRI Makassar Building is categorized as B2 (Business Level 2) in PLN (the national utility company) customer classification system. It has to pay IDR 1,614 per kWh (include tax) electric usage. The annual cost saving for both buildings are estimated to reach the range of USD 8,225 to 10,541.</w:t>
      </w:r>
    </w:p>
    <w:p w14:paraId="308F818A" w14:textId="77777777" w:rsidR="00763DC1" w:rsidRPr="00D5163E" w:rsidRDefault="00763DC1" w:rsidP="00BB05F5">
      <w:pPr>
        <w:spacing w:after="0"/>
        <w:ind w:left="-360" w:right="-630"/>
        <w:rPr>
          <w:b/>
          <w:sz w:val="22"/>
          <w:szCs w:val="22"/>
        </w:rPr>
      </w:pPr>
    </w:p>
    <w:p w14:paraId="0C6952B1" w14:textId="77777777" w:rsidR="00763DC1" w:rsidRPr="00D5163E" w:rsidRDefault="00763DC1" w:rsidP="00BB05F5">
      <w:pPr>
        <w:tabs>
          <w:tab w:val="left" w:pos="2700"/>
        </w:tabs>
        <w:spacing w:after="0"/>
        <w:ind w:left="-360" w:right="-630"/>
        <w:rPr>
          <w:b/>
          <w:i/>
          <w:sz w:val="22"/>
          <w:szCs w:val="22"/>
        </w:rPr>
      </w:pPr>
      <w:r w:rsidRPr="00D5163E">
        <w:rPr>
          <w:b/>
          <w:i/>
          <w:sz w:val="22"/>
          <w:szCs w:val="22"/>
        </w:rPr>
        <w:t>Monitoring, Verification and Enforcement Plan</w:t>
      </w:r>
    </w:p>
    <w:p w14:paraId="3F9615AF" w14:textId="77777777" w:rsidR="00732D72" w:rsidRPr="00D5163E" w:rsidRDefault="00732D72" w:rsidP="00BB05F5">
      <w:pPr>
        <w:spacing w:after="0"/>
        <w:ind w:left="-360" w:right="-630"/>
        <w:rPr>
          <w:sz w:val="22"/>
          <w:szCs w:val="22"/>
        </w:rPr>
      </w:pPr>
    </w:p>
    <w:p w14:paraId="7BCABC0D" w14:textId="77777777" w:rsidR="00763DC1" w:rsidRPr="00D5163E" w:rsidRDefault="00763DC1" w:rsidP="00BB05F5">
      <w:pPr>
        <w:spacing w:after="0"/>
        <w:ind w:left="-360" w:right="-630"/>
        <w:rPr>
          <w:b/>
          <w:sz w:val="22"/>
          <w:szCs w:val="22"/>
        </w:rPr>
      </w:pPr>
      <w:r w:rsidRPr="00D5163E">
        <w:rPr>
          <w:sz w:val="22"/>
          <w:szCs w:val="22"/>
        </w:rPr>
        <w:t>During the implementation and performance contract period, ADLIGHT will carry out monitoring, verification, and enforcement to make sure the project runs as expected and befits to be a role model demonstration for future replications.</w:t>
      </w:r>
      <w:r w:rsidRPr="00D5163E">
        <w:rPr>
          <w:b/>
          <w:sz w:val="22"/>
          <w:szCs w:val="22"/>
        </w:rPr>
        <w:t xml:space="preserve"> </w:t>
      </w:r>
    </w:p>
    <w:p w14:paraId="2B9D4AFD" w14:textId="77777777" w:rsidR="00763DC1" w:rsidRPr="00D5163E" w:rsidRDefault="00763DC1" w:rsidP="00BB05F5">
      <w:pPr>
        <w:spacing w:after="0"/>
        <w:ind w:left="-90"/>
        <w:rPr>
          <w:b/>
          <w:sz w:val="22"/>
          <w:szCs w:val="22"/>
        </w:rPr>
      </w:pPr>
    </w:p>
    <w:p w14:paraId="4C52A6F3" w14:textId="77777777" w:rsidR="00763DC1" w:rsidRPr="00D5163E" w:rsidRDefault="00763DC1" w:rsidP="00BB05F5">
      <w:pPr>
        <w:spacing w:after="0"/>
        <w:ind w:left="-360" w:right="-630"/>
        <w:rPr>
          <w:b/>
          <w:i/>
          <w:sz w:val="22"/>
          <w:szCs w:val="22"/>
        </w:rPr>
      </w:pPr>
      <w:r w:rsidRPr="00D5163E">
        <w:rPr>
          <w:b/>
          <w:i/>
          <w:sz w:val="22"/>
          <w:szCs w:val="22"/>
        </w:rPr>
        <w:t>Estimated Budget</w:t>
      </w:r>
    </w:p>
    <w:p w14:paraId="19DB865B" w14:textId="77777777" w:rsidR="00732D72" w:rsidRPr="00D5163E" w:rsidRDefault="00732D72" w:rsidP="00BB05F5">
      <w:pPr>
        <w:spacing w:after="0"/>
        <w:ind w:left="-360" w:right="-630"/>
        <w:rPr>
          <w:sz w:val="22"/>
          <w:szCs w:val="22"/>
        </w:rPr>
      </w:pPr>
    </w:p>
    <w:p w14:paraId="15BE0EE1" w14:textId="77777777" w:rsidR="00763DC1" w:rsidRPr="00D5163E" w:rsidRDefault="00763DC1" w:rsidP="00BB05F5">
      <w:pPr>
        <w:spacing w:after="0"/>
        <w:ind w:left="-360" w:right="-630"/>
        <w:rPr>
          <w:sz w:val="22"/>
          <w:szCs w:val="22"/>
        </w:rPr>
      </w:pPr>
      <w:r w:rsidRPr="00D5163E">
        <w:rPr>
          <w:sz w:val="22"/>
          <w:szCs w:val="22"/>
        </w:rPr>
        <w:t>The costs in the project development will cover activities in selecting demonstration host and the ESCO, subsidizing the pre-energy audit and pre-feasibility study. The project will also subsidize the cost to conduct the investment grade energy audit and full feasibility study, and legalization process of contracts and agreements. The cost for project development phase activities is estimated to reach USD 10,500.</w:t>
      </w:r>
    </w:p>
    <w:p w14:paraId="374D7B98" w14:textId="77777777" w:rsidR="00732D72" w:rsidRPr="00D5163E" w:rsidRDefault="00732D72" w:rsidP="00BB05F5">
      <w:pPr>
        <w:spacing w:after="0"/>
        <w:ind w:left="-360" w:right="-630"/>
        <w:rPr>
          <w:sz w:val="22"/>
          <w:szCs w:val="22"/>
        </w:rPr>
      </w:pPr>
    </w:p>
    <w:p w14:paraId="328B565A" w14:textId="35A8CB84" w:rsidR="00763DC1" w:rsidRPr="00D5163E" w:rsidRDefault="00763DC1" w:rsidP="00BB05F5">
      <w:pPr>
        <w:spacing w:after="0"/>
        <w:ind w:left="-360" w:right="-630"/>
        <w:rPr>
          <w:sz w:val="22"/>
          <w:szCs w:val="22"/>
        </w:rPr>
      </w:pPr>
      <w:r w:rsidRPr="00D5163E">
        <w:rPr>
          <w:sz w:val="22"/>
          <w:szCs w:val="22"/>
        </w:rPr>
        <w:t xml:space="preserve">The project investment which consists of procurement of lighting and devices, installation and commissioning will be </w:t>
      </w:r>
      <w:r w:rsidR="004F0883" w:rsidRPr="00D5163E">
        <w:rPr>
          <w:sz w:val="22"/>
          <w:szCs w:val="22"/>
        </w:rPr>
        <w:t xml:space="preserve">shouldered by the </w:t>
      </w:r>
      <w:r w:rsidR="00BD5F8D" w:rsidRPr="00D5163E">
        <w:rPr>
          <w:sz w:val="22"/>
          <w:szCs w:val="22"/>
        </w:rPr>
        <w:t>ESCO</w:t>
      </w:r>
      <w:r w:rsidR="004F0883" w:rsidRPr="00D5163E">
        <w:rPr>
          <w:sz w:val="22"/>
          <w:szCs w:val="22"/>
        </w:rPr>
        <w:t xml:space="preserve"> at a </w:t>
      </w:r>
      <w:r w:rsidRPr="00D5163E">
        <w:rPr>
          <w:sz w:val="22"/>
          <w:szCs w:val="22"/>
        </w:rPr>
        <w:t>cost estimated to reach USD 16,</w:t>
      </w:r>
      <w:r w:rsidR="007D3FBF" w:rsidRPr="00D5163E">
        <w:rPr>
          <w:sz w:val="22"/>
          <w:szCs w:val="22"/>
        </w:rPr>
        <w:t>5</w:t>
      </w:r>
      <w:r w:rsidRPr="00D5163E">
        <w:rPr>
          <w:sz w:val="22"/>
          <w:szCs w:val="22"/>
        </w:rPr>
        <w:t>00.</w:t>
      </w:r>
    </w:p>
    <w:p w14:paraId="267C9642" w14:textId="77777777" w:rsidR="00732D72" w:rsidRPr="00D5163E" w:rsidRDefault="00732D72" w:rsidP="00BB05F5">
      <w:pPr>
        <w:spacing w:after="0"/>
        <w:ind w:left="-360" w:right="-630"/>
        <w:rPr>
          <w:sz w:val="22"/>
          <w:szCs w:val="22"/>
        </w:rPr>
      </w:pPr>
    </w:p>
    <w:p w14:paraId="0C8B086D" w14:textId="77777777" w:rsidR="00BB05F5" w:rsidRPr="00D5163E" w:rsidRDefault="00763DC1" w:rsidP="00BB05F5">
      <w:pPr>
        <w:spacing w:after="0"/>
        <w:ind w:left="-360" w:right="-630"/>
        <w:rPr>
          <w:sz w:val="22"/>
          <w:szCs w:val="22"/>
        </w:rPr>
      </w:pPr>
      <w:r w:rsidRPr="00D5163E">
        <w:rPr>
          <w:sz w:val="22"/>
          <w:szCs w:val="22"/>
        </w:rPr>
        <w:t>In the Performance Contracting Period, the ADLIGHT team will be involved in every monitoring activity conducted by the ESCO in a periodical basis. In the verification activities, this project will also cover the cost to provide technical assistance of the financial accounting. The cost to run activities in this phase is estimated to reach US</w:t>
      </w:r>
      <w:r w:rsidR="00BB05F5" w:rsidRPr="00D5163E">
        <w:rPr>
          <w:sz w:val="22"/>
          <w:szCs w:val="22"/>
        </w:rPr>
        <w:t>D 15,500.</w:t>
      </w:r>
    </w:p>
    <w:p w14:paraId="3B7EA681" w14:textId="77777777" w:rsidR="00BB05F5" w:rsidRPr="00D5163E" w:rsidRDefault="00BB05F5" w:rsidP="00BB05F5">
      <w:pPr>
        <w:spacing w:after="0"/>
        <w:ind w:left="-360" w:right="-630"/>
        <w:rPr>
          <w:sz w:val="22"/>
          <w:szCs w:val="22"/>
        </w:rPr>
      </w:pPr>
    </w:p>
    <w:p w14:paraId="297A17A4" w14:textId="77777777" w:rsidR="00BB05F5" w:rsidRPr="00D5163E" w:rsidRDefault="00763DC1" w:rsidP="00BB05F5">
      <w:pPr>
        <w:spacing w:after="0"/>
        <w:ind w:left="-360" w:right="-630"/>
        <w:rPr>
          <w:sz w:val="22"/>
          <w:szCs w:val="22"/>
        </w:rPr>
      </w:pPr>
      <w:r w:rsidRPr="00D5163E">
        <w:rPr>
          <w:sz w:val="22"/>
          <w:szCs w:val="22"/>
        </w:rPr>
        <w:t>In the period of replication preparation, the project will cover the cost to conduct seminars to disseminate results of project demonstration to identify potential replications and conduct workshops to formulate next steps recommendations. The cost to prepare the replication is estimated to reach USD 8,000.</w:t>
      </w:r>
    </w:p>
    <w:p w14:paraId="60A99A56" w14:textId="77777777" w:rsidR="00BB05F5" w:rsidRPr="00D5163E" w:rsidRDefault="00BB05F5" w:rsidP="00BB05F5">
      <w:pPr>
        <w:spacing w:after="0"/>
        <w:ind w:left="-90"/>
        <w:rPr>
          <w:sz w:val="22"/>
          <w:szCs w:val="22"/>
        </w:rPr>
      </w:pPr>
    </w:p>
    <w:p w14:paraId="3B16F68E" w14:textId="4BE9BAA1" w:rsidR="00763DC1" w:rsidRPr="00D5163E" w:rsidRDefault="00763DC1" w:rsidP="00BB05F5">
      <w:pPr>
        <w:spacing w:after="0"/>
        <w:ind w:left="-360" w:right="-630"/>
        <w:rPr>
          <w:sz w:val="22"/>
          <w:szCs w:val="22"/>
        </w:rPr>
      </w:pPr>
      <w:r w:rsidRPr="00D5163E">
        <w:rPr>
          <w:sz w:val="22"/>
          <w:szCs w:val="22"/>
        </w:rPr>
        <w:t>The total cost to run this project demonstration</w:t>
      </w:r>
      <w:r w:rsidR="001732EB" w:rsidRPr="00D5163E">
        <w:rPr>
          <w:sz w:val="22"/>
          <w:szCs w:val="22"/>
        </w:rPr>
        <w:t xml:space="preserve"> to be supported by GEF</w:t>
      </w:r>
      <w:r w:rsidRPr="00D5163E">
        <w:rPr>
          <w:sz w:val="22"/>
          <w:szCs w:val="22"/>
        </w:rPr>
        <w:t xml:space="preserve"> is estimated to reach USD </w:t>
      </w:r>
      <w:r w:rsidR="00BD5F8D" w:rsidRPr="00D5163E">
        <w:rPr>
          <w:sz w:val="22"/>
          <w:szCs w:val="22"/>
        </w:rPr>
        <w:t>18</w:t>
      </w:r>
      <w:r w:rsidRPr="00D5163E">
        <w:rPr>
          <w:sz w:val="22"/>
          <w:szCs w:val="22"/>
        </w:rPr>
        <w:t>,</w:t>
      </w:r>
      <w:r w:rsidR="00BD5F8D" w:rsidRPr="00D5163E">
        <w:rPr>
          <w:sz w:val="22"/>
          <w:szCs w:val="22"/>
        </w:rPr>
        <w:t>0</w:t>
      </w:r>
      <w:r w:rsidRPr="00D5163E">
        <w:rPr>
          <w:sz w:val="22"/>
          <w:szCs w:val="22"/>
        </w:rPr>
        <w:t>00</w:t>
      </w:r>
      <w:r w:rsidR="001732EB" w:rsidRPr="00D5163E">
        <w:rPr>
          <w:sz w:val="22"/>
          <w:szCs w:val="22"/>
        </w:rPr>
        <w:t xml:space="preserve"> </w:t>
      </w:r>
      <w:r w:rsidR="00957B70" w:rsidRPr="00D5163E">
        <w:rPr>
          <w:rFonts w:cs="Calibri"/>
          <w:sz w:val="22"/>
          <w:szCs w:val="22"/>
        </w:rPr>
        <w:t>consisting of USD 18,</w:t>
      </w:r>
      <w:r w:rsidR="00FE59A0" w:rsidRPr="00D5163E">
        <w:rPr>
          <w:rFonts w:cs="Calibri"/>
          <w:sz w:val="22"/>
          <w:szCs w:val="22"/>
        </w:rPr>
        <w:t>0</w:t>
      </w:r>
      <w:r w:rsidR="00957B70" w:rsidRPr="00D5163E">
        <w:rPr>
          <w:rFonts w:cs="Calibri"/>
          <w:sz w:val="22"/>
          <w:szCs w:val="22"/>
        </w:rPr>
        <w:t xml:space="preserve">00 for technical assistance support </w:t>
      </w:r>
      <w:r w:rsidR="0040779E" w:rsidRPr="00D5163E">
        <w:rPr>
          <w:rFonts w:cs="Calibri"/>
          <w:sz w:val="22"/>
          <w:szCs w:val="22"/>
        </w:rPr>
        <w:t>energy audit, EPC and financial agreements documentation</w:t>
      </w:r>
      <w:r w:rsidR="001732EB" w:rsidRPr="00D5163E">
        <w:rPr>
          <w:rFonts w:cs="Calibri"/>
          <w:sz w:val="22"/>
          <w:szCs w:val="22"/>
        </w:rPr>
        <w:t xml:space="preserve">. The companies </w:t>
      </w:r>
      <w:r w:rsidR="0040779E" w:rsidRPr="00D5163E">
        <w:rPr>
          <w:rFonts w:cs="Calibri"/>
          <w:sz w:val="22"/>
          <w:szCs w:val="22"/>
        </w:rPr>
        <w:t xml:space="preserve">as users </w:t>
      </w:r>
      <w:r w:rsidR="001732EB" w:rsidRPr="00D5163E">
        <w:rPr>
          <w:rFonts w:cs="Calibri"/>
          <w:sz w:val="22"/>
          <w:szCs w:val="22"/>
        </w:rPr>
        <w:t xml:space="preserve">are expected to invest </w:t>
      </w:r>
      <w:r w:rsidR="0040779E" w:rsidRPr="00D5163E">
        <w:rPr>
          <w:rFonts w:cs="Calibri"/>
          <w:sz w:val="22"/>
          <w:szCs w:val="22"/>
        </w:rPr>
        <w:t xml:space="preserve">USD 15,000 to support operation, </w:t>
      </w:r>
      <w:r w:rsidR="0040779E" w:rsidRPr="00D5163E">
        <w:rPr>
          <w:rFonts w:cs="Calibri"/>
          <w:sz w:val="22"/>
          <w:szCs w:val="22"/>
        </w:rPr>
        <w:lastRenderedPageBreak/>
        <w:t>maintenance and MVE</w:t>
      </w:r>
      <w:r w:rsidRPr="00D5163E">
        <w:rPr>
          <w:sz w:val="22"/>
          <w:szCs w:val="22"/>
        </w:rPr>
        <w:t>.</w:t>
      </w:r>
      <w:r w:rsidR="00BD5F8D" w:rsidRPr="00D5163E">
        <w:rPr>
          <w:sz w:val="22"/>
          <w:szCs w:val="22"/>
        </w:rPr>
        <w:t xml:space="preserve"> The ESCO will invest USD 16,500 for procurement, installation and commissioning of EE lighting.</w:t>
      </w:r>
    </w:p>
    <w:p w14:paraId="7AFD8737" w14:textId="77777777" w:rsidR="00732D72" w:rsidRPr="00D5163E" w:rsidRDefault="00732D72" w:rsidP="007E081C">
      <w:pPr>
        <w:spacing w:after="0"/>
        <w:rPr>
          <w:sz w:val="22"/>
          <w:szCs w:val="22"/>
        </w:rPr>
      </w:pPr>
    </w:p>
    <w:p w14:paraId="6B393CD1" w14:textId="77777777" w:rsidR="00732D72" w:rsidRPr="00D5163E" w:rsidRDefault="00732D72" w:rsidP="007E081C">
      <w:pPr>
        <w:spacing w:after="0"/>
        <w:rPr>
          <w:sz w:val="22"/>
          <w:szCs w:val="22"/>
        </w:rPr>
      </w:pPr>
    </w:p>
    <w:tbl>
      <w:tblPr>
        <w:tblW w:w="7338" w:type="dxa"/>
        <w:jc w:val="center"/>
        <w:tblCellMar>
          <w:top w:w="15" w:type="dxa"/>
          <w:bottom w:w="15" w:type="dxa"/>
        </w:tblCellMar>
        <w:tblLook w:val="04A0" w:firstRow="1" w:lastRow="0" w:firstColumn="1" w:lastColumn="0" w:noHBand="0" w:noVBand="1"/>
      </w:tblPr>
      <w:tblGrid>
        <w:gridCol w:w="2808"/>
        <w:gridCol w:w="1051"/>
        <w:gridCol w:w="1178"/>
        <w:gridCol w:w="1092"/>
        <w:gridCol w:w="1209"/>
      </w:tblGrid>
      <w:tr w:rsidR="008A4A6E" w:rsidRPr="00D5163E" w14:paraId="719563B6" w14:textId="2E43FB01" w:rsidTr="003F1771">
        <w:trPr>
          <w:trHeight w:val="20"/>
          <w:jc w:val="center"/>
        </w:trPr>
        <w:tc>
          <w:tcPr>
            <w:tcW w:w="2808" w:type="dxa"/>
            <w:tcBorders>
              <w:top w:val="single" w:sz="4" w:space="0" w:color="auto"/>
              <w:left w:val="single" w:sz="4" w:space="0" w:color="auto"/>
              <w:bottom w:val="single" w:sz="4" w:space="0" w:color="auto"/>
              <w:right w:val="single" w:sz="4" w:space="0" w:color="auto"/>
            </w:tcBorders>
            <w:shd w:val="clear" w:color="auto" w:fill="BFBFBF"/>
            <w:noWrap/>
            <w:vAlign w:val="bottom"/>
            <w:hideMark/>
          </w:tcPr>
          <w:p w14:paraId="0DDF173D" w14:textId="64EB6D4A" w:rsidR="008A4A6E" w:rsidRPr="00D5163E" w:rsidRDefault="008A4A6E" w:rsidP="007E081C">
            <w:pPr>
              <w:spacing w:after="0"/>
              <w:rPr>
                <w:rFonts w:cs="Calibri"/>
                <w:b/>
                <w:bCs/>
                <w:color w:val="000000"/>
              </w:rPr>
            </w:pPr>
          </w:p>
        </w:tc>
        <w:tc>
          <w:tcPr>
            <w:tcW w:w="1051"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428B35A2" w14:textId="6ECD7B4C" w:rsidR="008A4A6E" w:rsidRPr="00D5163E" w:rsidRDefault="009E6439" w:rsidP="007E081C">
            <w:pPr>
              <w:spacing w:after="0"/>
              <w:jc w:val="center"/>
              <w:rPr>
                <w:rFonts w:cs="Calibri"/>
                <w:b/>
                <w:bCs/>
                <w:color w:val="000000"/>
              </w:rPr>
            </w:pPr>
            <w:r w:rsidRPr="00D5163E">
              <w:rPr>
                <w:rFonts w:cs="Calibri"/>
                <w:b/>
                <w:bCs/>
                <w:color w:val="000000"/>
              </w:rPr>
              <w:t>Estimated Cost</w:t>
            </w:r>
          </w:p>
        </w:tc>
        <w:tc>
          <w:tcPr>
            <w:tcW w:w="1178" w:type="dxa"/>
            <w:tcBorders>
              <w:top w:val="single" w:sz="4" w:space="0" w:color="auto"/>
              <w:left w:val="single" w:sz="4" w:space="0" w:color="auto"/>
              <w:bottom w:val="single" w:sz="4" w:space="0" w:color="auto"/>
              <w:right w:val="single" w:sz="4" w:space="0" w:color="auto"/>
            </w:tcBorders>
            <w:shd w:val="clear" w:color="auto" w:fill="BFBFBF"/>
            <w:vAlign w:val="center"/>
          </w:tcPr>
          <w:p w14:paraId="0FBD3F47" w14:textId="0B2827E4" w:rsidR="008A4A6E" w:rsidRPr="00D5163E" w:rsidRDefault="00BD5F8D" w:rsidP="007E081C">
            <w:pPr>
              <w:spacing w:after="0"/>
              <w:jc w:val="center"/>
              <w:rPr>
                <w:rFonts w:cs="Calibri"/>
                <w:b/>
                <w:bCs/>
                <w:color w:val="000000"/>
              </w:rPr>
            </w:pPr>
            <w:r w:rsidRPr="00D5163E">
              <w:rPr>
                <w:rFonts w:cs="Calibri"/>
                <w:b/>
                <w:bCs/>
                <w:color w:val="000000"/>
              </w:rPr>
              <w:t xml:space="preserve">ESCO </w:t>
            </w:r>
            <w:r w:rsidR="009E6439" w:rsidRPr="00D5163E">
              <w:rPr>
                <w:rFonts w:cs="Calibri"/>
                <w:b/>
                <w:bCs/>
                <w:color w:val="000000"/>
              </w:rPr>
              <w:t xml:space="preserve">Investment </w:t>
            </w:r>
          </w:p>
        </w:tc>
        <w:tc>
          <w:tcPr>
            <w:tcW w:w="1092" w:type="dxa"/>
            <w:tcBorders>
              <w:top w:val="single" w:sz="4" w:space="0" w:color="auto"/>
              <w:left w:val="single" w:sz="4" w:space="0" w:color="auto"/>
              <w:bottom w:val="single" w:sz="4" w:space="0" w:color="auto"/>
              <w:right w:val="single" w:sz="4" w:space="0" w:color="auto"/>
            </w:tcBorders>
            <w:shd w:val="clear" w:color="auto" w:fill="BFBFBF"/>
            <w:vAlign w:val="center"/>
          </w:tcPr>
          <w:p w14:paraId="1CC71CD6" w14:textId="2E1951F8" w:rsidR="008A4A6E" w:rsidRPr="00D5163E" w:rsidRDefault="008A4A6E" w:rsidP="007E081C">
            <w:pPr>
              <w:spacing w:after="0"/>
              <w:jc w:val="center"/>
              <w:rPr>
                <w:rFonts w:cs="Calibri"/>
                <w:b/>
                <w:bCs/>
                <w:color w:val="000000"/>
              </w:rPr>
            </w:pPr>
            <w:r w:rsidRPr="00D5163E">
              <w:rPr>
                <w:rFonts w:cs="Calibri"/>
                <w:b/>
                <w:bCs/>
                <w:color w:val="000000"/>
              </w:rPr>
              <w:t xml:space="preserve">GEF </w:t>
            </w:r>
            <w:r w:rsidR="009E6439" w:rsidRPr="00D5163E">
              <w:rPr>
                <w:rFonts w:cs="Calibri"/>
                <w:b/>
                <w:bCs/>
                <w:color w:val="000000"/>
              </w:rPr>
              <w:t xml:space="preserve">TA </w:t>
            </w:r>
            <w:r w:rsidRPr="00D5163E">
              <w:rPr>
                <w:rFonts w:cs="Calibri"/>
                <w:b/>
                <w:bCs/>
                <w:color w:val="000000"/>
              </w:rPr>
              <w:t>Support</w:t>
            </w:r>
          </w:p>
        </w:tc>
        <w:tc>
          <w:tcPr>
            <w:tcW w:w="1209" w:type="dxa"/>
            <w:tcBorders>
              <w:top w:val="single" w:sz="4" w:space="0" w:color="auto"/>
              <w:left w:val="single" w:sz="4" w:space="0" w:color="auto"/>
              <w:bottom w:val="single" w:sz="4" w:space="0" w:color="auto"/>
              <w:right w:val="single" w:sz="4" w:space="0" w:color="auto"/>
            </w:tcBorders>
            <w:shd w:val="clear" w:color="auto" w:fill="BFBFBF"/>
            <w:vAlign w:val="center"/>
          </w:tcPr>
          <w:p w14:paraId="010121DF" w14:textId="574E382A" w:rsidR="008A4A6E" w:rsidRPr="00D5163E" w:rsidRDefault="009E6439" w:rsidP="007E081C">
            <w:pPr>
              <w:spacing w:after="0"/>
              <w:jc w:val="center"/>
              <w:rPr>
                <w:rFonts w:cs="Calibri"/>
                <w:b/>
                <w:bCs/>
                <w:color w:val="000000"/>
              </w:rPr>
            </w:pPr>
            <w:r w:rsidRPr="00D5163E">
              <w:rPr>
                <w:rFonts w:cs="Calibri"/>
                <w:b/>
                <w:bCs/>
                <w:color w:val="000000"/>
              </w:rPr>
              <w:t>Investment from</w:t>
            </w:r>
            <w:r w:rsidR="008A4A6E" w:rsidRPr="00D5163E">
              <w:rPr>
                <w:rFonts w:cs="Calibri"/>
                <w:b/>
                <w:bCs/>
                <w:color w:val="000000"/>
              </w:rPr>
              <w:t xml:space="preserve"> User</w:t>
            </w:r>
          </w:p>
        </w:tc>
      </w:tr>
      <w:tr w:rsidR="008A4A6E" w:rsidRPr="00D5163E" w14:paraId="46BA18F8" w14:textId="237D0696" w:rsidTr="002C2489">
        <w:trPr>
          <w:trHeight w:val="20"/>
          <w:jc w:val="center"/>
        </w:trPr>
        <w:tc>
          <w:tcPr>
            <w:tcW w:w="3859"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1F317C" w14:textId="77777777" w:rsidR="008A4A6E" w:rsidRPr="00D5163E" w:rsidRDefault="008A4A6E" w:rsidP="002C2489">
            <w:pPr>
              <w:spacing w:after="0"/>
              <w:rPr>
                <w:rFonts w:cs="Calibri"/>
                <w:b/>
                <w:bCs/>
                <w:color w:val="000000"/>
              </w:rPr>
            </w:pPr>
            <w:r w:rsidRPr="00D5163E">
              <w:rPr>
                <w:rFonts w:cs="Calibri"/>
                <w:b/>
                <w:bCs/>
                <w:color w:val="000000"/>
              </w:rPr>
              <w:t>PHASE 1: PROJECT DEVELOPMENT</w:t>
            </w:r>
          </w:p>
        </w:tc>
        <w:tc>
          <w:tcPr>
            <w:tcW w:w="1178" w:type="dxa"/>
            <w:tcBorders>
              <w:top w:val="single" w:sz="4" w:space="0" w:color="auto"/>
              <w:left w:val="single" w:sz="4" w:space="0" w:color="auto"/>
              <w:bottom w:val="single" w:sz="4" w:space="0" w:color="auto"/>
              <w:right w:val="single" w:sz="4" w:space="0" w:color="auto"/>
            </w:tcBorders>
            <w:shd w:val="clear" w:color="auto" w:fill="auto"/>
          </w:tcPr>
          <w:p w14:paraId="7D86DB62" w14:textId="77777777" w:rsidR="008A4A6E" w:rsidRPr="00D5163E" w:rsidRDefault="008A4A6E" w:rsidP="007E081C">
            <w:pPr>
              <w:spacing w:after="0"/>
              <w:rPr>
                <w:rFonts w:cs="Calibri"/>
                <w:b/>
                <w:bCs/>
                <w:color w:val="000000"/>
              </w:rPr>
            </w:pPr>
          </w:p>
        </w:tc>
        <w:tc>
          <w:tcPr>
            <w:tcW w:w="1092" w:type="dxa"/>
            <w:tcBorders>
              <w:top w:val="single" w:sz="4" w:space="0" w:color="auto"/>
              <w:left w:val="single" w:sz="4" w:space="0" w:color="auto"/>
              <w:bottom w:val="single" w:sz="4" w:space="0" w:color="auto"/>
              <w:right w:val="single" w:sz="4" w:space="0" w:color="auto"/>
            </w:tcBorders>
            <w:shd w:val="clear" w:color="auto" w:fill="auto"/>
          </w:tcPr>
          <w:p w14:paraId="1F4F3836" w14:textId="77777777" w:rsidR="008A4A6E" w:rsidRPr="00D5163E" w:rsidRDefault="008A4A6E" w:rsidP="007E081C">
            <w:pPr>
              <w:spacing w:after="0"/>
              <w:rPr>
                <w:rFonts w:cs="Calibri"/>
                <w:b/>
                <w:bCs/>
                <w:color w:val="000000"/>
              </w:rPr>
            </w:pPr>
          </w:p>
        </w:tc>
        <w:tc>
          <w:tcPr>
            <w:tcW w:w="1209" w:type="dxa"/>
            <w:tcBorders>
              <w:top w:val="single" w:sz="4" w:space="0" w:color="auto"/>
              <w:left w:val="single" w:sz="4" w:space="0" w:color="auto"/>
              <w:bottom w:val="single" w:sz="4" w:space="0" w:color="auto"/>
              <w:right w:val="single" w:sz="4" w:space="0" w:color="auto"/>
            </w:tcBorders>
            <w:shd w:val="clear" w:color="auto" w:fill="auto"/>
          </w:tcPr>
          <w:p w14:paraId="0E72602B" w14:textId="1DAA0A06" w:rsidR="008A4A6E" w:rsidRPr="00D5163E" w:rsidRDefault="008A4A6E" w:rsidP="007E081C">
            <w:pPr>
              <w:spacing w:after="0"/>
              <w:rPr>
                <w:rFonts w:cs="Calibri"/>
                <w:b/>
                <w:bCs/>
                <w:color w:val="000000"/>
              </w:rPr>
            </w:pPr>
          </w:p>
        </w:tc>
      </w:tr>
      <w:tr w:rsidR="00957B70" w:rsidRPr="00D5163E" w14:paraId="0AE43556" w14:textId="3A483472" w:rsidTr="002C2489">
        <w:trPr>
          <w:trHeight w:val="20"/>
          <w:jc w:val="center"/>
        </w:trPr>
        <w:tc>
          <w:tcPr>
            <w:tcW w:w="28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4D151A" w14:textId="77777777" w:rsidR="00957B70" w:rsidRPr="00D5163E" w:rsidRDefault="00957B70" w:rsidP="002C2489">
            <w:pPr>
              <w:spacing w:after="0"/>
              <w:rPr>
                <w:rFonts w:cs="Calibri"/>
                <w:color w:val="000000"/>
              </w:rPr>
            </w:pPr>
            <w:r w:rsidRPr="00D5163E">
              <w:rPr>
                <w:rFonts w:cs="Calibri"/>
                <w:color w:val="000000"/>
              </w:rPr>
              <w:t>Investment Grade Energy Audit</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2F5532" w14:textId="4E86BDF8" w:rsidR="00957B70" w:rsidRPr="00D5163E" w:rsidRDefault="00957B70" w:rsidP="007E081C">
            <w:pPr>
              <w:spacing w:after="0"/>
              <w:jc w:val="right"/>
              <w:rPr>
                <w:rFonts w:cs="Calibri"/>
                <w:color w:val="000000"/>
              </w:rPr>
            </w:pPr>
            <w:r w:rsidRPr="00D5163E">
              <w:rPr>
                <w:rFonts w:cs="Calibri"/>
                <w:color w:val="000000"/>
              </w:rPr>
              <w:t xml:space="preserve">2,000 </w:t>
            </w:r>
          </w:p>
        </w:tc>
        <w:tc>
          <w:tcPr>
            <w:tcW w:w="1178" w:type="dxa"/>
            <w:tcBorders>
              <w:top w:val="single" w:sz="4" w:space="0" w:color="auto"/>
              <w:left w:val="single" w:sz="4" w:space="0" w:color="auto"/>
              <w:bottom w:val="single" w:sz="4" w:space="0" w:color="auto"/>
              <w:right w:val="single" w:sz="4" w:space="0" w:color="auto"/>
            </w:tcBorders>
            <w:shd w:val="clear" w:color="auto" w:fill="auto"/>
          </w:tcPr>
          <w:p w14:paraId="7926DF73" w14:textId="77777777" w:rsidR="00957B70" w:rsidRPr="00D5163E" w:rsidRDefault="00957B70" w:rsidP="007E081C">
            <w:pPr>
              <w:spacing w:after="0"/>
              <w:jc w:val="right"/>
              <w:rPr>
                <w:rFonts w:cs="Calibri"/>
                <w:color w:val="000000"/>
              </w:rPr>
            </w:pPr>
          </w:p>
        </w:tc>
        <w:tc>
          <w:tcPr>
            <w:tcW w:w="1092" w:type="dxa"/>
            <w:tcBorders>
              <w:top w:val="single" w:sz="4" w:space="0" w:color="auto"/>
              <w:left w:val="single" w:sz="4" w:space="0" w:color="auto"/>
              <w:bottom w:val="single" w:sz="4" w:space="0" w:color="auto"/>
              <w:right w:val="single" w:sz="4" w:space="0" w:color="auto"/>
            </w:tcBorders>
            <w:shd w:val="clear" w:color="auto" w:fill="auto"/>
            <w:vAlign w:val="bottom"/>
          </w:tcPr>
          <w:p w14:paraId="5B95D48C" w14:textId="6AB682F1" w:rsidR="00957B70" w:rsidRPr="00D5163E" w:rsidRDefault="00957B70" w:rsidP="007E081C">
            <w:pPr>
              <w:spacing w:after="0"/>
              <w:jc w:val="right"/>
              <w:rPr>
                <w:rFonts w:cs="Calibri"/>
                <w:color w:val="000000"/>
              </w:rPr>
            </w:pPr>
            <w:r w:rsidRPr="00D5163E">
              <w:rPr>
                <w:rFonts w:cs="Calibri"/>
                <w:color w:val="000000"/>
              </w:rPr>
              <w:t xml:space="preserve">2,000 </w:t>
            </w:r>
          </w:p>
        </w:tc>
        <w:tc>
          <w:tcPr>
            <w:tcW w:w="1209" w:type="dxa"/>
            <w:tcBorders>
              <w:top w:val="single" w:sz="4" w:space="0" w:color="auto"/>
              <w:left w:val="single" w:sz="4" w:space="0" w:color="auto"/>
              <w:bottom w:val="single" w:sz="4" w:space="0" w:color="auto"/>
              <w:right w:val="single" w:sz="4" w:space="0" w:color="auto"/>
            </w:tcBorders>
            <w:shd w:val="clear" w:color="auto" w:fill="auto"/>
          </w:tcPr>
          <w:p w14:paraId="7F10D25A" w14:textId="602043E5" w:rsidR="00957B70" w:rsidRPr="00D5163E" w:rsidRDefault="00957B70" w:rsidP="007E081C">
            <w:pPr>
              <w:spacing w:after="0"/>
              <w:jc w:val="right"/>
              <w:rPr>
                <w:rFonts w:cs="Calibri"/>
                <w:color w:val="000000"/>
              </w:rPr>
            </w:pPr>
          </w:p>
        </w:tc>
      </w:tr>
      <w:tr w:rsidR="00957B70" w:rsidRPr="00D5163E" w14:paraId="3F62C6AF" w14:textId="4362B7D6" w:rsidTr="002C2489">
        <w:trPr>
          <w:trHeight w:val="20"/>
          <w:jc w:val="center"/>
        </w:trPr>
        <w:tc>
          <w:tcPr>
            <w:tcW w:w="28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DED35F" w14:textId="77777777" w:rsidR="00957B70" w:rsidRPr="00D5163E" w:rsidRDefault="00957B70" w:rsidP="002C2489">
            <w:pPr>
              <w:spacing w:after="0"/>
              <w:rPr>
                <w:rFonts w:cs="Calibri"/>
                <w:color w:val="000000"/>
              </w:rPr>
            </w:pPr>
            <w:r w:rsidRPr="00D5163E">
              <w:rPr>
                <w:rFonts w:cs="Calibri"/>
                <w:color w:val="000000"/>
              </w:rPr>
              <w:t>Energy Saving Performance Contract</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5FC704" w14:textId="0A4685C6" w:rsidR="00957B70" w:rsidRPr="00D5163E" w:rsidRDefault="00957B70" w:rsidP="007E081C">
            <w:pPr>
              <w:spacing w:after="0"/>
              <w:jc w:val="right"/>
              <w:rPr>
                <w:rFonts w:cs="Calibri"/>
                <w:color w:val="000000"/>
              </w:rPr>
            </w:pPr>
            <w:r w:rsidRPr="00D5163E">
              <w:rPr>
                <w:rFonts w:cs="Calibri"/>
                <w:color w:val="000000"/>
              </w:rPr>
              <w:t xml:space="preserve">1,500 </w:t>
            </w:r>
          </w:p>
        </w:tc>
        <w:tc>
          <w:tcPr>
            <w:tcW w:w="1178" w:type="dxa"/>
            <w:tcBorders>
              <w:top w:val="single" w:sz="4" w:space="0" w:color="auto"/>
              <w:left w:val="single" w:sz="4" w:space="0" w:color="auto"/>
              <w:bottom w:val="single" w:sz="4" w:space="0" w:color="auto"/>
              <w:right w:val="single" w:sz="4" w:space="0" w:color="auto"/>
            </w:tcBorders>
            <w:shd w:val="clear" w:color="auto" w:fill="auto"/>
          </w:tcPr>
          <w:p w14:paraId="212CC224" w14:textId="1F9FEBAA" w:rsidR="00957B70" w:rsidRPr="00D5163E" w:rsidRDefault="00957B70" w:rsidP="007E081C">
            <w:pPr>
              <w:spacing w:after="0"/>
              <w:jc w:val="right"/>
              <w:rPr>
                <w:rFonts w:cs="Calibri"/>
                <w:color w:val="000000"/>
              </w:rPr>
            </w:pPr>
          </w:p>
        </w:tc>
        <w:tc>
          <w:tcPr>
            <w:tcW w:w="1092" w:type="dxa"/>
            <w:tcBorders>
              <w:top w:val="single" w:sz="4" w:space="0" w:color="auto"/>
              <w:left w:val="single" w:sz="4" w:space="0" w:color="auto"/>
              <w:bottom w:val="single" w:sz="4" w:space="0" w:color="auto"/>
              <w:right w:val="single" w:sz="4" w:space="0" w:color="auto"/>
            </w:tcBorders>
            <w:shd w:val="clear" w:color="auto" w:fill="auto"/>
            <w:vAlign w:val="bottom"/>
          </w:tcPr>
          <w:p w14:paraId="2DEBBE62" w14:textId="76CA398E" w:rsidR="00957B70" w:rsidRPr="00D5163E" w:rsidRDefault="00957B70" w:rsidP="007E081C">
            <w:pPr>
              <w:spacing w:after="0"/>
              <w:jc w:val="right"/>
              <w:rPr>
                <w:rFonts w:cs="Calibri"/>
                <w:color w:val="000000"/>
              </w:rPr>
            </w:pPr>
            <w:r w:rsidRPr="00D5163E">
              <w:rPr>
                <w:rFonts w:cs="Calibri"/>
                <w:color w:val="000000"/>
              </w:rPr>
              <w:t xml:space="preserve">1,500 </w:t>
            </w:r>
          </w:p>
        </w:tc>
        <w:tc>
          <w:tcPr>
            <w:tcW w:w="1209" w:type="dxa"/>
            <w:tcBorders>
              <w:top w:val="single" w:sz="4" w:space="0" w:color="auto"/>
              <w:left w:val="single" w:sz="4" w:space="0" w:color="auto"/>
              <w:bottom w:val="single" w:sz="4" w:space="0" w:color="auto"/>
              <w:right w:val="single" w:sz="4" w:space="0" w:color="auto"/>
            </w:tcBorders>
            <w:shd w:val="clear" w:color="auto" w:fill="auto"/>
          </w:tcPr>
          <w:p w14:paraId="3D33715F" w14:textId="50D98687" w:rsidR="00957B70" w:rsidRPr="00D5163E" w:rsidRDefault="00957B70" w:rsidP="007E081C">
            <w:pPr>
              <w:spacing w:after="0"/>
              <w:jc w:val="right"/>
              <w:rPr>
                <w:rFonts w:cs="Calibri"/>
                <w:color w:val="000000"/>
              </w:rPr>
            </w:pPr>
          </w:p>
        </w:tc>
      </w:tr>
      <w:tr w:rsidR="00957B70" w:rsidRPr="00D5163E" w14:paraId="04F9A1C7" w14:textId="7991212D" w:rsidTr="002C2489">
        <w:trPr>
          <w:trHeight w:val="20"/>
          <w:jc w:val="center"/>
        </w:trPr>
        <w:tc>
          <w:tcPr>
            <w:tcW w:w="28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6D066F" w14:textId="77777777" w:rsidR="00957B70" w:rsidRPr="00D5163E" w:rsidRDefault="00957B70" w:rsidP="002C2489">
            <w:pPr>
              <w:spacing w:after="0"/>
              <w:rPr>
                <w:rFonts w:cs="Calibri"/>
                <w:color w:val="000000"/>
              </w:rPr>
            </w:pPr>
            <w:r w:rsidRPr="00D5163E">
              <w:rPr>
                <w:rFonts w:cs="Calibri"/>
                <w:color w:val="000000"/>
              </w:rPr>
              <w:t>Financing Agreement</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9CA884" w14:textId="2232A00C" w:rsidR="00957B70" w:rsidRPr="00D5163E" w:rsidRDefault="00957B70" w:rsidP="007E081C">
            <w:pPr>
              <w:spacing w:after="0"/>
              <w:jc w:val="right"/>
              <w:rPr>
                <w:rFonts w:cs="Calibri"/>
                <w:color w:val="000000"/>
              </w:rPr>
            </w:pPr>
            <w:r w:rsidRPr="00D5163E">
              <w:rPr>
                <w:rFonts w:cs="Calibri"/>
                <w:color w:val="000000"/>
              </w:rPr>
              <w:t xml:space="preserve">2,000 </w:t>
            </w:r>
          </w:p>
        </w:tc>
        <w:tc>
          <w:tcPr>
            <w:tcW w:w="1178" w:type="dxa"/>
            <w:tcBorders>
              <w:top w:val="single" w:sz="4" w:space="0" w:color="auto"/>
              <w:left w:val="single" w:sz="4" w:space="0" w:color="auto"/>
              <w:bottom w:val="single" w:sz="4" w:space="0" w:color="auto"/>
              <w:right w:val="single" w:sz="4" w:space="0" w:color="auto"/>
            </w:tcBorders>
            <w:shd w:val="clear" w:color="auto" w:fill="auto"/>
          </w:tcPr>
          <w:p w14:paraId="7A7A0B84" w14:textId="77777777" w:rsidR="00957B70" w:rsidRPr="00D5163E" w:rsidRDefault="00957B70" w:rsidP="007E081C">
            <w:pPr>
              <w:spacing w:after="0"/>
              <w:jc w:val="right"/>
              <w:rPr>
                <w:rFonts w:cs="Calibri"/>
                <w:color w:val="000000"/>
              </w:rPr>
            </w:pPr>
          </w:p>
        </w:tc>
        <w:tc>
          <w:tcPr>
            <w:tcW w:w="1092" w:type="dxa"/>
            <w:tcBorders>
              <w:top w:val="single" w:sz="4" w:space="0" w:color="auto"/>
              <w:left w:val="single" w:sz="4" w:space="0" w:color="auto"/>
              <w:bottom w:val="single" w:sz="4" w:space="0" w:color="auto"/>
              <w:right w:val="single" w:sz="4" w:space="0" w:color="auto"/>
            </w:tcBorders>
            <w:shd w:val="clear" w:color="auto" w:fill="auto"/>
            <w:vAlign w:val="bottom"/>
          </w:tcPr>
          <w:p w14:paraId="62493C75" w14:textId="22A33E8C" w:rsidR="00957B70" w:rsidRPr="00D5163E" w:rsidRDefault="00957B70" w:rsidP="007E081C">
            <w:pPr>
              <w:spacing w:after="0"/>
              <w:jc w:val="right"/>
              <w:rPr>
                <w:rFonts w:cs="Calibri"/>
                <w:color w:val="000000"/>
              </w:rPr>
            </w:pPr>
            <w:r w:rsidRPr="00D5163E">
              <w:rPr>
                <w:rFonts w:cs="Calibri"/>
                <w:color w:val="000000"/>
              </w:rPr>
              <w:t xml:space="preserve">2,000 </w:t>
            </w:r>
          </w:p>
        </w:tc>
        <w:tc>
          <w:tcPr>
            <w:tcW w:w="1209" w:type="dxa"/>
            <w:tcBorders>
              <w:top w:val="single" w:sz="4" w:space="0" w:color="auto"/>
              <w:left w:val="single" w:sz="4" w:space="0" w:color="auto"/>
              <w:bottom w:val="single" w:sz="4" w:space="0" w:color="auto"/>
              <w:right w:val="single" w:sz="4" w:space="0" w:color="auto"/>
            </w:tcBorders>
            <w:shd w:val="clear" w:color="auto" w:fill="auto"/>
          </w:tcPr>
          <w:p w14:paraId="4FB2A91E" w14:textId="440AB6D2" w:rsidR="00957B70" w:rsidRPr="00D5163E" w:rsidRDefault="00957B70" w:rsidP="007E081C">
            <w:pPr>
              <w:spacing w:after="0"/>
              <w:jc w:val="right"/>
              <w:rPr>
                <w:rFonts w:cs="Calibri"/>
                <w:color w:val="000000"/>
              </w:rPr>
            </w:pPr>
          </w:p>
        </w:tc>
      </w:tr>
      <w:tr w:rsidR="00957B70" w:rsidRPr="00D5163E" w14:paraId="111F9F06" w14:textId="140EC1C9" w:rsidTr="002C2489">
        <w:trPr>
          <w:trHeight w:val="20"/>
          <w:jc w:val="center"/>
        </w:trPr>
        <w:tc>
          <w:tcPr>
            <w:tcW w:w="28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C01041" w14:textId="77777777" w:rsidR="00957B70" w:rsidRPr="00D5163E" w:rsidRDefault="00957B70" w:rsidP="002C2489">
            <w:pPr>
              <w:spacing w:after="0"/>
              <w:rPr>
                <w:rFonts w:cs="Calibri"/>
                <w:b/>
                <w:bCs/>
                <w:color w:val="000000"/>
              </w:rPr>
            </w:pPr>
            <w:r w:rsidRPr="00D5163E">
              <w:rPr>
                <w:rFonts w:cs="Calibri"/>
                <w:b/>
                <w:bCs/>
                <w:color w:val="000000"/>
              </w:rPr>
              <w:t>Sub Total</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3C79F6" w14:textId="3373DF0D" w:rsidR="00957B70" w:rsidRPr="00D5163E" w:rsidRDefault="00957B70" w:rsidP="007E081C">
            <w:pPr>
              <w:spacing w:after="0"/>
              <w:jc w:val="right"/>
              <w:rPr>
                <w:rFonts w:cs="Calibri"/>
                <w:b/>
                <w:bCs/>
                <w:color w:val="000000"/>
              </w:rPr>
            </w:pPr>
            <w:r w:rsidRPr="00D5163E">
              <w:rPr>
                <w:rFonts w:cs="Calibri"/>
                <w:b/>
                <w:bCs/>
                <w:color w:val="000000"/>
              </w:rPr>
              <w:t>5,</w:t>
            </w:r>
            <w:r w:rsidR="00FE59A0" w:rsidRPr="00D5163E" w:rsidDel="00FE59A0">
              <w:rPr>
                <w:rFonts w:cs="Calibri"/>
                <w:b/>
                <w:bCs/>
                <w:color w:val="000000"/>
              </w:rPr>
              <w:t xml:space="preserve"> </w:t>
            </w:r>
            <w:r w:rsidR="00FE59A0" w:rsidRPr="00D5163E">
              <w:rPr>
                <w:rFonts w:cs="Calibri"/>
                <w:b/>
                <w:bCs/>
                <w:color w:val="000000"/>
              </w:rPr>
              <w:t>0</w:t>
            </w:r>
            <w:r w:rsidRPr="00D5163E">
              <w:rPr>
                <w:rFonts w:cs="Calibri"/>
                <w:b/>
                <w:bCs/>
                <w:color w:val="000000"/>
              </w:rPr>
              <w:t xml:space="preserve">00 </w:t>
            </w:r>
          </w:p>
        </w:tc>
        <w:tc>
          <w:tcPr>
            <w:tcW w:w="1178" w:type="dxa"/>
            <w:tcBorders>
              <w:top w:val="single" w:sz="4" w:space="0" w:color="auto"/>
              <w:left w:val="single" w:sz="4" w:space="0" w:color="auto"/>
              <w:bottom w:val="single" w:sz="4" w:space="0" w:color="auto"/>
              <w:right w:val="single" w:sz="4" w:space="0" w:color="auto"/>
            </w:tcBorders>
            <w:shd w:val="clear" w:color="auto" w:fill="auto"/>
          </w:tcPr>
          <w:p w14:paraId="4AD40FC4" w14:textId="5520A329" w:rsidR="00957B70" w:rsidRPr="00D5163E" w:rsidRDefault="00957B70" w:rsidP="007E081C">
            <w:pPr>
              <w:spacing w:after="0"/>
              <w:jc w:val="right"/>
              <w:rPr>
                <w:rFonts w:cs="Calibri"/>
                <w:b/>
                <w:color w:val="000000"/>
              </w:rPr>
            </w:pPr>
          </w:p>
        </w:tc>
        <w:tc>
          <w:tcPr>
            <w:tcW w:w="1092" w:type="dxa"/>
            <w:tcBorders>
              <w:top w:val="single" w:sz="4" w:space="0" w:color="auto"/>
              <w:left w:val="single" w:sz="4" w:space="0" w:color="auto"/>
              <w:bottom w:val="single" w:sz="4" w:space="0" w:color="auto"/>
              <w:right w:val="single" w:sz="4" w:space="0" w:color="auto"/>
            </w:tcBorders>
            <w:shd w:val="clear" w:color="auto" w:fill="auto"/>
            <w:vAlign w:val="bottom"/>
          </w:tcPr>
          <w:p w14:paraId="7D3BA0EF" w14:textId="72623043" w:rsidR="00957B70" w:rsidRPr="00D5163E" w:rsidRDefault="00957B70" w:rsidP="007E081C">
            <w:pPr>
              <w:spacing w:after="0"/>
              <w:jc w:val="right"/>
              <w:rPr>
                <w:rFonts w:cs="Calibri"/>
                <w:b/>
                <w:color w:val="000000"/>
              </w:rPr>
            </w:pPr>
            <w:r w:rsidRPr="00D5163E">
              <w:rPr>
                <w:rFonts w:cs="Calibri"/>
                <w:b/>
                <w:bCs/>
                <w:color w:val="000000"/>
              </w:rPr>
              <w:t>5,</w:t>
            </w:r>
            <w:r w:rsidR="00FE59A0" w:rsidRPr="00D5163E">
              <w:rPr>
                <w:rFonts w:cs="Calibri"/>
                <w:b/>
                <w:bCs/>
                <w:color w:val="000000"/>
              </w:rPr>
              <w:t>0</w:t>
            </w:r>
            <w:r w:rsidRPr="00D5163E">
              <w:rPr>
                <w:rFonts w:cs="Calibri"/>
                <w:b/>
                <w:bCs/>
                <w:color w:val="000000"/>
              </w:rPr>
              <w:t xml:space="preserve">00 </w:t>
            </w:r>
          </w:p>
        </w:tc>
        <w:tc>
          <w:tcPr>
            <w:tcW w:w="1209" w:type="dxa"/>
            <w:tcBorders>
              <w:top w:val="single" w:sz="4" w:space="0" w:color="auto"/>
              <w:left w:val="single" w:sz="4" w:space="0" w:color="auto"/>
              <w:bottom w:val="single" w:sz="4" w:space="0" w:color="auto"/>
              <w:right w:val="single" w:sz="4" w:space="0" w:color="auto"/>
            </w:tcBorders>
            <w:shd w:val="clear" w:color="auto" w:fill="auto"/>
          </w:tcPr>
          <w:p w14:paraId="152D065A" w14:textId="6A145E98" w:rsidR="00957B70" w:rsidRPr="00D5163E" w:rsidRDefault="00957B70" w:rsidP="007E081C">
            <w:pPr>
              <w:spacing w:after="0"/>
              <w:jc w:val="right"/>
              <w:rPr>
                <w:rFonts w:cs="Calibri"/>
                <w:b/>
                <w:color w:val="000000"/>
              </w:rPr>
            </w:pPr>
          </w:p>
        </w:tc>
      </w:tr>
      <w:tr w:rsidR="008A4A6E" w:rsidRPr="00D5163E" w14:paraId="5DF816BB" w14:textId="7B59655C" w:rsidTr="002C2489">
        <w:trPr>
          <w:trHeight w:val="20"/>
          <w:jc w:val="center"/>
        </w:trPr>
        <w:tc>
          <w:tcPr>
            <w:tcW w:w="3859"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2455B1" w14:textId="77777777" w:rsidR="008A4A6E" w:rsidRPr="00D5163E" w:rsidRDefault="008A4A6E" w:rsidP="002C2489">
            <w:pPr>
              <w:spacing w:after="0"/>
              <w:rPr>
                <w:rFonts w:cs="Calibri"/>
                <w:b/>
                <w:bCs/>
                <w:color w:val="000000"/>
              </w:rPr>
            </w:pPr>
            <w:r w:rsidRPr="00D5163E">
              <w:rPr>
                <w:rFonts w:cs="Calibri"/>
                <w:b/>
                <w:bCs/>
                <w:color w:val="000000"/>
              </w:rPr>
              <w:t>PHASE 2: IMPLEMENTATION</w:t>
            </w:r>
          </w:p>
        </w:tc>
        <w:tc>
          <w:tcPr>
            <w:tcW w:w="1178" w:type="dxa"/>
            <w:tcBorders>
              <w:top w:val="single" w:sz="4" w:space="0" w:color="auto"/>
              <w:left w:val="single" w:sz="4" w:space="0" w:color="auto"/>
              <w:bottom w:val="single" w:sz="4" w:space="0" w:color="auto"/>
              <w:right w:val="single" w:sz="4" w:space="0" w:color="auto"/>
            </w:tcBorders>
            <w:shd w:val="clear" w:color="auto" w:fill="auto"/>
          </w:tcPr>
          <w:p w14:paraId="3ED28F24" w14:textId="77777777" w:rsidR="008A4A6E" w:rsidRPr="00D5163E" w:rsidRDefault="008A4A6E" w:rsidP="007E081C">
            <w:pPr>
              <w:spacing w:after="0"/>
              <w:rPr>
                <w:rFonts w:cs="Calibri"/>
                <w:b/>
                <w:bCs/>
                <w:color w:val="000000"/>
              </w:rPr>
            </w:pPr>
          </w:p>
        </w:tc>
        <w:tc>
          <w:tcPr>
            <w:tcW w:w="1092" w:type="dxa"/>
            <w:tcBorders>
              <w:top w:val="single" w:sz="4" w:space="0" w:color="auto"/>
              <w:left w:val="single" w:sz="4" w:space="0" w:color="auto"/>
              <w:bottom w:val="single" w:sz="4" w:space="0" w:color="auto"/>
              <w:right w:val="single" w:sz="4" w:space="0" w:color="auto"/>
            </w:tcBorders>
            <w:shd w:val="clear" w:color="auto" w:fill="auto"/>
          </w:tcPr>
          <w:p w14:paraId="71286916" w14:textId="77777777" w:rsidR="008A4A6E" w:rsidRPr="00D5163E" w:rsidRDefault="008A4A6E" w:rsidP="007E081C">
            <w:pPr>
              <w:spacing w:after="0"/>
              <w:rPr>
                <w:rFonts w:cs="Calibri"/>
                <w:b/>
                <w:bCs/>
                <w:color w:val="000000"/>
              </w:rPr>
            </w:pPr>
          </w:p>
        </w:tc>
        <w:tc>
          <w:tcPr>
            <w:tcW w:w="1209" w:type="dxa"/>
            <w:tcBorders>
              <w:top w:val="single" w:sz="4" w:space="0" w:color="auto"/>
              <w:left w:val="single" w:sz="4" w:space="0" w:color="auto"/>
              <w:bottom w:val="single" w:sz="4" w:space="0" w:color="auto"/>
              <w:right w:val="single" w:sz="4" w:space="0" w:color="auto"/>
            </w:tcBorders>
            <w:shd w:val="clear" w:color="auto" w:fill="auto"/>
          </w:tcPr>
          <w:p w14:paraId="2F92833E" w14:textId="7399DFB7" w:rsidR="008A4A6E" w:rsidRPr="00D5163E" w:rsidRDefault="008A4A6E" w:rsidP="007E081C">
            <w:pPr>
              <w:spacing w:after="0"/>
              <w:rPr>
                <w:rFonts w:cs="Calibri"/>
                <w:b/>
                <w:bCs/>
                <w:color w:val="000000"/>
              </w:rPr>
            </w:pPr>
          </w:p>
        </w:tc>
      </w:tr>
      <w:tr w:rsidR="009E6439" w:rsidRPr="00D5163E" w14:paraId="34DD4E8A" w14:textId="22C1AF14" w:rsidTr="002C2489">
        <w:trPr>
          <w:trHeight w:val="20"/>
          <w:jc w:val="center"/>
        </w:trPr>
        <w:tc>
          <w:tcPr>
            <w:tcW w:w="28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CDCF4" w14:textId="77777777" w:rsidR="009E6439" w:rsidRPr="00D5163E" w:rsidRDefault="009E6439" w:rsidP="002C2489">
            <w:pPr>
              <w:spacing w:after="0"/>
              <w:rPr>
                <w:rFonts w:cs="Calibri"/>
                <w:color w:val="000000"/>
              </w:rPr>
            </w:pPr>
            <w:r w:rsidRPr="00D5163E">
              <w:rPr>
                <w:rFonts w:cs="Calibri"/>
                <w:color w:val="000000"/>
              </w:rPr>
              <w:t>Light and devices procurement</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052806" w14:textId="7896F359" w:rsidR="009E6439" w:rsidRPr="00D5163E" w:rsidRDefault="009E6439" w:rsidP="007E081C">
            <w:pPr>
              <w:spacing w:after="0"/>
              <w:jc w:val="right"/>
              <w:rPr>
                <w:rFonts w:cs="Calibri"/>
                <w:color w:val="000000"/>
              </w:rPr>
            </w:pPr>
            <w:r w:rsidRPr="00D5163E">
              <w:rPr>
                <w:rFonts w:cs="Calibri"/>
                <w:color w:val="000000"/>
              </w:rPr>
              <w:t xml:space="preserve">12,000 </w:t>
            </w:r>
          </w:p>
        </w:tc>
        <w:tc>
          <w:tcPr>
            <w:tcW w:w="1178" w:type="dxa"/>
            <w:tcBorders>
              <w:top w:val="single" w:sz="4" w:space="0" w:color="auto"/>
              <w:left w:val="single" w:sz="4" w:space="0" w:color="auto"/>
              <w:bottom w:val="single" w:sz="4" w:space="0" w:color="auto"/>
              <w:right w:val="single" w:sz="4" w:space="0" w:color="auto"/>
            </w:tcBorders>
            <w:shd w:val="clear" w:color="auto" w:fill="auto"/>
            <w:vAlign w:val="bottom"/>
          </w:tcPr>
          <w:p w14:paraId="1F3A26EA" w14:textId="447DA255" w:rsidR="009E6439" w:rsidRPr="00D5163E" w:rsidRDefault="009E6439" w:rsidP="007E081C">
            <w:pPr>
              <w:spacing w:after="0"/>
              <w:jc w:val="right"/>
              <w:rPr>
                <w:rFonts w:cs="Calibri"/>
                <w:color w:val="000000"/>
              </w:rPr>
            </w:pPr>
            <w:r w:rsidRPr="00D5163E">
              <w:rPr>
                <w:rFonts w:cs="Calibri"/>
                <w:color w:val="000000"/>
              </w:rPr>
              <w:t xml:space="preserve">12,000 </w:t>
            </w:r>
          </w:p>
        </w:tc>
        <w:tc>
          <w:tcPr>
            <w:tcW w:w="1092" w:type="dxa"/>
            <w:tcBorders>
              <w:top w:val="single" w:sz="4" w:space="0" w:color="auto"/>
              <w:left w:val="single" w:sz="4" w:space="0" w:color="auto"/>
              <w:bottom w:val="single" w:sz="4" w:space="0" w:color="auto"/>
              <w:right w:val="single" w:sz="4" w:space="0" w:color="auto"/>
            </w:tcBorders>
            <w:shd w:val="clear" w:color="auto" w:fill="auto"/>
          </w:tcPr>
          <w:p w14:paraId="5F67E9D8" w14:textId="77777777" w:rsidR="009E6439" w:rsidRPr="00D5163E" w:rsidRDefault="009E6439" w:rsidP="007E081C">
            <w:pPr>
              <w:spacing w:after="0"/>
              <w:jc w:val="right"/>
              <w:rPr>
                <w:rFonts w:cs="Calibri"/>
                <w:color w:val="000000"/>
              </w:rPr>
            </w:pPr>
          </w:p>
        </w:tc>
        <w:tc>
          <w:tcPr>
            <w:tcW w:w="1209" w:type="dxa"/>
            <w:tcBorders>
              <w:top w:val="single" w:sz="4" w:space="0" w:color="auto"/>
              <w:left w:val="single" w:sz="4" w:space="0" w:color="auto"/>
              <w:bottom w:val="single" w:sz="4" w:space="0" w:color="auto"/>
              <w:right w:val="single" w:sz="4" w:space="0" w:color="auto"/>
            </w:tcBorders>
            <w:shd w:val="clear" w:color="auto" w:fill="auto"/>
          </w:tcPr>
          <w:p w14:paraId="7B6645AA" w14:textId="2A7DD1ED" w:rsidR="009E6439" w:rsidRPr="00D5163E" w:rsidRDefault="009E6439" w:rsidP="007E081C">
            <w:pPr>
              <w:spacing w:after="0"/>
              <w:jc w:val="right"/>
              <w:rPr>
                <w:rFonts w:cs="Calibri"/>
                <w:color w:val="000000"/>
              </w:rPr>
            </w:pPr>
          </w:p>
        </w:tc>
      </w:tr>
      <w:tr w:rsidR="009E6439" w:rsidRPr="00D5163E" w14:paraId="75D1CD56" w14:textId="1D8B7BD4" w:rsidTr="002C2489">
        <w:trPr>
          <w:trHeight w:val="20"/>
          <w:jc w:val="center"/>
        </w:trPr>
        <w:tc>
          <w:tcPr>
            <w:tcW w:w="28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1ACE3D" w14:textId="77777777" w:rsidR="009E6439" w:rsidRPr="00D5163E" w:rsidRDefault="009E6439" w:rsidP="002C2489">
            <w:pPr>
              <w:spacing w:after="0"/>
              <w:rPr>
                <w:rFonts w:cs="Calibri"/>
                <w:color w:val="000000"/>
              </w:rPr>
            </w:pPr>
            <w:r w:rsidRPr="00D5163E">
              <w:rPr>
                <w:rFonts w:cs="Calibri"/>
                <w:color w:val="000000"/>
              </w:rPr>
              <w:t>Installation</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66C64B" w14:textId="52029E5C" w:rsidR="009E6439" w:rsidRPr="00D5163E" w:rsidRDefault="009E6439" w:rsidP="007E081C">
            <w:pPr>
              <w:spacing w:after="0"/>
              <w:jc w:val="right"/>
              <w:rPr>
                <w:rFonts w:cs="Calibri"/>
                <w:color w:val="000000"/>
              </w:rPr>
            </w:pPr>
            <w:r w:rsidRPr="00D5163E">
              <w:rPr>
                <w:rFonts w:cs="Calibri"/>
                <w:color w:val="000000"/>
              </w:rPr>
              <w:t xml:space="preserve">3,000 </w:t>
            </w:r>
          </w:p>
        </w:tc>
        <w:tc>
          <w:tcPr>
            <w:tcW w:w="1178" w:type="dxa"/>
            <w:tcBorders>
              <w:top w:val="single" w:sz="4" w:space="0" w:color="auto"/>
              <w:left w:val="single" w:sz="4" w:space="0" w:color="auto"/>
              <w:bottom w:val="single" w:sz="4" w:space="0" w:color="auto"/>
              <w:right w:val="single" w:sz="4" w:space="0" w:color="auto"/>
            </w:tcBorders>
            <w:shd w:val="clear" w:color="auto" w:fill="auto"/>
            <w:vAlign w:val="bottom"/>
          </w:tcPr>
          <w:p w14:paraId="61B174E9" w14:textId="253B116A" w:rsidR="009E6439" w:rsidRPr="00D5163E" w:rsidRDefault="009E6439" w:rsidP="007E081C">
            <w:pPr>
              <w:spacing w:after="0"/>
              <w:jc w:val="right"/>
              <w:rPr>
                <w:rFonts w:cs="Calibri"/>
                <w:color w:val="000000"/>
              </w:rPr>
            </w:pPr>
            <w:r w:rsidRPr="00D5163E">
              <w:rPr>
                <w:rFonts w:cs="Calibri"/>
                <w:color w:val="000000"/>
              </w:rPr>
              <w:t xml:space="preserve">3,000 </w:t>
            </w:r>
          </w:p>
        </w:tc>
        <w:tc>
          <w:tcPr>
            <w:tcW w:w="1092" w:type="dxa"/>
            <w:tcBorders>
              <w:top w:val="single" w:sz="4" w:space="0" w:color="auto"/>
              <w:left w:val="single" w:sz="4" w:space="0" w:color="auto"/>
              <w:bottom w:val="single" w:sz="4" w:space="0" w:color="auto"/>
              <w:right w:val="single" w:sz="4" w:space="0" w:color="auto"/>
            </w:tcBorders>
            <w:shd w:val="clear" w:color="auto" w:fill="auto"/>
          </w:tcPr>
          <w:p w14:paraId="26EF9731" w14:textId="539EE4CC" w:rsidR="009E6439" w:rsidRPr="00D5163E" w:rsidRDefault="009E6439" w:rsidP="007E081C">
            <w:pPr>
              <w:spacing w:after="0"/>
              <w:jc w:val="right"/>
              <w:rPr>
                <w:rFonts w:cs="Calibri"/>
                <w:color w:val="000000"/>
              </w:rPr>
            </w:pPr>
          </w:p>
        </w:tc>
        <w:tc>
          <w:tcPr>
            <w:tcW w:w="1209" w:type="dxa"/>
            <w:tcBorders>
              <w:top w:val="single" w:sz="4" w:space="0" w:color="auto"/>
              <w:left w:val="single" w:sz="4" w:space="0" w:color="auto"/>
              <w:bottom w:val="single" w:sz="4" w:space="0" w:color="auto"/>
              <w:right w:val="single" w:sz="4" w:space="0" w:color="auto"/>
            </w:tcBorders>
            <w:shd w:val="clear" w:color="auto" w:fill="auto"/>
          </w:tcPr>
          <w:p w14:paraId="0B1A2B3E" w14:textId="37EB295F" w:rsidR="009E6439" w:rsidRPr="00D5163E" w:rsidRDefault="009E6439" w:rsidP="007E081C">
            <w:pPr>
              <w:spacing w:after="0"/>
              <w:jc w:val="right"/>
              <w:rPr>
                <w:rFonts w:cs="Calibri"/>
                <w:color w:val="000000"/>
              </w:rPr>
            </w:pPr>
          </w:p>
        </w:tc>
      </w:tr>
      <w:tr w:rsidR="009E6439" w:rsidRPr="00D5163E" w14:paraId="5A9F2DE9" w14:textId="05F997FC" w:rsidTr="002C2489">
        <w:trPr>
          <w:trHeight w:val="20"/>
          <w:jc w:val="center"/>
        </w:trPr>
        <w:tc>
          <w:tcPr>
            <w:tcW w:w="28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BF4EE3" w14:textId="77777777" w:rsidR="009E6439" w:rsidRPr="00D5163E" w:rsidRDefault="009E6439" w:rsidP="002C2489">
            <w:pPr>
              <w:spacing w:after="0"/>
              <w:rPr>
                <w:rFonts w:cs="Calibri"/>
                <w:color w:val="000000"/>
              </w:rPr>
            </w:pPr>
            <w:r w:rsidRPr="00D5163E">
              <w:rPr>
                <w:rFonts w:cs="Calibri"/>
                <w:color w:val="000000"/>
              </w:rPr>
              <w:t>Commissioning</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420AA5" w14:textId="61173E0D" w:rsidR="009E6439" w:rsidRPr="00D5163E" w:rsidRDefault="009E6439" w:rsidP="007E081C">
            <w:pPr>
              <w:spacing w:after="0"/>
              <w:jc w:val="right"/>
              <w:rPr>
                <w:rFonts w:cs="Calibri"/>
                <w:color w:val="000000"/>
              </w:rPr>
            </w:pPr>
            <w:r w:rsidRPr="00D5163E">
              <w:rPr>
                <w:rFonts w:cs="Calibri"/>
                <w:color w:val="000000"/>
              </w:rPr>
              <w:t>1,</w:t>
            </w:r>
            <w:r w:rsidR="00FE59A0" w:rsidRPr="00D5163E">
              <w:rPr>
                <w:rFonts w:cs="Calibri"/>
                <w:color w:val="000000"/>
              </w:rPr>
              <w:t xml:space="preserve">500 </w:t>
            </w:r>
          </w:p>
        </w:tc>
        <w:tc>
          <w:tcPr>
            <w:tcW w:w="1178" w:type="dxa"/>
            <w:tcBorders>
              <w:top w:val="single" w:sz="4" w:space="0" w:color="auto"/>
              <w:left w:val="single" w:sz="4" w:space="0" w:color="auto"/>
              <w:bottom w:val="single" w:sz="4" w:space="0" w:color="auto"/>
              <w:right w:val="single" w:sz="4" w:space="0" w:color="auto"/>
            </w:tcBorders>
            <w:shd w:val="clear" w:color="auto" w:fill="auto"/>
            <w:vAlign w:val="bottom"/>
          </w:tcPr>
          <w:p w14:paraId="5AAB539E" w14:textId="4CF4B4C1" w:rsidR="009E6439" w:rsidRPr="00D5163E" w:rsidRDefault="009E6439" w:rsidP="007E081C">
            <w:pPr>
              <w:spacing w:after="0"/>
              <w:jc w:val="right"/>
              <w:rPr>
                <w:rFonts w:cs="Calibri"/>
                <w:color w:val="000000"/>
              </w:rPr>
            </w:pPr>
            <w:r w:rsidRPr="00D5163E">
              <w:rPr>
                <w:rFonts w:cs="Calibri"/>
                <w:color w:val="000000"/>
              </w:rPr>
              <w:t>1,</w:t>
            </w:r>
            <w:r w:rsidR="00FE59A0" w:rsidRPr="00D5163E">
              <w:rPr>
                <w:rFonts w:cs="Calibri"/>
                <w:color w:val="000000"/>
              </w:rPr>
              <w:t>5</w:t>
            </w:r>
            <w:r w:rsidRPr="00D5163E">
              <w:rPr>
                <w:rFonts w:cs="Calibri"/>
                <w:color w:val="000000"/>
              </w:rPr>
              <w:t xml:space="preserve">00 </w:t>
            </w:r>
          </w:p>
        </w:tc>
        <w:tc>
          <w:tcPr>
            <w:tcW w:w="1092" w:type="dxa"/>
            <w:tcBorders>
              <w:top w:val="single" w:sz="4" w:space="0" w:color="auto"/>
              <w:left w:val="single" w:sz="4" w:space="0" w:color="auto"/>
              <w:bottom w:val="single" w:sz="4" w:space="0" w:color="auto"/>
              <w:right w:val="single" w:sz="4" w:space="0" w:color="auto"/>
            </w:tcBorders>
            <w:shd w:val="clear" w:color="auto" w:fill="auto"/>
          </w:tcPr>
          <w:p w14:paraId="0D542D06" w14:textId="7E94D772" w:rsidR="009E6439" w:rsidRPr="00D5163E" w:rsidRDefault="009E6439" w:rsidP="007E081C">
            <w:pPr>
              <w:spacing w:after="0"/>
              <w:jc w:val="right"/>
              <w:rPr>
                <w:rFonts w:cs="Calibri"/>
                <w:color w:val="000000"/>
              </w:rPr>
            </w:pPr>
          </w:p>
        </w:tc>
        <w:tc>
          <w:tcPr>
            <w:tcW w:w="1209" w:type="dxa"/>
            <w:tcBorders>
              <w:top w:val="single" w:sz="4" w:space="0" w:color="auto"/>
              <w:left w:val="single" w:sz="4" w:space="0" w:color="auto"/>
              <w:bottom w:val="single" w:sz="4" w:space="0" w:color="auto"/>
              <w:right w:val="single" w:sz="4" w:space="0" w:color="auto"/>
            </w:tcBorders>
            <w:shd w:val="clear" w:color="auto" w:fill="auto"/>
          </w:tcPr>
          <w:p w14:paraId="53484356" w14:textId="11BC444C" w:rsidR="009E6439" w:rsidRPr="00D5163E" w:rsidRDefault="009E6439" w:rsidP="007E081C">
            <w:pPr>
              <w:spacing w:after="0"/>
              <w:jc w:val="right"/>
              <w:rPr>
                <w:rFonts w:cs="Calibri"/>
                <w:color w:val="000000"/>
              </w:rPr>
            </w:pPr>
          </w:p>
        </w:tc>
      </w:tr>
      <w:tr w:rsidR="009E6439" w:rsidRPr="00D5163E" w14:paraId="56D8A337" w14:textId="164C1B34" w:rsidTr="002C2489">
        <w:trPr>
          <w:trHeight w:val="20"/>
          <w:jc w:val="center"/>
        </w:trPr>
        <w:tc>
          <w:tcPr>
            <w:tcW w:w="28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B138E9" w14:textId="77777777" w:rsidR="009E6439" w:rsidRPr="00D5163E" w:rsidRDefault="009E6439" w:rsidP="002C2489">
            <w:pPr>
              <w:spacing w:after="0"/>
              <w:rPr>
                <w:rFonts w:cs="Calibri"/>
                <w:b/>
                <w:bCs/>
                <w:color w:val="000000"/>
              </w:rPr>
            </w:pPr>
            <w:r w:rsidRPr="00D5163E">
              <w:rPr>
                <w:rFonts w:cs="Calibri"/>
                <w:b/>
                <w:bCs/>
                <w:color w:val="000000"/>
              </w:rPr>
              <w:t>Sub Total</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E10062" w14:textId="1B73AEFB" w:rsidR="009E6439" w:rsidRPr="00D5163E" w:rsidRDefault="009E6439" w:rsidP="007E081C">
            <w:pPr>
              <w:spacing w:after="0"/>
              <w:jc w:val="right"/>
              <w:rPr>
                <w:rFonts w:cs="Calibri"/>
                <w:b/>
                <w:bCs/>
                <w:color w:val="000000"/>
              </w:rPr>
            </w:pPr>
            <w:r w:rsidRPr="00D5163E">
              <w:rPr>
                <w:rFonts w:cs="Calibri"/>
                <w:b/>
                <w:bCs/>
                <w:color w:val="000000"/>
              </w:rPr>
              <w:t xml:space="preserve">16,000 </w:t>
            </w:r>
          </w:p>
        </w:tc>
        <w:tc>
          <w:tcPr>
            <w:tcW w:w="1178" w:type="dxa"/>
            <w:tcBorders>
              <w:top w:val="single" w:sz="4" w:space="0" w:color="auto"/>
              <w:left w:val="single" w:sz="4" w:space="0" w:color="auto"/>
              <w:bottom w:val="single" w:sz="4" w:space="0" w:color="auto"/>
              <w:right w:val="single" w:sz="4" w:space="0" w:color="auto"/>
            </w:tcBorders>
            <w:shd w:val="clear" w:color="auto" w:fill="auto"/>
            <w:vAlign w:val="bottom"/>
          </w:tcPr>
          <w:p w14:paraId="7C9AB28E" w14:textId="70E11FD9" w:rsidR="009E6439" w:rsidRPr="00D5163E" w:rsidRDefault="009E6439" w:rsidP="007E081C">
            <w:pPr>
              <w:spacing w:after="0"/>
              <w:jc w:val="right"/>
              <w:rPr>
                <w:rFonts w:cs="Calibri"/>
                <w:b/>
                <w:color w:val="000000"/>
              </w:rPr>
            </w:pPr>
            <w:r w:rsidRPr="00D5163E">
              <w:rPr>
                <w:rFonts w:cs="Calibri"/>
                <w:b/>
                <w:bCs/>
                <w:color w:val="000000"/>
              </w:rPr>
              <w:t>16,</w:t>
            </w:r>
            <w:r w:rsidR="00161362" w:rsidRPr="00D5163E">
              <w:rPr>
                <w:rFonts w:cs="Calibri"/>
                <w:b/>
                <w:bCs/>
                <w:color w:val="000000"/>
              </w:rPr>
              <w:t>5</w:t>
            </w:r>
            <w:r w:rsidRPr="00D5163E">
              <w:rPr>
                <w:rFonts w:cs="Calibri"/>
                <w:b/>
                <w:bCs/>
                <w:color w:val="000000"/>
              </w:rPr>
              <w:t xml:space="preserve">00 </w:t>
            </w:r>
          </w:p>
        </w:tc>
        <w:tc>
          <w:tcPr>
            <w:tcW w:w="1092" w:type="dxa"/>
            <w:tcBorders>
              <w:top w:val="single" w:sz="4" w:space="0" w:color="auto"/>
              <w:left w:val="single" w:sz="4" w:space="0" w:color="auto"/>
              <w:bottom w:val="single" w:sz="4" w:space="0" w:color="auto"/>
              <w:right w:val="single" w:sz="4" w:space="0" w:color="auto"/>
            </w:tcBorders>
            <w:shd w:val="clear" w:color="auto" w:fill="auto"/>
          </w:tcPr>
          <w:p w14:paraId="21C1185B" w14:textId="19637F2F" w:rsidR="009E6439" w:rsidRPr="00D5163E" w:rsidRDefault="009E6439" w:rsidP="007E081C">
            <w:pPr>
              <w:spacing w:after="0"/>
              <w:jc w:val="right"/>
              <w:rPr>
                <w:rFonts w:cs="Calibri"/>
                <w:b/>
                <w:color w:val="000000"/>
              </w:rPr>
            </w:pPr>
          </w:p>
        </w:tc>
        <w:tc>
          <w:tcPr>
            <w:tcW w:w="1209" w:type="dxa"/>
            <w:tcBorders>
              <w:top w:val="single" w:sz="4" w:space="0" w:color="auto"/>
              <w:left w:val="single" w:sz="4" w:space="0" w:color="auto"/>
              <w:bottom w:val="single" w:sz="4" w:space="0" w:color="auto"/>
              <w:right w:val="single" w:sz="4" w:space="0" w:color="auto"/>
            </w:tcBorders>
            <w:shd w:val="clear" w:color="auto" w:fill="auto"/>
          </w:tcPr>
          <w:p w14:paraId="00BC4F05" w14:textId="2F1A2754" w:rsidR="009E6439" w:rsidRPr="00D5163E" w:rsidRDefault="009E6439" w:rsidP="007E081C">
            <w:pPr>
              <w:spacing w:after="0"/>
              <w:jc w:val="right"/>
              <w:rPr>
                <w:rFonts w:cs="Calibri"/>
                <w:b/>
                <w:color w:val="000000"/>
              </w:rPr>
            </w:pPr>
          </w:p>
        </w:tc>
      </w:tr>
      <w:tr w:rsidR="008A4A6E" w:rsidRPr="00D5163E" w14:paraId="523E2DFC" w14:textId="53301DF9" w:rsidTr="002C2489">
        <w:trPr>
          <w:trHeight w:val="20"/>
          <w:jc w:val="center"/>
        </w:trPr>
        <w:tc>
          <w:tcPr>
            <w:tcW w:w="3859"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FA593C" w14:textId="77777777" w:rsidR="008A4A6E" w:rsidRPr="00D5163E" w:rsidRDefault="008A4A6E" w:rsidP="002C2489">
            <w:pPr>
              <w:spacing w:after="0"/>
              <w:rPr>
                <w:rFonts w:cs="Calibri"/>
                <w:b/>
                <w:bCs/>
                <w:color w:val="000000"/>
              </w:rPr>
            </w:pPr>
            <w:r w:rsidRPr="00D5163E">
              <w:rPr>
                <w:rFonts w:cs="Calibri"/>
                <w:b/>
                <w:bCs/>
                <w:color w:val="000000"/>
              </w:rPr>
              <w:t>PHASE 3: PERFORMANCE CONTRACTING PERIOD</w:t>
            </w:r>
          </w:p>
        </w:tc>
        <w:tc>
          <w:tcPr>
            <w:tcW w:w="1178" w:type="dxa"/>
            <w:tcBorders>
              <w:top w:val="single" w:sz="4" w:space="0" w:color="auto"/>
              <w:left w:val="single" w:sz="4" w:space="0" w:color="auto"/>
              <w:bottom w:val="single" w:sz="4" w:space="0" w:color="auto"/>
              <w:right w:val="single" w:sz="4" w:space="0" w:color="auto"/>
            </w:tcBorders>
            <w:shd w:val="clear" w:color="auto" w:fill="auto"/>
          </w:tcPr>
          <w:p w14:paraId="639BC010" w14:textId="77777777" w:rsidR="008A4A6E" w:rsidRPr="00D5163E" w:rsidRDefault="008A4A6E" w:rsidP="007E081C">
            <w:pPr>
              <w:spacing w:after="0"/>
              <w:rPr>
                <w:rFonts w:cs="Calibri"/>
                <w:b/>
                <w:bCs/>
                <w:color w:val="000000"/>
              </w:rPr>
            </w:pPr>
          </w:p>
        </w:tc>
        <w:tc>
          <w:tcPr>
            <w:tcW w:w="1092" w:type="dxa"/>
            <w:tcBorders>
              <w:top w:val="single" w:sz="4" w:space="0" w:color="auto"/>
              <w:left w:val="single" w:sz="4" w:space="0" w:color="auto"/>
              <w:bottom w:val="single" w:sz="4" w:space="0" w:color="auto"/>
              <w:right w:val="single" w:sz="4" w:space="0" w:color="auto"/>
            </w:tcBorders>
            <w:shd w:val="clear" w:color="auto" w:fill="auto"/>
          </w:tcPr>
          <w:p w14:paraId="53B93037" w14:textId="77777777" w:rsidR="008A4A6E" w:rsidRPr="00D5163E" w:rsidRDefault="008A4A6E" w:rsidP="007E081C">
            <w:pPr>
              <w:spacing w:after="0"/>
              <w:rPr>
                <w:rFonts w:cs="Calibri"/>
                <w:b/>
                <w:bCs/>
                <w:color w:val="000000"/>
              </w:rPr>
            </w:pPr>
          </w:p>
        </w:tc>
        <w:tc>
          <w:tcPr>
            <w:tcW w:w="1209" w:type="dxa"/>
            <w:tcBorders>
              <w:top w:val="single" w:sz="4" w:space="0" w:color="auto"/>
              <w:left w:val="single" w:sz="4" w:space="0" w:color="auto"/>
              <w:bottom w:val="single" w:sz="4" w:space="0" w:color="auto"/>
              <w:right w:val="single" w:sz="4" w:space="0" w:color="auto"/>
            </w:tcBorders>
            <w:shd w:val="clear" w:color="auto" w:fill="auto"/>
          </w:tcPr>
          <w:p w14:paraId="77FACB45" w14:textId="07D00E17" w:rsidR="008A4A6E" w:rsidRPr="00D5163E" w:rsidRDefault="008A4A6E" w:rsidP="007E081C">
            <w:pPr>
              <w:spacing w:after="0"/>
              <w:rPr>
                <w:rFonts w:cs="Calibri"/>
                <w:b/>
                <w:bCs/>
                <w:color w:val="000000"/>
              </w:rPr>
            </w:pPr>
          </w:p>
        </w:tc>
      </w:tr>
      <w:tr w:rsidR="007D3FBF" w:rsidRPr="00D5163E" w14:paraId="2DFA166F" w14:textId="6B551E5C" w:rsidTr="002C2489">
        <w:trPr>
          <w:trHeight w:val="20"/>
          <w:jc w:val="center"/>
        </w:trPr>
        <w:tc>
          <w:tcPr>
            <w:tcW w:w="28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76F88F" w14:textId="77777777" w:rsidR="007D3FBF" w:rsidRPr="00D5163E" w:rsidRDefault="007D3FBF" w:rsidP="002C2489">
            <w:pPr>
              <w:spacing w:after="0"/>
              <w:rPr>
                <w:rFonts w:cs="Calibri"/>
                <w:color w:val="000000"/>
              </w:rPr>
            </w:pPr>
            <w:r w:rsidRPr="00D5163E">
              <w:rPr>
                <w:rFonts w:cs="Calibri"/>
                <w:color w:val="000000"/>
              </w:rPr>
              <w:t>Operation and Maintenance</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2A61E4" w14:textId="400C9D4A" w:rsidR="007D3FBF" w:rsidRPr="00D5163E" w:rsidRDefault="007D3FBF" w:rsidP="007E081C">
            <w:pPr>
              <w:spacing w:after="0"/>
              <w:jc w:val="right"/>
              <w:rPr>
                <w:rFonts w:cs="Calibri"/>
                <w:color w:val="000000"/>
              </w:rPr>
            </w:pPr>
            <w:r w:rsidRPr="00D5163E">
              <w:rPr>
                <w:rFonts w:cs="Calibri"/>
                <w:color w:val="000000"/>
              </w:rPr>
              <w:t xml:space="preserve">1,500 </w:t>
            </w:r>
          </w:p>
        </w:tc>
        <w:tc>
          <w:tcPr>
            <w:tcW w:w="1178" w:type="dxa"/>
            <w:tcBorders>
              <w:top w:val="single" w:sz="4" w:space="0" w:color="auto"/>
              <w:left w:val="single" w:sz="4" w:space="0" w:color="auto"/>
              <w:bottom w:val="single" w:sz="4" w:space="0" w:color="auto"/>
              <w:right w:val="single" w:sz="4" w:space="0" w:color="auto"/>
            </w:tcBorders>
            <w:shd w:val="clear" w:color="auto" w:fill="auto"/>
            <w:vAlign w:val="bottom"/>
          </w:tcPr>
          <w:p w14:paraId="273882A4" w14:textId="4340B78A" w:rsidR="007D3FBF" w:rsidRPr="00D5163E" w:rsidRDefault="007D3FBF" w:rsidP="007E081C">
            <w:pPr>
              <w:spacing w:after="0"/>
              <w:jc w:val="right"/>
              <w:rPr>
                <w:rFonts w:cs="Calibri"/>
                <w:color w:val="000000"/>
              </w:rPr>
            </w:pPr>
            <w:r w:rsidRPr="00D5163E">
              <w:rPr>
                <w:rFonts w:cs="Calibri"/>
                <w:color w:val="000000"/>
              </w:rPr>
              <w:t xml:space="preserve">1,500 </w:t>
            </w:r>
          </w:p>
        </w:tc>
        <w:tc>
          <w:tcPr>
            <w:tcW w:w="1092" w:type="dxa"/>
            <w:tcBorders>
              <w:top w:val="single" w:sz="4" w:space="0" w:color="auto"/>
              <w:left w:val="single" w:sz="4" w:space="0" w:color="auto"/>
              <w:bottom w:val="single" w:sz="4" w:space="0" w:color="auto"/>
              <w:right w:val="single" w:sz="4" w:space="0" w:color="auto"/>
            </w:tcBorders>
            <w:shd w:val="clear" w:color="auto" w:fill="auto"/>
          </w:tcPr>
          <w:p w14:paraId="5BB9AB0F" w14:textId="506A7134" w:rsidR="007D3FBF" w:rsidRPr="00D5163E" w:rsidRDefault="007D3FBF" w:rsidP="007E081C">
            <w:pPr>
              <w:spacing w:after="0"/>
              <w:jc w:val="right"/>
              <w:rPr>
                <w:rFonts w:cs="Calibri"/>
                <w:color w:val="000000"/>
              </w:rPr>
            </w:pPr>
          </w:p>
        </w:tc>
        <w:tc>
          <w:tcPr>
            <w:tcW w:w="1209" w:type="dxa"/>
            <w:tcBorders>
              <w:top w:val="single" w:sz="4" w:space="0" w:color="auto"/>
              <w:left w:val="single" w:sz="4" w:space="0" w:color="auto"/>
              <w:bottom w:val="single" w:sz="4" w:space="0" w:color="auto"/>
              <w:right w:val="single" w:sz="4" w:space="0" w:color="auto"/>
            </w:tcBorders>
            <w:shd w:val="clear" w:color="auto" w:fill="auto"/>
            <w:vAlign w:val="bottom"/>
          </w:tcPr>
          <w:p w14:paraId="3B7A98D9" w14:textId="789D867D" w:rsidR="007D3FBF" w:rsidRPr="00D5163E" w:rsidRDefault="007D3FBF" w:rsidP="007E081C">
            <w:pPr>
              <w:spacing w:after="0"/>
              <w:jc w:val="right"/>
              <w:rPr>
                <w:rFonts w:cs="Calibri"/>
                <w:color w:val="000000"/>
              </w:rPr>
            </w:pPr>
          </w:p>
        </w:tc>
      </w:tr>
      <w:tr w:rsidR="007D3FBF" w:rsidRPr="00D5163E" w14:paraId="744E56F1" w14:textId="6946862F" w:rsidTr="002C2489">
        <w:trPr>
          <w:trHeight w:val="20"/>
          <w:jc w:val="center"/>
        </w:trPr>
        <w:tc>
          <w:tcPr>
            <w:tcW w:w="28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3B7969" w14:textId="77777777" w:rsidR="007D3FBF" w:rsidRPr="00D5163E" w:rsidRDefault="007D3FBF" w:rsidP="002C2489">
            <w:pPr>
              <w:spacing w:after="0"/>
              <w:rPr>
                <w:rFonts w:cs="Calibri"/>
                <w:color w:val="000000"/>
              </w:rPr>
            </w:pPr>
            <w:r w:rsidRPr="00D5163E">
              <w:rPr>
                <w:rFonts w:cs="Calibri"/>
                <w:color w:val="000000"/>
              </w:rPr>
              <w:t>Monitoring</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ADB038" w14:textId="2CF18223" w:rsidR="007D3FBF" w:rsidRPr="00D5163E" w:rsidRDefault="007D3FBF" w:rsidP="007E081C">
            <w:pPr>
              <w:spacing w:after="0"/>
              <w:jc w:val="right"/>
              <w:rPr>
                <w:rFonts w:cs="Calibri"/>
                <w:color w:val="000000"/>
              </w:rPr>
            </w:pPr>
            <w:r w:rsidRPr="00D5163E">
              <w:rPr>
                <w:rFonts w:cs="Calibri"/>
                <w:color w:val="000000"/>
              </w:rPr>
              <w:t xml:space="preserve">6,000 </w:t>
            </w:r>
          </w:p>
        </w:tc>
        <w:tc>
          <w:tcPr>
            <w:tcW w:w="1178" w:type="dxa"/>
            <w:tcBorders>
              <w:top w:val="single" w:sz="4" w:space="0" w:color="auto"/>
              <w:left w:val="single" w:sz="4" w:space="0" w:color="auto"/>
              <w:bottom w:val="single" w:sz="4" w:space="0" w:color="auto"/>
              <w:right w:val="single" w:sz="4" w:space="0" w:color="auto"/>
            </w:tcBorders>
            <w:shd w:val="clear" w:color="auto" w:fill="auto"/>
            <w:vAlign w:val="bottom"/>
          </w:tcPr>
          <w:p w14:paraId="04308898" w14:textId="24CE0898" w:rsidR="007D3FBF" w:rsidRPr="00D5163E" w:rsidRDefault="007D3FBF" w:rsidP="007E081C">
            <w:pPr>
              <w:spacing w:after="0"/>
              <w:jc w:val="right"/>
              <w:rPr>
                <w:rFonts w:cs="Calibri"/>
                <w:color w:val="000000"/>
              </w:rPr>
            </w:pPr>
            <w:r w:rsidRPr="00D5163E">
              <w:rPr>
                <w:rFonts w:cs="Calibri"/>
                <w:color w:val="000000"/>
              </w:rPr>
              <w:t xml:space="preserve">6,000 </w:t>
            </w:r>
          </w:p>
        </w:tc>
        <w:tc>
          <w:tcPr>
            <w:tcW w:w="1092" w:type="dxa"/>
            <w:tcBorders>
              <w:top w:val="single" w:sz="4" w:space="0" w:color="auto"/>
              <w:left w:val="single" w:sz="4" w:space="0" w:color="auto"/>
              <w:bottom w:val="single" w:sz="4" w:space="0" w:color="auto"/>
              <w:right w:val="single" w:sz="4" w:space="0" w:color="auto"/>
            </w:tcBorders>
            <w:shd w:val="clear" w:color="auto" w:fill="auto"/>
          </w:tcPr>
          <w:p w14:paraId="5B5E8B66" w14:textId="1E85B2A2" w:rsidR="007D3FBF" w:rsidRPr="00D5163E" w:rsidRDefault="007D3FBF" w:rsidP="007E081C">
            <w:pPr>
              <w:spacing w:after="0"/>
              <w:jc w:val="right"/>
              <w:rPr>
                <w:rFonts w:cs="Calibri"/>
                <w:color w:val="000000"/>
              </w:rPr>
            </w:pPr>
          </w:p>
        </w:tc>
        <w:tc>
          <w:tcPr>
            <w:tcW w:w="1209" w:type="dxa"/>
            <w:tcBorders>
              <w:top w:val="single" w:sz="4" w:space="0" w:color="auto"/>
              <w:left w:val="single" w:sz="4" w:space="0" w:color="auto"/>
              <w:bottom w:val="single" w:sz="4" w:space="0" w:color="auto"/>
              <w:right w:val="single" w:sz="4" w:space="0" w:color="auto"/>
            </w:tcBorders>
            <w:shd w:val="clear" w:color="auto" w:fill="auto"/>
            <w:vAlign w:val="bottom"/>
          </w:tcPr>
          <w:p w14:paraId="5196B29B" w14:textId="4E3D6CD5" w:rsidR="007D3FBF" w:rsidRPr="00D5163E" w:rsidRDefault="007D3FBF" w:rsidP="007E081C">
            <w:pPr>
              <w:spacing w:after="0"/>
              <w:jc w:val="right"/>
              <w:rPr>
                <w:rFonts w:cs="Calibri"/>
                <w:color w:val="000000"/>
              </w:rPr>
            </w:pPr>
          </w:p>
        </w:tc>
      </w:tr>
      <w:tr w:rsidR="007D3FBF" w:rsidRPr="00D5163E" w14:paraId="64F992A8" w14:textId="1D4ED5FA" w:rsidTr="002C2489">
        <w:trPr>
          <w:trHeight w:val="20"/>
          <w:jc w:val="center"/>
        </w:trPr>
        <w:tc>
          <w:tcPr>
            <w:tcW w:w="28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6A4C77" w14:textId="77777777" w:rsidR="007D3FBF" w:rsidRPr="00D5163E" w:rsidRDefault="007D3FBF" w:rsidP="002C2489">
            <w:pPr>
              <w:spacing w:after="0"/>
              <w:rPr>
                <w:rFonts w:cs="Calibri"/>
                <w:color w:val="000000"/>
              </w:rPr>
            </w:pPr>
            <w:r w:rsidRPr="00D5163E">
              <w:rPr>
                <w:rFonts w:cs="Calibri"/>
                <w:color w:val="000000"/>
              </w:rPr>
              <w:t>Verification</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04673F" w14:textId="6EBD2D65" w:rsidR="007D3FBF" w:rsidRPr="00D5163E" w:rsidRDefault="007D3FBF" w:rsidP="007E081C">
            <w:pPr>
              <w:spacing w:after="0"/>
              <w:jc w:val="right"/>
              <w:rPr>
                <w:rFonts w:cs="Calibri"/>
                <w:color w:val="000000"/>
              </w:rPr>
            </w:pPr>
            <w:r w:rsidRPr="00D5163E">
              <w:rPr>
                <w:rFonts w:cs="Calibri"/>
                <w:color w:val="000000"/>
              </w:rPr>
              <w:t xml:space="preserve">5,000 </w:t>
            </w:r>
          </w:p>
        </w:tc>
        <w:tc>
          <w:tcPr>
            <w:tcW w:w="1178" w:type="dxa"/>
            <w:tcBorders>
              <w:top w:val="single" w:sz="4" w:space="0" w:color="auto"/>
              <w:left w:val="single" w:sz="4" w:space="0" w:color="auto"/>
              <w:bottom w:val="single" w:sz="4" w:space="0" w:color="auto"/>
              <w:right w:val="single" w:sz="4" w:space="0" w:color="auto"/>
            </w:tcBorders>
            <w:shd w:val="clear" w:color="auto" w:fill="auto"/>
            <w:vAlign w:val="bottom"/>
          </w:tcPr>
          <w:p w14:paraId="523C31BD" w14:textId="0F2C726F" w:rsidR="007D3FBF" w:rsidRPr="00D5163E" w:rsidRDefault="007D3FBF" w:rsidP="007E081C">
            <w:pPr>
              <w:spacing w:after="0"/>
              <w:jc w:val="right"/>
              <w:rPr>
                <w:rFonts w:cs="Calibri"/>
                <w:color w:val="000000"/>
              </w:rPr>
            </w:pPr>
            <w:r w:rsidRPr="00D5163E">
              <w:rPr>
                <w:rFonts w:cs="Calibri"/>
                <w:color w:val="000000"/>
              </w:rPr>
              <w:t xml:space="preserve">5,000 </w:t>
            </w:r>
          </w:p>
        </w:tc>
        <w:tc>
          <w:tcPr>
            <w:tcW w:w="1092" w:type="dxa"/>
            <w:tcBorders>
              <w:top w:val="single" w:sz="4" w:space="0" w:color="auto"/>
              <w:left w:val="single" w:sz="4" w:space="0" w:color="auto"/>
              <w:bottom w:val="single" w:sz="4" w:space="0" w:color="auto"/>
              <w:right w:val="single" w:sz="4" w:space="0" w:color="auto"/>
            </w:tcBorders>
            <w:shd w:val="clear" w:color="auto" w:fill="auto"/>
          </w:tcPr>
          <w:p w14:paraId="64137468" w14:textId="0A22A30F" w:rsidR="007D3FBF" w:rsidRPr="00D5163E" w:rsidRDefault="007D3FBF" w:rsidP="007E081C">
            <w:pPr>
              <w:spacing w:after="0"/>
              <w:jc w:val="right"/>
              <w:rPr>
                <w:rFonts w:cs="Calibri"/>
                <w:color w:val="000000"/>
              </w:rPr>
            </w:pPr>
          </w:p>
        </w:tc>
        <w:tc>
          <w:tcPr>
            <w:tcW w:w="1209" w:type="dxa"/>
            <w:tcBorders>
              <w:top w:val="single" w:sz="4" w:space="0" w:color="auto"/>
              <w:left w:val="single" w:sz="4" w:space="0" w:color="auto"/>
              <w:bottom w:val="single" w:sz="4" w:space="0" w:color="auto"/>
              <w:right w:val="single" w:sz="4" w:space="0" w:color="auto"/>
            </w:tcBorders>
            <w:shd w:val="clear" w:color="auto" w:fill="auto"/>
            <w:vAlign w:val="bottom"/>
          </w:tcPr>
          <w:p w14:paraId="7473A059" w14:textId="2585184C" w:rsidR="007D3FBF" w:rsidRPr="00D5163E" w:rsidRDefault="007D3FBF" w:rsidP="007E081C">
            <w:pPr>
              <w:spacing w:after="0"/>
              <w:jc w:val="right"/>
              <w:rPr>
                <w:rFonts w:cs="Calibri"/>
                <w:color w:val="000000"/>
              </w:rPr>
            </w:pPr>
          </w:p>
        </w:tc>
      </w:tr>
      <w:tr w:rsidR="007D3FBF" w:rsidRPr="00D5163E" w14:paraId="5DD27956" w14:textId="12DB6FF2" w:rsidTr="002C2489">
        <w:trPr>
          <w:trHeight w:val="20"/>
          <w:jc w:val="center"/>
        </w:trPr>
        <w:tc>
          <w:tcPr>
            <w:tcW w:w="28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7C2EC4" w14:textId="77777777" w:rsidR="007D3FBF" w:rsidRPr="00D5163E" w:rsidRDefault="007D3FBF" w:rsidP="002C2489">
            <w:pPr>
              <w:spacing w:after="0"/>
              <w:rPr>
                <w:rFonts w:cs="Calibri"/>
                <w:color w:val="000000"/>
              </w:rPr>
            </w:pPr>
            <w:r w:rsidRPr="00D5163E">
              <w:rPr>
                <w:rFonts w:cs="Calibri"/>
                <w:color w:val="000000"/>
              </w:rPr>
              <w:t>Enforcement</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1AF916" w14:textId="6A835F0B" w:rsidR="007D3FBF" w:rsidRPr="00D5163E" w:rsidRDefault="007D3FBF" w:rsidP="007E081C">
            <w:pPr>
              <w:spacing w:after="0"/>
              <w:jc w:val="right"/>
              <w:rPr>
                <w:rFonts w:cs="Calibri"/>
                <w:color w:val="000000"/>
              </w:rPr>
            </w:pPr>
            <w:r w:rsidRPr="00D5163E">
              <w:rPr>
                <w:rFonts w:cs="Calibri"/>
                <w:color w:val="000000"/>
              </w:rPr>
              <w:t xml:space="preserve">3,000 </w:t>
            </w:r>
          </w:p>
        </w:tc>
        <w:tc>
          <w:tcPr>
            <w:tcW w:w="1178" w:type="dxa"/>
            <w:tcBorders>
              <w:top w:val="single" w:sz="4" w:space="0" w:color="auto"/>
              <w:left w:val="single" w:sz="4" w:space="0" w:color="auto"/>
              <w:bottom w:val="single" w:sz="4" w:space="0" w:color="auto"/>
              <w:right w:val="single" w:sz="4" w:space="0" w:color="auto"/>
            </w:tcBorders>
            <w:shd w:val="clear" w:color="auto" w:fill="auto"/>
            <w:vAlign w:val="bottom"/>
          </w:tcPr>
          <w:p w14:paraId="28FAB36B" w14:textId="372EBD2E" w:rsidR="007D3FBF" w:rsidRPr="00D5163E" w:rsidRDefault="007D3FBF" w:rsidP="007E081C">
            <w:pPr>
              <w:spacing w:after="0"/>
              <w:jc w:val="right"/>
              <w:rPr>
                <w:rFonts w:cs="Calibri"/>
                <w:color w:val="000000"/>
              </w:rPr>
            </w:pPr>
            <w:r w:rsidRPr="00D5163E">
              <w:rPr>
                <w:rFonts w:cs="Calibri"/>
                <w:color w:val="000000"/>
              </w:rPr>
              <w:t xml:space="preserve">3,000 </w:t>
            </w:r>
          </w:p>
        </w:tc>
        <w:tc>
          <w:tcPr>
            <w:tcW w:w="1092" w:type="dxa"/>
            <w:tcBorders>
              <w:top w:val="single" w:sz="4" w:space="0" w:color="auto"/>
              <w:left w:val="single" w:sz="4" w:space="0" w:color="auto"/>
              <w:bottom w:val="single" w:sz="4" w:space="0" w:color="auto"/>
              <w:right w:val="single" w:sz="4" w:space="0" w:color="auto"/>
            </w:tcBorders>
            <w:shd w:val="clear" w:color="auto" w:fill="auto"/>
          </w:tcPr>
          <w:p w14:paraId="2E019134" w14:textId="4A588EAF" w:rsidR="007D3FBF" w:rsidRPr="00D5163E" w:rsidRDefault="007D3FBF" w:rsidP="007E081C">
            <w:pPr>
              <w:spacing w:after="0"/>
              <w:jc w:val="right"/>
              <w:rPr>
                <w:rFonts w:cs="Calibri"/>
                <w:color w:val="000000"/>
              </w:rPr>
            </w:pPr>
          </w:p>
        </w:tc>
        <w:tc>
          <w:tcPr>
            <w:tcW w:w="1209" w:type="dxa"/>
            <w:tcBorders>
              <w:top w:val="single" w:sz="4" w:space="0" w:color="auto"/>
              <w:left w:val="single" w:sz="4" w:space="0" w:color="auto"/>
              <w:bottom w:val="single" w:sz="4" w:space="0" w:color="auto"/>
              <w:right w:val="single" w:sz="4" w:space="0" w:color="auto"/>
            </w:tcBorders>
            <w:shd w:val="clear" w:color="auto" w:fill="auto"/>
            <w:vAlign w:val="bottom"/>
          </w:tcPr>
          <w:p w14:paraId="076242E7" w14:textId="7E01EB2E" w:rsidR="007D3FBF" w:rsidRPr="00D5163E" w:rsidRDefault="007D3FBF" w:rsidP="007E081C">
            <w:pPr>
              <w:spacing w:after="0"/>
              <w:jc w:val="right"/>
              <w:rPr>
                <w:rFonts w:cs="Calibri"/>
                <w:color w:val="000000"/>
              </w:rPr>
            </w:pPr>
          </w:p>
        </w:tc>
      </w:tr>
      <w:tr w:rsidR="007D3FBF" w:rsidRPr="00D5163E" w14:paraId="0B8F9F47" w14:textId="5FAD3CEE" w:rsidTr="002C2489">
        <w:trPr>
          <w:trHeight w:val="20"/>
          <w:jc w:val="center"/>
        </w:trPr>
        <w:tc>
          <w:tcPr>
            <w:tcW w:w="28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85C8DB" w14:textId="77777777" w:rsidR="007D3FBF" w:rsidRPr="00D5163E" w:rsidRDefault="007D3FBF" w:rsidP="002C2489">
            <w:pPr>
              <w:spacing w:after="0"/>
              <w:rPr>
                <w:rFonts w:cs="Calibri"/>
                <w:b/>
                <w:bCs/>
                <w:color w:val="000000"/>
              </w:rPr>
            </w:pPr>
            <w:r w:rsidRPr="00D5163E">
              <w:rPr>
                <w:rFonts w:cs="Calibri"/>
                <w:b/>
                <w:bCs/>
                <w:color w:val="000000"/>
              </w:rPr>
              <w:t>Sub Total</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7779FD" w14:textId="732F8D9F" w:rsidR="007D3FBF" w:rsidRPr="00D5163E" w:rsidRDefault="007D3FBF" w:rsidP="007E081C">
            <w:pPr>
              <w:spacing w:after="0"/>
              <w:jc w:val="right"/>
              <w:rPr>
                <w:rFonts w:cs="Calibri"/>
                <w:b/>
                <w:bCs/>
                <w:color w:val="000000"/>
              </w:rPr>
            </w:pPr>
            <w:r w:rsidRPr="00D5163E">
              <w:rPr>
                <w:rFonts w:cs="Calibri"/>
                <w:b/>
                <w:bCs/>
                <w:color w:val="000000"/>
              </w:rPr>
              <w:t xml:space="preserve">15,500 </w:t>
            </w:r>
          </w:p>
        </w:tc>
        <w:tc>
          <w:tcPr>
            <w:tcW w:w="1178" w:type="dxa"/>
            <w:tcBorders>
              <w:top w:val="single" w:sz="4" w:space="0" w:color="auto"/>
              <w:left w:val="single" w:sz="4" w:space="0" w:color="auto"/>
              <w:bottom w:val="single" w:sz="4" w:space="0" w:color="auto"/>
              <w:right w:val="single" w:sz="4" w:space="0" w:color="auto"/>
            </w:tcBorders>
            <w:shd w:val="clear" w:color="auto" w:fill="auto"/>
            <w:vAlign w:val="bottom"/>
          </w:tcPr>
          <w:p w14:paraId="0DE7E007" w14:textId="171C51AC" w:rsidR="007D3FBF" w:rsidRPr="00D5163E" w:rsidRDefault="007D3FBF" w:rsidP="007E081C">
            <w:pPr>
              <w:spacing w:after="0"/>
              <w:jc w:val="right"/>
              <w:rPr>
                <w:rFonts w:cs="Calibri"/>
                <w:b/>
                <w:color w:val="000000"/>
              </w:rPr>
            </w:pPr>
            <w:r w:rsidRPr="00D5163E">
              <w:rPr>
                <w:rFonts w:cs="Calibri"/>
                <w:b/>
                <w:bCs/>
                <w:color w:val="000000"/>
              </w:rPr>
              <w:t xml:space="preserve">15,500 </w:t>
            </w:r>
          </w:p>
        </w:tc>
        <w:tc>
          <w:tcPr>
            <w:tcW w:w="1092" w:type="dxa"/>
            <w:tcBorders>
              <w:top w:val="single" w:sz="4" w:space="0" w:color="auto"/>
              <w:left w:val="single" w:sz="4" w:space="0" w:color="auto"/>
              <w:bottom w:val="single" w:sz="4" w:space="0" w:color="auto"/>
              <w:right w:val="single" w:sz="4" w:space="0" w:color="auto"/>
            </w:tcBorders>
            <w:shd w:val="clear" w:color="auto" w:fill="auto"/>
          </w:tcPr>
          <w:p w14:paraId="7711D292" w14:textId="4266BDCB" w:rsidR="007D3FBF" w:rsidRPr="00D5163E" w:rsidRDefault="007D3FBF" w:rsidP="007E081C">
            <w:pPr>
              <w:spacing w:after="0"/>
              <w:jc w:val="right"/>
              <w:rPr>
                <w:rFonts w:cs="Calibri"/>
                <w:b/>
                <w:color w:val="000000"/>
              </w:rPr>
            </w:pPr>
          </w:p>
        </w:tc>
        <w:tc>
          <w:tcPr>
            <w:tcW w:w="1209" w:type="dxa"/>
            <w:tcBorders>
              <w:top w:val="single" w:sz="4" w:space="0" w:color="auto"/>
              <w:left w:val="single" w:sz="4" w:space="0" w:color="auto"/>
              <w:bottom w:val="single" w:sz="4" w:space="0" w:color="auto"/>
              <w:right w:val="single" w:sz="4" w:space="0" w:color="auto"/>
            </w:tcBorders>
            <w:shd w:val="clear" w:color="auto" w:fill="auto"/>
            <w:vAlign w:val="bottom"/>
          </w:tcPr>
          <w:p w14:paraId="14076C53" w14:textId="2AA8402B" w:rsidR="007D3FBF" w:rsidRPr="00D5163E" w:rsidRDefault="007D3FBF" w:rsidP="007E081C">
            <w:pPr>
              <w:spacing w:after="0"/>
              <w:jc w:val="right"/>
              <w:rPr>
                <w:rFonts w:cs="Calibri"/>
                <w:b/>
                <w:color w:val="000000"/>
              </w:rPr>
            </w:pPr>
          </w:p>
        </w:tc>
      </w:tr>
      <w:tr w:rsidR="007D3FBF" w:rsidRPr="00D5163E" w14:paraId="26CDB8CD" w14:textId="7BD37B46" w:rsidTr="002C2489">
        <w:trPr>
          <w:trHeight w:val="20"/>
          <w:jc w:val="center"/>
        </w:trPr>
        <w:tc>
          <w:tcPr>
            <w:tcW w:w="3859"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DE1B65" w14:textId="77777777" w:rsidR="007D3FBF" w:rsidRPr="00D5163E" w:rsidRDefault="007D3FBF" w:rsidP="002C2489">
            <w:pPr>
              <w:spacing w:after="0"/>
              <w:rPr>
                <w:rFonts w:cs="Calibri"/>
                <w:b/>
                <w:bCs/>
                <w:color w:val="000000"/>
              </w:rPr>
            </w:pPr>
            <w:r w:rsidRPr="00D5163E">
              <w:rPr>
                <w:rFonts w:cs="Calibri"/>
                <w:b/>
                <w:bCs/>
                <w:color w:val="000000"/>
              </w:rPr>
              <w:t>PHASE 4: REPLICATION PREPARATION</w:t>
            </w:r>
          </w:p>
        </w:tc>
        <w:tc>
          <w:tcPr>
            <w:tcW w:w="1178" w:type="dxa"/>
            <w:tcBorders>
              <w:top w:val="single" w:sz="4" w:space="0" w:color="auto"/>
              <w:left w:val="single" w:sz="4" w:space="0" w:color="auto"/>
              <w:bottom w:val="single" w:sz="4" w:space="0" w:color="auto"/>
              <w:right w:val="single" w:sz="4" w:space="0" w:color="auto"/>
            </w:tcBorders>
            <w:shd w:val="clear" w:color="auto" w:fill="auto"/>
          </w:tcPr>
          <w:p w14:paraId="331B2716" w14:textId="77777777" w:rsidR="007D3FBF" w:rsidRPr="00D5163E" w:rsidRDefault="007D3FBF" w:rsidP="007E081C">
            <w:pPr>
              <w:spacing w:after="0"/>
              <w:rPr>
                <w:rFonts w:cs="Calibri"/>
                <w:b/>
                <w:bCs/>
                <w:color w:val="000000"/>
              </w:rPr>
            </w:pPr>
          </w:p>
        </w:tc>
        <w:tc>
          <w:tcPr>
            <w:tcW w:w="1092" w:type="dxa"/>
            <w:tcBorders>
              <w:top w:val="single" w:sz="4" w:space="0" w:color="auto"/>
              <w:left w:val="single" w:sz="4" w:space="0" w:color="auto"/>
              <w:bottom w:val="single" w:sz="4" w:space="0" w:color="auto"/>
              <w:right w:val="single" w:sz="4" w:space="0" w:color="auto"/>
            </w:tcBorders>
            <w:shd w:val="clear" w:color="auto" w:fill="auto"/>
          </w:tcPr>
          <w:p w14:paraId="74D4166D" w14:textId="77777777" w:rsidR="007D3FBF" w:rsidRPr="00D5163E" w:rsidRDefault="007D3FBF" w:rsidP="007E081C">
            <w:pPr>
              <w:spacing w:after="0"/>
              <w:rPr>
                <w:rFonts w:cs="Calibri"/>
                <w:b/>
                <w:bCs/>
                <w:color w:val="000000"/>
              </w:rPr>
            </w:pPr>
          </w:p>
        </w:tc>
        <w:tc>
          <w:tcPr>
            <w:tcW w:w="1209" w:type="dxa"/>
            <w:tcBorders>
              <w:top w:val="single" w:sz="4" w:space="0" w:color="auto"/>
              <w:left w:val="single" w:sz="4" w:space="0" w:color="auto"/>
              <w:bottom w:val="single" w:sz="4" w:space="0" w:color="auto"/>
              <w:right w:val="single" w:sz="4" w:space="0" w:color="auto"/>
            </w:tcBorders>
            <w:shd w:val="clear" w:color="auto" w:fill="auto"/>
          </w:tcPr>
          <w:p w14:paraId="7B2D2570" w14:textId="01C81B83" w:rsidR="007D3FBF" w:rsidRPr="00D5163E" w:rsidRDefault="007D3FBF" w:rsidP="007E081C">
            <w:pPr>
              <w:spacing w:after="0"/>
              <w:rPr>
                <w:rFonts w:cs="Calibri"/>
                <w:b/>
                <w:bCs/>
                <w:color w:val="000000"/>
              </w:rPr>
            </w:pPr>
          </w:p>
        </w:tc>
      </w:tr>
      <w:tr w:rsidR="007D3FBF" w:rsidRPr="00D5163E" w14:paraId="47C62291" w14:textId="0E022104" w:rsidTr="002C2489">
        <w:trPr>
          <w:trHeight w:val="20"/>
          <w:jc w:val="center"/>
        </w:trPr>
        <w:tc>
          <w:tcPr>
            <w:tcW w:w="28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375269" w14:textId="6BB05E59" w:rsidR="007D3FBF" w:rsidRPr="00D5163E" w:rsidRDefault="007D3FBF" w:rsidP="002C2489">
            <w:pPr>
              <w:spacing w:after="0"/>
              <w:rPr>
                <w:rFonts w:cs="Calibri"/>
                <w:color w:val="000000"/>
              </w:rPr>
            </w:pPr>
            <w:r w:rsidRPr="00D5163E">
              <w:rPr>
                <w:rFonts w:cs="Calibri"/>
                <w:color w:val="000000"/>
              </w:rPr>
              <w:t>Replication potential identification and planning</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6159FE" w14:textId="41EDD2F0" w:rsidR="007D3FBF" w:rsidRPr="00D5163E" w:rsidRDefault="007D3FBF" w:rsidP="007E081C">
            <w:pPr>
              <w:spacing w:after="0"/>
              <w:jc w:val="right"/>
              <w:rPr>
                <w:rFonts w:cs="Calibri"/>
                <w:color w:val="000000"/>
              </w:rPr>
            </w:pPr>
            <w:r w:rsidRPr="00D5163E">
              <w:rPr>
                <w:rFonts w:cs="Calibri"/>
                <w:color w:val="000000"/>
              </w:rPr>
              <w:t xml:space="preserve">10,000 </w:t>
            </w:r>
          </w:p>
        </w:tc>
        <w:tc>
          <w:tcPr>
            <w:tcW w:w="1178" w:type="dxa"/>
            <w:tcBorders>
              <w:top w:val="single" w:sz="4" w:space="0" w:color="auto"/>
              <w:left w:val="single" w:sz="4" w:space="0" w:color="auto"/>
              <w:bottom w:val="single" w:sz="4" w:space="0" w:color="auto"/>
              <w:right w:val="single" w:sz="4" w:space="0" w:color="auto"/>
            </w:tcBorders>
            <w:shd w:val="clear" w:color="auto" w:fill="auto"/>
            <w:vAlign w:val="center"/>
          </w:tcPr>
          <w:p w14:paraId="1A3A71D7" w14:textId="77777777" w:rsidR="007D3FBF" w:rsidRPr="00D5163E" w:rsidRDefault="007D3FBF" w:rsidP="007E081C">
            <w:pPr>
              <w:spacing w:after="0"/>
              <w:jc w:val="right"/>
              <w:rPr>
                <w:rFonts w:cs="Calibri"/>
                <w:color w:val="000000"/>
              </w:rPr>
            </w:pPr>
          </w:p>
        </w:tc>
        <w:tc>
          <w:tcPr>
            <w:tcW w:w="1092" w:type="dxa"/>
            <w:tcBorders>
              <w:top w:val="single" w:sz="4" w:space="0" w:color="auto"/>
              <w:left w:val="single" w:sz="4" w:space="0" w:color="auto"/>
              <w:bottom w:val="single" w:sz="4" w:space="0" w:color="auto"/>
              <w:right w:val="single" w:sz="4" w:space="0" w:color="auto"/>
            </w:tcBorders>
            <w:shd w:val="clear" w:color="auto" w:fill="auto"/>
            <w:vAlign w:val="center"/>
          </w:tcPr>
          <w:p w14:paraId="06A53A34" w14:textId="234836E9" w:rsidR="007D3FBF" w:rsidRPr="00D5163E" w:rsidRDefault="007D3FBF" w:rsidP="007E081C">
            <w:pPr>
              <w:spacing w:after="0"/>
              <w:jc w:val="right"/>
              <w:rPr>
                <w:rFonts w:cs="Calibri"/>
                <w:color w:val="000000"/>
              </w:rPr>
            </w:pPr>
            <w:r w:rsidRPr="00D5163E">
              <w:rPr>
                <w:rFonts w:cs="Calibri"/>
                <w:color w:val="000000"/>
              </w:rPr>
              <w:t xml:space="preserve">10,000 </w:t>
            </w:r>
          </w:p>
        </w:tc>
        <w:tc>
          <w:tcPr>
            <w:tcW w:w="1209" w:type="dxa"/>
            <w:tcBorders>
              <w:top w:val="single" w:sz="4" w:space="0" w:color="auto"/>
              <w:left w:val="single" w:sz="4" w:space="0" w:color="auto"/>
              <w:bottom w:val="single" w:sz="4" w:space="0" w:color="auto"/>
              <w:right w:val="single" w:sz="4" w:space="0" w:color="auto"/>
            </w:tcBorders>
            <w:shd w:val="clear" w:color="auto" w:fill="auto"/>
            <w:vAlign w:val="center"/>
          </w:tcPr>
          <w:p w14:paraId="02B95C84" w14:textId="3DBAA8A8" w:rsidR="007D3FBF" w:rsidRPr="00D5163E" w:rsidRDefault="007D3FBF" w:rsidP="007E081C">
            <w:pPr>
              <w:spacing w:after="0"/>
              <w:jc w:val="right"/>
              <w:rPr>
                <w:rFonts w:cs="Calibri"/>
                <w:color w:val="000000"/>
              </w:rPr>
            </w:pPr>
          </w:p>
        </w:tc>
      </w:tr>
      <w:tr w:rsidR="007D3FBF" w:rsidRPr="00D5163E" w14:paraId="16AEC1EA" w14:textId="1C1EE110" w:rsidTr="002C2489">
        <w:trPr>
          <w:trHeight w:val="20"/>
          <w:jc w:val="center"/>
        </w:trPr>
        <w:tc>
          <w:tcPr>
            <w:tcW w:w="28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28DE7C" w14:textId="77777777" w:rsidR="007D3FBF" w:rsidRPr="00D5163E" w:rsidRDefault="007D3FBF" w:rsidP="002C2489">
            <w:pPr>
              <w:spacing w:after="0"/>
              <w:rPr>
                <w:rFonts w:cs="Calibri"/>
                <w:color w:val="000000"/>
              </w:rPr>
            </w:pPr>
            <w:r w:rsidRPr="00D5163E">
              <w:rPr>
                <w:rFonts w:cs="Calibri"/>
                <w:color w:val="000000"/>
              </w:rPr>
              <w:t>Next steps recommendation for replication</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EBEB4E" w14:textId="1A846483" w:rsidR="007D3FBF" w:rsidRPr="00D5163E" w:rsidRDefault="007D3FBF" w:rsidP="007E081C">
            <w:pPr>
              <w:spacing w:after="0"/>
              <w:jc w:val="right"/>
              <w:rPr>
                <w:rFonts w:cs="Calibri"/>
                <w:color w:val="000000"/>
              </w:rPr>
            </w:pPr>
            <w:r w:rsidRPr="00D5163E">
              <w:rPr>
                <w:rFonts w:cs="Calibri"/>
                <w:color w:val="000000"/>
              </w:rPr>
              <w:t xml:space="preserve">3,000 </w:t>
            </w:r>
          </w:p>
        </w:tc>
        <w:tc>
          <w:tcPr>
            <w:tcW w:w="1178" w:type="dxa"/>
            <w:tcBorders>
              <w:top w:val="single" w:sz="4" w:space="0" w:color="auto"/>
              <w:left w:val="single" w:sz="4" w:space="0" w:color="auto"/>
              <w:bottom w:val="single" w:sz="4" w:space="0" w:color="auto"/>
              <w:right w:val="single" w:sz="4" w:space="0" w:color="auto"/>
            </w:tcBorders>
            <w:shd w:val="clear" w:color="auto" w:fill="auto"/>
            <w:vAlign w:val="center"/>
          </w:tcPr>
          <w:p w14:paraId="316FA042" w14:textId="77777777" w:rsidR="007D3FBF" w:rsidRPr="00D5163E" w:rsidRDefault="007D3FBF" w:rsidP="007E081C">
            <w:pPr>
              <w:spacing w:after="0"/>
              <w:jc w:val="right"/>
              <w:rPr>
                <w:rFonts w:cs="Calibri"/>
                <w:color w:val="000000"/>
              </w:rPr>
            </w:pPr>
          </w:p>
        </w:tc>
        <w:tc>
          <w:tcPr>
            <w:tcW w:w="1092" w:type="dxa"/>
            <w:tcBorders>
              <w:top w:val="single" w:sz="4" w:space="0" w:color="auto"/>
              <w:left w:val="single" w:sz="4" w:space="0" w:color="auto"/>
              <w:bottom w:val="single" w:sz="4" w:space="0" w:color="auto"/>
              <w:right w:val="single" w:sz="4" w:space="0" w:color="auto"/>
            </w:tcBorders>
            <w:shd w:val="clear" w:color="auto" w:fill="auto"/>
            <w:vAlign w:val="center"/>
          </w:tcPr>
          <w:p w14:paraId="7506E0BE" w14:textId="5BBE1349" w:rsidR="007D3FBF" w:rsidRPr="00D5163E" w:rsidRDefault="007D3FBF" w:rsidP="007E081C">
            <w:pPr>
              <w:spacing w:after="0"/>
              <w:jc w:val="right"/>
              <w:rPr>
                <w:rFonts w:cs="Calibri"/>
                <w:color w:val="000000"/>
              </w:rPr>
            </w:pPr>
            <w:r w:rsidRPr="00D5163E">
              <w:rPr>
                <w:rFonts w:cs="Calibri"/>
                <w:color w:val="000000"/>
              </w:rPr>
              <w:t xml:space="preserve">3,000 </w:t>
            </w:r>
          </w:p>
        </w:tc>
        <w:tc>
          <w:tcPr>
            <w:tcW w:w="1209" w:type="dxa"/>
            <w:tcBorders>
              <w:top w:val="single" w:sz="4" w:space="0" w:color="auto"/>
              <w:left w:val="single" w:sz="4" w:space="0" w:color="auto"/>
              <w:bottom w:val="single" w:sz="4" w:space="0" w:color="auto"/>
              <w:right w:val="single" w:sz="4" w:space="0" w:color="auto"/>
            </w:tcBorders>
            <w:shd w:val="clear" w:color="auto" w:fill="auto"/>
            <w:vAlign w:val="center"/>
          </w:tcPr>
          <w:p w14:paraId="67ACE3A0" w14:textId="3CE50162" w:rsidR="007D3FBF" w:rsidRPr="00D5163E" w:rsidRDefault="007D3FBF" w:rsidP="007E081C">
            <w:pPr>
              <w:spacing w:after="0"/>
              <w:jc w:val="right"/>
              <w:rPr>
                <w:rFonts w:cs="Calibri"/>
                <w:color w:val="000000"/>
              </w:rPr>
            </w:pPr>
          </w:p>
        </w:tc>
      </w:tr>
      <w:tr w:rsidR="007D3FBF" w:rsidRPr="00D5163E" w14:paraId="79A5C73A" w14:textId="6EA56689" w:rsidTr="002C2489">
        <w:trPr>
          <w:trHeight w:val="20"/>
          <w:jc w:val="center"/>
        </w:trPr>
        <w:tc>
          <w:tcPr>
            <w:tcW w:w="28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51F8C9" w14:textId="77777777" w:rsidR="007D3FBF" w:rsidRPr="00D5163E" w:rsidRDefault="007D3FBF" w:rsidP="002C2489">
            <w:pPr>
              <w:spacing w:after="0"/>
              <w:rPr>
                <w:rFonts w:cs="Calibri"/>
                <w:b/>
                <w:bCs/>
                <w:color w:val="000000"/>
              </w:rPr>
            </w:pPr>
            <w:r w:rsidRPr="00D5163E">
              <w:rPr>
                <w:rFonts w:cs="Calibri"/>
                <w:b/>
                <w:bCs/>
                <w:color w:val="000000"/>
              </w:rPr>
              <w:t>Sub Total</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C21B7F" w14:textId="5BC21EEC" w:rsidR="007D3FBF" w:rsidRPr="00D5163E" w:rsidRDefault="007D3FBF" w:rsidP="007E081C">
            <w:pPr>
              <w:spacing w:after="0"/>
              <w:jc w:val="right"/>
              <w:rPr>
                <w:rFonts w:cs="Calibri"/>
                <w:b/>
                <w:bCs/>
                <w:color w:val="000000"/>
              </w:rPr>
            </w:pPr>
            <w:r w:rsidRPr="00D5163E">
              <w:rPr>
                <w:rFonts w:cs="Calibri"/>
                <w:b/>
                <w:bCs/>
                <w:color w:val="000000"/>
              </w:rPr>
              <w:t xml:space="preserve">13,000 </w:t>
            </w:r>
          </w:p>
        </w:tc>
        <w:tc>
          <w:tcPr>
            <w:tcW w:w="1178" w:type="dxa"/>
            <w:tcBorders>
              <w:top w:val="single" w:sz="4" w:space="0" w:color="auto"/>
              <w:left w:val="single" w:sz="4" w:space="0" w:color="auto"/>
              <w:bottom w:val="single" w:sz="4" w:space="0" w:color="auto"/>
              <w:right w:val="single" w:sz="4" w:space="0" w:color="auto"/>
            </w:tcBorders>
            <w:shd w:val="clear" w:color="auto" w:fill="auto"/>
            <w:vAlign w:val="center"/>
          </w:tcPr>
          <w:p w14:paraId="6C6C8AA8" w14:textId="77777777" w:rsidR="007D3FBF" w:rsidRPr="00D5163E" w:rsidRDefault="007D3FBF" w:rsidP="007E081C">
            <w:pPr>
              <w:spacing w:after="0"/>
              <w:jc w:val="right"/>
              <w:rPr>
                <w:rFonts w:cs="Calibri"/>
                <w:b/>
                <w:bCs/>
                <w:color w:val="000000"/>
              </w:rPr>
            </w:pPr>
          </w:p>
        </w:tc>
        <w:tc>
          <w:tcPr>
            <w:tcW w:w="1092" w:type="dxa"/>
            <w:tcBorders>
              <w:top w:val="single" w:sz="4" w:space="0" w:color="auto"/>
              <w:left w:val="single" w:sz="4" w:space="0" w:color="auto"/>
              <w:bottom w:val="single" w:sz="4" w:space="0" w:color="auto"/>
              <w:right w:val="single" w:sz="4" w:space="0" w:color="auto"/>
            </w:tcBorders>
            <w:shd w:val="clear" w:color="auto" w:fill="auto"/>
            <w:vAlign w:val="center"/>
          </w:tcPr>
          <w:p w14:paraId="336FDF72" w14:textId="03F088BF" w:rsidR="007D3FBF" w:rsidRPr="00D5163E" w:rsidRDefault="007D3FBF" w:rsidP="007E081C">
            <w:pPr>
              <w:spacing w:after="0"/>
              <w:jc w:val="right"/>
              <w:rPr>
                <w:rFonts w:cs="Calibri"/>
                <w:b/>
                <w:bCs/>
                <w:color w:val="000000"/>
              </w:rPr>
            </w:pPr>
            <w:r w:rsidRPr="00D5163E">
              <w:rPr>
                <w:rFonts w:cs="Calibri"/>
                <w:b/>
                <w:bCs/>
                <w:color w:val="000000"/>
              </w:rPr>
              <w:t xml:space="preserve">13,000 </w:t>
            </w:r>
          </w:p>
        </w:tc>
        <w:tc>
          <w:tcPr>
            <w:tcW w:w="1209" w:type="dxa"/>
            <w:tcBorders>
              <w:top w:val="single" w:sz="4" w:space="0" w:color="auto"/>
              <w:left w:val="single" w:sz="4" w:space="0" w:color="auto"/>
              <w:bottom w:val="single" w:sz="4" w:space="0" w:color="auto"/>
              <w:right w:val="single" w:sz="4" w:space="0" w:color="auto"/>
            </w:tcBorders>
            <w:shd w:val="clear" w:color="auto" w:fill="auto"/>
            <w:vAlign w:val="center"/>
          </w:tcPr>
          <w:p w14:paraId="5A5B87CF" w14:textId="23E8C23A" w:rsidR="007D3FBF" w:rsidRPr="00D5163E" w:rsidRDefault="007D3FBF" w:rsidP="007E081C">
            <w:pPr>
              <w:spacing w:after="0"/>
              <w:jc w:val="right"/>
              <w:rPr>
                <w:rFonts w:cs="Calibri"/>
                <w:b/>
                <w:bCs/>
                <w:color w:val="000000"/>
              </w:rPr>
            </w:pPr>
          </w:p>
        </w:tc>
      </w:tr>
      <w:tr w:rsidR="007D3FBF" w:rsidRPr="00D5163E" w14:paraId="1246EC94" w14:textId="0475FBBA" w:rsidTr="002C2489">
        <w:trPr>
          <w:trHeight w:val="20"/>
          <w:jc w:val="center"/>
        </w:trPr>
        <w:tc>
          <w:tcPr>
            <w:tcW w:w="28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D8F215" w14:textId="77777777" w:rsidR="007D3FBF" w:rsidRPr="00D5163E" w:rsidRDefault="007D3FBF" w:rsidP="002C2489">
            <w:pPr>
              <w:spacing w:after="0"/>
              <w:rPr>
                <w:rFonts w:cs="Calibri"/>
                <w:b/>
                <w:bCs/>
                <w:color w:val="000000"/>
              </w:rPr>
            </w:pPr>
            <w:r w:rsidRPr="00D5163E">
              <w:rPr>
                <w:rFonts w:cs="Calibri"/>
                <w:b/>
                <w:bCs/>
                <w:color w:val="000000"/>
              </w:rPr>
              <w:t>Total</w:t>
            </w:r>
          </w:p>
        </w:tc>
        <w:tc>
          <w:tcPr>
            <w:tcW w:w="10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CBECC5" w14:textId="725A52FF" w:rsidR="007D3FBF" w:rsidRPr="00D5163E" w:rsidRDefault="007D3FBF" w:rsidP="007E081C">
            <w:pPr>
              <w:keepNext/>
              <w:spacing w:after="0"/>
              <w:jc w:val="right"/>
              <w:rPr>
                <w:rFonts w:cs="Calibri"/>
                <w:b/>
                <w:bCs/>
                <w:color w:val="000000"/>
              </w:rPr>
            </w:pPr>
            <w:r w:rsidRPr="00D5163E">
              <w:rPr>
                <w:rFonts w:cs="Calibri"/>
                <w:b/>
                <w:bCs/>
                <w:color w:val="000000"/>
              </w:rPr>
              <w:t>50,000</w:t>
            </w:r>
          </w:p>
        </w:tc>
        <w:tc>
          <w:tcPr>
            <w:tcW w:w="1178" w:type="dxa"/>
            <w:tcBorders>
              <w:top w:val="single" w:sz="4" w:space="0" w:color="auto"/>
              <w:left w:val="single" w:sz="4" w:space="0" w:color="auto"/>
              <w:bottom w:val="single" w:sz="4" w:space="0" w:color="auto"/>
              <w:right w:val="single" w:sz="4" w:space="0" w:color="auto"/>
            </w:tcBorders>
            <w:shd w:val="clear" w:color="auto" w:fill="auto"/>
            <w:vAlign w:val="center"/>
          </w:tcPr>
          <w:p w14:paraId="58278BB9" w14:textId="6BF222E6" w:rsidR="007D3FBF" w:rsidRPr="00D5163E" w:rsidRDefault="007D3FBF" w:rsidP="007E081C">
            <w:pPr>
              <w:keepNext/>
              <w:spacing w:after="0"/>
              <w:jc w:val="right"/>
              <w:rPr>
                <w:rFonts w:cs="Calibri"/>
                <w:b/>
                <w:bCs/>
                <w:color w:val="000000"/>
              </w:rPr>
            </w:pPr>
            <w:r w:rsidRPr="00D5163E">
              <w:rPr>
                <w:rFonts w:cs="Calibri"/>
                <w:b/>
                <w:bCs/>
                <w:color w:val="000000"/>
              </w:rPr>
              <w:t>3</w:t>
            </w:r>
            <w:r w:rsidR="00B741A9" w:rsidRPr="00D5163E">
              <w:rPr>
                <w:rFonts w:cs="Calibri"/>
                <w:b/>
                <w:bCs/>
                <w:color w:val="000000"/>
              </w:rPr>
              <w:t>2</w:t>
            </w:r>
            <w:r w:rsidRPr="00D5163E">
              <w:rPr>
                <w:rFonts w:cs="Calibri"/>
                <w:b/>
                <w:bCs/>
                <w:color w:val="000000"/>
              </w:rPr>
              <w:t>,</w:t>
            </w:r>
            <w:r w:rsidR="00B741A9" w:rsidRPr="00D5163E">
              <w:rPr>
                <w:rFonts w:cs="Calibri"/>
                <w:b/>
                <w:bCs/>
                <w:color w:val="000000"/>
              </w:rPr>
              <w:t>0</w:t>
            </w:r>
            <w:r w:rsidRPr="00D5163E">
              <w:rPr>
                <w:rFonts w:cs="Calibri"/>
                <w:b/>
                <w:bCs/>
                <w:color w:val="000000"/>
              </w:rPr>
              <w:t>00</w:t>
            </w:r>
          </w:p>
        </w:tc>
        <w:tc>
          <w:tcPr>
            <w:tcW w:w="1092" w:type="dxa"/>
            <w:tcBorders>
              <w:top w:val="single" w:sz="4" w:space="0" w:color="auto"/>
              <w:left w:val="single" w:sz="4" w:space="0" w:color="auto"/>
              <w:bottom w:val="single" w:sz="4" w:space="0" w:color="auto"/>
              <w:right w:val="single" w:sz="4" w:space="0" w:color="auto"/>
            </w:tcBorders>
            <w:shd w:val="clear" w:color="auto" w:fill="auto"/>
            <w:vAlign w:val="center"/>
          </w:tcPr>
          <w:p w14:paraId="41B89B7C" w14:textId="6F093C0C" w:rsidR="007D3FBF" w:rsidRPr="00D5163E" w:rsidRDefault="007D3FBF" w:rsidP="007E081C">
            <w:pPr>
              <w:keepNext/>
              <w:spacing w:after="0"/>
              <w:jc w:val="right"/>
              <w:rPr>
                <w:rFonts w:cs="Calibri"/>
                <w:b/>
                <w:bCs/>
                <w:color w:val="000000"/>
              </w:rPr>
            </w:pPr>
            <w:r w:rsidRPr="00D5163E">
              <w:rPr>
                <w:rFonts w:cs="Calibri"/>
                <w:b/>
                <w:bCs/>
                <w:color w:val="000000"/>
              </w:rPr>
              <w:t>18,000</w:t>
            </w:r>
          </w:p>
        </w:tc>
        <w:tc>
          <w:tcPr>
            <w:tcW w:w="1209" w:type="dxa"/>
            <w:tcBorders>
              <w:top w:val="single" w:sz="4" w:space="0" w:color="auto"/>
              <w:left w:val="single" w:sz="4" w:space="0" w:color="auto"/>
              <w:bottom w:val="single" w:sz="4" w:space="0" w:color="auto"/>
              <w:right w:val="single" w:sz="4" w:space="0" w:color="auto"/>
            </w:tcBorders>
            <w:shd w:val="clear" w:color="auto" w:fill="auto"/>
            <w:vAlign w:val="center"/>
          </w:tcPr>
          <w:p w14:paraId="3D46B4C9" w14:textId="07B7EF9B" w:rsidR="007D3FBF" w:rsidRPr="00D5163E" w:rsidRDefault="007D3FBF" w:rsidP="007E081C">
            <w:pPr>
              <w:keepNext/>
              <w:spacing w:after="0"/>
              <w:jc w:val="right"/>
              <w:rPr>
                <w:rFonts w:cs="Calibri"/>
                <w:b/>
                <w:bCs/>
                <w:color w:val="000000"/>
              </w:rPr>
            </w:pPr>
          </w:p>
        </w:tc>
      </w:tr>
    </w:tbl>
    <w:p w14:paraId="08F6F4C4" w14:textId="7E6BA3B1" w:rsidR="00895CD9" w:rsidRPr="00D5163E" w:rsidRDefault="00895CD9" w:rsidP="002C2489"/>
    <w:p w14:paraId="0273BAA9" w14:textId="77777777" w:rsidR="00957B70" w:rsidRPr="00D5163E" w:rsidRDefault="00957B70" w:rsidP="007E081C"/>
    <w:p w14:paraId="5ABAB90E" w14:textId="4827E5B3" w:rsidR="00763DC1" w:rsidRPr="00D5163E" w:rsidRDefault="00763DC1" w:rsidP="00BB05F5">
      <w:pPr>
        <w:spacing w:before="240" w:after="0"/>
        <w:ind w:left="-360"/>
        <w:rPr>
          <w:b/>
          <w:sz w:val="22"/>
          <w:szCs w:val="22"/>
        </w:rPr>
      </w:pPr>
      <w:r w:rsidRPr="00D5163E">
        <w:rPr>
          <w:b/>
          <w:sz w:val="22"/>
          <w:szCs w:val="22"/>
        </w:rPr>
        <w:t>Implementation Timeline</w:t>
      </w:r>
    </w:p>
    <w:p w14:paraId="485A3BA2" w14:textId="77777777" w:rsidR="00763DC1" w:rsidRPr="00D5163E" w:rsidRDefault="00763DC1" w:rsidP="007E081C">
      <w:pPr>
        <w:rPr>
          <w:sz w:val="22"/>
          <w:szCs w:val="22"/>
        </w:rPr>
      </w:pPr>
    </w:p>
    <w:p w14:paraId="48AE7EC2" w14:textId="28E2ADFC" w:rsidR="00763DC1" w:rsidRPr="00D5163E" w:rsidRDefault="00763DC1" w:rsidP="00BB05F5">
      <w:pPr>
        <w:tabs>
          <w:tab w:val="left" w:pos="8190"/>
        </w:tabs>
        <w:ind w:left="-360" w:right="-630"/>
        <w:rPr>
          <w:sz w:val="22"/>
          <w:szCs w:val="22"/>
        </w:rPr>
      </w:pPr>
      <w:r w:rsidRPr="00D5163E">
        <w:rPr>
          <w:sz w:val="22"/>
          <w:szCs w:val="22"/>
        </w:rPr>
        <w:t xml:space="preserve">The host stipulation and ESCO selection is the main priority activity soon as the project demonstration begins, in the </w:t>
      </w:r>
      <w:r w:rsidR="009F6107" w:rsidRPr="00D5163E">
        <w:rPr>
          <w:sz w:val="22"/>
          <w:szCs w:val="22"/>
        </w:rPr>
        <w:t xml:space="preserve">first </w:t>
      </w:r>
      <w:r w:rsidRPr="00D5163E">
        <w:rPr>
          <w:sz w:val="22"/>
          <w:szCs w:val="22"/>
        </w:rPr>
        <w:t>quarter of 201</w:t>
      </w:r>
      <w:r w:rsidR="009F6107" w:rsidRPr="00D5163E">
        <w:rPr>
          <w:sz w:val="22"/>
          <w:szCs w:val="22"/>
        </w:rPr>
        <w:t>9</w:t>
      </w:r>
      <w:r w:rsidRPr="00D5163E">
        <w:rPr>
          <w:sz w:val="22"/>
          <w:szCs w:val="22"/>
        </w:rPr>
        <w:t xml:space="preserve">. The audit, contract, and the agreements will be signed right after it, at the fourth quarter of the first year, followed by the implementation of the project at the same term. Thus, the performance contracting period can begin right at the beginning of the second year and could last until the end of the project period or even earlier, depends on the feasibility study and contract agreement later. After six months operating, the saving from the LED light is expected to show an indication of a successful business model. Thus, the replication preparation by disseminating the result of the project demonstration can already be started in the </w:t>
      </w:r>
      <w:r w:rsidR="009F6107" w:rsidRPr="00D5163E">
        <w:rPr>
          <w:sz w:val="22"/>
          <w:szCs w:val="22"/>
        </w:rPr>
        <w:t xml:space="preserve">fourth </w:t>
      </w:r>
      <w:r w:rsidRPr="00D5163E">
        <w:rPr>
          <w:sz w:val="22"/>
          <w:szCs w:val="22"/>
        </w:rPr>
        <w:t>quarter of 2019.</w:t>
      </w:r>
    </w:p>
    <w:p w14:paraId="6941A833" w14:textId="77777777" w:rsidR="00763DC1" w:rsidRPr="00D5163E" w:rsidRDefault="00763DC1" w:rsidP="007E081C">
      <w:pPr>
        <w:rPr>
          <w:sz w:val="22"/>
          <w:szCs w:val="22"/>
        </w:rPr>
      </w:pPr>
    </w:p>
    <w:p w14:paraId="16DE908F" w14:textId="77777777" w:rsidR="00763DC1" w:rsidRPr="00D5163E" w:rsidRDefault="00763DC1" w:rsidP="007E081C">
      <w:pPr>
        <w:rPr>
          <w:sz w:val="22"/>
          <w:szCs w:val="22"/>
        </w:rPr>
        <w:sectPr w:rsidR="00763DC1" w:rsidRPr="00D5163E" w:rsidSect="00256214">
          <w:pgSz w:w="12240" w:h="15840" w:code="1"/>
          <w:pgMar w:top="720" w:right="2070" w:bottom="720" w:left="1800" w:header="720" w:footer="720" w:gutter="0"/>
          <w:cols w:space="720"/>
          <w:docGrid w:linePitch="360"/>
        </w:sectPr>
      </w:pPr>
    </w:p>
    <w:p w14:paraId="735C843B" w14:textId="52770BB7" w:rsidR="00C655B6" w:rsidRPr="00D5163E" w:rsidRDefault="00C655B6" w:rsidP="007E081C">
      <w:pPr>
        <w:spacing w:after="0"/>
        <w:jc w:val="center"/>
        <w:rPr>
          <w:b/>
          <w:sz w:val="22"/>
          <w:szCs w:val="22"/>
        </w:rPr>
      </w:pPr>
      <w:r w:rsidRPr="00D5163E">
        <w:rPr>
          <w:b/>
          <w:sz w:val="22"/>
          <w:szCs w:val="22"/>
        </w:rPr>
        <w:lastRenderedPageBreak/>
        <w:t xml:space="preserve">Annex </w:t>
      </w:r>
      <w:r w:rsidR="0068373C" w:rsidRPr="00D5163E">
        <w:rPr>
          <w:b/>
          <w:sz w:val="22"/>
          <w:szCs w:val="22"/>
        </w:rPr>
        <w:t>K3</w:t>
      </w:r>
      <w:r w:rsidRPr="00D5163E">
        <w:rPr>
          <w:b/>
          <w:sz w:val="22"/>
          <w:szCs w:val="22"/>
        </w:rPr>
        <w:t xml:space="preserve">: </w:t>
      </w:r>
      <w:r w:rsidR="00D823CD" w:rsidRPr="00D5163E">
        <w:rPr>
          <w:b/>
          <w:sz w:val="22"/>
          <w:szCs w:val="22"/>
        </w:rPr>
        <w:t>Pilot</w:t>
      </w:r>
      <w:r w:rsidRPr="00D5163E">
        <w:rPr>
          <w:b/>
          <w:sz w:val="22"/>
          <w:szCs w:val="22"/>
        </w:rPr>
        <w:t xml:space="preserve"> Demonstration Concept Note</w:t>
      </w:r>
      <w:r w:rsidR="001665DC" w:rsidRPr="00D5163E">
        <w:rPr>
          <w:b/>
          <w:sz w:val="22"/>
          <w:szCs w:val="22"/>
        </w:rPr>
        <w:t xml:space="preserve"> </w:t>
      </w:r>
      <w:r w:rsidR="00F252E9" w:rsidRPr="00D5163E">
        <w:rPr>
          <w:b/>
          <w:sz w:val="22"/>
          <w:szCs w:val="22"/>
        </w:rPr>
        <w:t>#3</w:t>
      </w:r>
      <w:r w:rsidR="001665DC" w:rsidRPr="00D5163E">
        <w:rPr>
          <w:b/>
          <w:sz w:val="22"/>
          <w:szCs w:val="22"/>
        </w:rPr>
        <w:t xml:space="preserve">– </w:t>
      </w:r>
      <w:r w:rsidR="00F252E9" w:rsidRPr="00D5163E">
        <w:rPr>
          <w:b/>
          <w:sz w:val="22"/>
          <w:szCs w:val="22"/>
        </w:rPr>
        <w:t xml:space="preserve">Guaranteed EPC: </w:t>
      </w:r>
      <w:r w:rsidR="001665DC" w:rsidRPr="00D5163E">
        <w:rPr>
          <w:b/>
          <w:sz w:val="22"/>
          <w:szCs w:val="22"/>
        </w:rPr>
        <w:t>Street Lighting</w:t>
      </w:r>
    </w:p>
    <w:p w14:paraId="3F49B3CF" w14:textId="77777777" w:rsidR="008C5A37" w:rsidRPr="00D5163E" w:rsidRDefault="008C5A37" w:rsidP="007E081C">
      <w:pPr>
        <w:rPr>
          <w:szCs w:val="20"/>
        </w:rPr>
      </w:pPr>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2430"/>
        <w:gridCol w:w="4050"/>
      </w:tblGrid>
      <w:tr w:rsidR="00C655B6" w:rsidRPr="00D5163E" w14:paraId="0A895733" w14:textId="77777777" w:rsidTr="00732D72">
        <w:trPr>
          <w:jc w:val="center"/>
        </w:trPr>
        <w:tc>
          <w:tcPr>
            <w:tcW w:w="2695" w:type="dxa"/>
            <w:shd w:val="clear" w:color="auto" w:fill="auto"/>
          </w:tcPr>
          <w:p w14:paraId="0983E717" w14:textId="77777777" w:rsidR="00C655B6" w:rsidRPr="00D5163E" w:rsidRDefault="00C655B6" w:rsidP="007E081C">
            <w:pPr>
              <w:pStyle w:val="ListParagraph"/>
              <w:ind w:left="330"/>
              <w:contextualSpacing/>
              <w:jc w:val="both"/>
              <w:rPr>
                <w:rFonts w:ascii="Calibri" w:hAnsi="Calibri" w:cs="Calibri"/>
                <w:b/>
                <w:sz w:val="20"/>
                <w:szCs w:val="20"/>
              </w:rPr>
            </w:pPr>
            <w:r w:rsidRPr="00D5163E">
              <w:rPr>
                <w:rFonts w:ascii="Calibri" w:hAnsi="Calibri" w:cs="Calibri"/>
                <w:b/>
                <w:sz w:val="20"/>
                <w:szCs w:val="20"/>
              </w:rPr>
              <w:t>Title</w:t>
            </w:r>
          </w:p>
        </w:tc>
        <w:tc>
          <w:tcPr>
            <w:tcW w:w="6480" w:type="dxa"/>
            <w:gridSpan w:val="2"/>
            <w:shd w:val="clear" w:color="auto" w:fill="auto"/>
          </w:tcPr>
          <w:p w14:paraId="24451D7F" w14:textId="0A080D8A" w:rsidR="00C655B6" w:rsidRPr="00D5163E" w:rsidRDefault="00C655B6" w:rsidP="007E081C">
            <w:pPr>
              <w:rPr>
                <w:rFonts w:cs="Calibri"/>
                <w:b/>
                <w:szCs w:val="20"/>
              </w:rPr>
            </w:pPr>
            <w:r w:rsidRPr="00D5163E">
              <w:rPr>
                <w:rFonts w:cs="Calibri"/>
                <w:b/>
                <w:szCs w:val="20"/>
              </w:rPr>
              <w:t>PPP Project Demonstration for City of Surakarta</w:t>
            </w:r>
            <w:r w:rsidR="001665DC" w:rsidRPr="00D5163E">
              <w:rPr>
                <w:rFonts w:cs="Calibri"/>
                <w:b/>
                <w:szCs w:val="20"/>
              </w:rPr>
              <w:t xml:space="preserve"> </w:t>
            </w:r>
            <w:r w:rsidR="00ED6B6C" w:rsidRPr="00D5163E">
              <w:rPr>
                <w:rFonts w:cs="Calibri"/>
                <w:b/>
                <w:szCs w:val="20"/>
              </w:rPr>
              <w:t>(+ City to be determined)</w:t>
            </w:r>
            <w:r w:rsidR="001665DC" w:rsidRPr="00D5163E">
              <w:rPr>
                <w:rFonts w:cs="Calibri"/>
                <w:b/>
                <w:szCs w:val="20"/>
              </w:rPr>
              <w:t>– Guaranteed Savings</w:t>
            </w:r>
          </w:p>
        </w:tc>
      </w:tr>
      <w:tr w:rsidR="00C655B6" w:rsidRPr="00D5163E" w14:paraId="63CAECF3" w14:textId="77777777" w:rsidTr="00732D72">
        <w:trPr>
          <w:jc w:val="center"/>
        </w:trPr>
        <w:tc>
          <w:tcPr>
            <w:tcW w:w="2695" w:type="dxa"/>
            <w:shd w:val="clear" w:color="auto" w:fill="auto"/>
          </w:tcPr>
          <w:p w14:paraId="51E2ECA2" w14:textId="77777777" w:rsidR="00C655B6" w:rsidRPr="00D5163E" w:rsidRDefault="00C655B6" w:rsidP="002C2489">
            <w:pPr>
              <w:pStyle w:val="ListParagraph"/>
              <w:ind w:left="330"/>
              <w:contextualSpacing/>
              <w:jc w:val="both"/>
              <w:rPr>
                <w:rFonts w:ascii="Calibri" w:hAnsi="Calibri" w:cs="Calibri"/>
                <w:b/>
                <w:sz w:val="20"/>
                <w:szCs w:val="20"/>
              </w:rPr>
            </w:pPr>
            <w:r w:rsidRPr="00D5163E">
              <w:rPr>
                <w:rFonts w:ascii="Calibri" w:hAnsi="Calibri" w:cs="Calibri"/>
                <w:b/>
                <w:sz w:val="20"/>
                <w:szCs w:val="20"/>
              </w:rPr>
              <w:t>Proposed Location</w:t>
            </w:r>
          </w:p>
        </w:tc>
        <w:tc>
          <w:tcPr>
            <w:tcW w:w="6480" w:type="dxa"/>
            <w:gridSpan w:val="2"/>
            <w:shd w:val="clear" w:color="auto" w:fill="auto"/>
          </w:tcPr>
          <w:p w14:paraId="099CEA08" w14:textId="595975B0" w:rsidR="00C655B6" w:rsidRPr="00D5163E" w:rsidRDefault="00C655B6" w:rsidP="007E081C">
            <w:pPr>
              <w:rPr>
                <w:rFonts w:cs="Calibri"/>
                <w:szCs w:val="20"/>
              </w:rPr>
            </w:pPr>
            <w:r w:rsidRPr="00D5163E">
              <w:rPr>
                <w:rFonts w:cs="Calibri"/>
                <w:szCs w:val="20"/>
              </w:rPr>
              <w:t>City of Surakarta</w:t>
            </w:r>
            <w:r w:rsidR="00ED6B6C" w:rsidRPr="00D5163E">
              <w:rPr>
                <w:rFonts w:cs="Calibri"/>
                <w:szCs w:val="20"/>
              </w:rPr>
              <w:t xml:space="preserve"> (+ City to be determined)</w:t>
            </w:r>
          </w:p>
        </w:tc>
      </w:tr>
      <w:tr w:rsidR="00C655B6" w:rsidRPr="00D5163E" w14:paraId="3E1485F5" w14:textId="77777777" w:rsidTr="00732D72">
        <w:trPr>
          <w:jc w:val="center"/>
        </w:trPr>
        <w:tc>
          <w:tcPr>
            <w:tcW w:w="2695" w:type="dxa"/>
            <w:shd w:val="clear" w:color="auto" w:fill="auto"/>
          </w:tcPr>
          <w:p w14:paraId="7AF12162" w14:textId="77777777" w:rsidR="00C655B6" w:rsidRPr="00D5163E" w:rsidRDefault="00C655B6" w:rsidP="002C2489">
            <w:pPr>
              <w:pStyle w:val="ListParagraph"/>
              <w:ind w:left="330"/>
              <w:contextualSpacing/>
              <w:jc w:val="both"/>
              <w:rPr>
                <w:rFonts w:ascii="Calibri" w:hAnsi="Calibri" w:cs="Calibri"/>
                <w:b/>
                <w:sz w:val="20"/>
                <w:szCs w:val="20"/>
              </w:rPr>
            </w:pPr>
            <w:r w:rsidRPr="00D5163E">
              <w:rPr>
                <w:rFonts w:ascii="Calibri" w:hAnsi="Calibri" w:cs="Calibri"/>
                <w:b/>
                <w:sz w:val="20"/>
                <w:szCs w:val="20"/>
              </w:rPr>
              <w:t>Brief Description</w:t>
            </w:r>
          </w:p>
          <w:p w14:paraId="0F9A9727" w14:textId="77777777" w:rsidR="00C655B6" w:rsidRPr="00D5163E" w:rsidRDefault="00C655B6" w:rsidP="007E081C">
            <w:pPr>
              <w:pStyle w:val="ListParagraph"/>
              <w:ind w:left="330"/>
              <w:jc w:val="both"/>
              <w:rPr>
                <w:rFonts w:ascii="Calibri" w:hAnsi="Calibri" w:cs="Calibri"/>
                <w:sz w:val="20"/>
                <w:szCs w:val="20"/>
              </w:rPr>
            </w:pPr>
          </w:p>
        </w:tc>
        <w:tc>
          <w:tcPr>
            <w:tcW w:w="6480" w:type="dxa"/>
            <w:gridSpan w:val="2"/>
            <w:shd w:val="clear" w:color="auto" w:fill="auto"/>
          </w:tcPr>
          <w:p w14:paraId="38A57209" w14:textId="341E8EA0" w:rsidR="00C655B6" w:rsidRPr="00D5163E" w:rsidRDefault="00C655B6" w:rsidP="007E081C">
            <w:pPr>
              <w:rPr>
                <w:rFonts w:cs="Calibri"/>
                <w:szCs w:val="20"/>
              </w:rPr>
            </w:pPr>
            <w:r w:rsidRPr="00D5163E">
              <w:rPr>
                <w:rFonts w:cs="Calibri"/>
                <w:szCs w:val="20"/>
              </w:rPr>
              <w:t xml:space="preserve">The city of Surakarta </w:t>
            </w:r>
            <w:r w:rsidR="00ED6B6C" w:rsidRPr="00D5163E">
              <w:rPr>
                <w:rFonts w:cs="Calibri"/>
                <w:szCs w:val="20"/>
              </w:rPr>
              <w:t xml:space="preserve">(+ City to be determined) </w:t>
            </w:r>
            <w:r w:rsidRPr="00D5163E">
              <w:rPr>
                <w:rFonts w:cs="Calibri"/>
                <w:szCs w:val="20"/>
              </w:rPr>
              <w:t>is retrofitting their streetlight from conventional streetlight to LED streetlight using a PPP scheme. There are 21,222 light points, 6,045 are under metering contract and 15,177 are under lump sum contract. The PPP scheme besides retrofitting the existing lights, it will include installing meter on the light points under the lump sum contract.</w:t>
            </w:r>
          </w:p>
        </w:tc>
      </w:tr>
      <w:tr w:rsidR="00C655B6" w:rsidRPr="00D5163E" w14:paraId="7A495E7D" w14:textId="77777777" w:rsidTr="00732D72">
        <w:trPr>
          <w:jc w:val="center"/>
        </w:trPr>
        <w:tc>
          <w:tcPr>
            <w:tcW w:w="2695" w:type="dxa"/>
            <w:shd w:val="clear" w:color="auto" w:fill="auto"/>
          </w:tcPr>
          <w:p w14:paraId="3463D4CE" w14:textId="77777777" w:rsidR="00C655B6" w:rsidRPr="00D5163E" w:rsidRDefault="00C655B6" w:rsidP="002C2489">
            <w:pPr>
              <w:pStyle w:val="ListParagraph"/>
              <w:ind w:left="330"/>
              <w:contextualSpacing/>
              <w:jc w:val="both"/>
              <w:rPr>
                <w:rFonts w:ascii="Calibri" w:hAnsi="Calibri" w:cs="Calibri"/>
                <w:b/>
                <w:sz w:val="20"/>
                <w:szCs w:val="20"/>
              </w:rPr>
            </w:pPr>
            <w:r w:rsidRPr="00D5163E">
              <w:rPr>
                <w:rFonts w:ascii="Calibri" w:hAnsi="Calibri" w:cs="Calibri"/>
                <w:b/>
                <w:sz w:val="20"/>
                <w:szCs w:val="20"/>
              </w:rPr>
              <w:t>Number of Lamps Involved</w:t>
            </w:r>
          </w:p>
        </w:tc>
        <w:tc>
          <w:tcPr>
            <w:tcW w:w="6480" w:type="dxa"/>
            <w:gridSpan w:val="2"/>
            <w:shd w:val="clear" w:color="auto" w:fill="auto"/>
          </w:tcPr>
          <w:p w14:paraId="74E7C3A4" w14:textId="77777777" w:rsidR="00C655B6" w:rsidRPr="00D5163E" w:rsidRDefault="00C655B6" w:rsidP="007E081C">
            <w:pPr>
              <w:rPr>
                <w:rFonts w:cs="Calibri"/>
                <w:szCs w:val="20"/>
              </w:rPr>
            </w:pPr>
            <w:r w:rsidRPr="00D5163E">
              <w:rPr>
                <w:rFonts w:cs="Calibri"/>
                <w:szCs w:val="20"/>
              </w:rPr>
              <w:t xml:space="preserve">± 21,222 light points </w:t>
            </w:r>
          </w:p>
        </w:tc>
      </w:tr>
      <w:tr w:rsidR="00C655B6" w:rsidRPr="00D5163E" w14:paraId="49467A17" w14:textId="77777777" w:rsidTr="00732D72">
        <w:trPr>
          <w:jc w:val="center"/>
        </w:trPr>
        <w:tc>
          <w:tcPr>
            <w:tcW w:w="2695" w:type="dxa"/>
            <w:shd w:val="clear" w:color="auto" w:fill="auto"/>
          </w:tcPr>
          <w:p w14:paraId="6BBAE19C" w14:textId="77777777" w:rsidR="00C655B6" w:rsidRPr="00D5163E" w:rsidRDefault="00C655B6" w:rsidP="002C2489">
            <w:pPr>
              <w:pStyle w:val="ListParagraph"/>
              <w:ind w:left="330"/>
              <w:contextualSpacing/>
              <w:jc w:val="both"/>
              <w:rPr>
                <w:rFonts w:ascii="Calibri" w:hAnsi="Calibri" w:cs="Calibri"/>
                <w:b/>
                <w:sz w:val="20"/>
                <w:szCs w:val="20"/>
              </w:rPr>
            </w:pPr>
            <w:r w:rsidRPr="00D5163E">
              <w:rPr>
                <w:rFonts w:ascii="Calibri" w:hAnsi="Calibri" w:cs="Calibri"/>
                <w:b/>
                <w:sz w:val="20"/>
                <w:szCs w:val="20"/>
              </w:rPr>
              <w:t>Estimated Total Load</w:t>
            </w:r>
          </w:p>
        </w:tc>
        <w:tc>
          <w:tcPr>
            <w:tcW w:w="6480" w:type="dxa"/>
            <w:gridSpan w:val="2"/>
            <w:shd w:val="clear" w:color="auto" w:fill="auto"/>
          </w:tcPr>
          <w:p w14:paraId="7B6E15C7" w14:textId="77777777" w:rsidR="00C655B6" w:rsidRPr="00D5163E" w:rsidRDefault="00C655B6" w:rsidP="007E081C">
            <w:pPr>
              <w:rPr>
                <w:rFonts w:cs="Calibri"/>
                <w:color w:val="000000"/>
                <w:szCs w:val="20"/>
              </w:rPr>
            </w:pPr>
            <w:r w:rsidRPr="00D5163E">
              <w:rPr>
                <w:rFonts w:cs="Calibri"/>
                <w:color w:val="000000"/>
                <w:szCs w:val="20"/>
              </w:rPr>
              <w:t>77,816,862.50 KW</w:t>
            </w:r>
          </w:p>
        </w:tc>
      </w:tr>
      <w:tr w:rsidR="00C655B6" w:rsidRPr="00D5163E" w14:paraId="4C553A09" w14:textId="77777777" w:rsidTr="00732D72">
        <w:trPr>
          <w:jc w:val="center"/>
        </w:trPr>
        <w:tc>
          <w:tcPr>
            <w:tcW w:w="2695" w:type="dxa"/>
            <w:shd w:val="clear" w:color="auto" w:fill="auto"/>
          </w:tcPr>
          <w:p w14:paraId="2FC69581" w14:textId="77777777" w:rsidR="00C655B6" w:rsidRPr="00D5163E" w:rsidRDefault="00C655B6" w:rsidP="002C2489">
            <w:pPr>
              <w:pStyle w:val="ListParagraph"/>
              <w:ind w:left="330"/>
              <w:contextualSpacing/>
              <w:jc w:val="both"/>
              <w:rPr>
                <w:rFonts w:ascii="Calibri" w:hAnsi="Calibri" w:cs="Calibri"/>
                <w:b/>
                <w:sz w:val="20"/>
                <w:szCs w:val="20"/>
              </w:rPr>
            </w:pPr>
            <w:r w:rsidRPr="00D5163E">
              <w:rPr>
                <w:rFonts w:ascii="Calibri" w:hAnsi="Calibri" w:cs="Calibri"/>
                <w:b/>
                <w:sz w:val="20"/>
                <w:szCs w:val="20"/>
              </w:rPr>
              <w:t>Planned Activities</w:t>
            </w:r>
          </w:p>
        </w:tc>
        <w:tc>
          <w:tcPr>
            <w:tcW w:w="6480" w:type="dxa"/>
            <w:gridSpan w:val="2"/>
            <w:shd w:val="clear" w:color="auto" w:fill="auto"/>
          </w:tcPr>
          <w:p w14:paraId="706244D6" w14:textId="77777777" w:rsidR="00C655B6" w:rsidRPr="00D5163E" w:rsidRDefault="00C655B6" w:rsidP="007E081C">
            <w:pPr>
              <w:rPr>
                <w:rFonts w:cs="Calibri"/>
                <w:szCs w:val="20"/>
              </w:rPr>
            </w:pPr>
            <w:r w:rsidRPr="00D5163E">
              <w:rPr>
                <w:rFonts w:cs="Calibri"/>
                <w:szCs w:val="20"/>
              </w:rPr>
              <w:t>Phase 1: Project Development</w:t>
            </w:r>
          </w:p>
          <w:p w14:paraId="04F7B0D2" w14:textId="77777777" w:rsidR="00C655B6" w:rsidRPr="00D5163E" w:rsidRDefault="00C655B6" w:rsidP="007E081C">
            <w:pPr>
              <w:rPr>
                <w:rFonts w:cs="Calibri"/>
                <w:szCs w:val="20"/>
              </w:rPr>
            </w:pPr>
            <w:r w:rsidRPr="00D5163E">
              <w:rPr>
                <w:rFonts w:cs="Calibri"/>
                <w:szCs w:val="20"/>
              </w:rPr>
              <w:t>Phase 2: Implementation</w:t>
            </w:r>
          </w:p>
          <w:p w14:paraId="2D470B22" w14:textId="77777777" w:rsidR="00C655B6" w:rsidRPr="00D5163E" w:rsidRDefault="00C655B6" w:rsidP="007E081C">
            <w:pPr>
              <w:rPr>
                <w:rFonts w:cs="Calibri"/>
                <w:szCs w:val="20"/>
              </w:rPr>
            </w:pPr>
            <w:r w:rsidRPr="00D5163E">
              <w:rPr>
                <w:rFonts w:cs="Calibri"/>
                <w:szCs w:val="20"/>
              </w:rPr>
              <w:t>Phase 3: Performance Contracting Period</w:t>
            </w:r>
          </w:p>
          <w:p w14:paraId="1982DC97" w14:textId="77777777" w:rsidR="00C655B6" w:rsidRPr="00D5163E" w:rsidRDefault="00C655B6" w:rsidP="007E081C">
            <w:pPr>
              <w:rPr>
                <w:rFonts w:cs="Calibri"/>
                <w:szCs w:val="20"/>
              </w:rPr>
            </w:pPr>
            <w:r w:rsidRPr="00D5163E">
              <w:rPr>
                <w:rFonts w:cs="Calibri"/>
                <w:szCs w:val="20"/>
              </w:rPr>
              <w:t>Phase 4: Replication Preparation</w:t>
            </w:r>
          </w:p>
        </w:tc>
      </w:tr>
      <w:tr w:rsidR="00C655B6" w:rsidRPr="00D5163E" w14:paraId="3F2C3BF8" w14:textId="77777777" w:rsidTr="00732D72">
        <w:trPr>
          <w:trHeight w:val="249"/>
          <w:jc w:val="center"/>
        </w:trPr>
        <w:tc>
          <w:tcPr>
            <w:tcW w:w="2695" w:type="dxa"/>
            <w:vMerge w:val="restart"/>
            <w:shd w:val="clear" w:color="auto" w:fill="auto"/>
          </w:tcPr>
          <w:p w14:paraId="7CA05969" w14:textId="77777777" w:rsidR="00C655B6" w:rsidRPr="00D5163E" w:rsidRDefault="00C655B6" w:rsidP="002C2489">
            <w:pPr>
              <w:pStyle w:val="ListParagraph"/>
              <w:ind w:left="330"/>
              <w:contextualSpacing/>
              <w:jc w:val="both"/>
              <w:rPr>
                <w:rFonts w:ascii="Calibri" w:hAnsi="Calibri" w:cs="Calibri"/>
                <w:b/>
                <w:sz w:val="20"/>
                <w:szCs w:val="20"/>
              </w:rPr>
            </w:pPr>
            <w:r w:rsidRPr="00D5163E">
              <w:rPr>
                <w:rFonts w:ascii="Calibri" w:hAnsi="Calibri" w:cs="Calibri"/>
                <w:b/>
                <w:sz w:val="20"/>
                <w:szCs w:val="20"/>
              </w:rPr>
              <w:t>Expected Results</w:t>
            </w:r>
          </w:p>
        </w:tc>
        <w:tc>
          <w:tcPr>
            <w:tcW w:w="2430" w:type="dxa"/>
            <w:shd w:val="clear" w:color="auto" w:fill="auto"/>
          </w:tcPr>
          <w:p w14:paraId="2E9311CC" w14:textId="77777777" w:rsidR="00C655B6" w:rsidRPr="00D5163E" w:rsidRDefault="00C655B6" w:rsidP="007E081C">
            <w:pPr>
              <w:rPr>
                <w:rFonts w:cs="Calibri"/>
                <w:szCs w:val="20"/>
              </w:rPr>
            </w:pPr>
            <w:r w:rsidRPr="00D5163E">
              <w:rPr>
                <w:rFonts w:cs="Calibri"/>
                <w:szCs w:val="20"/>
              </w:rPr>
              <w:t>Annual Energy Saving</w:t>
            </w:r>
          </w:p>
        </w:tc>
        <w:tc>
          <w:tcPr>
            <w:tcW w:w="4050" w:type="dxa"/>
            <w:shd w:val="clear" w:color="auto" w:fill="auto"/>
          </w:tcPr>
          <w:p w14:paraId="5B1E944D" w14:textId="77777777" w:rsidR="00C655B6" w:rsidRPr="00D5163E" w:rsidRDefault="00C655B6" w:rsidP="007E081C">
            <w:pPr>
              <w:rPr>
                <w:rFonts w:cs="Calibri"/>
                <w:szCs w:val="20"/>
              </w:rPr>
            </w:pPr>
            <w:r w:rsidRPr="00D5163E">
              <w:rPr>
                <w:rFonts w:cs="Calibri"/>
                <w:szCs w:val="20"/>
              </w:rPr>
              <w:t xml:space="preserve">± </w:t>
            </w:r>
            <w:r w:rsidRPr="00D5163E">
              <w:rPr>
                <w:rFonts w:cs="Calibri"/>
                <w:color w:val="000000"/>
                <w:szCs w:val="20"/>
              </w:rPr>
              <w:t xml:space="preserve">22,465.98 </w:t>
            </w:r>
            <w:r w:rsidRPr="00D5163E">
              <w:rPr>
                <w:rFonts w:cs="Calibri"/>
                <w:szCs w:val="20"/>
              </w:rPr>
              <w:t>MWh</w:t>
            </w:r>
          </w:p>
        </w:tc>
      </w:tr>
      <w:tr w:rsidR="00C655B6" w:rsidRPr="00D5163E" w14:paraId="5067CDC5" w14:textId="77777777" w:rsidTr="00732D72">
        <w:trPr>
          <w:trHeight w:val="249"/>
          <w:jc w:val="center"/>
        </w:trPr>
        <w:tc>
          <w:tcPr>
            <w:tcW w:w="2695" w:type="dxa"/>
            <w:vMerge/>
            <w:shd w:val="clear" w:color="auto" w:fill="auto"/>
          </w:tcPr>
          <w:p w14:paraId="1F056573" w14:textId="77777777" w:rsidR="00C655B6" w:rsidRPr="00D5163E" w:rsidRDefault="00C655B6" w:rsidP="00DD7CE7">
            <w:pPr>
              <w:pStyle w:val="ListParagraph"/>
              <w:numPr>
                <w:ilvl w:val="0"/>
                <w:numId w:val="58"/>
              </w:numPr>
              <w:ind w:left="330" w:hanging="270"/>
              <w:contextualSpacing/>
              <w:jc w:val="both"/>
              <w:rPr>
                <w:rFonts w:ascii="Calibri" w:hAnsi="Calibri" w:cs="Calibri"/>
                <w:b/>
                <w:sz w:val="20"/>
                <w:szCs w:val="20"/>
              </w:rPr>
            </w:pPr>
          </w:p>
        </w:tc>
        <w:tc>
          <w:tcPr>
            <w:tcW w:w="2430" w:type="dxa"/>
            <w:shd w:val="clear" w:color="auto" w:fill="auto"/>
          </w:tcPr>
          <w:p w14:paraId="2D11A3C7" w14:textId="77777777" w:rsidR="00C655B6" w:rsidRPr="00D5163E" w:rsidRDefault="00C655B6" w:rsidP="007E081C">
            <w:pPr>
              <w:rPr>
                <w:rFonts w:cs="Calibri"/>
                <w:szCs w:val="20"/>
              </w:rPr>
            </w:pPr>
            <w:r w:rsidRPr="00D5163E">
              <w:rPr>
                <w:rFonts w:cs="Calibri"/>
                <w:szCs w:val="20"/>
              </w:rPr>
              <w:t>Annual Emission Reduction</w:t>
            </w:r>
          </w:p>
        </w:tc>
        <w:tc>
          <w:tcPr>
            <w:tcW w:w="4050" w:type="dxa"/>
            <w:shd w:val="clear" w:color="auto" w:fill="auto"/>
          </w:tcPr>
          <w:p w14:paraId="18C4C936" w14:textId="77777777" w:rsidR="00C655B6" w:rsidRPr="00D5163E" w:rsidRDefault="008C5A37" w:rsidP="007E081C">
            <w:pPr>
              <w:rPr>
                <w:rFonts w:cs="Calibri"/>
                <w:szCs w:val="20"/>
              </w:rPr>
            </w:pPr>
            <w:r w:rsidRPr="00D5163E">
              <w:t>16,659.85 tons CO</w:t>
            </w:r>
            <w:r w:rsidRPr="00D5163E">
              <w:rPr>
                <w:vertAlign w:val="subscript"/>
              </w:rPr>
              <w:t>2</w:t>
            </w:r>
          </w:p>
        </w:tc>
      </w:tr>
      <w:tr w:rsidR="00C655B6" w:rsidRPr="00D5163E" w14:paraId="0B54C5EE" w14:textId="77777777" w:rsidTr="00732D72">
        <w:trPr>
          <w:trHeight w:val="249"/>
          <w:jc w:val="center"/>
        </w:trPr>
        <w:tc>
          <w:tcPr>
            <w:tcW w:w="2695" w:type="dxa"/>
            <w:vMerge/>
            <w:shd w:val="clear" w:color="auto" w:fill="auto"/>
          </w:tcPr>
          <w:p w14:paraId="394DDE67" w14:textId="77777777" w:rsidR="00C655B6" w:rsidRPr="00D5163E" w:rsidRDefault="00C655B6" w:rsidP="00DD7CE7">
            <w:pPr>
              <w:pStyle w:val="ListParagraph"/>
              <w:numPr>
                <w:ilvl w:val="0"/>
                <w:numId w:val="58"/>
              </w:numPr>
              <w:ind w:left="330" w:hanging="270"/>
              <w:contextualSpacing/>
              <w:jc w:val="both"/>
              <w:rPr>
                <w:rFonts w:ascii="Calibri" w:hAnsi="Calibri" w:cs="Calibri"/>
                <w:b/>
                <w:sz w:val="20"/>
                <w:szCs w:val="20"/>
              </w:rPr>
            </w:pPr>
          </w:p>
        </w:tc>
        <w:tc>
          <w:tcPr>
            <w:tcW w:w="2430" w:type="dxa"/>
            <w:shd w:val="clear" w:color="auto" w:fill="auto"/>
          </w:tcPr>
          <w:p w14:paraId="7B59D51B" w14:textId="77777777" w:rsidR="00C655B6" w:rsidRPr="00D5163E" w:rsidRDefault="00C655B6" w:rsidP="007E081C">
            <w:pPr>
              <w:rPr>
                <w:rFonts w:cs="Calibri"/>
                <w:szCs w:val="20"/>
              </w:rPr>
            </w:pPr>
            <w:r w:rsidRPr="00D5163E">
              <w:rPr>
                <w:rFonts w:cs="Calibri"/>
                <w:szCs w:val="20"/>
              </w:rPr>
              <w:t>Annual Cost Saving</w:t>
            </w:r>
          </w:p>
        </w:tc>
        <w:tc>
          <w:tcPr>
            <w:tcW w:w="4050" w:type="dxa"/>
            <w:shd w:val="clear" w:color="auto" w:fill="auto"/>
          </w:tcPr>
          <w:p w14:paraId="405155C9" w14:textId="77777777" w:rsidR="00C655B6" w:rsidRPr="00D5163E" w:rsidRDefault="00C655B6" w:rsidP="007E081C">
            <w:pPr>
              <w:rPr>
                <w:rFonts w:cs="Calibri"/>
                <w:szCs w:val="20"/>
              </w:rPr>
            </w:pPr>
            <w:r w:rsidRPr="00D5163E">
              <w:rPr>
                <w:rFonts w:cs="Calibri"/>
                <w:szCs w:val="20"/>
              </w:rPr>
              <w:t>IDR 35,035,006,078</w:t>
            </w:r>
          </w:p>
        </w:tc>
      </w:tr>
      <w:tr w:rsidR="00C655B6" w:rsidRPr="00D5163E" w14:paraId="6AA1E727" w14:textId="77777777" w:rsidTr="00732D72">
        <w:trPr>
          <w:trHeight w:val="249"/>
          <w:jc w:val="center"/>
        </w:trPr>
        <w:tc>
          <w:tcPr>
            <w:tcW w:w="2695" w:type="dxa"/>
            <w:vMerge w:val="restart"/>
            <w:shd w:val="clear" w:color="auto" w:fill="auto"/>
          </w:tcPr>
          <w:p w14:paraId="4E3A00FE" w14:textId="77777777" w:rsidR="00C655B6" w:rsidRPr="00D5163E" w:rsidRDefault="00C655B6" w:rsidP="002C2489">
            <w:pPr>
              <w:pStyle w:val="ListParagraph"/>
              <w:ind w:left="330"/>
              <w:contextualSpacing/>
              <w:jc w:val="both"/>
              <w:rPr>
                <w:rFonts w:ascii="Calibri" w:hAnsi="Calibri" w:cs="Calibri"/>
                <w:b/>
                <w:sz w:val="20"/>
                <w:szCs w:val="20"/>
              </w:rPr>
            </w:pPr>
            <w:r w:rsidRPr="00D5163E">
              <w:rPr>
                <w:rFonts w:ascii="Calibri" w:hAnsi="Calibri" w:cs="Calibri"/>
                <w:b/>
                <w:sz w:val="20"/>
                <w:szCs w:val="20"/>
              </w:rPr>
              <w:t>Monitoring, Verification and Enforcement Plan</w:t>
            </w:r>
          </w:p>
        </w:tc>
        <w:tc>
          <w:tcPr>
            <w:tcW w:w="2430" w:type="dxa"/>
            <w:vMerge w:val="restart"/>
            <w:shd w:val="clear" w:color="auto" w:fill="auto"/>
          </w:tcPr>
          <w:p w14:paraId="2244FFB2" w14:textId="77777777" w:rsidR="00C655B6" w:rsidRPr="00D5163E" w:rsidRDefault="00C655B6" w:rsidP="007E081C">
            <w:pPr>
              <w:rPr>
                <w:rFonts w:cs="Calibri"/>
                <w:szCs w:val="20"/>
              </w:rPr>
            </w:pPr>
            <w:r w:rsidRPr="00D5163E">
              <w:rPr>
                <w:rFonts w:cs="Calibri"/>
                <w:szCs w:val="20"/>
              </w:rPr>
              <w:t>Lighting Retrofit</w:t>
            </w:r>
          </w:p>
        </w:tc>
        <w:tc>
          <w:tcPr>
            <w:tcW w:w="4050" w:type="dxa"/>
            <w:shd w:val="clear" w:color="auto" w:fill="auto"/>
          </w:tcPr>
          <w:p w14:paraId="4C1206F6" w14:textId="77777777" w:rsidR="00C655B6" w:rsidRPr="00D5163E" w:rsidRDefault="00C655B6" w:rsidP="007E081C">
            <w:pPr>
              <w:rPr>
                <w:rFonts w:cs="Calibri"/>
                <w:szCs w:val="20"/>
              </w:rPr>
            </w:pPr>
            <w:r w:rsidRPr="00D5163E">
              <w:rPr>
                <w:rFonts w:cs="Calibri"/>
                <w:szCs w:val="20"/>
              </w:rPr>
              <w:t>Product Standard Compliance</w:t>
            </w:r>
          </w:p>
        </w:tc>
      </w:tr>
      <w:tr w:rsidR="00C655B6" w:rsidRPr="00D5163E" w14:paraId="372EA190" w14:textId="77777777" w:rsidTr="00732D72">
        <w:trPr>
          <w:trHeight w:val="249"/>
          <w:jc w:val="center"/>
        </w:trPr>
        <w:tc>
          <w:tcPr>
            <w:tcW w:w="2695" w:type="dxa"/>
            <w:vMerge/>
            <w:shd w:val="clear" w:color="auto" w:fill="auto"/>
          </w:tcPr>
          <w:p w14:paraId="602DB090" w14:textId="77777777" w:rsidR="00C655B6" w:rsidRPr="00D5163E" w:rsidRDefault="00C655B6" w:rsidP="00DD7CE7">
            <w:pPr>
              <w:pStyle w:val="ListParagraph"/>
              <w:numPr>
                <w:ilvl w:val="0"/>
                <w:numId w:val="58"/>
              </w:numPr>
              <w:ind w:left="330" w:hanging="270"/>
              <w:contextualSpacing/>
              <w:jc w:val="both"/>
              <w:rPr>
                <w:rFonts w:ascii="Calibri" w:hAnsi="Calibri" w:cs="Calibri"/>
                <w:b/>
                <w:sz w:val="20"/>
                <w:szCs w:val="20"/>
              </w:rPr>
            </w:pPr>
          </w:p>
        </w:tc>
        <w:tc>
          <w:tcPr>
            <w:tcW w:w="2430" w:type="dxa"/>
            <w:vMerge/>
            <w:shd w:val="clear" w:color="auto" w:fill="auto"/>
          </w:tcPr>
          <w:p w14:paraId="53DB65A5" w14:textId="77777777" w:rsidR="00C655B6" w:rsidRPr="00D5163E" w:rsidRDefault="00C655B6" w:rsidP="007E081C">
            <w:pPr>
              <w:rPr>
                <w:rFonts w:cs="Calibri"/>
                <w:szCs w:val="20"/>
              </w:rPr>
            </w:pPr>
          </w:p>
        </w:tc>
        <w:tc>
          <w:tcPr>
            <w:tcW w:w="4050" w:type="dxa"/>
            <w:shd w:val="clear" w:color="auto" w:fill="auto"/>
          </w:tcPr>
          <w:p w14:paraId="22D742E9" w14:textId="77777777" w:rsidR="00C655B6" w:rsidRPr="00D5163E" w:rsidRDefault="00C655B6" w:rsidP="007E081C">
            <w:pPr>
              <w:rPr>
                <w:rFonts w:cs="Calibri"/>
                <w:szCs w:val="20"/>
              </w:rPr>
            </w:pPr>
            <w:r w:rsidRPr="00D5163E">
              <w:rPr>
                <w:rFonts w:cs="Calibri"/>
                <w:szCs w:val="20"/>
              </w:rPr>
              <w:t>Product Warranty</w:t>
            </w:r>
          </w:p>
        </w:tc>
      </w:tr>
      <w:tr w:rsidR="00C655B6" w:rsidRPr="00D5163E" w14:paraId="2B1CF9A7" w14:textId="77777777" w:rsidTr="00732D72">
        <w:trPr>
          <w:trHeight w:val="249"/>
          <w:jc w:val="center"/>
        </w:trPr>
        <w:tc>
          <w:tcPr>
            <w:tcW w:w="2695" w:type="dxa"/>
            <w:vMerge/>
            <w:shd w:val="clear" w:color="auto" w:fill="auto"/>
          </w:tcPr>
          <w:p w14:paraId="12F8DEA4" w14:textId="77777777" w:rsidR="00C655B6" w:rsidRPr="00D5163E" w:rsidRDefault="00C655B6" w:rsidP="00DD7CE7">
            <w:pPr>
              <w:pStyle w:val="ListParagraph"/>
              <w:numPr>
                <w:ilvl w:val="0"/>
                <w:numId w:val="58"/>
              </w:numPr>
              <w:ind w:left="330" w:hanging="270"/>
              <w:contextualSpacing/>
              <w:jc w:val="both"/>
              <w:rPr>
                <w:rFonts w:ascii="Calibri" w:hAnsi="Calibri" w:cs="Calibri"/>
                <w:b/>
                <w:sz w:val="20"/>
                <w:szCs w:val="20"/>
              </w:rPr>
            </w:pPr>
          </w:p>
        </w:tc>
        <w:tc>
          <w:tcPr>
            <w:tcW w:w="2430" w:type="dxa"/>
            <w:vMerge/>
            <w:shd w:val="clear" w:color="auto" w:fill="auto"/>
          </w:tcPr>
          <w:p w14:paraId="7081FE6F" w14:textId="77777777" w:rsidR="00C655B6" w:rsidRPr="00D5163E" w:rsidRDefault="00C655B6" w:rsidP="007E081C">
            <w:pPr>
              <w:rPr>
                <w:rFonts w:cs="Calibri"/>
                <w:szCs w:val="20"/>
              </w:rPr>
            </w:pPr>
          </w:p>
        </w:tc>
        <w:tc>
          <w:tcPr>
            <w:tcW w:w="4050" w:type="dxa"/>
            <w:shd w:val="clear" w:color="auto" w:fill="auto"/>
          </w:tcPr>
          <w:p w14:paraId="460AE5C1" w14:textId="77777777" w:rsidR="00C655B6" w:rsidRPr="00D5163E" w:rsidRDefault="00C655B6" w:rsidP="007E081C">
            <w:pPr>
              <w:rPr>
                <w:rFonts w:cs="Calibri"/>
                <w:szCs w:val="20"/>
              </w:rPr>
            </w:pPr>
            <w:r w:rsidRPr="00D5163E">
              <w:rPr>
                <w:rFonts w:cs="Calibri"/>
                <w:szCs w:val="20"/>
              </w:rPr>
              <w:t>Installation Safety</w:t>
            </w:r>
          </w:p>
        </w:tc>
      </w:tr>
      <w:tr w:rsidR="00C655B6" w:rsidRPr="00D5163E" w14:paraId="21746130" w14:textId="77777777" w:rsidTr="00732D72">
        <w:trPr>
          <w:trHeight w:val="249"/>
          <w:jc w:val="center"/>
        </w:trPr>
        <w:tc>
          <w:tcPr>
            <w:tcW w:w="2695" w:type="dxa"/>
            <w:vMerge/>
            <w:shd w:val="clear" w:color="auto" w:fill="auto"/>
          </w:tcPr>
          <w:p w14:paraId="11A23BA9" w14:textId="77777777" w:rsidR="00C655B6" w:rsidRPr="00D5163E" w:rsidRDefault="00C655B6" w:rsidP="00DD7CE7">
            <w:pPr>
              <w:pStyle w:val="ListParagraph"/>
              <w:numPr>
                <w:ilvl w:val="0"/>
                <w:numId w:val="58"/>
              </w:numPr>
              <w:ind w:left="330" w:hanging="270"/>
              <w:contextualSpacing/>
              <w:jc w:val="both"/>
              <w:rPr>
                <w:rFonts w:ascii="Calibri" w:hAnsi="Calibri" w:cs="Calibri"/>
                <w:b/>
                <w:sz w:val="20"/>
                <w:szCs w:val="20"/>
              </w:rPr>
            </w:pPr>
          </w:p>
        </w:tc>
        <w:tc>
          <w:tcPr>
            <w:tcW w:w="2430" w:type="dxa"/>
            <w:vMerge/>
            <w:shd w:val="clear" w:color="auto" w:fill="auto"/>
          </w:tcPr>
          <w:p w14:paraId="17D77A85" w14:textId="77777777" w:rsidR="00C655B6" w:rsidRPr="00D5163E" w:rsidRDefault="00C655B6" w:rsidP="007E081C">
            <w:pPr>
              <w:rPr>
                <w:rFonts w:cs="Calibri"/>
                <w:szCs w:val="20"/>
              </w:rPr>
            </w:pPr>
          </w:p>
        </w:tc>
        <w:tc>
          <w:tcPr>
            <w:tcW w:w="4050" w:type="dxa"/>
            <w:shd w:val="clear" w:color="auto" w:fill="auto"/>
          </w:tcPr>
          <w:p w14:paraId="4083F5AA" w14:textId="77777777" w:rsidR="00C655B6" w:rsidRPr="00D5163E" w:rsidRDefault="00C655B6" w:rsidP="007E081C">
            <w:pPr>
              <w:rPr>
                <w:rFonts w:cs="Calibri"/>
                <w:szCs w:val="20"/>
              </w:rPr>
            </w:pPr>
            <w:r w:rsidRPr="00D5163E">
              <w:rPr>
                <w:rFonts w:cs="Calibri"/>
                <w:szCs w:val="20"/>
              </w:rPr>
              <w:t xml:space="preserve">Commissioning </w:t>
            </w:r>
          </w:p>
        </w:tc>
      </w:tr>
      <w:tr w:rsidR="00C655B6" w:rsidRPr="00D5163E" w14:paraId="4F844499" w14:textId="77777777" w:rsidTr="00732D72">
        <w:trPr>
          <w:trHeight w:val="249"/>
          <w:jc w:val="center"/>
        </w:trPr>
        <w:tc>
          <w:tcPr>
            <w:tcW w:w="2695" w:type="dxa"/>
            <w:vMerge/>
            <w:shd w:val="clear" w:color="auto" w:fill="auto"/>
          </w:tcPr>
          <w:p w14:paraId="08C12D88" w14:textId="77777777" w:rsidR="00C655B6" w:rsidRPr="00D5163E" w:rsidRDefault="00C655B6" w:rsidP="00DD7CE7">
            <w:pPr>
              <w:pStyle w:val="ListParagraph"/>
              <w:numPr>
                <w:ilvl w:val="0"/>
                <w:numId w:val="58"/>
              </w:numPr>
              <w:ind w:left="330" w:hanging="270"/>
              <w:contextualSpacing/>
              <w:jc w:val="both"/>
              <w:rPr>
                <w:rFonts w:ascii="Calibri" w:hAnsi="Calibri" w:cs="Calibri"/>
                <w:b/>
                <w:sz w:val="20"/>
                <w:szCs w:val="20"/>
              </w:rPr>
            </w:pPr>
          </w:p>
        </w:tc>
        <w:tc>
          <w:tcPr>
            <w:tcW w:w="2430" w:type="dxa"/>
            <w:vMerge/>
            <w:shd w:val="clear" w:color="auto" w:fill="auto"/>
          </w:tcPr>
          <w:p w14:paraId="75FC6BA2" w14:textId="77777777" w:rsidR="00C655B6" w:rsidRPr="00D5163E" w:rsidRDefault="00C655B6" w:rsidP="007E081C">
            <w:pPr>
              <w:rPr>
                <w:rFonts w:cs="Calibri"/>
                <w:szCs w:val="20"/>
              </w:rPr>
            </w:pPr>
          </w:p>
        </w:tc>
        <w:tc>
          <w:tcPr>
            <w:tcW w:w="4050" w:type="dxa"/>
            <w:shd w:val="clear" w:color="auto" w:fill="auto"/>
          </w:tcPr>
          <w:p w14:paraId="6FBA0CA7" w14:textId="77777777" w:rsidR="00C655B6" w:rsidRPr="00D5163E" w:rsidRDefault="00C655B6" w:rsidP="007E081C">
            <w:pPr>
              <w:rPr>
                <w:rFonts w:cs="Calibri"/>
                <w:szCs w:val="20"/>
              </w:rPr>
            </w:pPr>
            <w:r w:rsidRPr="00D5163E">
              <w:rPr>
                <w:rFonts w:cs="Calibri"/>
                <w:szCs w:val="20"/>
              </w:rPr>
              <w:t>Waste Management</w:t>
            </w:r>
          </w:p>
        </w:tc>
      </w:tr>
      <w:tr w:rsidR="00C655B6" w:rsidRPr="00D5163E" w14:paraId="10092EE3" w14:textId="77777777" w:rsidTr="00732D72">
        <w:trPr>
          <w:trHeight w:val="249"/>
          <w:jc w:val="center"/>
        </w:trPr>
        <w:tc>
          <w:tcPr>
            <w:tcW w:w="2695" w:type="dxa"/>
            <w:vMerge/>
            <w:shd w:val="clear" w:color="auto" w:fill="auto"/>
          </w:tcPr>
          <w:p w14:paraId="20488B02" w14:textId="77777777" w:rsidR="00C655B6" w:rsidRPr="00D5163E" w:rsidRDefault="00C655B6" w:rsidP="00DD7CE7">
            <w:pPr>
              <w:pStyle w:val="ListParagraph"/>
              <w:numPr>
                <w:ilvl w:val="0"/>
                <w:numId w:val="58"/>
              </w:numPr>
              <w:ind w:left="330" w:hanging="270"/>
              <w:contextualSpacing/>
              <w:jc w:val="both"/>
              <w:rPr>
                <w:rFonts w:ascii="Calibri" w:hAnsi="Calibri" w:cs="Calibri"/>
                <w:b/>
                <w:sz w:val="20"/>
                <w:szCs w:val="20"/>
              </w:rPr>
            </w:pPr>
          </w:p>
        </w:tc>
        <w:tc>
          <w:tcPr>
            <w:tcW w:w="2430" w:type="dxa"/>
            <w:vMerge w:val="restart"/>
            <w:shd w:val="clear" w:color="auto" w:fill="auto"/>
          </w:tcPr>
          <w:p w14:paraId="1A099502" w14:textId="77777777" w:rsidR="00C655B6" w:rsidRPr="00D5163E" w:rsidRDefault="00C655B6" w:rsidP="007E081C">
            <w:pPr>
              <w:rPr>
                <w:rFonts w:cs="Calibri"/>
                <w:szCs w:val="20"/>
              </w:rPr>
            </w:pPr>
            <w:r w:rsidRPr="00D5163E">
              <w:rPr>
                <w:rFonts w:cs="Calibri"/>
                <w:szCs w:val="20"/>
              </w:rPr>
              <w:t>Saving Performance</w:t>
            </w:r>
          </w:p>
        </w:tc>
        <w:tc>
          <w:tcPr>
            <w:tcW w:w="4050" w:type="dxa"/>
            <w:shd w:val="clear" w:color="auto" w:fill="auto"/>
          </w:tcPr>
          <w:p w14:paraId="7CA639ED" w14:textId="77777777" w:rsidR="00C655B6" w:rsidRPr="00D5163E" w:rsidRDefault="00C655B6" w:rsidP="007E081C">
            <w:pPr>
              <w:rPr>
                <w:rFonts w:cs="Calibri"/>
                <w:szCs w:val="20"/>
              </w:rPr>
            </w:pPr>
            <w:r w:rsidRPr="00D5163E">
              <w:rPr>
                <w:rFonts w:cs="Calibri"/>
                <w:szCs w:val="20"/>
              </w:rPr>
              <w:t>Basic Functionality</w:t>
            </w:r>
          </w:p>
        </w:tc>
      </w:tr>
      <w:tr w:rsidR="00C655B6" w:rsidRPr="00D5163E" w14:paraId="5CB52145" w14:textId="77777777" w:rsidTr="00732D72">
        <w:trPr>
          <w:trHeight w:val="249"/>
          <w:jc w:val="center"/>
        </w:trPr>
        <w:tc>
          <w:tcPr>
            <w:tcW w:w="2695" w:type="dxa"/>
            <w:vMerge/>
            <w:shd w:val="clear" w:color="auto" w:fill="auto"/>
          </w:tcPr>
          <w:p w14:paraId="4B58829F" w14:textId="77777777" w:rsidR="00C655B6" w:rsidRPr="00D5163E" w:rsidRDefault="00C655B6" w:rsidP="00DD7CE7">
            <w:pPr>
              <w:pStyle w:val="ListParagraph"/>
              <w:numPr>
                <w:ilvl w:val="0"/>
                <w:numId w:val="58"/>
              </w:numPr>
              <w:ind w:left="330" w:hanging="270"/>
              <w:contextualSpacing/>
              <w:jc w:val="both"/>
              <w:rPr>
                <w:rFonts w:ascii="Calibri" w:hAnsi="Calibri" w:cs="Calibri"/>
                <w:b/>
                <w:sz w:val="20"/>
                <w:szCs w:val="20"/>
              </w:rPr>
            </w:pPr>
          </w:p>
        </w:tc>
        <w:tc>
          <w:tcPr>
            <w:tcW w:w="2430" w:type="dxa"/>
            <w:vMerge/>
            <w:shd w:val="clear" w:color="auto" w:fill="auto"/>
          </w:tcPr>
          <w:p w14:paraId="1D97E488" w14:textId="77777777" w:rsidR="00C655B6" w:rsidRPr="00D5163E" w:rsidRDefault="00C655B6" w:rsidP="007E081C">
            <w:pPr>
              <w:rPr>
                <w:rFonts w:cs="Calibri"/>
                <w:szCs w:val="20"/>
              </w:rPr>
            </w:pPr>
          </w:p>
        </w:tc>
        <w:tc>
          <w:tcPr>
            <w:tcW w:w="4050" w:type="dxa"/>
            <w:shd w:val="clear" w:color="auto" w:fill="auto"/>
          </w:tcPr>
          <w:p w14:paraId="6726F5EB" w14:textId="77777777" w:rsidR="00C655B6" w:rsidRPr="00D5163E" w:rsidRDefault="00C655B6" w:rsidP="007E081C">
            <w:pPr>
              <w:rPr>
                <w:rFonts w:cs="Calibri"/>
                <w:szCs w:val="20"/>
              </w:rPr>
            </w:pPr>
            <w:r w:rsidRPr="00D5163E">
              <w:rPr>
                <w:rFonts w:cs="Calibri"/>
                <w:szCs w:val="20"/>
              </w:rPr>
              <w:t>Electric Current</w:t>
            </w:r>
          </w:p>
        </w:tc>
      </w:tr>
      <w:tr w:rsidR="00C655B6" w:rsidRPr="00D5163E" w14:paraId="5084FFF4" w14:textId="77777777" w:rsidTr="00732D72">
        <w:trPr>
          <w:trHeight w:val="249"/>
          <w:jc w:val="center"/>
        </w:trPr>
        <w:tc>
          <w:tcPr>
            <w:tcW w:w="2695" w:type="dxa"/>
            <w:vMerge/>
            <w:shd w:val="clear" w:color="auto" w:fill="auto"/>
          </w:tcPr>
          <w:p w14:paraId="2BCA394C" w14:textId="77777777" w:rsidR="00C655B6" w:rsidRPr="00D5163E" w:rsidRDefault="00C655B6" w:rsidP="00DD7CE7">
            <w:pPr>
              <w:pStyle w:val="ListParagraph"/>
              <w:numPr>
                <w:ilvl w:val="0"/>
                <w:numId w:val="58"/>
              </w:numPr>
              <w:ind w:left="330" w:hanging="270"/>
              <w:contextualSpacing/>
              <w:jc w:val="both"/>
              <w:rPr>
                <w:rFonts w:ascii="Calibri" w:hAnsi="Calibri" w:cs="Calibri"/>
                <w:b/>
                <w:sz w:val="20"/>
                <w:szCs w:val="20"/>
              </w:rPr>
            </w:pPr>
          </w:p>
        </w:tc>
        <w:tc>
          <w:tcPr>
            <w:tcW w:w="2430" w:type="dxa"/>
            <w:vMerge/>
            <w:shd w:val="clear" w:color="auto" w:fill="auto"/>
          </w:tcPr>
          <w:p w14:paraId="0804DB4D" w14:textId="77777777" w:rsidR="00C655B6" w:rsidRPr="00D5163E" w:rsidRDefault="00C655B6" w:rsidP="007E081C">
            <w:pPr>
              <w:rPr>
                <w:rFonts w:cs="Calibri"/>
                <w:szCs w:val="20"/>
              </w:rPr>
            </w:pPr>
          </w:p>
        </w:tc>
        <w:tc>
          <w:tcPr>
            <w:tcW w:w="4050" w:type="dxa"/>
            <w:shd w:val="clear" w:color="auto" w:fill="auto"/>
          </w:tcPr>
          <w:p w14:paraId="3D5DBF69" w14:textId="77777777" w:rsidR="00C655B6" w:rsidRPr="00D5163E" w:rsidRDefault="00C655B6" w:rsidP="007E081C">
            <w:pPr>
              <w:rPr>
                <w:rFonts w:cs="Calibri"/>
                <w:szCs w:val="20"/>
              </w:rPr>
            </w:pPr>
            <w:r w:rsidRPr="00D5163E">
              <w:rPr>
                <w:rFonts w:cs="Calibri"/>
                <w:szCs w:val="20"/>
              </w:rPr>
              <w:t>Electric Voltage</w:t>
            </w:r>
          </w:p>
        </w:tc>
      </w:tr>
      <w:tr w:rsidR="00C655B6" w:rsidRPr="00D5163E" w14:paraId="02FF35D4" w14:textId="77777777" w:rsidTr="00732D72">
        <w:trPr>
          <w:trHeight w:val="249"/>
          <w:jc w:val="center"/>
        </w:trPr>
        <w:tc>
          <w:tcPr>
            <w:tcW w:w="2695" w:type="dxa"/>
            <w:vMerge/>
            <w:shd w:val="clear" w:color="auto" w:fill="auto"/>
          </w:tcPr>
          <w:p w14:paraId="195C0132" w14:textId="77777777" w:rsidR="00C655B6" w:rsidRPr="00D5163E" w:rsidRDefault="00C655B6" w:rsidP="00DD7CE7">
            <w:pPr>
              <w:pStyle w:val="ListParagraph"/>
              <w:numPr>
                <w:ilvl w:val="0"/>
                <w:numId w:val="58"/>
              </w:numPr>
              <w:ind w:left="330" w:hanging="270"/>
              <w:contextualSpacing/>
              <w:jc w:val="both"/>
              <w:rPr>
                <w:rFonts w:ascii="Calibri" w:hAnsi="Calibri" w:cs="Calibri"/>
                <w:b/>
                <w:sz w:val="20"/>
                <w:szCs w:val="20"/>
              </w:rPr>
            </w:pPr>
          </w:p>
        </w:tc>
        <w:tc>
          <w:tcPr>
            <w:tcW w:w="2430" w:type="dxa"/>
            <w:vMerge/>
            <w:shd w:val="clear" w:color="auto" w:fill="auto"/>
          </w:tcPr>
          <w:p w14:paraId="79A68E90" w14:textId="77777777" w:rsidR="00C655B6" w:rsidRPr="00D5163E" w:rsidRDefault="00C655B6" w:rsidP="007E081C">
            <w:pPr>
              <w:rPr>
                <w:rFonts w:cs="Calibri"/>
                <w:szCs w:val="20"/>
              </w:rPr>
            </w:pPr>
          </w:p>
        </w:tc>
        <w:tc>
          <w:tcPr>
            <w:tcW w:w="4050" w:type="dxa"/>
            <w:shd w:val="clear" w:color="auto" w:fill="auto"/>
          </w:tcPr>
          <w:p w14:paraId="05B81B62" w14:textId="77777777" w:rsidR="00C655B6" w:rsidRPr="00D5163E" w:rsidRDefault="00C655B6" w:rsidP="007E081C">
            <w:pPr>
              <w:rPr>
                <w:rFonts w:cs="Calibri"/>
                <w:szCs w:val="20"/>
              </w:rPr>
            </w:pPr>
            <w:r w:rsidRPr="00D5163E">
              <w:rPr>
                <w:rFonts w:cs="Calibri"/>
                <w:szCs w:val="20"/>
              </w:rPr>
              <w:t>Luminous Flux</w:t>
            </w:r>
          </w:p>
        </w:tc>
      </w:tr>
      <w:tr w:rsidR="00C655B6" w:rsidRPr="00D5163E" w14:paraId="3B2EC5C6" w14:textId="77777777" w:rsidTr="00732D72">
        <w:trPr>
          <w:trHeight w:val="249"/>
          <w:jc w:val="center"/>
        </w:trPr>
        <w:tc>
          <w:tcPr>
            <w:tcW w:w="2695" w:type="dxa"/>
            <w:vMerge/>
            <w:shd w:val="clear" w:color="auto" w:fill="auto"/>
          </w:tcPr>
          <w:p w14:paraId="13C0B479" w14:textId="77777777" w:rsidR="00C655B6" w:rsidRPr="00D5163E" w:rsidRDefault="00C655B6" w:rsidP="00DD7CE7">
            <w:pPr>
              <w:pStyle w:val="ListParagraph"/>
              <w:numPr>
                <w:ilvl w:val="0"/>
                <w:numId w:val="58"/>
              </w:numPr>
              <w:ind w:left="330" w:hanging="270"/>
              <w:contextualSpacing/>
              <w:jc w:val="both"/>
              <w:rPr>
                <w:rFonts w:ascii="Calibri" w:hAnsi="Calibri" w:cs="Calibri"/>
                <w:b/>
                <w:sz w:val="20"/>
                <w:szCs w:val="20"/>
              </w:rPr>
            </w:pPr>
          </w:p>
        </w:tc>
        <w:tc>
          <w:tcPr>
            <w:tcW w:w="2430" w:type="dxa"/>
            <w:vMerge/>
            <w:shd w:val="clear" w:color="auto" w:fill="auto"/>
          </w:tcPr>
          <w:p w14:paraId="62D8511C" w14:textId="77777777" w:rsidR="00C655B6" w:rsidRPr="00D5163E" w:rsidRDefault="00C655B6" w:rsidP="007E081C">
            <w:pPr>
              <w:rPr>
                <w:rFonts w:cs="Calibri"/>
                <w:szCs w:val="20"/>
              </w:rPr>
            </w:pPr>
          </w:p>
        </w:tc>
        <w:tc>
          <w:tcPr>
            <w:tcW w:w="4050" w:type="dxa"/>
            <w:shd w:val="clear" w:color="auto" w:fill="auto"/>
          </w:tcPr>
          <w:p w14:paraId="1FAC9722" w14:textId="77777777" w:rsidR="00C655B6" w:rsidRPr="00D5163E" w:rsidRDefault="00C655B6" w:rsidP="007E081C">
            <w:pPr>
              <w:rPr>
                <w:rFonts w:cs="Calibri"/>
                <w:szCs w:val="20"/>
              </w:rPr>
            </w:pPr>
            <w:r w:rsidRPr="00D5163E">
              <w:rPr>
                <w:rFonts w:cs="Calibri"/>
                <w:szCs w:val="20"/>
              </w:rPr>
              <w:t>Below Standard Compensation</w:t>
            </w:r>
          </w:p>
        </w:tc>
      </w:tr>
      <w:tr w:rsidR="00C655B6" w:rsidRPr="00D5163E" w14:paraId="0C85412D" w14:textId="77777777" w:rsidTr="00732D72">
        <w:trPr>
          <w:trHeight w:val="249"/>
          <w:jc w:val="center"/>
        </w:trPr>
        <w:tc>
          <w:tcPr>
            <w:tcW w:w="2695" w:type="dxa"/>
            <w:vMerge/>
            <w:shd w:val="clear" w:color="auto" w:fill="auto"/>
          </w:tcPr>
          <w:p w14:paraId="0C660F48" w14:textId="77777777" w:rsidR="00C655B6" w:rsidRPr="00D5163E" w:rsidRDefault="00C655B6" w:rsidP="00DD7CE7">
            <w:pPr>
              <w:pStyle w:val="ListParagraph"/>
              <w:numPr>
                <w:ilvl w:val="0"/>
                <w:numId w:val="58"/>
              </w:numPr>
              <w:ind w:left="330" w:hanging="270"/>
              <w:contextualSpacing/>
              <w:jc w:val="both"/>
              <w:rPr>
                <w:rFonts w:ascii="Calibri" w:hAnsi="Calibri" w:cs="Calibri"/>
                <w:b/>
                <w:sz w:val="20"/>
                <w:szCs w:val="20"/>
              </w:rPr>
            </w:pPr>
          </w:p>
        </w:tc>
        <w:tc>
          <w:tcPr>
            <w:tcW w:w="2430" w:type="dxa"/>
            <w:vMerge/>
            <w:shd w:val="clear" w:color="auto" w:fill="auto"/>
          </w:tcPr>
          <w:p w14:paraId="4264E22C" w14:textId="77777777" w:rsidR="00C655B6" w:rsidRPr="00D5163E" w:rsidRDefault="00C655B6" w:rsidP="007E081C">
            <w:pPr>
              <w:rPr>
                <w:rFonts w:cs="Calibri"/>
                <w:szCs w:val="20"/>
              </w:rPr>
            </w:pPr>
          </w:p>
        </w:tc>
        <w:tc>
          <w:tcPr>
            <w:tcW w:w="4050" w:type="dxa"/>
            <w:shd w:val="clear" w:color="auto" w:fill="auto"/>
          </w:tcPr>
          <w:p w14:paraId="3345817C" w14:textId="77777777" w:rsidR="00C655B6" w:rsidRPr="00D5163E" w:rsidRDefault="00C655B6" w:rsidP="007E081C">
            <w:pPr>
              <w:rPr>
                <w:rFonts w:cs="Calibri"/>
                <w:szCs w:val="20"/>
              </w:rPr>
            </w:pPr>
            <w:r w:rsidRPr="00D5163E">
              <w:rPr>
                <w:rFonts w:cs="Calibri"/>
                <w:szCs w:val="20"/>
              </w:rPr>
              <w:t>Project Close Out</w:t>
            </w:r>
          </w:p>
        </w:tc>
      </w:tr>
      <w:tr w:rsidR="00C655B6" w:rsidRPr="00D5163E" w14:paraId="080378AD" w14:textId="77777777" w:rsidTr="00732D72">
        <w:trPr>
          <w:jc w:val="center"/>
        </w:trPr>
        <w:tc>
          <w:tcPr>
            <w:tcW w:w="2695" w:type="dxa"/>
            <w:shd w:val="clear" w:color="auto" w:fill="auto"/>
          </w:tcPr>
          <w:p w14:paraId="6F2207A1" w14:textId="77777777" w:rsidR="00C655B6" w:rsidRPr="00D5163E" w:rsidRDefault="00C655B6" w:rsidP="002C2489">
            <w:pPr>
              <w:pStyle w:val="ListParagraph"/>
              <w:ind w:left="330"/>
              <w:contextualSpacing/>
              <w:jc w:val="both"/>
              <w:rPr>
                <w:rFonts w:ascii="Calibri" w:hAnsi="Calibri" w:cs="Calibri"/>
                <w:b/>
                <w:sz w:val="20"/>
                <w:szCs w:val="20"/>
              </w:rPr>
            </w:pPr>
            <w:r w:rsidRPr="00D5163E">
              <w:rPr>
                <w:rFonts w:ascii="Calibri" w:hAnsi="Calibri" w:cs="Calibri"/>
                <w:b/>
                <w:sz w:val="20"/>
                <w:szCs w:val="20"/>
              </w:rPr>
              <w:t>Host selection criteria</w:t>
            </w:r>
          </w:p>
        </w:tc>
        <w:tc>
          <w:tcPr>
            <w:tcW w:w="6480" w:type="dxa"/>
            <w:gridSpan w:val="2"/>
            <w:shd w:val="clear" w:color="auto" w:fill="auto"/>
          </w:tcPr>
          <w:p w14:paraId="078B92BE" w14:textId="77777777" w:rsidR="00C655B6" w:rsidRPr="00D5163E" w:rsidRDefault="00C655B6" w:rsidP="00DD7CE7">
            <w:pPr>
              <w:pStyle w:val="ListParagraph"/>
              <w:numPr>
                <w:ilvl w:val="0"/>
                <w:numId w:val="92"/>
              </w:numPr>
              <w:ind w:left="436"/>
              <w:contextualSpacing/>
              <w:jc w:val="both"/>
              <w:rPr>
                <w:rFonts w:ascii="Calibri" w:hAnsi="Calibri" w:cs="Calibri"/>
                <w:noProof/>
                <w:sz w:val="20"/>
                <w:szCs w:val="20"/>
              </w:rPr>
            </w:pPr>
            <w:r w:rsidRPr="00D5163E">
              <w:rPr>
                <w:rFonts w:ascii="Calibri" w:hAnsi="Calibri" w:cs="Calibri"/>
                <w:sz w:val="20"/>
                <w:szCs w:val="20"/>
              </w:rPr>
              <w:t>Energy Utilization Index</w:t>
            </w:r>
          </w:p>
          <w:p w14:paraId="10894231" w14:textId="77777777" w:rsidR="00C655B6" w:rsidRPr="00D5163E" w:rsidRDefault="00C655B6" w:rsidP="00DD7CE7">
            <w:pPr>
              <w:pStyle w:val="ListParagraph"/>
              <w:numPr>
                <w:ilvl w:val="0"/>
                <w:numId w:val="92"/>
              </w:numPr>
              <w:ind w:left="427"/>
              <w:contextualSpacing/>
              <w:jc w:val="both"/>
              <w:rPr>
                <w:rFonts w:ascii="Calibri" w:hAnsi="Calibri" w:cs="Calibri"/>
                <w:noProof/>
                <w:sz w:val="20"/>
                <w:szCs w:val="20"/>
              </w:rPr>
            </w:pPr>
            <w:r w:rsidRPr="00D5163E">
              <w:rPr>
                <w:rFonts w:ascii="Calibri" w:hAnsi="Calibri" w:cs="Calibri"/>
                <w:sz w:val="20"/>
                <w:szCs w:val="20"/>
              </w:rPr>
              <w:t>Potential Savings</w:t>
            </w:r>
          </w:p>
          <w:p w14:paraId="7CBD09FE" w14:textId="77777777" w:rsidR="00C655B6" w:rsidRPr="00D5163E" w:rsidRDefault="00C655B6" w:rsidP="00DD7CE7">
            <w:pPr>
              <w:pStyle w:val="ListParagraph"/>
              <w:numPr>
                <w:ilvl w:val="0"/>
                <w:numId w:val="92"/>
              </w:numPr>
              <w:ind w:left="427"/>
              <w:contextualSpacing/>
              <w:jc w:val="both"/>
              <w:rPr>
                <w:rFonts w:ascii="Calibri" w:hAnsi="Calibri" w:cs="Calibri"/>
                <w:noProof/>
                <w:sz w:val="20"/>
                <w:szCs w:val="20"/>
              </w:rPr>
            </w:pPr>
            <w:r w:rsidRPr="00D5163E">
              <w:rPr>
                <w:rFonts w:ascii="Calibri" w:hAnsi="Calibri" w:cs="Calibri"/>
                <w:sz w:val="20"/>
                <w:szCs w:val="20"/>
              </w:rPr>
              <w:t>Co-financing commitment</w:t>
            </w:r>
          </w:p>
          <w:p w14:paraId="7B355E50" w14:textId="77777777" w:rsidR="00C655B6" w:rsidRPr="00D5163E" w:rsidRDefault="00C655B6" w:rsidP="00DD7CE7">
            <w:pPr>
              <w:pStyle w:val="ListParagraph"/>
              <w:numPr>
                <w:ilvl w:val="0"/>
                <w:numId w:val="92"/>
              </w:numPr>
              <w:ind w:left="427"/>
              <w:contextualSpacing/>
              <w:jc w:val="both"/>
              <w:rPr>
                <w:rFonts w:ascii="Calibri" w:hAnsi="Calibri" w:cs="Calibri"/>
                <w:noProof/>
                <w:sz w:val="20"/>
                <w:szCs w:val="20"/>
              </w:rPr>
            </w:pPr>
            <w:r w:rsidRPr="00D5163E">
              <w:rPr>
                <w:rFonts w:ascii="Calibri" w:hAnsi="Calibri" w:cs="Calibri"/>
                <w:sz w:val="20"/>
                <w:szCs w:val="20"/>
              </w:rPr>
              <w:t>Replication Impact</w:t>
            </w:r>
          </w:p>
          <w:p w14:paraId="49702BCE" w14:textId="77777777" w:rsidR="00C655B6" w:rsidRPr="00D5163E" w:rsidRDefault="00C655B6" w:rsidP="00DD7CE7">
            <w:pPr>
              <w:pStyle w:val="ListParagraph"/>
              <w:numPr>
                <w:ilvl w:val="0"/>
                <w:numId w:val="92"/>
              </w:numPr>
              <w:ind w:left="427"/>
              <w:contextualSpacing/>
              <w:jc w:val="both"/>
              <w:rPr>
                <w:rFonts w:ascii="Calibri" w:hAnsi="Calibri" w:cs="Calibri"/>
                <w:noProof/>
                <w:sz w:val="20"/>
                <w:szCs w:val="20"/>
              </w:rPr>
            </w:pPr>
            <w:r w:rsidRPr="00D5163E">
              <w:rPr>
                <w:rFonts w:ascii="Calibri" w:hAnsi="Calibri" w:cs="Calibri"/>
                <w:sz w:val="20"/>
                <w:szCs w:val="20"/>
              </w:rPr>
              <w:t>Technical Compliance</w:t>
            </w:r>
          </w:p>
          <w:p w14:paraId="6F4D6AB4" w14:textId="77777777" w:rsidR="00C655B6" w:rsidRPr="00D5163E" w:rsidRDefault="00C655B6" w:rsidP="00DD7CE7">
            <w:pPr>
              <w:pStyle w:val="ListParagraph"/>
              <w:numPr>
                <w:ilvl w:val="0"/>
                <w:numId w:val="92"/>
              </w:numPr>
              <w:ind w:left="427"/>
              <w:contextualSpacing/>
              <w:jc w:val="both"/>
              <w:rPr>
                <w:rFonts w:ascii="Calibri" w:hAnsi="Calibri" w:cs="Calibri"/>
                <w:noProof/>
                <w:sz w:val="20"/>
                <w:szCs w:val="20"/>
              </w:rPr>
            </w:pPr>
            <w:r w:rsidRPr="00D5163E">
              <w:rPr>
                <w:rFonts w:ascii="Calibri" w:hAnsi="Calibri" w:cs="Calibri"/>
                <w:sz w:val="20"/>
                <w:szCs w:val="20"/>
              </w:rPr>
              <w:t>Pre-FS readiness</w:t>
            </w:r>
          </w:p>
        </w:tc>
      </w:tr>
      <w:tr w:rsidR="00C655B6" w:rsidRPr="00D5163E" w14:paraId="49F9E0E0" w14:textId="77777777" w:rsidTr="00732D72">
        <w:trPr>
          <w:jc w:val="center"/>
        </w:trPr>
        <w:tc>
          <w:tcPr>
            <w:tcW w:w="2695" w:type="dxa"/>
            <w:shd w:val="clear" w:color="auto" w:fill="auto"/>
          </w:tcPr>
          <w:p w14:paraId="08392CF0" w14:textId="77777777" w:rsidR="00C655B6" w:rsidRPr="00D5163E" w:rsidRDefault="00C655B6" w:rsidP="002C2489">
            <w:pPr>
              <w:pStyle w:val="ListParagraph"/>
              <w:ind w:left="330"/>
              <w:contextualSpacing/>
              <w:jc w:val="both"/>
              <w:rPr>
                <w:rFonts w:ascii="Calibri" w:hAnsi="Calibri" w:cs="Calibri"/>
                <w:b/>
                <w:sz w:val="20"/>
                <w:szCs w:val="20"/>
              </w:rPr>
            </w:pPr>
            <w:r w:rsidRPr="00D5163E">
              <w:rPr>
                <w:rFonts w:ascii="Calibri" w:hAnsi="Calibri" w:cs="Calibri"/>
                <w:b/>
                <w:sz w:val="20"/>
                <w:szCs w:val="20"/>
              </w:rPr>
              <w:t>PPP selection criteria</w:t>
            </w:r>
          </w:p>
        </w:tc>
        <w:tc>
          <w:tcPr>
            <w:tcW w:w="6480" w:type="dxa"/>
            <w:gridSpan w:val="2"/>
            <w:shd w:val="clear" w:color="auto" w:fill="auto"/>
          </w:tcPr>
          <w:p w14:paraId="147DAD7C" w14:textId="77777777" w:rsidR="00C655B6" w:rsidRPr="00D5163E" w:rsidRDefault="00C655B6" w:rsidP="00DD7CE7">
            <w:pPr>
              <w:pStyle w:val="ListParagraph"/>
              <w:numPr>
                <w:ilvl w:val="0"/>
                <w:numId w:val="93"/>
              </w:numPr>
              <w:ind w:left="436"/>
              <w:contextualSpacing/>
              <w:jc w:val="both"/>
              <w:rPr>
                <w:rFonts w:ascii="Calibri" w:hAnsi="Calibri" w:cs="Calibri"/>
                <w:noProof/>
                <w:sz w:val="20"/>
                <w:szCs w:val="20"/>
              </w:rPr>
            </w:pPr>
            <w:r w:rsidRPr="00D5163E">
              <w:rPr>
                <w:rFonts w:ascii="Calibri" w:hAnsi="Calibri" w:cs="Calibri"/>
                <w:sz w:val="20"/>
                <w:szCs w:val="20"/>
              </w:rPr>
              <w:t>Political Will of Executive and Legislative</w:t>
            </w:r>
          </w:p>
          <w:p w14:paraId="34752DA9" w14:textId="77777777" w:rsidR="00C655B6" w:rsidRPr="00D5163E" w:rsidRDefault="00C655B6" w:rsidP="00DD7CE7">
            <w:pPr>
              <w:pStyle w:val="ListParagraph"/>
              <w:numPr>
                <w:ilvl w:val="0"/>
                <w:numId w:val="93"/>
              </w:numPr>
              <w:ind w:left="427"/>
              <w:contextualSpacing/>
              <w:jc w:val="both"/>
              <w:rPr>
                <w:rFonts w:ascii="Calibri" w:hAnsi="Calibri" w:cs="Calibri"/>
                <w:noProof/>
                <w:sz w:val="20"/>
                <w:szCs w:val="20"/>
              </w:rPr>
            </w:pPr>
            <w:r w:rsidRPr="00D5163E">
              <w:rPr>
                <w:rFonts w:ascii="Calibri" w:hAnsi="Calibri" w:cs="Calibri"/>
                <w:sz w:val="20"/>
                <w:szCs w:val="20"/>
              </w:rPr>
              <w:t>Partnership with PLN</w:t>
            </w:r>
          </w:p>
          <w:p w14:paraId="0E658E67" w14:textId="77777777" w:rsidR="00C655B6" w:rsidRPr="00D5163E" w:rsidRDefault="00C655B6" w:rsidP="00DD7CE7">
            <w:pPr>
              <w:pStyle w:val="ListParagraph"/>
              <w:numPr>
                <w:ilvl w:val="0"/>
                <w:numId w:val="93"/>
              </w:numPr>
              <w:ind w:left="427"/>
              <w:contextualSpacing/>
              <w:jc w:val="both"/>
              <w:rPr>
                <w:rFonts w:ascii="Calibri" w:hAnsi="Calibri" w:cs="Calibri"/>
                <w:noProof/>
                <w:sz w:val="20"/>
                <w:szCs w:val="20"/>
              </w:rPr>
            </w:pPr>
            <w:r w:rsidRPr="00D5163E">
              <w:rPr>
                <w:rFonts w:ascii="Calibri" w:hAnsi="Calibri" w:cs="Calibri"/>
                <w:sz w:val="20"/>
                <w:szCs w:val="20"/>
              </w:rPr>
              <w:t xml:space="preserve">Adequate Budget Location </w:t>
            </w:r>
          </w:p>
          <w:p w14:paraId="6914CF5F" w14:textId="77777777" w:rsidR="00C655B6" w:rsidRPr="00D5163E" w:rsidRDefault="00C655B6" w:rsidP="00DD7CE7">
            <w:pPr>
              <w:pStyle w:val="ListParagraph"/>
              <w:numPr>
                <w:ilvl w:val="0"/>
                <w:numId w:val="93"/>
              </w:numPr>
              <w:ind w:left="427"/>
              <w:contextualSpacing/>
              <w:jc w:val="both"/>
              <w:rPr>
                <w:rFonts w:ascii="Calibri" w:hAnsi="Calibri" w:cs="Calibri"/>
                <w:noProof/>
                <w:sz w:val="20"/>
                <w:szCs w:val="20"/>
              </w:rPr>
            </w:pPr>
            <w:r w:rsidRPr="00D5163E">
              <w:rPr>
                <w:rFonts w:ascii="Calibri" w:hAnsi="Calibri" w:cs="Calibri"/>
                <w:sz w:val="20"/>
                <w:szCs w:val="20"/>
              </w:rPr>
              <w:t>Bankability</w:t>
            </w:r>
          </w:p>
          <w:p w14:paraId="5E645410" w14:textId="77777777" w:rsidR="00C655B6" w:rsidRPr="00D5163E" w:rsidRDefault="00C655B6" w:rsidP="00DD7CE7">
            <w:pPr>
              <w:pStyle w:val="ListParagraph"/>
              <w:numPr>
                <w:ilvl w:val="0"/>
                <w:numId w:val="93"/>
              </w:numPr>
              <w:ind w:left="427"/>
              <w:contextualSpacing/>
              <w:jc w:val="both"/>
              <w:rPr>
                <w:rFonts w:ascii="Calibri" w:hAnsi="Calibri" w:cs="Calibri"/>
                <w:noProof/>
                <w:sz w:val="20"/>
                <w:szCs w:val="20"/>
              </w:rPr>
            </w:pPr>
            <w:r w:rsidRPr="00D5163E">
              <w:rPr>
                <w:rFonts w:ascii="Calibri" w:hAnsi="Calibri" w:cs="Calibri"/>
                <w:sz w:val="20"/>
                <w:szCs w:val="20"/>
              </w:rPr>
              <w:t>Streetlight Management Skill</w:t>
            </w:r>
          </w:p>
        </w:tc>
      </w:tr>
      <w:tr w:rsidR="00C655B6" w:rsidRPr="00D5163E" w14:paraId="0C5D54F3" w14:textId="77777777" w:rsidTr="00732D72">
        <w:trPr>
          <w:trHeight w:val="279"/>
          <w:jc w:val="center"/>
        </w:trPr>
        <w:tc>
          <w:tcPr>
            <w:tcW w:w="2695" w:type="dxa"/>
            <w:vMerge w:val="restart"/>
            <w:shd w:val="clear" w:color="auto" w:fill="auto"/>
          </w:tcPr>
          <w:p w14:paraId="1234BCE8" w14:textId="77777777" w:rsidR="00C655B6" w:rsidRPr="00D5163E" w:rsidRDefault="00C655B6" w:rsidP="002C2489">
            <w:pPr>
              <w:pStyle w:val="ListParagraph"/>
              <w:ind w:left="330"/>
              <w:contextualSpacing/>
              <w:jc w:val="both"/>
              <w:rPr>
                <w:rFonts w:ascii="Calibri" w:hAnsi="Calibri" w:cs="Calibri"/>
                <w:b/>
                <w:sz w:val="20"/>
                <w:szCs w:val="20"/>
              </w:rPr>
            </w:pPr>
            <w:r w:rsidRPr="00D5163E">
              <w:rPr>
                <w:rFonts w:ascii="Calibri" w:hAnsi="Calibri" w:cs="Calibri"/>
                <w:b/>
                <w:sz w:val="20"/>
                <w:szCs w:val="20"/>
              </w:rPr>
              <w:t>Responsibility Matrix</w:t>
            </w:r>
          </w:p>
        </w:tc>
        <w:tc>
          <w:tcPr>
            <w:tcW w:w="2430" w:type="dxa"/>
            <w:shd w:val="clear" w:color="auto" w:fill="auto"/>
          </w:tcPr>
          <w:p w14:paraId="0C3FC75B" w14:textId="77777777" w:rsidR="00C655B6" w:rsidRPr="00D5163E" w:rsidRDefault="00C655B6" w:rsidP="007E081C">
            <w:pPr>
              <w:rPr>
                <w:rFonts w:cs="Calibri"/>
                <w:szCs w:val="20"/>
              </w:rPr>
            </w:pPr>
            <w:r w:rsidRPr="00D5163E">
              <w:rPr>
                <w:rFonts w:cs="Calibri"/>
                <w:szCs w:val="20"/>
              </w:rPr>
              <w:t xml:space="preserve">ADLIGHT </w:t>
            </w:r>
          </w:p>
        </w:tc>
        <w:tc>
          <w:tcPr>
            <w:tcW w:w="4050" w:type="dxa"/>
            <w:shd w:val="clear" w:color="auto" w:fill="auto"/>
          </w:tcPr>
          <w:p w14:paraId="05CFB4F2" w14:textId="01230379" w:rsidR="00C655B6" w:rsidRPr="00D5163E" w:rsidRDefault="00C655B6" w:rsidP="007E081C">
            <w:pPr>
              <w:rPr>
                <w:rFonts w:cs="Calibri"/>
                <w:szCs w:val="20"/>
              </w:rPr>
            </w:pPr>
            <w:r w:rsidRPr="00D5163E">
              <w:rPr>
                <w:rFonts w:cs="Calibri"/>
                <w:szCs w:val="20"/>
              </w:rPr>
              <w:t xml:space="preserve">Responsible for host and PPP selection, provide the fund for finalizing PPP final business case and to assist on the tendering, contracting, and supervision of the deployment of the project. </w:t>
            </w:r>
          </w:p>
        </w:tc>
      </w:tr>
      <w:tr w:rsidR="00C655B6" w:rsidRPr="00D5163E" w14:paraId="0CCBAD7B" w14:textId="77777777" w:rsidTr="00732D72">
        <w:trPr>
          <w:trHeight w:val="277"/>
          <w:jc w:val="center"/>
        </w:trPr>
        <w:tc>
          <w:tcPr>
            <w:tcW w:w="2695" w:type="dxa"/>
            <w:vMerge/>
            <w:shd w:val="clear" w:color="auto" w:fill="auto"/>
          </w:tcPr>
          <w:p w14:paraId="7390A81F" w14:textId="77777777" w:rsidR="00C655B6" w:rsidRPr="00D5163E" w:rsidRDefault="00C655B6" w:rsidP="00DD7CE7">
            <w:pPr>
              <w:pStyle w:val="ListParagraph"/>
              <w:numPr>
                <w:ilvl w:val="0"/>
                <w:numId w:val="58"/>
              </w:numPr>
              <w:ind w:left="330" w:hanging="270"/>
              <w:contextualSpacing/>
              <w:jc w:val="both"/>
              <w:rPr>
                <w:rFonts w:ascii="Calibri" w:hAnsi="Calibri" w:cs="Calibri"/>
                <w:b/>
                <w:sz w:val="20"/>
                <w:szCs w:val="20"/>
              </w:rPr>
            </w:pPr>
          </w:p>
        </w:tc>
        <w:tc>
          <w:tcPr>
            <w:tcW w:w="2430" w:type="dxa"/>
            <w:shd w:val="clear" w:color="auto" w:fill="auto"/>
          </w:tcPr>
          <w:p w14:paraId="0F8E8FCC" w14:textId="77777777" w:rsidR="00C655B6" w:rsidRPr="00D5163E" w:rsidRDefault="00C655B6" w:rsidP="007E081C">
            <w:pPr>
              <w:rPr>
                <w:rFonts w:cs="Calibri"/>
                <w:szCs w:val="20"/>
              </w:rPr>
            </w:pPr>
            <w:r w:rsidRPr="00D5163E">
              <w:rPr>
                <w:rFonts w:cs="Calibri"/>
                <w:szCs w:val="20"/>
              </w:rPr>
              <w:t>Financial Institution</w:t>
            </w:r>
          </w:p>
        </w:tc>
        <w:tc>
          <w:tcPr>
            <w:tcW w:w="4050" w:type="dxa"/>
            <w:shd w:val="clear" w:color="auto" w:fill="auto"/>
          </w:tcPr>
          <w:p w14:paraId="6B2F3330" w14:textId="40BA93D3" w:rsidR="00C655B6" w:rsidRPr="00D5163E" w:rsidRDefault="00C655B6" w:rsidP="007E081C">
            <w:pPr>
              <w:rPr>
                <w:rFonts w:cs="Calibri"/>
                <w:szCs w:val="20"/>
              </w:rPr>
            </w:pPr>
            <w:r w:rsidRPr="00D5163E">
              <w:rPr>
                <w:rFonts w:cs="Calibri"/>
                <w:szCs w:val="20"/>
              </w:rPr>
              <w:t xml:space="preserve">Responsible for </w:t>
            </w:r>
            <w:r w:rsidR="00AE04C8" w:rsidRPr="00D5163E">
              <w:rPr>
                <w:rFonts w:cs="Calibri"/>
                <w:szCs w:val="20"/>
              </w:rPr>
              <w:t xml:space="preserve">providing </w:t>
            </w:r>
            <w:r w:rsidRPr="00D5163E">
              <w:rPr>
                <w:rFonts w:cs="Calibri"/>
                <w:szCs w:val="20"/>
              </w:rPr>
              <w:t>the fund</w:t>
            </w:r>
            <w:r w:rsidR="00AE04C8" w:rsidRPr="00D5163E">
              <w:rPr>
                <w:rFonts w:cs="Calibri"/>
                <w:szCs w:val="20"/>
              </w:rPr>
              <w:t xml:space="preserve"> through loans by the energy user</w:t>
            </w:r>
            <w:r w:rsidRPr="00D5163E">
              <w:rPr>
                <w:rFonts w:cs="Calibri"/>
                <w:szCs w:val="20"/>
              </w:rPr>
              <w:t xml:space="preserve">, collecting it back based on installment scheme and later channel </w:t>
            </w:r>
            <w:r w:rsidRPr="00D5163E">
              <w:rPr>
                <w:rFonts w:cs="Calibri"/>
                <w:szCs w:val="20"/>
              </w:rPr>
              <w:lastRenderedPageBreak/>
              <w:t xml:space="preserve">the </w:t>
            </w:r>
            <w:r w:rsidR="00A02A1B" w:rsidRPr="00D5163E">
              <w:rPr>
                <w:rFonts w:cs="Calibri"/>
                <w:szCs w:val="20"/>
              </w:rPr>
              <w:t>cost recovery</w:t>
            </w:r>
            <w:r w:rsidRPr="00D5163E">
              <w:rPr>
                <w:rFonts w:cs="Calibri"/>
                <w:szCs w:val="20"/>
              </w:rPr>
              <w:t xml:space="preserve"> for replicative projects</w:t>
            </w:r>
            <w:r w:rsidR="00AE04C8" w:rsidRPr="00D5163E">
              <w:rPr>
                <w:rFonts w:cs="Calibri"/>
                <w:szCs w:val="20"/>
              </w:rPr>
              <w:t xml:space="preserve"> by itself on a sustained basis</w:t>
            </w:r>
            <w:r w:rsidR="00123598" w:rsidRPr="00D5163E">
              <w:rPr>
                <w:rFonts w:cs="Calibri"/>
                <w:szCs w:val="20"/>
              </w:rPr>
              <w:t>, if applicable.</w:t>
            </w:r>
          </w:p>
        </w:tc>
      </w:tr>
      <w:tr w:rsidR="00C655B6" w:rsidRPr="00D5163E" w14:paraId="7B710EC0" w14:textId="77777777" w:rsidTr="00732D72">
        <w:trPr>
          <w:trHeight w:val="277"/>
          <w:jc w:val="center"/>
        </w:trPr>
        <w:tc>
          <w:tcPr>
            <w:tcW w:w="2695" w:type="dxa"/>
            <w:vMerge/>
            <w:shd w:val="clear" w:color="auto" w:fill="auto"/>
          </w:tcPr>
          <w:p w14:paraId="7CCAF0AA" w14:textId="77777777" w:rsidR="00C655B6" w:rsidRPr="00D5163E" w:rsidRDefault="00C655B6" w:rsidP="00DD7CE7">
            <w:pPr>
              <w:pStyle w:val="ListParagraph"/>
              <w:numPr>
                <w:ilvl w:val="0"/>
                <w:numId w:val="58"/>
              </w:numPr>
              <w:ind w:left="330" w:hanging="270"/>
              <w:contextualSpacing/>
              <w:jc w:val="both"/>
              <w:rPr>
                <w:rFonts w:ascii="Calibri" w:hAnsi="Calibri" w:cs="Calibri"/>
                <w:b/>
                <w:sz w:val="20"/>
                <w:szCs w:val="20"/>
              </w:rPr>
            </w:pPr>
          </w:p>
        </w:tc>
        <w:tc>
          <w:tcPr>
            <w:tcW w:w="2430" w:type="dxa"/>
            <w:shd w:val="clear" w:color="auto" w:fill="auto"/>
          </w:tcPr>
          <w:p w14:paraId="107FB7AD" w14:textId="77777777" w:rsidR="00C655B6" w:rsidRPr="00D5163E" w:rsidRDefault="00C655B6" w:rsidP="007E081C">
            <w:pPr>
              <w:rPr>
                <w:rFonts w:cs="Calibri"/>
                <w:szCs w:val="20"/>
              </w:rPr>
            </w:pPr>
            <w:r w:rsidRPr="00D5163E">
              <w:rPr>
                <w:rFonts w:cs="Calibri"/>
                <w:szCs w:val="20"/>
              </w:rPr>
              <w:t>City (host)</w:t>
            </w:r>
          </w:p>
        </w:tc>
        <w:tc>
          <w:tcPr>
            <w:tcW w:w="4050" w:type="dxa"/>
            <w:shd w:val="clear" w:color="auto" w:fill="auto"/>
          </w:tcPr>
          <w:p w14:paraId="0EB61C87" w14:textId="327274D3" w:rsidR="00C655B6" w:rsidRPr="00D5163E" w:rsidRDefault="00C655B6" w:rsidP="007E081C">
            <w:pPr>
              <w:rPr>
                <w:rFonts w:cs="Calibri"/>
                <w:szCs w:val="20"/>
              </w:rPr>
            </w:pPr>
            <w:r w:rsidRPr="00D5163E">
              <w:rPr>
                <w:rFonts w:cs="Calibri"/>
                <w:szCs w:val="20"/>
              </w:rPr>
              <w:t xml:space="preserve">Responsible to prepare all legal </w:t>
            </w:r>
            <w:r w:rsidR="00AE412F" w:rsidRPr="00D5163E">
              <w:rPr>
                <w:rFonts w:cs="Calibri"/>
                <w:szCs w:val="20"/>
              </w:rPr>
              <w:t>requirements</w:t>
            </w:r>
            <w:r w:rsidRPr="00D5163E">
              <w:rPr>
                <w:rFonts w:cs="Calibri"/>
                <w:szCs w:val="20"/>
              </w:rPr>
              <w:t xml:space="preserve"> in order for the contract to be awarded and executed to the PPP contract winner as stated on the Presidential Regulation no. 38/2015. The city must assist in the coordination between PLN and the PPP contract winner to make sure on the transparency of the energy billing.</w:t>
            </w:r>
          </w:p>
        </w:tc>
      </w:tr>
      <w:tr w:rsidR="00C655B6" w:rsidRPr="00D5163E" w14:paraId="5218CD3D" w14:textId="77777777" w:rsidTr="00732D72">
        <w:trPr>
          <w:trHeight w:val="277"/>
          <w:jc w:val="center"/>
        </w:trPr>
        <w:tc>
          <w:tcPr>
            <w:tcW w:w="2695" w:type="dxa"/>
            <w:vMerge/>
            <w:shd w:val="clear" w:color="auto" w:fill="auto"/>
          </w:tcPr>
          <w:p w14:paraId="3B4FE64B" w14:textId="77777777" w:rsidR="00C655B6" w:rsidRPr="00D5163E" w:rsidRDefault="00C655B6" w:rsidP="00DD7CE7">
            <w:pPr>
              <w:pStyle w:val="ListParagraph"/>
              <w:numPr>
                <w:ilvl w:val="0"/>
                <w:numId w:val="58"/>
              </w:numPr>
              <w:ind w:left="330" w:hanging="270"/>
              <w:contextualSpacing/>
              <w:jc w:val="both"/>
              <w:rPr>
                <w:rFonts w:ascii="Calibri" w:hAnsi="Calibri" w:cs="Calibri"/>
                <w:b/>
                <w:sz w:val="20"/>
                <w:szCs w:val="20"/>
              </w:rPr>
            </w:pPr>
          </w:p>
        </w:tc>
        <w:tc>
          <w:tcPr>
            <w:tcW w:w="2430" w:type="dxa"/>
            <w:shd w:val="clear" w:color="auto" w:fill="auto"/>
          </w:tcPr>
          <w:p w14:paraId="03429F8B" w14:textId="6DB54D51" w:rsidR="00C655B6" w:rsidRPr="00D5163E" w:rsidRDefault="00C655B6" w:rsidP="007E081C">
            <w:pPr>
              <w:rPr>
                <w:rFonts w:cs="Calibri"/>
                <w:szCs w:val="20"/>
              </w:rPr>
            </w:pPr>
            <w:r w:rsidRPr="00D5163E">
              <w:rPr>
                <w:rFonts w:cs="Calibri"/>
                <w:szCs w:val="20"/>
              </w:rPr>
              <w:t>PPP Contractor (ESCO</w:t>
            </w:r>
            <w:r w:rsidR="00AE04C8" w:rsidRPr="00D5163E">
              <w:rPr>
                <w:rFonts w:cs="Calibri"/>
                <w:szCs w:val="20"/>
              </w:rPr>
              <w:t xml:space="preserve"> or project developer</w:t>
            </w:r>
            <w:r w:rsidRPr="00D5163E">
              <w:rPr>
                <w:rFonts w:cs="Calibri"/>
                <w:szCs w:val="20"/>
              </w:rPr>
              <w:t>)</w:t>
            </w:r>
          </w:p>
        </w:tc>
        <w:tc>
          <w:tcPr>
            <w:tcW w:w="4050" w:type="dxa"/>
            <w:shd w:val="clear" w:color="auto" w:fill="auto"/>
          </w:tcPr>
          <w:p w14:paraId="2DEF583C" w14:textId="341F637A" w:rsidR="00C655B6" w:rsidRPr="00D5163E" w:rsidRDefault="00C655B6" w:rsidP="007E081C">
            <w:pPr>
              <w:rPr>
                <w:rFonts w:cs="Calibri"/>
                <w:szCs w:val="20"/>
              </w:rPr>
            </w:pPr>
            <w:r w:rsidRPr="00D5163E">
              <w:rPr>
                <w:rFonts w:cs="Calibri"/>
                <w:szCs w:val="20"/>
              </w:rPr>
              <w:t xml:space="preserve">Responsible for designing the project, </w:t>
            </w:r>
            <w:r w:rsidR="00AE04C8" w:rsidRPr="00D5163E">
              <w:rPr>
                <w:rFonts w:cs="Calibri"/>
                <w:szCs w:val="20"/>
              </w:rPr>
              <w:t xml:space="preserve">providing the funds through equity or loans with loan guarantee back up by a Loan guarantee facility, such as IIGF, </w:t>
            </w:r>
            <w:r w:rsidRPr="00D5163E">
              <w:rPr>
                <w:rFonts w:cs="Calibri"/>
                <w:szCs w:val="20"/>
              </w:rPr>
              <w:t>implementing it, reporting the progress, and maintenance of the project.</w:t>
            </w:r>
          </w:p>
        </w:tc>
      </w:tr>
      <w:tr w:rsidR="00C655B6" w:rsidRPr="00D5163E" w14:paraId="5069AA4A" w14:textId="77777777" w:rsidTr="00732D72">
        <w:trPr>
          <w:trHeight w:val="49"/>
          <w:jc w:val="center"/>
        </w:trPr>
        <w:tc>
          <w:tcPr>
            <w:tcW w:w="2695" w:type="dxa"/>
            <w:vMerge w:val="restart"/>
            <w:shd w:val="clear" w:color="auto" w:fill="auto"/>
          </w:tcPr>
          <w:p w14:paraId="1C868D08" w14:textId="77777777" w:rsidR="00C655B6" w:rsidRPr="00D5163E" w:rsidRDefault="00C655B6" w:rsidP="00DD7CE7">
            <w:pPr>
              <w:pStyle w:val="ListParagraph"/>
              <w:numPr>
                <w:ilvl w:val="0"/>
                <w:numId w:val="58"/>
              </w:numPr>
              <w:ind w:left="330" w:hanging="270"/>
              <w:contextualSpacing/>
              <w:jc w:val="both"/>
              <w:rPr>
                <w:rFonts w:ascii="Calibri" w:hAnsi="Calibri" w:cs="Calibri"/>
                <w:b/>
                <w:noProof/>
                <w:sz w:val="20"/>
                <w:szCs w:val="20"/>
              </w:rPr>
            </w:pPr>
            <w:r w:rsidRPr="00D5163E">
              <w:rPr>
                <w:rFonts w:ascii="Calibri" w:hAnsi="Calibri" w:cs="Calibri"/>
                <w:b/>
                <w:sz w:val="20"/>
                <w:szCs w:val="20"/>
              </w:rPr>
              <w:t>Estimated Budget</w:t>
            </w:r>
          </w:p>
        </w:tc>
        <w:tc>
          <w:tcPr>
            <w:tcW w:w="2430" w:type="dxa"/>
            <w:shd w:val="clear" w:color="auto" w:fill="auto"/>
          </w:tcPr>
          <w:p w14:paraId="70DD26A6" w14:textId="6CC4D01F" w:rsidR="00C655B6" w:rsidRPr="00D5163E" w:rsidRDefault="00477FF0" w:rsidP="007E081C">
            <w:pPr>
              <w:rPr>
                <w:rFonts w:cs="Calibri"/>
                <w:szCs w:val="20"/>
              </w:rPr>
            </w:pPr>
            <w:r w:rsidRPr="00D5163E">
              <w:rPr>
                <w:rFonts w:cs="Calibri"/>
                <w:szCs w:val="20"/>
              </w:rPr>
              <w:t>Installing metering for street lighting</w:t>
            </w:r>
          </w:p>
        </w:tc>
        <w:tc>
          <w:tcPr>
            <w:tcW w:w="4050" w:type="dxa"/>
            <w:shd w:val="clear" w:color="auto" w:fill="auto"/>
          </w:tcPr>
          <w:p w14:paraId="6F2097BA" w14:textId="478E7408" w:rsidR="00C655B6" w:rsidRPr="00D5163E" w:rsidRDefault="00477FF0" w:rsidP="007E081C">
            <w:pPr>
              <w:rPr>
                <w:rFonts w:cs="Calibri"/>
                <w:szCs w:val="20"/>
              </w:rPr>
            </w:pPr>
            <w:r w:rsidRPr="00D5163E">
              <w:rPr>
                <w:rFonts w:cs="Calibri"/>
                <w:szCs w:val="20"/>
              </w:rPr>
              <w:t>USD 100,000</w:t>
            </w:r>
          </w:p>
        </w:tc>
      </w:tr>
      <w:tr w:rsidR="00477FF0" w:rsidRPr="00D5163E" w14:paraId="75E1554A" w14:textId="77777777" w:rsidTr="00732D72">
        <w:trPr>
          <w:trHeight w:val="49"/>
          <w:jc w:val="center"/>
        </w:trPr>
        <w:tc>
          <w:tcPr>
            <w:tcW w:w="2695" w:type="dxa"/>
            <w:vMerge/>
            <w:shd w:val="clear" w:color="auto" w:fill="auto"/>
          </w:tcPr>
          <w:p w14:paraId="0F2C8A6F" w14:textId="77777777" w:rsidR="00477FF0" w:rsidRPr="00D5163E" w:rsidRDefault="00477FF0" w:rsidP="00DD7CE7">
            <w:pPr>
              <w:pStyle w:val="ListParagraph"/>
              <w:numPr>
                <w:ilvl w:val="0"/>
                <w:numId w:val="58"/>
              </w:numPr>
              <w:ind w:left="330" w:hanging="270"/>
              <w:contextualSpacing/>
              <w:jc w:val="both"/>
              <w:rPr>
                <w:rFonts w:ascii="Calibri" w:hAnsi="Calibri" w:cs="Calibri"/>
                <w:b/>
                <w:sz w:val="20"/>
                <w:szCs w:val="20"/>
              </w:rPr>
            </w:pPr>
          </w:p>
        </w:tc>
        <w:tc>
          <w:tcPr>
            <w:tcW w:w="2430" w:type="dxa"/>
            <w:shd w:val="clear" w:color="auto" w:fill="auto"/>
          </w:tcPr>
          <w:p w14:paraId="3AC76A77" w14:textId="1E9039AF" w:rsidR="00477FF0" w:rsidRPr="00D5163E" w:rsidRDefault="00477FF0" w:rsidP="00477FF0">
            <w:pPr>
              <w:rPr>
                <w:rFonts w:cs="Calibri"/>
                <w:szCs w:val="20"/>
              </w:rPr>
            </w:pPr>
            <w:r w:rsidRPr="00D5163E">
              <w:rPr>
                <w:rFonts w:cs="Calibri"/>
                <w:szCs w:val="20"/>
              </w:rPr>
              <w:t>Project Final Business Case and Contracting Supervision</w:t>
            </w:r>
          </w:p>
        </w:tc>
        <w:tc>
          <w:tcPr>
            <w:tcW w:w="4050" w:type="dxa"/>
            <w:shd w:val="clear" w:color="auto" w:fill="auto"/>
          </w:tcPr>
          <w:p w14:paraId="0F4C1C2B" w14:textId="1E01B6E2" w:rsidR="00477FF0" w:rsidRPr="00D5163E" w:rsidRDefault="00477FF0" w:rsidP="00477FF0">
            <w:pPr>
              <w:rPr>
                <w:rFonts w:cs="Calibri"/>
                <w:szCs w:val="20"/>
              </w:rPr>
            </w:pPr>
            <w:r w:rsidRPr="00D5163E">
              <w:rPr>
                <w:rFonts w:cs="Calibri"/>
                <w:szCs w:val="20"/>
              </w:rPr>
              <w:t>USD 100,000</w:t>
            </w:r>
          </w:p>
        </w:tc>
      </w:tr>
      <w:tr w:rsidR="00477FF0" w:rsidRPr="00D5163E" w14:paraId="6D9EBAFB" w14:textId="77777777" w:rsidTr="00732D72">
        <w:trPr>
          <w:trHeight w:val="49"/>
          <w:jc w:val="center"/>
        </w:trPr>
        <w:tc>
          <w:tcPr>
            <w:tcW w:w="2695" w:type="dxa"/>
            <w:vMerge/>
            <w:shd w:val="clear" w:color="auto" w:fill="auto"/>
          </w:tcPr>
          <w:p w14:paraId="00B6AC22" w14:textId="77777777" w:rsidR="00477FF0" w:rsidRPr="00D5163E" w:rsidRDefault="00477FF0" w:rsidP="00DD7CE7">
            <w:pPr>
              <w:pStyle w:val="ListParagraph"/>
              <w:numPr>
                <w:ilvl w:val="0"/>
                <w:numId w:val="58"/>
              </w:numPr>
              <w:ind w:left="330" w:hanging="270"/>
              <w:contextualSpacing/>
              <w:jc w:val="both"/>
              <w:rPr>
                <w:rFonts w:ascii="Calibri" w:hAnsi="Calibri" w:cs="Calibri"/>
                <w:b/>
                <w:sz w:val="20"/>
                <w:szCs w:val="20"/>
              </w:rPr>
            </w:pPr>
          </w:p>
        </w:tc>
        <w:tc>
          <w:tcPr>
            <w:tcW w:w="2430" w:type="dxa"/>
            <w:shd w:val="clear" w:color="auto" w:fill="auto"/>
          </w:tcPr>
          <w:p w14:paraId="7AF64042" w14:textId="77777777" w:rsidR="00477FF0" w:rsidRPr="00D5163E" w:rsidRDefault="00477FF0" w:rsidP="00477FF0">
            <w:pPr>
              <w:rPr>
                <w:rFonts w:cs="Calibri"/>
                <w:szCs w:val="20"/>
              </w:rPr>
            </w:pPr>
            <w:r w:rsidRPr="00D5163E">
              <w:rPr>
                <w:rFonts w:cs="Calibri"/>
                <w:szCs w:val="20"/>
              </w:rPr>
              <w:t>Investment Assistance &amp; Installation</w:t>
            </w:r>
          </w:p>
        </w:tc>
        <w:tc>
          <w:tcPr>
            <w:tcW w:w="4050" w:type="dxa"/>
            <w:shd w:val="clear" w:color="auto" w:fill="auto"/>
          </w:tcPr>
          <w:p w14:paraId="540C0EC0" w14:textId="4F2A3F74" w:rsidR="00477FF0" w:rsidRPr="00D5163E" w:rsidRDefault="00477FF0" w:rsidP="00477FF0">
            <w:pPr>
              <w:rPr>
                <w:rFonts w:cs="Calibri"/>
                <w:szCs w:val="20"/>
              </w:rPr>
            </w:pPr>
            <w:r w:rsidRPr="00D5163E">
              <w:rPr>
                <w:rFonts w:cs="Calibri"/>
                <w:szCs w:val="20"/>
              </w:rPr>
              <w:t>USD 591,500</w:t>
            </w:r>
          </w:p>
        </w:tc>
      </w:tr>
      <w:tr w:rsidR="00477FF0" w:rsidRPr="00D5163E" w14:paraId="5A229632" w14:textId="77777777" w:rsidTr="00732D72">
        <w:trPr>
          <w:trHeight w:val="49"/>
          <w:jc w:val="center"/>
        </w:trPr>
        <w:tc>
          <w:tcPr>
            <w:tcW w:w="2695" w:type="dxa"/>
            <w:vMerge/>
            <w:shd w:val="clear" w:color="auto" w:fill="auto"/>
          </w:tcPr>
          <w:p w14:paraId="7D782A36" w14:textId="77777777" w:rsidR="00477FF0" w:rsidRPr="00D5163E" w:rsidRDefault="00477FF0" w:rsidP="00DD7CE7">
            <w:pPr>
              <w:pStyle w:val="ListParagraph"/>
              <w:numPr>
                <w:ilvl w:val="0"/>
                <w:numId w:val="58"/>
              </w:numPr>
              <w:ind w:left="330" w:hanging="270"/>
              <w:contextualSpacing/>
              <w:jc w:val="both"/>
              <w:rPr>
                <w:rFonts w:ascii="Calibri" w:hAnsi="Calibri" w:cs="Calibri"/>
                <w:b/>
                <w:sz w:val="20"/>
                <w:szCs w:val="20"/>
              </w:rPr>
            </w:pPr>
          </w:p>
        </w:tc>
        <w:tc>
          <w:tcPr>
            <w:tcW w:w="2430" w:type="dxa"/>
            <w:shd w:val="clear" w:color="auto" w:fill="auto"/>
          </w:tcPr>
          <w:p w14:paraId="05F863B7" w14:textId="7EA648A9" w:rsidR="00477FF0" w:rsidRPr="00D5163E" w:rsidRDefault="00477FF0" w:rsidP="00477FF0">
            <w:pPr>
              <w:rPr>
                <w:rFonts w:cs="Calibri"/>
                <w:szCs w:val="20"/>
              </w:rPr>
            </w:pPr>
            <w:r w:rsidRPr="00D5163E">
              <w:rPr>
                <w:rFonts w:cs="Calibri"/>
                <w:szCs w:val="20"/>
              </w:rPr>
              <w:t>Contracting</w:t>
            </w:r>
            <w:r w:rsidR="00EF71AA" w:rsidRPr="00D5163E">
              <w:rPr>
                <w:rFonts w:cs="Calibri"/>
                <w:szCs w:val="20"/>
              </w:rPr>
              <w:t>, O&amp;M</w:t>
            </w:r>
            <w:r w:rsidRPr="00D5163E">
              <w:rPr>
                <w:rFonts w:cs="Calibri"/>
                <w:szCs w:val="20"/>
              </w:rPr>
              <w:t xml:space="preserve"> and Replication Preparation</w:t>
            </w:r>
          </w:p>
        </w:tc>
        <w:tc>
          <w:tcPr>
            <w:tcW w:w="4050" w:type="dxa"/>
            <w:shd w:val="clear" w:color="auto" w:fill="auto"/>
          </w:tcPr>
          <w:p w14:paraId="25160DF7" w14:textId="37BB01AC" w:rsidR="00477FF0" w:rsidRPr="00D5163E" w:rsidRDefault="00477FF0" w:rsidP="00477FF0">
            <w:pPr>
              <w:rPr>
                <w:rFonts w:cs="Calibri"/>
                <w:szCs w:val="20"/>
              </w:rPr>
            </w:pPr>
            <w:r w:rsidRPr="00D5163E">
              <w:rPr>
                <w:rFonts w:cs="Calibri"/>
                <w:szCs w:val="20"/>
              </w:rPr>
              <w:t xml:space="preserve">USD </w:t>
            </w:r>
            <w:r w:rsidR="007616BA" w:rsidRPr="00D5163E">
              <w:rPr>
                <w:rFonts w:cs="Calibri"/>
                <w:szCs w:val="20"/>
              </w:rPr>
              <w:t>28</w:t>
            </w:r>
            <w:r w:rsidRPr="00D5163E">
              <w:rPr>
                <w:rFonts w:cs="Calibri"/>
                <w:szCs w:val="20"/>
              </w:rPr>
              <w:t>,000</w:t>
            </w:r>
          </w:p>
        </w:tc>
      </w:tr>
      <w:tr w:rsidR="00477FF0" w:rsidRPr="00D5163E" w14:paraId="4B41C50C" w14:textId="77777777" w:rsidTr="00732D72">
        <w:trPr>
          <w:trHeight w:val="49"/>
          <w:jc w:val="center"/>
        </w:trPr>
        <w:tc>
          <w:tcPr>
            <w:tcW w:w="2695" w:type="dxa"/>
            <w:vMerge/>
            <w:shd w:val="clear" w:color="auto" w:fill="auto"/>
          </w:tcPr>
          <w:p w14:paraId="7BE8D15B" w14:textId="77777777" w:rsidR="00477FF0" w:rsidRPr="00D5163E" w:rsidRDefault="00477FF0" w:rsidP="00DD7CE7">
            <w:pPr>
              <w:pStyle w:val="ListParagraph"/>
              <w:numPr>
                <w:ilvl w:val="0"/>
                <w:numId w:val="58"/>
              </w:numPr>
              <w:ind w:left="330" w:hanging="270"/>
              <w:contextualSpacing/>
              <w:jc w:val="both"/>
              <w:rPr>
                <w:rFonts w:ascii="Calibri" w:hAnsi="Calibri" w:cs="Calibri"/>
                <w:b/>
                <w:sz w:val="20"/>
                <w:szCs w:val="20"/>
              </w:rPr>
            </w:pPr>
          </w:p>
        </w:tc>
        <w:tc>
          <w:tcPr>
            <w:tcW w:w="2430" w:type="dxa"/>
            <w:shd w:val="clear" w:color="auto" w:fill="auto"/>
          </w:tcPr>
          <w:p w14:paraId="2DB47E0E" w14:textId="77777777" w:rsidR="00477FF0" w:rsidRPr="00D5163E" w:rsidRDefault="00477FF0" w:rsidP="00477FF0">
            <w:pPr>
              <w:rPr>
                <w:rFonts w:cs="Calibri"/>
                <w:szCs w:val="20"/>
              </w:rPr>
            </w:pPr>
            <w:r w:rsidRPr="00D5163E">
              <w:rPr>
                <w:rFonts w:cs="Calibri"/>
                <w:b/>
                <w:szCs w:val="20"/>
              </w:rPr>
              <w:t>Total</w:t>
            </w:r>
          </w:p>
        </w:tc>
        <w:tc>
          <w:tcPr>
            <w:tcW w:w="4050" w:type="dxa"/>
            <w:shd w:val="clear" w:color="auto" w:fill="auto"/>
          </w:tcPr>
          <w:p w14:paraId="0054AB71" w14:textId="2122C34A" w:rsidR="00477FF0" w:rsidRPr="00D5163E" w:rsidRDefault="00477FF0" w:rsidP="00477FF0">
            <w:pPr>
              <w:rPr>
                <w:rFonts w:cs="Calibri"/>
                <w:szCs w:val="20"/>
              </w:rPr>
            </w:pPr>
            <w:r w:rsidRPr="00D5163E">
              <w:rPr>
                <w:rFonts w:cs="Calibri"/>
                <w:b/>
                <w:szCs w:val="20"/>
              </w:rPr>
              <w:t xml:space="preserve">USD </w:t>
            </w:r>
            <w:r w:rsidR="00EF71AA" w:rsidRPr="00D5163E">
              <w:rPr>
                <w:rFonts w:cs="Calibri"/>
                <w:b/>
                <w:szCs w:val="20"/>
              </w:rPr>
              <w:t>819</w:t>
            </w:r>
            <w:r w:rsidRPr="00D5163E">
              <w:rPr>
                <w:rFonts w:cs="Calibri"/>
                <w:b/>
                <w:szCs w:val="20"/>
              </w:rPr>
              <w:t>,500</w:t>
            </w:r>
          </w:p>
        </w:tc>
      </w:tr>
      <w:tr w:rsidR="00477FF0" w:rsidRPr="00D5163E" w14:paraId="0E979444" w14:textId="77777777" w:rsidTr="00732D72">
        <w:trPr>
          <w:trHeight w:val="252"/>
          <w:jc w:val="center"/>
        </w:trPr>
        <w:tc>
          <w:tcPr>
            <w:tcW w:w="2695" w:type="dxa"/>
            <w:vMerge w:val="restart"/>
            <w:shd w:val="clear" w:color="auto" w:fill="auto"/>
          </w:tcPr>
          <w:p w14:paraId="353143A4" w14:textId="77777777" w:rsidR="00477FF0" w:rsidRPr="00D5163E" w:rsidRDefault="00477FF0" w:rsidP="00DD7CE7">
            <w:pPr>
              <w:pStyle w:val="ListParagraph"/>
              <w:numPr>
                <w:ilvl w:val="0"/>
                <w:numId w:val="58"/>
              </w:numPr>
              <w:ind w:left="330" w:hanging="270"/>
              <w:contextualSpacing/>
              <w:jc w:val="both"/>
              <w:rPr>
                <w:rFonts w:ascii="Calibri" w:hAnsi="Calibri" w:cs="Calibri"/>
                <w:b/>
                <w:noProof/>
                <w:sz w:val="20"/>
                <w:szCs w:val="20"/>
              </w:rPr>
            </w:pPr>
            <w:r w:rsidRPr="00D5163E">
              <w:rPr>
                <w:rFonts w:ascii="Calibri" w:hAnsi="Calibri" w:cs="Calibri"/>
                <w:b/>
                <w:sz w:val="20"/>
                <w:szCs w:val="20"/>
              </w:rPr>
              <w:t>Implementation Timeline</w:t>
            </w:r>
          </w:p>
        </w:tc>
        <w:tc>
          <w:tcPr>
            <w:tcW w:w="2430" w:type="dxa"/>
            <w:shd w:val="clear" w:color="auto" w:fill="auto"/>
          </w:tcPr>
          <w:p w14:paraId="3DFCAA1E" w14:textId="77777777" w:rsidR="00477FF0" w:rsidRPr="00D5163E" w:rsidRDefault="00477FF0" w:rsidP="00477FF0">
            <w:pPr>
              <w:rPr>
                <w:rFonts w:cs="Calibri"/>
                <w:szCs w:val="20"/>
              </w:rPr>
            </w:pPr>
            <w:r w:rsidRPr="00D5163E">
              <w:rPr>
                <w:rFonts w:cs="Calibri"/>
                <w:szCs w:val="20"/>
              </w:rPr>
              <w:t>Project Final Business Case and Contracting Supervision</w:t>
            </w:r>
          </w:p>
        </w:tc>
        <w:tc>
          <w:tcPr>
            <w:tcW w:w="4050" w:type="dxa"/>
            <w:shd w:val="clear" w:color="auto" w:fill="auto"/>
          </w:tcPr>
          <w:p w14:paraId="21171BF0" w14:textId="022437D2" w:rsidR="00477FF0" w:rsidRPr="00D5163E" w:rsidRDefault="00477FF0" w:rsidP="00477FF0">
            <w:pPr>
              <w:rPr>
                <w:rFonts w:cs="Calibri"/>
                <w:szCs w:val="20"/>
              </w:rPr>
            </w:pPr>
            <w:r w:rsidRPr="00D5163E">
              <w:rPr>
                <w:rFonts w:cs="Calibri"/>
                <w:szCs w:val="20"/>
              </w:rPr>
              <w:t>January 2019 to June 2019</w:t>
            </w:r>
          </w:p>
        </w:tc>
      </w:tr>
      <w:tr w:rsidR="00477FF0" w:rsidRPr="00D5163E" w14:paraId="273CB07B" w14:textId="77777777" w:rsidTr="00732D72">
        <w:trPr>
          <w:trHeight w:val="251"/>
          <w:jc w:val="center"/>
        </w:trPr>
        <w:tc>
          <w:tcPr>
            <w:tcW w:w="2695" w:type="dxa"/>
            <w:vMerge/>
            <w:shd w:val="clear" w:color="auto" w:fill="auto"/>
          </w:tcPr>
          <w:p w14:paraId="681FB284" w14:textId="77777777" w:rsidR="00477FF0" w:rsidRPr="00D5163E" w:rsidRDefault="00477FF0" w:rsidP="00DD7CE7">
            <w:pPr>
              <w:pStyle w:val="ListParagraph"/>
              <w:numPr>
                <w:ilvl w:val="0"/>
                <w:numId w:val="58"/>
              </w:numPr>
              <w:ind w:left="330" w:hanging="270"/>
              <w:contextualSpacing/>
              <w:jc w:val="both"/>
              <w:rPr>
                <w:rFonts w:ascii="Calibri" w:hAnsi="Calibri" w:cs="Calibri"/>
                <w:b/>
                <w:sz w:val="20"/>
                <w:szCs w:val="20"/>
              </w:rPr>
            </w:pPr>
          </w:p>
        </w:tc>
        <w:tc>
          <w:tcPr>
            <w:tcW w:w="2430" w:type="dxa"/>
            <w:shd w:val="clear" w:color="auto" w:fill="auto"/>
          </w:tcPr>
          <w:p w14:paraId="23106C8A" w14:textId="77777777" w:rsidR="00477FF0" w:rsidRPr="00D5163E" w:rsidRDefault="00477FF0" w:rsidP="00477FF0">
            <w:pPr>
              <w:rPr>
                <w:rFonts w:cs="Calibri"/>
                <w:szCs w:val="20"/>
              </w:rPr>
            </w:pPr>
            <w:r w:rsidRPr="00D5163E">
              <w:rPr>
                <w:rFonts w:cs="Calibri"/>
                <w:szCs w:val="20"/>
              </w:rPr>
              <w:t>Investment Assistance</w:t>
            </w:r>
          </w:p>
        </w:tc>
        <w:tc>
          <w:tcPr>
            <w:tcW w:w="4050" w:type="dxa"/>
            <w:shd w:val="clear" w:color="auto" w:fill="auto"/>
          </w:tcPr>
          <w:p w14:paraId="4820A3E7" w14:textId="7AB954DC" w:rsidR="00477FF0" w:rsidRPr="00D5163E" w:rsidRDefault="00477FF0" w:rsidP="00477FF0">
            <w:pPr>
              <w:rPr>
                <w:rFonts w:cs="Calibri"/>
                <w:szCs w:val="20"/>
              </w:rPr>
            </w:pPr>
            <w:r w:rsidRPr="00D5163E">
              <w:rPr>
                <w:rFonts w:cs="Calibri"/>
                <w:szCs w:val="20"/>
              </w:rPr>
              <w:t>January 2019 to End of Contract</w:t>
            </w:r>
          </w:p>
        </w:tc>
      </w:tr>
      <w:tr w:rsidR="00477FF0" w:rsidRPr="00D5163E" w14:paraId="14E26292" w14:textId="77777777" w:rsidTr="00732D72">
        <w:trPr>
          <w:trHeight w:val="251"/>
          <w:jc w:val="center"/>
        </w:trPr>
        <w:tc>
          <w:tcPr>
            <w:tcW w:w="2695" w:type="dxa"/>
            <w:vMerge/>
            <w:shd w:val="clear" w:color="auto" w:fill="auto"/>
          </w:tcPr>
          <w:p w14:paraId="5E4B372C" w14:textId="77777777" w:rsidR="00477FF0" w:rsidRPr="00D5163E" w:rsidRDefault="00477FF0" w:rsidP="00DD7CE7">
            <w:pPr>
              <w:pStyle w:val="ListParagraph"/>
              <w:numPr>
                <w:ilvl w:val="0"/>
                <w:numId w:val="58"/>
              </w:numPr>
              <w:ind w:left="330" w:hanging="270"/>
              <w:contextualSpacing/>
              <w:jc w:val="both"/>
              <w:rPr>
                <w:rFonts w:ascii="Calibri" w:hAnsi="Calibri" w:cs="Calibri"/>
                <w:b/>
                <w:sz w:val="20"/>
                <w:szCs w:val="20"/>
              </w:rPr>
            </w:pPr>
          </w:p>
        </w:tc>
        <w:tc>
          <w:tcPr>
            <w:tcW w:w="2430" w:type="dxa"/>
            <w:shd w:val="clear" w:color="auto" w:fill="auto"/>
          </w:tcPr>
          <w:p w14:paraId="069080AF" w14:textId="77777777" w:rsidR="00477FF0" w:rsidRPr="00D5163E" w:rsidRDefault="00477FF0" w:rsidP="00477FF0">
            <w:pPr>
              <w:rPr>
                <w:rFonts w:cs="Calibri"/>
                <w:szCs w:val="20"/>
              </w:rPr>
            </w:pPr>
            <w:r w:rsidRPr="00D5163E">
              <w:rPr>
                <w:rFonts w:cs="Calibri"/>
                <w:szCs w:val="20"/>
              </w:rPr>
              <w:t>Replication Preparation</w:t>
            </w:r>
          </w:p>
        </w:tc>
        <w:tc>
          <w:tcPr>
            <w:tcW w:w="4050" w:type="dxa"/>
            <w:shd w:val="clear" w:color="auto" w:fill="auto"/>
          </w:tcPr>
          <w:p w14:paraId="70A56A0D" w14:textId="1D128829" w:rsidR="00477FF0" w:rsidRPr="00D5163E" w:rsidRDefault="00477FF0" w:rsidP="00477FF0">
            <w:pPr>
              <w:rPr>
                <w:rFonts w:cs="Calibri"/>
                <w:szCs w:val="20"/>
              </w:rPr>
            </w:pPr>
            <w:r w:rsidRPr="00D5163E">
              <w:rPr>
                <w:rFonts w:cs="Calibri"/>
                <w:szCs w:val="20"/>
              </w:rPr>
              <w:t>June 2019 to January 2021</w:t>
            </w:r>
          </w:p>
        </w:tc>
      </w:tr>
    </w:tbl>
    <w:p w14:paraId="4BEC399B" w14:textId="77777777" w:rsidR="00C655B6" w:rsidRPr="00D5163E" w:rsidRDefault="00C655B6" w:rsidP="002C2489"/>
    <w:p w14:paraId="406ABC7C" w14:textId="77777777" w:rsidR="00C655B6" w:rsidRPr="00D5163E" w:rsidRDefault="00C655B6" w:rsidP="00BB05F5">
      <w:pPr>
        <w:spacing w:after="0"/>
        <w:ind w:left="720" w:right="-630"/>
        <w:rPr>
          <w:rFonts w:cs="Calibri"/>
          <w:b/>
          <w:i/>
          <w:sz w:val="22"/>
          <w:szCs w:val="22"/>
        </w:rPr>
      </w:pPr>
      <w:r w:rsidRPr="00D5163E">
        <w:rPr>
          <w:rFonts w:cs="Calibri"/>
          <w:b/>
          <w:i/>
          <w:sz w:val="22"/>
          <w:szCs w:val="22"/>
        </w:rPr>
        <w:t>Introduction</w:t>
      </w:r>
    </w:p>
    <w:p w14:paraId="59CDBE55" w14:textId="77777777" w:rsidR="008C5A37" w:rsidRPr="00D5163E" w:rsidRDefault="008C5A37" w:rsidP="00BB05F5">
      <w:pPr>
        <w:ind w:left="720" w:right="-630"/>
        <w:rPr>
          <w:rFonts w:cs="Calibri"/>
          <w:sz w:val="22"/>
          <w:szCs w:val="22"/>
        </w:rPr>
      </w:pPr>
    </w:p>
    <w:p w14:paraId="2D627892" w14:textId="77777777" w:rsidR="00BB05F5" w:rsidRPr="00D5163E" w:rsidRDefault="008C5A37" w:rsidP="00BB05F5">
      <w:pPr>
        <w:spacing w:after="0"/>
        <w:ind w:left="720" w:right="-630"/>
        <w:rPr>
          <w:rFonts w:cs="Calibri"/>
          <w:sz w:val="22"/>
          <w:szCs w:val="22"/>
        </w:rPr>
      </w:pPr>
      <w:r w:rsidRPr="00D5163E">
        <w:rPr>
          <w:rFonts w:cs="Calibri"/>
          <w:sz w:val="22"/>
          <w:szCs w:val="22"/>
        </w:rPr>
        <w:t>As provided in government issuances and ministerial decre</w:t>
      </w:r>
      <w:r w:rsidR="001B1740" w:rsidRPr="00D5163E">
        <w:rPr>
          <w:rFonts w:cs="Calibri"/>
          <w:sz w:val="22"/>
          <w:szCs w:val="22"/>
        </w:rPr>
        <w:t>e</w:t>
      </w:r>
      <w:r w:rsidRPr="00D5163E">
        <w:rPr>
          <w:rFonts w:cs="Calibri"/>
          <w:sz w:val="22"/>
          <w:szCs w:val="22"/>
        </w:rPr>
        <w:t>s regarding the PPP rules in infrastructure (to which energy efficiency projects are included), the National and Regional Governments must follow the relevant regulations if they want to develop and implement a PPP project for energy efficiency project infrastructure.</w:t>
      </w:r>
    </w:p>
    <w:p w14:paraId="7961E9A7" w14:textId="77777777" w:rsidR="00BB05F5" w:rsidRPr="00D5163E" w:rsidRDefault="00BB05F5" w:rsidP="00BB05F5">
      <w:pPr>
        <w:spacing w:after="0"/>
        <w:ind w:left="720" w:right="-630"/>
        <w:rPr>
          <w:rFonts w:cs="Calibri"/>
          <w:sz w:val="22"/>
          <w:szCs w:val="22"/>
        </w:rPr>
      </w:pPr>
    </w:p>
    <w:p w14:paraId="1602A35D" w14:textId="35B845FE" w:rsidR="008C5A37" w:rsidRPr="00D5163E" w:rsidRDefault="008C5A37" w:rsidP="00BB05F5">
      <w:pPr>
        <w:spacing w:after="0"/>
        <w:ind w:left="720" w:right="-630"/>
        <w:rPr>
          <w:rFonts w:cs="Calibri"/>
          <w:sz w:val="22"/>
          <w:szCs w:val="22"/>
        </w:rPr>
      </w:pPr>
      <w:r w:rsidRPr="00D5163E">
        <w:rPr>
          <w:rFonts w:cs="Calibri"/>
          <w:sz w:val="22"/>
          <w:szCs w:val="22"/>
        </w:rPr>
        <w:t xml:space="preserve">With the Presidential Decree No. 38 year 2015, it enables regional government to do PPP in energy conservation infrastructure; many cities in Indonesia want to retrofit their old conventional street lighting to high energy efficiency street lighting. In line with this decree, the Minister of Energy and Mineral Resources issued a Ministry Regulation No.14 Year 2016 about Energy Conservation Service Company (ESCO). This regulation covers two kinds of ESCO modalities on treatment of energy savings: (a) the Guaranteed Energy Saving Performance Contract (Guaranteed ESPC) and (b) Shared Energy Saving Performance Contract (Shared ESPC). However, the Ministry of Finance stated that for government, it can only follow a Guaranteed ESPC for the PPP. </w:t>
      </w:r>
      <w:r w:rsidRPr="00D5163E">
        <w:rPr>
          <w:sz w:val="22"/>
          <w:szCs w:val="22"/>
        </w:rPr>
        <w:t xml:space="preserve">In Guaranteed </w:t>
      </w:r>
      <w:r w:rsidRPr="00D5163E">
        <w:rPr>
          <w:rFonts w:cs="Calibri"/>
          <w:sz w:val="22"/>
          <w:szCs w:val="22"/>
        </w:rPr>
        <w:t>ESPC, the ESCO guarantees to the amount of attainable energy saving achievements.</w:t>
      </w:r>
    </w:p>
    <w:p w14:paraId="7E41E9FE" w14:textId="77777777" w:rsidR="008C5A37" w:rsidRPr="00D5163E" w:rsidRDefault="008C5A37" w:rsidP="00BB05F5">
      <w:pPr>
        <w:ind w:left="720" w:right="-630"/>
        <w:rPr>
          <w:rFonts w:cs="Calibri"/>
          <w:sz w:val="22"/>
          <w:szCs w:val="22"/>
        </w:rPr>
      </w:pPr>
    </w:p>
    <w:p w14:paraId="41BAB2DA" w14:textId="77777777" w:rsidR="008C5A37" w:rsidRPr="00D5163E" w:rsidRDefault="008C5A37" w:rsidP="00BB05F5">
      <w:pPr>
        <w:tabs>
          <w:tab w:val="left" w:pos="2700"/>
        </w:tabs>
        <w:spacing w:after="0"/>
        <w:ind w:left="720" w:right="-630"/>
        <w:rPr>
          <w:i/>
          <w:sz w:val="22"/>
          <w:szCs w:val="22"/>
        </w:rPr>
      </w:pPr>
      <w:r w:rsidRPr="00D5163E">
        <w:rPr>
          <w:i/>
          <w:sz w:val="22"/>
          <w:szCs w:val="22"/>
        </w:rPr>
        <w:t>Proposed Financial Mechanism and Sustainability</w:t>
      </w:r>
    </w:p>
    <w:p w14:paraId="326C3F85" w14:textId="77777777" w:rsidR="008C5A37" w:rsidRPr="00D5163E" w:rsidRDefault="008C5A37" w:rsidP="00BB05F5">
      <w:pPr>
        <w:tabs>
          <w:tab w:val="left" w:pos="2700"/>
        </w:tabs>
        <w:spacing w:after="0"/>
        <w:ind w:left="720" w:right="-630"/>
        <w:rPr>
          <w:sz w:val="22"/>
          <w:szCs w:val="22"/>
        </w:rPr>
      </w:pPr>
    </w:p>
    <w:p w14:paraId="47AC4F68" w14:textId="77777777" w:rsidR="00BB05F5" w:rsidRPr="00D5163E" w:rsidRDefault="008C5A37" w:rsidP="00BB05F5">
      <w:pPr>
        <w:tabs>
          <w:tab w:val="left" w:pos="2700"/>
        </w:tabs>
        <w:spacing w:after="0"/>
        <w:ind w:left="720" w:right="-630"/>
        <w:rPr>
          <w:sz w:val="22"/>
          <w:szCs w:val="22"/>
        </w:rPr>
      </w:pPr>
      <w:r w:rsidRPr="00D5163E">
        <w:rPr>
          <w:sz w:val="22"/>
          <w:szCs w:val="22"/>
        </w:rPr>
        <w:lastRenderedPageBreak/>
        <w:t xml:space="preserve">ADLIGHT plans to support this demonstration project by providing the fund for partial investment to retrofit the streetlight </w:t>
      </w:r>
      <w:r w:rsidR="00AE04C8" w:rsidRPr="00D5163E">
        <w:rPr>
          <w:sz w:val="22"/>
          <w:szCs w:val="22"/>
        </w:rPr>
        <w:t xml:space="preserve">since this will involve new designs and protection systems that need to be developed </w:t>
      </w:r>
      <w:r w:rsidRPr="00D5163E">
        <w:rPr>
          <w:sz w:val="22"/>
          <w:szCs w:val="22"/>
        </w:rPr>
        <w:t xml:space="preserve">and to assist the PPP project until contract signing. </w:t>
      </w:r>
      <w:r w:rsidR="00AE04C8" w:rsidRPr="00D5163E">
        <w:rPr>
          <w:sz w:val="22"/>
          <w:szCs w:val="22"/>
        </w:rPr>
        <w:t xml:space="preserve">The EELs for street lighting are quite different from regular LEDs used in buildings. </w:t>
      </w:r>
    </w:p>
    <w:p w14:paraId="18E3B2B5" w14:textId="77777777" w:rsidR="00BB05F5" w:rsidRPr="00D5163E" w:rsidRDefault="00BB05F5" w:rsidP="00BB05F5">
      <w:pPr>
        <w:tabs>
          <w:tab w:val="left" w:pos="2700"/>
        </w:tabs>
        <w:spacing w:after="0"/>
        <w:ind w:left="720" w:right="-630"/>
        <w:rPr>
          <w:sz w:val="22"/>
          <w:szCs w:val="22"/>
        </w:rPr>
      </w:pPr>
    </w:p>
    <w:p w14:paraId="769C2CA5" w14:textId="77777777" w:rsidR="00BB05F5" w:rsidRPr="00D5163E" w:rsidRDefault="004845F2" w:rsidP="00BB05F5">
      <w:pPr>
        <w:tabs>
          <w:tab w:val="left" w:pos="2700"/>
        </w:tabs>
        <w:spacing w:after="0"/>
        <w:ind w:left="720" w:right="-630"/>
        <w:rPr>
          <w:sz w:val="22"/>
          <w:szCs w:val="22"/>
        </w:rPr>
      </w:pPr>
      <w:r w:rsidRPr="00D5163E">
        <w:rPr>
          <w:sz w:val="22"/>
          <w:szCs w:val="22"/>
        </w:rPr>
        <w:t xml:space="preserve">The project will shoulder the up-front cost in terms of the initial procurement and installation costs of the EE lighting systems </w:t>
      </w:r>
      <w:r w:rsidR="005C3022" w:rsidRPr="00D5163E">
        <w:rPr>
          <w:sz w:val="22"/>
          <w:szCs w:val="22"/>
        </w:rPr>
        <w:t xml:space="preserve">and will provide technical assistance in establishing a </w:t>
      </w:r>
      <w:r w:rsidR="002C2489" w:rsidRPr="00D5163E">
        <w:rPr>
          <w:sz w:val="22"/>
          <w:szCs w:val="22"/>
        </w:rPr>
        <w:t>municipality-based</w:t>
      </w:r>
      <w:r w:rsidR="007D3FBF" w:rsidRPr="00D5163E">
        <w:rPr>
          <w:sz w:val="22"/>
          <w:szCs w:val="22"/>
        </w:rPr>
        <w:t xml:space="preserve"> </w:t>
      </w:r>
      <w:r w:rsidR="005C3022" w:rsidRPr="00D5163E">
        <w:rPr>
          <w:sz w:val="22"/>
          <w:szCs w:val="22"/>
        </w:rPr>
        <w:t>cost-recovery scheme</w:t>
      </w:r>
      <w:r w:rsidR="007D3FBF" w:rsidRPr="00D5163E">
        <w:rPr>
          <w:sz w:val="22"/>
          <w:szCs w:val="22"/>
        </w:rPr>
        <w:t>.</w:t>
      </w:r>
      <w:r w:rsidR="005C3022" w:rsidRPr="00D5163E">
        <w:rPr>
          <w:sz w:val="22"/>
          <w:szCs w:val="22"/>
        </w:rPr>
        <w:t xml:space="preserve"> </w:t>
      </w:r>
      <w:r w:rsidR="007D3FBF" w:rsidRPr="00D5163E">
        <w:rPr>
          <w:sz w:val="22"/>
          <w:szCs w:val="22"/>
        </w:rPr>
        <w:t>T</w:t>
      </w:r>
      <w:r w:rsidR="005C3022" w:rsidRPr="00D5163E">
        <w:rPr>
          <w:sz w:val="22"/>
          <w:szCs w:val="22"/>
        </w:rPr>
        <w:t>he</w:t>
      </w:r>
      <w:r w:rsidRPr="00D5163E">
        <w:rPr>
          <w:sz w:val="22"/>
          <w:szCs w:val="22"/>
        </w:rPr>
        <w:t xml:space="preserve"> </w:t>
      </w:r>
      <w:r w:rsidR="007D3FBF" w:rsidRPr="00D5163E">
        <w:rPr>
          <w:sz w:val="22"/>
          <w:szCs w:val="22"/>
        </w:rPr>
        <w:t xml:space="preserve">municipality </w:t>
      </w:r>
      <w:r w:rsidR="005C3022" w:rsidRPr="00D5163E">
        <w:rPr>
          <w:sz w:val="22"/>
          <w:szCs w:val="22"/>
        </w:rPr>
        <w:t xml:space="preserve">can use the fund utilized for the investment support and recovered from the savings to be pooled as seed money to develop a facility that will be used to </w:t>
      </w:r>
      <w:r w:rsidR="0089367B" w:rsidRPr="00D5163E">
        <w:rPr>
          <w:sz w:val="22"/>
          <w:szCs w:val="22"/>
        </w:rPr>
        <w:t xml:space="preserve">accumulate and further </w:t>
      </w:r>
      <w:r w:rsidR="005C3022" w:rsidRPr="00D5163E">
        <w:rPr>
          <w:sz w:val="22"/>
          <w:szCs w:val="22"/>
        </w:rPr>
        <w:t xml:space="preserve">create </w:t>
      </w:r>
      <w:r w:rsidR="0089367B" w:rsidRPr="00D5163E">
        <w:rPr>
          <w:sz w:val="22"/>
          <w:szCs w:val="22"/>
        </w:rPr>
        <w:t xml:space="preserve">more </w:t>
      </w:r>
      <w:r w:rsidR="005C3022" w:rsidRPr="00D5163E">
        <w:rPr>
          <w:sz w:val="22"/>
          <w:szCs w:val="22"/>
        </w:rPr>
        <w:t xml:space="preserve">funds for future street lighting projects. Through the facility, the </w:t>
      </w:r>
      <w:r w:rsidR="007D3FBF" w:rsidRPr="00D5163E">
        <w:rPr>
          <w:sz w:val="22"/>
          <w:szCs w:val="22"/>
        </w:rPr>
        <w:t>municipality</w:t>
      </w:r>
      <w:r w:rsidR="005C3022" w:rsidRPr="00D5163E">
        <w:rPr>
          <w:sz w:val="22"/>
          <w:szCs w:val="22"/>
        </w:rPr>
        <w:t xml:space="preserve"> will </w:t>
      </w:r>
      <w:r w:rsidR="007D3FBF" w:rsidRPr="00D5163E">
        <w:rPr>
          <w:sz w:val="22"/>
          <w:szCs w:val="22"/>
        </w:rPr>
        <w:t xml:space="preserve">be </w:t>
      </w:r>
      <w:r w:rsidRPr="00D5163E">
        <w:rPr>
          <w:sz w:val="22"/>
          <w:szCs w:val="22"/>
        </w:rPr>
        <w:t>allow</w:t>
      </w:r>
      <w:r w:rsidR="007D3FBF" w:rsidRPr="00D5163E">
        <w:rPr>
          <w:sz w:val="22"/>
          <w:szCs w:val="22"/>
        </w:rPr>
        <w:t>ed</w:t>
      </w:r>
      <w:r w:rsidRPr="00D5163E">
        <w:rPr>
          <w:sz w:val="22"/>
          <w:szCs w:val="22"/>
        </w:rPr>
        <w:t xml:space="preserve"> to keep the energy cost savings in order to </w:t>
      </w:r>
      <w:r w:rsidR="005C3022" w:rsidRPr="00D5163E">
        <w:rPr>
          <w:sz w:val="22"/>
          <w:szCs w:val="22"/>
        </w:rPr>
        <w:t>pool</w:t>
      </w:r>
      <w:r w:rsidRPr="00D5163E">
        <w:rPr>
          <w:sz w:val="22"/>
          <w:szCs w:val="22"/>
        </w:rPr>
        <w:t xml:space="preserve"> the</w:t>
      </w:r>
      <w:r w:rsidR="005C3022" w:rsidRPr="00D5163E">
        <w:rPr>
          <w:sz w:val="22"/>
          <w:szCs w:val="22"/>
        </w:rPr>
        <w:t xml:space="preserve"> savings </w:t>
      </w:r>
      <w:r w:rsidRPr="00D5163E">
        <w:rPr>
          <w:sz w:val="22"/>
          <w:szCs w:val="22"/>
        </w:rPr>
        <w:t xml:space="preserve">in a “revolving fund”. With the means in the revolving fund, the municipalities </w:t>
      </w:r>
      <w:r w:rsidR="007D3FBF" w:rsidRPr="00D5163E">
        <w:rPr>
          <w:sz w:val="22"/>
          <w:szCs w:val="22"/>
        </w:rPr>
        <w:t>will</w:t>
      </w:r>
      <w:r w:rsidRPr="00D5163E">
        <w:rPr>
          <w:sz w:val="22"/>
          <w:szCs w:val="22"/>
        </w:rPr>
        <w:t xml:space="preserve"> then </w:t>
      </w:r>
      <w:r w:rsidR="007D3FBF" w:rsidRPr="00D5163E">
        <w:rPr>
          <w:sz w:val="22"/>
          <w:szCs w:val="22"/>
        </w:rPr>
        <w:t xml:space="preserve">be </w:t>
      </w:r>
      <w:r w:rsidRPr="00D5163E">
        <w:rPr>
          <w:sz w:val="22"/>
          <w:szCs w:val="22"/>
        </w:rPr>
        <w:t>a</w:t>
      </w:r>
      <w:r w:rsidR="0089367B" w:rsidRPr="00D5163E">
        <w:rPr>
          <w:sz w:val="22"/>
          <w:szCs w:val="22"/>
        </w:rPr>
        <w:t xml:space="preserve">ble to continue implementing future EE </w:t>
      </w:r>
      <w:r w:rsidRPr="00D5163E">
        <w:rPr>
          <w:sz w:val="22"/>
          <w:szCs w:val="22"/>
        </w:rPr>
        <w:t>street lighting projects.</w:t>
      </w:r>
    </w:p>
    <w:p w14:paraId="53FEA9DC" w14:textId="77777777" w:rsidR="00BB05F5" w:rsidRPr="00D5163E" w:rsidRDefault="00BB05F5" w:rsidP="00BB05F5">
      <w:pPr>
        <w:tabs>
          <w:tab w:val="left" w:pos="2700"/>
        </w:tabs>
        <w:spacing w:after="0"/>
        <w:ind w:left="990" w:right="-450"/>
        <w:rPr>
          <w:sz w:val="22"/>
          <w:szCs w:val="22"/>
        </w:rPr>
      </w:pPr>
    </w:p>
    <w:p w14:paraId="3AE6235B" w14:textId="77777777" w:rsidR="00BB05F5" w:rsidRPr="00D5163E" w:rsidRDefault="001665DC" w:rsidP="00BB05F5">
      <w:pPr>
        <w:tabs>
          <w:tab w:val="left" w:pos="2700"/>
        </w:tabs>
        <w:spacing w:after="0"/>
        <w:ind w:left="720" w:right="-630"/>
        <w:rPr>
          <w:sz w:val="22"/>
          <w:szCs w:val="22"/>
        </w:rPr>
      </w:pPr>
      <w:r w:rsidRPr="00D5163E">
        <w:rPr>
          <w:b/>
          <w:i/>
          <w:sz w:val="22"/>
          <w:szCs w:val="22"/>
        </w:rPr>
        <w:t>The city of Surakarta Streetlight Billing</w:t>
      </w:r>
    </w:p>
    <w:p w14:paraId="226356E6" w14:textId="77777777" w:rsidR="00BB05F5" w:rsidRPr="00D5163E" w:rsidRDefault="00BB05F5" w:rsidP="00BB05F5">
      <w:pPr>
        <w:tabs>
          <w:tab w:val="left" w:pos="2700"/>
        </w:tabs>
        <w:spacing w:after="0"/>
        <w:ind w:left="720" w:right="-630"/>
        <w:rPr>
          <w:sz w:val="22"/>
          <w:szCs w:val="22"/>
        </w:rPr>
      </w:pPr>
    </w:p>
    <w:p w14:paraId="1AD38B87" w14:textId="77777777" w:rsidR="00BB05F5" w:rsidRPr="00D5163E" w:rsidRDefault="001665DC" w:rsidP="00BB05F5">
      <w:pPr>
        <w:tabs>
          <w:tab w:val="left" w:pos="2700"/>
        </w:tabs>
        <w:spacing w:after="0"/>
        <w:ind w:left="720" w:right="-630"/>
        <w:rPr>
          <w:sz w:val="22"/>
          <w:szCs w:val="22"/>
        </w:rPr>
      </w:pPr>
      <w:r w:rsidRPr="00D5163E">
        <w:rPr>
          <w:sz w:val="22"/>
          <w:szCs w:val="22"/>
        </w:rPr>
        <w:t>The electricity bills for the streetlight have increased from year to year</w:t>
      </w:r>
      <w:r w:rsidR="00E01E7A" w:rsidRPr="00D5163E">
        <w:rPr>
          <w:sz w:val="22"/>
          <w:szCs w:val="22"/>
        </w:rPr>
        <w:t xml:space="preserve"> for</w:t>
      </w:r>
      <w:r w:rsidRPr="00D5163E">
        <w:rPr>
          <w:sz w:val="22"/>
          <w:szCs w:val="22"/>
        </w:rPr>
        <w:t xml:space="preserve"> the City of Surakarta, the billing for electricity has increased rapidly. The rapid increase is caused by two factors, the energy price to generate electricity has gone up and the Government of Indonesia has lifted subsidy for streetlight bills. As of 2015, the City of Surakarta streetlight bill was Rp. 44,035,439,005 or around USD 3,310,935. In 2017, the city estimated the streetlight bill will be Rp. 44,400,000,000 or around USD 3,338,346.</w:t>
      </w:r>
    </w:p>
    <w:p w14:paraId="4CB21286" w14:textId="77777777" w:rsidR="00BB05F5" w:rsidRPr="00D5163E" w:rsidRDefault="00BB05F5" w:rsidP="00BB05F5">
      <w:pPr>
        <w:tabs>
          <w:tab w:val="left" w:pos="2700"/>
        </w:tabs>
        <w:spacing w:after="0"/>
        <w:ind w:left="720" w:right="-630"/>
        <w:rPr>
          <w:sz w:val="22"/>
          <w:szCs w:val="22"/>
        </w:rPr>
      </w:pPr>
    </w:p>
    <w:p w14:paraId="003F31D5" w14:textId="77777777" w:rsidR="00BB05F5" w:rsidRPr="00D5163E" w:rsidRDefault="001665DC" w:rsidP="00BB05F5">
      <w:pPr>
        <w:tabs>
          <w:tab w:val="left" w:pos="2700"/>
        </w:tabs>
        <w:spacing w:after="0"/>
        <w:ind w:left="720" w:right="-630"/>
        <w:rPr>
          <w:sz w:val="22"/>
          <w:szCs w:val="22"/>
        </w:rPr>
      </w:pPr>
      <w:r w:rsidRPr="00D5163E">
        <w:rPr>
          <w:b/>
          <w:i/>
          <w:sz w:val="22"/>
          <w:szCs w:val="22"/>
        </w:rPr>
        <w:t>Monitoring, Verification and Enforcement Plan</w:t>
      </w:r>
    </w:p>
    <w:p w14:paraId="00820F2B" w14:textId="77777777" w:rsidR="00BB05F5" w:rsidRPr="00D5163E" w:rsidRDefault="00BB05F5" w:rsidP="00BB05F5">
      <w:pPr>
        <w:tabs>
          <w:tab w:val="left" w:pos="2700"/>
        </w:tabs>
        <w:spacing w:after="0"/>
        <w:ind w:left="720" w:right="-630"/>
        <w:rPr>
          <w:sz w:val="22"/>
          <w:szCs w:val="22"/>
        </w:rPr>
      </w:pPr>
    </w:p>
    <w:p w14:paraId="676B8870" w14:textId="77777777" w:rsidR="00BB05F5" w:rsidRPr="00D5163E" w:rsidRDefault="001665DC" w:rsidP="00BB05F5">
      <w:pPr>
        <w:tabs>
          <w:tab w:val="left" w:pos="2700"/>
        </w:tabs>
        <w:spacing w:after="0"/>
        <w:ind w:left="720" w:right="-630"/>
        <w:rPr>
          <w:sz w:val="22"/>
          <w:szCs w:val="22"/>
        </w:rPr>
      </w:pPr>
      <w:r w:rsidRPr="00D5163E">
        <w:rPr>
          <w:sz w:val="22"/>
          <w:szCs w:val="22"/>
        </w:rPr>
        <w:t>During the implementation and performance contract period, the ADLIGHT project will carry out monitoring, verification, and enforcement (MVE) to make sure the demo project can perform as expected and can become a role model demonstration for future replication.</w:t>
      </w:r>
    </w:p>
    <w:p w14:paraId="6E589A14" w14:textId="77777777" w:rsidR="00BB05F5" w:rsidRPr="00D5163E" w:rsidRDefault="00BB05F5" w:rsidP="00BB05F5">
      <w:pPr>
        <w:tabs>
          <w:tab w:val="left" w:pos="2700"/>
        </w:tabs>
        <w:spacing w:after="0"/>
        <w:ind w:left="720" w:right="-630"/>
        <w:rPr>
          <w:sz w:val="22"/>
          <w:szCs w:val="22"/>
        </w:rPr>
      </w:pPr>
    </w:p>
    <w:p w14:paraId="42B03E4B" w14:textId="77777777" w:rsidR="00BB05F5" w:rsidRPr="00D5163E" w:rsidRDefault="00C655B6" w:rsidP="00BB05F5">
      <w:pPr>
        <w:tabs>
          <w:tab w:val="left" w:pos="2700"/>
        </w:tabs>
        <w:spacing w:after="0"/>
        <w:ind w:left="720" w:right="-630"/>
        <w:rPr>
          <w:sz w:val="22"/>
          <w:szCs w:val="22"/>
        </w:rPr>
      </w:pPr>
      <w:r w:rsidRPr="00D5163E">
        <w:rPr>
          <w:rFonts w:cs="Calibri"/>
          <w:sz w:val="22"/>
          <w:szCs w:val="22"/>
        </w:rPr>
        <w:t xml:space="preserve">On March 20, 2015, the Indonesian President issued a Presidential Decree no. 38 year 2015, the presidential decree is about </w:t>
      </w:r>
      <w:r w:rsidRPr="00D5163E">
        <w:rPr>
          <w:rFonts w:cs="Calibri"/>
          <w:i/>
          <w:sz w:val="22"/>
          <w:szCs w:val="22"/>
        </w:rPr>
        <w:t xml:space="preserve">Kerjasama Pemerintah dengan Badan Usaha dalam penyediaan infrastruktur </w:t>
      </w:r>
      <w:r w:rsidRPr="00D5163E">
        <w:rPr>
          <w:rFonts w:cs="Calibri"/>
          <w:sz w:val="22"/>
          <w:szCs w:val="22"/>
        </w:rPr>
        <w:t>(</w:t>
      </w:r>
      <w:r w:rsidRPr="00D5163E">
        <w:rPr>
          <w:rFonts w:cs="Calibri"/>
          <w:i/>
          <w:sz w:val="22"/>
          <w:szCs w:val="22"/>
        </w:rPr>
        <w:t>KPBU</w:t>
      </w:r>
      <w:r w:rsidRPr="00D5163E">
        <w:rPr>
          <w:rFonts w:cs="Calibri"/>
          <w:sz w:val="22"/>
          <w:szCs w:val="22"/>
        </w:rPr>
        <w:t>)/Public Private Partnership in the provision of infrastructure (PPP). In the Presidential Decree, there are nineteen (19) infrastructures that can be partnership, and one of the infrastructures is energy conservation.</w:t>
      </w:r>
      <w:r w:rsidR="00B170DC" w:rsidRPr="00D5163E">
        <w:rPr>
          <w:rFonts w:cs="Calibri"/>
          <w:sz w:val="22"/>
          <w:szCs w:val="22"/>
        </w:rPr>
        <w:t xml:space="preserve"> </w:t>
      </w:r>
      <w:r w:rsidRPr="00D5163E">
        <w:rPr>
          <w:rFonts w:cs="Calibri"/>
          <w:sz w:val="22"/>
          <w:szCs w:val="22"/>
        </w:rPr>
        <w:t xml:space="preserve">The Presidential Decree required a derivative regulation from Ministry or Institution that handles national development planning, finance and states assets, policy on government goods and services, and domestic government. As instructed by the presidential decree the Ministry and Institution </w:t>
      </w:r>
      <w:r w:rsidR="001665DC" w:rsidRPr="00D5163E">
        <w:rPr>
          <w:rFonts w:cs="Calibri"/>
          <w:sz w:val="22"/>
          <w:szCs w:val="22"/>
        </w:rPr>
        <w:t>issues the necessary regulation.</w:t>
      </w:r>
    </w:p>
    <w:p w14:paraId="42B1A30B" w14:textId="77777777" w:rsidR="00BB05F5" w:rsidRPr="00D5163E" w:rsidRDefault="00BB05F5" w:rsidP="00BB05F5">
      <w:pPr>
        <w:tabs>
          <w:tab w:val="left" w:pos="2700"/>
        </w:tabs>
        <w:spacing w:after="0"/>
        <w:ind w:left="720" w:right="-630"/>
        <w:rPr>
          <w:sz w:val="22"/>
          <w:szCs w:val="22"/>
        </w:rPr>
      </w:pPr>
    </w:p>
    <w:p w14:paraId="4624CD1A" w14:textId="23FFD6F9" w:rsidR="001665DC" w:rsidRPr="00D5163E" w:rsidRDefault="001665DC" w:rsidP="00BB05F5">
      <w:pPr>
        <w:tabs>
          <w:tab w:val="left" w:pos="2700"/>
        </w:tabs>
        <w:spacing w:after="0"/>
        <w:ind w:left="720" w:right="-630"/>
        <w:rPr>
          <w:sz w:val="22"/>
          <w:szCs w:val="22"/>
        </w:rPr>
      </w:pPr>
      <w:r w:rsidRPr="00D5163E">
        <w:rPr>
          <w:sz w:val="22"/>
          <w:szCs w:val="22"/>
        </w:rPr>
        <w:t xml:space="preserve">The total cost to run this project demonstration is estimated to reach USD </w:t>
      </w:r>
      <w:r w:rsidR="00A54797" w:rsidRPr="00D5163E">
        <w:rPr>
          <w:sz w:val="22"/>
          <w:szCs w:val="22"/>
        </w:rPr>
        <w:t>819</w:t>
      </w:r>
      <w:r w:rsidRPr="00D5163E">
        <w:rPr>
          <w:sz w:val="22"/>
          <w:szCs w:val="22"/>
        </w:rPr>
        <w:t>,500</w:t>
      </w:r>
      <w:r w:rsidR="00375B4A" w:rsidRPr="00D5163E">
        <w:rPr>
          <w:rFonts w:cs="Calibri"/>
          <w:sz w:val="22"/>
          <w:szCs w:val="22"/>
        </w:rPr>
        <w:t xml:space="preserve"> </w:t>
      </w:r>
      <w:r w:rsidR="002C57EC" w:rsidRPr="00D5163E">
        <w:rPr>
          <w:rFonts w:cs="Calibri"/>
          <w:sz w:val="22"/>
          <w:szCs w:val="22"/>
        </w:rPr>
        <w:t xml:space="preserve">which is composed of GEF Investment support of </w:t>
      </w:r>
      <w:r w:rsidR="00AA02C0" w:rsidRPr="00D5163E">
        <w:rPr>
          <w:rFonts w:cs="Calibri"/>
          <w:sz w:val="22"/>
          <w:szCs w:val="22"/>
        </w:rPr>
        <w:t xml:space="preserve">up to </w:t>
      </w:r>
      <w:r w:rsidR="002C57EC" w:rsidRPr="00D5163E">
        <w:rPr>
          <w:rFonts w:cs="Calibri"/>
          <w:sz w:val="22"/>
          <w:szCs w:val="22"/>
        </w:rPr>
        <w:t xml:space="preserve">USD 598,500 </w:t>
      </w:r>
      <w:r w:rsidR="00A2266D" w:rsidRPr="00D5163E">
        <w:rPr>
          <w:rFonts w:cs="Calibri"/>
          <w:sz w:val="22"/>
          <w:szCs w:val="22"/>
        </w:rPr>
        <w:t xml:space="preserve">(resources to be shared over </w:t>
      </w:r>
      <w:r w:rsidR="00B170DC" w:rsidRPr="00D5163E">
        <w:rPr>
          <w:rFonts w:cs="Calibri"/>
          <w:sz w:val="22"/>
          <w:szCs w:val="22"/>
        </w:rPr>
        <w:t>2</w:t>
      </w:r>
      <w:r w:rsidR="00A2266D" w:rsidRPr="00D5163E">
        <w:rPr>
          <w:rFonts w:cs="Calibri"/>
          <w:sz w:val="22"/>
          <w:szCs w:val="22"/>
        </w:rPr>
        <w:t xml:space="preserve"> cit</w:t>
      </w:r>
      <w:r w:rsidR="00B170DC" w:rsidRPr="00D5163E">
        <w:rPr>
          <w:rFonts w:cs="Calibri"/>
          <w:sz w:val="22"/>
          <w:szCs w:val="22"/>
        </w:rPr>
        <w:t>ies</w:t>
      </w:r>
      <w:r w:rsidR="00A2266D" w:rsidRPr="00D5163E">
        <w:rPr>
          <w:rFonts w:cs="Calibri"/>
          <w:sz w:val="22"/>
          <w:szCs w:val="22"/>
        </w:rPr>
        <w:t xml:space="preserve">) </w:t>
      </w:r>
      <w:r w:rsidR="002C57EC" w:rsidRPr="00D5163E">
        <w:rPr>
          <w:rFonts w:cs="Calibri"/>
          <w:sz w:val="22"/>
          <w:szCs w:val="22"/>
        </w:rPr>
        <w:t xml:space="preserve">for the procurement of EE lighting system and installation of new power line and commissioning </w:t>
      </w:r>
      <w:r w:rsidR="001554D4" w:rsidRPr="00D5163E">
        <w:rPr>
          <w:rFonts w:cs="Calibri"/>
          <w:sz w:val="22"/>
          <w:szCs w:val="22"/>
        </w:rPr>
        <w:t xml:space="preserve">which could be acquired through regular procurement procedures </w:t>
      </w:r>
      <w:r w:rsidR="002C57EC" w:rsidRPr="00D5163E">
        <w:rPr>
          <w:rFonts w:cs="Calibri"/>
          <w:sz w:val="22"/>
          <w:szCs w:val="22"/>
        </w:rPr>
        <w:t xml:space="preserve">and USD 60,000 for technical assistance support. The city government as user will invest USD </w:t>
      </w:r>
      <w:r w:rsidR="006C464B" w:rsidRPr="00D5163E">
        <w:rPr>
          <w:rFonts w:cs="Calibri"/>
          <w:sz w:val="22"/>
          <w:szCs w:val="22"/>
        </w:rPr>
        <w:t>463</w:t>
      </w:r>
      <w:r w:rsidR="002C57EC" w:rsidRPr="00D5163E">
        <w:rPr>
          <w:rFonts w:cs="Calibri"/>
          <w:sz w:val="22"/>
          <w:szCs w:val="22"/>
        </w:rPr>
        <w:t>,</w:t>
      </w:r>
      <w:r w:rsidR="006C464B" w:rsidRPr="00D5163E">
        <w:rPr>
          <w:rFonts w:cs="Calibri"/>
          <w:sz w:val="22"/>
          <w:szCs w:val="22"/>
        </w:rPr>
        <w:t>75</w:t>
      </w:r>
      <w:r w:rsidR="002C57EC" w:rsidRPr="00D5163E">
        <w:rPr>
          <w:rFonts w:cs="Calibri"/>
          <w:sz w:val="22"/>
          <w:szCs w:val="22"/>
        </w:rPr>
        <w:t xml:space="preserve">0 as counterpart in terms of </w:t>
      </w:r>
      <w:r w:rsidR="006C464B" w:rsidRPr="00D5163E">
        <w:rPr>
          <w:rFonts w:cs="Calibri"/>
          <w:sz w:val="22"/>
          <w:szCs w:val="22"/>
        </w:rPr>
        <w:t xml:space="preserve">costs of metering, </w:t>
      </w:r>
      <w:r w:rsidR="00DB0FC3" w:rsidRPr="00D5163E">
        <w:rPr>
          <w:rFonts w:cs="Calibri"/>
          <w:sz w:val="22"/>
          <w:szCs w:val="22"/>
        </w:rPr>
        <w:t xml:space="preserve">investment costs for lighting equipment, </w:t>
      </w:r>
      <w:r w:rsidR="009E6439" w:rsidRPr="00D5163E">
        <w:rPr>
          <w:rFonts w:cs="Calibri"/>
          <w:sz w:val="22"/>
          <w:szCs w:val="22"/>
        </w:rPr>
        <w:t>consultant costs and operation, maintenance and MVE</w:t>
      </w:r>
      <w:r w:rsidR="00375B4A" w:rsidRPr="00D5163E">
        <w:rPr>
          <w:sz w:val="22"/>
          <w:szCs w:val="22"/>
        </w:rPr>
        <w:t>.</w:t>
      </w:r>
    </w:p>
    <w:p w14:paraId="52816401" w14:textId="77777777" w:rsidR="00825807" w:rsidRPr="00D5163E" w:rsidRDefault="00825807" w:rsidP="00BB05F5">
      <w:pPr>
        <w:tabs>
          <w:tab w:val="left" w:pos="2700"/>
        </w:tabs>
        <w:spacing w:after="0"/>
        <w:ind w:left="720" w:right="-630"/>
        <w:rPr>
          <w:sz w:val="22"/>
          <w:szCs w:val="22"/>
        </w:rPr>
      </w:pPr>
    </w:p>
    <w:p w14:paraId="52354E80" w14:textId="621176B0" w:rsidR="00844123" w:rsidRPr="00D5163E" w:rsidRDefault="00844123" w:rsidP="00BB05F5">
      <w:pPr>
        <w:tabs>
          <w:tab w:val="left" w:pos="2700"/>
        </w:tabs>
        <w:spacing w:after="0"/>
        <w:ind w:left="720" w:right="-630"/>
        <w:rPr>
          <w:sz w:val="22"/>
          <w:szCs w:val="22"/>
        </w:rPr>
      </w:pPr>
    </w:p>
    <w:tbl>
      <w:tblPr>
        <w:tblW w:w="8760" w:type="dxa"/>
        <w:tblInd w:w="620" w:type="dxa"/>
        <w:tblLook w:val="04A0" w:firstRow="1" w:lastRow="0" w:firstColumn="1" w:lastColumn="0" w:noHBand="0" w:noVBand="1"/>
      </w:tblPr>
      <w:tblGrid>
        <w:gridCol w:w="2070"/>
        <w:gridCol w:w="1260"/>
        <w:gridCol w:w="1170"/>
        <w:gridCol w:w="1170"/>
        <w:gridCol w:w="956"/>
        <w:gridCol w:w="1067"/>
        <w:gridCol w:w="1067"/>
      </w:tblGrid>
      <w:tr w:rsidR="00EF54D4" w:rsidRPr="00D5163E" w14:paraId="565CB5EE" w14:textId="77777777" w:rsidTr="00EE61F0">
        <w:trPr>
          <w:trHeight w:val="720"/>
        </w:trPr>
        <w:tc>
          <w:tcPr>
            <w:tcW w:w="207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EF6986F" w14:textId="77777777" w:rsidR="00844123" w:rsidRPr="00D5163E" w:rsidRDefault="00844123" w:rsidP="00825807">
            <w:pPr>
              <w:spacing w:after="0"/>
              <w:ind w:right="-30"/>
              <w:jc w:val="center"/>
              <w:rPr>
                <w:rFonts w:eastAsia="Times New Roman" w:cs="Calibri"/>
                <w:b/>
                <w:bCs/>
                <w:color w:val="000000"/>
                <w:sz w:val="18"/>
                <w:szCs w:val="18"/>
              </w:rPr>
            </w:pPr>
            <w:r w:rsidRPr="00D5163E">
              <w:rPr>
                <w:rFonts w:eastAsia="Times New Roman" w:cs="Calibri"/>
                <w:b/>
                <w:bCs/>
                <w:color w:val="000000"/>
                <w:sz w:val="18"/>
                <w:szCs w:val="18"/>
              </w:rPr>
              <w:t>Activity</w:t>
            </w:r>
          </w:p>
        </w:tc>
        <w:tc>
          <w:tcPr>
            <w:tcW w:w="126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4A62B1A" w14:textId="77777777" w:rsidR="00EF54D4" w:rsidRPr="00D5163E" w:rsidRDefault="00844123" w:rsidP="00825807">
            <w:pPr>
              <w:spacing w:after="0"/>
              <w:ind w:right="-30"/>
              <w:jc w:val="center"/>
              <w:rPr>
                <w:rFonts w:eastAsia="Times New Roman" w:cs="Calibri"/>
                <w:b/>
                <w:bCs/>
                <w:color w:val="000000"/>
                <w:sz w:val="18"/>
                <w:szCs w:val="18"/>
              </w:rPr>
            </w:pPr>
            <w:r w:rsidRPr="00D5163E">
              <w:rPr>
                <w:rFonts w:eastAsia="Times New Roman" w:cs="Calibri"/>
                <w:b/>
                <w:bCs/>
                <w:color w:val="000000"/>
                <w:sz w:val="18"/>
                <w:szCs w:val="18"/>
              </w:rPr>
              <w:t xml:space="preserve">Estimated Cost </w:t>
            </w:r>
          </w:p>
          <w:p w14:paraId="5542D6EE" w14:textId="50AB3F3F" w:rsidR="00844123" w:rsidRPr="00D5163E" w:rsidRDefault="00844123" w:rsidP="00825807">
            <w:pPr>
              <w:spacing w:after="0"/>
              <w:ind w:right="-30"/>
              <w:jc w:val="center"/>
              <w:rPr>
                <w:rFonts w:eastAsia="Times New Roman" w:cs="Calibri"/>
                <w:b/>
                <w:bCs/>
                <w:color w:val="000000"/>
                <w:sz w:val="18"/>
                <w:szCs w:val="18"/>
              </w:rPr>
            </w:pPr>
            <w:r w:rsidRPr="00D5163E">
              <w:rPr>
                <w:rFonts w:eastAsia="Times New Roman" w:cs="Calibri"/>
                <w:b/>
                <w:bCs/>
                <w:color w:val="000000"/>
                <w:sz w:val="18"/>
                <w:szCs w:val="18"/>
              </w:rPr>
              <w:br/>
            </w:r>
            <w:r w:rsidRPr="00D5163E">
              <w:rPr>
                <w:rFonts w:eastAsia="Times New Roman" w:cs="Calibri"/>
                <w:b/>
                <w:bCs/>
                <w:color w:val="000000"/>
                <w:sz w:val="18"/>
                <w:szCs w:val="18"/>
                <w:u w:val="single"/>
              </w:rPr>
              <w:t>PER CITY</w:t>
            </w:r>
          </w:p>
        </w:tc>
        <w:tc>
          <w:tcPr>
            <w:tcW w:w="1170" w:type="dxa"/>
            <w:tcBorders>
              <w:top w:val="single" w:sz="8" w:space="0" w:color="auto"/>
              <w:left w:val="nil"/>
              <w:bottom w:val="nil"/>
              <w:right w:val="single" w:sz="8" w:space="0" w:color="auto"/>
            </w:tcBorders>
            <w:shd w:val="clear" w:color="auto" w:fill="FFFF00"/>
            <w:vAlign w:val="center"/>
            <w:hideMark/>
          </w:tcPr>
          <w:p w14:paraId="003C4500" w14:textId="77777777" w:rsidR="00844123" w:rsidRPr="00D5163E" w:rsidRDefault="00844123" w:rsidP="00825807">
            <w:pPr>
              <w:spacing w:after="0"/>
              <w:ind w:right="-30"/>
              <w:jc w:val="center"/>
              <w:rPr>
                <w:rFonts w:eastAsia="Times New Roman" w:cs="Calibri"/>
                <w:b/>
                <w:bCs/>
                <w:color w:val="000000"/>
                <w:sz w:val="18"/>
                <w:szCs w:val="18"/>
              </w:rPr>
            </w:pPr>
            <w:r w:rsidRPr="00D5163E">
              <w:rPr>
                <w:rFonts w:eastAsia="Times New Roman" w:cs="Calibri"/>
                <w:b/>
                <w:bCs/>
                <w:color w:val="000000"/>
                <w:sz w:val="18"/>
                <w:szCs w:val="18"/>
              </w:rPr>
              <w:t>GEF Investment Support</w:t>
            </w:r>
          </w:p>
        </w:tc>
        <w:tc>
          <w:tcPr>
            <w:tcW w:w="1170" w:type="dxa"/>
            <w:tcBorders>
              <w:top w:val="single" w:sz="8" w:space="0" w:color="auto"/>
              <w:left w:val="nil"/>
              <w:bottom w:val="nil"/>
              <w:right w:val="single" w:sz="8" w:space="0" w:color="auto"/>
            </w:tcBorders>
            <w:shd w:val="clear" w:color="auto" w:fill="FFFF00"/>
            <w:vAlign w:val="center"/>
            <w:hideMark/>
          </w:tcPr>
          <w:p w14:paraId="232FD0FE" w14:textId="77777777" w:rsidR="00844123" w:rsidRPr="00D5163E" w:rsidRDefault="00844123" w:rsidP="00825807">
            <w:pPr>
              <w:spacing w:after="0"/>
              <w:ind w:right="-30"/>
              <w:jc w:val="center"/>
              <w:rPr>
                <w:rFonts w:eastAsia="Times New Roman" w:cs="Calibri"/>
                <w:b/>
                <w:bCs/>
                <w:color w:val="000000"/>
                <w:sz w:val="18"/>
                <w:szCs w:val="18"/>
              </w:rPr>
            </w:pPr>
            <w:r w:rsidRPr="00D5163E">
              <w:rPr>
                <w:rFonts w:eastAsia="Times New Roman" w:cs="Calibri"/>
                <w:b/>
                <w:bCs/>
                <w:color w:val="000000"/>
                <w:sz w:val="18"/>
                <w:szCs w:val="18"/>
              </w:rPr>
              <w:t>GEF Investment Support</w:t>
            </w:r>
          </w:p>
        </w:tc>
        <w:tc>
          <w:tcPr>
            <w:tcW w:w="956"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C715865" w14:textId="77777777" w:rsidR="00844123" w:rsidRPr="00D5163E" w:rsidRDefault="00844123" w:rsidP="00825807">
            <w:pPr>
              <w:spacing w:after="0"/>
              <w:ind w:right="-30"/>
              <w:jc w:val="center"/>
              <w:rPr>
                <w:rFonts w:eastAsia="Times New Roman" w:cs="Calibri"/>
                <w:b/>
                <w:bCs/>
                <w:color w:val="000000"/>
                <w:sz w:val="18"/>
                <w:szCs w:val="18"/>
              </w:rPr>
            </w:pPr>
            <w:r w:rsidRPr="00D5163E">
              <w:rPr>
                <w:rFonts w:eastAsia="Times New Roman" w:cs="Calibri"/>
                <w:b/>
                <w:bCs/>
                <w:color w:val="000000"/>
                <w:sz w:val="18"/>
                <w:szCs w:val="18"/>
              </w:rPr>
              <w:t>GEF TA Support</w:t>
            </w:r>
          </w:p>
        </w:tc>
        <w:tc>
          <w:tcPr>
            <w:tcW w:w="1067" w:type="dxa"/>
            <w:vMerge w:val="restart"/>
            <w:tcBorders>
              <w:top w:val="single" w:sz="8" w:space="0" w:color="auto"/>
              <w:left w:val="single" w:sz="8" w:space="0" w:color="auto"/>
              <w:bottom w:val="single" w:sz="8" w:space="0" w:color="000000"/>
              <w:right w:val="single" w:sz="8" w:space="0" w:color="auto"/>
            </w:tcBorders>
            <w:shd w:val="clear" w:color="auto" w:fill="FFFF00"/>
            <w:vAlign w:val="center"/>
            <w:hideMark/>
          </w:tcPr>
          <w:p w14:paraId="79D35429" w14:textId="77777777" w:rsidR="00EF54D4" w:rsidRPr="00D5163E" w:rsidRDefault="00844123" w:rsidP="00825807">
            <w:pPr>
              <w:spacing w:after="0"/>
              <w:ind w:right="-30"/>
              <w:jc w:val="center"/>
              <w:rPr>
                <w:rFonts w:eastAsia="Times New Roman" w:cs="Calibri"/>
                <w:b/>
                <w:bCs/>
                <w:color w:val="000000"/>
                <w:sz w:val="18"/>
                <w:szCs w:val="18"/>
              </w:rPr>
            </w:pPr>
            <w:r w:rsidRPr="00D5163E">
              <w:rPr>
                <w:rFonts w:eastAsia="Times New Roman" w:cs="Calibri"/>
                <w:b/>
                <w:bCs/>
                <w:color w:val="000000"/>
                <w:sz w:val="18"/>
                <w:szCs w:val="18"/>
              </w:rPr>
              <w:t xml:space="preserve">Investment from </w:t>
            </w:r>
          </w:p>
          <w:p w14:paraId="223FE124" w14:textId="77777777" w:rsidR="00EF54D4" w:rsidRPr="00D5163E" w:rsidRDefault="00EF54D4" w:rsidP="00825807">
            <w:pPr>
              <w:spacing w:after="0"/>
              <w:ind w:right="-30"/>
              <w:jc w:val="center"/>
              <w:rPr>
                <w:rFonts w:eastAsia="Times New Roman" w:cs="Calibri"/>
                <w:b/>
                <w:bCs/>
                <w:color w:val="000000"/>
                <w:sz w:val="18"/>
                <w:szCs w:val="18"/>
              </w:rPr>
            </w:pPr>
          </w:p>
          <w:p w14:paraId="235904CB" w14:textId="427B0AF0" w:rsidR="00844123" w:rsidRPr="00D5163E" w:rsidRDefault="00844123" w:rsidP="00825807">
            <w:pPr>
              <w:spacing w:after="0"/>
              <w:ind w:right="-30"/>
              <w:jc w:val="center"/>
              <w:rPr>
                <w:rFonts w:eastAsia="Times New Roman" w:cs="Calibri"/>
                <w:b/>
                <w:bCs/>
                <w:color w:val="000000"/>
                <w:sz w:val="18"/>
                <w:szCs w:val="18"/>
                <w:u w:val="single"/>
              </w:rPr>
            </w:pPr>
            <w:r w:rsidRPr="00D5163E">
              <w:rPr>
                <w:rFonts w:eastAsia="Times New Roman" w:cs="Calibri"/>
                <w:b/>
                <w:bCs/>
                <w:color w:val="000000"/>
                <w:sz w:val="18"/>
                <w:szCs w:val="18"/>
                <w:u w:val="single"/>
              </w:rPr>
              <w:t>C</w:t>
            </w:r>
            <w:r w:rsidR="00EF54D4" w:rsidRPr="00D5163E">
              <w:rPr>
                <w:rFonts w:eastAsia="Times New Roman" w:cs="Calibri"/>
                <w:b/>
                <w:bCs/>
                <w:color w:val="000000"/>
                <w:sz w:val="18"/>
                <w:szCs w:val="18"/>
                <w:u w:val="single"/>
              </w:rPr>
              <w:t>ITY</w:t>
            </w:r>
            <w:r w:rsidRPr="00D5163E">
              <w:rPr>
                <w:rFonts w:eastAsia="Times New Roman" w:cs="Calibri"/>
                <w:b/>
                <w:bCs/>
                <w:color w:val="000000"/>
                <w:sz w:val="18"/>
                <w:szCs w:val="18"/>
                <w:u w:val="single"/>
              </w:rPr>
              <w:t xml:space="preserve"> A</w:t>
            </w:r>
          </w:p>
        </w:tc>
        <w:tc>
          <w:tcPr>
            <w:tcW w:w="1067" w:type="dxa"/>
            <w:vMerge w:val="restart"/>
            <w:tcBorders>
              <w:top w:val="single" w:sz="8" w:space="0" w:color="auto"/>
              <w:left w:val="single" w:sz="8" w:space="0" w:color="auto"/>
              <w:bottom w:val="single" w:sz="8" w:space="0" w:color="000000"/>
              <w:right w:val="single" w:sz="8" w:space="0" w:color="auto"/>
            </w:tcBorders>
            <w:shd w:val="clear" w:color="auto" w:fill="FFFF00"/>
            <w:vAlign w:val="center"/>
            <w:hideMark/>
          </w:tcPr>
          <w:p w14:paraId="0C6F9B6D" w14:textId="77777777" w:rsidR="00EF54D4" w:rsidRPr="00D5163E" w:rsidRDefault="00844123" w:rsidP="00825807">
            <w:pPr>
              <w:spacing w:after="0"/>
              <w:ind w:right="-30"/>
              <w:jc w:val="center"/>
              <w:rPr>
                <w:rFonts w:eastAsia="Times New Roman" w:cs="Calibri"/>
                <w:b/>
                <w:bCs/>
                <w:color w:val="000000"/>
                <w:sz w:val="18"/>
                <w:szCs w:val="18"/>
              </w:rPr>
            </w:pPr>
            <w:r w:rsidRPr="00D5163E">
              <w:rPr>
                <w:rFonts w:eastAsia="Times New Roman" w:cs="Calibri"/>
                <w:b/>
                <w:bCs/>
                <w:color w:val="000000"/>
                <w:sz w:val="18"/>
                <w:szCs w:val="18"/>
              </w:rPr>
              <w:t xml:space="preserve">Investment from </w:t>
            </w:r>
          </w:p>
          <w:p w14:paraId="11BF858D" w14:textId="77777777" w:rsidR="00EF54D4" w:rsidRPr="00D5163E" w:rsidRDefault="00EF54D4" w:rsidP="00825807">
            <w:pPr>
              <w:spacing w:after="0"/>
              <w:ind w:right="-30"/>
              <w:jc w:val="center"/>
              <w:rPr>
                <w:rFonts w:eastAsia="Times New Roman" w:cs="Calibri"/>
                <w:b/>
                <w:bCs/>
                <w:color w:val="000000"/>
                <w:sz w:val="18"/>
                <w:szCs w:val="18"/>
              </w:rPr>
            </w:pPr>
          </w:p>
          <w:p w14:paraId="29199B04" w14:textId="1C469142" w:rsidR="00844123" w:rsidRPr="00D5163E" w:rsidRDefault="00844123" w:rsidP="00825807">
            <w:pPr>
              <w:spacing w:after="0"/>
              <w:ind w:right="-30"/>
              <w:jc w:val="center"/>
              <w:rPr>
                <w:rFonts w:eastAsia="Times New Roman" w:cs="Calibri"/>
                <w:b/>
                <w:bCs/>
                <w:color w:val="000000"/>
                <w:sz w:val="18"/>
                <w:szCs w:val="18"/>
                <w:u w:val="single"/>
              </w:rPr>
            </w:pPr>
            <w:r w:rsidRPr="00D5163E">
              <w:rPr>
                <w:rFonts w:eastAsia="Times New Roman" w:cs="Calibri"/>
                <w:b/>
                <w:bCs/>
                <w:color w:val="000000"/>
                <w:sz w:val="18"/>
                <w:szCs w:val="18"/>
                <w:u w:val="single"/>
              </w:rPr>
              <w:t>C</w:t>
            </w:r>
            <w:r w:rsidR="00EF54D4" w:rsidRPr="00D5163E">
              <w:rPr>
                <w:rFonts w:eastAsia="Times New Roman" w:cs="Calibri"/>
                <w:b/>
                <w:bCs/>
                <w:color w:val="000000"/>
                <w:sz w:val="18"/>
                <w:szCs w:val="18"/>
                <w:u w:val="single"/>
              </w:rPr>
              <w:t>ITY</w:t>
            </w:r>
            <w:r w:rsidRPr="00D5163E">
              <w:rPr>
                <w:rFonts w:eastAsia="Times New Roman" w:cs="Calibri"/>
                <w:b/>
                <w:bCs/>
                <w:color w:val="000000"/>
                <w:sz w:val="18"/>
                <w:szCs w:val="18"/>
                <w:u w:val="single"/>
              </w:rPr>
              <w:t xml:space="preserve"> B</w:t>
            </w:r>
          </w:p>
        </w:tc>
      </w:tr>
      <w:tr w:rsidR="00EF54D4" w:rsidRPr="00D5163E" w14:paraId="7623F851" w14:textId="77777777" w:rsidTr="00EE61F0">
        <w:trPr>
          <w:trHeight w:val="315"/>
        </w:trPr>
        <w:tc>
          <w:tcPr>
            <w:tcW w:w="2070" w:type="dxa"/>
            <w:vMerge/>
            <w:tcBorders>
              <w:top w:val="single" w:sz="8" w:space="0" w:color="auto"/>
              <w:left w:val="single" w:sz="8" w:space="0" w:color="auto"/>
              <w:bottom w:val="single" w:sz="8" w:space="0" w:color="000000"/>
              <w:right w:val="single" w:sz="8" w:space="0" w:color="auto"/>
            </w:tcBorders>
            <w:vAlign w:val="center"/>
            <w:hideMark/>
          </w:tcPr>
          <w:p w14:paraId="3DBC3E42" w14:textId="77777777" w:rsidR="00844123" w:rsidRPr="00D5163E" w:rsidRDefault="00844123" w:rsidP="00825807">
            <w:pPr>
              <w:spacing w:after="0"/>
              <w:ind w:right="-30"/>
              <w:jc w:val="left"/>
              <w:rPr>
                <w:rFonts w:eastAsia="Times New Roman" w:cs="Calibri"/>
                <w:b/>
                <w:bCs/>
                <w:color w:val="000000"/>
                <w:sz w:val="18"/>
                <w:szCs w:val="18"/>
              </w:rPr>
            </w:pPr>
          </w:p>
        </w:tc>
        <w:tc>
          <w:tcPr>
            <w:tcW w:w="1260" w:type="dxa"/>
            <w:vMerge/>
            <w:tcBorders>
              <w:top w:val="single" w:sz="8" w:space="0" w:color="auto"/>
              <w:left w:val="single" w:sz="8" w:space="0" w:color="auto"/>
              <w:bottom w:val="single" w:sz="8" w:space="0" w:color="000000"/>
              <w:right w:val="single" w:sz="8" w:space="0" w:color="auto"/>
            </w:tcBorders>
            <w:vAlign w:val="center"/>
            <w:hideMark/>
          </w:tcPr>
          <w:p w14:paraId="79AD38CC" w14:textId="77777777" w:rsidR="00844123" w:rsidRPr="00D5163E" w:rsidRDefault="00844123" w:rsidP="00825807">
            <w:pPr>
              <w:spacing w:after="0"/>
              <w:ind w:right="-30"/>
              <w:jc w:val="left"/>
              <w:rPr>
                <w:rFonts w:eastAsia="Times New Roman" w:cs="Calibri"/>
                <w:b/>
                <w:bCs/>
                <w:color w:val="000000"/>
                <w:sz w:val="18"/>
                <w:szCs w:val="18"/>
              </w:rPr>
            </w:pPr>
          </w:p>
        </w:tc>
        <w:tc>
          <w:tcPr>
            <w:tcW w:w="1170" w:type="dxa"/>
            <w:tcBorders>
              <w:top w:val="nil"/>
              <w:left w:val="nil"/>
              <w:bottom w:val="single" w:sz="8" w:space="0" w:color="auto"/>
              <w:right w:val="single" w:sz="8" w:space="0" w:color="auto"/>
            </w:tcBorders>
            <w:shd w:val="clear" w:color="auto" w:fill="FFFF00"/>
            <w:vAlign w:val="center"/>
            <w:hideMark/>
          </w:tcPr>
          <w:p w14:paraId="0568ED9D" w14:textId="1B005A02" w:rsidR="00844123" w:rsidRPr="00D5163E" w:rsidRDefault="00844123" w:rsidP="00825807">
            <w:pPr>
              <w:spacing w:after="0"/>
              <w:ind w:right="-30"/>
              <w:jc w:val="center"/>
              <w:rPr>
                <w:rFonts w:eastAsia="Times New Roman" w:cs="Calibri"/>
                <w:b/>
                <w:bCs/>
                <w:color w:val="000000"/>
                <w:sz w:val="18"/>
                <w:szCs w:val="18"/>
                <w:u w:val="single"/>
              </w:rPr>
            </w:pPr>
            <w:r w:rsidRPr="00D5163E">
              <w:rPr>
                <w:rFonts w:eastAsia="Times New Roman" w:cs="Calibri"/>
                <w:b/>
                <w:bCs/>
                <w:color w:val="000000"/>
                <w:sz w:val="18"/>
                <w:szCs w:val="18"/>
                <w:u w:val="single"/>
              </w:rPr>
              <w:t>C</w:t>
            </w:r>
            <w:r w:rsidR="00EF54D4" w:rsidRPr="00D5163E">
              <w:rPr>
                <w:rFonts w:eastAsia="Times New Roman" w:cs="Calibri"/>
                <w:b/>
                <w:bCs/>
                <w:color w:val="000000"/>
                <w:sz w:val="18"/>
                <w:szCs w:val="18"/>
                <w:u w:val="single"/>
              </w:rPr>
              <w:t>ITY</w:t>
            </w:r>
            <w:r w:rsidRPr="00D5163E">
              <w:rPr>
                <w:rFonts w:eastAsia="Times New Roman" w:cs="Calibri"/>
                <w:b/>
                <w:bCs/>
                <w:color w:val="000000"/>
                <w:sz w:val="18"/>
                <w:szCs w:val="18"/>
                <w:u w:val="single"/>
              </w:rPr>
              <w:t xml:space="preserve"> A</w:t>
            </w:r>
          </w:p>
        </w:tc>
        <w:tc>
          <w:tcPr>
            <w:tcW w:w="1170" w:type="dxa"/>
            <w:tcBorders>
              <w:top w:val="nil"/>
              <w:left w:val="nil"/>
              <w:bottom w:val="single" w:sz="8" w:space="0" w:color="auto"/>
              <w:right w:val="single" w:sz="8" w:space="0" w:color="auto"/>
            </w:tcBorders>
            <w:shd w:val="clear" w:color="auto" w:fill="FFFF00"/>
            <w:vAlign w:val="center"/>
            <w:hideMark/>
          </w:tcPr>
          <w:p w14:paraId="25704B1F" w14:textId="29277A77" w:rsidR="00844123" w:rsidRPr="00D5163E" w:rsidRDefault="00844123" w:rsidP="00825807">
            <w:pPr>
              <w:spacing w:after="0"/>
              <w:ind w:right="-30"/>
              <w:jc w:val="center"/>
              <w:rPr>
                <w:rFonts w:eastAsia="Times New Roman" w:cs="Calibri"/>
                <w:b/>
                <w:bCs/>
                <w:color w:val="000000"/>
                <w:sz w:val="18"/>
                <w:szCs w:val="18"/>
                <w:u w:val="single"/>
              </w:rPr>
            </w:pPr>
            <w:r w:rsidRPr="00D5163E">
              <w:rPr>
                <w:rFonts w:eastAsia="Times New Roman" w:cs="Calibri"/>
                <w:b/>
                <w:bCs/>
                <w:color w:val="000000"/>
                <w:sz w:val="18"/>
                <w:szCs w:val="18"/>
                <w:u w:val="single"/>
              </w:rPr>
              <w:t>C</w:t>
            </w:r>
            <w:r w:rsidR="00EF54D4" w:rsidRPr="00D5163E">
              <w:rPr>
                <w:rFonts w:eastAsia="Times New Roman" w:cs="Calibri"/>
                <w:b/>
                <w:bCs/>
                <w:color w:val="000000"/>
                <w:sz w:val="18"/>
                <w:szCs w:val="18"/>
                <w:u w:val="single"/>
              </w:rPr>
              <w:t>ITY</w:t>
            </w:r>
            <w:r w:rsidRPr="00D5163E">
              <w:rPr>
                <w:rFonts w:eastAsia="Times New Roman" w:cs="Calibri"/>
                <w:b/>
                <w:bCs/>
                <w:color w:val="000000"/>
                <w:sz w:val="18"/>
                <w:szCs w:val="18"/>
                <w:u w:val="single"/>
              </w:rPr>
              <w:t xml:space="preserve"> B</w:t>
            </w:r>
          </w:p>
        </w:tc>
        <w:tc>
          <w:tcPr>
            <w:tcW w:w="956" w:type="dxa"/>
            <w:vMerge/>
            <w:tcBorders>
              <w:top w:val="single" w:sz="8" w:space="0" w:color="auto"/>
              <w:left w:val="single" w:sz="8" w:space="0" w:color="auto"/>
              <w:bottom w:val="single" w:sz="8" w:space="0" w:color="000000"/>
              <w:right w:val="single" w:sz="8" w:space="0" w:color="auto"/>
            </w:tcBorders>
            <w:vAlign w:val="center"/>
            <w:hideMark/>
          </w:tcPr>
          <w:p w14:paraId="5FFEA8BF" w14:textId="77777777" w:rsidR="00844123" w:rsidRPr="00D5163E" w:rsidRDefault="00844123" w:rsidP="00825807">
            <w:pPr>
              <w:spacing w:after="0"/>
              <w:ind w:right="-30"/>
              <w:jc w:val="left"/>
              <w:rPr>
                <w:rFonts w:eastAsia="Times New Roman" w:cs="Calibri"/>
                <w:b/>
                <w:bCs/>
                <w:color w:val="000000"/>
                <w:sz w:val="18"/>
                <w:szCs w:val="18"/>
              </w:rPr>
            </w:pPr>
          </w:p>
        </w:tc>
        <w:tc>
          <w:tcPr>
            <w:tcW w:w="1067" w:type="dxa"/>
            <w:vMerge/>
            <w:tcBorders>
              <w:top w:val="single" w:sz="8" w:space="0" w:color="auto"/>
              <w:left w:val="single" w:sz="8" w:space="0" w:color="auto"/>
              <w:bottom w:val="single" w:sz="8" w:space="0" w:color="000000"/>
              <w:right w:val="single" w:sz="8" w:space="0" w:color="auto"/>
            </w:tcBorders>
            <w:shd w:val="clear" w:color="auto" w:fill="FFFF00"/>
            <w:vAlign w:val="center"/>
            <w:hideMark/>
          </w:tcPr>
          <w:p w14:paraId="479C81FA" w14:textId="77777777" w:rsidR="00844123" w:rsidRPr="00D5163E" w:rsidRDefault="00844123" w:rsidP="00825807">
            <w:pPr>
              <w:spacing w:after="0"/>
              <w:ind w:right="-30"/>
              <w:jc w:val="left"/>
              <w:rPr>
                <w:rFonts w:eastAsia="Times New Roman" w:cs="Calibri"/>
                <w:b/>
                <w:bCs/>
                <w:color w:val="000000"/>
                <w:sz w:val="18"/>
                <w:szCs w:val="18"/>
              </w:rPr>
            </w:pPr>
          </w:p>
        </w:tc>
        <w:tc>
          <w:tcPr>
            <w:tcW w:w="1067" w:type="dxa"/>
            <w:vMerge/>
            <w:tcBorders>
              <w:top w:val="single" w:sz="8" w:space="0" w:color="auto"/>
              <w:left w:val="single" w:sz="8" w:space="0" w:color="auto"/>
              <w:bottom w:val="single" w:sz="8" w:space="0" w:color="000000"/>
              <w:right w:val="single" w:sz="8" w:space="0" w:color="auto"/>
            </w:tcBorders>
            <w:shd w:val="clear" w:color="auto" w:fill="FFFF00"/>
            <w:vAlign w:val="center"/>
            <w:hideMark/>
          </w:tcPr>
          <w:p w14:paraId="5A331E73" w14:textId="77777777" w:rsidR="00844123" w:rsidRPr="00D5163E" w:rsidRDefault="00844123" w:rsidP="00825807">
            <w:pPr>
              <w:spacing w:after="0"/>
              <w:ind w:right="-30"/>
              <w:jc w:val="left"/>
              <w:rPr>
                <w:rFonts w:eastAsia="Times New Roman" w:cs="Calibri"/>
                <w:b/>
                <w:bCs/>
                <w:color w:val="000000"/>
                <w:sz w:val="18"/>
                <w:szCs w:val="18"/>
              </w:rPr>
            </w:pPr>
          </w:p>
        </w:tc>
      </w:tr>
      <w:tr w:rsidR="00EF54D4" w:rsidRPr="00D5163E" w14:paraId="7890827C" w14:textId="77777777" w:rsidTr="00F91C99">
        <w:trPr>
          <w:trHeight w:val="480"/>
        </w:trPr>
        <w:tc>
          <w:tcPr>
            <w:tcW w:w="4500" w:type="dxa"/>
            <w:gridSpan w:val="3"/>
            <w:tcBorders>
              <w:top w:val="single" w:sz="8" w:space="0" w:color="auto"/>
              <w:left w:val="single" w:sz="8" w:space="0" w:color="auto"/>
              <w:bottom w:val="single" w:sz="8" w:space="0" w:color="auto"/>
              <w:right w:val="single" w:sz="8" w:space="0" w:color="000000"/>
            </w:tcBorders>
            <w:shd w:val="clear" w:color="auto" w:fill="FFFF00"/>
            <w:vAlign w:val="center"/>
            <w:hideMark/>
          </w:tcPr>
          <w:p w14:paraId="5CFA33C2"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PHASE 0: PREPARATIONS FOR REVOLVING FUND SET-UP</w:t>
            </w:r>
          </w:p>
        </w:tc>
        <w:tc>
          <w:tcPr>
            <w:tcW w:w="1170" w:type="dxa"/>
            <w:tcBorders>
              <w:top w:val="nil"/>
              <w:left w:val="nil"/>
              <w:bottom w:val="single" w:sz="8" w:space="0" w:color="auto"/>
              <w:right w:val="single" w:sz="8" w:space="0" w:color="auto"/>
            </w:tcBorders>
            <w:shd w:val="clear" w:color="auto" w:fill="FFFF00"/>
            <w:vAlign w:val="center"/>
            <w:hideMark/>
          </w:tcPr>
          <w:p w14:paraId="05A08EE5"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 </w:t>
            </w:r>
          </w:p>
        </w:tc>
        <w:tc>
          <w:tcPr>
            <w:tcW w:w="956" w:type="dxa"/>
            <w:tcBorders>
              <w:top w:val="nil"/>
              <w:left w:val="nil"/>
              <w:bottom w:val="single" w:sz="8" w:space="0" w:color="auto"/>
              <w:right w:val="single" w:sz="8" w:space="0" w:color="auto"/>
            </w:tcBorders>
            <w:shd w:val="clear" w:color="auto" w:fill="auto"/>
            <w:vAlign w:val="center"/>
            <w:hideMark/>
          </w:tcPr>
          <w:p w14:paraId="7B968C81"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 </w:t>
            </w:r>
          </w:p>
        </w:tc>
        <w:tc>
          <w:tcPr>
            <w:tcW w:w="1067" w:type="dxa"/>
            <w:tcBorders>
              <w:top w:val="nil"/>
              <w:left w:val="nil"/>
              <w:bottom w:val="single" w:sz="8" w:space="0" w:color="auto"/>
              <w:right w:val="single" w:sz="8" w:space="0" w:color="auto"/>
            </w:tcBorders>
            <w:shd w:val="clear" w:color="auto" w:fill="auto"/>
            <w:vAlign w:val="center"/>
            <w:hideMark/>
          </w:tcPr>
          <w:p w14:paraId="59991C3C"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 </w:t>
            </w:r>
          </w:p>
        </w:tc>
        <w:tc>
          <w:tcPr>
            <w:tcW w:w="1067" w:type="dxa"/>
            <w:tcBorders>
              <w:top w:val="nil"/>
              <w:left w:val="nil"/>
              <w:bottom w:val="single" w:sz="8" w:space="0" w:color="auto"/>
              <w:right w:val="single" w:sz="8" w:space="0" w:color="auto"/>
            </w:tcBorders>
            <w:shd w:val="clear" w:color="auto" w:fill="auto"/>
            <w:vAlign w:val="center"/>
            <w:hideMark/>
          </w:tcPr>
          <w:p w14:paraId="61DD0EE0"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 </w:t>
            </w:r>
          </w:p>
        </w:tc>
      </w:tr>
      <w:tr w:rsidR="00EF54D4" w:rsidRPr="00D5163E" w14:paraId="461FF540" w14:textId="77777777" w:rsidTr="00F91C99">
        <w:trPr>
          <w:trHeight w:val="600"/>
        </w:trPr>
        <w:tc>
          <w:tcPr>
            <w:tcW w:w="2070" w:type="dxa"/>
            <w:tcBorders>
              <w:top w:val="nil"/>
              <w:left w:val="single" w:sz="8" w:space="0" w:color="auto"/>
              <w:bottom w:val="single" w:sz="8" w:space="0" w:color="auto"/>
              <w:right w:val="single" w:sz="8" w:space="0" w:color="auto"/>
            </w:tcBorders>
            <w:shd w:val="clear" w:color="000000" w:fill="FFFF00"/>
            <w:vAlign w:val="center"/>
            <w:hideMark/>
          </w:tcPr>
          <w:p w14:paraId="5AEACA74" w14:textId="77777777" w:rsidR="00844123" w:rsidRPr="00D5163E" w:rsidRDefault="00844123" w:rsidP="00825807">
            <w:pPr>
              <w:spacing w:after="0"/>
              <w:ind w:right="-30"/>
              <w:jc w:val="left"/>
              <w:rPr>
                <w:rFonts w:eastAsia="Times New Roman" w:cs="Calibri"/>
                <w:color w:val="000000"/>
                <w:sz w:val="18"/>
                <w:szCs w:val="18"/>
              </w:rPr>
            </w:pPr>
            <w:r w:rsidRPr="00D5163E">
              <w:rPr>
                <w:rFonts w:eastAsia="Times New Roman" w:cs="Calibri"/>
                <w:color w:val="000000"/>
                <w:sz w:val="18"/>
                <w:szCs w:val="18"/>
              </w:rPr>
              <w:lastRenderedPageBreak/>
              <w:t xml:space="preserve">Installing metering for street lighting </w:t>
            </w:r>
          </w:p>
        </w:tc>
        <w:tc>
          <w:tcPr>
            <w:tcW w:w="1260" w:type="dxa"/>
            <w:tcBorders>
              <w:top w:val="nil"/>
              <w:left w:val="nil"/>
              <w:bottom w:val="single" w:sz="8" w:space="0" w:color="auto"/>
              <w:right w:val="single" w:sz="8" w:space="0" w:color="auto"/>
            </w:tcBorders>
            <w:shd w:val="clear" w:color="000000" w:fill="FFFF00"/>
            <w:vAlign w:val="center"/>
            <w:hideMark/>
          </w:tcPr>
          <w:p w14:paraId="7C65A445" w14:textId="62C2F214" w:rsidR="00844123" w:rsidRPr="00D5163E" w:rsidRDefault="00844123" w:rsidP="00EE61F0">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xml:space="preserve">100,000 </w:t>
            </w:r>
          </w:p>
        </w:tc>
        <w:tc>
          <w:tcPr>
            <w:tcW w:w="1170" w:type="dxa"/>
            <w:tcBorders>
              <w:top w:val="nil"/>
              <w:left w:val="nil"/>
              <w:bottom w:val="single" w:sz="8" w:space="0" w:color="auto"/>
              <w:right w:val="single" w:sz="8" w:space="0" w:color="auto"/>
            </w:tcBorders>
            <w:shd w:val="clear" w:color="auto" w:fill="FFFF00"/>
            <w:vAlign w:val="center"/>
            <w:hideMark/>
          </w:tcPr>
          <w:p w14:paraId="625BECFE"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 </w:t>
            </w:r>
          </w:p>
        </w:tc>
        <w:tc>
          <w:tcPr>
            <w:tcW w:w="1170" w:type="dxa"/>
            <w:tcBorders>
              <w:top w:val="nil"/>
              <w:left w:val="nil"/>
              <w:bottom w:val="single" w:sz="8" w:space="0" w:color="auto"/>
              <w:right w:val="single" w:sz="8" w:space="0" w:color="auto"/>
            </w:tcBorders>
            <w:shd w:val="clear" w:color="auto" w:fill="FFFF00"/>
            <w:vAlign w:val="center"/>
            <w:hideMark/>
          </w:tcPr>
          <w:p w14:paraId="7B9FA4E9"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 </w:t>
            </w:r>
          </w:p>
        </w:tc>
        <w:tc>
          <w:tcPr>
            <w:tcW w:w="956" w:type="dxa"/>
            <w:tcBorders>
              <w:top w:val="nil"/>
              <w:left w:val="nil"/>
              <w:bottom w:val="single" w:sz="8" w:space="0" w:color="auto"/>
              <w:right w:val="single" w:sz="8" w:space="0" w:color="auto"/>
            </w:tcBorders>
            <w:shd w:val="clear" w:color="000000" w:fill="FFFF00"/>
            <w:vAlign w:val="center"/>
            <w:hideMark/>
          </w:tcPr>
          <w:p w14:paraId="36867A47"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 </w:t>
            </w:r>
          </w:p>
        </w:tc>
        <w:tc>
          <w:tcPr>
            <w:tcW w:w="1067" w:type="dxa"/>
            <w:tcBorders>
              <w:top w:val="nil"/>
              <w:left w:val="nil"/>
              <w:bottom w:val="single" w:sz="8" w:space="0" w:color="auto"/>
              <w:right w:val="single" w:sz="8" w:space="0" w:color="auto"/>
            </w:tcBorders>
            <w:shd w:val="clear" w:color="000000" w:fill="FFFF00"/>
            <w:vAlign w:val="center"/>
            <w:hideMark/>
          </w:tcPr>
          <w:p w14:paraId="600DC48A"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100,000</w:t>
            </w:r>
          </w:p>
        </w:tc>
        <w:tc>
          <w:tcPr>
            <w:tcW w:w="1067" w:type="dxa"/>
            <w:tcBorders>
              <w:top w:val="nil"/>
              <w:left w:val="nil"/>
              <w:bottom w:val="single" w:sz="8" w:space="0" w:color="auto"/>
              <w:right w:val="single" w:sz="8" w:space="0" w:color="auto"/>
            </w:tcBorders>
            <w:shd w:val="clear" w:color="000000" w:fill="FFFF00"/>
            <w:vAlign w:val="center"/>
            <w:hideMark/>
          </w:tcPr>
          <w:p w14:paraId="0B39DEAB"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100,000</w:t>
            </w:r>
          </w:p>
        </w:tc>
      </w:tr>
      <w:tr w:rsidR="00EF54D4" w:rsidRPr="00D5163E" w14:paraId="35882F3B" w14:textId="77777777" w:rsidTr="00EE61F0">
        <w:trPr>
          <w:trHeight w:val="315"/>
        </w:trPr>
        <w:tc>
          <w:tcPr>
            <w:tcW w:w="4500"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53107BC1"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PHASE 1: OUTLINE &amp; FINAL BUSINESS CASE</w:t>
            </w:r>
          </w:p>
        </w:tc>
        <w:tc>
          <w:tcPr>
            <w:tcW w:w="1170" w:type="dxa"/>
            <w:tcBorders>
              <w:top w:val="nil"/>
              <w:left w:val="nil"/>
              <w:bottom w:val="single" w:sz="8" w:space="0" w:color="auto"/>
              <w:right w:val="single" w:sz="8" w:space="0" w:color="auto"/>
            </w:tcBorders>
            <w:shd w:val="clear" w:color="auto" w:fill="auto"/>
            <w:vAlign w:val="center"/>
            <w:hideMark/>
          </w:tcPr>
          <w:p w14:paraId="3A687D58"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 </w:t>
            </w:r>
          </w:p>
        </w:tc>
        <w:tc>
          <w:tcPr>
            <w:tcW w:w="956" w:type="dxa"/>
            <w:tcBorders>
              <w:top w:val="nil"/>
              <w:left w:val="nil"/>
              <w:bottom w:val="single" w:sz="8" w:space="0" w:color="auto"/>
              <w:right w:val="single" w:sz="8" w:space="0" w:color="auto"/>
            </w:tcBorders>
            <w:shd w:val="clear" w:color="auto" w:fill="auto"/>
            <w:vAlign w:val="center"/>
            <w:hideMark/>
          </w:tcPr>
          <w:p w14:paraId="559D77D4"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 </w:t>
            </w:r>
          </w:p>
        </w:tc>
        <w:tc>
          <w:tcPr>
            <w:tcW w:w="1067" w:type="dxa"/>
            <w:tcBorders>
              <w:top w:val="nil"/>
              <w:left w:val="nil"/>
              <w:bottom w:val="single" w:sz="8" w:space="0" w:color="auto"/>
              <w:right w:val="single" w:sz="8" w:space="0" w:color="auto"/>
            </w:tcBorders>
            <w:shd w:val="clear" w:color="auto" w:fill="auto"/>
            <w:vAlign w:val="center"/>
            <w:hideMark/>
          </w:tcPr>
          <w:p w14:paraId="150AD836"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 </w:t>
            </w:r>
          </w:p>
        </w:tc>
        <w:tc>
          <w:tcPr>
            <w:tcW w:w="1067" w:type="dxa"/>
            <w:tcBorders>
              <w:top w:val="nil"/>
              <w:left w:val="nil"/>
              <w:bottom w:val="single" w:sz="8" w:space="0" w:color="auto"/>
              <w:right w:val="single" w:sz="8" w:space="0" w:color="auto"/>
            </w:tcBorders>
            <w:shd w:val="clear" w:color="auto" w:fill="auto"/>
            <w:vAlign w:val="center"/>
            <w:hideMark/>
          </w:tcPr>
          <w:p w14:paraId="5C153B13"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 </w:t>
            </w:r>
          </w:p>
        </w:tc>
      </w:tr>
      <w:tr w:rsidR="00EF54D4" w:rsidRPr="00D5163E" w14:paraId="5382C078" w14:textId="77777777" w:rsidTr="00F91C99">
        <w:trPr>
          <w:trHeight w:val="735"/>
        </w:trPr>
        <w:tc>
          <w:tcPr>
            <w:tcW w:w="2070" w:type="dxa"/>
            <w:tcBorders>
              <w:top w:val="nil"/>
              <w:left w:val="single" w:sz="8" w:space="0" w:color="auto"/>
              <w:bottom w:val="single" w:sz="8" w:space="0" w:color="auto"/>
              <w:right w:val="single" w:sz="8" w:space="0" w:color="auto"/>
            </w:tcBorders>
            <w:shd w:val="clear" w:color="auto" w:fill="auto"/>
            <w:vAlign w:val="center"/>
            <w:hideMark/>
          </w:tcPr>
          <w:p w14:paraId="4488B06B" w14:textId="77777777" w:rsidR="00844123" w:rsidRPr="00D5163E" w:rsidRDefault="00844123" w:rsidP="00825807">
            <w:pPr>
              <w:spacing w:after="0"/>
              <w:ind w:right="-30"/>
              <w:jc w:val="left"/>
              <w:rPr>
                <w:rFonts w:eastAsia="Times New Roman" w:cs="Calibri"/>
                <w:color w:val="000000"/>
                <w:sz w:val="18"/>
                <w:szCs w:val="18"/>
              </w:rPr>
            </w:pPr>
            <w:r w:rsidRPr="00D5163E">
              <w:rPr>
                <w:rFonts w:eastAsia="Times New Roman" w:cs="Calibri"/>
                <w:color w:val="000000"/>
                <w:sz w:val="18"/>
                <w:szCs w:val="18"/>
              </w:rPr>
              <w:t>Final business case consultant, financial and legal consultant</w:t>
            </w:r>
          </w:p>
        </w:tc>
        <w:tc>
          <w:tcPr>
            <w:tcW w:w="1260" w:type="dxa"/>
            <w:tcBorders>
              <w:top w:val="nil"/>
              <w:left w:val="nil"/>
              <w:bottom w:val="single" w:sz="8" w:space="0" w:color="auto"/>
              <w:right w:val="single" w:sz="8" w:space="0" w:color="auto"/>
            </w:tcBorders>
            <w:shd w:val="clear" w:color="auto" w:fill="auto"/>
            <w:vAlign w:val="center"/>
            <w:hideMark/>
          </w:tcPr>
          <w:p w14:paraId="4AE4C55F"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100,000</w:t>
            </w:r>
          </w:p>
        </w:tc>
        <w:tc>
          <w:tcPr>
            <w:tcW w:w="1170" w:type="dxa"/>
            <w:tcBorders>
              <w:top w:val="nil"/>
              <w:left w:val="nil"/>
              <w:bottom w:val="single" w:sz="8" w:space="0" w:color="auto"/>
              <w:right w:val="single" w:sz="8" w:space="0" w:color="auto"/>
            </w:tcBorders>
            <w:shd w:val="clear" w:color="auto" w:fill="FFFF00"/>
            <w:vAlign w:val="center"/>
            <w:hideMark/>
          </w:tcPr>
          <w:p w14:paraId="4574B8CF"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1170" w:type="dxa"/>
            <w:tcBorders>
              <w:top w:val="nil"/>
              <w:left w:val="nil"/>
              <w:bottom w:val="single" w:sz="8" w:space="0" w:color="auto"/>
              <w:right w:val="single" w:sz="8" w:space="0" w:color="auto"/>
            </w:tcBorders>
            <w:shd w:val="clear" w:color="auto" w:fill="FFFF00"/>
            <w:vAlign w:val="center"/>
            <w:hideMark/>
          </w:tcPr>
          <w:p w14:paraId="29E2BB3C"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956" w:type="dxa"/>
            <w:tcBorders>
              <w:top w:val="nil"/>
              <w:left w:val="nil"/>
              <w:bottom w:val="single" w:sz="8" w:space="0" w:color="auto"/>
              <w:right w:val="single" w:sz="8" w:space="0" w:color="auto"/>
            </w:tcBorders>
            <w:shd w:val="clear" w:color="auto" w:fill="auto"/>
            <w:vAlign w:val="center"/>
            <w:hideMark/>
          </w:tcPr>
          <w:p w14:paraId="7A35C50F"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50,000</w:t>
            </w:r>
          </w:p>
        </w:tc>
        <w:tc>
          <w:tcPr>
            <w:tcW w:w="1067" w:type="dxa"/>
            <w:tcBorders>
              <w:top w:val="nil"/>
              <w:left w:val="nil"/>
              <w:bottom w:val="single" w:sz="8" w:space="0" w:color="auto"/>
              <w:right w:val="single" w:sz="8" w:space="0" w:color="auto"/>
            </w:tcBorders>
            <w:shd w:val="clear" w:color="auto" w:fill="auto"/>
            <w:vAlign w:val="center"/>
            <w:hideMark/>
          </w:tcPr>
          <w:p w14:paraId="7BD5CF99"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50,000</w:t>
            </w:r>
          </w:p>
        </w:tc>
        <w:tc>
          <w:tcPr>
            <w:tcW w:w="1067" w:type="dxa"/>
            <w:tcBorders>
              <w:top w:val="nil"/>
              <w:left w:val="nil"/>
              <w:bottom w:val="single" w:sz="8" w:space="0" w:color="auto"/>
              <w:right w:val="single" w:sz="8" w:space="0" w:color="auto"/>
            </w:tcBorders>
            <w:shd w:val="clear" w:color="auto" w:fill="auto"/>
            <w:vAlign w:val="center"/>
            <w:hideMark/>
          </w:tcPr>
          <w:p w14:paraId="548A2A39"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50,000</w:t>
            </w:r>
          </w:p>
        </w:tc>
      </w:tr>
      <w:tr w:rsidR="00EF54D4" w:rsidRPr="00D5163E" w14:paraId="77F638AB" w14:textId="77777777" w:rsidTr="00F91C99">
        <w:trPr>
          <w:trHeight w:val="315"/>
        </w:trPr>
        <w:tc>
          <w:tcPr>
            <w:tcW w:w="2070" w:type="dxa"/>
            <w:tcBorders>
              <w:top w:val="nil"/>
              <w:left w:val="single" w:sz="8" w:space="0" w:color="auto"/>
              <w:bottom w:val="single" w:sz="8" w:space="0" w:color="auto"/>
              <w:right w:val="single" w:sz="8" w:space="0" w:color="auto"/>
            </w:tcBorders>
            <w:shd w:val="clear" w:color="auto" w:fill="auto"/>
            <w:vAlign w:val="center"/>
            <w:hideMark/>
          </w:tcPr>
          <w:p w14:paraId="5A1EADC8"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Subtotal</w:t>
            </w:r>
          </w:p>
        </w:tc>
        <w:tc>
          <w:tcPr>
            <w:tcW w:w="1260" w:type="dxa"/>
            <w:tcBorders>
              <w:top w:val="nil"/>
              <w:left w:val="nil"/>
              <w:bottom w:val="single" w:sz="8" w:space="0" w:color="auto"/>
              <w:right w:val="single" w:sz="8" w:space="0" w:color="auto"/>
            </w:tcBorders>
            <w:shd w:val="clear" w:color="auto" w:fill="auto"/>
            <w:vAlign w:val="center"/>
            <w:hideMark/>
          </w:tcPr>
          <w:p w14:paraId="65FDCAF7"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100,000</w:t>
            </w:r>
          </w:p>
        </w:tc>
        <w:tc>
          <w:tcPr>
            <w:tcW w:w="1170" w:type="dxa"/>
            <w:tcBorders>
              <w:top w:val="nil"/>
              <w:left w:val="nil"/>
              <w:bottom w:val="single" w:sz="8" w:space="0" w:color="auto"/>
              <w:right w:val="single" w:sz="8" w:space="0" w:color="auto"/>
            </w:tcBorders>
            <w:shd w:val="clear" w:color="auto" w:fill="FFFF00"/>
            <w:vAlign w:val="center"/>
            <w:hideMark/>
          </w:tcPr>
          <w:p w14:paraId="5460427E"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1170" w:type="dxa"/>
            <w:tcBorders>
              <w:top w:val="nil"/>
              <w:left w:val="nil"/>
              <w:bottom w:val="single" w:sz="8" w:space="0" w:color="auto"/>
              <w:right w:val="single" w:sz="8" w:space="0" w:color="auto"/>
            </w:tcBorders>
            <w:shd w:val="clear" w:color="auto" w:fill="FFFF00"/>
            <w:vAlign w:val="center"/>
            <w:hideMark/>
          </w:tcPr>
          <w:p w14:paraId="0BE3B0AC"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956" w:type="dxa"/>
            <w:tcBorders>
              <w:top w:val="nil"/>
              <w:left w:val="nil"/>
              <w:bottom w:val="single" w:sz="8" w:space="0" w:color="auto"/>
              <w:right w:val="single" w:sz="8" w:space="0" w:color="auto"/>
            </w:tcBorders>
            <w:shd w:val="clear" w:color="auto" w:fill="auto"/>
            <w:vAlign w:val="center"/>
            <w:hideMark/>
          </w:tcPr>
          <w:p w14:paraId="38FD623E"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50,000</w:t>
            </w:r>
          </w:p>
        </w:tc>
        <w:tc>
          <w:tcPr>
            <w:tcW w:w="1067" w:type="dxa"/>
            <w:tcBorders>
              <w:top w:val="nil"/>
              <w:left w:val="nil"/>
              <w:bottom w:val="single" w:sz="8" w:space="0" w:color="auto"/>
              <w:right w:val="single" w:sz="8" w:space="0" w:color="auto"/>
            </w:tcBorders>
            <w:shd w:val="clear" w:color="auto" w:fill="auto"/>
            <w:vAlign w:val="center"/>
            <w:hideMark/>
          </w:tcPr>
          <w:p w14:paraId="6BAEC15B"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50,000</w:t>
            </w:r>
          </w:p>
        </w:tc>
        <w:tc>
          <w:tcPr>
            <w:tcW w:w="1067" w:type="dxa"/>
            <w:tcBorders>
              <w:top w:val="nil"/>
              <w:left w:val="nil"/>
              <w:bottom w:val="single" w:sz="8" w:space="0" w:color="auto"/>
              <w:right w:val="single" w:sz="8" w:space="0" w:color="auto"/>
            </w:tcBorders>
            <w:shd w:val="clear" w:color="auto" w:fill="auto"/>
            <w:vAlign w:val="center"/>
            <w:hideMark/>
          </w:tcPr>
          <w:p w14:paraId="2A3CC249"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50,000</w:t>
            </w:r>
          </w:p>
        </w:tc>
      </w:tr>
      <w:tr w:rsidR="00EF54D4" w:rsidRPr="00D5163E" w14:paraId="7413F32A" w14:textId="77777777" w:rsidTr="00F91C99">
        <w:trPr>
          <w:trHeight w:val="480"/>
        </w:trPr>
        <w:tc>
          <w:tcPr>
            <w:tcW w:w="3330"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3BE8E345"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PHASE 2: IMPLEMENTATION</w:t>
            </w:r>
          </w:p>
        </w:tc>
        <w:tc>
          <w:tcPr>
            <w:tcW w:w="1170" w:type="dxa"/>
            <w:tcBorders>
              <w:top w:val="nil"/>
              <w:left w:val="nil"/>
              <w:bottom w:val="single" w:sz="8" w:space="0" w:color="auto"/>
              <w:right w:val="single" w:sz="8" w:space="0" w:color="auto"/>
            </w:tcBorders>
            <w:shd w:val="clear" w:color="auto" w:fill="FFFF00"/>
            <w:vAlign w:val="center"/>
            <w:hideMark/>
          </w:tcPr>
          <w:p w14:paraId="70639E50"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1170" w:type="dxa"/>
            <w:tcBorders>
              <w:top w:val="nil"/>
              <w:left w:val="nil"/>
              <w:bottom w:val="single" w:sz="8" w:space="0" w:color="auto"/>
              <w:right w:val="single" w:sz="8" w:space="0" w:color="auto"/>
            </w:tcBorders>
            <w:shd w:val="clear" w:color="auto" w:fill="FFFF00"/>
            <w:vAlign w:val="center"/>
            <w:hideMark/>
          </w:tcPr>
          <w:p w14:paraId="38BD5182"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956" w:type="dxa"/>
            <w:tcBorders>
              <w:top w:val="nil"/>
              <w:left w:val="nil"/>
              <w:bottom w:val="single" w:sz="8" w:space="0" w:color="auto"/>
              <w:right w:val="single" w:sz="8" w:space="0" w:color="auto"/>
            </w:tcBorders>
            <w:shd w:val="clear" w:color="auto" w:fill="auto"/>
            <w:vAlign w:val="center"/>
            <w:hideMark/>
          </w:tcPr>
          <w:p w14:paraId="51ECB82D"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1067" w:type="dxa"/>
            <w:tcBorders>
              <w:top w:val="nil"/>
              <w:left w:val="nil"/>
              <w:bottom w:val="single" w:sz="8" w:space="0" w:color="auto"/>
              <w:right w:val="single" w:sz="8" w:space="0" w:color="auto"/>
            </w:tcBorders>
            <w:shd w:val="clear" w:color="auto" w:fill="auto"/>
            <w:vAlign w:val="center"/>
            <w:hideMark/>
          </w:tcPr>
          <w:p w14:paraId="016268EC"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1067" w:type="dxa"/>
            <w:tcBorders>
              <w:top w:val="nil"/>
              <w:left w:val="nil"/>
              <w:bottom w:val="single" w:sz="8" w:space="0" w:color="auto"/>
              <w:right w:val="single" w:sz="8" w:space="0" w:color="auto"/>
            </w:tcBorders>
            <w:shd w:val="clear" w:color="auto" w:fill="auto"/>
            <w:vAlign w:val="center"/>
            <w:hideMark/>
          </w:tcPr>
          <w:p w14:paraId="375FDFA8"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r>
      <w:tr w:rsidR="00EF54D4" w:rsidRPr="00D5163E" w14:paraId="5A2C2CE6" w14:textId="77777777" w:rsidTr="00F91C99">
        <w:trPr>
          <w:trHeight w:val="495"/>
        </w:trPr>
        <w:tc>
          <w:tcPr>
            <w:tcW w:w="2070" w:type="dxa"/>
            <w:tcBorders>
              <w:top w:val="nil"/>
              <w:left w:val="single" w:sz="8" w:space="0" w:color="auto"/>
              <w:bottom w:val="single" w:sz="8" w:space="0" w:color="auto"/>
              <w:right w:val="single" w:sz="8" w:space="0" w:color="auto"/>
            </w:tcBorders>
            <w:shd w:val="clear" w:color="auto" w:fill="auto"/>
            <w:vAlign w:val="center"/>
            <w:hideMark/>
          </w:tcPr>
          <w:p w14:paraId="3C649455" w14:textId="77777777" w:rsidR="00844123" w:rsidRPr="00D5163E" w:rsidRDefault="00844123" w:rsidP="00825807">
            <w:pPr>
              <w:spacing w:after="0"/>
              <w:ind w:right="-30"/>
              <w:jc w:val="left"/>
              <w:rPr>
                <w:rFonts w:eastAsia="Times New Roman" w:cs="Calibri"/>
                <w:color w:val="000000"/>
                <w:sz w:val="18"/>
                <w:szCs w:val="18"/>
              </w:rPr>
            </w:pPr>
            <w:r w:rsidRPr="00D5163E">
              <w:rPr>
                <w:rFonts w:eastAsia="Times New Roman" w:cs="Calibri"/>
                <w:color w:val="000000"/>
                <w:sz w:val="18"/>
                <w:szCs w:val="18"/>
              </w:rPr>
              <w:t>Light and devices procurement</w:t>
            </w:r>
          </w:p>
        </w:tc>
        <w:tc>
          <w:tcPr>
            <w:tcW w:w="1260" w:type="dxa"/>
            <w:tcBorders>
              <w:top w:val="nil"/>
              <w:left w:val="nil"/>
              <w:bottom w:val="single" w:sz="8" w:space="0" w:color="auto"/>
              <w:right w:val="single" w:sz="8" w:space="0" w:color="auto"/>
            </w:tcBorders>
            <w:shd w:val="clear" w:color="auto" w:fill="auto"/>
            <w:vAlign w:val="center"/>
            <w:hideMark/>
          </w:tcPr>
          <w:p w14:paraId="799B674D"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354,900</w:t>
            </w:r>
          </w:p>
        </w:tc>
        <w:tc>
          <w:tcPr>
            <w:tcW w:w="1170" w:type="dxa"/>
            <w:tcBorders>
              <w:top w:val="nil"/>
              <w:left w:val="nil"/>
              <w:bottom w:val="single" w:sz="8" w:space="0" w:color="auto"/>
              <w:right w:val="single" w:sz="8" w:space="0" w:color="auto"/>
            </w:tcBorders>
            <w:shd w:val="clear" w:color="auto" w:fill="FFFF00"/>
            <w:vAlign w:val="center"/>
            <w:hideMark/>
          </w:tcPr>
          <w:p w14:paraId="59D700CA"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177,450</w:t>
            </w:r>
          </w:p>
        </w:tc>
        <w:tc>
          <w:tcPr>
            <w:tcW w:w="1170" w:type="dxa"/>
            <w:tcBorders>
              <w:top w:val="nil"/>
              <w:left w:val="nil"/>
              <w:bottom w:val="single" w:sz="8" w:space="0" w:color="auto"/>
              <w:right w:val="single" w:sz="8" w:space="0" w:color="auto"/>
            </w:tcBorders>
            <w:shd w:val="clear" w:color="auto" w:fill="FFFF00"/>
            <w:vAlign w:val="center"/>
            <w:hideMark/>
          </w:tcPr>
          <w:p w14:paraId="28461D20"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177,450</w:t>
            </w:r>
          </w:p>
        </w:tc>
        <w:tc>
          <w:tcPr>
            <w:tcW w:w="956" w:type="dxa"/>
            <w:tcBorders>
              <w:top w:val="nil"/>
              <w:left w:val="nil"/>
              <w:bottom w:val="single" w:sz="8" w:space="0" w:color="auto"/>
              <w:right w:val="single" w:sz="8" w:space="0" w:color="auto"/>
            </w:tcBorders>
            <w:shd w:val="clear" w:color="auto" w:fill="auto"/>
            <w:vAlign w:val="center"/>
            <w:hideMark/>
          </w:tcPr>
          <w:p w14:paraId="24D82301"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1067" w:type="dxa"/>
            <w:tcBorders>
              <w:top w:val="nil"/>
              <w:left w:val="nil"/>
              <w:bottom w:val="single" w:sz="8" w:space="0" w:color="auto"/>
              <w:right w:val="single" w:sz="8" w:space="0" w:color="auto"/>
            </w:tcBorders>
            <w:shd w:val="clear" w:color="auto" w:fill="FFFF00"/>
            <w:vAlign w:val="center"/>
            <w:hideMark/>
          </w:tcPr>
          <w:p w14:paraId="12C390B1"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177,450</w:t>
            </w:r>
          </w:p>
        </w:tc>
        <w:tc>
          <w:tcPr>
            <w:tcW w:w="1067" w:type="dxa"/>
            <w:tcBorders>
              <w:top w:val="nil"/>
              <w:left w:val="nil"/>
              <w:bottom w:val="single" w:sz="8" w:space="0" w:color="auto"/>
              <w:right w:val="single" w:sz="8" w:space="0" w:color="auto"/>
            </w:tcBorders>
            <w:shd w:val="clear" w:color="auto" w:fill="FFFF00"/>
            <w:vAlign w:val="center"/>
            <w:hideMark/>
          </w:tcPr>
          <w:p w14:paraId="73929A08"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177,450</w:t>
            </w:r>
          </w:p>
        </w:tc>
      </w:tr>
      <w:tr w:rsidR="00EF54D4" w:rsidRPr="00D5163E" w14:paraId="6F7348BE" w14:textId="77777777" w:rsidTr="00F91C99">
        <w:trPr>
          <w:trHeight w:val="735"/>
        </w:trPr>
        <w:tc>
          <w:tcPr>
            <w:tcW w:w="2070" w:type="dxa"/>
            <w:tcBorders>
              <w:top w:val="nil"/>
              <w:left w:val="single" w:sz="8" w:space="0" w:color="auto"/>
              <w:bottom w:val="single" w:sz="8" w:space="0" w:color="auto"/>
              <w:right w:val="single" w:sz="8" w:space="0" w:color="auto"/>
            </w:tcBorders>
            <w:shd w:val="clear" w:color="auto" w:fill="auto"/>
            <w:vAlign w:val="center"/>
            <w:hideMark/>
          </w:tcPr>
          <w:p w14:paraId="6BC36777" w14:textId="77777777" w:rsidR="00844123" w:rsidRPr="00D5163E" w:rsidRDefault="00844123" w:rsidP="00825807">
            <w:pPr>
              <w:spacing w:after="0"/>
              <w:ind w:right="-30"/>
              <w:jc w:val="left"/>
              <w:rPr>
                <w:rFonts w:eastAsia="Times New Roman" w:cs="Calibri"/>
                <w:color w:val="000000"/>
                <w:sz w:val="18"/>
                <w:szCs w:val="18"/>
              </w:rPr>
            </w:pPr>
            <w:r w:rsidRPr="00D5163E">
              <w:rPr>
                <w:rFonts w:eastAsia="Times New Roman" w:cs="Calibri"/>
                <w:color w:val="000000"/>
                <w:sz w:val="18"/>
                <w:szCs w:val="18"/>
              </w:rPr>
              <w:t>Installation new power line &amp; commissioning</w:t>
            </w:r>
          </w:p>
        </w:tc>
        <w:tc>
          <w:tcPr>
            <w:tcW w:w="1260" w:type="dxa"/>
            <w:tcBorders>
              <w:top w:val="nil"/>
              <w:left w:val="nil"/>
              <w:bottom w:val="single" w:sz="8" w:space="0" w:color="auto"/>
              <w:right w:val="single" w:sz="8" w:space="0" w:color="auto"/>
            </w:tcBorders>
            <w:shd w:val="clear" w:color="auto" w:fill="auto"/>
            <w:vAlign w:val="center"/>
            <w:hideMark/>
          </w:tcPr>
          <w:p w14:paraId="4265405C"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236,600</w:t>
            </w:r>
          </w:p>
        </w:tc>
        <w:tc>
          <w:tcPr>
            <w:tcW w:w="1170" w:type="dxa"/>
            <w:tcBorders>
              <w:top w:val="nil"/>
              <w:left w:val="nil"/>
              <w:bottom w:val="single" w:sz="8" w:space="0" w:color="auto"/>
              <w:right w:val="single" w:sz="8" w:space="0" w:color="auto"/>
            </w:tcBorders>
            <w:shd w:val="clear" w:color="auto" w:fill="FFFF00"/>
            <w:vAlign w:val="center"/>
            <w:hideMark/>
          </w:tcPr>
          <w:p w14:paraId="4162D447"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118,300</w:t>
            </w:r>
          </w:p>
        </w:tc>
        <w:tc>
          <w:tcPr>
            <w:tcW w:w="1170" w:type="dxa"/>
            <w:tcBorders>
              <w:top w:val="nil"/>
              <w:left w:val="nil"/>
              <w:bottom w:val="single" w:sz="8" w:space="0" w:color="auto"/>
              <w:right w:val="single" w:sz="8" w:space="0" w:color="auto"/>
            </w:tcBorders>
            <w:shd w:val="clear" w:color="auto" w:fill="FFFF00"/>
            <w:vAlign w:val="center"/>
            <w:hideMark/>
          </w:tcPr>
          <w:p w14:paraId="07766CE1"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118,300</w:t>
            </w:r>
          </w:p>
        </w:tc>
        <w:tc>
          <w:tcPr>
            <w:tcW w:w="956" w:type="dxa"/>
            <w:tcBorders>
              <w:top w:val="nil"/>
              <w:left w:val="nil"/>
              <w:bottom w:val="single" w:sz="8" w:space="0" w:color="auto"/>
              <w:right w:val="single" w:sz="8" w:space="0" w:color="auto"/>
            </w:tcBorders>
            <w:shd w:val="clear" w:color="auto" w:fill="auto"/>
            <w:vAlign w:val="center"/>
            <w:hideMark/>
          </w:tcPr>
          <w:p w14:paraId="653BB958"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1067" w:type="dxa"/>
            <w:tcBorders>
              <w:top w:val="nil"/>
              <w:left w:val="nil"/>
              <w:bottom w:val="single" w:sz="8" w:space="0" w:color="auto"/>
              <w:right w:val="single" w:sz="8" w:space="0" w:color="auto"/>
            </w:tcBorders>
            <w:shd w:val="clear" w:color="auto" w:fill="FFFF00"/>
            <w:vAlign w:val="center"/>
            <w:hideMark/>
          </w:tcPr>
          <w:p w14:paraId="3F425B5B"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118,300</w:t>
            </w:r>
          </w:p>
        </w:tc>
        <w:tc>
          <w:tcPr>
            <w:tcW w:w="1067" w:type="dxa"/>
            <w:tcBorders>
              <w:top w:val="nil"/>
              <w:left w:val="nil"/>
              <w:bottom w:val="single" w:sz="8" w:space="0" w:color="auto"/>
              <w:right w:val="single" w:sz="8" w:space="0" w:color="auto"/>
            </w:tcBorders>
            <w:shd w:val="clear" w:color="auto" w:fill="FFFF00"/>
            <w:vAlign w:val="center"/>
            <w:hideMark/>
          </w:tcPr>
          <w:p w14:paraId="6FB78B98"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118,300</w:t>
            </w:r>
          </w:p>
        </w:tc>
      </w:tr>
      <w:tr w:rsidR="00EF54D4" w:rsidRPr="00D5163E" w14:paraId="6D831B05" w14:textId="77777777" w:rsidTr="00F91C99">
        <w:trPr>
          <w:trHeight w:val="315"/>
        </w:trPr>
        <w:tc>
          <w:tcPr>
            <w:tcW w:w="2070" w:type="dxa"/>
            <w:tcBorders>
              <w:top w:val="nil"/>
              <w:left w:val="single" w:sz="8" w:space="0" w:color="auto"/>
              <w:bottom w:val="single" w:sz="8" w:space="0" w:color="auto"/>
              <w:right w:val="single" w:sz="8" w:space="0" w:color="auto"/>
            </w:tcBorders>
            <w:shd w:val="clear" w:color="auto" w:fill="auto"/>
            <w:vAlign w:val="center"/>
            <w:hideMark/>
          </w:tcPr>
          <w:p w14:paraId="34BA8B0C"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Subtotal</w:t>
            </w:r>
          </w:p>
        </w:tc>
        <w:tc>
          <w:tcPr>
            <w:tcW w:w="1260" w:type="dxa"/>
            <w:tcBorders>
              <w:top w:val="nil"/>
              <w:left w:val="nil"/>
              <w:bottom w:val="single" w:sz="8" w:space="0" w:color="auto"/>
              <w:right w:val="single" w:sz="8" w:space="0" w:color="auto"/>
            </w:tcBorders>
            <w:shd w:val="clear" w:color="auto" w:fill="auto"/>
            <w:vAlign w:val="center"/>
            <w:hideMark/>
          </w:tcPr>
          <w:p w14:paraId="73752618"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591,500</w:t>
            </w:r>
          </w:p>
        </w:tc>
        <w:tc>
          <w:tcPr>
            <w:tcW w:w="1170" w:type="dxa"/>
            <w:tcBorders>
              <w:top w:val="nil"/>
              <w:left w:val="nil"/>
              <w:bottom w:val="single" w:sz="8" w:space="0" w:color="auto"/>
              <w:right w:val="single" w:sz="8" w:space="0" w:color="auto"/>
            </w:tcBorders>
            <w:shd w:val="clear" w:color="auto" w:fill="FFFF00"/>
            <w:vAlign w:val="center"/>
            <w:hideMark/>
          </w:tcPr>
          <w:p w14:paraId="704365A5"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295,750</w:t>
            </w:r>
          </w:p>
        </w:tc>
        <w:tc>
          <w:tcPr>
            <w:tcW w:w="1170" w:type="dxa"/>
            <w:tcBorders>
              <w:top w:val="nil"/>
              <w:left w:val="nil"/>
              <w:bottom w:val="single" w:sz="8" w:space="0" w:color="auto"/>
              <w:right w:val="single" w:sz="8" w:space="0" w:color="auto"/>
            </w:tcBorders>
            <w:shd w:val="clear" w:color="auto" w:fill="FFFF00"/>
            <w:vAlign w:val="center"/>
            <w:hideMark/>
          </w:tcPr>
          <w:p w14:paraId="649F5FC1"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295,750</w:t>
            </w:r>
          </w:p>
        </w:tc>
        <w:tc>
          <w:tcPr>
            <w:tcW w:w="956" w:type="dxa"/>
            <w:tcBorders>
              <w:top w:val="nil"/>
              <w:left w:val="nil"/>
              <w:bottom w:val="single" w:sz="8" w:space="0" w:color="auto"/>
              <w:right w:val="single" w:sz="8" w:space="0" w:color="auto"/>
            </w:tcBorders>
            <w:shd w:val="clear" w:color="auto" w:fill="auto"/>
            <w:vAlign w:val="center"/>
            <w:hideMark/>
          </w:tcPr>
          <w:p w14:paraId="51294FD8"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1067" w:type="dxa"/>
            <w:tcBorders>
              <w:top w:val="nil"/>
              <w:left w:val="nil"/>
              <w:bottom w:val="single" w:sz="8" w:space="0" w:color="auto"/>
              <w:right w:val="single" w:sz="8" w:space="0" w:color="auto"/>
            </w:tcBorders>
            <w:shd w:val="clear" w:color="auto" w:fill="FFFF00"/>
            <w:vAlign w:val="center"/>
            <w:hideMark/>
          </w:tcPr>
          <w:p w14:paraId="38E8FE6A"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295,750</w:t>
            </w:r>
          </w:p>
        </w:tc>
        <w:tc>
          <w:tcPr>
            <w:tcW w:w="1067" w:type="dxa"/>
            <w:tcBorders>
              <w:top w:val="nil"/>
              <w:left w:val="nil"/>
              <w:bottom w:val="single" w:sz="8" w:space="0" w:color="auto"/>
              <w:right w:val="single" w:sz="8" w:space="0" w:color="auto"/>
            </w:tcBorders>
            <w:shd w:val="clear" w:color="auto" w:fill="FFFF00"/>
            <w:vAlign w:val="center"/>
            <w:hideMark/>
          </w:tcPr>
          <w:p w14:paraId="5D750664"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295,750</w:t>
            </w:r>
          </w:p>
        </w:tc>
      </w:tr>
      <w:tr w:rsidR="00EF54D4" w:rsidRPr="00D5163E" w14:paraId="728C1275" w14:textId="77777777" w:rsidTr="00F91C99">
        <w:trPr>
          <w:trHeight w:val="480"/>
        </w:trPr>
        <w:tc>
          <w:tcPr>
            <w:tcW w:w="3330"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59B06FD9"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PHASE 3: PPP CONTRACTING PERIOD</w:t>
            </w:r>
          </w:p>
        </w:tc>
        <w:tc>
          <w:tcPr>
            <w:tcW w:w="1170" w:type="dxa"/>
            <w:tcBorders>
              <w:top w:val="nil"/>
              <w:left w:val="nil"/>
              <w:bottom w:val="single" w:sz="8" w:space="0" w:color="auto"/>
              <w:right w:val="single" w:sz="8" w:space="0" w:color="auto"/>
            </w:tcBorders>
            <w:shd w:val="clear" w:color="auto" w:fill="FFFF00"/>
            <w:vAlign w:val="center"/>
            <w:hideMark/>
          </w:tcPr>
          <w:p w14:paraId="60BFBA5C"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1170" w:type="dxa"/>
            <w:tcBorders>
              <w:top w:val="nil"/>
              <w:left w:val="nil"/>
              <w:bottom w:val="single" w:sz="8" w:space="0" w:color="auto"/>
              <w:right w:val="single" w:sz="8" w:space="0" w:color="auto"/>
            </w:tcBorders>
            <w:shd w:val="clear" w:color="auto" w:fill="FFFF00"/>
            <w:vAlign w:val="center"/>
            <w:hideMark/>
          </w:tcPr>
          <w:p w14:paraId="365D5628"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956" w:type="dxa"/>
            <w:tcBorders>
              <w:top w:val="nil"/>
              <w:left w:val="nil"/>
              <w:bottom w:val="single" w:sz="8" w:space="0" w:color="auto"/>
              <w:right w:val="single" w:sz="8" w:space="0" w:color="auto"/>
            </w:tcBorders>
            <w:shd w:val="clear" w:color="auto" w:fill="auto"/>
            <w:vAlign w:val="center"/>
            <w:hideMark/>
          </w:tcPr>
          <w:p w14:paraId="35BF043D"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1067" w:type="dxa"/>
            <w:tcBorders>
              <w:top w:val="nil"/>
              <w:left w:val="nil"/>
              <w:bottom w:val="single" w:sz="8" w:space="0" w:color="auto"/>
              <w:right w:val="single" w:sz="8" w:space="0" w:color="auto"/>
            </w:tcBorders>
            <w:shd w:val="clear" w:color="auto" w:fill="auto"/>
            <w:vAlign w:val="center"/>
            <w:hideMark/>
          </w:tcPr>
          <w:p w14:paraId="7C126B7A"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1067" w:type="dxa"/>
            <w:tcBorders>
              <w:top w:val="nil"/>
              <w:left w:val="nil"/>
              <w:bottom w:val="single" w:sz="8" w:space="0" w:color="auto"/>
              <w:right w:val="single" w:sz="8" w:space="0" w:color="auto"/>
            </w:tcBorders>
            <w:shd w:val="clear" w:color="auto" w:fill="auto"/>
            <w:vAlign w:val="center"/>
            <w:hideMark/>
          </w:tcPr>
          <w:p w14:paraId="69B226EC"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r>
      <w:tr w:rsidR="00EF54D4" w:rsidRPr="00D5163E" w14:paraId="215F79B1" w14:textId="77777777" w:rsidTr="00F91C99">
        <w:trPr>
          <w:trHeight w:val="495"/>
        </w:trPr>
        <w:tc>
          <w:tcPr>
            <w:tcW w:w="2070" w:type="dxa"/>
            <w:tcBorders>
              <w:top w:val="nil"/>
              <w:left w:val="single" w:sz="8" w:space="0" w:color="auto"/>
              <w:bottom w:val="single" w:sz="8" w:space="0" w:color="auto"/>
              <w:right w:val="single" w:sz="8" w:space="0" w:color="auto"/>
            </w:tcBorders>
            <w:shd w:val="clear" w:color="auto" w:fill="auto"/>
            <w:vAlign w:val="center"/>
            <w:hideMark/>
          </w:tcPr>
          <w:p w14:paraId="02AD13D6" w14:textId="77777777" w:rsidR="00844123" w:rsidRPr="00D5163E" w:rsidRDefault="00844123" w:rsidP="00825807">
            <w:pPr>
              <w:spacing w:after="0"/>
              <w:ind w:right="-30"/>
              <w:jc w:val="left"/>
              <w:rPr>
                <w:rFonts w:eastAsia="Times New Roman" w:cs="Calibri"/>
                <w:color w:val="000000"/>
                <w:sz w:val="18"/>
                <w:szCs w:val="18"/>
              </w:rPr>
            </w:pPr>
            <w:r w:rsidRPr="00D5163E">
              <w:rPr>
                <w:rFonts w:eastAsia="Times New Roman" w:cs="Calibri"/>
                <w:color w:val="000000"/>
                <w:sz w:val="18"/>
                <w:szCs w:val="18"/>
              </w:rPr>
              <w:t>Operation and Maintenance</w:t>
            </w:r>
          </w:p>
        </w:tc>
        <w:tc>
          <w:tcPr>
            <w:tcW w:w="1260" w:type="dxa"/>
            <w:tcBorders>
              <w:top w:val="nil"/>
              <w:left w:val="nil"/>
              <w:bottom w:val="single" w:sz="8" w:space="0" w:color="auto"/>
              <w:right w:val="single" w:sz="8" w:space="0" w:color="auto"/>
            </w:tcBorders>
            <w:shd w:val="clear" w:color="auto" w:fill="auto"/>
            <w:vAlign w:val="center"/>
            <w:hideMark/>
          </w:tcPr>
          <w:p w14:paraId="44DE99A3"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2,000</w:t>
            </w:r>
          </w:p>
        </w:tc>
        <w:tc>
          <w:tcPr>
            <w:tcW w:w="1170" w:type="dxa"/>
            <w:tcBorders>
              <w:top w:val="nil"/>
              <w:left w:val="nil"/>
              <w:bottom w:val="single" w:sz="8" w:space="0" w:color="auto"/>
              <w:right w:val="single" w:sz="8" w:space="0" w:color="auto"/>
            </w:tcBorders>
            <w:shd w:val="clear" w:color="auto" w:fill="FFFF00"/>
            <w:vAlign w:val="center"/>
            <w:hideMark/>
          </w:tcPr>
          <w:p w14:paraId="2AB8D218"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1170" w:type="dxa"/>
            <w:tcBorders>
              <w:top w:val="nil"/>
              <w:left w:val="nil"/>
              <w:bottom w:val="single" w:sz="8" w:space="0" w:color="auto"/>
              <w:right w:val="single" w:sz="8" w:space="0" w:color="auto"/>
            </w:tcBorders>
            <w:shd w:val="clear" w:color="auto" w:fill="FFFF00"/>
            <w:vAlign w:val="center"/>
            <w:hideMark/>
          </w:tcPr>
          <w:p w14:paraId="0F609EF7"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956" w:type="dxa"/>
            <w:tcBorders>
              <w:top w:val="nil"/>
              <w:left w:val="nil"/>
              <w:bottom w:val="single" w:sz="8" w:space="0" w:color="auto"/>
              <w:right w:val="single" w:sz="8" w:space="0" w:color="auto"/>
            </w:tcBorders>
            <w:shd w:val="clear" w:color="auto" w:fill="auto"/>
            <w:vAlign w:val="center"/>
            <w:hideMark/>
          </w:tcPr>
          <w:p w14:paraId="08BF1EB5"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1067" w:type="dxa"/>
            <w:tcBorders>
              <w:top w:val="nil"/>
              <w:left w:val="nil"/>
              <w:bottom w:val="single" w:sz="8" w:space="0" w:color="auto"/>
              <w:right w:val="single" w:sz="8" w:space="0" w:color="auto"/>
            </w:tcBorders>
            <w:shd w:val="clear" w:color="auto" w:fill="auto"/>
            <w:vAlign w:val="center"/>
            <w:hideMark/>
          </w:tcPr>
          <w:p w14:paraId="2709C957"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2,000</w:t>
            </w:r>
          </w:p>
        </w:tc>
        <w:tc>
          <w:tcPr>
            <w:tcW w:w="1067" w:type="dxa"/>
            <w:tcBorders>
              <w:top w:val="nil"/>
              <w:left w:val="nil"/>
              <w:bottom w:val="single" w:sz="8" w:space="0" w:color="auto"/>
              <w:right w:val="single" w:sz="8" w:space="0" w:color="auto"/>
            </w:tcBorders>
            <w:shd w:val="clear" w:color="auto" w:fill="auto"/>
            <w:vAlign w:val="center"/>
            <w:hideMark/>
          </w:tcPr>
          <w:p w14:paraId="3D7DE24D"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2,000</w:t>
            </w:r>
          </w:p>
        </w:tc>
      </w:tr>
      <w:tr w:rsidR="00EF54D4" w:rsidRPr="00D5163E" w14:paraId="30C2EC87" w14:textId="77777777" w:rsidTr="00F91C99">
        <w:trPr>
          <w:trHeight w:val="315"/>
        </w:trPr>
        <w:tc>
          <w:tcPr>
            <w:tcW w:w="2070" w:type="dxa"/>
            <w:tcBorders>
              <w:top w:val="nil"/>
              <w:left w:val="single" w:sz="8" w:space="0" w:color="auto"/>
              <w:bottom w:val="single" w:sz="8" w:space="0" w:color="auto"/>
              <w:right w:val="single" w:sz="8" w:space="0" w:color="auto"/>
            </w:tcBorders>
            <w:shd w:val="clear" w:color="auto" w:fill="auto"/>
            <w:vAlign w:val="center"/>
            <w:hideMark/>
          </w:tcPr>
          <w:p w14:paraId="66CC4D58" w14:textId="77777777" w:rsidR="00844123" w:rsidRPr="00D5163E" w:rsidRDefault="00844123" w:rsidP="00825807">
            <w:pPr>
              <w:spacing w:after="0"/>
              <w:ind w:right="-30"/>
              <w:jc w:val="left"/>
              <w:rPr>
                <w:rFonts w:eastAsia="Times New Roman" w:cs="Calibri"/>
                <w:color w:val="000000"/>
                <w:sz w:val="18"/>
                <w:szCs w:val="18"/>
              </w:rPr>
            </w:pPr>
            <w:r w:rsidRPr="00D5163E">
              <w:rPr>
                <w:rFonts w:eastAsia="Times New Roman" w:cs="Calibri"/>
                <w:color w:val="000000"/>
                <w:sz w:val="18"/>
                <w:szCs w:val="18"/>
              </w:rPr>
              <w:t>Monitoring</w:t>
            </w:r>
          </w:p>
        </w:tc>
        <w:tc>
          <w:tcPr>
            <w:tcW w:w="1260" w:type="dxa"/>
            <w:tcBorders>
              <w:top w:val="nil"/>
              <w:left w:val="nil"/>
              <w:bottom w:val="single" w:sz="8" w:space="0" w:color="auto"/>
              <w:right w:val="single" w:sz="8" w:space="0" w:color="auto"/>
            </w:tcBorders>
            <w:shd w:val="clear" w:color="auto" w:fill="auto"/>
            <w:vAlign w:val="center"/>
            <w:hideMark/>
          </w:tcPr>
          <w:p w14:paraId="46C02533"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8,000</w:t>
            </w:r>
          </w:p>
        </w:tc>
        <w:tc>
          <w:tcPr>
            <w:tcW w:w="1170" w:type="dxa"/>
            <w:tcBorders>
              <w:top w:val="nil"/>
              <w:left w:val="nil"/>
              <w:bottom w:val="single" w:sz="8" w:space="0" w:color="auto"/>
              <w:right w:val="single" w:sz="8" w:space="0" w:color="auto"/>
            </w:tcBorders>
            <w:shd w:val="clear" w:color="auto" w:fill="FFFF00"/>
            <w:vAlign w:val="center"/>
            <w:hideMark/>
          </w:tcPr>
          <w:p w14:paraId="545FF582"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1170" w:type="dxa"/>
            <w:tcBorders>
              <w:top w:val="nil"/>
              <w:left w:val="nil"/>
              <w:bottom w:val="single" w:sz="8" w:space="0" w:color="auto"/>
              <w:right w:val="single" w:sz="8" w:space="0" w:color="auto"/>
            </w:tcBorders>
            <w:shd w:val="clear" w:color="auto" w:fill="FFFF00"/>
            <w:vAlign w:val="center"/>
            <w:hideMark/>
          </w:tcPr>
          <w:p w14:paraId="005A7038"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956" w:type="dxa"/>
            <w:tcBorders>
              <w:top w:val="nil"/>
              <w:left w:val="nil"/>
              <w:bottom w:val="single" w:sz="8" w:space="0" w:color="auto"/>
              <w:right w:val="single" w:sz="8" w:space="0" w:color="auto"/>
            </w:tcBorders>
            <w:shd w:val="clear" w:color="auto" w:fill="auto"/>
            <w:vAlign w:val="center"/>
            <w:hideMark/>
          </w:tcPr>
          <w:p w14:paraId="288FCEB7"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1067" w:type="dxa"/>
            <w:tcBorders>
              <w:top w:val="nil"/>
              <w:left w:val="nil"/>
              <w:bottom w:val="single" w:sz="8" w:space="0" w:color="auto"/>
              <w:right w:val="single" w:sz="8" w:space="0" w:color="auto"/>
            </w:tcBorders>
            <w:shd w:val="clear" w:color="auto" w:fill="auto"/>
            <w:vAlign w:val="center"/>
            <w:hideMark/>
          </w:tcPr>
          <w:p w14:paraId="2FFA0911"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8,000</w:t>
            </w:r>
          </w:p>
        </w:tc>
        <w:tc>
          <w:tcPr>
            <w:tcW w:w="1067" w:type="dxa"/>
            <w:tcBorders>
              <w:top w:val="nil"/>
              <w:left w:val="nil"/>
              <w:bottom w:val="single" w:sz="8" w:space="0" w:color="auto"/>
              <w:right w:val="single" w:sz="8" w:space="0" w:color="auto"/>
            </w:tcBorders>
            <w:shd w:val="clear" w:color="auto" w:fill="auto"/>
            <w:vAlign w:val="center"/>
            <w:hideMark/>
          </w:tcPr>
          <w:p w14:paraId="263A9716"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8,000</w:t>
            </w:r>
          </w:p>
        </w:tc>
      </w:tr>
      <w:tr w:rsidR="00EF54D4" w:rsidRPr="00D5163E" w14:paraId="6C17BF2B" w14:textId="77777777" w:rsidTr="00F91C99">
        <w:trPr>
          <w:trHeight w:val="315"/>
        </w:trPr>
        <w:tc>
          <w:tcPr>
            <w:tcW w:w="2070" w:type="dxa"/>
            <w:tcBorders>
              <w:top w:val="nil"/>
              <w:left w:val="single" w:sz="8" w:space="0" w:color="auto"/>
              <w:bottom w:val="single" w:sz="8" w:space="0" w:color="auto"/>
              <w:right w:val="single" w:sz="8" w:space="0" w:color="auto"/>
            </w:tcBorders>
            <w:shd w:val="clear" w:color="auto" w:fill="auto"/>
            <w:vAlign w:val="center"/>
            <w:hideMark/>
          </w:tcPr>
          <w:p w14:paraId="40F8C019" w14:textId="77777777" w:rsidR="00844123" w:rsidRPr="00D5163E" w:rsidRDefault="00844123" w:rsidP="00825807">
            <w:pPr>
              <w:spacing w:after="0"/>
              <w:ind w:right="-30"/>
              <w:jc w:val="left"/>
              <w:rPr>
                <w:rFonts w:eastAsia="Times New Roman" w:cs="Calibri"/>
                <w:color w:val="000000"/>
                <w:sz w:val="18"/>
                <w:szCs w:val="18"/>
              </w:rPr>
            </w:pPr>
            <w:r w:rsidRPr="00D5163E">
              <w:rPr>
                <w:rFonts w:eastAsia="Times New Roman" w:cs="Calibri"/>
                <w:color w:val="000000"/>
                <w:sz w:val="18"/>
                <w:szCs w:val="18"/>
              </w:rPr>
              <w:t>Verification</w:t>
            </w:r>
          </w:p>
        </w:tc>
        <w:tc>
          <w:tcPr>
            <w:tcW w:w="1260" w:type="dxa"/>
            <w:tcBorders>
              <w:top w:val="nil"/>
              <w:left w:val="nil"/>
              <w:bottom w:val="single" w:sz="8" w:space="0" w:color="auto"/>
              <w:right w:val="single" w:sz="8" w:space="0" w:color="auto"/>
            </w:tcBorders>
            <w:shd w:val="clear" w:color="auto" w:fill="auto"/>
            <w:vAlign w:val="center"/>
            <w:hideMark/>
          </w:tcPr>
          <w:p w14:paraId="21EE5CBF"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6,000</w:t>
            </w:r>
          </w:p>
        </w:tc>
        <w:tc>
          <w:tcPr>
            <w:tcW w:w="1170" w:type="dxa"/>
            <w:tcBorders>
              <w:top w:val="nil"/>
              <w:left w:val="nil"/>
              <w:bottom w:val="single" w:sz="8" w:space="0" w:color="auto"/>
              <w:right w:val="single" w:sz="8" w:space="0" w:color="auto"/>
            </w:tcBorders>
            <w:shd w:val="clear" w:color="auto" w:fill="FFFF00"/>
            <w:vAlign w:val="center"/>
            <w:hideMark/>
          </w:tcPr>
          <w:p w14:paraId="5068C0CF"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1170" w:type="dxa"/>
            <w:tcBorders>
              <w:top w:val="nil"/>
              <w:left w:val="nil"/>
              <w:bottom w:val="single" w:sz="8" w:space="0" w:color="auto"/>
              <w:right w:val="single" w:sz="8" w:space="0" w:color="auto"/>
            </w:tcBorders>
            <w:shd w:val="clear" w:color="auto" w:fill="FFFF00"/>
            <w:vAlign w:val="center"/>
            <w:hideMark/>
          </w:tcPr>
          <w:p w14:paraId="5DB9B298"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956" w:type="dxa"/>
            <w:tcBorders>
              <w:top w:val="nil"/>
              <w:left w:val="nil"/>
              <w:bottom w:val="single" w:sz="8" w:space="0" w:color="auto"/>
              <w:right w:val="single" w:sz="8" w:space="0" w:color="auto"/>
            </w:tcBorders>
            <w:shd w:val="clear" w:color="auto" w:fill="auto"/>
            <w:vAlign w:val="center"/>
            <w:hideMark/>
          </w:tcPr>
          <w:p w14:paraId="3805528D"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1067" w:type="dxa"/>
            <w:tcBorders>
              <w:top w:val="nil"/>
              <w:left w:val="nil"/>
              <w:bottom w:val="single" w:sz="8" w:space="0" w:color="auto"/>
              <w:right w:val="single" w:sz="8" w:space="0" w:color="auto"/>
            </w:tcBorders>
            <w:shd w:val="clear" w:color="auto" w:fill="auto"/>
            <w:vAlign w:val="center"/>
            <w:hideMark/>
          </w:tcPr>
          <w:p w14:paraId="3F3CC330"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6,000</w:t>
            </w:r>
          </w:p>
        </w:tc>
        <w:tc>
          <w:tcPr>
            <w:tcW w:w="1067" w:type="dxa"/>
            <w:tcBorders>
              <w:top w:val="nil"/>
              <w:left w:val="nil"/>
              <w:bottom w:val="single" w:sz="8" w:space="0" w:color="auto"/>
              <w:right w:val="single" w:sz="8" w:space="0" w:color="auto"/>
            </w:tcBorders>
            <w:shd w:val="clear" w:color="auto" w:fill="auto"/>
            <w:vAlign w:val="center"/>
            <w:hideMark/>
          </w:tcPr>
          <w:p w14:paraId="1918EBB8"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6,000</w:t>
            </w:r>
          </w:p>
        </w:tc>
      </w:tr>
      <w:tr w:rsidR="00EF54D4" w:rsidRPr="00D5163E" w14:paraId="177BAD9B" w14:textId="77777777" w:rsidTr="00F91C99">
        <w:trPr>
          <w:trHeight w:val="315"/>
        </w:trPr>
        <w:tc>
          <w:tcPr>
            <w:tcW w:w="2070" w:type="dxa"/>
            <w:tcBorders>
              <w:top w:val="nil"/>
              <w:left w:val="single" w:sz="8" w:space="0" w:color="auto"/>
              <w:bottom w:val="single" w:sz="8" w:space="0" w:color="auto"/>
              <w:right w:val="single" w:sz="8" w:space="0" w:color="auto"/>
            </w:tcBorders>
            <w:shd w:val="clear" w:color="auto" w:fill="auto"/>
            <w:vAlign w:val="center"/>
            <w:hideMark/>
          </w:tcPr>
          <w:p w14:paraId="660DBFD7" w14:textId="77777777" w:rsidR="00844123" w:rsidRPr="00D5163E" w:rsidRDefault="00844123" w:rsidP="00825807">
            <w:pPr>
              <w:spacing w:after="0"/>
              <w:ind w:right="-30"/>
              <w:jc w:val="left"/>
              <w:rPr>
                <w:rFonts w:eastAsia="Times New Roman" w:cs="Calibri"/>
                <w:color w:val="000000"/>
                <w:sz w:val="18"/>
                <w:szCs w:val="18"/>
              </w:rPr>
            </w:pPr>
            <w:r w:rsidRPr="00D5163E">
              <w:rPr>
                <w:rFonts w:eastAsia="Times New Roman" w:cs="Calibri"/>
                <w:color w:val="000000"/>
                <w:sz w:val="18"/>
                <w:szCs w:val="18"/>
              </w:rPr>
              <w:t>Enforcement</w:t>
            </w:r>
          </w:p>
        </w:tc>
        <w:tc>
          <w:tcPr>
            <w:tcW w:w="1260" w:type="dxa"/>
            <w:tcBorders>
              <w:top w:val="nil"/>
              <w:left w:val="nil"/>
              <w:bottom w:val="single" w:sz="8" w:space="0" w:color="auto"/>
              <w:right w:val="single" w:sz="8" w:space="0" w:color="auto"/>
            </w:tcBorders>
            <w:shd w:val="clear" w:color="auto" w:fill="auto"/>
            <w:vAlign w:val="center"/>
            <w:hideMark/>
          </w:tcPr>
          <w:p w14:paraId="3885989C"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2,000</w:t>
            </w:r>
          </w:p>
        </w:tc>
        <w:tc>
          <w:tcPr>
            <w:tcW w:w="1170" w:type="dxa"/>
            <w:tcBorders>
              <w:top w:val="nil"/>
              <w:left w:val="nil"/>
              <w:bottom w:val="single" w:sz="8" w:space="0" w:color="auto"/>
              <w:right w:val="single" w:sz="8" w:space="0" w:color="auto"/>
            </w:tcBorders>
            <w:shd w:val="clear" w:color="auto" w:fill="FFFF00"/>
            <w:vAlign w:val="center"/>
            <w:hideMark/>
          </w:tcPr>
          <w:p w14:paraId="783C7C06"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1170" w:type="dxa"/>
            <w:tcBorders>
              <w:top w:val="nil"/>
              <w:left w:val="nil"/>
              <w:bottom w:val="single" w:sz="8" w:space="0" w:color="auto"/>
              <w:right w:val="single" w:sz="8" w:space="0" w:color="auto"/>
            </w:tcBorders>
            <w:shd w:val="clear" w:color="auto" w:fill="FFFF00"/>
            <w:vAlign w:val="center"/>
            <w:hideMark/>
          </w:tcPr>
          <w:p w14:paraId="436EECD6"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956" w:type="dxa"/>
            <w:tcBorders>
              <w:top w:val="nil"/>
              <w:left w:val="nil"/>
              <w:bottom w:val="single" w:sz="8" w:space="0" w:color="auto"/>
              <w:right w:val="single" w:sz="8" w:space="0" w:color="auto"/>
            </w:tcBorders>
            <w:shd w:val="clear" w:color="auto" w:fill="auto"/>
            <w:vAlign w:val="center"/>
            <w:hideMark/>
          </w:tcPr>
          <w:p w14:paraId="1180B4EC"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1067" w:type="dxa"/>
            <w:tcBorders>
              <w:top w:val="nil"/>
              <w:left w:val="nil"/>
              <w:bottom w:val="single" w:sz="8" w:space="0" w:color="auto"/>
              <w:right w:val="single" w:sz="8" w:space="0" w:color="auto"/>
            </w:tcBorders>
            <w:shd w:val="clear" w:color="auto" w:fill="auto"/>
            <w:vAlign w:val="center"/>
            <w:hideMark/>
          </w:tcPr>
          <w:p w14:paraId="11A979C9"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2,000</w:t>
            </w:r>
          </w:p>
        </w:tc>
        <w:tc>
          <w:tcPr>
            <w:tcW w:w="1067" w:type="dxa"/>
            <w:tcBorders>
              <w:top w:val="nil"/>
              <w:left w:val="nil"/>
              <w:bottom w:val="single" w:sz="8" w:space="0" w:color="auto"/>
              <w:right w:val="single" w:sz="8" w:space="0" w:color="auto"/>
            </w:tcBorders>
            <w:shd w:val="clear" w:color="auto" w:fill="auto"/>
            <w:vAlign w:val="center"/>
            <w:hideMark/>
          </w:tcPr>
          <w:p w14:paraId="2DB1C267"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2,000</w:t>
            </w:r>
          </w:p>
        </w:tc>
      </w:tr>
      <w:tr w:rsidR="00EF54D4" w:rsidRPr="00D5163E" w14:paraId="7EB2D55B" w14:textId="77777777" w:rsidTr="00F91C99">
        <w:trPr>
          <w:trHeight w:val="315"/>
        </w:trPr>
        <w:tc>
          <w:tcPr>
            <w:tcW w:w="2070" w:type="dxa"/>
            <w:tcBorders>
              <w:top w:val="nil"/>
              <w:left w:val="single" w:sz="8" w:space="0" w:color="auto"/>
              <w:bottom w:val="single" w:sz="8" w:space="0" w:color="auto"/>
              <w:right w:val="single" w:sz="8" w:space="0" w:color="auto"/>
            </w:tcBorders>
            <w:shd w:val="clear" w:color="auto" w:fill="auto"/>
            <w:vAlign w:val="center"/>
            <w:hideMark/>
          </w:tcPr>
          <w:p w14:paraId="7EBFD205"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Subtotal</w:t>
            </w:r>
          </w:p>
        </w:tc>
        <w:tc>
          <w:tcPr>
            <w:tcW w:w="1260" w:type="dxa"/>
            <w:tcBorders>
              <w:top w:val="nil"/>
              <w:left w:val="nil"/>
              <w:bottom w:val="single" w:sz="8" w:space="0" w:color="auto"/>
              <w:right w:val="single" w:sz="8" w:space="0" w:color="auto"/>
            </w:tcBorders>
            <w:shd w:val="clear" w:color="auto" w:fill="auto"/>
            <w:vAlign w:val="center"/>
            <w:hideMark/>
          </w:tcPr>
          <w:p w14:paraId="1FE90B4B"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18,000</w:t>
            </w:r>
          </w:p>
        </w:tc>
        <w:tc>
          <w:tcPr>
            <w:tcW w:w="1170" w:type="dxa"/>
            <w:tcBorders>
              <w:top w:val="nil"/>
              <w:left w:val="nil"/>
              <w:bottom w:val="single" w:sz="8" w:space="0" w:color="auto"/>
              <w:right w:val="single" w:sz="8" w:space="0" w:color="auto"/>
            </w:tcBorders>
            <w:shd w:val="clear" w:color="auto" w:fill="FFFF00"/>
            <w:vAlign w:val="center"/>
            <w:hideMark/>
          </w:tcPr>
          <w:p w14:paraId="4A63114A"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1170" w:type="dxa"/>
            <w:tcBorders>
              <w:top w:val="nil"/>
              <w:left w:val="nil"/>
              <w:bottom w:val="single" w:sz="8" w:space="0" w:color="auto"/>
              <w:right w:val="single" w:sz="8" w:space="0" w:color="auto"/>
            </w:tcBorders>
            <w:shd w:val="clear" w:color="auto" w:fill="FFFF00"/>
            <w:vAlign w:val="center"/>
            <w:hideMark/>
          </w:tcPr>
          <w:p w14:paraId="559B23F1"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956" w:type="dxa"/>
            <w:tcBorders>
              <w:top w:val="nil"/>
              <w:left w:val="nil"/>
              <w:bottom w:val="single" w:sz="8" w:space="0" w:color="auto"/>
              <w:right w:val="single" w:sz="8" w:space="0" w:color="auto"/>
            </w:tcBorders>
            <w:shd w:val="clear" w:color="auto" w:fill="auto"/>
            <w:vAlign w:val="center"/>
            <w:hideMark/>
          </w:tcPr>
          <w:p w14:paraId="3BBEA925"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1067" w:type="dxa"/>
            <w:tcBorders>
              <w:top w:val="nil"/>
              <w:left w:val="nil"/>
              <w:bottom w:val="single" w:sz="8" w:space="0" w:color="auto"/>
              <w:right w:val="single" w:sz="8" w:space="0" w:color="auto"/>
            </w:tcBorders>
            <w:shd w:val="clear" w:color="auto" w:fill="auto"/>
            <w:vAlign w:val="center"/>
            <w:hideMark/>
          </w:tcPr>
          <w:p w14:paraId="1C6BCD0E"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18,000</w:t>
            </w:r>
          </w:p>
        </w:tc>
        <w:tc>
          <w:tcPr>
            <w:tcW w:w="1067" w:type="dxa"/>
            <w:tcBorders>
              <w:top w:val="nil"/>
              <w:left w:val="nil"/>
              <w:bottom w:val="single" w:sz="8" w:space="0" w:color="auto"/>
              <w:right w:val="single" w:sz="8" w:space="0" w:color="auto"/>
            </w:tcBorders>
            <w:shd w:val="clear" w:color="auto" w:fill="auto"/>
            <w:vAlign w:val="center"/>
            <w:hideMark/>
          </w:tcPr>
          <w:p w14:paraId="6EA6590A"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18,000</w:t>
            </w:r>
          </w:p>
        </w:tc>
      </w:tr>
      <w:tr w:rsidR="00EF54D4" w:rsidRPr="00D5163E" w14:paraId="598D9487" w14:textId="77777777" w:rsidTr="00F91C99">
        <w:trPr>
          <w:trHeight w:val="480"/>
        </w:trPr>
        <w:tc>
          <w:tcPr>
            <w:tcW w:w="3330"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2DB006A9"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PHASE 4: REPLICATION PREPARATION</w:t>
            </w:r>
          </w:p>
        </w:tc>
        <w:tc>
          <w:tcPr>
            <w:tcW w:w="1170" w:type="dxa"/>
            <w:tcBorders>
              <w:top w:val="nil"/>
              <w:left w:val="nil"/>
              <w:bottom w:val="single" w:sz="8" w:space="0" w:color="auto"/>
              <w:right w:val="single" w:sz="8" w:space="0" w:color="auto"/>
            </w:tcBorders>
            <w:shd w:val="clear" w:color="auto" w:fill="FFFF00"/>
            <w:vAlign w:val="center"/>
            <w:hideMark/>
          </w:tcPr>
          <w:p w14:paraId="54FC4BF2"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1170" w:type="dxa"/>
            <w:tcBorders>
              <w:top w:val="nil"/>
              <w:left w:val="nil"/>
              <w:bottom w:val="single" w:sz="8" w:space="0" w:color="auto"/>
              <w:right w:val="single" w:sz="8" w:space="0" w:color="auto"/>
            </w:tcBorders>
            <w:shd w:val="clear" w:color="auto" w:fill="FFFF00"/>
            <w:vAlign w:val="center"/>
            <w:hideMark/>
          </w:tcPr>
          <w:p w14:paraId="6DFA78D9"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956" w:type="dxa"/>
            <w:tcBorders>
              <w:top w:val="nil"/>
              <w:left w:val="nil"/>
              <w:bottom w:val="single" w:sz="8" w:space="0" w:color="auto"/>
              <w:right w:val="single" w:sz="8" w:space="0" w:color="auto"/>
            </w:tcBorders>
            <w:shd w:val="clear" w:color="auto" w:fill="auto"/>
            <w:vAlign w:val="center"/>
            <w:hideMark/>
          </w:tcPr>
          <w:p w14:paraId="3CFB194A"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1067" w:type="dxa"/>
            <w:tcBorders>
              <w:top w:val="nil"/>
              <w:left w:val="nil"/>
              <w:bottom w:val="single" w:sz="8" w:space="0" w:color="auto"/>
              <w:right w:val="single" w:sz="8" w:space="0" w:color="auto"/>
            </w:tcBorders>
            <w:shd w:val="clear" w:color="auto" w:fill="auto"/>
            <w:vAlign w:val="center"/>
            <w:hideMark/>
          </w:tcPr>
          <w:p w14:paraId="0805FA7D"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1067" w:type="dxa"/>
            <w:tcBorders>
              <w:top w:val="nil"/>
              <w:left w:val="nil"/>
              <w:bottom w:val="single" w:sz="8" w:space="0" w:color="auto"/>
              <w:right w:val="single" w:sz="8" w:space="0" w:color="auto"/>
            </w:tcBorders>
            <w:shd w:val="clear" w:color="auto" w:fill="auto"/>
            <w:vAlign w:val="center"/>
            <w:hideMark/>
          </w:tcPr>
          <w:p w14:paraId="68672F47"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r>
      <w:tr w:rsidR="00EF54D4" w:rsidRPr="00D5163E" w14:paraId="0B4C17CC" w14:textId="77777777" w:rsidTr="00F91C99">
        <w:trPr>
          <w:trHeight w:val="735"/>
        </w:trPr>
        <w:tc>
          <w:tcPr>
            <w:tcW w:w="2070" w:type="dxa"/>
            <w:tcBorders>
              <w:top w:val="nil"/>
              <w:left w:val="single" w:sz="8" w:space="0" w:color="auto"/>
              <w:bottom w:val="single" w:sz="8" w:space="0" w:color="auto"/>
              <w:right w:val="single" w:sz="8" w:space="0" w:color="auto"/>
            </w:tcBorders>
            <w:shd w:val="clear" w:color="auto" w:fill="auto"/>
            <w:vAlign w:val="center"/>
            <w:hideMark/>
          </w:tcPr>
          <w:p w14:paraId="2787E1CD" w14:textId="77777777" w:rsidR="00844123" w:rsidRPr="00D5163E" w:rsidRDefault="00844123" w:rsidP="00825807">
            <w:pPr>
              <w:spacing w:after="0"/>
              <w:ind w:right="-30"/>
              <w:jc w:val="left"/>
              <w:rPr>
                <w:rFonts w:eastAsia="Times New Roman" w:cs="Calibri"/>
                <w:color w:val="000000"/>
                <w:sz w:val="18"/>
                <w:szCs w:val="18"/>
              </w:rPr>
            </w:pPr>
            <w:r w:rsidRPr="00D5163E">
              <w:rPr>
                <w:rFonts w:eastAsia="Times New Roman" w:cs="Calibri"/>
                <w:color w:val="000000"/>
                <w:sz w:val="18"/>
                <w:szCs w:val="18"/>
              </w:rPr>
              <w:t>Replication potential identification</w:t>
            </w:r>
          </w:p>
        </w:tc>
        <w:tc>
          <w:tcPr>
            <w:tcW w:w="1260" w:type="dxa"/>
            <w:tcBorders>
              <w:top w:val="nil"/>
              <w:left w:val="nil"/>
              <w:bottom w:val="single" w:sz="8" w:space="0" w:color="auto"/>
              <w:right w:val="single" w:sz="8" w:space="0" w:color="auto"/>
            </w:tcBorders>
            <w:shd w:val="clear" w:color="auto" w:fill="auto"/>
            <w:vAlign w:val="center"/>
            <w:hideMark/>
          </w:tcPr>
          <w:p w14:paraId="22EE3863"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8,000</w:t>
            </w:r>
          </w:p>
        </w:tc>
        <w:tc>
          <w:tcPr>
            <w:tcW w:w="1170" w:type="dxa"/>
            <w:tcBorders>
              <w:top w:val="nil"/>
              <w:left w:val="nil"/>
              <w:bottom w:val="single" w:sz="8" w:space="0" w:color="auto"/>
              <w:right w:val="single" w:sz="8" w:space="0" w:color="auto"/>
            </w:tcBorders>
            <w:shd w:val="clear" w:color="auto" w:fill="FFFF00"/>
            <w:vAlign w:val="center"/>
            <w:hideMark/>
          </w:tcPr>
          <w:p w14:paraId="27F5E94F"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1170" w:type="dxa"/>
            <w:tcBorders>
              <w:top w:val="nil"/>
              <w:left w:val="nil"/>
              <w:bottom w:val="single" w:sz="8" w:space="0" w:color="auto"/>
              <w:right w:val="single" w:sz="8" w:space="0" w:color="auto"/>
            </w:tcBorders>
            <w:shd w:val="clear" w:color="auto" w:fill="FFFF00"/>
            <w:vAlign w:val="center"/>
            <w:hideMark/>
          </w:tcPr>
          <w:p w14:paraId="20045025"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956" w:type="dxa"/>
            <w:tcBorders>
              <w:top w:val="nil"/>
              <w:left w:val="nil"/>
              <w:bottom w:val="single" w:sz="8" w:space="0" w:color="auto"/>
              <w:right w:val="single" w:sz="8" w:space="0" w:color="auto"/>
            </w:tcBorders>
            <w:shd w:val="clear" w:color="auto" w:fill="auto"/>
            <w:vAlign w:val="center"/>
            <w:hideMark/>
          </w:tcPr>
          <w:p w14:paraId="60836A1D"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8,000</w:t>
            </w:r>
          </w:p>
        </w:tc>
        <w:tc>
          <w:tcPr>
            <w:tcW w:w="1067" w:type="dxa"/>
            <w:tcBorders>
              <w:top w:val="nil"/>
              <w:left w:val="nil"/>
              <w:bottom w:val="single" w:sz="8" w:space="0" w:color="auto"/>
              <w:right w:val="single" w:sz="8" w:space="0" w:color="auto"/>
            </w:tcBorders>
            <w:shd w:val="clear" w:color="auto" w:fill="auto"/>
            <w:vAlign w:val="center"/>
            <w:hideMark/>
          </w:tcPr>
          <w:p w14:paraId="2C8AD019"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1067" w:type="dxa"/>
            <w:tcBorders>
              <w:top w:val="nil"/>
              <w:left w:val="nil"/>
              <w:bottom w:val="single" w:sz="8" w:space="0" w:color="auto"/>
              <w:right w:val="single" w:sz="8" w:space="0" w:color="auto"/>
            </w:tcBorders>
            <w:shd w:val="clear" w:color="auto" w:fill="auto"/>
            <w:vAlign w:val="center"/>
            <w:hideMark/>
          </w:tcPr>
          <w:p w14:paraId="645E28B2"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r>
      <w:tr w:rsidR="00EF54D4" w:rsidRPr="00D5163E" w14:paraId="6E42F8AD" w14:textId="77777777" w:rsidTr="00F91C99">
        <w:trPr>
          <w:trHeight w:val="735"/>
        </w:trPr>
        <w:tc>
          <w:tcPr>
            <w:tcW w:w="2070" w:type="dxa"/>
            <w:tcBorders>
              <w:top w:val="nil"/>
              <w:left w:val="single" w:sz="8" w:space="0" w:color="auto"/>
              <w:bottom w:val="single" w:sz="8" w:space="0" w:color="auto"/>
              <w:right w:val="single" w:sz="8" w:space="0" w:color="auto"/>
            </w:tcBorders>
            <w:shd w:val="clear" w:color="auto" w:fill="auto"/>
            <w:vAlign w:val="center"/>
            <w:hideMark/>
          </w:tcPr>
          <w:p w14:paraId="0139AC81" w14:textId="77777777" w:rsidR="00844123" w:rsidRPr="00D5163E" w:rsidRDefault="00844123" w:rsidP="00825807">
            <w:pPr>
              <w:spacing w:after="0"/>
              <w:ind w:right="-30"/>
              <w:jc w:val="left"/>
              <w:rPr>
                <w:rFonts w:eastAsia="Times New Roman" w:cs="Calibri"/>
                <w:color w:val="000000"/>
                <w:sz w:val="18"/>
                <w:szCs w:val="18"/>
              </w:rPr>
            </w:pPr>
            <w:r w:rsidRPr="00D5163E">
              <w:rPr>
                <w:rFonts w:eastAsia="Times New Roman" w:cs="Calibri"/>
                <w:color w:val="000000"/>
                <w:sz w:val="18"/>
                <w:szCs w:val="18"/>
              </w:rPr>
              <w:t>Next steps recommended for replication</w:t>
            </w:r>
          </w:p>
        </w:tc>
        <w:tc>
          <w:tcPr>
            <w:tcW w:w="1260" w:type="dxa"/>
            <w:tcBorders>
              <w:top w:val="nil"/>
              <w:left w:val="nil"/>
              <w:bottom w:val="single" w:sz="8" w:space="0" w:color="auto"/>
              <w:right w:val="single" w:sz="8" w:space="0" w:color="auto"/>
            </w:tcBorders>
            <w:shd w:val="clear" w:color="auto" w:fill="auto"/>
            <w:vAlign w:val="center"/>
            <w:hideMark/>
          </w:tcPr>
          <w:p w14:paraId="1C9B779B"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2,000</w:t>
            </w:r>
          </w:p>
        </w:tc>
        <w:tc>
          <w:tcPr>
            <w:tcW w:w="1170" w:type="dxa"/>
            <w:tcBorders>
              <w:top w:val="nil"/>
              <w:left w:val="nil"/>
              <w:bottom w:val="single" w:sz="8" w:space="0" w:color="auto"/>
              <w:right w:val="single" w:sz="8" w:space="0" w:color="auto"/>
            </w:tcBorders>
            <w:shd w:val="clear" w:color="auto" w:fill="FFFF00"/>
            <w:vAlign w:val="center"/>
            <w:hideMark/>
          </w:tcPr>
          <w:p w14:paraId="13482544"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1170" w:type="dxa"/>
            <w:tcBorders>
              <w:top w:val="nil"/>
              <w:left w:val="nil"/>
              <w:bottom w:val="single" w:sz="8" w:space="0" w:color="auto"/>
              <w:right w:val="single" w:sz="8" w:space="0" w:color="auto"/>
            </w:tcBorders>
            <w:shd w:val="clear" w:color="auto" w:fill="FFFF00"/>
            <w:vAlign w:val="center"/>
            <w:hideMark/>
          </w:tcPr>
          <w:p w14:paraId="51CA6A45"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956" w:type="dxa"/>
            <w:tcBorders>
              <w:top w:val="nil"/>
              <w:left w:val="nil"/>
              <w:bottom w:val="single" w:sz="8" w:space="0" w:color="auto"/>
              <w:right w:val="single" w:sz="8" w:space="0" w:color="auto"/>
            </w:tcBorders>
            <w:shd w:val="clear" w:color="auto" w:fill="auto"/>
            <w:vAlign w:val="center"/>
            <w:hideMark/>
          </w:tcPr>
          <w:p w14:paraId="5D5BC2FA"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2,000</w:t>
            </w:r>
          </w:p>
        </w:tc>
        <w:tc>
          <w:tcPr>
            <w:tcW w:w="1067" w:type="dxa"/>
            <w:tcBorders>
              <w:top w:val="nil"/>
              <w:left w:val="nil"/>
              <w:bottom w:val="single" w:sz="8" w:space="0" w:color="auto"/>
              <w:right w:val="single" w:sz="8" w:space="0" w:color="auto"/>
            </w:tcBorders>
            <w:shd w:val="clear" w:color="auto" w:fill="auto"/>
            <w:vAlign w:val="center"/>
            <w:hideMark/>
          </w:tcPr>
          <w:p w14:paraId="2453D42D"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c>
          <w:tcPr>
            <w:tcW w:w="1067" w:type="dxa"/>
            <w:tcBorders>
              <w:top w:val="nil"/>
              <w:left w:val="nil"/>
              <w:bottom w:val="single" w:sz="8" w:space="0" w:color="auto"/>
              <w:right w:val="single" w:sz="8" w:space="0" w:color="auto"/>
            </w:tcBorders>
            <w:shd w:val="clear" w:color="auto" w:fill="auto"/>
            <w:vAlign w:val="center"/>
            <w:hideMark/>
          </w:tcPr>
          <w:p w14:paraId="3EFF96A4" w14:textId="77777777" w:rsidR="00844123" w:rsidRPr="00D5163E" w:rsidRDefault="00844123" w:rsidP="00825807">
            <w:pPr>
              <w:spacing w:after="0"/>
              <w:ind w:right="-30"/>
              <w:jc w:val="right"/>
              <w:rPr>
                <w:rFonts w:eastAsia="Times New Roman" w:cs="Calibri"/>
                <w:color w:val="000000"/>
                <w:sz w:val="18"/>
                <w:szCs w:val="18"/>
              </w:rPr>
            </w:pPr>
            <w:r w:rsidRPr="00D5163E">
              <w:rPr>
                <w:rFonts w:eastAsia="Times New Roman" w:cs="Calibri"/>
                <w:color w:val="000000"/>
                <w:sz w:val="18"/>
                <w:szCs w:val="18"/>
              </w:rPr>
              <w:t> </w:t>
            </w:r>
          </w:p>
        </w:tc>
      </w:tr>
      <w:tr w:rsidR="00EF54D4" w:rsidRPr="00D5163E" w14:paraId="5D45BD17" w14:textId="77777777" w:rsidTr="00F91C99">
        <w:trPr>
          <w:trHeight w:val="315"/>
        </w:trPr>
        <w:tc>
          <w:tcPr>
            <w:tcW w:w="2070" w:type="dxa"/>
            <w:tcBorders>
              <w:top w:val="nil"/>
              <w:left w:val="single" w:sz="8" w:space="0" w:color="auto"/>
              <w:bottom w:val="single" w:sz="12" w:space="0" w:color="auto"/>
              <w:right w:val="single" w:sz="8" w:space="0" w:color="auto"/>
            </w:tcBorders>
            <w:shd w:val="clear" w:color="auto" w:fill="auto"/>
            <w:vAlign w:val="center"/>
            <w:hideMark/>
          </w:tcPr>
          <w:p w14:paraId="1A4B02A8"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Subtotal</w:t>
            </w:r>
          </w:p>
        </w:tc>
        <w:tc>
          <w:tcPr>
            <w:tcW w:w="1260" w:type="dxa"/>
            <w:tcBorders>
              <w:top w:val="nil"/>
              <w:left w:val="nil"/>
              <w:bottom w:val="single" w:sz="12" w:space="0" w:color="auto"/>
              <w:right w:val="single" w:sz="8" w:space="0" w:color="auto"/>
            </w:tcBorders>
            <w:shd w:val="clear" w:color="auto" w:fill="auto"/>
            <w:vAlign w:val="center"/>
            <w:hideMark/>
          </w:tcPr>
          <w:p w14:paraId="4AB1999C"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10,000</w:t>
            </w:r>
          </w:p>
        </w:tc>
        <w:tc>
          <w:tcPr>
            <w:tcW w:w="1170" w:type="dxa"/>
            <w:tcBorders>
              <w:top w:val="nil"/>
              <w:left w:val="nil"/>
              <w:bottom w:val="single" w:sz="12" w:space="0" w:color="auto"/>
              <w:right w:val="single" w:sz="8" w:space="0" w:color="auto"/>
            </w:tcBorders>
            <w:shd w:val="clear" w:color="auto" w:fill="FFFF00"/>
            <w:vAlign w:val="center"/>
            <w:hideMark/>
          </w:tcPr>
          <w:p w14:paraId="1A5EC074"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1170" w:type="dxa"/>
            <w:tcBorders>
              <w:top w:val="nil"/>
              <w:left w:val="nil"/>
              <w:bottom w:val="single" w:sz="12" w:space="0" w:color="auto"/>
              <w:right w:val="single" w:sz="8" w:space="0" w:color="auto"/>
            </w:tcBorders>
            <w:shd w:val="clear" w:color="auto" w:fill="FFFF00"/>
            <w:vAlign w:val="center"/>
            <w:hideMark/>
          </w:tcPr>
          <w:p w14:paraId="4009E042"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956" w:type="dxa"/>
            <w:tcBorders>
              <w:top w:val="nil"/>
              <w:left w:val="nil"/>
              <w:bottom w:val="single" w:sz="12" w:space="0" w:color="auto"/>
              <w:right w:val="single" w:sz="8" w:space="0" w:color="auto"/>
            </w:tcBorders>
            <w:shd w:val="clear" w:color="auto" w:fill="auto"/>
            <w:vAlign w:val="center"/>
            <w:hideMark/>
          </w:tcPr>
          <w:p w14:paraId="55ED0DB4"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10,000</w:t>
            </w:r>
          </w:p>
        </w:tc>
        <w:tc>
          <w:tcPr>
            <w:tcW w:w="1067" w:type="dxa"/>
            <w:tcBorders>
              <w:top w:val="nil"/>
              <w:left w:val="nil"/>
              <w:bottom w:val="single" w:sz="12" w:space="0" w:color="auto"/>
              <w:right w:val="single" w:sz="8" w:space="0" w:color="auto"/>
            </w:tcBorders>
            <w:shd w:val="clear" w:color="auto" w:fill="auto"/>
            <w:vAlign w:val="center"/>
            <w:hideMark/>
          </w:tcPr>
          <w:p w14:paraId="0233A868"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c>
          <w:tcPr>
            <w:tcW w:w="1067" w:type="dxa"/>
            <w:tcBorders>
              <w:top w:val="nil"/>
              <w:left w:val="nil"/>
              <w:bottom w:val="single" w:sz="12" w:space="0" w:color="auto"/>
              <w:right w:val="single" w:sz="8" w:space="0" w:color="auto"/>
            </w:tcBorders>
            <w:shd w:val="clear" w:color="auto" w:fill="auto"/>
            <w:vAlign w:val="center"/>
            <w:hideMark/>
          </w:tcPr>
          <w:p w14:paraId="12D0547B"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 </w:t>
            </w:r>
          </w:p>
        </w:tc>
      </w:tr>
      <w:tr w:rsidR="00EF54D4" w:rsidRPr="00D5163E" w14:paraId="3922E9BD" w14:textId="77777777" w:rsidTr="00F91C99">
        <w:trPr>
          <w:trHeight w:val="330"/>
        </w:trPr>
        <w:tc>
          <w:tcPr>
            <w:tcW w:w="2070" w:type="dxa"/>
            <w:tcBorders>
              <w:top w:val="nil"/>
              <w:left w:val="single" w:sz="8" w:space="0" w:color="auto"/>
              <w:bottom w:val="double" w:sz="6" w:space="0" w:color="auto"/>
              <w:right w:val="single" w:sz="8" w:space="0" w:color="auto"/>
            </w:tcBorders>
            <w:shd w:val="clear" w:color="auto" w:fill="auto"/>
            <w:vAlign w:val="center"/>
            <w:hideMark/>
          </w:tcPr>
          <w:p w14:paraId="5773F3FF" w14:textId="77777777" w:rsidR="00844123" w:rsidRPr="00D5163E" w:rsidRDefault="00844123" w:rsidP="00825807">
            <w:pPr>
              <w:spacing w:after="0"/>
              <w:ind w:right="-30"/>
              <w:jc w:val="left"/>
              <w:rPr>
                <w:rFonts w:eastAsia="Times New Roman" w:cs="Calibri"/>
                <w:b/>
                <w:bCs/>
                <w:color w:val="000000"/>
                <w:sz w:val="18"/>
                <w:szCs w:val="18"/>
              </w:rPr>
            </w:pPr>
            <w:r w:rsidRPr="00D5163E">
              <w:rPr>
                <w:rFonts w:eastAsia="Times New Roman" w:cs="Calibri"/>
                <w:b/>
                <w:bCs/>
                <w:color w:val="000000"/>
                <w:sz w:val="18"/>
                <w:szCs w:val="18"/>
              </w:rPr>
              <w:t>TOTAL BUDGET</w:t>
            </w:r>
          </w:p>
        </w:tc>
        <w:tc>
          <w:tcPr>
            <w:tcW w:w="1260" w:type="dxa"/>
            <w:tcBorders>
              <w:top w:val="nil"/>
              <w:left w:val="nil"/>
              <w:bottom w:val="double" w:sz="6" w:space="0" w:color="auto"/>
              <w:right w:val="single" w:sz="8" w:space="0" w:color="auto"/>
            </w:tcBorders>
            <w:shd w:val="clear" w:color="auto" w:fill="auto"/>
            <w:vAlign w:val="center"/>
            <w:hideMark/>
          </w:tcPr>
          <w:p w14:paraId="166452E8"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819,500</w:t>
            </w:r>
          </w:p>
        </w:tc>
        <w:tc>
          <w:tcPr>
            <w:tcW w:w="1170" w:type="dxa"/>
            <w:tcBorders>
              <w:top w:val="nil"/>
              <w:left w:val="nil"/>
              <w:bottom w:val="double" w:sz="6" w:space="0" w:color="auto"/>
              <w:right w:val="single" w:sz="8" w:space="0" w:color="auto"/>
            </w:tcBorders>
            <w:shd w:val="clear" w:color="auto" w:fill="FFFF00"/>
            <w:vAlign w:val="center"/>
            <w:hideMark/>
          </w:tcPr>
          <w:p w14:paraId="21CD5CE2"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295,750</w:t>
            </w:r>
          </w:p>
        </w:tc>
        <w:tc>
          <w:tcPr>
            <w:tcW w:w="1170" w:type="dxa"/>
            <w:tcBorders>
              <w:top w:val="nil"/>
              <w:left w:val="nil"/>
              <w:bottom w:val="double" w:sz="6" w:space="0" w:color="auto"/>
              <w:right w:val="single" w:sz="8" w:space="0" w:color="auto"/>
            </w:tcBorders>
            <w:shd w:val="clear" w:color="auto" w:fill="FFFF00"/>
            <w:vAlign w:val="center"/>
            <w:hideMark/>
          </w:tcPr>
          <w:p w14:paraId="5E711255"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295,750</w:t>
            </w:r>
          </w:p>
        </w:tc>
        <w:tc>
          <w:tcPr>
            <w:tcW w:w="956" w:type="dxa"/>
            <w:tcBorders>
              <w:top w:val="nil"/>
              <w:left w:val="nil"/>
              <w:bottom w:val="double" w:sz="6" w:space="0" w:color="auto"/>
              <w:right w:val="single" w:sz="8" w:space="0" w:color="auto"/>
            </w:tcBorders>
            <w:shd w:val="clear" w:color="auto" w:fill="auto"/>
            <w:vAlign w:val="center"/>
            <w:hideMark/>
          </w:tcPr>
          <w:p w14:paraId="32D9249E"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60,000</w:t>
            </w:r>
          </w:p>
        </w:tc>
        <w:tc>
          <w:tcPr>
            <w:tcW w:w="1067" w:type="dxa"/>
            <w:tcBorders>
              <w:top w:val="nil"/>
              <w:left w:val="nil"/>
              <w:bottom w:val="double" w:sz="6" w:space="0" w:color="auto"/>
              <w:right w:val="single" w:sz="8" w:space="0" w:color="auto"/>
            </w:tcBorders>
            <w:shd w:val="clear" w:color="000000" w:fill="FFFF00"/>
            <w:vAlign w:val="center"/>
            <w:hideMark/>
          </w:tcPr>
          <w:p w14:paraId="4F5E7DCA"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463,750</w:t>
            </w:r>
          </w:p>
        </w:tc>
        <w:tc>
          <w:tcPr>
            <w:tcW w:w="1067" w:type="dxa"/>
            <w:tcBorders>
              <w:top w:val="nil"/>
              <w:left w:val="nil"/>
              <w:bottom w:val="double" w:sz="6" w:space="0" w:color="auto"/>
              <w:right w:val="single" w:sz="8" w:space="0" w:color="auto"/>
            </w:tcBorders>
            <w:shd w:val="clear" w:color="000000" w:fill="FFFF00"/>
            <w:vAlign w:val="center"/>
            <w:hideMark/>
          </w:tcPr>
          <w:p w14:paraId="770C97A7" w14:textId="77777777" w:rsidR="00844123" w:rsidRPr="00D5163E" w:rsidRDefault="00844123" w:rsidP="00825807">
            <w:pPr>
              <w:spacing w:after="0"/>
              <w:ind w:right="-30"/>
              <w:jc w:val="right"/>
              <w:rPr>
                <w:rFonts w:eastAsia="Times New Roman" w:cs="Calibri"/>
                <w:b/>
                <w:bCs/>
                <w:color w:val="000000"/>
                <w:sz w:val="18"/>
                <w:szCs w:val="18"/>
              </w:rPr>
            </w:pPr>
            <w:r w:rsidRPr="00D5163E">
              <w:rPr>
                <w:rFonts w:eastAsia="Times New Roman" w:cs="Calibri"/>
                <w:b/>
                <w:bCs/>
                <w:color w:val="000000"/>
                <w:sz w:val="18"/>
                <w:szCs w:val="18"/>
              </w:rPr>
              <w:t>463,750</w:t>
            </w:r>
          </w:p>
        </w:tc>
      </w:tr>
    </w:tbl>
    <w:p w14:paraId="5303373F" w14:textId="3D6B48A6" w:rsidR="00844123" w:rsidRPr="00D5163E" w:rsidRDefault="00844123" w:rsidP="00BB05F5">
      <w:pPr>
        <w:tabs>
          <w:tab w:val="left" w:pos="2700"/>
        </w:tabs>
        <w:spacing w:after="0"/>
        <w:ind w:left="720" w:right="-630"/>
        <w:rPr>
          <w:sz w:val="22"/>
          <w:szCs w:val="22"/>
        </w:rPr>
      </w:pPr>
    </w:p>
    <w:p w14:paraId="57CEDD33" w14:textId="77777777" w:rsidR="00844123" w:rsidRPr="00D5163E" w:rsidRDefault="00844123" w:rsidP="00BB05F5">
      <w:pPr>
        <w:tabs>
          <w:tab w:val="left" w:pos="2700"/>
        </w:tabs>
        <w:spacing w:after="0"/>
        <w:ind w:left="720" w:right="-630"/>
        <w:rPr>
          <w:sz w:val="22"/>
          <w:szCs w:val="22"/>
        </w:rPr>
      </w:pPr>
    </w:p>
    <w:p w14:paraId="03DBBFE6" w14:textId="17BE48B3" w:rsidR="001665DC" w:rsidRPr="00D5163E" w:rsidRDefault="001665DC" w:rsidP="00BB05F5">
      <w:pPr>
        <w:spacing w:after="0"/>
        <w:ind w:left="720" w:right="-450"/>
        <w:rPr>
          <w:b/>
          <w:sz w:val="22"/>
          <w:szCs w:val="22"/>
        </w:rPr>
      </w:pPr>
      <w:r w:rsidRPr="00D5163E">
        <w:rPr>
          <w:b/>
          <w:sz w:val="22"/>
          <w:szCs w:val="22"/>
        </w:rPr>
        <w:t>Implementation Timeline</w:t>
      </w:r>
    </w:p>
    <w:p w14:paraId="205D8E8F" w14:textId="77777777" w:rsidR="001665DC" w:rsidRPr="00D5163E" w:rsidRDefault="001665DC" w:rsidP="00BB05F5">
      <w:pPr>
        <w:spacing w:after="0"/>
        <w:ind w:left="990" w:right="-450"/>
        <w:rPr>
          <w:sz w:val="22"/>
          <w:szCs w:val="22"/>
        </w:rPr>
      </w:pPr>
    </w:p>
    <w:p w14:paraId="16257E79" w14:textId="77777777" w:rsidR="00BB05F5" w:rsidRPr="00D5163E" w:rsidRDefault="001665DC" w:rsidP="00BB05F5">
      <w:pPr>
        <w:ind w:left="720" w:right="-630"/>
        <w:rPr>
          <w:sz w:val="22"/>
          <w:szCs w:val="22"/>
        </w:rPr>
      </w:pPr>
      <w:r w:rsidRPr="00D5163E">
        <w:rPr>
          <w:sz w:val="22"/>
          <w:szCs w:val="22"/>
        </w:rPr>
        <w:t>The host and ESCO selection is the main priority activity as soon as the project demonstration begins, at the first quarter of 201</w:t>
      </w:r>
      <w:r w:rsidR="009F6107" w:rsidRPr="00D5163E">
        <w:rPr>
          <w:sz w:val="22"/>
          <w:szCs w:val="22"/>
        </w:rPr>
        <w:t>9</w:t>
      </w:r>
      <w:r w:rsidRPr="00D5163E">
        <w:rPr>
          <w:sz w:val="22"/>
          <w:szCs w:val="22"/>
        </w:rPr>
        <w:t>. The audit, contract, and the agreements will be signed right after it, in the fourth quarter of the first year, followed by the implementation of</w:t>
      </w:r>
      <w:r w:rsidR="00BB05F5" w:rsidRPr="00D5163E">
        <w:rPr>
          <w:sz w:val="22"/>
          <w:szCs w:val="22"/>
        </w:rPr>
        <w:t xml:space="preserve"> the project at the same term.</w:t>
      </w:r>
    </w:p>
    <w:p w14:paraId="20AED199" w14:textId="77777777" w:rsidR="00BB05F5" w:rsidRPr="00D5163E" w:rsidRDefault="00BB05F5" w:rsidP="00BB05F5">
      <w:pPr>
        <w:ind w:left="720" w:right="-630"/>
        <w:rPr>
          <w:sz w:val="22"/>
          <w:szCs w:val="22"/>
        </w:rPr>
      </w:pPr>
    </w:p>
    <w:p w14:paraId="7509DE63" w14:textId="3771B80E" w:rsidR="001665DC" w:rsidRPr="00D5163E" w:rsidRDefault="001665DC" w:rsidP="00BB05F5">
      <w:pPr>
        <w:ind w:left="720" w:right="-630"/>
        <w:rPr>
          <w:sz w:val="22"/>
          <w:szCs w:val="22"/>
        </w:rPr>
      </w:pPr>
      <w:r w:rsidRPr="00D5163E">
        <w:rPr>
          <w:sz w:val="22"/>
          <w:szCs w:val="22"/>
        </w:rPr>
        <w:t xml:space="preserve">Thus, the performance contracting period can begin right at the beginning of the second year and could last until the end of the project period or even earlier, depends on the feasibility study and contract agreement later. After six months operating, the saving from the LED light is expected to show an indication of a successful business model. Thus, the replication preparation by disseminating the result of the project demonstration can already be started in the </w:t>
      </w:r>
      <w:r w:rsidR="009F6107" w:rsidRPr="00D5163E">
        <w:rPr>
          <w:sz w:val="22"/>
          <w:szCs w:val="22"/>
        </w:rPr>
        <w:t xml:space="preserve">fourth </w:t>
      </w:r>
      <w:r w:rsidRPr="00D5163E">
        <w:rPr>
          <w:sz w:val="22"/>
          <w:szCs w:val="22"/>
        </w:rPr>
        <w:t>quarter of 2019.</w:t>
      </w:r>
    </w:p>
    <w:p w14:paraId="2B7619AC" w14:textId="77777777" w:rsidR="005C55CD" w:rsidRPr="00D5163E" w:rsidRDefault="005C55CD" w:rsidP="007E081C">
      <w:pPr>
        <w:rPr>
          <w:sz w:val="22"/>
          <w:szCs w:val="22"/>
        </w:rPr>
      </w:pPr>
    </w:p>
    <w:p w14:paraId="603CBA1A" w14:textId="77777777" w:rsidR="005C55CD" w:rsidRPr="00D5163E" w:rsidRDefault="005C55CD" w:rsidP="007E081C">
      <w:pPr>
        <w:rPr>
          <w:sz w:val="22"/>
          <w:szCs w:val="22"/>
        </w:rPr>
      </w:pPr>
    </w:p>
    <w:p w14:paraId="1ACF89F5" w14:textId="49E13861" w:rsidR="005C55CD" w:rsidRPr="00D5163E" w:rsidRDefault="005C55CD" w:rsidP="007E081C">
      <w:pPr>
        <w:rPr>
          <w:sz w:val="22"/>
          <w:szCs w:val="22"/>
        </w:rPr>
        <w:sectPr w:rsidR="005C55CD" w:rsidRPr="00D5163E" w:rsidSect="00256214">
          <w:pgSz w:w="12240" w:h="15840" w:code="1"/>
          <w:pgMar w:top="720" w:right="2070" w:bottom="720" w:left="720" w:header="720" w:footer="720" w:gutter="0"/>
          <w:cols w:space="720"/>
          <w:docGrid w:linePitch="360"/>
        </w:sectPr>
      </w:pPr>
    </w:p>
    <w:p w14:paraId="56BC575C" w14:textId="294D2FD8" w:rsidR="00BC6704" w:rsidRPr="00D5163E" w:rsidRDefault="00BC6704" w:rsidP="007E081C">
      <w:pPr>
        <w:pStyle w:val="ListParagraph"/>
        <w:spacing w:after="60"/>
        <w:jc w:val="center"/>
        <w:rPr>
          <w:rFonts w:ascii="Calibri" w:hAnsi="Calibri"/>
          <w:b/>
        </w:rPr>
      </w:pPr>
      <w:r w:rsidRPr="00D5163E">
        <w:rPr>
          <w:rFonts w:ascii="Calibri" w:hAnsi="Calibri"/>
          <w:b/>
        </w:rPr>
        <w:lastRenderedPageBreak/>
        <w:t xml:space="preserve">Annex </w:t>
      </w:r>
      <w:r w:rsidR="0068373C" w:rsidRPr="00D5163E">
        <w:rPr>
          <w:rFonts w:ascii="Calibri" w:hAnsi="Calibri"/>
          <w:b/>
        </w:rPr>
        <w:t>L</w:t>
      </w:r>
      <w:r w:rsidRPr="00D5163E">
        <w:rPr>
          <w:rFonts w:ascii="Calibri" w:hAnsi="Calibri"/>
          <w:b/>
        </w:rPr>
        <w:t xml:space="preserve">: GHG </w:t>
      </w:r>
      <w:r w:rsidR="00CA4477" w:rsidRPr="00D5163E">
        <w:rPr>
          <w:rFonts w:ascii="Calibri" w:hAnsi="Calibri"/>
          <w:b/>
        </w:rPr>
        <w:t xml:space="preserve">Emission </w:t>
      </w:r>
      <w:r w:rsidRPr="00D5163E">
        <w:rPr>
          <w:rFonts w:ascii="Calibri" w:hAnsi="Calibri"/>
          <w:b/>
        </w:rPr>
        <w:t xml:space="preserve">Reduction </w:t>
      </w:r>
      <w:r w:rsidR="00CA4477" w:rsidRPr="00D5163E">
        <w:rPr>
          <w:rFonts w:ascii="Calibri" w:hAnsi="Calibri"/>
          <w:b/>
        </w:rPr>
        <w:t>Estimates</w:t>
      </w:r>
    </w:p>
    <w:p w14:paraId="12704C47" w14:textId="77777777" w:rsidR="00BC6704" w:rsidRPr="00D5163E" w:rsidRDefault="00BC6704" w:rsidP="007E081C">
      <w:pPr>
        <w:spacing w:after="0"/>
        <w:rPr>
          <w:rFonts w:cs="Calibri"/>
          <w:sz w:val="22"/>
          <w:szCs w:val="22"/>
        </w:rPr>
      </w:pPr>
    </w:p>
    <w:p w14:paraId="792AE9D3" w14:textId="77777777" w:rsidR="00BC6704" w:rsidRPr="00D5163E" w:rsidRDefault="00BC6704" w:rsidP="007E081C">
      <w:pPr>
        <w:spacing w:after="0"/>
        <w:rPr>
          <w:rFonts w:cs="Calibri"/>
          <w:sz w:val="22"/>
          <w:szCs w:val="22"/>
        </w:rPr>
      </w:pPr>
      <w:r w:rsidRPr="00D5163E">
        <w:rPr>
          <w:rFonts w:cs="Calibri"/>
          <w:sz w:val="22"/>
          <w:szCs w:val="22"/>
        </w:rPr>
        <w:t>Business-as-usual (BAU) estimations for energy saving and CO</w:t>
      </w:r>
      <w:r w:rsidRPr="00D5163E">
        <w:rPr>
          <w:rFonts w:cs="Calibri"/>
          <w:sz w:val="22"/>
          <w:szCs w:val="22"/>
          <w:vertAlign w:val="subscript"/>
        </w:rPr>
        <w:t>2</w:t>
      </w:r>
      <w:r w:rsidRPr="00D5163E">
        <w:rPr>
          <w:rFonts w:cs="Calibri"/>
          <w:sz w:val="22"/>
          <w:szCs w:val="22"/>
        </w:rPr>
        <w:t xml:space="preserve"> emission have been made based on the forecast scenarios in the Electricity Power Supply Business Plan (</w:t>
      </w:r>
      <w:r w:rsidRPr="00D5163E">
        <w:rPr>
          <w:rFonts w:cs="Calibri"/>
          <w:i/>
          <w:sz w:val="22"/>
          <w:szCs w:val="22"/>
        </w:rPr>
        <w:t>RUPTL</w:t>
      </w:r>
      <w:r w:rsidRPr="00D5163E">
        <w:rPr>
          <w:rFonts w:cs="Calibri"/>
          <w:sz w:val="22"/>
          <w:szCs w:val="22"/>
        </w:rPr>
        <w:t xml:space="preserve">) issued by the Ministry of Energy and Mineral Resources (MEMR). In the last </w:t>
      </w:r>
      <w:r w:rsidRPr="00D5163E">
        <w:rPr>
          <w:rFonts w:cs="Calibri"/>
          <w:i/>
          <w:sz w:val="22"/>
          <w:szCs w:val="22"/>
        </w:rPr>
        <w:t>RUPTL</w:t>
      </w:r>
      <w:r w:rsidRPr="00D5163E">
        <w:rPr>
          <w:rFonts w:cs="Calibri"/>
          <w:sz w:val="22"/>
          <w:szCs w:val="22"/>
        </w:rPr>
        <w:t xml:space="preserve"> for 2017-2026, the electricity consumption and customer growth are presented. </w:t>
      </w:r>
    </w:p>
    <w:p w14:paraId="7E594008" w14:textId="77777777" w:rsidR="00BC6704" w:rsidRPr="00D5163E" w:rsidRDefault="00BC6704" w:rsidP="007E081C">
      <w:pPr>
        <w:spacing w:after="0"/>
        <w:ind w:firstLine="720"/>
        <w:rPr>
          <w:rFonts w:cs="Calibri"/>
          <w:sz w:val="22"/>
          <w:szCs w:val="22"/>
        </w:rPr>
      </w:pPr>
    </w:p>
    <w:p w14:paraId="40FA60D4" w14:textId="77777777" w:rsidR="00BC6704" w:rsidRPr="00D5163E" w:rsidRDefault="00BC6704" w:rsidP="00DD7CE7">
      <w:pPr>
        <w:pStyle w:val="ListParagraph"/>
        <w:numPr>
          <w:ilvl w:val="0"/>
          <w:numId w:val="24"/>
        </w:numPr>
        <w:ind w:left="567" w:hanging="567"/>
        <w:contextualSpacing/>
        <w:jc w:val="both"/>
        <w:rPr>
          <w:rFonts w:ascii="Calibri" w:hAnsi="Calibri" w:cs="Calibri"/>
          <w:b/>
          <w:sz w:val="22"/>
          <w:szCs w:val="22"/>
        </w:rPr>
      </w:pPr>
      <w:r w:rsidRPr="00D5163E">
        <w:rPr>
          <w:rFonts w:ascii="Calibri" w:hAnsi="Calibri" w:cs="Calibri"/>
          <w:b/>
          <w:sz w:val="22"/>
          <w:szCs w:val="22"/>
        </w:rPr>
        <w:t xml:space="preserve">Electricity demand  </w:t>
      </w:r>
    </w:p>
    <w:p w14:paraId="60616A79" w14:textId="77777777" w:rsidR="00BC6704" w:rsidRPr="00D5163E" w:rsidRDefault="00BC6704" w:rsidP="007E081C">
      <w:pPr>
        <w:spacing w:after="0"/>
        <w:rPr>
          <w:rFonts w:cs="Calibri"/>
          <w:sz w:val="22"/>
          <w:szCs w:val="22"/>
        </w:rPr>
      </w:pPr>
    </w:p>
    <w:p w14:paraId="143E8C69" w14:textId="26FE3718" w:rsidR="00BC6704" w:rsidRPr="00D5163E" w:rsidRDefault="00BC6704" w:rsidP="007E081C">
      <w:pPr>
        <w:spacing w:after="0"/>
        <w:rPr>
          <w:rFonts w:cs="Calibri"/>
          <w:sz w:val="22"/>
          <w:szCs w:val="22"/>
        </w:rPr>
      </w:pPr>
      <w:r w:rsidRPr="00D5163E">
        <w:rPr>
          <w:rFonts w:cs="Calibri"/>
          <w:sz w:val="22"/>
          <w:szCs w:val="22"/>
        </w:rPr>
        <w:t xml:space="preserve">The history of electricity consumption in Indonesia in the period 2008 to 2016 is shown in </w:t>
      </w:r>
      <w:r w:rsidRPr="00D5163E">
        <w:rPr>
          <w:rFonts w:cs="Calibri"/>
          <w:b/>
          <w:sz w:val="22"/>
          <w:szCs w:val="22"/>
        </w:rPr>
        <w:t xml:space="preserve">Table </w:t>
      </w:r>
      <w:r w:rsidR="0068373C" w:rsidRPr="00D5163E">
        <w:rPr>
          <w:rFonts w:cs="Calibri"/>
          <w:b/>
          <w:sz w:val="22"/>
          <w:szCs w:val="22"/>
        </w:rPr>
        <w:t>L</w:t>
      </w:r>
      <w:r w:rsidRPr="00D5163E">
        <w:rPr>
          <w:rFonts w:cs="Calibri"/>
          <w:b/>
          <w:sz w:val="22"/>
          <w:szCs w:val="22"/>
        </w:rPr>
        <w:t>.1</w:t>
      </w:r>
      <w:r w:rsidRPr="00D5163E">
        <w:rPr>
          <w:rFonts w:cs="Calibri"/>
          <w:sz w:val="22"/>
          <w:szCs w:val="22"/>
        </w:rPr>
        <w:t xml:space="preserve">. The history of number of customer is shown in </w:t>
      </w:r>
      <w:r w:rsidRPr="00D5163E">
        <w:rPr>
          <w:rFonts w:cs="Calibri"/>
          <w:b/>
          <w:sz w:val="22"/>
          <w:szCs w:val="22"/>
        </w:rPr>
        <w:t xml:space="preserve">Table </w:t>
      </w:r>
      <w:r w:rsidR="0068373C" w:rsidRPr="00D5163E">
        <w:rPr>
          <w:rFonts w:cs="Calibri"/>
          <w:b/>
          <w:sz w:val="22"/>
          <w:szCs w:val="22"/>
        </w:rPr>
        <w:t>L</w:t>
      </w:r>
      <w:r w:rsidRPr="00D5163E">
        <w:rPr>
          <w:rFonts w:cs="Calibri"/>
          <w:b/>
          <w:sz w:val="22"/>
          <w:szCs w:val="22"/>
        </w:rPr>
        <w:t>.2</w:t>
      </w:r>
      <w:r w:rsidRPr="00D5163E">
        <w:rPr>
          <w:rFonts w:cs="Calibri"/>
          <w:sz w:val="22"/>
          <w:szCs w:val="22"/>
        </w:rPr>
        <w:t xml:space="preserve">. </w:t>
      </w:r>
    </w:p>
    <w:p w14:paraId="3E9D5390" w14:textId="77777777" w:rsidR="00BC6704" w:rsidRPr="00D5163E" w:rsidRDefault="00BC6704" w:rsidP="007E081C">
      <w:pPr>
        <w:spacing w:after="0"/>
        <w:rPr>
          <w:rFonts w:cs="Calibri"/>
          <w:sz w:val="22"/>
          <w:szCs w:val="22"/>
        </w:rPr>
      </w:pPr>
    </w:p>
    <w:p w14:paraId="349B96BA" w14:textId="01945F40" w:rsidR="00BC6704" w:rsidRPr="00D5163E" w:rsidRDefault="00BC6704" w:rsidP="007E081C">
      <w:pPr>
        <w:spacing w:after="0"/>
        <w:rPr>
          <w:rFonts w:cs="Calibri"/>
          <w:b/>
          <w:sz w:val="22"/>
          <w:szCs w:val="22"/>
        </w:rPr>
      </w:pPr>
      <w:r w:rsidRPr="00D5163E">
        <w:rPr>
          <w:rFonts w:cs="Calibri"/>
          <w:b/>
          <w:sz w:val="22"/>
          <w:szCs w:val="22"/>
        </w:rPr>
        <w:t xml:space="preserve">Table </w:t>
      </w:r>
      <w:r w:rsidR="0068373C" w:rsidRPr="00D5163E">
        <w:rPr>
          <w:rFonts w:cs="Calibri"/>
          <w:b/>
          <w:sz w:val="22"/>
          <w:szCs w:val="22"/>
        </w:rPr>
        <w:t>L</w:t>
      </w:r>
      <w:r w:rsidRPr="00D5163E">
        <w:rPr>
          <w:rFonts w:cs="Calibri"/>
          <w:b/>
          <w:sz w:val="22"/>
          <w:szCs w:val="22"/>
        </w:rPr>
        <w:t xml:space="preserve">.1. History of electricity consumption </w:t>
      </w:r>
    </w:p>
    <w:p w14:paraId="4FF22820" w14:textId="77777777" w:rsidR="00BC6704" w:rsidRPr="00D5163E" w:rsidRDefault="00BC6704" w:rsidP="007E081C">
      <w:pPr>
        <w:spacing w:after="0"/>
        <w:rPr>
          <w:rFonts w:cs="Calibri"/>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1296"/>
        <w:gridCol w:w="1145"/>
        <w:gridCol w:w="1403"/>
        <w:gridCol w:w="1116"/>
        <w:gridCol w:w="1118"/>
        <w:gridCol w:w="1150"/>
        <w:gridCol w:w="1026"/>
      </w:tblGrid>
      <w:tr w:rsidR="00BC6704" w:rsidRPr="00D5163E" w14:paraId="0AD32B26" w14:textId="77777777" w:rsidTr="00696431">
        <w:tc>
          <w:tcPr>
            <w:tcW w:w="1096" w:type="dxa"/>
            <w:vMerge w:val="restart"/>
            <w:shd w:val="clear" w:color="auto" w:fill="auto"/>
            <w:vAlign w:val="center"/>
          </w:tcPr>
          <w:p w14:paraId="17FA2334" w14:textId="77777777" w:rsidR="00BC6704" w:rsidRPr="00D5163E" w:rsidRDefault="00BC6704" w:rsidP="007E081C">
            <w:pPr>
              <w:rPr>
                <w:rFonts w:cs="Calibri"/>
                <w:b/>
                <w:szCs w:val="20"/>
              </w:rPr>
            </w:pPr>
            <w:r w:rsidRPr="00D5163E">
              <w:rPr>
                <w:rFonts w:cs="Calibri"/>
                <w:b/>
                <w:szCs w:val="20"/>
              </w:rPr>
              <w:t>Year</w:t>
            </w:r>
          </w:p>
        </w:tc>
        <w:tc>
          <w:tcPr>
            <w:tcW w:w="7228" w:type="dxa"/>
            <w:gridSpan w:val="6"/>
            <w:shd w:val="clear" w:color="auto" w:fill="auto"/>
            <w:vAlign w:val="center"/>
          </w:tcPr>
          <w:p w14:paraId="7225319E" w14:textId="77777777" w:rsidR="00BC6704" w:rsidRPr="00D5163E" w:rsidRDefault="00BC6704" w:rsidP="007E081C">
            <w:pPr>
              <w:rPr>
                <w:rFonts w:cs="Calibri"/>
                <w:b/>
                <w:szCs w:val="20"/>
              </w:rPr>
            </w:pPr>
            <w:r w:rsidRPr="00D5163E">
              <w:rPr>
                <w:rFonts w:cs="Calibri"/>
                <w:b/>
                <w:szCs w:val="20"/>
              </w:rPr>
              <w:t xml:space="preserve">Sector </w:t>
            </w:r>
            <w:r w:rsidRPr="00D5163E">
              <w:rPr>
                <w:rFonts w:cs="Calibri"/>
                <w:b/>
                <w:i/>
                <w:szCs w:val="20"/>
              </w:rPr>
              <w:t>(in TWh)</w:t>
            </w:r>
          </w:p>
        </w:tc>
        <w:tc>
          <w:tcPr>
            <w:tcW w:w="1026" w:type="dxa"/>
            <w:vMerge w:val="restart"/>
            <w:shd w:val="clear" w:color="auto" w:fill="auto"/>
            <w:vAlign w:val="center"/>
          </w:tcPr>
          <w:p w14:paraId="17ED6F4A" w14:textId="77777777" w:rsidR="00BC6704" w:rsidRPr="00D5163E" w:rsidRDefault="00BC6704" w:rsidP="007E081C">
            <w:pPr>
              <w:rPr>
                <w:rFonts w:cs="Calibri"/>
                <w:szCs w:val="20"/>
              </w:rPr>
            </w:pPr>
            <w:r w:rsidRPr="00D5163E">
              <w:rPr>
                <w:rFonts w:cs="Calibri"/>
                <w:szCs w:val="20"/>
              </w:rPr>
              <w:t>Total</w:t>
            </w:r>
          </w:p>
        </w:tc>
      </w:tr>
      <w:tr w:rsidR="00BC6704" w:rsidRPr="00D5163E" w14:paraId="5A914212" w14:textId="77777777" w:rsidTr="00696431">
        <w:tc>
          <w:tcPr>
            <w:tcW w:w="1096" w:type="dxa"/>
            <w:vMerge/>
            <w:shd w:val="clear" w:color="auto" w:fill="auto"/>
          </w:tcPr>
          <w:p w14:paraId="622B0C4C" w14:textId="77777777" w:rsidR="00BC6704" w:rsidRPr="00D5163E" w:rsidRDefault="00BC6704" w:rsidP="007E081C">
            <w:pPr>
              <w:rPr>
                <w:rFonts w:cs="Calibri"/>
                <w:b/>
                <w:szCs w:val="20"/>
              </w:rPr>
            </w:pPr>
          </w:p>
        </w:tc>
        <w:tc>
          <w:tcPr>
            <w:tcW w:w="1296" w:type="dxa"/>
            <w:shd w:val="clear" w:color="auto" w:fill="auto"/>
            <w:vAlign w:val="center"/>
          </w:tcPr>
          <w:p w14:paraId="2883A1FE" w14:textId="77777777" w:rsidR="00BC6704" w:rsidRPr="00D5163E" w:rsidRDefault="00BC6704" w:rsidP="007E081C">
            <w:pPr>
              <w:rPr>
                <w:rFonts w:cs="Calibri"/>
                <w:b/>
                <w:szCs w:val="20"/>
              </w:rPr>
            </w:pPr>
            <w:r w:rsidRPr="00D5163E">
              <w:rPr>
                <w:rFonts w:cs="Calibri"/>
                <w:b/>
                <w:szCs w:val="20"/>
              </w:rPr>
              <w:t>Residential</w:t>
            </w:r>
          </w:p>
        </w:tc>
        <w:tc>
          <w:tcPr>
            <w:tcW w:w="1145" w:type="dxa"/>
            <w:shd w:val="clear" w:color="auto" w:fill="auto"/>
            <w:vAlign w:val="center"/>
          </w:tcPr>
          <w:p w14:paraId="5CEA53B4" w14:textId="77777777" w:rsidR="00BC6704" w:rsidRPr="00D5163E" w:rsidRDefault="00BC6704" w:rsidP="007E081C">
            <w:pPr>
              <w:rPr>
                <w:rFonts w:cs="Calibri"/>
                <w:b/>
                <w:szCs w:val="20"/>
              </w:rPr>
            </w:pPr>
            <w:r w:rsidRPr="00D5163E">
              <w:rPr>
                <w:rFonts w:cs="Calibri"/>
                <w:b/>
                <w:szCs w:val="20"/>
              </w:rPr>
              <w:t>Industry</w:t>
            </w:r>
          </w:p>
        </w:tc>
        <w:tc>
          <w:tcPr>
            <w:tcW w:w="1403" w:type="dxa"/>
            <w:shd w:val="clear" w:color="auto" w:fill="auto"/>
            <w:vAlign w:val="center"/>
          </w:tcPr>
          <w:p w14:paraId="249A16B4" w14:textId="77777777" w:rsidR="00BC6704" w:rsidRPr="00D5163E" w:rsidRDefault="00BC6704" w:rsidP="007E081C">
            <w:pPr>
              <w:rPr>
                <w:rFonts w:cs="Calibri"/>
                <w:b/>
                <w:szCs w:val="20"/>
              </w:rPr>
            </w:pPr>
            <w:r w:rsidRPr="00D5163E">
              <w:rPr>
                <w:rFonts w:cs="Calibri"/>
                <w:b/>
                <w:szCs w:val="20"/>
              </w:rPr>
              <w:t>Commercial</w:t>
            </w:r>
          </w:p>
        </w:tc>
        <w:tc>
          <w:tcPr>
            <w:tcW w:w="1116" w:type="dxa"/>
            <w:shd w:val="clear" w:color="auto" w:fill="auto"/>
            <w:vAlign w:val="center"/>
          </w:tcPr>
          <w:p w14:paraId="4665C9F6" w14:textId="77777777" w:rsidR="00BC6704" w:rsidRPr="00D5163E" w:rsidRDefault="00BC6704" w:rsidP="007E081C">
            <w:pPr>
              <w:rPr>
                <w:rFonts w:cs="Calibri"/>
                <w:b/>
                <w:szCs w:val="20"/>
              </w:rPr>
            </w:pPr>
            <w:r w:rsidRPr="00D5163E">
              <w:rPr>
                <w:rFonts w:cs="Calibri"/>
                <w:b/>
                <w:szCs w:val="20"/>
              </w:rPr>
              <w:t>Social</w:t>
            </w:r>
          </w:p>
        </w:tc>
        <w:tc>
          <w:tcPr>
            <w:tcW w:w="1118" w:type="dxa"/>
            <w:shd w:val="clear" w:color="auto" w:fill="auto"/>
            <w:vAlign w:val="center"/>
          </w:tcPr>
          <w:p w14:paraId="4A01C2A6" w14:textId="77777777" w:rsidR="00BC6704" w:rsidRPr="00D5163E" w:rsidRDefault="00BC6704" w:rsidP="007E081C">
            <w:pPr>
              <w:rPr>
                <w:rFonts w:cs="Calibri"/>
                <w:b/>
                <w:szCs w:val="20"/>
              </w:rPr>
            </w:pPr>
            <w:r w:rsidRPr="00D5163E">
              <w:rPr>
                <w:rFonts w:cs="Calibri"/>
                <w:b/>
                <w:szCs w:val="20"/>
              </w:rPr>
              <w:t>Gov. Office</w:t>
            </w:r>
          </w:p>
        </w:tc>
        <w:tc>
          <w:tcPr>
            <w:tcW w:w="1150" w:type="dxa"/>
            <w:shd w:val="clear" w:color="auto" w:fill="auto"/>
            <w:vAlign w:val="center"/>
          </w:tcPr>
          <w:p w14:paraId="409543CE" w14:textId="77777777" w:rsidR="00BC6704" w:rsidRPr="00D5163E" w:rsidRDefault="00BC6704" w:rsidP="007E081C">
            <w:pPr>
              <w:rPr>
                <w:rFonts w:cs="Calibri"/>
                <w:b/>
                <w:szCs w:val="20"/>
              </w:rPr>
            </w:pPr>
            <w:r w:rsidRPr="00D5163E">
              <w:rPr>
                <w:rFonts w:cs="Calibri"/>
                <w:b/>
                <w:szCs w:val="20"/>
              </w:rPr>
              <w:t>Street Lighting</w:t>
            </w:r>
          </w:p>
        </w:tc>
        <w:tc>
          <w:tcPr>
            <w:tcW w:w="1026" w:type="dxa"/>
            <w:vMerge/>
            <w:shd w:val="clear" w:color="auto" w:fill="auto"/>
          </w:tcPr>
          <w:p w14:paraId="39570616" w14:textId="77777777" w:rsidR="00BC6704" w:rsidRPr="00D5163E" w:rsidRDefault="00BC6704" w:rsidP="007E081C">
            <w:pPr>
              <w:rPr>
                <w:rFonts w:cs="Calibri"/>
                <w:szCs w:val="20"/>
              </w:rPr>
            </w:pPr>
          </w:p>
        </w:tc>
      </w:tr>
      <w:tr w:rsidR="00BC6704" w:rsidRPr="00D5163E" w14:paraId="65484EE0" w14:textId="77777777" w:rsidTr="00696431">
        <w:tc>
          <w:tcPr>
            <w:tcW w:w="1096" w:type="dxa"/>
            <w:shd w:val="clear" w:color="auto" w:fill="auto"/>
            <w:vAlign w:val="center"/>
          </w:tcPr>
          <w:p w14:paraId="11A0A2B4" w14:textId="77777777" w:rsidR="00BC6704" w:rsidRPr="00D5163E" w:rsidRDefault="00BC6704" w:rsidP="002C2489">
            <w:pPr>
              <w:rPr>
                <w:rFonts w:cs="Calibri"/>
                <w:szCs w:val="20"/>
              </w:rPr>
            </w:pPr>
            <w:r w:rsidRPr="00D5163E">
              <w:rPr>
                <w:rFonts w:cs="Calibri"/>
                <w:szCs w:val="20"/>
              </w:rPr>
              <w:t>2008</w:t>
            </w:r>
          </w:p>
        </w:tc>
        <w:tc>
          <w:tcPr>
            <w:tcW w:w="1296" w:type="dxa"/>
            <w:shd w:val="clear" w:color="auto" w:fill="auto"/>
            <w:vAlign w:val="bottom"/>
          </w:tcPr>
          <w:p w14:paraId="5A8E9806" w14:textId="77777777" w:rsidR="00BC6704" w:rsidRPr="00D5163E" w:rsidRDefault="00BC6704" w:rsidP="007E081C">
            <w:pPr>
              <w:rPr>
                <w:rFonts w:cs="Calibri"/>
                <w:color w:val="000000"/>
                <w:szCs w:val="20"/>
              </w:rPr>
            </w:pPr>
            <w:r w:rsidRPr="00D5163E">
              <w:rPr>
                <w:rFonts w:cs="Calibri"/>
                <w:color w:val="000000"/>
                <w:szCs w:val="20"/>
              </w:rPr>
              <w:t>50.18</w:t>
            </w:r>
          </w:p>
        </w:tc>
        <w:tc>
          <w:tcPr>
            <w:tcW w:w="1145" w:type="dxa"/>
            <w:shd w:val="clear" w:color="auto" w:fill="auto"/>
            <w:vAlign w:val="bottom"/>
          </w:tcPr>
          <w:p w14:paraId="2B6B06B5" w14:textId="77777777" w:rsidR="00BC6704" w:rsidRPr="00D5163E" w:rsidRDefault="00BC6704" w:rsidP="007E081C">
            <w:pPr>
              <w:rPr>
                <w:rFonts w:cs="Calibri"/>
                <w:color w:val="000000"/>
                <w:szCs w:val="20"/>
              </w:rPr>
            </w:pPr>
            <w:r w:rsidRPr="00D5163E">
              <w:rPr>
                <w:rFonts w:cs="Calibri"/>
                <w:color w:val="000000"/>
                <w:szCs w:val="20"/>
              </w:rPr>
              <w:t>47.97</w:t>
            </w:r>
          </w:p>
        </w:tc>
        <w:tc>
          <w:tcPr>
            <w:tcW w:w="1403" w:type="dxa"/>
            <w:shd w:val="clear" w:color="auto" w:fill="auto"/>
            <w:vAlign w:val="bottom"/>
          </w:tcPr>
          <w:p w14:paraId="43ED1024" w14:textId="77777777" w:rsidR="00BC6704" w:rsidRPr="00D5163E" w:rsidRDefault="00BC6704" w:rsidP="007E081C">
            <w:pPr>
              <w:rPr>
                <w:rFonts w:cs="Calibri"/>
                <w:color w:val="000000"/>
                <w:szCs w:val="20"/>
              </w:rPr>
            </w:pPr>
            <w:r w:rsidRPr="00D5163E">
              <w:rPr>
                <w:rFonts w:cs="Calibri"/>
                <w:color w:val="000000"/>
                <w:szCs w:val="20"/>
              </w:rPr>
              <w:t>22.93</w:t>
            </w:r>
          </w:p>
        </w:tc>
        <w:tc>
          <w:tcPr>
            <w:tcW w:w="1116" w:type="dxa"/>
            <w:shd w:val="clear" w:color="auto" w:fill="auto"/>
            <w:vAlign w:val="bottom"/>
          </w:tcPr>
          <w:p w14:paraId="78910C5E" w14:textId="77777777" w:rsidR="00BC6704" w:rsidRPr="00D5163E" w:rsidRDefault="00BC6704" w:rsidP="007E081C">
            <w:pPr>
              <w:rPr>
                <w:rFonts w:cs="Calibri"/>
                <w:color w:val="000000"/>
                <w:szCs w:val="20"/>
              </w:rPr>
            </w:pPr>
            <w:r w:rsidRPr="00D5163E">
              <w:rPr>
                <w:rFonts w:cs="Calibri"/>
                <w:color w:val="000000"/>
                <w:szCs w:val="20"/>
              </w:rPr>
              <w:t>3.08</w:t>
            </w:r>
          </w:p>
        </w:tc>
        <w:tc>
          <w:tcPr>
            <w:tcW w:w="1118" w:type="dxa"/>
            <w:shd w:val="clear" w:color="auto" w:fill="auto"/>
            <w:vAlign w:val="bottom"/>
          </w:tcPr>
          <w:p w14:paraId="6F946370" w14:textId="77777777" w:rsidR="00BC6704" w:rsidRPr="00D5163E" w:rsidRDefault="00BC6704" w:rsidP="007E081C">
            <w:pPr>
              <w:rPr>
                <w:rFonts w:cs="Calibri"/>
                <w:color w:val="000000"/>
                <w:szCs w:val="20"/>
              </w:rPr>
            </w:pPr>
            <w:r w:rsidRPr="00D5163E">
              <w:rPr>
                <w:rFonts w:cs="Calibri"/>
                <w:color w:val="000000"/>
                <w:szCs w:val="20"/>
              </w:rPr>
              <w:t>2.10</w:t>
            </w:r>
          </w:p>
        </w:tc>
        <w:tc>
          <w:tcPr>
            <w:tcW w:w="1150" w:type="dxa"/>
            <w:shd w:val="clear" w:color="auto" w:fill="auto"/>
            <w:vAlign w:val="bottom"/>
          </w:tcPr>
          <w:p w14:paraId="2AB7B21B" w14:textId="77777777" w:rsidR="00BC6704" w:rsidRPr="00D5163E" w:rsidRDefault="00BC6704" w:rsidP="007E081C">
            <w:pPr>
              <w:rPr>
                <w:rFonts w:cs="Calibri"/>
                <w:color w:val="000000"/>
                <w:szCs w:val="20"/>
              </w:rPr>
            </w:pPr>
            <w:r w:rsidRPr="00D5163E">
              <w:rPr>
                <w:rFonts w:cs="Calibri"/>
                <w:color w:val="000000"/>
                <w:szCs w:val="20"/>
              </w:rPr>
              <w:t>2.76</w:t>
            </w:r>
          </w:p>
        </w:tc>
        <w:tc>
          <w:tcPr>
            <w:tcW w:w="1026" w:type="dxa"/>
            <w:shd w:val="clear" w:color="auto" w:fill="auto"/>
            <w:vAlign w:val="bottom"/>
          </w:tcPr>
          <w:p w14:paraId="6438775E" w14:textId="77777777" w:rsidR="00BC6704" w:rsidRPr="00D5163E" w:rsidRDefault="00BC6704" w:rsidP="007E081C">
            <w:pPr>
              <w:rPr>
                <w:rFonts w:cs="Calibri"/>
                <w:color w:val="000000"/>
                <w:szCs w:val="20"/>
              </w:rPr>
            </w:pPr>
            <w:r w:rsidRPr="00D5163E">
              <w:rPr>
                <w:rFonts w:cs="Calibri"/>
                <w:color w:val="000000"/>
                <w:szCs w:val="20"/>
              </w:rPr>
              <w:t>129.02</w:t>
            </w:r>
          </w:p>
        </w:tc>
      </w:tr>
      <w:tr w:rsidR="00BC6704" w:rsidRPr="00D5163E" w14:paraId="482A64D7" w14:textId="77777777" w:rsidTr="00696431">
        <w:tc>
          <w:tcPr>
            <w:tcW w:w="1096" w:type="dxa"/>
            <w:shd w:val="clear" w:color="auto" w:fill="auto"/>
            <w:vAlign w:val="center"/>
          </w:tcPr>
          <w:p w14:paraId="2206DFA3" w14:textId="77777777" w:rsidR="00BC6704" w:rsidRPr="00D5163E" w:rsidRDefault="00BC6704" w:rsidP="002C2489">
            <w:pPr>
              <w:rPr>
                <w:rFonts w:cs="Calibri"/>
                <w:szCs w:val="20"/>
              </w:rPr>
            </w:pPr>
            <w:r w:rsidRPr="00D5163E">
              <w:rPr>
                <w:rFonts w:cs="Calibri"/>
                <w:szCs w:val="20"/>
              </w:rPr>
              <w:t>2009</w:t>
            </w:r>
          </w:p>
        </w:tc>
        <w:tc>
          <w:tcPr>
            <w:tcW w:w="1296" w:type="dxa"/>
            <w:shd w:val="clear" w:color="auto" w:fill="auto"/>
            <w:vAlign w:val="bottom"/>
          </w:tcPr>
          <w:p w14:paraId="7CBE3825" w14:textId="77777777" w:rsidR="00BC6704" w:rsidRPr="00D5163E" w:rsidRDefault="00BC6704" w:rsidP="007E081C">
            <w:pPr>
              <w:rPr>
                <w:rFonts w:cs="Calibri"/>
                <w:color w:val="000000"/>
                <w:szCs w:val="20"/>
              </w:rPr>
            </w:pPr>
            <w:r w:rsidRPr="00D5163E">
              <w:rPr>
                <w:rFonts w:cs="Calibri"/>
                <w:color w:val="000000"/>
                <w:szCs w:val="20"/>
              </w:rPr>
              <w:t>54.95</w:t>
            </w:r>
          </w:p>
        </w:tc>
        <w:tc>
          <w:tcPr>
            <w:tcW w:w="1145" w:type="dxa"/>
            <w:shd w:val="clear" w:color="auto" w:fill="auto"/>
            <w:vAlign w:val="bottom"/>
          </w:tcPr>
          <w:p w14:paraId="287CCBAB" w14:textId="77777777" w:rsidR="00BC6704" w:rsidRPr="00D5163E" w:rsidRDefault="00BC6704" w:rsidP="007E081C">
            <w:pPr>
              <w:rPr>
                <w:rFonts w:cs="Calibri"/>
                <w:color w:val="000000"/>
                <w:szCs w:val="20"/>
              </w:rPr>
            </w:pPr>
            <w:r w:rsidRPr="00D5163E">
              <w:rPr>
                <w:rFonts w:cs="Calibri"/>
                <w:color w:val="000000"/>
                <w:szCs w:val="20"/>
              </w:rPr>
              <w:t>46.20</w:t>
            </w:r>
          </w:p>
        </w:tc>
        <w:tc>
          <w:tcPr>
            <w:tcW w:w="1403" w:type="dxa"/>
            <w:shd w:val="clear" w:color="auto" w:fill="auto"/>
            <w:vAlign w:val="bottom"/>
          </w:tcPr>
          <w:p w14:paraId="569E2C12" w14:textId="77777777" w:rsidR="00BC6704" w:rsidRPr="00D5163E" w:rsidRDefault="00BC6704" w:rsidP="007E081C">
            <w:pPr>
              <w:rPr>
                <w:rFonts w:cs="Calibri"/>
                <w:color w:val="000000"/>
                <w:szCs w:val="20"/>
              </w:rPr>
            </w:pPr>
            <w:r w:rsidRPr="00D5163E">
              <w:rPr>
                <w:rFonts w:cs="Calibri"/>
                <w:color w:val="000000"/>
                <w:szCs w:val="20"/>
              </w:rPr>
              <w:t>24.53</w:t>
            </w:r>
          </w:p>
        </w:tc>
        <w:tc>
          <w:tcPr>
            <w:tcW w:w="1116" w:type="dxa"/>
            <w:shd w:val="clear" w:color="auto" w:fill="auto"/>
            <w:vAlign w:val="bottom"/>
          </w:tcPr>
          <w:p w14:paraId="0D0D9D49" w14:textId="77777777" w:rsidR="00BC6704" w:rsidRPr="00D5163E" w:rsidRDefault="00BC6704" w:rsidP="007E081C">
            <w:pPr>
              <w:rPr>
                <w:rFonts w:cs="Calibri"/>
                <w:color w:val="000000"/>
                <w:szCs w:val="20"/>
              </w:rPr>
            </w:pPr>
            <w:r w:rsidRPr="00D5163E">
              <w:rPr>
                <w:rFonts w:cs="Calibri"/>
                <w:color w:val="000000"/>
                <w:szCs w:val="20"/>
              </w:rPr>
              <w:t>3.31</w:t>
            </w:r>
          </w:p>
        </w:tc>
        <w:tc>
          <w:tcPr>
            <w:tcW w:w="1118" w:type="dxa"/>
            <w:shd w:val="clear" w:color="auto" w:fill="auto"/>
            <w:vAlign w:val="bottom"/>
          </w:tcPr>
          <w:p w14:paraId="5E57BED4" w14:textId="77777777" w:rsidR="00BC6704" w:rsidRPr="00D5163E" w:rsidRDefault="00BC6704" w:rsidP="007E081C">
            <w:pPr>
              <w:rPr>
                <w:rFonts w:cs="Calibri"/>
                <w:color w:val="000000"/>
                <w:szCs w:val="20"/>
              </w:rPr>
            </w:pPr>
            <w:r w:rsidRPr="00D5163E">
              <w:rPr>
                <w:rFonts w:cs="Calibri"/>
                <w:color w:val="000000"/>
                <w:szCs w:val="20"/>
              </w:rPr>
              <w:t>2.33</w:t>
            </w:r>
          </w:p>
        </w:tc>
        <w:tc>
          <w:tcPr>
            <w:tcW w:w="1150" w:type="dxa"/>
            <w:shd w:val="clear" w:color="auto" w:fill="auto"/>
            <w:vAlign w:val="bottom"/>
          </w:tcPr>
          <w:p w14:paraId="6740A587" w14:textId="77777777" w:rsidR="00BC6704" w:rsidRPr="00D5163E" w:rsidRDefault="00BC6704" w:rsidP="007E081C">
            <w:pPr>
              <w:rPr>
                <w:rFonts w:cs="Calibri"/>
                <w:color w:val="000000"/>
                <w:szCs w:val="20"/>
              </w:rPr>
            </w:pPr>
            <w:r w:rsidRPr="00D5163E">
              <w:rPr>
                <w:rFonts w:cs="Calibri"/>
                <w:color w:val="000000"/>
                <w:szCs w:val="20"/>
              </w:rPr>
              <w:t>2.89</w:t>
            </w:r>
          </w:p>
        </w:tc>
        <w:tc>
          <w:tcPr>
            <w:tcW w:w="1026" w:type="dxa"/>
            <w:shd w:val="clear" w:color="auto" w:fill="auto"/>
            <w:vAlign w:val="bottom"/>
          </w:tcPr>
          <w:p w14:paraId="361B1611" w14:textId="77777777" w:rsidR="00BC6704" w:rsidRPr="00D5163E" w:rsidRDefault="00BC6704" w:rsidP="007E081C">
            <w:pPr>
              <w:rPr>
                <w:rFonts w:cs="Calibri"/>
                <w:color w:val="000000"/>
                <w:szCs w:val="20"/>
              </w:rPr>
            </w:pPr>
            <w:r w:rsidRPr="00D5163E">
              <w:rPr>
                <w:rFonts w:cs="Calibri"/>
                <w:color w:val="000000"/>
                <w:szCs w:val="20"/>
              </w:rPr>
              <w:t>134.21</w:t>
            </w:r>
          </w:p>
        </w:tc>
      </w:tr>
      <w:tr w:rsidR="00BC6704" w:rsidRPr="00D5163E" w14:paraId="53D153DC" w14:textId="77777777" w:rsidTr="00696431">
        <w:tc>
          <w:tcPr>
            <w:tcW w:w="1096" w:type="dxa"/>
            <w:shd w:val="clear" w:color="auto" w:fill="auto"/>
            <w:vAlign w:val="center"/>
          </w:tcPr>
          <w:p w14:paraId="1D6B5DB4" w14:textId="77777777" w:rsidR="00BC6704" w:rsidRPr="00D5163E" w:rsidRDefault="00BC6704" w:rsidP="002C2489">
            <w:pPr>
              <w:rPr>
                <w:rFonts w:cs="Calibri"/>
                <w:szCs w:val="20"/>
              </w:rPr>
            </w:pPr>
            <w:r w:rsidRPr="00D5163E">
              <w:rPr>
                <w:rFonts w:cs="Calibri"/>
                <w:szCs w:val="20"/>
              </w:rPr>
              <w:t>2010</w:t>
            </w:r>
          </w:p>
        </w:tc>
        <w:tc>
          <w:tcPr>
            <w:tcW w:w="1296" w:type="dxa"/>
            <w:shd w:val="clear" w:color="auto" w:fill="auto"/>
            <w:vAlign w:val="bottom"/>
          </w:tcPr>
          <w:p w14:paraId="3AF694D0" w14:textId="77777777" w:rsidR="00BC6704" w:rsidRPr="00D5163E" w:rsidRDefault="00BC6704" w:rsidP="007E081C">
            <w:pPr>
              <w:rPr>
                <w:rFonts w:cs="Calibri"/>
                <w:color w:val="000000"/>
                <w:szCs w:val="20"/>
              </w:rPr>
            </w:pPr>
            <w:r w:rsidRPr="00D5163E">
              <w:rPr>
                <w:rFonts w:cs="Calibri"/>
                <w:color w:val="000000"/>
                <w:szCs w:val="20"/>
              </w:rPr>
              <w:t>59.83</w:t>
            </w:r>
          </w:p>
        </w:tc>
        <w:tc>
          <w:tcPr>
            <w:tcW w:w="1145" w:type="dxa"/>
            <w:shd w:val="clear" w:color="auto" w:fill="auto"/>
            <w:vAlign w:val="bottom"/>
          </w:tcPr>
          <w:p w14:paraId="20B7C1E9" w14:textId="77777777" w:rsidR="00BC6704" w:rsidRPr="00D5163E" w:rsidRDefault="00BC6704" w:rsidP="007E081C">
            <w:pPr>
              <w:rPr>
                <w:rFonts w:cs="Calibri"/>
                <w:color w:val="000000"/>
                <w:szCs w:val="20"/>
              </w:rPr>
            </w:pPr>
            <w:r w:rsidRPr="00D5163E">
              <w:rPr>
                <w:rFonts w:cs="Calibri"/>
                <w:color w:val="000000"/>
                <w:szCs w:val="20"/>
              </w:rPr>
              <w:t>50.99</w:t>
            </w:r>
          </w:p>
        </w:tc>
        <w:tc>
          <w:tcPr>
            <w:tcW w:w="1403" w:type="dxa"/>
            <w:shd w:val="clear" w:color="auto" w:fill="auto"/>
            <w:vAlign w:val="bottom"/>
          </w:tcPr>
          <w:p w14:paraId="4496D306" w14:textId="77777777" w:rsidR="00BC6704" w:rsidRPr="00D5163E" w:rsidRDefault="00BC6704" w:rsidP="007E081C">
            <w:pPr>
              <w:rPr>
                <w:rFonts w:cs="Calibri"/>
                <w:color w:val="000000"/>
                <w:szCs w:val="20"/>
              </w:rPr>
            </w:pPr>
            <w:r w:rsidRPr="00D5163E">
              <w:rPr>
                <w:rFonts w:cs="Calibri"/>
                <w:color w:val="000000"/>
                <w:szCs w:val="20"/>
              </w:rPr>
              <w:t>26.39</w:t>
            </w:r>
          </w:p>
        </w:tc>
        <w:tc>
          <w:tcPr>
            <w:tcW w:w="1116" w:type="dxa"/>
            <w:shd w:val="clear" w:color="auto" w:fill="auto"/>
            <w:vAlign w:val="bottom"/>
          </w:tcPr>
          <w:p w14:paraId="692A5CAD" w14:textId="77777777" w:rsidR="00BC6704" w:rsidRPr="00D5163E" w:rsidRDefault="00BC6704" w:rsidP="007E081C">
            <w:pPr>
              <w:rPr>
                <w:rFonts w:cs="Calibri"/>
                <w:color w:val="000000"/>
                <w:szCs w:val="20"/>
              </w:rPr>
            </w:pPr>
            <w:r w:rsidRPr="00D5163E">
              <w:rPr>
                <w:rFonts w:cs="Calibri"/>
                <w:color w:val="000000"/>
                <w:szCs w:val="20"/>
              </w:rPr>
              <w:t>3.64</w:t>
            </w:r>
          </w:p>
        </w:tc>
        <w:tc>
          <w:tcPr>
            <w:tcW w:w="1118" w:type="dxa"/>
            <w:shd w:val="clear" w:color="auto" w:fill="auto"/>
            <w:vAlign w:val="bottom"/>
          </w:tcPr>
          <w:p w14:paraId="19324E57" w14:textId="77777777" w:rsidR="00BC6704" w:rsidRPr="00D5163E" w:rsidRDefault="00BC6704" w:rsidP="007E081C">
            <w:pPr>
              <w:rPr>
                <w:rFonts w:cs="Calibri"/>
                <w:color w:val="000000"/>
                <w:szCs w:val="20"/>
              </w:rPr>
            </w:pPr>
            <w:r w:rsidRPr="00D5163E">
              <w:rPr>
                <w:rFonts w:cs="Calibri"/>
                <w:color w:val="000000"/>
                <w:szCs w:val="20"/>
              </w:rPr>
              <w:t>2.63</w:t>
            </w:r>
          </w:p>
        </w:tc>
        <w:tc>
          <w:tcPr>
            <w:tcW w:w="1150" w:type="dxa"/>
            <w:shd w:val="clear" w:color="auto" w:fill="auto"/>
            <w:vAlign w:val="bottom"/>
          </w:tcPr>
          <w:p w14:paraId="39F40BE4" w14:textId="77777777" w:rsidR="00BC6704" w:rsidRPr="00D5163E" w:rsidRDefault="00BC6704" w:rsidP="007E081C">
            <w:pPr>
              <w:rPr>
                <w:rFonts w:cs="Calibri"/>
                <w:color w:val="000000"/>
                <w:szCs w:val="20"/>
              </w:rPr>
            </w:pPr>
            <w:r w:rsidRPr="00D5163E">
              <w:rPr>
                <w:rFonts w:cs="Calibri"/>
                <w:color w:val="000000"/>
                <w:szCs w:val="20"/>
              </w:rPr>
              <w:t>3.00</w:t>
            </w:r>
          </w:p>
        </w:tc>
        <w:tc>
          <w:tcPr>
            <w:tcW w:w="1026" w:type="dxa"/>
            <w:shd w:val="clear" w:color="auto" w:fill="auto"/>
            <w:vAlign w:val="bottom"/>
          </w:tcPr>
          <w:p w14:paraId="6278EAB7" w14:textId="77777777" w:rsidR="00BC6704" w:rsidRPr="00D5163E" w:rsidRDefault="00BC6704" w:rsidP="007E081C">
            <w:pPr>
              <w:rPr>
                <w:rFonts w:cs="Calibri"/>
                <w:color w:val="000000"/>
                <w:szCs w:val="20"/>
              </w:rPr>
            </w:pPr>
            <w:r w:rsidRPr="00D5163E">
              <w:rPr>
                <w:rFonts w:cs="Calibri"/>
                <w:color w:val="000000"/>
                <w:szCs w:val="20"/>
              </w:rPr>
              <w:t>146.46</w:t>
            </w:r>
          </w:p>
        </w:tc>
      </w:tr>
      <w:tr w:rsidR="00BC6704" w:rsidRPr="00D5163E" w14:paraId="0B7E55EE" w14:textId="77777777" w:rsidTr="00696431">
        <w:tc>
          <w:tcPr>
            <w:tcW w:w="1096" w:type="dxa"/>
            <w:shd w:val="clear" w:color="auto" w:fill="auto"/>
            <w:vAlign w:val="center"/>
          </w:tcPr>
          <w:p w14:paraId="208AEF8C" w14:textId="77777777" w:rsidR="00BC6704" w:rsidRPr="00D5163E" w:rsidRDefault="00BC6704" w:rsidP="002C2489">
            <w:pPr>
              <w:rPr>
                <w:rFonts w:cs="Calibri"/>
                <w:szCs w:val="20"/>
              </w:rPr>
            </w:pPr>
            <w:r w:rsidRPr="00D5163E">
              <w:rPr>
                <w:rFonts w:cs="Calibri"/>
                <w:szCs w:val="20"/>
              </w:rPr>
              <w:t>2011</w:t>
            </w:r>
          </w:p>
        </w:tc>
        <w:tc>
          <w:tcPr>
            <w:tcW w:w="1296" w:type="dxa"/>
            <w:shd w:val="clear" w:color="auto" w:fill="auto"/>
            <w:vAlign w:val="bottom"/>
          </w:tcPr>
          <w:p w14:paraId="0D14926C" w14:textId="77777777" w:rsidR="00BC6704" w:rsidRPr="00D5163E" w:rsidRDefault="00BC6704" w:rsidP="007E081C">
            <w:pPr>
              <w:rPr>
                <w:rFonts w:cs="Calibri"/>
                <w:color w:val="000000"/>
                <w:szCs w:val="20"/>
              </w:rPr>
            </w:pPr>
            <w:r w:rsidRPr="00D5163E">
              <w:rPr>
                <w:rFonts w:cs="Calibri"/>
                <w:color w:val="000000"/>
                <w:szCs w:val="20"/>
              </w:rPr>
              <w:t>65.11</w:t>
            </w:r>
          </w:p>
        </w:tc>
        <w:tc>
          <w:tcPr>
            <w:tcW w:w="1145" w:type="dxa"/>
            <w:shd w:val="clear" w:color="auto" w:fill="auto"/>
            <w:vAlign w:val="bottom"/>
          </w:tcPr>
          <w:p w14:paraId="6941F46D" w14:textId="77777777" w:rsidR="00BC6704" w:rsidRPr="00D5163E" w:rsidRDefault="00BC6704" w:rsidP="007E081C">
            <w:pPr>
              <w:rPr>
                <w:rFonts w:cs="Calibri"/>
                <w:color w:val="000000"/>
                <w:szCs w:val="20"/>
              </w:rPr>
            </w:pPr>
            <w:r w:rsidRPr="00D5163E">
              <w:rPr>
                <w:rFonts w:cs="Calibri"/>
                <w:color w:val="000000"/>
                <w:szCs w:val="20"/>
              </w:rPr>
              <w:t>54.73</w:t>
            </w:r>
          </w:p>
        </w:tc>
        <w:tc>
          <w:tcPr>
            <w:tcW w:w="1403" w:type="dxa"/>
            <w:shd w:val="clear" w:color="auto" w:fill="auto"/>
            <w:vAlign w:val="bottom"/>
          </w:tcPr>
          <w:p w14:paraId="224AE678" w14:textId="77777777" w:rsidR="00BC6704" w:rsidRPr="00D5163E" w:rsidRDefault="00BC6704" w:rsidP="007E081C">
            <w:pPr>
              <w:rPr>
                <w:rFonts w:cs="Calibri"/>
                <w:color w:val="000000"/>
                <w:szCs w:val="20"/>
              </w:rPr>
            </w:pPr>
            <w:r w:rsidRPr="00D5163E">
              <w:rPr>
                <w:rFonts w:cs="Calibri"/>
                <w:color w:val="000000"/>
                <w:szCs w:val="20"/>
              </w:rPr>
              <w:t>28.31</w:t>
            </w:r>
          </w:p>
        </w:tc>
        <w:tc>
          <w:tcPr>
            <w:tcW w:w="1116" w:type="dxa"/>
            <w:shd w:val="clear" w:color="auto" w:fill="auto"/>
            <w:vAlign w:val="bottom"/>
          </w:tcPr>
          <w:p w14:paraId="2E786083" w14:textId="77777777" w:rsidR="00BC6704" w:rsidRPr="00D5163E" w:rsidRDefault="00BC6704" w:rsidP="007E081C">
            <w:pPr>
              <w:rPr>
                <w:rFonts w:cs="Calibri"/>
                <w:color w:val="000000"/>
                <w:szCs w:val="20"/>
              </w:rPr>
            </w:pPr>
            <w:r w:rsidRPr="00D5163E">
              <w:rPr>
                <w:rFonts w:cs="Calibri"/>
                <w:color w:val="000000"/>
                <w:szCs w:val="20"/>
              </w:rPr>
              <w:t>3.99</w:t>
            </w:r>
          </w:p>
        </w:tc>
        <w:tc>
          <w:tcPr>
            <w:tcW w:w="1118" w:type="dxa"/>
            <w:shd w:val="clear" w:color="auto" w:fill="auto"/>
            <w:vAlign w:val="bottom"/>
          </w:tcPr>
          <w:p w14:paraId="5B1B500A" w14:textId="77777777" w:rsidR="00BC6704" w:rsidRPr="00D5163E" w:rsidRDefault="00BC6704" w:rsidP="007E081C">
            <w:pPr>
              <w:rPr>
                <w:rFonts w:cs="Calibri"/>
                <w:color w:val="000000"/>
                <w:szCs w:val="20"/>
              </w:rPr>
            </w:pPr>
            <w:r w:rsidRPr="00D5163E">
              <w:rPr>
                <w:rFonts w:cs="Calibri"/>
                <w:color w:val="000000"/>
                <w:szCs w:val="20"/>
              </w:rPr>
              <w:t>2.79</w:t>
            </w:r>
          </w:p>
        </w:tc>
        <w:tc>
          <w:tcPr>
            <w:tcW w:w="1150" w:type="dxa"/>
            <w:shd w:val="clear" w:color="auto" w:fill="auto"/>
            <w:vAlign w:val="bottom"/>
          </w:tcPr>
          <w:p w14:paraId="41DA704A" w14:textId="77777777" w:rsidR="00BC6704" w:rsidRPr="00D5163E" w:rsidRDefault="00BC6704" w:rsidP="007E081C">
            <w:pPr>
              <w:rPr>
                <w:rFonts w:cs="Calibri"/>
                <w:color w:val="000000"/>
                <w:szCs w:val="20"/>
              </w:rPr>
            </w:pPr>
            <w:r w:rsidRPr="00D5163E">
              <w:rPr>
                <w:rFonts w:cs="Calibri"/>
                <w:color w:val="000000"/>
                <w:szCs w:val="20"/>
              </w:rPr>
              <w:t>3.07</w:t>
            </w:r>
          </w:p>
        </w:tc>
        <w:tc>
          <w:tcPr>
            <w:tcW w:w="1026" w:type="dxa"/>
            <w:shd w:val="clear" w:color="auto" w:fill="auto"/>
            <w:vAlign w:val="bottom"/>
          </w:tcPr>
          <w:p w14:paraId="7412ACDB" w14:textId="77777777" w:rsidR="00BC6704" w:rsidRPr="00D5163E" w:rsidRDefault="00BC6704" w:rsidP="007E081C">
            <w:pPr>
              <w:rPr>
                <w:rFonts w:cs="Calibri"/>
                <w:color w:val="000000"/>
                <w:szCs w:val="20"/>
              </w:rPr>
            </w:pPr>
            <w:r w:rsidRPr="00D5163E">
              <w:rPr>
                <w:rFonts w:cs="Calibri"/>
                <w:color w:val="000000"/>
                <w:szCs w:val="20"/>
              </w:rPr>
              <w:t>157.99</w:t>
            </w:r>
          </w:p>
        </w:tc>
      </w:tr>
      <w:tr w:rsidR="00BC6704" w:rsidRPr="00D5163E" w14:paraId="222D24B6" w14:textId="77777777" w:rsidTr="00696431">
        <w:tc>
          <w:tcPr>
            <w:tcW w:w="1096" w:type="dxa"/>
            <w:shd w:val="clear" w:color="auto" w:fill="auto"/>
            <w:vAlign w:val="center"/>
          </w:tcPr>
          <w:p w14:paraId="08B3556B" w14:textId="77777777" w:rsidR="00BC6704" w:rsidRPr="00D5163E" w:rsidRDefault="00BC6704" w:rsidP="002C2489">
            <w:pPr>
              <w:rPr>
                <w:rFonts w:cs="Calibri"/>
                <w:szCs w:val="20"/>
              </w:rPr>
            </w:pPr>
            <w:r w:rsidRPr="00D5163E">
              <w:rPr>
                <w:rFonts w:cs="Calibri"/>
                <w:szCs w:val="20"/>
              </w:rPr>
              <w:t>2012</w:t>
            </w:r>
          </w:p>
        </w:tc>
        <w:tc>
          <w:tcPr>
            <w:tcW w:w="1296" w:type="dxa"/>
            <w:shd w:val="clear" w:color="auto" w:fill="auto"/>
            <w:vAlign w:val="bottom"/>
          </w:tcPr>
          <w:p w14:paraId="62E0A80F" w14:textId="77777777" w:rsidR="00BC6704" w:rsidRPr="00D5163E" w:rsidRDefault="00BC6704" w:rsidP="007E081C">
            <w:pPr>
              <w:rPr>
                <w:rFonts w:cs="Calibri"/>
                <w:color w:val="000000"/>
                <w:szCs w:val="20"/>
              </w:rPr>
            </w:pPr>
            <w:r w:rsidRPr="00D5163E">
              <w:rPr>
                <w:rFonts w:cs="Calibri"/>
                <w:color w:val="000000"/>
                <w:szCs w:val="20"/>
              </w:rPr>
              <w:t>72.13</w:t>
            </w:r>
          </w:p>
        </w:tc>
        <w:tc>
          <w:tcPr>
            <w:tcW w:w="1145" w:type="dxa"/>
            <w:shd w:val="clear" w:color="auto" w:fill="auto"/>
            <w:vAlign w:val="bottom"/>
          </w:tcPr>
          <w:p w14:paraId="5F9C3E82" w14:textId="77777777" w:rsidR="00BC6704" w:rsidRPr="00D5163E" w:rsidRDefault="00BC6704" w:rsidP="007E081C">
            <w:pPr>
              <w:rPr>
                <w:rFonts w:cs="Calibri"/>
                <w:color w:val="000000"/>
                <w:szCs w:val="20"/>
              </w:rPr>
            </w:pPr>
            <w:r w:rsidRPr="00D5163E">
              <w:rPr>
                <w:rFonts w:cs="Calibri"/>
                <w:color w:val="000000"/>
                <w:szCs w:val="20"/>
              </w:rPr>
              <w:t>60.18</w:t>
            </w:r>
          </w:p>
        </w:tc>
        <w:tc>
          <w:tcPr>
            <w:tcW w:w="1403" w:type="dxa"/>
            <w:shd w:val="clear" w:color="auto" w:fill="auto"/>
            <w:vAlign w:val="bottom"/>
          </w:tcPr>
          <w:p w14:paraId="0816F31F" w14:textId="77777777" w:rsidR="00BC6704" w:rsidRPr="00D5163E" w:rsidRDefault="00BC6704" w:rsidP="007E081C">
            <w:pPr>
              <w:rPr>
                <w:rFonts w:cs="Calibri"/>
                <w:color w:val="000000"/>
                <w:szCs w:val="20"/>
              </w:rPr>
            </w:pPr>
            <w:r w:rsidRPr="00D5163E">
              <w:rPr>
                <w:rFonts w:cs="Calibri"/>
                <w:color w:val="000000"/>
                <w:szCs w:val="20"/>
              </w:rPr>
              <w:t>30.99</w:t>
            </w:r>
          </w:p>
        </w:tc>
        <w:tc>
          <w:tcPr>
            <w:tcW w:w="1116" w:type="dxa"/>
            <w:shd w:val="clear" w:color="auto" w:fill="auto"/>
            <w:vAlign w:val="bottom"/>
          </w:tcPr>
          <w:p w14:paraId="7379A355" w14:textId="77777777" w:rsidR="00BC6704" w:rsidRPr="00D5163E" w:rsidRDefault="00BC6704" w:rsidP="007E081C">
            <w:pPr>
              <w:rPr>
                <w:rFonts w:cs="Calibri"/>
                <w:color w:val="000000"/>
                <w:szCs w:val="20"/>
              </w:rPr>
            </w:pPr>
            <w:r w:rsidRPr="00D5163E">
              <w:rPr>
                <w:rFonts w:cs="Calibri"/>
                <w:color w:val="000000"/>
                <w:szCs w:val="20"/>
              </w:rPr>
              <w:t>4.50</w:t>
            </w:r>
          </w:p>
        </w:tc>
        <w:tc>
          <w:tcPr>
            <w:tcW w:w="1118" w:type="dxa"/>
            <w:shd w:val="clear" w:color="auto" w:fill="auto"/>
            <w:vAlign w:val="bottom"/>
          </w:tcPr>
          <w:p w14:paraId="1C7BE120" w14:textId="77777777" w:rsidR="00BC6704" w:rsidRPr="00D5163E" w:rsidRDefault="00BC6704" w:rsidP="007E081C">
            <w:pPr>
              <w:rPr>
                <w:rFonts w:cs="Calibri"/>
                <w:color w:val="000000"/>
                <w:szCs w:val="20"/>
              </w:rPr>
            </w:pPr>
            <w:r w:rsidRPr="00D5163E">
              <w:rPr>
                <w:rFonts w:cs="Calibri"/>
                <w:color w:val="000000"/>
                <w:szCs w:val="20"/>
              </w:rPr>
              <w:t>3.06</w:t>
            </w:r>
          </w:p>
        </w:tc>
        <w:tc>
          <w:tcPr>
            <w:tcW w:w="1150" w:type="dxa"/>
            <w:shd w:val="clear" w:color="auto" w:fill="auto"/>
            <w:vAlign w:val="bottom"/>
          </w:tcPr>
          <w:p w14:paraId="57785C05" w14:textId="77777777" w:rsidR="00BC6704" w:rsidRPr="00D5163E" w:rsidRDefault="00BC6704" w:rsidP="007E081C">
            <w:pPr>
              <w:rPr>
                <w:rFonts w:cs="Calibri"/>
                <w:color w:val="000000"/>
                <w:szCs w:val="20"/>
              </w:rPr>
            </w:pPr>
            <w:r w:rsidRPr="00D5163E">
              <w:rPr>
                <w:rFonts w:cs="Calibri"/>
                <w:color w:val="000000"/>
                <w:szCs w:val="20"/>
              </w:rPr>
              <w:t>3.14</w:t>
            </w:r>
          </w:p>
        </w:tc>
        <w:tc>
          <w:tcPr>
            <w:tcW w:w="1026" w:type="dxa"/>
            <w:shd w:val="clear" w:color="auto" w:fill="auto"/>
            <w:vAlign w:val="bottom"/>
          </w:tcPr>
          <w:p w14:paraId="3F6F0C06" w14:textId="77777777" w:rsidR="00BC6704" w:rsidRPr="00D5163E" w:rsidRDefault="00BC6704" w:rsidP="007E081C">
            <w:pPr>
              <w:rPr>
                <w:rFonts w:cs="Calibri"/>
                <w:color w:val="000000"/>
                <w:szCs w:val="20"/>
              </w:rPr>
            </w:pPr>
            <w:r w:rsidRPr="00D5163E">
              <w:rPr>
                <w:rFonts w:cs="Calibri"/>
                <w:color w:val="000000"/>
                <w:szCs w:val="20"/>
              </w:rPr>
              <w:t>173.99</w:t>
            </w:r>
          </w:p>
        </w:tc>
      </w:tr>
      <w:tr w:rsidR="00BC6704" w:rsidRPr="00D5163E" w14:paraId="3B57A244" w14:textId="77777777" w:rsidTr="00696431">
        <w:tc>
          <w:tcPr>
            <w:tcW w:w="1096" w:type="dxa"/>
            <w:shd w:val="clear" w:color="auto" w:fill="auto"/>
            <w:vAlign w:val="center"/>
          </w:tcPr>
          <w:p w14:paraId="38E62E7D" w14:textId="77777777" w:rsidR="00BC6704" w:rsidRPr="00D5163E" w:rsidRDefault="00BC6704" w:rsidP="002C2489">
            <w:pPr>
              <w:rPr>
                <w:rFonts w:cs="Calibri"/>
                <w:szCs w:val="20"/>
              </w:rPr>
            </w:pPr>
            <w:r w:rsidRPr="00D5163E">
              <w:rPr>
                <w:rFonts w:cs="Calibri"/>
                <w:szCs w:val="20"/>
              </w:rPr>
              <w:t>2013</w:t>
            </w:r>
          </w:p>
        </w:tc>
        <w:tc>
          <w:tcPr>
            <w:tcW w:w="1296" w:type="dxa"/>
            <w:shd w:val="clear" w:color="auto" w:fill="auto"/>
            <w:vAlign w:val="bottom"/>
          </w:tcPr>
          <w:p w14:paraId="7192391D" w14:textId="77777777" w:rsidR="00BC6704" w:rsidRPr="00D5163E" w:rsidRDefault="00BC6704" w:rsidP="007E081C">
            <w:pPr>
              <w:rPr>
                <w:rFonts w:cs="Calibri"/>
                <w:color w:val="000000"/>
                <w:szCs w:val="20"/>
              </w:rPr>
            </w:pPr>
            <w:r w:rsidRPr="00D5163E">
              <w:rPr>
                <w:rFonts w:cs="Calibri"/>
                <w:color w:val="000000"/>
                <w:szCs w:val="20"/>
              </w:rPr>
              <w:t>77.21</w:t>
            </w:r>
          </w:p>
        </w:tc>
        <w:tc>
          <w:tcPr>
            <w:tcW w:w="1145" w:type="dxa"/>
            <w:shd w:val="clear" w:color="auto" w:fill="auto"/>
            <w:vAlign w:val="bottom"/>
          </w:tcPr>
          <w:p w14:paraId="11A60739" w14:textId="77777777" w:rsidR="00BC6704" w:rsidRPr="00D5163E" w:rsidRDefault="00BC6704" w:rsidP="007E081C">
            <w:pPr>
              <w:rPr>
                <w:rFonts w:cs="Calibri"/>
                <w:color w:val="000000"/>
                <w:szCs w:val="20"/>
              </w:rPr>
            </w:pPr>
            <w:r w:rsidRPr="00D5163E">
              <w:rPr>
                <w:rFonts w:cs="Calibri"/>
                <w:color w:val="000000"/>
                <w:szCs w:val="20"/>
              </w:rPr>
              <w:t>64.38</w:t>
            </w:r>
          </w:p>
        </w:tc>
        <w:tc>
          <w:tcPr>
            <w:tcW w:w="1403" w:type="dxa"/>
            <w:shd w:val="clear" w:color="auto" w:fill="auto"/>
            <w:vAlign w:val="bottom"/>
          </w:tcPr>
          <w:p w14:paraId="296FC896" w14:textId="77777777" w:rsidR="00BC6704" w:rsidRPr="00D5163E" w:rsidRDefault="00BC6704" w:rsidP="007E081C">
            <w:pPr>
              <w:rPr>
                <w:rFonts w:cs="Calibri"/>
                <w:color w:val="000000"/>
                <w:szCs w:val="20"/>
              </w:rPr>
            </w:pPr>
            <w:r w:rsidRPr="00D5163E">
              <w:rPr>
                <w:rFonts w:cs="Calibri"/>
                <w:color w:val="000000"/>
                <w:szCs w:val="20"/>
              </w:rPr>
              <w:t>34.50</w:t>
            </w:r>
          </w:p>
        </w:tc>
        <w:tc>
          <w:tcPr>
            <w:tcW w:w="1116" w:type="dxa"/>
            <w:shd w:val="clear" w:color="auto" w:fill="auto"/>
            <w:vAlign w:val="bottom"/>
          </w:tcPr>
          <w:p w14:paraId="406EE2C8" w14:textId="77777777" w:rsidR="00BC6704" w:rsidRPr="00D5163E" w:rsidRDefault="00BC6704" w:rsidP="007E081C">
            <w:pPr>
              <w:rPr>
                <w:rFonts w:cs="Calibri"/>
                <w:color w:val="000000"/>
                <w:szCs w:val="20"/>
              </w:rPr>
            </w:pPr>
            <w:r w:rsidRPr="00D5163E">
              <w:rPr>
                <w:rFonts w:cs="Calibri"/>
                <w:color w:val="000000"/>
                <w:szCs w:val="20"/>
              </w:rPr>
              <w:t>4.94</w:t>
            </w:r>
          </w:p>
        </w:tc>
        <w:tc>
          <w:tcPr>
            <w:tcW w:w="1118" w:type="dxa"/>
            <w:shd w:val="clear" w:color="auto" w:fill="auto"/>
            <w:vAlign w:val="bottom"/>
          </w:tcPr>
          <w:p w14:paraId="78FEE6A6" w14:textId="77777777" w:rsidR="00BC6704" w:rsidRPr="00D5163E" w:rsidRDefault="00BC6704" w:rsidP="007E081C">
            <w:pPr>
              <w:rPr>
                <w:rFonts w:cs="Calibri"/>
                <w:color w:val="000000"/>
                <w:szCs w:val="20"/>
              </w:rPr>
            </w:pPr>
            <w:r w:rsidRPr="00D5163E">
              <w:rPr>
                <w:rFonts w:cs="Calibri"/>
                <w:color w:val="000000"/>
                <w:szCs w:val="20"/>
              </w:rPr>
              <w:t>3.26</w:t>
            </w:r>
          </w:p>
        </w:tc>
        <w:tc>
          <w:tcPr>
            <w:tcW w:w="1150" w:type="dxa"/>
            <w:shd w:val="clear" w:color="auto" w:fill="auto"/>
            <w:vAlign w:val="bottom"/>
          </w:tcPr>
          <w:p w14:paraId="65E35FE5" w14:textId="77777777" w:rsidR="00BC6704" w:rsidRPr="00D5163E" w:rsidRDefault="00BC6704" w:rsidP="007E081C">
            <w:pPr>
              <w:rPr>
                <w:rFonts w:cs="Calibri"/>
                <w:color w:val="000000"/>
                <w:szCs w:val="20"/>
              </w:rPr>
            </w:pPr>
            <w:r w:rsidRPr="00D5163E">
              <w:rPr>
                <w:rFonts w:cs="Calibri"/>
                <w:color w:val="000000"/>
                <w:szCs w:val="20"/>
              </w:rPr>
              <w:t>3.25</w:t>
            </w:r>
          </w:p>
        </w:tc>
        <w:tc>
          <w:tcPr>
            <w:tcW w:w="1026" w:type="dxa"/>
            <w:shd w:val="clear" w:color="auto" w:fill="auto"/>
            <w:vAlign w:val="bottom"/>
          </w:tcPr>
          <w:p w14:paraId="5EE2BC1E" w14:textId="77777777" w:rsidR="00BC6704" w:rsidRPr="00D5163E" w:rsidRDefault="00BC6704" w:rsidP="007E081C">
            <w:pPr>
              <w:rPr>
                <w:rFonts w:cs="Calibri"/>
                <w:color w:val="000000"/>
                <w:szCs w:val="20"/>
              </w:rPr>
            </w:pPr>
            <w:r w:rsidRPr="00D5163E">
              <w:rPr>
                <w:rFonts w:cs="Calibri"/>
                <w:color w:val="000000"/>
                <w:szCs w:val="20"/>
              </w:rPr>
              <w:t>187.54</w:t>
            </w:r>
          </w:p>
        </w:tc>
      </w:tr>
      <w:tr w:rsidR="00BC6704" w:rsidRPr="00D5163E" w14:paraId="4943B846" w14:textId="77777777" w:rsidTr="00696431">
        <w:tc>
          <w:tcPr>
            <w:tcW w:w="1096" w:type="dxa"/>
            <w:shd w:val="clear" w:color="auto" w:fill="auto"/>
            <w:vAlign w:val="center"/>
          </w:tcPr>
          <w:p w14:paraId="2BF8DC9A" w14:textId="77777777" w:rsidR="00BC6704" w:rsidRPr="00D5163E" w:rsidRDefault="00BC6704" w:rsidP="002C2489">
            <w:pPr>
              <w:rPr>
                <w:rFonts w:cs="Calibri"/>
                <w:szCs w:val="20"/>
              </w:rPr>
            </w:pPr>
            <w:r w:rsidRPr="00D5163E">
              <w:rPr>
                <w:rFonts w:cs="Calibri"/>
                <w:szCs w:val="20"/>
              </w:rPr>
              <w:t>2014</w:t>
            </w:r>
          </w:p>
        </w:tc>
        <w:tc>
          <w:tcPr>
            <w:tcW w:w="1296" w:type="dxa"/>
            <w:shd w:val="clear" w:color="auto" w:fill="auto"/>
            <w:vAlign w:val="bottom"/>
          </w:tcPr>
          <w:p w14:paraId="0533C7E1" w14:textId="77777777" w:rsidR="00BC6704" w:rsidRPr="00D5163E" w:rsidRDefault="00BC6704" w:rsidP="007E081C">
            <w:pPr>
              <w:rPr>
                <w:rFonts w:cs="Calibri"/>
                <w:color w:val="000000"/>
                <w:szCs w:val="20"/>
              </w:rPr>
            </w:pPr>
            <w:r w:rsidRPr="00D5163E">
              <w:rPr>
                <w:rFonts w:cs="Calibri"/>
                <w:color w:val="000000"/>
                <w:szCs w:val="20"/>
              </w:rPr>
              <w:t>85.42</w:t>
            </w:r>
          </w:p>
        </w:tc>
        <w:tc>
          <w:tcPr>
            <w:tcW w:w="1145" w:type="dxa"/>
            <w:shd w:val="clear" w:color="auto" w:fill="auto"/>
            <w:vAlign w:val="bottom"/>
          </w:tcPr>
          <w:p w14:paraId="2E87C49A" w14:textId="77777777" w:rsidR="00BC6704" w:rsidRPr="00D5163E" w:rsidRDefault="00BC6704" w:rsidP="007E081C">
            <w:pPr>
              <w:rPr>
                <w:rFonts w:cs="Calibri"/>
                <w:color w:val="000000"/>
                <w:szCs w:val="20"/>
              </w:rPr>
            </w:pPr>
            <w:r w:rsidRPr="00D5163E">
              <w:rPr>
                <w:rFonts w:cs="Calibri"/>
                <w:color w:val="000000"/>
                <w:szCs w:val="20"/>
              </w:rPr>
              <w:t>87.25</w:t>
            </w:r>
          </w:p>
        </w:tc>
        <w:tc>
          <w:tcPr>
            <w:tcW w:w="1403" w:type="dxa"/>
            <w:shd w:val="clear" w:color="auto" w:fill="auto"/>
            <w:vAlign w:val="bottom"/>
          </w:tcPr>
          <w:p w14:paraId="298E14D3" w14:textId="77777777" w:rsidR="00BC6704" w:rsidRPr="00D5163E" w:rsidRDefault="00BC6704" w:rsidP="007E081C">
            <w:pPr>
              <w:rPr>
                <w:rFonts w:cs="Calibri"/>
                <w:color w:val="000000"/>
                <w:szCs w:val="20"/>
              </w:rPr>
            </w:pPr>
            <w:r w:rsidRPr="00D5163E">
              <w:rPr>
                <w:rFonts w:cs="Calibri"/>
                <w:color w:val="000000"/>
                <w:szCs w:val="20"/>
              </w:rPr>
              <w:t>36.30</w:t>
            </w:r>
          </w:p>
        </w:tc>
        <w:tc>
          <w:tcPr>
            <w:tcW w:w="1116" w:type="dxa"/>
            <w:shd w:val="clear" w:color="auto" w:fill="auto"/>
            <w:vAlign w:val="bottom"/>
          </w:tcPr>
          <w:p w14:paraId="4AC1A410" w14:textId="77777777" w:rsidR="00BC6704" w:rsidRPr="00D5163E" w:rsidRDefault="00BC6704" w:rsidP="007E081C">
            <w:pPr>
              <w:rPr>
                <w:rFonts w:cs="Calibri"/>
                <w:color w:val="000000"/>
                <w:szCs w:val="20"/>
              </w:rPr>
            </w:pPr>
            <w:r w:rsidRPr="00D5163E">
              <w:rPr>
                <w:rFonts w:cs="Calibri"/>
                <w:color w:val="000000"/>
                <w:szCs w:val="20"/>
              </w:rPr>
              <w:t>5.55</w:t>
            </w:r>
          </w:p>
        </w:tc>
        <w:tc>
          <w:tcPr>
            <w:tcW w:w="1118" w:type="dxa"/>
            <w:shd w:val="clear" w:color="auto" w:fill="auto"/>
            <w:vAlign w:val="bottom"/>
          </w:tcPr>
          <w:p w14:paraId="01BFE99C" w14:textId="77777777" w:rsidR="00BC6704" w:rsidRPr="00D5163E" w:rsidRDefault="00BC6704" w:rsidP="007E081C">
            <w:pPr>
              <w:rPr>
                <w:rFonts w:cs="Calibri"/>
                <w:color w:val="000000"/>
                <w:szCs w:val="20"/>
              </w:rPr>
            </w:pPr>
            <w:r w:rsidRPr="00D5163E">
              <w:rPr>
                <w:rFonts w:cs="Calibri"/>
                <w:color w:val="000000"/>
                <w:szCs w:val="20"/>
              </w:rPr>
              <w:t>3.45</w:t>
            </w:r>
          </w:p>
        </w:tc>
        <w:tc>
          <w:tcPr>
            <w:tcW w:w="1150" w:type="dxa"/>
            <w:shd w:val="clear" w:color="auto" w:fill="auto"/>
            <w:vAlign w:val="bottom"/>
          </w:tcPr>
          <w:p w14:paraId="3A71B973" w14:textId="77777777" w:rsidR="00BC6704" w:rsidRPr="00D5163E" w:rsidRDefault="00BC6704" w:rsidP="007E081C">
            <w:pPr>
              <w:rPr>
                <w:rFonts w:cs="Calibri"/>
                <w:color w:val="000000"/>
                <w:szCs w:val="20"/>
              </w:rPr>
            </w:pPr>
            <w:r w:rsidRPr="00D5163E">
              <w:rPr>
                <w:rFonts w:cs="Calibri"/>
                <w:color w:val="000000"/>
                <w:szCs w:val="20"/>
              </w:rPr>
              <w:t>3.33</w:t>
            </w:r>
          </w:p>
        </w:tc>
        <w:tc>
          <w:tcPr>
            <w:tcW w:w="1026" w:type="dxa"/>
            <w:shd w:val="clear" w:color="auto" w:fill="auto"/>
            <w:vAlign w:val="bottom"/>
          </w:tcPr>
          <w:p w14:paraId="37E437F6" w14:textId="77777777" w:rsidR="00BC6704" w:rsidRPr="00D5163E" w:rsidRDefault="00BC6704" w:rsidP="007E081C">
            <w:pPr>
              <w:rPr>
                <w:rFonts w:cs="Calibri"/>
                <w:color w:val="000000"/>
                <w:szCs w:val="20"/>
              </w:rPr>
            </w:pPr>
            <w:r w:rsidRPr="00D5163E">
              <w:rPr>
                <w:rFonts w:cs="Calibri"/>
                <w:color w:val="000000"/>
                <w:szCs w:val="20"/>
              </w:rPr>
              <w:t>221.30</w:t>
            </w:r>
          </w:p>
        </w:tc>
      </w:tr>
      <w:tr w:rsidR="00BC6704" w:rsidRPr="00D5163E" w14:paraId="1B8E8311" w14:textId="77777777" w:rsidTr="00696431">
        <w:tc>
          <w:tcPr>
            <w:tcW w:w="1096" w:type="dxa"/>
            <w:shd w:val="clear" w:color="auto" w:fill="auto"/>
            <w:vAlign w:val="center"/>
          </w:tcPr>
          <w:p w14:paraId="46014273" w14:textId="77777777" w:rsidR="00BC6704" w:rsidRPr="00D5163E" w:rsidRDefault="00BC6704" w:rsidP="002C2489">
            <w:pPr>
              <w:rPr>
                <w:rFonts w:cs="Calibri"/>
                <w:szCs w:val="20"/>
              </w:rPr>
            </w:pPr>
            <w:r w:rsidRPr="00D5163E">
              <w:rPr>
                <w:rFonts w:cs="Calibri"/>
                <w:szCs w:val="20"/>
              </w:rPr>
              <w:t>2015</w:t>
            </w:r>
          </w:p>
        </w:tc>
        <w:tc>
          <w:tcPr>
            <w:tcW w:w="1296" w:type="dxa"/>
            <w:shd w:val="clear" w:color="auto" w:fill="auto"/>
            <w:vAlign w:val="bottom"/>
          </w:tcPr>
          <w:p w14:paraId="395F1AA2" w14:textId="77777777" w:rsidR="00BC6704" w:rsidRPr="00D5163E" w:rsidRDefault="00BC6704" w:rsidP="007E081C">
            <w:pPr>
              <w:rPr>
                <w:rFonts w:cs="Calibri"/>
                <w:color w:val="000000"/>
                <w:szCs w:val="20"/>
              </w:rPr>
            </w:pPr>
            <w:r w:rsidRPr="00D5163E">
              <w:rPr>
                <w:rFonts w:cs="Calibri"/>
                <w:color w:val="000000"/>
                <w:szCs w:val="20"/>
              </w:rPr>
              <w:t>88.68</w:t>
            </w:r>
          </w:p>
        </w:tc>
        <w:tc>
          <w:tcPr>
            <w:tcW w:w="1145" w:type="dxa"/>
            <w:shd w:val="clear" w:color="auto" w:fill="auto"/>
            <w:vAlign w:val="bottom"/>
          </w:tcPr>
          <w:p w14:paraId="108D7F10" w14:textId="77777777" w:rsidR="00BC6704" w:rsidRPr="00D5163E" w:rsidRDefault="00BC6704" w:rsidP="007E081C">
            <w:pPr>
              <w:rPr>
                <w:rFonts w:cs="Calibri"/>
                <w:color w:val="000000"/>
                <w:szCs w:val="20"/>
              </w:rPr>
            </w:pPr>
            <w:r w:rsidRPr="00D5163E">
              <w:rPr>
                <w:rFonts w:cs="Calibri"/>
                <w:color w:val="000000"/>
                <w:szCs w:val="20"/>
              </w:rPr>
              <w:t>64.08</w:t>
            </w:r>
          </w:p>
        </w:tc>
        <w:tc>
          <w:tcPr>
            <w:tcW w:w="1403" w:type="dxa"/>
            <w:shd w:val="clear" w:color="auto" w:fill="auto"/>
            <w:vAlign w:val="bottom"/>
          </w:tcPr>
          <w:p w14:paraId="1F5043DC" w14:textId="77777777" w:rsidR="00BC6704" w:rsidRPr="00D5163E" w:rsidRDefault="00BC6704" w:rsidP="007E081C">
            <w:pPr>
              <w:rPr>
                <w:rFonts w:cs="Calibri"/>
                <w:color w:val="000000"/>
                <w:szCs w:val="20"/>
              </w:rPr>
            </w:pPr>
            <w:r w:rsidRPr="00D5163E">
              <w:rPr>
                <w:rFonts w:cs="Calibri"/>
                <w:color w:val="000000"/>
                <w:szCs w:val="20"/>
              </w:rPr>
              <w:t>36.98</w:t>
            </w:r>
          </w:p>
        </w:tc>
        <w:tc>
          <w:tcPr>
            <w:tcW w:w="1116" w:type="dxa"/>
            <w:shd w:val="clear" w:color="auto" w:fill="auto"/>
            <w:vAlign w:val="bottom"/>
          </w:tcPr>
          <w:p w14:paraId="6548077E" w14:textId="77777777" w:rsidR="00BC6704" w:rsidRPr="00D5163E" w:rsidRDefault="00BC6704" w:rsidP="007E081C">
            <w:pPr>
              <w:rPr>
                <w:rFonts w:cs="Calibri"/>
                <w:color w:val="000000"/>
                <w:szCs w:val="20"/>
              </w:rPr>
            </w:pPr>
            <w:r w:rsidRPr="00D5163E">
              <w:rPr>
                <w:rFonts w:cs="Calibri"/>
                <w:color w:val="000000"/>
                <w:szCs w:val="20"/>
              </w:rPr>
              <w:t>5.94</w:t>
            </w:r>
          </w:p>
        </w:tc>
        <w:tc>
          <w:tcPr>
            <w:tcW w:w="1118" w:type="dxa"/>
            <w:shd w:val="clear" w:color="auto" w:fill="auto"/>
            <w:vAlign w:val="bottom"/>
          </w:tcPr>
          <w:p w14:paraId="17544BEF" w14:textId="77777777" w:rsidR="00BC6704" w:rsidRPr="00D5163E" w:rsidRDefault="00BC6704" w:rsidP="007E081C">
            <w:pPr>
              <w:rPr>
                <w:rFonts w:cs="Calibri"/>
                <w:color w:val="000000"/>
                <w:szCs w:val="20"/>
              </w:rPr>
            </w:pPr>
            <w:r w:rsidRPr="00D5163E">
              <w:rPr>
                <w:rFonts w:cs="Calibri"/>
                <w:color w:val="000000"/>
                <w:szCs w:val="20"/>
              </w:rPr>
              <w:t>3.72</w:t>
            </w:r>
          </w:p>
        </w:tc>
        <w:tc>
          <w:tcPr>
            <w:tcW w:w="1150" w:type="dxa"/>
            <w:shd w:val="clear" w:color="auto" w:fill="auto"/>
            <w:vAlign w:val="bottom"/>
          </w:tcPr>
          <w:p w14:paraId="17F1DD87" w14:textId="77777777" w:rsidR="00BC6704" w:rsidRPr="00D5163E" w:rsidRDefault="00BC6704" w:rsidP="007E081C">
            <w:pPr>
              <w:rPr>
                <w:rFonts w:cs="Calibri"/>
                <w:color w:val="000000"/>
                <w:szCs w:val="20"/>
              </w:rPr>
            </w:pPr>
            <w:r w:rsidRPr="00D5163E">
              <w:rPr>
                <w:rFonts w:cs="Calibri"/>
                <w:color w:val="000000"/>
                <w:szCs w:val="20"/>
              </w:rPr>
              <w:t>3.45</w:t>
            </w:r>
          </w:p>
        </w:tc>
        <w:tc>
          <w:tcPr>
            <w:tcW w:w="1026" w:type="dxa"/>
            <w:shd w:val="clear" w:color="auto" w:fill="auto"/>
            <w:vAlign w:val="bottom"/>
          </w:tcPr>
          <w:p w14:paraId="34CC4562" w14:textId="77777777" w:rsidR="00BC6704" w:rsidRPr="00D5163E" w:rsidRDefault="00BC6704" w:rsidP="007E081C">
            <w:pPr>
              <w:rPr>
                <w:rFonts w:cs="Calibri"/>
                <w:color w:val="000000"/>
                <w:szCs w:val="20"/>
              </w:rPr>
            </w:pPr>
            <w:r w:rsidRPr="00D5163E">
              <w:rPr>
                <w:rFonts w:cs="Calibri"/>
                <w:color w:val="000000"/>
                <w:szCs w:val="20"/>
              </w:rPr>
              <w:t>202.85</w:t>
            </w:r>
          </w:p>
        </w:tc>
      </w:tr>
      <w:tr w:rsidR="00BC6704" w:rsidRPr="00D5163E" w14:paraId="3B2CACFD" w14:textId="77777777" w:rsidTr="00696431">
        <w:tc>
          <w:tcPr>
            <w:tcW w:w="1096" w:type="dxa"/>
            <w:shd w:val="clear" w:color="auto" w:fill="auto"/>
            <w:vAlign w:val="center"/>
          </w:tcPr>
          <w:p w14:paraId="4546DB13" w14:textId="77777777" w:rsidR="00BC6704" w:rsidRPr="00D5163E" w:rsidRDefault="00BC6704" w:rsidP="002C2489">
            <w:pPr>
              <w:rPr>
                <w:rFonts w:cs="Calibri"/>
                <w:szCs w:val="20"/>
              </w:rPr>
            </w:pPr>
            <w:r w:rsidRPr="00D5163E">
              <w:rPr>
                <w:rFonts w:cs="Calibri"/>
                <w:szCs w:val="20"/>
              </w:rPr>
              <w:t>2016</w:t>
            </w:r>
          </w:p>
        </w:tc>
        <w:tc>
          <w:tcPr>
            <w:tcW w:w="1296" w:type="dxa"/>
            <w:shd w:val="clear" w:color="auto" w:fill="auto"/>
            <w:vAlign w:val="bottom"/>
          </w:tcPr>
          <w:p w14:paraId="4A4F2EB6" w14:textId="77777777" w:rsidR="00BC6704" w:rsidRPr="00D5163E" w:rsidRDefault="00BC6704" w:rsidP="007E081C">
            <w:pPr>
              <w:rPr>
                <w:rFonts w:cs="Calibri"/>
                <w:szCs w:val="20"/>
              </w:rPr>
            </w:pPr>
            <w:r w:rsidRPr="00D5163E">
              <w:rPr>
                <w:rFonts w:cs="Calibri"/>
                <w:szCs w:val="20"/>
              </w:rPr>
              <w:t>95.33</w:t>
            </w:r>
          </w:p>
        </w:tc>
        <w:tc>
          <w:tcPr>
            <w:tcW w:w="1145" w:type="dxa"/>
            <w:shd w:val="clear" w:color="auto" w:fill="auto"/>
            <w:vAlign w:val="bottom"/>
          </w:tcPr>
          <w:p w14:paraId="5ABFC88B" w14:textId="77777777" w:rsidR="00BC6704" w:rsidRPr="00D5163E" w:rsidRDefault="00BC6704" w:rsidP="007E081C">
            <w:pPr>
              <w:rPr>
                <w:rFonts w:cs="Calibri"/>
                <w:szCs w:val="20"/>
              </w:rPr>
            </w:pPr>
            <w:r w:rsidRPr="00D5163E">
              <w:rPr>
                <w:rFonts w:cs="Calibri"/>
                <w:szCs w:val="20"/>
              </w:rPr>
              <w:t>68.93</w:t>
            </w:r>
          </w:p>
        </w:tc>
        <w:tc>
          <w:tcPr>
            <w:tcW w:w="1403" w:type="dxa"/>
            <w:shd w:val="clear" w:color="auto" w:fill="auto"/>
            <w:vAlign w:val="bottom"/>
          </w:tcPr>
          <w:p w14:paraId="0A7D60D4" w14:textId="77777777" w:rsidR="00BC6704" w:rsidRPr="00D5163E" w:rsidRDefault="00BC6704" w:rsidP="007E081C">
            <w:pPr>
              <w:rPr>
                <w:rFonts w:cs="Calibri"/>
                <w:szCs w:val="20"/>
              </w:rPr>
            </w:pPr>
            <w:r w:rsidRPr="00D5163E">
              <w:rPr>
                <w:rFonts w:cs="Calibri"/>
                <w:szCs w:val="20"/>
              </w:rPr>
              <w:t>39.53</w:t>
            </w:r>
          </w:p>
        </w:tc>
        <w:tc>
          <w:tcPr>
            <w:tcW w:w="1116" w:type="dxa"/>
            <w:shd w:val="clear" w:color="auto" w:fill="auto"/>
            <w:vAlign w:val="bottom"/>
          </w:tcPr>
          <w:p w14:paraId="06F860D0" w14:textId="77777777" w:rsidR="00BC6704" w:rsidRPr="00D5163E" w:rsidRDefault="00BC6704" w:rsidP="007E081C">
            <w:pPr>
              <w:rPr>
                <w:rFonts w:cs="Calibri"/>
                <w:szCs w:val="20"/>
              </w:rPr>
            </w:pPr>
            <w:r w:rsidRPr="00D5163E">
              <w:rPr>
                <w:rFonts w:cs="Calibri"/>
                <w:szCs w:val="20"/>
              </w:rPr>
              <w:t>6.36</w:t>
            </w:r>
          </w:p>
        </w:tc>
        <w:tc>
          <w:tcPr>
            <w:tcW w:w="1118" w:type="dxa"/>
            <w:shd w:val="clear" w:color="auto" w:fill="auto"/>
            <w:vAlign w:val="bottom"/>
          </w:tcPr>
          <w:p w14:paraId="01A6BD18" w14:textId="77777777" w:rsidR="00BC6704" w:rsidRPr="00D5163E" w:rsidRDefault="00BC6704" w:rsidP="007E081C">
            <w:pPr>
              <w:rPr>
                <w:rFonts w:cs="Calibri"/>
                <w:szCs w:val="20"/>
              </w:rPr>
            </w:pPr>
            <w:r w:rsidRPr="00D5163E">
              <w:rPr>
                <w:rFonts w:cs="Calibri"/>
                <w:szCs w:val="20"/>
              </w:rPr>
              <w:t>3.96</w:t>
            </w:r>
          </w:p>
        </w:tc>
        <w:tc>
          <w:tcPr>
            <w:tcW w:w="1150" w:type="dxa"/>
            <w:shd w:val="clear" w:color="auto" w:fill="auto"/>
            <w:vAlign w:val="bottom"/>
          </w:tcPr>
          <w:p w14:paraId="74B0F7AA" w14:textId="77777777" w:rsidR="00BC6704" w:rsidRPr="00D5163E" w:rsidRDefault="00BC6704" w:rsidP="007E081C">
            <w:pPr>
              <w:rPr>
                <w:rFonts w:cs="Calibri"/>
                <w:szCs w:val="20"/>
              </w:rPr>
            </w:pPr>
            <w:r w:rsidRPr="00D5163E">
              <w:rPr>
                <w:rFonts w:cs="Calibri"/>
                <w:szCs w:val="20"/>
              </w:rPr>
              <w:t>3.71</w:t>
            </w:r>
          </w:p>
        </w:tc>
        <w:tc>
          <w:tcPr>
            <w:tcW w:w="1026" w:type="dxa"/>
            <w:shd w:val="clear" w:color="auto" w:fill="auto"/>
            <w:vAlign w:val="bottom"/>
          </w:tcPr>
          <w:p w14:paraId="441A2C92" w14:textId="77777777" w:rsidR="00BC6704" w:rsidRPr="00D5163E" w:rsidRDefault="00BC6704" w:rsidP="007E081C">
            <w:pPr>
              <w:rPr>
                <w:rFonts w:cs="Calibri"/>
                <w:szCs w:val="20"/>
              </w:rPr>
            </w:pPr>
            <w:r w:rsidRPr="00D5163E">
              <w:rPr>
                <w:rFonts w:cs="Calibri"/>
                <w:szCs w:val="20"/>
              </w:rPr>
              <w:t>217.83</w:t>
            </w:r>
          </w:p>
        </w:tc>
      </w:tr>
    </w:tbl>
    <w:p w14:paraId="3BF5387B" w14:textId="77777777" w:rsidR="00BC6704" w:rsidRPr="00D5163E" w:rsidRDefault="00BC6704" w:rsidP="002C2489">
      <w:pPr>
        <w:spacing w:after="0"/>
        <w:rPr>
          <w:rFonts w:cs="Calibri"/>
          <w:szCs w:val="20"/>
        </w:rPr>
      </w:pPr>
      <w:r w:rsidRPr="00D5163E">
        <w:rPr>
          <w:rFonts w:cs="Calibri"/>
          <w:szCs w:val="20"/>
        </w:rPr>
        <w:t xml:space="preserve">Note: 2016 </w:t>
      </w:r>
      <w:r w:rsidRPr="00D5163E">
        <w:rPr>
          <w:rFonts w:cs="Calibri"/>
          <w:sz w:val="24"/>
        </w:rPr>
        <w:t>d</w:t>
      </w:r>
      <w:r w:rsidRPr="00D5163E">
        <w:rPr>
          <w:rFonts w:cs="Calibri"/>
          <w:szCs w:val="20"/>
        </w:rPr>
        <w:t>ata is an estimation</w:t>
      </w:r>
    </w:p>
    <w:p w14:paraId="4984A6F7" w14:textId="77777777" w:rsidR="00BC6704" w:rsidRPr="00D5163E" w:rsidRDefault="00BC6704" w:rsidP="007E081C">
      <w:pPr>
        <w:spacing w:after="0"/>
        <w:rPr>
          <w:rFonts w:cs="Calibri"/>
          <w:sz w:val="24"/>
        </w:rPr>
      </w:pPr>
    </w:p>
    <w:p w14:paraId="01063B3C" w14:textId="3416D153" w:rsidR="00BC6704" w:rsidRPr="00D5163E" w:rsidRDefault="00BC6704" w:rsidP="007E081C">
      <w:pPr>
        <w:spacing w:after="0"/>
        <w:rPr>
          <w:rFonts w:cs="Calibri"/>
          <w:b/>
          <w:sz w:val="22"/>
          <w:szCs w:val="22"/>
        </w:rPr>
      </w:pPr>
      <w:r w:rsidRPr="00D5163E">
        <w:rPr>
          <w:rFonts w:cs="Calibri"/>
          <w:b/>
          <w:sz w:val="22"/>
          <w:szCs w:val="22"/>
        </w:rPr>
        <w:t xml:space="preserve">Table </w:t>
      </w:r>
      <w:r w:rsidR="0068373C" w:rsidRPr="00D5163E">
        <w:rPr>
          <w:rFonts w:cs="Calibri"/>
          <w:b/>
          <w:sz w:val="22"/>
          <w:szCs w:val="22"/>
        </w:rPr>
        <w:t>L</w:t>
      </w:r>
      <w:r w:rsidRPr="00D5163E">
        <w:rPr>
          <w:rFonts w:cs="Calibri"/>
          <w:b/>
          <w:sz w:val="22"/>
          <w:szCs w:val="22"/>
        </w:rPr>
        <w:t>.2. Number of Customers</w:t>
      </w:r>
    </w:p>
    <w:p w14:paraId="671B16AE" w14:textId="77777777" w:rsidR="00BC6704" w:rsidRPr="00D5163E" w:rsidRDefault="00BC6704" w:rsidP="007E081C">
      <w:pPr>
        <w:spacing w:after="0"/>
        <w:rPr>
          <w:rFonts w:cs="Calibri"/>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7"/>
        <w:gridCol w:w="1287"/>
        <w:gridCol w:w="1131"/>
        <w:gridCol w:w="1391"/>
        <w:gridCol w:w="1111"/>
        <w:gridCol w:w="1103"/>
        <w:gridCol w:w="1133"/>
        <w:gridCol w:w="1127"/>
      </w:tblGrid>
      <w:tr w:rsidR="00BC6704" w:rsidRPr="00D5163E" w14:paraId="0ADF6BE4" w14:textId="77777777" w:rsidTr="00696431">
        <w:tc>
          <w:tcPr>
            <w:tcW w:w="1096" w:type="dxa"/>
            <w:vMerge w:val="restart"/>
            <w:shd w:val="clear" w:color="auto" w:fill="auto"/>
            <w:vAlign w:val="center"/>
          </w:tcPr>
          <w:p w14:paraId="1541FFA9" w14:textId="77777777" w:rsidR="00BC6704" w:rsidRPr="00D5163E" w:rsidRDefault="00BC6704" w:rsidP="007E081C">
            <w:pPr>
              <w:rPr>
                <w:rFonts w:cs="Calibri"/>
                <w:b/>
                <w:szCs w:val="20"/>
              </w:rPr>
            </w:pPr>
            <w:r w:rsidRPr="00D5163E">
              <w:rPr>
                <w:rFonts w:cs="Calibri"/>
                <w:b/>
                <w:szCs w:val="20"/>
              </w:rPr>
              <w:t>Year</w:t>
            </w:r>
          </w:p>
        </w:tc>
        <w:tc>
          <w:tcPr>
            <w:tcW w:w="7228" w:type="dxa"/>
            <w:gridSpan w:val="6"/>
            <w:shd w:val="clear" w:color="auto" w:fill="auto"/>
            <w:vAlign w:val="center"/>
          </w:tcPr>
          <w:p w14:paraId="1FF9AB4C" w14:textId="77777777" w:rsidR="00BC6704" w:rsidRPr="00D5163E" w:rsidRDefault="00BC6704" w:rsidP="007E081C">
            <w:pPr>
              <w:rPr>
                <w:rFonts w:cs="Calibri"/>
                <w:b/>
                <w:szCs w:val="20"/>
              </w:rPr>
            </w:pPr>
            <w:r w:rsidRPr="00D5163E">
              <w:rPr>
                <w:rFonts w:cs="Calibri"/>
                <w:b/>
                <w:szCs w:val="20"/>
              </w:rPr>
              <w:t>Sector</w:t>
            </w:r>
          </w:p>
        </w:tc>
        <w:tc>
          <w:tcPr>
            <w:tcW w:w="1026" w:type="dxa"/>
            <w:vMerge w:val="restart"/>
            <w:shd w:val="clear" w:color="auto" w:fill="auto"/>
            <w:vAlign w:val="center"/>
          </w:tcPr>
          <w:p w14:paraId="482D3F3A" w14:textId="77777777" w:rsidR="00BC6704" w:rsidRPr="00D5163E" w:rsidRDefault="00BC6704" w:rsidP="007E081C">
            <w:pPr>
              <w:rPr>
                <w:rFonts w:cs="Calibri"/>
                <w:b/>
                <w:szCs w:val="20"/>
              </w:rPr>
            </w:pPr>
            <w:r w:rsidRPr="00D5163E">
              <w:rPr>
                <w:rFonts w:cs="Calibri"/>
                <w:b/>
                <w:szCs w:val="20"/>
              </w:rPr>
              <w:t>Total</w:t>
            </w:r>
          </w:p>
        </w:tc>
      </w:tr>
      <w:tr w:rsidR="00BC6704" w:rsidRPr="00D5163E" w14:paraId="670DC69B" w14:textId="77777777" w:rsidTr="00696431">
        <w:tc>
          <w:tcPr>
            <w:tcW w:w="1096" w:type="dxa"/>
            <w:vMerge/>
            <w:shd w:val="clear" w:color="auto" w:fill="auto"/>
            <w:vAlign w:val="center"/>
          </w:tcPr>
          <w:p w14:paraId="383AB8CF" w14:textId="77777777" w:rsidR="00BC6704" w:rsidRPr="00D5163E" w:rsidRDefault="00BC6704" w:rsidP="007E081C">
            <w:pPr>
              <w:rPr>
                <w:rFonts w:cs="Calibri"/>
                <w:b/>
                <w:szCs w:val="20"/>
              </w:rPr>
            </w:pPr>
          </w:p>
        </w:tc>
        <w:tc>
          <w:tcPr>
            <w:tcW w:w="1296" w:type="dxa"/>
            <w:shd w:val="clear" w:color="auto" w:fill="auto"/>
            <w:vAlign w:val="center"/>
          </w:tcPr>
          <w:p w14:paraId="3FD0B2C5" w14:textId="77777777" w:rsidR="00BC6704" w:rsidRPr="00D5163E" w:rsidRDefault="00BC6704" w:rsidP="007E081C">
            <w:pPr>
              <w:rPr>
                <w:rFonts w:cs="Calibri"/>
                <w:b/>
                <w:szCs w:val="20"/>
              </w:rPr>
            </w:pPr>
            <w:r w:rsidRPr="00D5163E">
              <w:rPr>
                <w:rFonts w:cs="Calibri"/>
                <w:b/>
                <w:szCs w:val="20"/>
              </w:rPr>
              <w:t>Residential</w:t>
            </w:r>
          </w:p>
        </w:tc>
        <w:tc>
          <w:tcPr>
            <w:tcW w:w="1145" w:type="dxa"/>
            <w:shd w:val="clear" w:color="auto" w:fill="auto"/>
            <w:vAlign w:val="center"/>
          </w:tcPr>
          <w:p w14:paraId="4466F3AD" w14:textId="77777777" w:rsidR="00BC6704" w:rsidRPr="00D5163E" w:rsidRDefault="00BC6704" w:rsidP="007E081C">
            <w:pPr>
              <w:rPr>
                <w:rFonts w:cs="Calibri"/>
                <w:b/>
                <w:szCs w:val="20"/>
              </w:rPr>
            </w:pPr>
            <w:r w:rsidRPr="00D5163E">
              <w:rPr>
                <w:rFonts w:cs="Calibri"/>
                <w:b/>
                <w:szCs w:val="20"/>
              </w:rPr>
              <w:t>Industry</w:t>
            </w:r>
          </w:p>
        </w:tc>
        <w:tc>
          <w:tcPr>
            <w:tcW w:w="1403" w:type="dxa"/>
            <w:shd w:val="clear" w:color="auto" w:fill="auto"/>
            <w:vAlign w:val="center"/>
          </w:tcPr>
          <w:p w14:paraId="3C9F11F5" w14:textId="77777777" w:rsidR="00BC6704" w:rsidRPr="00D5163E" w:rsidRDefault="00BC6704" w:rsidP="007E081C">
            <w:pPr>
              <w:rPr>
                <w:rFonts w:cs="Calibri"/>
                <w:b/>
                <w:szCs w:val="20"/>
              </w:rPr>
            </w:pPr>
            <w:r w:rsidRPr="00D5163E">
              <w:rPr>
                <w:rFonts w:cs="Calibri"/>
                <w:b/>
                <w:szCs w:val="20"/>
              </w:rPr>
              <w:t>Commercial</w:t>
            </w:r>
          </w:p>
        </w:tc>
        <w:tc>
          <w:tcPr>
            <w:tcW w:w="1116" w:type="dxa"/>
            <w:shd w:val="clear" w:color="auto" w:fill="auto"/>
            <w:vAlign w:val="center"/>
          </w:tcPr>
          <w:p w14:paraId="3D80C33D" w14:textId="77777777" w:rsidR="00BC6704" w:rsidRPr="00D5163E" w:rsidRDefault="00BC6704" w:rsidP="007E081C">
            <w:pPr>
              <w:rPr>
                <w:rFonts w:cs="Calibri"/>
                <w:b/>
                <w:szCs w:val="20"/>
              </w:rPr>
            </w:pPr>
            <w:r w:rsidRPr="00D5163E">
              <w:rPr>
                <w:rFonts w:cs="Calibri"/>
                <w:b/>
                <w:szCs w:val="20"/>
              </w:rPr>
              <w:t>Social</w:t>
            </w:r>
          </w:p>
        </w:tc>
        <w:tc>
          <w:tcPr>
            <w:tcW w:w="1118" w:type="dxa"/>
            <w:shd w:val="clear" w:color="auto" w:fill="auto"/>
            <w:vAlign w:val="center"/>
          </w:tcPr>
          <w:p w14:paraId="0FCECFD5" w14:textId="77777777" w:rsidR="00BC6704" w:rsidRPr="00D5163E" w:rsidRDefault="00BC6704" w:rsidP="007E081C">
            <w:pPr>
              <w:rPr>
                <w:rFonts w:cs="Calibri"/>
                <w:b/>
                <w:szCs w:val="20"/>
              </w:rPr>
            </w:pPr>
            <w:r w:rsidRPr="00D5163E">
              <w:rPr>
                <w:rFonts w:cs="Calibri"/>
                <w:b/>
                <w:szCs w:val="20"/>
              </w:rPr>
              <w:t>Gov. Office</w:t>
            </w:r>
          </w:p>
        </w:tc>
        <w:tc>
          <w:tcPr>
            <w:tcW w:w="1150" w:type="dxa"/>
            <w:shd w:val="clear" w:color="auto" w:fill="auto"/>
            <w:vAlign w:val="center"/>
          </w:tcPr>
          <w:p w14:paraId="0C07DB99" w14:textId="77777777" w:rsidR="00BC6704" w:rsidRPr="00D5163E" w:rsidRDefault="00BC6704" w:rsidP="007E081C">
            <w:pPr>
              <w:rPr>
                <w:rFonts w:cs="Calibri"/>
                <w:b/>
                <w:szCs w:val="20"/>
              </w:rPr>
            </w:pPr>
            <w:r w:rsidRPr="00D5163E">
              <w:rPr>
                <w:rFonts w:cs="Calibri"/>
                <w:b/>
                <w:szCs w:val="20"/>
              </w:rPr>
              <w:t>Street Lighting</w:t>
            </w:r>
          </w:p>
        </w:tc>
        <w:tc>
          <w:tcPr>
            <w:tcW w:w="1026" w:type="dxa"/>
            <w:vMerge/>
            <w:shd w:val="clear" w:color="auto" w:fill="auto"/>
            <w:vAlign w:val="center"/>
          </w:tcPr>
          <w:p w14:paraId="24803F6C" w14:textId="77777777" w:rsidR="00BC6704" w:rsidRPr="00D5163E" w:rsidRDefault="00BC6704" w:rsidP="007E081C">
            <w:pPr>
              <w:rPr>
                <w:rFonts w:cs="Calibri"/>
                <w:b/>
                <w:szCs w:val="20"/>
              </w:rPr>
            </w:pPr>
          </w:p>
        </w:tc>
      </w:tr>
      <w:tr w:rsidR="00BC6704" w:rsidRPr="00D5163E" w14:paraId="28DB8440" w14:textId="77777777" w:rsidTr="00696431">
        <w:tc>
          <w:tcPr>
            <w:tcW w:w="1096" w:type="dxa"/>
            <w:shd w:val="clear" w:color="auto" w:fill="auto"/>
            <w:vAlign w:val="center"/>
          </w:tcPr>
          <w:p w14:paraId="1689273D" w14:textId="77777777" w:rsidR="00BC6704" w:rsidRPr="00D5163E" w:rsidRDefault="00BC6704" w:rsidP="002C2489">
            <w:pPr>
              <w:rPr>
                <w:rFonts w:cs="Calibri"/>
                <w:szCs w:val="20"/>
              </w:rPr>
            </w:pPr>
            <w:r w:rsidRPr="00D5163E">
              <w:rPr>
                <w:rFonts w:cs="Calibri"/>
                <w:szCs w:val="20"/>
              </w:rPr>
              <w:t>2008</w:t>
            </w:r>
          </w:p>
        </w:tc>
        <w:tc>
          <w:tcPr>
            <w:tcW w:w="1296" w:type="dxa"/>
            <w:shd w:val="clear" w:color="auto" w:fill="auto"/>
            <w:vAlign w:val="bottom"/>
          </w:tcPr>
          <w:p w14:paraId="26B31D76" w14:textId="77777777" w:rsidR="00BC6704" w:rsidRPr="00D5163E" w:rsidRDefault="00BC6704" w:rsidP="007E081C">
            <w:pPr>
              <w:rPr>
                <w:rFonts w:cs="Calibri"/>
                <w:color w:val="000000"/>
                <w:szCs w:val="20"/>
              </w:rPr>
            </w:pPr>
            <w:r w:rsidRPr="00D5163E">
              <w:rPr>
                <w:rFonts w:cs="Calibri"/>
                <w:color w:val="000000"/>
                <w:szCs w:val="20"/>
              </w:rPr>
              <w:t>36,025,071</w:t>
            </w:r>
          </w:p>
        </w:tc>
        <w:tc>
          <w:tcPr>
            <w:tcW w:w="1145" w:type="dxa"/>
            <w:shd w:val="clear" w:color="auto" w:fill="auto"/>
            <w:vAlign w:val="bottom"/>
          </w:tcPr>
          <w:p w14:paraId="407E0A97" w14:textId="77777777" w:rsidR="00BC6704" w:rsidRPr="00D5163E" w:rsidRDefault="00BC6704" w:rsidP="007E081C">
            <w:pPr>
              <w:rPr>
                <w:rFonts w:cs="Calibri"/>
                <w:color w:val="000000"/>
                <w:szCs w:val="20"/>
              </w:rPr>
            </w:pPr>
            <w:r w:rsidRPr="00D5163E">
              <w:rPr>
                <w:rFonts w:cs="Calibri"/>
                <w:color w:val="000000"/>
                <w:szCs w:val="20"/>
              </w:rPr>
              <w:t>47,536</w:t>
            </w:r>
          </w:p>
        </w:tc>
        <w:tc>
          <w:tcPr>
            <w:tcW w:w="1403" w:type="dxa"/>
            <w:shd w:val="clear" w:color="auto" w:fill="auto"/>
            <w:vAlign w:val="bottom"/>
          </w:tcPr>
          <w:p w14:paraId="3E690AB6" w14:textId="77777777" w:rsidR="00BC6704" w:rsidRPr="00D5163E" w:rsidRDefault="00BC6704" w:rsidP="007E081C">
            <w:pPr>
              <w:rPr>
                <w:rFonts w:cs="Calibri"/>
                <w:color w:val="000000"/>
                <w:szCs w:val="20"/>
              </w:rPr>
            </w:pPr>
            <w:r w:rsidRPr="00D5163E">
              <w:rPr>
                <w:rFonts w:cs="Calibri"/>
                <w:color w:val="000000"/>
                <w:szCs w:val="20"/>
              </w:rPr>
              <w:t>1,716,046</w:t>
            </w:r>
          </w:p>
        </w:tc>
        <w:tc>
          <w:tcPr>
            <w:tcW w:w="1116" w:type="dxa"/>
            <w:shd w:val="clear" w:color="auto" w:fill="auto"/>
            <w:vAlign w:val="bottom"/>
          </w:tcPr>
          <w:p w14:paraId="5ECCC95F" w14:textId="77777777" w:rsidR="00BC6704" w:rsidRPr="00D5163E" w:rsidRDefault="00BC6704" w:rsidP="007E081C">
            <w:pPr>
              <w:rPr>
                <w:rFonts w:cs="Calibri"/>
                <w:color w:val="000000"/>
                <w:szCs w:val="20"/>
              </w:rPr>
            </w:pPr>
            <w:r w:rsidRPr="00D5163E">
              <w:rPr>
                <w:rFonts w:cs="Calibri"/>
                <w:color w:val="000000"/>
                <w:szCs w:val="20"/>
              </w:rPr>
              <w:t>838,129</w:t>
            </w:r>
          </w:p>
        </w:tc>
        <w:tc>
          <w:tcPr>
            <w:tcW w:w="1118" w:type="dxa"/>
            <w:shd w:val="clear" w:color="auto" w:fill="auto"/>
            <w:vAlign w:val="bottom"/>
          </w:tcPr>
          <w:p w14:paraId="715638DF" w14:textId="77777777" w:rsidR="00BC6704" w:rsidRPr="00D5163E" w:rsidRDefault="00BC6704" w:rsidP="007E081C">
            <w:pPr>
              <w:rPr>
                <w:rFonts w:cs="Calibri"/>
                <w:color w:val="000000"/>
                <w:szCs w:val="20"/>
              </w:rPr>
            </w:pPr>
            <w:r w:rsidRPr="00D5163E">
              <w:rPr>
                <w:rFonts w:cs="Calibri"/>
                <w:color w:val="000000"/>
                <w:szCs w:val="20"/>
              </w:rPr>
              <w:t>103,821</w:t>
            </w:r>
          </w:p>
        </w:tc>
        <w:tc>
          <w:tcPr>
            <w:tcW w:w="1150" w:type="dxa"/>
            <w:shd w:val="clear" w:color="auto" w:fill="auto"/>
            <w:vAlign w:val="bottom"/>
          </w:tcPr>
          <w:p w14:paraId="13D0AA6A" w14:textId="77777777" w:rsidR="00BC6704" w:rsidRPr="00D5163E" w:rsidRDefault="00BC6704" w:rsidP="007E081C">
            <w:pPr>
              <w:rPr>
                <w:rFonts w:cs="Calibri"/>
                <w:color w:val="000000"/>
                <w:szCs w:val="20"/>
              </w:rPr>
            </w:pPr>
            <w:r w:rsidRPr="00D5163E">
              <w:rPr>
                <w:rFonts w:cs="Calibri"/>
                <w:color w:val="000000"/>
                <w:szCs w:val="20"/>
              </w:rPr>
              <w:t>113,483</w:t>
            </w:r>
          </w:p>
        </w:tc>
        <w:tc>
          <w:tcPr>
            <w:tcW w:w="1026" w:type="dxa"/>
            <w:shd w:val="clear" w:color="auto" w:fill="auto"/>
            <w:vAlign w:val="bottom"/>
          </w:tcPr>
          <w:p w14:paraId="47267176" w14:textId="77777777" w:rsidR="00BC6704" w:rsidRPr="00D5163E" w:rsidRDefault="00BC6704" w:rsidP="007E081C">
            <w:pPr>
              <w:rPr>
                <w:rFonts w:cs="Calibri"/>
                <w:color w:val="000000"/>
                <w:szCs w:val="20"/>
              </w:rPr>
            </w:pPr>
            <w:r w:rsidRPr="00D5163E">
              <w:rPr>
                <w:rFonts w:cs="Calibri"/>
                <w:color w:val="000000"/>
                <w:szCs w:val="20"/>
              </w:rPr>
              <w:t>38,844,086</w:t>
            </w:r>
          </w:p>
        </w:tc>
      </w:tr>
      <w:tr w:rsidR="00BC6704" w:rsidRPr="00D5163E" w14:paraId="62B3CB48" w14:textId="77777777" w:rsidTr="00696431">
        <w:tc>
          <w:tcPr>
            <w:tcW w:w="1096" w:type="dxa"/>
            <w:shd w:val="clear" w:color="auto" w:fill="auto"/>
            <w:vAlign w:val="center"/>
          </w:tcPr>
          <w:p w14:paraId="086D5090" w14:textId="77777777" w:rsidR="00BC6704" w:rsidRPr="00D5163E" w:rsidRDefault="00BC6704" w:rsidP="002C2489">
            <w:pPr>
              <w:rPr>
                <w:rFonts w:cs="Calibri"/>
                <w:szCs w:val="20"/>
              </w:rPr>
            </w:pPr>
            <w:r w:rsidRPr="00D5163E">
              <w:rPr>
                <w:rFonts w:cs="Calibri"/>
                <w:szCs w:val="20"/>
              </w:rPr>
              <w:t>2009</w:t>
            </w:r>
          </w:p>
        </w:tc>
        <w:tc>
          <w:tcPr>
            <w:tcW w:w="1296" w:type="dxa"/>
            <w:shd w:val="clear" w:color="auto" w:fill="auto"/>
            <w:vAlign w:val="bottom"/>
          </w:tcPr>
          <w:p w14:paraId="64B85876" w14:textId="77777777" w:rsidR="00BC6704" w:rsidRPr="00D5163E" w:rsidRDefault="00BC6704" w:rsidP="007E081C">
            <w:pPr>
              <w:rPr>
                <w:rFonts w:cs="Calibri"/>
                <w:color w:val="000000"/>
                <w:szCs w:val="20"/>
              </w:rPr>
            </w:pPr>
            <w:r w:rsidRPr="00D5163E">
              <w:rPr>
                <w:rFonts w:cs="Calibri"/>
                <w:color w:val="000000"/>
                <w:szCs w:val="20"/>
              </w:rPr>
              <w:t>37,099,830</w:t>
            </w:r>
          </w:p>
        </w:tc>
        <w:tc>
          <w:tcPr>
            <w:tcW w:w="1145" w:type="dxa"/>
            <w:shd w:val="clear" w:color="auto" w:fill="auto"/>
            <w:vAlign w:val="bottom"/>
          </w:tcPr>
          <w:p w14:paraId="0F2690E5" w14:textId="77777777" w:rsidR="00BC6704" w:rsidRPr="00D5163E" w:rsidRDefault="00BC6704" w:rsidP="007E081C">
            <w:pPr>
              <w:rPr>
                <w:rFonts w:cs="Calibri"/>
                <w:color w:val="000000"/>
                <w:szCs w:val="20"/>
              </w:rPr>
            </w:pPr>
            <w:r w:rsidRPr="00D5163E">
              <w:rPr>
                <w:rFonts w:cs="Calibri"/>
                <w:color w:val="000000"/>
                <w:szCs w:val="20"/>
              </w:rPr>
              <w:t>47,900</w:t>
            </w:r>
          </w:p>
        </w:tc>
        <w:tc>
          <w:tcPr>
            <w:tcW w:w="1403" w:type="dxa"/>
            <w:shd w:val="clear" w:color="auto" w:fill="auto"/>
            <w:vAlign w:val="bottom"/>
          </w:tcPr>
          <w:p w14:paraId="5591557E" w14:textId="77777777" w:rsidR="00BC6704" w:rsidRPr="00D5163E" w:rsidRDefault="00BC6704" w:rsidP="007E081C">
            <w:pPr>
              <w:rPr>
                <w:rFonts w:cs="Calibri"/>
                <w:color w:val="000000"/>
                <w:szCs w:val="20"/>
              </w:rPr>
            </w:pPr>
            <w:r w:rsidRPr="00D5163E">
              <w:rPr>
                <w:rFonts w:cs="Calibri"/>
                <w:color w:val="000000"/>
                <w:szCs w:val="20"/>
              </w:rPr>
              <w:t>1,879,429</w:t>
            </w:r>
          </w:p>
        </w:tc>
        <w:tc>
          <w:tcPr>
            <w:tcW w:w="1116" w:type="dxa"/>
            <w:shd w:val="clear" w:color="auto" w:fill="auto"/>
            <w:vAlign w:val="bottom"/>
          </w:tcPr>
          <w:p w14:paraId="4389945F" w14:textId="77777777" w:rsidR="00BC6704" w:rsidRPr="00D5163E" w:rsidRDefault="00BC6704" w:rsidP="007E081C">
            <w:pPr>
              <w:rPr>
                <w:rFonts w:cs="Calibri"/>
                <w:color w:val="000000"/>
                <w:szCs w:val="20"/>
              </w:rPr>
            </w:pPr>
            <w:r w:rsidRPr="00D5163E">
              <w:rPr>
                <w:rFonts w:cs="Calibri"/>
                <w:color w:val="000000"/>
                <w:szCs w:val="20"/>
              </w:rPr>
              <w:t>873,721</w:t>
            </w:r>
          </w:p>
        </w:tc>
        <w:tc>
          <w:tcPr>
            <w:tcW w:w="1118" w:type="dxa"/>
            <w:shd w:val="clear" w:color="auto" w:fill="auto"/>
            <w:vAlign w:val="bottom"/>
          </w:tcPr>
          <w:p w14:paraId="100DD2F0" w14:textId="77777777" w:rsidR="00BC6704" w:rsidRPr="00D5163E" w:rsidRDefault="00BC6704" w:rsidP="007E081C">
            <w:pPr>
              <w:rPr>
                <w:rFonts w:cs="Calibri"/>
                <w:color w:val="000000"/>
                <w:szCs w:val="20"/>
              </w:rPr>
            </w:pPr>
            <w:r w:rsidRPr="00D5163E">
              <w:rPr>
                <w:rFonts w:cs="Calibri"/>
                <w:color w:val="000000"/>
                <w:szCs w:val="20"/>
              </w:rPr>
              <w:t>108,749</w:t>
            </w:r>
          </w:p>
        </w:tc>
        <w:tc>
          <w:tcPr>
            <w:tcW w:w="1150" w:type="dxa"/>
            <w:shd w:val="clear" w:color="auto" w:fill="auto"/>
            <w:vAlign w:val="bottom"/>
          </w:tcPr>
          <w:p w14:paraId="7D61ED2B" w14:textId="77777777" w:rsidR="00BC6704" w:rsidRPr="00D5163E" w:rsidRDefault="00BC6704" w:rsidP="007E081C">
            <w:pPr>
              <w:rPr>
                <w:rFonts w:cs="Calibri"/>
                <w:color w:val="000000"/>
                <w:szCs w:val="20"/>
              </w:rPr>
            </w:pPr>
            <w:r w:rsidRPr="00D5163E">
              <w:rPr>
                <w:rFonts w:cs="Calibri"/>
                <w:color w:val="000000"/>
                <w:szCs w:val="20"/>
              </w:rPr>
              <w:t>120,269</w:t>
            </w:r>
          </w:p>
        </w:tc>
        <w:tc>
          <w:tcPr>
            <w:tcW w:w="1026" w:type="dxa"/>
            <w:shd w:val="clear" w:color="auto" w:fill="auto"/>
            <w:vAlign w:val="bottom"/>
          </w:tcPr>
          <w:p w14:paraId="30D47C5D" w14:textId="77777777" w:rsidR="00BC6704" w:rsidRPr="00D5163E" w:rsidRDefault="00BC6704" w:rsidP="007E081C">
            <w:pPr>
              <w:rPr>
                <w:rFonts w:cs="Calibri"/>
                <w:color w:val="000000"/>
                <w:szCs w:val="20"/>
              </w:rPr>
            </w:pPr>
            <w:r w:rsidRPr="00D5163E">
              <w:rPr>
                <w:rFonts w:cs="Calibri"/>
                <w:color w:val="000000"/>
                <w:szCs w:val="20"/>
              </w:rPr>
              <w:t>40,129,897</w:t>
            </w:r>
          </w:p>
        </w:tc>
      </w:tr>
      <w:tr w:rsidR="00BC6704" w:rsidRPr="00D5163E" w14:paraId="7760E85F" w14:textId="77777777" w:rsidTr="00696431">
        <w:tc>
          <w:tcPr>
            <w:tcW w:w="1096" w:type="dxa"/>
            <w:shd w:val="clear" w:color="auto" w:fill="auto"/>
            <w:vAlign w:val="center"/>
          </w:tcPr>
          <w:p w14:paraId="268A7EA5" w14:textId="77777777" w:rsidR="00BC6704" w:rsidRPr="00D5163E" w:rsidRDefault="00BC6704" w:rsidP="002C2489">
            <w:pPr>
              <w:rPr>
                <w:rFonts w:cs="Calibri"/>
                <w:szCs w:val="20"/>
              </w:rPr>
            </w:pPr>
            <w:r w:rsidRPr="00D5163E">
              <w:rPr>
                <w:rFonts w:cs="Calibri"/>
                <w:szCs w:val="20"/>
              </w:rPr>
              <w:t>2010</w:t>
            </w:r>
          </w:p>
        </w:tc>
        <w:tc>
          <w:tcPr>
            <w:tcW w:w="1296" w:type="dxa"/>
            <w:shd w:val="clear" w:color="auto" w:fill="auto"/>
            <w:vAlign w:val="bottom"/>
          </w:tcPr>
          <w:p w14:paraId="2A295297" w14:textId="77777777" w:rsidR="00BC6704" w:rsidRPr="00D5163E" w:rsidRDefault="00BC6704" w:rsidP="007E081C">
            <w:pPr>
              <w:rPr>
                <w:rFonts w:cs="Calibri"/>
                <w:color w:val="000000"/>
                <w:szCs w:val="20"/>
              </w:rPr>
            </w:pPr>
            <w:r w:rsidRPr="00D5163E">
              <w:rPr>
                <w:rFonts w:cs="Calibri"/>
                <w:color w:val="000000"/>
                <w:szCs w:val="20"/>
              </w:rPr>
              <w:t>39,324,520</w:t>
            </w:r>
          </w:p>
        </w:tc>
        <w:tc>
          <w:tcPr>
            <w:tcW w:w="1145" w:type="dxa"/>
            <w:shd w:val="clear" w:color="auto" w:fill="auto"/>
            <w:vAlign w:val="bottom"/>
          </w:tcPr>
          <w:p w14:paraId="0E522BBF" w14:textId="77777777" w:rsidR="00BC6704" w:rsidRPr="00D5163E" w:rsidRDefault="00BC6704" w:rsidP="007E081C">
            <w:pPr>
              <w:rPr>
                <w:rFonts w:cs="Calibri"/>
                <w:color w:val="000000"/>
                <w:szCs w:val="20"/>
              </w:rPr>
            </w:pPr>
            <w:r w:rsidRPr="00D5163E">
              <w:rPr>
                <w:rFonts w:cs="Calibri"/>
                <w:color w:val="000000"/>
                <w:szCs w:val="20"/>
              </w:rPr>
              <w:t>48,675</w:t>
            </w:r>
          </w:p>
        </w:tc>
        <w:tc>
          <w:tcPr>
            <w:tcW w:w="1403" w:type="dxa"/>
            <w:shd w:val="clear" w:color="auto" w:fill="auto"/>
            <w:vAlign w:val="bottom"/>
          </w:tcPr>
          <w:p w14:paraId="0164FD68" w14:textId="77777777" w:rsidR="00BC6704" w:rsidRPr="00D5163E" w:rsidRDefault="00BC6704" w:rsidP="007E081C">
            <w:pPr>
              <w:rPr>
                <w:rFonts w:cs="Calibri"/>
                <w:color w:val="000000"/>
                <w:szCs w:val="20"/>
              </w:rPr>
            </w:pPr>
            <w:r w:rsidRPr="00D5163E">
              <w:rPr>
                <w:rFonts w:cs="Calibri"/>
                <w:color w:val="000000"/>
                <w:szCs w:val="20"/>
              </w:rPr>
              <w:t>1,912,150</w:t>
            </w:r>
          </w:p>
        </w:tc>
        <w:tc>
          <w:tcPr>
            <w:tcW w:w="1116" w:type="dxa"/>
            <w:shd w:val="clear" w:color="auto" w:fill="auto"/>
            <w:vAlign w:val="bottom"/>
          </w:tcPr>
          <w:p w14:paraId="1A5A290B" w14:textId="77777777" w:rsidR="00BC6704" w:rsidRPr="00D5163E" w:rsidRDefault="00BC6704" w:rsidP="007E081C">
            <w:pPr>
              <w:rPr>
                <w:rFonts w:cs="Calibri"/>
                <w:color w:val="000000"/>
                <w:szCs w:val="20"/>
              </w:rPr>
            </w:pPr>
            <w:r w:rsidRPr="00D5163E">
              <w:rPr>
                <w:rFonts w:cs="Calibri"/>
                <w:color w:val="000000"/>
                <w:szCs w:val="20"/>
              </w:rPr>
              <w:t>909,312</w:t>
            </w:r>
          </w:p>
        </w:tc>
        <w:tc>
          <w:tcPr>
            <w:tcW w:w="1118" w:type="dxa"/>
            <w:shd w:val="clear" w:color="auto" w:fill="auto"/>
            <w:vAlign w:val="bottom"/>
          </w:tcPr>
          <w:p w14:paraId="0FE54F8F" w14:textId="77777777" w:rsidR="00BC6704" w:rsidRPr="00D5163E" w:rsidRDefault="00BC6704" w:rsidP="007E081C">
            <w:pPr>
              <w:rPr>
                <w:rFonts w:cs="Calibri"/>
                <w:color w:val="000000"/>
                <w:szCs w:val="20"/>
              </w:rPr>
            </w:pPr>
            <w:r w:rsidRPr="00D5163E">
              <w:rPr>
                <w:rFonts w:cs="Calibri"/>
                <w:color w:val="000000"/>
                <w:szCs w:val="20"/>
              </w:rPr>
              <w:t>113,676</w:t>
            </w:r>
          </w:p>
        </w:tc>
        <w:tc>
          <w:tcPr>
            <w:tcW w:w="1150" w:type="dxa"/>
            <w:shd w:val="clear" w:color="auto" w:fill="auto"/>
            <w:vAlign w:val="bottom"/>
          </w:tcPr>
          <w:p w14:paraId="6B29E7A4" w14:textId="77777777" w:rsidR="00BC6704" w:rsidRPr="00D5163E" w:rsidRDefault="00BC6704" w:rsidP="007E081C">
            <w:pPr>
              <w:rPr>
                <w:rFonts w:cs="Calibri"/>
                <w:color w:val="000000"/>
                <w:szCs w:val="20"/>
              </w:rPr>
            </w:pPr>
            <w:r w:rsidRPr="00D5163E">
              <w:rPr>
                <w:rFonts w:cs="Calibri"/>
                <w:color w:val="000000"/>
                <w:szCs w:val="20"/>
              </w:rPr>
              <w:t>127,054</w:t>
            </w:r>
          </w:p>
        </w:tc>
        <w:tc>
          <w:tcPr>
            <w:tcW w:w="1026" w:type="dxa"/>
            <w:shd w:val="clear" w:color="auto" w:fill="auto"/>
            <w:vAlign w:val="bottom"/>
          </w:tcPr>
          <w:p w14:paraId="41A87A19" w14:textId="77777777" w:rsidR="00BC6704" w:rsidRPr="00D5163E" w:rsidRDefault="00BC6704" w:rsidP="007E081C">
            <w:pPr>
              <w:rPr>
                <w:rFonts w:cs="Calibri"/>
                <w:color w:val="000000"/>
                <w:szCs w:val="20"/>
              </w:rPr>
            </w:pPr>
            <w:r w:rsidRPr="00D5163E">
              <w:rPr>
                <w:rFonts w:cs="Calibri"/>
                <w:color w:val="000000"/>
                <w:szCs w:val="20"/>
              </w:rPr>
              <w:t>42,435,387</w:t>
            </w:r>
          </w:p>
        </w:tc>
      </w:tr>
      <w:tr w:rsidR="00BC6704" w:rsidRPr="00D5163E" w14:paraId="15E001C0" w14:textId="77777777" w:rsidTr="00696431">
        <w:tc>
          <w:tcPr>
            <w:tcW w:w="1096" w:type="dxa"/>
            <w:shd w:val="clear" w:color="auto" w:fill="auto"/>
            <w:vAlign w:val="center"/>
          </w:tcPr>
          <w:p w14:paraId="5BBF75CD" w14:textId="77777777" w:rsidR="00BC6704" w:rsidRPr="00D5163E" w:rsidRDefault="00BC6704" w:rsidP="002C2489">
            <w:pPr>
              <w:rPr>
                <w:rFonts w:cs="Calibri"/>
                <w:szCs w:val="20"/>
              </w:rPr>
            </w:pPr>
            <w:r w:rsidRPr="00D5163E">
              <w:rPr>
                <w:rFonts w:cs="Calibri"/>
                <w:szCs w:val="20"/>
              </w:rPr>
              <w:t>2011</w:t>
            </w:r>
          </w:p>
        </w:tc>
        <w:tc>
          <w:tcPr>
            <w:tcW w:w="1296" w:type="dxa"/>
            <w:shd w:val="clear" w:color="auto" w:fill="auto"/>
            <w:vAlign w:val="bottom"/>
          </w:tcPr>
          <w:p w14:paraId="5B172BE3" w14:textId="77777777" w:rsidR="00BC6704" w:rsidRPr="00D5163E" w:rsidRDefault="00BC6704" w:rsidP="007E081C">
            <w:pPr>
              <w:rPr>
                <w:rFonts w:cs="Calibri"/>
                <w:color w:val="000000"/>
                <w:szCs w:val="20"/>
              </w:rPr>
            </w:pPr>
            <w:r w:rsidRPr="00D5163E">
              <w:rPr>
                <w:rFonts w:cs="Calibri"/>
                <w:color w:val="000000"/>
                <w:szCs w:val="20"/>
              </w:rPr>
              <w:t>42,577,542</w:t>
            </w:r>
          </w:p>
        </w:tc>
        <w:tc>
          <w:tcPr>
            <w:tcW w:w="1145" w:type="dxa"/>
            <w:shd w:val="clear" w:color="auto" w:fill="auto"/>
            <w:vAlign w:val="bottom"/>
          </w:tcPr>
          <w:p w14:paraId="22FB8B51" w14:textId="77777777" w:rsidR="00BC6704" w:rsidRPr="00D5163E" w:rsidRDefault="00BC6704" w:rsidP="007E081C">
            <w:pPr>
              <w:rPr>
                <w:rFonts w:cs="Calibri"/>
                <w:color w:val="000000"/>
                <w:szCs w:val="20"/>
              </w:rPr>
            </w:pPr>
            <w:r w:rsidRPr="00D5163E">
              <w:rPr>
                <w:rFonts w:cs="Calibri"/>
                <w:color w:val="000000"/>
                <w:szCs w:val="20"/>
              </w:rPr>
              <w:t>50,365</w:t>
            </w:r>
          </w:p>
        </w:tc>
        <w:tc>
          <w:tcPr>
            <w:tcW w:w="1403" w:type="dxa"/>
            <w:shd w:val="clear" w:color="auto" w:fill="auto"/>
            <w:vAlign w:val="bottom"/>
          </w:tcPr>
          <w:p w14:paraId="271C72D3" w14:textId="77777777" w:rsidR="00BC6704" w:rsidRPr="00D5163E" w:rsidRDefault="00BC6704" w:rsidP="007E081C">
            <w:pPr>
              <w:rPr>
                <w:rFonts w:cs="Calibri"/>
                <w:color w:val="000000"/>
                <w:szCs w:val="20"/>
              </w:rPr>
            </w:pPr>
            <w:r w:rsidRPr="00D5163E">
              <w:rPr>
                <w:rFonts w:cs="Calibri"/>
                <w:color w:val="000000"/>
                <w:szCs w:val="20"/>
              </w:rPr>
              <w:t>2,049,361</w:t>
            </w:r>
          </w:p>
        </w:tc>
        <w:tc>
          <w:tcPr>
            <w:tcW w:w="1116" w:type="dxa"/>
            <w:shd w:val="clear" w:color="auto" w:fill="auto"/>
            <w:vAlign w:val="bottom"/>
          </w:tcPr>
          <w:p w14:paraId="096DDEAC" w14:textId="77777777" w:rsidR="00BC6704" w:rsidRPr="00D5163E" w:rsidRDefault="00BC6704" w:rsidP="007E081C">
            <w:pPr>
              <w:rPr>
                <w:rFonts w:cs="Calibri"/>
                <w:color w:val="000000"/>
                <w:szCs w:val="20"/>
              </w:rPr>
            </w:pPr>
            <w:r w:rsidRPr="00D5163E">
              <w:rPr>
                <w:rFonts w:cs="Calibri"/>
                <w:color w:val="000000"/>
                <w:szCs w:val="20"/>
              </w:rPr>
              <w:t>963,766</w:t>
            </w:r>
          </w:p>
        </w:tc>
        <w:tc>
          <w:tcPr>
            <w:tcW w:w="1118" w:type="dxa"/>
            <w:shd w:val="clear" w:color="auto" w:fill="auto"/>
            <w:vAlign w:val="bottom"/>
          </w:tcPr>
          <w:p w14:paraId="5704340A" w14:textId="77777777" w:rsidR="00BC6704" w:rsidRPr="00D5163E" w:rsidRDefault="00BC6704" w:rsidP="007E081C">
            <w:pPr>
              <w:rPr>
                <w:rFonts w:cs="Calibri"/>
                <w:color w:val="000000"/>
                <w:szCs w:val="20"/>
              </w:rPr>
            </w:pPr>
            <w:r w:rsidRPr="00D5163E">
              <w:rPr>
                <w:rFonts w:cs="Calibri"/>
                <w:color w:val="000000"/>
                <w:szCs w:val="20"/>
              </w:rPr>
              <w:t>120,246</w:t>
            </w:r>
          </w:p>
        </w:tc>
        <w:tc>
          <w:tcPr>
            <w:tcW w:w="1150" w:type="dxa"/>
            <w:shd w:val="clear" w:color="auto" w:fill="auto"/>
            <w:vAlign w:val="bottom"/>
          </w:tcPr>
          <w:p w14:paraId="574D4F61" w14:textId="77777777" w:rsidR="00BC6704" w:rsidRPr="00D5163E" w:rsidRDefault="00BC6704" w:rsidP="007E081C">
            <w:pPr>
              <w:rPr>
                <w:rFonts w:cs="Calibri"/>
                <w:color w:val="000000"/>
                <w:szCs w:val="20"/>
              </w:rPr>
            </w:pPr>
            <w:r w:rsidRPr="00D5163E">
              <w:rPr>
                <w:rFonts w:cs="Calibri"/>
                <w:color w:val="000000"/>
                <w:szCs w:val="20"/>
              </w:rPr>
              <w:t>133,865</w:t>
            </w:r>
          </w:p>
        </w:tc>
        <w:tc>
          <w:tcPr>
            <w:tcW w:w="1026" w:type="dxa"/>
            <w:shd w:val="clear" w:color="auto" w:fill="auto"/>
            <w:vAlign w:val="bottom"/>
          </w:tcPr>
          <w:p w14:paraId="4BEB1DB8" w14:textId="77777777" w:rsidR="00BC6704" w:rsidRPr="00D5163E" w:rsidRDefault="00BC6704" w:rsidP="007E081C">
            <w:pPr>
              <w:rPr>
                <w:rFonts w:cs="Calibri"/>
                <w:color w:val="000000"/>
                <w:szCs w:val="20"/>
              </w:rPr>
            </w:pPr>
            <w:r w:rsidRPr="00D5163E">
              <w:rPr>
                <w:rFonts w:cs="Calibri"/>
                <w:color w:val="000000"/>
                <w:szCs w:val="20"/>
              </w:rPr>
              <w:t>45,895,145</w:t>
            </w:r>
          </w:p>
        </w:tc>
      </w:tr>
      <w:tr w:rsidR="00BC6704" w:rsidRPr="00D5163E" w14:paraId="69443CD2" w14:textId="77777777" w:rsidTr="00696431">
        <w:tc>
          <w:tcPr>
            <w:tcW w:w="1096" w:type="dxa"/>
            <w:shd w:val="clear" w:color="auto" w:fill="auto"/>
            <w:vAlign w:val="center"/>
          </w:tcPr>
          <w:p w14:paraId="4DAFD76D" w14:textId="77777777" w:rsidR="00BC6704" w:rsidRPr="00D5163E" w:rsidRDefault="00BC6704" w:rsidP="002C2489">
            <w:pPr>
              <w:rPr>
                <w:rFonts w:cs="Calibri"/>
                <w:szCs w:val="20"/>
              </w:rPr>
            </w:pPr>
            <w:r w:rsidRPr="00D5163E">
              <w:rPr>
                <w:rFonts w:cs="Calibri"/>
                <w:szCs w:val="20"/>
              </w:rPr>
              <w:t>2012</w:t>
            </w:r>
          </w:p>
        </w:tc>
        <w:tc>
          <w:tcPr>
            <w:tcW w:w="1296" w:type="dxa"/>
            <w:shd w:val="clear" w:color="auto" w:fill="auto"/>
            <w:vAlign w:val="bottom"/>
          </w:tcPr>
          <w:p w14:paraId="6DE83EAC" w14:textId="77777777" w:rsidR="00BC6704" w:rsidRPr="00D5163E" w:rsidRDefault="00BC6704" w:rsidP="007E081C">
            <w:pPr>
              <w:rPr>
                <w:rFonts w:cs="Calibri"/>
                <w:color w:val="000000"/>
                <w:szCs w:val="20"/>
              </w:rPr>
            </w:pPr>
            <w:r w:rsidRPr="00D5163E">
              <w:rPr>
                <w:rFonts w:cs="Calibri"/>
                <w:color w:val="000000"/>
                <w:szCs w:val="20"/>
              </w:rPr>
              <w:t>46,219,780</w:t>
            </w:r>
          </w:p>
        </w:tc>
        <w:tc>
          <w:tcPr>
            <w:tcW w:w="1145" w:type="dxa"/>
            <w:shd w:val="clear" w:color="auto" w:fill="auto"/>
            <w:vAlign w:val="bottom"/>
          </w:tcPr>
          <w:p w14:paraId="01B930AB" w14:textId="77777777" w:rsidR="00BC6704" w:rsidRPr="00D5163E" w:rsidRDefault="00BC6704" w:rsidP="007E081C">
            <w:pPr>
              <w:rPr>
                <w:rFonts w:cs="Calibri"/>
                <w:color w:val="000000"/>
                <w:szCs w:val="20"/>
              </w:rPr>
            </w:pPr>
            <w:r w:rsidRPr="00D5163E">
              <w:rPr>
                <w:rFonts w:cs="Calibri"/>
                <w:color w:val="000000"/>
                <w:szCs w:val="20"/>
              </w:rPr>
              <w:t>52,661</w:t>
            </w:r>
          </w:p>
        </w:tc>
        <w:tc>
          <w:tcPr>
            <w:tcW w:w="1403" w:type="dxa"/>
            <w:shd w:val="clear" w:color="auto" w:fill="auto"/>
            <w:vAlign w:val="bottom"/>
          </w:tcPr>
          <w:p w14:paraId="388CBE0E" w14:textId="77777777" w:rsidR="00BC6704" w:rsidRPr="00D5163E" w:rsidRDefault="00BC6704" w:rsidP="007E081C">
            <w:pPr>
              <w:rPr>
                <w:rFonts w:cs="Calibri"/>
                <w:color w:val="000000"/>
                <w:szCs w:val="20"/>
              </w:rPr>
            </w:pPr>
            <w:r w:rsidRPr="00D5163E">
              <w:rPr>
                <w:rFonts w:cs="Calibri"/>
                <w:color w:val="000000"/>
                <w:szCs w:val="20"/>
              </w:rPr>
              <w:t>2,218,342</w:t>
            </w:r>
          </w:p>
        </w:tc>
        <w:tc>
          <w:tcPr>
            <w:tcW w:w="1116" w:type="dxa"/>
            <w:shd w:val="clear" w:color="auto" w:fill="auto"/>
            <w:vAlign w:val="bottom"/>
          </w:tcPr>
          <w:p w14:paraId="0A63DFD4" w14:textId="77777777" w:rsidR="00BC6704" w:rsidRPr="00D5163E" w:rsidRDefault="00BC6704" w:rsidP="007E081C">
            <w:pPr>
              <w:rPr>
                <w:rFonts w:cs="Calibri"/>
                <w:color w:val="000000"/>
                <w:szCs w:val="20"/>
              </w:rPr>
            </w:pPr>
            <w:r w:rsidRPr="00D5163E">
              <w:rPr>
                <w:rFonts w:cs="Calibri"/>
                <w:color w:val="000000"/>
                <w:szCs w:val="20"/>
              </w:rPr>
              <w:t>1,032,830</w:t>
            </w:r>
          </w:p>
        </w:tc>
        <w:tc>
          <w:tcPr>
            <w:tcW w:w="1118" w:type="dxa"/>
            <w:shd w:val="clear" w:color="auto" w:fill="auto"/>
            <w:vAlign w:val="bottom"/>
          </w:tcPr>
          <w:p w14:paraId="348E9019" w14:textId="77777777" w:rsidR="00BC6704" w:rsidRPr="00D5163E" w:rsidRDefault="00BC6704" w:rsidP="007E081C">
            <w:pPr>
              <w:rPr>
                <w:rFonts w:cs="Calibri"/>
                <w:color w:val="000000"/>
                <w:szCs w:val="20"/>
              </w:rPr>
            </w:pPr>
            <w:r w:rsidRPr="00D5163E">
              <w:rPr>
                <w:rFonts w:cs="Calibri"/>
                <w:color w:val="000000"/>
                <w:szCs w:val="20"/>
              </w:rPr>
              <w:t>128,252</w:t>
            </w:r>
          </w:p>
        </w:tc>
        <w:tc>
          <w:tcPr>
            <w:tcW w:w="1150" w:type="dxa"/>
            <w:shd w:val="clear" w:color="auto" w:fill="auto"/>
            <w:vAlign w:val="bottom"/>
          </w:tcPr>
          <w:p w14:paraId="5C3ADEE1" w14:textId="77777777" w:rsidR="00BC6704" w:rsidRPr="00D5163E" w:rsidRDefault="00BC6704" w:rsidP="007E081C">
            <w:pPr>
              <w:rPr>
                <w:rFonts w:cs="Calibri"/>
                <w:color w:val="000000"/>
                <w:szCs w:val="20"/>
              </w:rPr>
            </w:pPr>
            <w:r w:rsidRPr="00D5163E">
              <w:rPr>
                <w:rFonts w:cs="Calibri"/>
                <w:color w:val="000000"/>
                <w:szCs w:val="20"/>
              </w:rPr>
              <w:t>143,384</w:t>
            </w:r>
          </w:p>
        </w:tc>
        <w:tc>
          <w:tcPr>
            <w:tcW w:w="1026" w:type="dxa"/>
            <w:shd w:val="clear" w:color="auto" w:fill="auto"/>
            <w:vAlign w:val="bottom"/>
          </w:tcPr>
          <w:p w14:paraId="598548BC" w14:textId="77777777" w:rsidR="00BC6704" w:rsidRPr="00D5163E" w:rsidRDefault="00BC6704" w:rsidP="007E081C">
            <w:pPr>
              <w:rPr>
                <w:rFonts w:cs="Calibri"/>
                <w:color w:val="000000"/>
                <w:szCs w:val="20"/>
              </w:rPr>
            </w:pPr>
            <w:r w:rsidRPr="00D5163E">
              <w:rPr>
                <w:rFonts w:cs="Calibri"/>
                <w:color w:val="000000"/>
                <w:szCs w:val="20"/>
              </w:rPr>
              <w:t>49,795,249</w:t>
            </w:r>
          </w:p>
        </w:tc>
      </w:tr>
      <w:tr w:rsidR="00BC6704" w:rsidRPr="00D5163E" w14:paraId="5FEED0F8" w14:textId="77777777" w:rsidTr="00696431">
        <w:tc>
          <w:tcPr>
            <w:tcW w:w="1096" w:type="dxa"/>
            <w:shd w:val="clear" w:color="auto" w:fill="auto"/>
            <w:vAlign w:val="center"/>
          </w:tcPr>
          <w:p w14:paraId="79DE2D09" w14:textId="77777777" w:rsidR="00BC6704" w:rsidRPr="00D5163E" w:rsidRDefault="00BC6704" w:rsidP="002C2489">
            <w:pPr>
              <w:rPr>
                <w:rFonts w:cs="Calibri"/>
                <w:szCs w:val="20"/>
              </w:rPr>
            </w:pPr>
            <w:r w:rsidRPr="00D5163E">
              <w:rPr>
                <w:rFonts w:cs="Calibri"/>
                <w:szCs w:val="20"/>
              </w:rPr>
              <w:t>2013</w:t>
            </w:r>
          </w:p>
        </w:tc>
        <w:tc>
          <w:tcPr>
            <w:tcW w:w="1296" w:type="dxa"/>
            <w:shd w:val="clear" w:color="auto" w:fill="auto"/>
            <w:vAlign w:val="bottom"/>
          </w:tcPr>
          <w:p w14:paraId="5B72AFEC" w14:textId="77777777" w:rsidR="00BC6704" w:rsidRPr="00D5163E" w:rsidRDefault="00BC6704" w:rsidP="007E081C">
            <w:pPr>
              <w:rPr>
                <w:rFonts w:cs="Calibri"/>
                <w:color w:val="000000"/>
                <w:szCs w:val="20"/>
              </w:rPr>
            </w:pPr>
            <w:r w:rsidRPr="00D5163E">
              <w:rPr>
                <w:rFonts w:cs="Calibri"/>
                <w:color w:val="000000"/>
                <w:szCs w:val="20"/>
              </w:rPr>
              <w:t>50,116,127</w:t>
            </w:r>
          </w:p>
        </w:tc>
        <w:tc>
          <w:tcPr>
            <w:tcW w:w="1145" w:type="dxa"/>
            <w:shd w:val="clear" w:color="auto" w:fill="auto"/>
            <w:vAlign w:val="bottom"/>
          </w:tcPr>
          <w:p w14:paraId="59D3E21A" w14:textId="77777777" w:rsidR="00BC6704" w:rsidRPr="00D5163E" w:rsidRDefault="00BC6704" w:rsidP="007E081C">
            <w:pPr>
              <w:rPr>
                <w:rFonts w:cs="Calibri"/>
                <w:color w:val="000000"/>
                <w:szCs w:val="20"/>
              </w:rPr>
            </w:pPr>
            <w:r w:rsidRPr="00D5163E">
              <w:rPr>
                <w:rFonts w:cs="Calibri"/>
                <w:color w:val="000000"/>
                <w:szCs w:val="20"/>
              </w:rPr>
              <w:t>55,456</w:t>
            </w:r>
          </w:p>
        </w:tc>
        <w:tc>
          <w:tcPr>
            <w:tcW w:w="1403" w:type="dxa"/>
            <w:shd w:val="clear" w:color="auto" w:fill="auto"/>
            <w:vAlign w:val="bottom"/>
          </w:tcPr>
          <w:p w14:paraId="3095D278" w14:textId="77777777" w:rsidR="00BC6704" w:rsidRPr="00D5163E" w:rsidRDefault="00BC6704" w:rsidP="007E081C">
            <w:pPr>
              <w:rPr>
                <w:rFonts w:cs="Calibri"/>
                <w:color w:val="000000"/>
                <w:szCs w:val="20"/>
              </w:rPr>
            </w:pPr>
            <w:r w:rsidRPr="00D5163E">
              <w:rPr>
                <w:rFonts w:cs="Calibri"/>
                <w:color w:val="000000"/>
                <w:szCs w:val="20"/>
              </w:rPr>
              <w:t>2,418,431</w:t>
            </w:r>
          </w:p>
        </w:tc>
        <w:tc>
          <w:tcPr>
            <w:tcW w:w="1116" w:type="dxa"/>
            <w:shd w:val="clear" w:color="auto" w:fill="auto"/>
            <w:vAlign w:val="bottom"/>
          </w:tcPr>
          <w:p w14:paraId="7EB802F5" w14:textId="77777777" w:rsidR="00BC6704" w:rsidRPr="00D5163E" w:rsidRDefault="00BC6704" w:rsidP="007E081C">
            <w:pPr>
              <w:rPr>
                <w:rFonts w:cs="Calibri"/>
                <w:color w:val="000000"/>
                <w:szCs w:val="20"/>
              </w:rPr>
            </w:pPr>
            <w:r w:rsidRPr="00D5163E">
              <w:rPr>
                <w:rFonts w:cs="Calibri"/>
                <w:color w:val="000000"/>
                <w:szCs w:val="20"/>
              </w:rPr>
              <w:t>1,110,450</w:t>
            </w:r>
          </w:p>
        </w:tc>
        <w:tc>
          <w:tcPr>
            <w:tcW w:w="1118" w:type="dxa"/>
            <w:shd w:val="clear" w:color="auto" w:fill="auto"/>
            <w:vAlign w:val="bottom"/>
          </w:tcPr>
          <w:p w14:paraId="74566823" w14:textId="77777777" w:rsidR="00BC6704" w:rsidRPr="00D5163E" w:rsidRDefault="00BC6704" w:rsidP="007E081C">
            <w:pPr>
              <w:rPr>
                <w:rFonts w:cs="Calibri"/>
                <w:color w:val="000000"/>
                <w:szCs w:val="20"/>
              </w:rPr>
            </w:pPr>
            <w:r w:rsidRPr="00D5163E">
              <w:rPr>
                <w:rFonts w:cs="Calibri"/>
                <w:color w:val="000000"/>
                <w:szCs w:val="20"/>
              </w:rPr>
              <w:t>137,762</w:t>
            </w:r>
          </w:p>
        </w:tc>
        <w:tc>
          <w:tcPr>
            <w:tcW w:w="1150" w:type="dxa"/>
            <w:shd w:val="clear" w:color="auto" w:fill="auto"/>
            <w:vAlign w:val="bottom"/>
          </w:tcPr>
          <w:p w14:paraId="31E5FF93" w14:textId="77777777" w:rsidR="00BC6704" w:rsidRPr="00D5163E" w:rsidRDefault="00BC6704" w:rsidP="007E081C">
            <w:pPr>
              <w:rPr>
                <w:rFonts w:cs="Calibri"/>
                <w:color w:val="000000"/>
                <w:szCs w:val="20"/>
              </w:rPr>
            </w:pPr>
            <w:r w:rsidRPr="00D5163E">
              <w:rPr>
                <w:rFonts w:cs="Calibri"/>
                <w:color w:val="000000"/>
                <w:szCs w:val="20"/>
              </w:rPr>
              <w:t>157,892</w:t>
            </w:r>
          </w:p>
        </w:tc>
        <w:tc>
          <w:tcPr>
            <w:tcW w:w="1026" w:type="dxa"/>
            <w:shd w:val="clear" w:color="auto" w:fill="auto"/>
            <w:vAlign w:val="bottom"/>
          </w:tcPr>
          <w:p w14:paraId="5F8A83CA" w14:textId="77777777" w:rsidR="00BC6704" w:rsidRPr="00D5163E" w:rsidRDefault="00BC6704" w:rsidP="007E081C">
            <w:pPr>
              <w:rPr>
                <w:rFonts w:cs="Calibri"/>
                <w:color w:val="000000"/>
                <w:szCs w:val="20"/>
              </w:rPr>
            </w:pPr>
            <w:r w:rsidRPr="00D5163E">
              <w:rPr>
                <w:rFonts w:cs="Calibri"/>
                <w:color w:val="000000"/>
                <w:szCs w:val="20"/>
              </w:rPr>
              <w:t>53,996,118</w:t>
            </w:r>
          </w:p>
        </w:tc>
      </w:tr>
      <w:tr w:rsidR="00BC6704" w:rsidRPr="00D5163E" w14:paraId="76E29C6E" w14:textId="77777777" w:rsidTr="00696431">
        <w:tc>
          <w:tcPr>
            <w:tcW w:w="1096" w:type="dxa"/>
            <w:shd w:val="clear" w:color="auto" w:fill="auto"/>
            <w:vAlign w:val="center"/>
          </w:tcPr>
          <w:p w14:paraId="67D3AC35" w14:textId="77777777" w:rsidR="00BC6704" w:rsidRPr="00D5163E" w:rsidRDefault="00BC6704" w:rsidP="002C2489">
            <w:pPr>
              <w:rPr>
                <w:rFonts w:cs="Calibri"/>
                <w:szCs w:val="20"/>
              </w:rPr>
            </w:pPr>
            <w:r w:rsidRPr="00D5163E">
              <w:rPr>
                <w:rFonts w:cs="Calibri"/>
                <w:szCs w:val="20"/>
              </w:rPr>
              <w:t>2014</w:t>
            </w:r>
          </w:p>
        </w:tc>
        <w:tc>
          <w:tcPr>
            <w:tcW w:w="1296" w:type="dxa"/>
            <w:shd w:val="clear" w:color="auto" w:fill="auto"/>
            <w:vAlign w:val="bottom"/>
          </w:tcPr>
          <w:p w14:paraId="3E825F98" w14:textId="77777777" w:rsidR="00BC6704" w:rsidRPr="00D5163E" w:rsidRDefault="00BC6704" w:rsidP="007E081C">
            <w:pPr>
              <w:rPr>
                <w:rFonts w:cs="Calibri"/>
                <w:color w:val="000000"/>
                <w:szCs w:val="20"/>
              </w:rPr>
            </w:pPr>
            <w:r w:rsidRPr="00D5163E">
              <w:rPr>
                <w:rFonts w:cs="Calibri"/>
                <w:color w:val="000000"/>
                <w:szCs w:val="20"/>
              </w:rPr>
              <w:t>53,309,325</w:t>
            </w:r>
          </w:p>
        </w:tc>
        <w:tc>
          <w:tcPr>
            <w:tcW w:w="1145" w:type="dxa"/>
            <w:shd w:val="clear" w:color="auto" w:fill="auto"/>
            <w:vAlign w:val="bottom"/>
          </w:tcPr>
          <w:p w14:paraId="2A9A2B1A" w14:textId="77777777" w:rsidR="00BC6704" w:rsidRPr="00D5163E" w:rsidRDefault="00BC6704" w:rsidP="007E081C">
            <w:pPr>
              <w:rPr>
                <w:rFonts w:cs="Calibri"/>
                <w:color w:val="000000"/>
                <w:szCs w:val="20"/>
              </w:rPr>
            </w:pPr>
            <w:r w:rsidRPr="00D5163E">
              <w:rPr>
                <w:rFonts w:cs="Calibri"/>
                <w:color w:val="000000"/>
                <w:szCs w:val="20"/>
              </w:rPr>
              <w:t>58,350</w:t>
            </w:r>
          </w:p>
        </w:tc>
        <w:tc>
          <w:tcPr>
            <w:tcW w:w="1403" w:type="dxa"/>
            <w:shd w:val="clear" w:color="auto" w:fill="auto"/>
            <w:vAlign w:val="bottom"/>
          </w:tcPr>
          <w:p w14:paraId="777458F6" w14:textId="77777777" w:rsidR="00BC6704" w:rsidRPr="00D5163E" w:rsidRDefault="00BC6704" w:rsidP="007E081C">
            <w:pPr>
              <w:rPr>
                <w:rFonts w:cs="Calibri"/>
                <w:color w:val="000000"/>
                <w:szCs w:val="20"/>
              </w:rPr>
            </w:pPr>
            <w:r w:rsidRPr="00D5163E">
              <w:rPr>
                <w:rFonts w:cs="Calibri"/>
                <w:color w:val="000000"/>
                <w:szCs w:val="20"/>
              </w:rPr>
              <w:t>2,626,160</w:t>
            </w:r>
          </w:p>
        </w:tc>
        <w:tc>
          <w:tcPr>
            <w:tcW w:w="1116" w:type="dxa"/>
            <w:shd w:val="clear" w:color="auto" w:fill="auto"/>
            <w:vAlign w:val="bottom"/>
          </w:tcPr>
          <w:p w14:paraId="4585D160" w14:textId="77777777" w:rsidR="00BC6704" w:rsidRPr="00D5163E" w:rsidRDefault="00BC6704" w:rsidP="007E081C">
            <w:pPr>
              <w:rPr>
                <w:rFonts w:cs="Calibri"/>
                <w:color w:val="000000"/>
                <w:szCs w:val="20"/>
              </w:rPr>
            </w:pPr>
            <w:r w:rsidRPr="00D5163E">
              <w:rPr>
                <w:rFonts w:cs="Calibri"/>
                <w:color w:val="000000"/>
                <w:szCs w:val="20"/>
              </w:rPr>
              <w:t>1,181,779</w:t>
            </w:r>
          </w:p>
        </w:tc>
        <w:tc>
          <w:tcPr>
            <w:tcW w:w="1118" w:type="dxa"/>
            <w:shd w:val="clear" w:color="auto" w:fill="auto"/>
            <w:vAlign w:val="bottom"/>
          </w:tcPr>
          <w:p w14:paraId="39BE1B07" w14:textId="77777777" w:rsidR="00BC6704" w:rsidRPr="00D5163E" w:rsidRDefault="00BC6704" w:rsidP="007E081C">
            <w:pPr>
              <w:rPr>
                <w:rFonts w:cs="Calibri"/>
                <w:color w:val="000000"/>
                <w:szCs w:val="20"/>
              </w:rPr>
            </w:pPr>
            <w:r w:rsidRPr="00D5163E">
              <w:rPr>
                <w:rFonts w:cs="Calibri"/>
                <w:color w:val="000000"/>
                <w:szCs w:val="20"/>
              </w:rPr>
              <w:t>146,321</w:t>
            </w:r>
          </w:p>
        </w:tc>
        <w:tc>
          <w:tcPr>
            <w:tcW w:w="1150" w:type="dxa"/>
            <w:shd w:val="clear" w:color="auto" w:fill="auto"/>
            <w:vAlign w:val="bottom"/>
          </w:tcPr>
          <w:p w14:paraId="4D1FBC80" w14:textId="77777777" w:rsidR="00BC6704" w:rsidRPr="00D5163E" w:rsidRDefault="00BC6704" w:rsidP="007E081C">
            <w:pPr>
              <w:rPr>
                <w:rFonts w:cs="Calibri"/>
                <w:color w:val="000000"/>
                <w:szCs w:val="20"/>
              </w:rPr>
            </w:pPr>
            <w:r w:rsidRPr="00D5163E">
              <w:rPr>
                <w:rFonts w:cs="Calibri"/>
                <w:color w:val="000000"/>
                <w:szCs w:val="20"/>
              </w:rPr>
              <w:t>171,299</w:t>
            </w:r>
          </w:p>
        </w:tc>
        <w:tc>
          <w:tcPr>
            <w:tcW w:w="1026" w:type="dxa"/>
            <w:shd w:val="clear" w:color="auto" w:fill="auto"/>
            <w:vAlign w:val="bottom"/>
          </w:tcPr>
          <w:p w14:paraId="558F55FD" w14:textId="77777777" w:rsidR="00BC6704" w:rsidRPr="00D5163E" w:rsidRDefault="00BC6704" w:rsidP="007E081C">
            <w:pPr>
              <w:rPr>
                <w:rFonts w:cs="Calibri"/>
                <w:color w:val="000000"/>
                <w:szCs w:val="20"/>
              </w:rPr>
            </w:pPr>
            <w:r w:rsidRPr="00D5163E">
              <w:rPr>
                <w:rFonts w:cs="Calibri"/>
                <w:color w:val="000000"/>
                <w:szCs w:val="20"/>
              </w:rPr>
              <w:t>57,493,234</w:t>
            </w:r>
          </w:p>
        </w:tc>
      </w:tr>
      <w:tr w:rsidR="00BC6704" w:rsidRPr="00D5163E" w14:paraId="6AB18ABB" w14:textId="77777777" w:rsidTr="00696431">
        <w:tc>
          <w:tcPr>
            <w:tcW w:w="1096" w:type="dxa"/>
            <w:shd w:val="clear" w:color="auto" w:fill="auto"/>
            <w:vAlign w:val="center"/>
          </w:tcPr>
          <w:p w14:paraId="6E9819C6" w14:textId="77777777" w:rsidR="00BC6704" w:rsidRPr="00D5163E" w:rsidRDefault="00BC6704" w:rsidP="002C2489">
            <w:pPr>
              <w:rPr>
                <w:rFonts w:cs="Calibri"/>
                <w:szCs w:val="20"/>
              </w:rPr>
            </w:pPr>
            <w:r w:rsidRPr="00D5163E">
              <w:rPr>
                <w:rFonts w:cs="Calibri"/>
                <w:szCs w:val="20"/>
              </w:rPr>
              <w:t>2015</w:t>
            </w:r>
          </w:p>
        </w:tc>
        <w:tc>
          <w:tcPr>
            <w:tcW w:w="1296" w:type="dxa"/>
            <w:shd w:val="clear" w:color="auto" w:fill="auto"/>
            <w:vAlign w:val="bottom"/>
          </w:tcPr>
          <w:p w14:paraId="5C21BDD5" w14:textId="77777777" w:rsidR="00BC6704" w:rsidRPr="00D5163E" w:rsidRDefault="00BC6704" w:rsidP="007E081C">
            <w:pPr>
              <w:rPr>
                <w:rFonts w:cs="Calibri"/>
                <w:color w:val="000000"/>
                <w:szCs w:val="20"/>
              </w:rPr>
            </w:pPr>
            <w:r w:rsidRPr="00D5163E">
              <w:rPr>
                <w:rFonts w:cs="Calibri"/>
                <w:color w:val="000000"/>
                <w:szCs w:val="20"/>
              </w:rPr>
              <w:t>56,605,260</w:t>
            </w:r>
          </w:p>
        </w:tc>
        <w:tc>
          <w:tcPr>
            <w:tcW w:w="1145" w:type="dxa"/>
            <w:shd w:val="clear" w:color="auto" w:fill="auto"/>
            <w:vAlign w:val="bottom"/>
          </w:tcPr>
          <w:p w14:paraId="157C8CCB" w14:textId="77777777" w:rsidR="00BC6704" w:rsidRPr="00D5163E" w:rsidRDefault="00BC6704" w:rsidP="007E081C">
            <w:pPr>
              <w:rPr>
                <w:rFonts w:cs="Calibri"/>
                <w:color w:val="000000"/>
                <w:szCs w:val="20"/>
              </w:rPr>
            </w:pPr>
            <w:r w:rsidRPr="00D5163E">
              <w:rPr>
                <w:rFonts w:cs="Calibri"/>
                <w:color w:val="000000"/>
                <w:szCs w:val="20"/>
              </w:rPr>
              <w:t>63,314</w:t>
            </w:r>
          </w:p>
        </w:tc>
        <w:tc>
          <w:tcPr>
            <w:tcW w:w="1403" w:type="dxa"/>
            <w:shd w:val="clear" w:color="auto" w:fill="auto"/>
            <w:vAlign w:val="bottom"/>
          </w:tcPr>
          <w:p w14:paraId="6631F740" w14:textId="77777777" w:rsidR="00BC6704" w:rsidRPr="00D5163E" w:rsidRDefault="00BC6704" w:rsidP="007E081C">
            <w:pPr>
              <w:rPr>
                <w:rFonts w:cs="Calibri"/>
                <w:color w:val="000000"/>
                <w:szCs w:val="20"/>
              </w:rPr>
            </w:pPr>
            <w:r w:rsidRPr="00D5163E">
              <w:rPr>
                <w:rFonts w:cs="Calibri"/>
                <w:color w:val="000000"/>
                <w:szCs w:val="20"/>
              </w:rPr>
              <w:t>2,894,990</w:t>
            </w:r>
          </w:p>
        </w:tc>
        <w:tc>
          <w:tcPr>
            <w:tcW w:w="1116" w:type="dxa"/>
            <w:shd w:val="clear" w:color="auto" w:fill="auto"/>
            <w:vAlign w:val="bottom"/>
          </w:tcPr>
          <w:p w14:paraId="25E7323C" w14:textId="77777777" w:rsidR="00BC6704" w:rsidRPr="00D5163E" w:rsidRDefault="00BC6704" w:rsidP="007E081C">
            <w:pPr>
              <w:rPr>
                <w:rFonts w:cs="Calibri"/>
                <w:color w:val="000000"/>
                <w:szCs w:val="20"/>
              </w:rPr>
            </w:pPr>
            <w:r w:rsidRPr="00D5163E">
              <w:rPr>
                <w:rFonts w:cs="Calibri"/>
                <w:color w:val="000000"/>
                <w:szCs w:val="20"/>
              </w:rPr>
              <w:t>1,261,516</w:t>
            </w:r>
          </w:p>
        </w:tc>
        <w:tc>
          <w:tcPr>
            <w:tcW w:w="1118" w:type="dxa"/>
            <w:shd w:val="clear" w:color="auto" w:fill="auto"/>
            <w:vAlign w:val="bottom"/>
          </w:tcPr>
          <w:p w14:paraId="317EF56C" w14:textId="77777777" w:rsidR="00BC6704" w:rsidRPr="00D5163E" w:rsidRDefault="00BC6704" w:rsidP="007E081C">
            <w:pPr>
              <w:rPr>
                <w:rFonts w:cs="Calibri"/>
                <w:color w:val="000000"/>
                <w:szCs w:val="20"/>
              </w:rPr>
            </w:pPr>
            <w:r w:rsidRPr="00D5163E">
              <w:rPr>
                <w:rFonts w:cs="Calibri"/>
                <w:color w:val="000000"/>
                <w:szCs w:val="20"/>
              </w:rPr>
              <w:t>156,782</w:t>
            </w:r>
          </w:p>
        </w:tc>
        <w:tc>
          <w:tcPr>
            <w:tcW w:w="1150" w:type="dxa"/>
            <w:shd w:val="clear" w:color="auto" w:fill="auto"/>
            <w:vAlign w:val="bottom"/>
          </w:tcPr>
          <w:p w14:paraId="6E9A10F7" w14:textId="77777777" w:rsidR="00BC6704" w:rsidRPr="00D5163E" w:rsidRDefault="00BC6704" w:rsidP="007E081C">
            <w:pPr>
              <w:rPr>
                <w:rFonts w:cs="Calibri"/>
                <w:color w:val="000000"/>
                <w:szCs w:val="20"/>
              </w:rPr>
            </w:pPr>
            <w:r w:rsidRPr="00D5163E">
              <w:rPr>
                <w:rFonts w:cs="Calibri"/>
                <w:color w:val="000000"/>
                <w:szCs w:val="20"/>
              </w:rPr>
              <w:t>186,118</w:t>
            </w:r>
          </w:p>
        </w:tc>
        <w:tc>
          <w:tcPr>
            <w:tcW w:w="1026" w:type="dxa"/>
            <w:shd w:val="clear" w:color="auto" w:fill="auto"/>
            <w:vAlign w:val="bottom"/>
          </w:tcPr>
          <w:p w14:paraId="2789C0AE" w14:textId="77777777" w:rsidR="00BC6704" w:rsidRPr="00D5163E" w:rsidRDefault="00BC6704" w:rsidP="007E081C">
            <w:pPr>
              <w:rPr>
                <w:rFonts w:cs="Calibri"/>
                <w:color w:val="000000"/>
                <w:szCs w:val="20"/>
              </w:rPr>
            </w:pPr>
            <w:r w:rsidRPr="00D5163E">
              <w:rPr>
                <w:rFonts w:cs="Calibri"/>
                <w:color w:val="000000"/>
                <w:szCs w:val="20"/>
              </w:rPr>
              <w:t>61,167,980</w:t>
            </w:r>
          </w:p>
        </w:tc>
      </w:tr>
      <w:tr w:rsidR="00BC6704" w:rsidRPr="00D5163E" w14:paraId="3CB2BA49" w14:textId="77777777" w:rsidTr="00696431">
        <w:tc>
          <w:tcPr>
            <w:tcW w:w="1096" w:type="dxa"/>
            <w:shd w:val="clear" w:color="auto" w:fill="auto"/>
            <w:vAlign w:val="center"/>
          </w:tcPr>
          <w:p w14:paraId="382418A0" w14:textId="77777777" w:rsidR="00BC6704" w:rsidRPr="00D5163E" w:rsidRDefault="00BC6704" w:rsidP="002C2489">
            <w:pPr>
              <w:rPr>
                <w:rFonts w:cs="Calibri"/>
                <w:szCs w:val="20"/>
              </w:rPr>
            </w:pPr>
            <w:r w:rsidRPr="00D5163E">
              <w:rPr>
                <w:rFonts w:cs="Calibri"/>
                <w:szCs w:val="20"/>
              </w:rPr>
              <w:t>2016</w:t>
            </w:r>
          </w:p>
        </w:tc>
        <w:tc>
          <w:tcPr>
            <w:tcW w:w="1296" w:type="dxa"/>
            <w:shd w:val="clear" w:color="auto" w:fill="auto"/>
            <w:vAlign w:val="bottom"/>
          </w:tcPr>
          <w:p w14:paraId="5BD19328" w14:textId="77777777" w:rsidR="00BC6704" w:rsidRPr="00D5163E" w:rsidRDefault="00BC6704" w:rsidP="007E081C">
            <w:pPr>
              <w:rPr>
                <w:rFonts w:cs="Calibri"/>
                <w:szCs w:val="20"/>
              </w:rPr>
            </w:pPr>
            <w:r w:rsidRPr="00D5163E">
              <w:rPr>
                <w:rFonts w:cs="Calibri"/>
                <w:szCs w:val="20"/>
              </w:rPr>
              <w:t>59,539,981</w:t>
            </w:r>
          </w:p>
        </w:tc>
        <w:tc>
          <w:tcPr>
            <w:tcW w:w="1145" w:type="dxa"/>
            <w:shd w:val="clear" w:color="auto" w:fill="auto"/>
            <w:vAlign w:val="bottom"/>
          </w:tcPr>
          <w:p w14:paraId="120747FD" w14:textId="77777777" w:rsidR="00BC6704" w:rsidRPr="00D5163E" w:rsidRDefault="00BC6704" w:rsidP="007E081C">
            <w:pPr>
              <w:rPr>
                <w:rFonts w:cs="Calibri"/>
                <w:szCs w:val="20"/>
              </w:rPr>
            </w:pPr>
            <w:r w:rsidRPr="00D5163E">
              <w:rPr>
                <w:rFonts w:cs="Calibri"/>
                <w:szCs w:val="20"/>
              </w:rPr>
              <w:t>69,381</w:t>
            </w:r>
          </w:p>
        </w:tc>
        <w:tc>
          <w:tcPr>
            <w:tcW w:w="1403" w:type="dxa"/>
            <w:shd w:val="clear" w:color="auto" w:fill="auto"/>
            <w:vAlign w:val="bottom"/>
          </w:tcPr>
          <w:p w14:paraId="3C618250" w14:textId="77777777" w:rsidR="00BC6704" w:rsidRPr="00D5163E" w:rsidRDefault="00BC6704" w:rsidP="007E081C">
            <w:pPr>
              <w:rPr>
                <w:rFonts w:cs="Calibri"/>
                <w:szCs w:val="20"/>
              </w:rPr>
            </w:pPr>
            <w:r w:rsidRPr="00D5163E">
              <w:rPr>
                <w:rFonts w:cs="Calibri"/>
                <w:szCs w:val="20"/>
              </w:rPr>
              <w:t>3,064,079</w:t>
            </w:r>
          </w:p>
        </w:tc>
        <w:tc>
          <w:tcPr>
            <w:tcW w:w="1116" w:type="dxa"/>
            <w:shd w:val="clear" w:color="auto" w:fill="auto"/>
            <w:vAlign w:val="bottom"/>
          </w:tcPr>
          <w:p w14:paraId="03D102E5" w14:textId="77777777" w:rsidR="00BC6704" w:rsidRPr="00D5163E" w:rsidRDefault="00BC6704" w:rsidP="007E081C">
            <w:pPr>
              <w:rPr>
                <w:rFonts w:cs="Calibri"/>
                <w:szCs w:val="20"/>
              </w:rPr>
            </w:pPr>
            <w:r w:rsidRPr="00D5163E">
              <w:rPr>
                <w:rFonts w:cs="Calibri"/>
                <w:szCs w:val="20"/>
              </w:rPr>
              <w:t>1,346,633</w:t>
            </w:r>
          </w:p>
        </w:tc>
        <w:tc>
          <w:tcPr>
            <w:tcW w:w="1118" w:type="dxa"/>
            <w:shd w:val="clear" w:color="auto" w:fill="auto"/>
            <w:vAlign w:val="bottom"/>
          </w:tcPr>
          <w:p w14:paraId="0468B7C7" w14:textId="77777777" w:rsidR="00BC6704" w:rsidRPr="00D5163E" w:rsidRDefault="00BC6704" w:rsidP="007E081C">
            <w:pPr>
              <w:rPr>
                <w:rFonts w:cs="Calibri"/>
                <w:szCs w:val="20"/>
              </w:rPr>
            </w:pPr>
            <w:r w:rsidRPr="00D5163E">
              <w:rPr>
                <w:rFonts w:cs="Calibri"/>
                <w:szCs w:val="20"/>
              </w:rPr>
              <w:t>273,305</w:t>
            </w:r>
          </w:p>
        </w:tc>
        <w:tc>
          <w:tcPr>
            <w:tcW w:w="1150" w:type="dxa"/>
            <w:shd w:val="clear" w:color="auto" w:fill="auto"/>
            <w:vAlign w:val="bottom"/>
          </w:tcPr>
          <w:p w14:paraId="405F03B1" w14:textId="77777777" w:rsidR="00BC6704" w:rsidRPr="00D5163E" w:rsidRDefault="00BC6704" w:rsidP="007E081C">
            <w:pPr>
              <w:rPr>
                <w:rFonts w:cs="Calibri"/>
                <w:szCs w:val="20"/>
              </w:rPr>
            </w:pPr>
            <w:r w:rsidRPr="00D5163E">
              <w:rPr>
                <w:rFonts w:cs="Calibri"/>
                <w:szCs w:val="20"/>
              </w:rPr>
              <w:t>324,103</w:t>
            </w:r>
          </w:p>
        </w:tc>
        <w:tc>
          <w:tcPr>
            <w:tcW w:w="1026" w:type="dxa"/>
            <w:shd w:val="clear" w:color="auto" w:fill="auto"/>
            <w:vAlign w:val="bottom"/>
          </w:tcPr>
          <w:p w14:paraId="181D7233" w14:textId="77777777" w:rsidR="00BC6704" w:rsidRPr="00D5163E" w:rsidRDefault="00BC6704" w:rsidP="007E081C">
            <w:pPr>
              <w:rPr>
                <w:rFonts w:cs="Calibri"/>
                <w:szCs w:val="20"/>
              </w:rPr>
            </w:pPr>
            <w:r w:rsidRPr="00D5163E">
              <w:rPr>
                <w:rFonts w:cs="Calibri"/>
                <w:szCs w:val="20"/>
              </w:rPr>
              <w:t>64,617,482</w:t>
            </w:r>
          </w:p>
        </w:tc>
      </w:tr>
    </w:tbl>
    <w:p w14:paraId="2FA15F5B" w14:textId="77777777" w:rsidR="00BC6704" w:rsidRPr="00D5163E" w:rsidRDefault="00BC6704" w:rsidP="002C2489">
      <w:pPr>
        <w:spacing w:after="0"/>
        <w:rPr>
          <w:rFonts w:cs="Calibri"/>
          <w:szCs w:val="20"/>
        </w:rPr>
      </w:pPr>
      <w:r w:rsidRPr="00D5163E">
        <w:rPr>
          <w:rFonts w:cs="Calibri"/>
          <w:szCs w:val="20"/>
        </w:rPr>
        <w:t>Note: 2016 data is an estimation</w:t>
      </w:r>
    </w:p>
    <w:p w14:paraId="5CD401EB" w14:textId="77777777" w:rsidR="00BC6704" w:rsidRPr="00D5163E" w:rsidRDefault="00BC6704" w:rsidP="007E081C">
      <w:pPr>
        <w:spacing w:after="0"/>
        <w:rPr>
          <w:rFonts w:cs="Calibri"/>
          <w:sz w:val="24"/>
        </w:rPr>
      </w:pPr>
    </w:p>
    <w:p w14:paraId="4C5A88BC" w14:textId="6A692409" w:rsidR="00BC6704" w:rsidRPr="00D5163E" w:rsidRDefault="00BC6704" w:rsidP="007E081C">
      <w:pPr>
        <w:rPr>
          <w:rFonts w:cs="Calibri"/>
          <w:sz w:val="22"/>
          <w:szCs w:val="22"/>
        </w:rPr>
      </w:pPr>
      <w:r w:rsidRPr="00D5163E">
        <w:rPr>
          <w:rFonts w:cs="Calibri"/>
          <w:sz w:val="22"/>
          <w:szCs w:val="22"/>
        </w:rPr>
        <w:lastRenderedPageBreak/>
        <w:t xml:space="preserve">Energy share of electricity production in the year 2016 is shown in </w:t>
      </w:r>
      <w:r w:rsidRPr="00D5163E">
        <w:rPr>
          <w:rFonts w:cs="Calibri"/>
          <w:b/>
          <w:sz w:val="22"/>
          <w:szCs w:val="22"/>
        </w:rPr>
        <w:t xml:space="preserve">Figure </w:t>
      </w:r>
      <w:r w:rsidR="00856C95" w:rsidRPr="00D5163E">
        <w:rPr>
          <w:rFonts w:cs="Calibri"/>
          <w:b/>
          <w:sz w:val="22"/>
          <w:szCs w:val="22"/>
        </w:rPr>
        <w:t>L</w:t>
      </w:r>
      <w:r w:rsidRPr="00D5163E">
        <w:rPr>
          <w:rFonts w:cs="Calibri"/>
          <w:b/>
          <w:sz w:val="22"/>
          <w:szCs w:val="22"/>
        </w:rPr>
        <w:t>.1</w:t>
      </w:r>
      <w:r w:rsidRPr="00D5163E">
        <w:rPr>
          <w:rFonts w:cs="Calibri"/>
          <w:sz w:val="22"/>
          <w:szCs w:val="22"/>
        </w:rPr>
        <w:t xml:space="preserve">. Based on the data released by </w:t>
      </w:r>
      <w:r w:rsidRPr="00D5163E">
        <w:rPr>
          <w:rFonts w:cs="Calibri"/>
          <w:i/>
          <w:sz w:val="22"/>
          <w:szCs w:val="22"/>
        </w:rPr>
        <w:t>PLN</w:t>
      </w:r>
      <w:r w:rsidRPr="00D5163E">
        <w:rPr>
          <w:rFonts w:cs="Calibri"/>
          <w:sz w:val="22"/>
          <w:szCs w:val="22"/>
        </w:rPr>
        <w:t>, the emission factor for electricity production in Indonesia in year 2016 is 0.808 ton CO</w:t>
      </w:r>
      <w:r w:rsidRPr="00D5163E">
        <w:rPr>
          <w:rFonts w:cs="Calibri"/>
          <w:sz w:val="22"/>
          <w:szCs w:val="22"/>
          <w:vertAlign w:val="subscript"/>
        </w:rPr>
        <w:t>2eq</w:t>
      </w:r>
      <w:r w:rsidRPr="00D5163E">
        <w:rPr>
          <w:rFonts w:cs="Calibri"/>
          <w:sz w:val="22"/>
          <w:szCs w:val="22"/>
        </w:rPr>
        <w:t>/MWh. This emission factor was used for CO</w:t>
      </w:r>
      <w:r w:rsidRPr="00D5163E">
        <w:rPr>
          <w:rFonts w:cs="Calibri"/>
          <w:sz w:val="22"/>
          <w:szCs w:val="22"/>
          <w:vertAlign w:val="subscript"/>
        </w:rPr>
        <w:t>2</w:t>
      </w:r>
      <w:r w:rsidRPr="00D5163E">
        <w:rPr>
          <w:rFonts w:cs="Calibri"/>
          <w:sz w:val="22"/>
          <w:szCs w:val="22"/>
        </w:rPr>
        <w:t xml:space="preserve"> emission calculation.  </w:t>
      </w:r>
    </w:p>
    <w:p w14:paraId="483C7182" w14:textId="77777777" w:rsidR="00BC6704" w:rsidRPr="00D5163E" w:rsidRDefault="00BC6704" w:rsidP="007E081C">
      <w:pPr>
        <w:spacing w:after="0"/>
        <w:ind w:firstLine="720"/>
        <w:rPr>
          <w:rFonts w:cs="Calibri"/>
          <w:sz w:val="24"/>
        </w:rPr>
      </w:pPr>
    </w:p>
    <w:p w14:paraId="51DB6091" w14:textId="77777777" w:rsidR="00BC6704" w:rsidRPr="00D5163E" w:rsidRDefault="00BC6704" w:rsidP="007E081C">
      <w:pPr>
        <w:spacing w:after="0"/>
        <w:rPr>
          <w:rFonts w:cs="Calibri"/>
          <w:sz w:val="24"/>
        </w:rPr>
      </w:pPr>
      <w:r w:rsidRPr="00D5163E">
        <w:rPr>
          <w:rFonts w:cs="Calibri"/>
          <w:noProof/>
        </w:rPr>
        <w:drawing>
          <wp:inline distT="0" distB="0" distL="0" distR="0" wp14:anchorId="64A46215" wp14:editId="1153BE30">
            <wp:extent cx="5949315" cy="2951480"/>
            <wp:effectExtent l="0" t="0" r="0" b="0"/>
            <wp:docPr id="2" name="Picture 1" descr="Description: C:\Users\dell\AppData\Local\Microsoft\Windows\INetCache\Content.Word\National Electricity and Fuel Sha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dell\AppData\Local\Microsoft\Windows\INetCache\Content.Word\National Electricity and Fuel Share.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9315" cy="2951480"/>
                    </a:xfrm>
                    <a:prstGeom prst="rect">
                      <a:avLst/>
                    </a:prstGeom>
                    <a:noFill/>
                    <a:ln>
                      <a:noFill/>
                    </a:ln>
                  </pic:spPr>
                </pic:pic>
              </a:graphicData>
            </a:graphic>
          </wp:inline>
        </w:drawing>
      </w:r>
      <w:r w:rsidRPr="00D5163E">
        <w:rPr>
          <w:rFonts w:cs="Calibri"/>
          <w:sz w:val="24"/>
        </w:rPr>
        <w:t xml:space="preserve"> </w:t>
      </w:r>
    </w:p>
    <w:p w14:paraId="68147A6F" w14:textId="77777777" w:rsidR="00BC6704" w:rsidRPr="00D5163E" w:rsidRDefault="00BC6704" w:rsidP="007E081C">
      <w:pPr>
        <w:spacing w:after="0"/>
        <w:rPr>
          <w:rFonts w:cs="Calibri"/>
          <w:sz w:val="24"/>
        </w:rPr>
      </w:pPr>
    </w:p>
    <w:p w14:paraId="74A9D368" w14:textId="5E984C2A" w:rsidR="00BC6704" w:rsidRPr="00D5163E" w:rsidRDefault="00BC6704" w:rsidP="007E081C">
      <w:pPr>
        <w:spacing w:after="0"/>
        <w:rPr>
          <w:rFonts w:cs="Calibri"/>
          <w:b/>
          <w:sz w:val="22"/>
          <w:szCs w:val="22"/>
        </w:rPr>
      </w:pPr>
      <w:r w:rsidRPr="00D5163E">
        <w:rPr>
          <w:rFonts w:cs="Calibri"/>
          <w:b/>
          <w:sz w:val="22"/>
          <w:szCs w:val="22"/>
        </w:rPr>
        <w:t xml:space="preserve">Figure </w:t>
      </w:r>
      <w:r w:rsidR="0068373C" w:rsidRPr="00D5163E">
        <w:rPr>
          <w:rFonts w:cs="Calibri"/>
          <w:b/>
          <w:sz w:val="22"/>
          <w:szCs w:val="22"/>
        </w:rPr>
        <w:t>L</w:t>
      </w:r>
      <w:r w:rsidRPr="00D5163E">
        <w:rPr>
          <w:rFonts w:cs="Calibri"/>
          <w:b/>
          <w:sz w:val="22"/>
          <w:szCs w:val="22"/>
        </w:rPr>
        <w:t>.1: Energy Share to Produce Electricity and Sectoral Electricity Usage Share in Year 2016</w:t>
      </w:r>
    </w:p>
    <w:p w14:paraId="322029E1" w14:textId="77777777" w:rsidR="00BC6704" w:rsidRPr="00D5163E" w:rsidRDefault="00BC6704" w:rsidP="007E081C">
      <w:pPr>
        <w:rPr>
          <w:rFonts w:cs="Calibri"/>
          <w:sz w:val="22"/>
          <w:szCs w:val="22"/>
        </w:rPr>
      </w:pPr>
      <w:r w:rsidRPr="00D5163E">
        <w:rPr>
          <w:rFonts w:cs="Calibri"/>
          <w:sz w:val="22"/>
          <w:szCs w:val="22"/>
        </w:rPr>
        <w:tab/>
      </w:r>
    </w:p>
    <w:p w14:paraId="16F36233" w14:textId="355A696A" w:rsidR="00BC6704" w:rsidRPr="00D5163E" w:rsidRDefault="00BC6704" w:rsidP="007E081C">
      <w:pPr>
        <w:ind w:firstLine="720"/>
        <w:rPr>
          <w:rFonts w:cs="Calibri"/>
          <w:sz w:val="22"/>
          <w:szCs w:val="22"/>
        </w:rPr>
      </w:pPr>
      <w:r w:rsidRPr="00D5163E">
        <w:rPr>
          <w:rFonts w:cs="Calibri"/>
          <w:sz w:val="22"/>
          <w:szCs w:val="22"/>
        </w:rPr>
        <w:t xml:space="preserve">Based on the historical data and GDP, population growth, the projection of electricity consumption and customers has been developed in </w:t>
      </w:r>
      <w:r w:rsidRPr="00D5163E">
        <w:rPr>
          <w:rFonts w:cs="Calibri"/>
          <w:i/>
          <w:sz w:val="22"/>
          <w:szCs w:val="22"/>
        </w:rPr>
        <w:t>RUPTL</w:t>
      </w:r>
      <w:r w:rsidRPr="00D5163E">
        <w:rPr>
          <w:rFonts w:cs="Calibri"/>
          <w:sz w:val="22"/>
          <w:szCs w:val="22"/>
        </w:rPr>
        <w:t xml:space="preserve">. In the </w:t>
      </w:r>
      <w:r w:rsidRPr="00D5163E">
        <w:rPr>
          <w:rFonts w:cs="Calibri"/>
          <w:i/>
          <w:sz w:val="22"/>
          <w:szCs w:val="22"/>
        </w:rPr>
        <w:t>RUPTL</w:t>
      </w:r>
      <w:r w:rsidRPr="00D5163E">
        <w:rPr>
          <w:rFonts w:cs="Calibri"/>
          <w:sz w:val="22"/>
          <w:szCs w:val="22"/>
        </w:rPr>
        <w:t xml:space="preserve">, the projection is made until 2026. The average growth rate from year 2023 to 2026 is used to estimate the projection in year 2026 to 2030. The projection of electricity consumption and number of customer in each sector are shown in </w:t>
      </w:r>
      <w:r w:rsidRPr="00D5163E">
        <w:rPr>
          <w:rFonts w:cs="Calibri"/>
          <w:b/>
          <w:sz w:val="22"/>
          <w:szCs w:val="22"/>
        </w:rPr>
        <w:t xml:space="preserve">Table </w:t>
      </w:r>
      <w:r w:rsidR="0068373C" w:rsidRPr="00D5163E">
        <w:rPr>
          <w:rFonts w:cs="Calibri"/>
          <w:b/>
          <w:sz w:val="22"/>
          <w:szCs w:val="22"/>
        </w:rPr>
        <w:t>L</w:t>
      </w:r>
      <w:r w:rsidRPr="00D5163E">
        <w:rPr>
          <w:rFonts w:cs="Calibri"/>
          <w:b/>
          <w:sz w:val="22"/>
          <w:szCs w:val="22"/>
        </w:rPr>
        <w:t>.3</w:t>
      </w:r>
      <w:r w:rsidRPr="00D5163E">
        <w:rPr>
          <w:rFonts w:cs="Calibri"/>
          <w:sz w:val="22"/>
          <w:szCs w:val="22"/>
        </w:rPr>
        <w:t xml:space="preserve"> and </w:t>
      </w:r>
      <w:r w:rsidRPr="00D5163E">
        <w:rPr>
          <w:rFonts w:cs="Calibri"/>
          <w:b/>
          <w:sz w:val="22"/>
          <w:szCs w:val="22"/>
        </w:rPr>
        <w:t xml:space="preserve">Table </w:t>
      </w:r>
      <w:r w:rsidR="0068373C" w:rsidRPr="00D5163E">
        <w:rPr>
          <w:rFonts w:cs="Calibri"/>
          <w:b/>
          <w:sz w:val="22"/>
          <w:szCs w:val="22"/>
        </w:rPr>
        <w:t>L</w:t>
      </w:r>
      <w:r w:rsidRPr="00D5163E">
        <w:rPr>
          <w:rFonts w:cs="Calibri"/>
          <w:b/>
          <w:sz w:val="22"/>
          <w:szCs w:val="22"/>
        </w:rPr>
        <w:t>.4</w:t>
      </w:r>
      <w:r w:rsidRPr="00D5163E">
        <w:rPr>
          <w:rFonts w:cs="Calibri"/>
          <w:sz w:val="22"/>
          <w:szCs w:val="22"/>
        </w:rPr>
        <w:t xml:space="preserve">, respectively.     </w:t>
      </w:r>
      <w:r w:rsidRPr="00D5163E">
        <w:rPr>
          <w:rFonts w:cs="Calibri"/>
          <w:sz w:val="22"/>
          <w:szCs w:val="22"/>
        </w:rPr>
        <w:tab/>
        <w:t xml:space="preserve"> </w:t>
      </w:r>
    </w:p>
    <w:p w14:paraId="120B009E" w14:textId="77777777" w:rsidR="00BC6704" w:rsidRPr="00D5163E" w:rsidRDefault="00BC6704" w:rsidP="007E081C">
      <w:pPr>
        <w:spacing w:after="0"/>
        <w:rPr>
          <w:rFonts w:cs="Calibri"/>
          <w:sz w:val="22"/>
          <w:szCs w:val="22"/>
        </w:rPr>
      </w:pPr>
    </w:p>
    <w:p w14:paraId="4B2368D1" w14:textId="688AD9C7" w:rsidR="00BC6704" w:rsidRPr="00D5163E" w:rsidRDefault="00BC6704" w:rsidP="007E081C">
      <w:pPr>
        <w:spacing w:after="0"/>
        <w:jc w:val="center"/>
        <w:rPr>
          <w:rFonts w:cs="Calibri"/>
          <w:b/>
          <w:sz w:val="22"/>
          <w:szCs w:val="22"/>
        </w:rPr>
      </w:pPr>
      <w:r w:rsidRPr="00D5163E">
        <w:rPr>
          <w:rFonts w:cs="Calibri"/>
          <w:b/>
          <w:sz w:val="22"/>
          <w:szCs w:val="22"/>
        </w:rPr>
        <w:t xml:space="preserve">Table </w:t>
      </w:r>
      <w:r w:rsidR="00856C95" w:rsidRPr="00D5163E">
        <w:rPr>
          <w:rFonts w:cs="Calibri"/>
          <w:b/>
          <w:sz w:val="22"/>
          <w:szCs w:val="22"/>
        </w:rPr>
        <w:t>L</w:t>
      </w:r>
      <w:r w:rsidRPr="00D5163E">
        <w:rPr>
          <w:rFonts w:cs="Calibri"/>
          <w:b/>
          <w:sz w:val="22"/>
          <w:szCs w:val="22"/>
        </w:rPr>
        <w:t>.3: Projection of Electricity Consumption</w:t>
      </w:r>
    </w:p>
    <w:p w14:paraId="2878F557" w14:textId="77777777" w:rsidR="00BC6704" w:rsidRPr="00D5163E" w:rsidRDefault="00BC6704" w:rsidP="007E081C">
      <w:pPr>
        <w:spacing w:after="0"/>
        <w:rPr>
          <w:rFonts w:cs="Calibri"/>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1296"/>
        <w:gridCol w:w="1145"/>
        <w:gridCol w:w="1403"/>
        <w:gridCol w:w="1116"/>
        <w:gridCol w:w="1118"/>
        <w:gridCol w:w="1150"/>
        <w:gridCol w:w="1026"/>
      </w:tblGrid>
      <w:tr w:rsidR="00BC6704" w:rsidRPr="00D5163E" w14:paraId="1AD8D877" w14:textId="77777777" w:rsidTr="00696431">
        <w:tc>
          <w:tcPr>
            <w:tcW w:w="1096" w:type="dxa"/>
            <w:vMerge w:val="restart"/>
            <w:shd w:val="clear" w:color="auto" w:fill="auto"/>
            <w:vAlign w:val="center"/>
          </w:tcPr>
          <w:p w14:paraId="4368D529" w14:textId="77777777" w:rsidR="00BC6704" w:rsidRPr="00D5163E" w:rsidRDefault="00BC6704" w:rsidP="007E081C">
            <w:pPr>
              <w:rPr>
                <w:rFonts w:cs="Calibri"/>
                <w:b/>
                <w:szCs w:val="20"/>
              </w:rPr>
            </w:pPr>
            <w:r w:rsidRPr="00D5163E">
              <w:rPr>
                <w:rFonts w:cs="Calibri"/>
                <w:b/>
                <w:szCs w:val="20"/>
              </w:rPr>
              <w:t>Year</w:t>
            </w:r>
          </w:p>
        </w:tc>
        <w:tc>
          <w:tcPr>
            <w:tcW w:w="7228" w:type="dxa"/>
            <w:gridSpan w:val="6"/>
            <w:shd w:val="clear" w:color="auto" w:fill="auto"/>
            <w:vAlign w:val="center"/>
          </w:tcPr>
          <w:p w14:paraId="27C65578" w14:textId="77777777" w:rsidR="00BC6704" w:rsidRPr="00D5163E" w:rsidRDefault="00BC6704" w:rsidP="007E081C">
            <w:pPr>
              <w:rPr>
                <w:rFonts w:cs="Calibri"/>
                <w:b/>
                <w:szCs w:val="20"/>
              </w:rPr>
            </w:pPr>
            <w:r w:rsidRPr="00D5163E">
              <w:rPr>
                <w:rFonts w:cs="Calibri"/>
                <w:b/>
                <w:szCs w:val="20"/>
              </w:rPr>
              <w:t xml:space="preserve">Sector </w:t>
            </w:r>
            <w:r w:rsidRPr="00D5163E">
              <w:rPr>
                <w:rFonts w:cs="Calibri"/>
                <w:b/>
                <w:i/>
                <w:szCs w:val="20"/>
              </w:rPr>
              <w:t>(in TWh)</w:t>
            </w:r>
          </w:p>
        </w:tc>
        <w:tc>
          <w:tcPr>
            <w:tcW w:w="1026" w:type="dxa"/>
            <w:vMerge w:val="restart"/>
            <w:shd w:val="clear" w:color="auto" w:fill="auto"/>
            <w:vAlign w:val="center"/>
          </w:tcPr>
          <w:p w14:paraId="7EC9B2AF" w14:textId="77777777" w:rsidR="00BC6704" w:rsidRPr="00D5163E" w:rsidRDefault="00BC6704" w:rsidP="007E081C">
            <w:pPr>
              <w:rPr>
                <w:rFonts w:cs="Calibri"/>
                <w:b/>
                <w:szCs w:val="20"/>
              </w:rPr>
            </w:pPr>
            <w:r w:rsidRPr="00D5163E">
              <w:rPr>
                <w:rFonts w:cs="Calibri"/>
                <w:b/>
                <w:szCs w:val="20"/>
              </w:rPr>
              <w:t>Total</w:t>
            </w:r>
          </w:p>
        </w:tc>
      </w:tr>
      <w:tr w:rsidR="00BC6704" w:rsidRPr="00D5163E" w14:paraId="586B190E" w14:textId="77777777" w:rsidTr="00696431">
        <w:tc>
          <w:tcPr>
            <w:tcW w:w="1096" w:type="dxa"/>
            <w:vMerge/>
            <w:shd w:val="clear" w:color="auto" w:fill="auto"/>
            <w:vAlign w:val="center"/>
          </w:tcPr>
          <w:p w14:paraId="0BF50E7F" w14:textId="77777777" w:rsidR="00BC6704" w:rsidRPr="00D5163E" w:rsidRDefault="00BC6704" w:rsidP="007E081C">
            <w:pPr>
              <w:rPr>
                <w:rFonts w:cs="Calibri"/>
                <w:b/>
                <w:szCs w:val="20"/>
              </w:rPr>
            </w:pPr>
          </w:p>
        </w:tc>
        <w:tc>
          <w:tcPr>
            <w:tcW w:w="1296" w:type="dxa"/>
            <w:shd w:val="clear" w:color="auto" w:fill="auto"/>
            <w:vAlign w:val="center"/>
          </w:tcPr>
          <w:p w14:paraId="5339D9A1" w14:textId="77777777" w:rsidR="00BC6704" w:rsidRPr="00D5163E" w:rsidRDefault="00BC6704" w:rsidP="007E081C">
            <w:pPr>
              <w:rPr>
                <w:rFonts w:cs="Calibri"/>
                <w:b/>
                <w:szCs w:val="20"/>
              </w:rPr>
            </w:pPr>
            <w:r w:rsidRPr="00D5163E">
              <w:rPr>
                <w:rFonts w:cs="Calibri"/>
                <w:b/>
                <w:szCs w:val="20"/>
              </w:rPr>
              <w:t>Residential</w:t>
            </w:r>
          </w:p>
        </w:tc>
        <w:tc>
          <w:tcPr>
            <w:tcW w:w="1145" w:type="dxa"/>
            <w:shd w:val="clear" w:color="auto" w:fill="auto"/>
            <w:vAlign w:val="center"/>
          </w:tcPr>
          <w:p w14:paraId="6D5ED7DE" w14:textId="77777777" w:rsidR="00BC6704" w:rsidRPr="00D5163E" w:rsidRDefault="00BC6704" w:rsidP="007E081C">
            <w:pPr>
              <w:rPr>
                <w:rFonts w:cs="Calibri"/>
                <w:b/>
                <w:szCs w:val="20"/>
              </w:rPr>
            </w:pPr>
            <w:r w:rsidRPr="00D5163E">
              <w:rPr>
                <w:rFonts w:cs="Calibri"/>
                <w:b/>
                <w:szCs w:val="20"/>
              </w:rPr>
              <w:t>Industry</w:t>
            </w:r>
          </w:p>
        </w:tc>
        <w:tc>
          <w:tcPr>
            <w:tcW w:w="1403" w:type="dxa"/>
            <w:shd w:val="clear" w:color="auto" w:fill="auto"/>
            <w:vAlign w:val="center"/>
          </w:tcPr>
          <w:p w14:paraId="6A8C4C71" w14:textId="77777777" w:rsidR="00BC6704" w:rsidRPr="00D5163E" w:rsidRDefault="00BC6704" w:rsidP="007E081C">
            <w:pPr>
              <w:rPr>
                <w:rFonts w:cs="Calibri"/>
                <w:b/>
                <w:szCs w:val="20"/>
              </w:rPr>
            </w:pPr>
            <w:r w:rsidRPr="00D5163E">
              <w:rPr>
                <w:rFonts w:cs="Calibri"/>
                <w:b/>
                <w:szCs w:val="20"/>
              </w:rPr>
              <w:t>Commercial</w:t>
            </w:r>
          </w:p>
        </w:tc>
        <w:tc>
          <w:tcPr>
            <w:tcW w:w="1116" w:type="dxa"/>
            <w:shd w:val="clear" w:color="auto" w:fill="auto"/>
            <w:vAlign w:val="center"/>
          </w:tcPr>
          <w:p w14:paraId="235D815D" w14:textId="77777777" w:rsidR="00BC6704" w:rsidRPr="00D5163E" w:rsidRDefault="00BC6704" w:rsidP="007E081C">
            <w:pPr>
              <w:rPr>
                <w:rFonts w:cs="Calibri"/>
                <w:b/>
                <w:szCs w:val="20"/>
              </w:rPr>
            </w:pPr>
            <w:r w:rsidRPr="00D5163E">
              <w:rPr>
                <w:rFonts w:cs="Calibri"/>
                <w:b/>
                <w:szCs w:val="20"/>
              </w:rPr>
              <w:t>Social</w:t>
            </w:r>
          </w:p>
        </w:tc>
        <w:tc>
          <w:tcPr>
            <w:tcW w:w="1118" w:type="dxa"/>
            <w:shd w:val="clear" w:color="auto" w:fill="auto"/>
            <w:vAlign w:val="center"/>
          </w:tcPr>
          <w:p w14:paraId="55389F5B" w14:textId="77777777" w:rsidR="00BC6704" w:rsidRPr="00D5163E" w:rsidRDefault="00BC6704" w:rsidP="007E081C">
            <w:pPr>
              <w:rPr>
                <w:rFonts w:cs="Calibri"/>
                <w:b/>
                <w:szCs w:val="20"/>
              </w:rPr>
            </w:pPr>
            <w:r w:rsidRPr="00D5163E">
              <w:rPr>
                <w:rFonts w:cs="Calibri"/>
                <w:b/>
                <w:szCs w:val="20"/>
              </w:rPr>
              <w:t>Gov. Office</w:t>
            </w:r>
          </w:p>
        </w:tc>
        <w:tc>
          <w:tcPr>
            <w:tcW w:w="1150" w:type="dxa"/>
            <w:shd w:val="clear" w:color="auto" w:fill="auto"/>
            <w:vAlign w:val="center"/>
          </w:tcPr>
          <w:p w14:paraId="78464657" w14:textId="77777777" w:rsidR="00BC6704" w:rsidRPr="00D5163E" w:rsidRDefault="00BC6704" w:rsidP="007E081C">
            <w:pPr>
              <w:rPr>
                <w:rFonts w:cs="Calibri"/>
                <w:b/>
                <w:szCs w:val="20"/>
              </w:rPr>
            </w:pPr>
            <w:r w:rsidRPr="00D5163E">
              <w:rPr>
                <w:rFonts w:cs="Calibri"/>
                <w:b/>
                <w:szCs w:val="20"/>
              </w:rPr>
              <w:t>Street Lighting</w:t>
            </w:r>
          </w:p>
        </w:tc>
        <w:tc>
          <w:tcPr>
            <w:tcW w:w="1026" w:type="dxa"/>
            <w:vMerge/>
            <w:shd w:val="clear" w:color="auto" w:fill="auto"/>
          </w:tcPr>
          <w:p w14:paraId="3B05611B" w14:textId="77777777" w:rsidR="00BC6704" w:rsidRPr="00D5163E" w:rsidRDefault="00BC6704" w:rsidP="007E081C">
            <w:pPr>
              <w:rPr>
                <w:rFonts w:cs="Calibri"/>
                <w:szCs w:val="20"/>
              </w:rPr>
            </w:pPr>
          </w:p>
        </w:tc>
      </w:tr>
      <w:tr w:rsidR="00BC6704" w:rsidRPr="00D5163E" w14:paraId="7F5D6A3E" w14:textId="77777777" w:rsidTr="00696431">
        <w:tc>
          <w:tcPr>
            <w:tcW w:w="1096" w:type="dxa"/>
            <w:shd w:val="clear" w:color="auto" w:fill="auto"/>
            <w:vAlign w:val="bottom"/>
          </w:tcPr>
          <w:p w14:paraId="1FAD1C88" w14:textId="77777777" w:rsidR="00BC6704" w:rsidRPr="00D5163E" w:rsidRDefault="00BC6704" w:rsidP="007E081C">
            <w:pPr>
              <w:rPr>
                <w:rFonts w:cs="Calibri"/>
                <w:color w:val="000000"/>
                <w:szCs w:val="20"/>
              </w:rPr>
            </w:pPr>
            <w:r w:rsidRPr="00D5163E">
              <w:rPr>
                <w:rFonts w:cs="Calibri"/>
                <w:color w:val="000000"/>
                <w:szCs w:val="20"/>
              </w:rPr>
              <w:t>2017</w:t>
            </w:r>
          </w:p>
        </w:tc>
        <w:tc>
          <w:tcPr>
            <w:tcW w:w="1296" w:type="dxa"/>
            <w:shd w:val="clear" w:color="auto" w:fill="auto"/>
            <w:vAlign w:val="bottom"/>
          </w:tcPr>
          <w:p w14:paraId="4F2C5D34" w14:textId="77777777" w:rsidR="00BC6704" w:rsidRPr="00D5163E" w:rsidRDefault="00BC6704" w:rsidP="007E081C">
            <w:pPr>
              <w:rPr>
                <w:rFonts w:cs="Calibri"/>
                <w:color w:val="000000"/>
                <w:szCs w:val="20"/>
              </w:rPr>
            </w:pPr>
            <w:r w:rsidRPr="00D5163E">
              <w:rPr>
                <w:rFonts w:cs="Calibri"/>
                <w:color w:val="000000"/>
                <w:szCs w:val="20"/>
              </w:rPr>
              <w:t>102.16</w:t>
            </w:r>
          </w:p>
        </w:tc>
        <w:tc>
          <w:tcPr>
            <w:tcW w:w="1145" w:type="dxa"/>
            <w:shd w:val="clear" w:color="auto" w:fill="auto"/>
            <w:vAlign w:val="bottom"/>
          </w:tcPr>
          <w:p w14:paraId="74007EE3" w14:textId="77777777" w:rsidR="00BC6704" w:rsidRPr="00D5163E" w:rsidRDefault="00BC6704" w:rsidP="007E081C">
            <w:pPr>
              <w:rPr>
                <w:rFonts w:cs="Calibri"/>
                <w:color w:val="000000"/>
                <w:szCs w:val="20"/>
              </w:rPr>
            </w:pPr>
            <w:r w:rsidRPr="00D5163E">
              <w:rPr>
                <w:rFonts w:cs="Calibri"/>
                <w:color w:val="000000"/>
                <w:szCs w:val="20"/>
              </w:rPr>
              <w:t>74.41</w:t>
            </w:r>
          </w:p>
        </w:tc>
        <w:tc>
          <w:tcPr>
            <w:tcW w:w="1403" w:type="dxa"/>
            <w:shd w:val="clear" w:color="auto" w:fill="auto"/>
            <w:vAlign w:val="bottom"/>
          </w:tcPr>
          <w:p w14:paraId="5210B2FD" w14:textId="77777777" w:rsidR="00BC6704" w:rsidRPr="00D5163E" w:rsidRDefault="00BC6704" w:rsidP="007E081C">
            <w:pPr>
              <w:rPr>
                <w:rFonts w:cs="Calibri"/>
                <w:color w:val="000000"/>
                <w:szCs w:val="20"/>
              </w:rPr>
            </w:pPr>
            <w:r w:rsidRPr="00D5163E">
              <w:rPr>
                <w:rFonts w:cs="Calibri"/>
                <w:color w:val="000000"/>
                <w:szCs w:val="20"/>
              </w:rPr>
              <w:t>43.17</w:t>
            </w:r>
          </w:p>
        </w:tc>
        <w:tc>
          <w:tcPr>
            <w:tcW w:w="1116" w:type="dxa"/>
            <w:shd w:val="clear" w:color="auto" w:fill="auto"/>
            <w:vAlign w:val="bottom"/>
          </w:tcPr>
          <w:p w14:paraId="65AF7CBC" w14:textId="77777777" w:rsidR="00BC6704" w:rsidRPr="00D5163E" w:rsidRDefault="00BC6704" w:rsidP="007E081C">
            <w:pPr>
              <w:rPr>
                <w:rFonts w:cs="Calibri"/>
                <w:color w:val="000000"/>
                <w:szCs w:val="20"/>
              </w:rPr>
            </w:pPr>
            <w:r w:rsidRPr="00D5163E">
              <w:rPr>
                <w:rFonts w:cs="Calibri"/>
                <w:color w:val="000000"/>
                <w:szCs w:val="20"/>
              </w:rPr>
              <w:t>6.81</w:t>
            </w:r>
          </w:p>
        </w:tc>
        <w:tc>
          <w:tcPr>
            <w:tcW w:w="1118" w:type="dxa"/>
            <w:shd w:val="clear" w:color="auto" w:fill="auto"/>
            <w:vAlign w:val="bottom"/>
          </w:tcPr>
          <w:p w14:paraId="1851168F" w14:textId="77777777" w:rsidR="00BC6704" w:rsidRPr="00D5163E" w:rsidRDefault="00BC6704" w:rsidP="007E081C">
            <w:pPr>
              <w:rPr>
                <w:rFonts w:cs="Calibri"/>
                <w:color w:val="000000"/>
                <w:szCs w:val="20"/>
              </w:rPr>
            </w:pPr>
            <w:r w:rsidRPr="00D5163E">
              <w:rPr>
                <w:rFonts w:cs="Calibri"/>
                <w:color w:val="000000"/>
                <w:szCs w:val="20"/>
              </w:rPr>
              <w:t>4.24</w:t>
            </w:r>
          </w:p>
        </w:tc>
        <w:tc>
          <w:tcPr>
            <w:tcW w:w="1150" w:type="dxa"/>
            <w:shd w:val="clear" w:color="auto" w:fill="auto"/>
            <w:vAlign w:val="bottom"/>
          </w:tcPr>
          <w:p w14:paraId="79DB32C1" w14:textId="77777777" w:rsidR="00BC6704" w:rsidRPr="00D5163E" w:rsidRDefault="00BC6704" w:rsidP="007E081C">
            <w:pPr>
              <w:rPr>
                <w:rFonts w:cs="Calibri"/>
                <w:color w:val="000000"/>
                <w:szCs w:val="20"/>
              </w:rPr>
            </w:pPr>
            <w:r w:rsidRPr="00D5163E">
              <w:rPr>
                <w:rFonts w:cs="Calibri"/>
                <w:color w:val="000000"/>
                <w:szCs w:val="20"/>
              </w:rPr>
              <w:t>3.97</w:t>
            </w:r>
          </w:p>
        </w:tc>
        <w:tc>
          <w:tcPr>
            <w:tcW w:w="1026" w:type="dxa"/>
            <w:shd w:val="clear" w:color="auto" w:fill="auto"/>
            <w:vAlign w:val="bottom"/>
          </w:tcPr>
          <w:p w14:paraId="693708E7" w14:textId="77777777" w:rsidR="00BC6704" w:rsidRPr="00D5163E" w:rsidRDefault="00BC6704" w:rsidP="007E081C">
            <w:pPr>
              <w:rPr>
                <w:rFonts w:cs="Calibri"/>
                <w:color w:val="000000"/>
                <w:szCs w:val="20"/>
              </w:rPr>
            </w:pPr>
            <w:r w:rsidRPr="00D5163E">
              <w:rPr>
                <w:rFonts w:cs="Calibri"/>
                <w:color w:val="000000"/>
                <w:szCs w:val="20"/>
              </w:rPr>
              <w:t>234.77</w:t>
            </w:r>
          </w:p>
        </w:tc>
      </w:tr>
      <w:tr w:rsidR="00BC6704" w:rsidRPr="00D5163E" w14:paraId="0C9B18F7" w14:textId="77777777" w:rsidTr="00696431">
        <w:tc>
          <w:tcPr>
            <w:tcW w:w="1096" w:type="dxa"/>
            <w:shd w:val="clear" w:color="auto" w:fill="auto"/>
            <w:vAlign w:val="bottom"/>
          </w:tcPr>
          <w:p w14:paraId="3DC1D50B" w14:textId="77777777" w:rsidR="00BC6704" w:rsidRPr="00D5163E" w:rsidRDefault="00BC6704" w:rsidP="007E081C">
            <w:pPr>
              <w:rPr>
                <w:rFonts w:cs="Calibri"/>
                <w:color w:val="000000"/>
                <w:szCs w:val="20"/>
              </w:rPr>
            </w:pPr>
            <w:r w:rsidRPr="00D5163E">
              <w:rPr>
                <w:rFonts w:cs="Calibri"/>
                <w:color w:val="000000"/>
                <w:szCs w:val="20"/>
              </w:rPr>
              <w:t>2018</w:t>
            </w:r>
          </w:p>
        </w:tc>
        <w:tc>
          <w:tcPr>
            <w:tcW w:w="1296" w:type="dxa"/>
            <w:shd w:val="clear" w:color="auto" w:fill="auto"/>
            <w:vAlign w:val="bottom"/>
          </w:tcPr>
          <w:p w14:paraId="5016DEE3" w14:textId="77777777" w:rsidR="00BC6704" w:rsidRPr="00D5163E" w:rsidRDefault="00BC6704" w:rsidP="007E081C">
            <w:pPr>
              <w:rPr>
                <w:rFonts w:cs="Calibri"/>
                <w:color w:val="000000"/>
                <w:szCs w:val="20"/>
              </w:rPr>
            </w:pPr>
            <w:r w:rsidRPr="00D5163E">
              <w:rPr>
                <w:rFonts w:cs="Calibri"/>
                <w:color w:val="000000"/>
                <w:szCs w:val="20"/>
              </w:rPr>
              <w:t>109.64</w:t>
            </w:r>
          </w:p>
        </w:tc>
        <w:tc>
          <w:tcPr>
            <w:tcW w:w="1145" w:type="dxa"/>
            <w:shd w:val="clear" w:color="auto" w:fill="auto"/>
            <w:vAlign w:val="bottom"/>
          </w:tcPr>
          <w:p w14:paraId="187186C7" w14:textId="77777777" w:rsidR="00BC6704" w:rsidRPr="00D5163E" w:rsidRDefault="00BC6704" w:rsidP="007E081C">
            <w:pPr>
              <w:rPr>
                <w:rFonts w:cs="Calibri"/>
                <w:color w:val="000000"/>
                <w:szCs w:val="20"/>
              </w:rPr>
            </w:pPr>
            <w:r w:rsidRPr="00D5163E">
              <w:rPr>
                <w:rFonts w:cs="Calibri"/>
                <w:color w:val="000000"/>
                <w:szCs w:val="20"/>
              </w:rPr>
              <w:t>80.97</w:t>
            </w:r>
          </w:p>
        </w:tc>
        <w:tc>
          <w:tcPr>
            <w:tcW w:w="1403" w:type="dxa"/>
            <w:shd w:val="clear" w:color="auto" w:fill="auto"/>
            <w:vAlign w:val="bottom"/>
          </w:tcPr>
          <w:p w14:paraId="564C51BD" w14:textId="77777777" w:rsidR="00BC6704" w:rsidRPr="00D5163E" w:rsidRDefault="00BC6704" w:rsidP="007E081C">
            <w:pPr>
              <w:rPr>
                <w:rFonts w:cs="Calibri"/>
                <w:color w:val="000000"/>
                <w:szCs w:val="20"/>
              </w:rPr>
            </w:pPr>
            <w:r w:rsidRPr="00D5163E">
              <w:rPr>
                <w:rFonts w:cs="Calibri"/>
                <w:color w:val="000000"/>
                <w:szCs w:val="20"/>
              </w:rPr>
              <w:t>47.70</w:t>
            </w:r>
          </w:p>
        </w:tc>
        <w:tc>
          <w:tcPr>
            <w:tcW w:w="1116" w:type="dxa"/>
            <w:shd w:val="clear" w:color="auto" w:fill="auto"/>
            <w:vAlign w:val="bottom"/>
          </w:tcPr>
          <w:p w14:paraId="48E8AA82" w14:textId="77777777" w:rsidR="00BC6704" w:rsidRPr="00D5163E" w:rsidRDefault="00BC6704" w:rsidP="007E081C">
            <w:pPr>
              <w:rPr>
                <w:rFonts w:cs="Calibri"/>
                <w:color w:val="000000"/>
                <w:szCs w:val="20"/>
              </w:rPr>
            </w:pPr>
            <w:r w:rsidRPr="00D5163E">
              <w:rPr>
                <w:rFonts w:cs="Calibri"/>
                <w:color w:val="000000"/>
                <w:szCs w:val="20"/>
              </w:rPr>
              <w:t>7.30</w:t>
            </w:r>
          </w:p>
        </w:tc>
        <w:tc>
          <w:tcPr>
            <w:tcW w:w="1118" w:type="dxa"/>
            <w:shd w:val="clear" w:color="auto" w:fill="auto"/>
            <w:vAlign w:val="bottom"/>
          </w:tcPr>
          <w:p w14:paraId="20E217D1" w14:textId="77777777" w:rsidR="00BC6704" w:rsidRPr="00D5163E" w:rsidRDefault="00BC6704" w:rsidP="007E081C">
            <w:pPr>
              <w:rPr>
                <w:rFonts w:cs="Calibri"/>
                <w:color w:val="000000"/>
                <w:szCs w:val="20"/>
              </w:rPr>
            </w:pPr>
            <w:r w:rsidRPr="00D5163E">
              <w:rPr>
                <w:rFonts w:cs="Calibri"/>
                <w:color w:val="000000"/>
                <w:szCs w:val="20"/>
              </w:rPr>
              <w:t>4.55</w:t>
            </w:r>
          </w:p>
        </w:tc>
        <w:tc>
          <w:tcPr>
            <w:tcW w:w="1150" w:type="dxa"/>
            <w:shd w:val="clear" w:color="auto" w:fill="auto"/>
            <w:vAlign w:val="bottom"/>
          </w:tcPr>
          <w:p w14:paraId="1CB8778F" w14:textId="77777777" w:rsidR="00BC6704" w:rsidRPr="00D5163E" w:rsidRDefault="00BC6704" w:rsidP="007E081C">
            <w:pPr>
              <w:rPr>
                <w:rFonts w:cs="Calibri"/>
                <w:color w:val="000000"/>
                <w:szCs w:val="20"/>
              </w:rPr>
            </w:pPr>
            <w:r w:rsidRPr="00D5163E">
              <w:rPr>
                <w:rFonts w:cs="Calibri"/>
                <w:color w:val="000000"/>
                <w:szCs w:val="20"/>
              </w:rPr>
              <w:t>4.25</w:t>
            </w:r>
          </w:p>
        </w:tc>
        <w:tc>
          <w:tcPr>
            <w:tcW w:w="1026" w:type="dxa"/>
            <w:shd w:val="clear" w:color="auto" w:fill="auto"/>
            <w:vAlign w:val="bottom"/>
          </w:tcPr>
          <w:p w14:paraId="6BCF5920" w14:textId="77777777" w:rsidR="00BC6704" w:rsidRPr="00D5163E" w:rsidRDefault="00BC6704" w:rsidP="007E081C">
            <w:pPr>
              <w:rPr>
                <w:rFonts w:cs="Calibri"/>
                <w:color w:val="000000"/>
                <w:szCs w:val="20"/>
              </w:rPr>
            </w:pPr>
            <w:r w:rsidRPr="00D5163E">
              <w:rPr>
                <w:rFonts w:cs="Calibri"/>
                <w:color w:val="000000"/>
                <w:szCs w:val="20"/>
              </w:rPr>
              <w:t>254.40</w:t>
            </w:r>
          </w:p>
        </w:tc>
      </w:tr>
      <w:tr w:rsidR="00BC6704" w:rsidRPr="00D5163E" w14:paraId="36C15AB5" w14:textId="77777777" w:rsidTr="00696431">
        <w:tc>
          <w:tcPr>
            <w:tcW w:w="1096" w:type="dxa"/>
            <w:shd w:val="clear" w:color="auto" w:fill="auto"/>
            <w:vAlign w:val="bottom"/>
          </w:tcPr>
          <w:p w14:paraId="35196445" w14:textId="77777777" w:rsidR="00BC6704" w:rsidRPr="00D5163E" w:rsidRDefault="00BC6704" w:rsidP="007E081C">
            <w:pPr>
              <w:rPr>
                <w:rFonts w:cs="Calibri"/>
                <w:color w:val="000000"/>
                <w:szCs w:val="20"/>
              </w:rPr>
            </w:pPr>
            <w:r w:rsidRPr="00D5163E">
              <w:rPr>
                <w:rFonts w:cs="Calibri"/>
                <w:color w:val="000000"/>
                <w:szCs w:val="20"/>
              </w:rPr>
              <w:t>2019</w:t>
            </w:r>
          </w:p>
        </w:tc>
        <w:tc>
          <w:tcPr>
            <w:tcW w:w="1296" w:type="dxa"/>
            <w:shd w:val="clear" w:color="auto" w:fill="auto"/>
            <w:vAlign w:val="bottom"/>
          </w:tcPr>
          <w:p w14:paraId="2A2868CF" w14:textId="77777777" w:rsidR="00BC6704" w:rsidRPr="00D5163E" w:rsidRDefault="00BC6704" w:rsidP="007E081C">
            <w:pPr>
              <w:rPr>
                <w:rFonts w:cs="Calibri"/>
                <w:color w:val="000000"/>
                <w:szCs w:val="20"/>
              </w:rPr>
            </w:pPr>
            <w:r w:rsidRPr="00D5163E">
              <w:rPr>
                <w:rFonts w:cs="Calibri"/>
                <w:color w:val="000000"/>
                <w:szCs w:val="20"/>
              </w:rPr>
              <w:t>117.86</w:t>
            </w:r>
          </w:p>
        </w:tc>
        <w:tc>
          <w:tcPr>
            <w:tcW w:w="1145" w:type="dxa"/>
            <w:shd w:val="clear" w:color="auto" w:fill="auto"/>
            <w:vAlign w:val="bottom"/>
          </w:tcPr>
          <w:p w14:paraId="6B499A73" w14:textId="77777777" w:rsidR="00BC6704" w:rsidRPr="00D5163E" w:rsidRDefault="00BC6704" w:rsidP="007E081C">
            <w:pPr>
              <w:rPr>
                <w:rFonts w:cs="Calibri"/>
                <w:color w:val="000000"/>
                <w:szCs w:val="20"/>
              </w:rPr>
            </w:pPr>
            <w:r w:rsidRPr="00D5163E">
              <w:rPr>
                <w:rFonts w:cs="Calibri"/>
                <w:color w:val="000000"/>
                <w:szCs w:val="20"/>
              </w:rPr>
              <w:t>88.15</w:t>
            </w:r>
          </w:p>
        </w:tc>
        <w:tc>
          <w:tcPr>
            <w:tcW w:w="1403" w:type="dxa"/>
            <w:shd w:val="clear" w:color="auto" w:fill="auto"/>
            <w:vAlign w:val="bottom"/>
          </w:tcPr>
          <w:p w14:paraId="01B71209" w14:textId="77777777" w:rsidR="00BC6704" w:rsidRPr="00D5163E" w:rsidRDefault="00BC6704" w:rsidP="007E081C">
            <w:pPr>
              <w:rPr>
                <w:rFonts w:cs="Calibri"/>
                <w:color w:val="000000"/>
                <w:szCs w:val="20"/>
              </w:rPr>
            </w:pPr>
            <w:r w:rsidRPr="00D5163E">
              <w:rPr>
                <w:rFonts w:cs="Calibri"/>
                <w:color w:val="000000"/>
                <w:szCs w:val="20"/>
              </w:rPr>
              <w:t>52.22</w:t>
            </w:r>
          </w:p>
        </w:tc>
        <w:tc>
          <w:tcPr>
            <w:tcW w:w="1116" w:type="dxa"/>
            <w:shd w:val="clear" w:color="auto" w:fill="auto"/>
            <w:vAlign w:val="bottom"/>
          </w:tcPr>
          <w:p w14:paraId="673B9818" w14:textId="77777777" w:rsidR="00BC6704" w:rsidRPr="00D5163E" w:rsidRDefault="00BC6704" w:rsidP="007E081C">
            <w:pPr>
              <w:rPr>
                <w:rFonts w:cs="Calibri"/>
                <w:color w:val="000000"/>
                <w:szCs w:val="20"/>
              </w:rPr>
            </w:pPr>
            <w:r w:rsidRPr="00D5163E">
              <w:rPr>
                <w:rFonts w:cs="Calibri"/>
                <w:color w:val="000000"/>
                <w:szCs w:val="20"/>
              </w:rPr>
              <w:t>7.84</w:t>
            </w:r>
          </w:p>
        </w:tc>
        <w:tc>
          <w:tcPr>
            <w:tcW w:w="1118" w:type="dxa"/>
            <w:shd w:val="clear" w:color="auto" w:fill="auto"/>
            <w:vAlign w:val="bottom"/>
          </w:tcPr>
          <w:p w14:paraId="7446ACBB" w14:textId="77777777" w:rsidR="00BC6704" w:rsidRPr="00D5163E" w:rsidRDefault="00BC6704" w:rsidP="007E081C">
            <w:pPr>
              <w:rPr>
                <w:rFonts w:cs="Calibri"/>
                <w:color w:val="000000"/>
                <w:szCs w:val="20"/>
              </w:rPr>
            </w:pPr>
            <w:r w:rsidRPr="00D5163E">
              <w:rPr>
                <w:rFonts w:cs="Calibri"/>
                <w:color w:val="000000"/>
                <w:szCs w:val="20"/>
              </w:rPr>
              <w:t>4.88</w:t>
            </w:r>
          </w:p>
        </w:tc>
        <w:tc>
          <w:tcPr>
            <w:tcW w:w="1150" w:type="dxa"/>
            <w:shd w:val="clear" w:color="auto" w:fill="auto"/>
            <w:vAlign w:val="bottom"/>
          </w:tcPr>
          <w:p w14:paraId="565D74DF" w14:textId="77777777" w:rsidR="00BC6704" w:rsidRPr="00D5163E" w:rsidRDefault="00BC6704" w:rsidP="007E081C">
            <w:pPr>
              <w:rPr>
                <w:rFonts w:cs="Calibri"/>
                <w:color w:val="000000"/>
                <w:szCs w:val="20"/>
              </w:rPr>
            </w:pPr>
            <w:r w:rsidRPr="00D5163E">
              <w:rPr>
                <w:rFonts w:cs="Calibri"/>
                <w:color w:val="000000"/>
                <w:szCs w:val="20"/>
              </w:rPr>
              <w:t>4.57</w:t>
            </w:r>
          </w:p>
        </w:tc>
        <w:tc>
          <w:tcPr>
            <w:tcW w:w="1026" w:type="dxa"/>
            <w:shd w:val="clear" w:color="auto" w:fill="auto"/>
            <w:vAlign w:val="bottom"/>
          </w:tcPr>
          <w:p w14:paraId="5A598147" w14:textId="77777777" w:rsidR="00BC6704" w:rsidRPr="00D5163E" w:rsidRDefault="00BC6704" w:rsidP="007E081C">
            <w:pPr>
              <w:rPr>
                <w:rFonts w:cs="Calibri"/>
                <w:color w:val="000000"/>
                <w:szCs w:val="20"/>
              </w:rPr>
            </w:pPr>
            <w:r w:rsidRPr="00D5163E">
              <w:rPr>
                <w:rFonts w:cs="Calibri"/>
                <w:color w:val="000000"/>
                <w:szCs w:val="20"/>
              </w:rPr>
              <w:t>275.52</w:t>
            </w:r>
          </w:p>
        </w:tc>
      </w:tr>
      <w:tr w:rsidR="00BC6704" w:rsidRPr="00D5163E" w14:paraId="4FF5E274" w14:textId="77777777" w:rsidTr="00696431">
        <w:tc>
          <w:tcPr>
            <w:tcW w:w="1096" w:type="dxa"/>
            <w:shd w:val="clear" w:color="auto" w:fill="auto"/>
            <w:vAlign w:val="bottom"/>
          </w:tcPr>
          <w:p w14:paraId="32C1AA65" w14:textId="77777777" w:rsidR="00BC6704" w:rsidRPr="00D5163E" w:rsidRDefault="00BC6704" w:rsidP="007E081C">
            <w:pPr>
              <w:rPr>
                <w:rFonts w:cs="Calibri"/>
                <w:color w:val="000000"/>
                <w:szCs w:val="20"/>
              </w:rPr>
            </w:pPr>
            <w:r w:rsidRPr="00D5163E">
              <w:rPr>
                <w:rFonts w:cs="Calibri"/>
                <w:color w:val="000000"/>
                <w:szCs w:val="20"/>
              </w:rPr>
              <w:t>2020</w:t>
            </w:r>
          </w:p>
        </w:tc>
        <w:tc>
          <w:tcPr>
            <w:tcW w:w="1296" w:type="dxa"/>
            <w:shd w:val="clear" w:color="auto" w:fill="auto"/>
            <w:vAlign w:val="bottom"/>
          </w:tcPr>
          <w:p w14:paraId="4AB2B9F6" w14:textId="77777777" w:rsidR="00BC6704" w:rsidRPr="00D5163E" w:rsidRDefault="00BC6704" w:rsidP="007E081C">
            <w:pPr>
              <w:rPr>
                <w:rFonts w:cs="Calibri"/>
                <w:color w:val="000000"/>
                <w:szCs w:val="20"/>
              </w:rPr>
            </w:pPr>
            <w:r w:rsidRPr="00D5163E">
              <w:rPr>
                <w:rFonts w:cs="Calibri"/>
                <w:color w:val="000000"/>
                <w:szCs w:val="20"/>
              </w:rPr>
              <w:t>126.30</w:t>
            </w:r>
          </w:p>
        </w:tc>
        <w:tc>
          <w:tcPr>
            <w:tcW w:w="1145" w:type="dxa"/>
            <w:shd w:val="clear" w:color="auto" w:fill="auto"/>
            <w:vAlign w:val="bottom"/>
          </w:tcPr>
          <w:p w14:paraId="4594E0F8" w14:textId="77777777" w:rsidR="00BC6704" w:rsidRPr="00D5163E" w:rsidRDefault="00BC6704" w:rsidP="007E081C">
            <w:pPr>
              <w:rPr>
                <w:rFonts w:cs="Calibri"/>
                <w:color w:val="000000"/>
                <w:szCs w:val="20"/>
              </w:rPr>
            </w:pPr>
            <w:r w:rsidRPr="00D5163E">
              <w:rPr>
                <w:rFonts w:cs="Calibri"/>
                <w:color w:val="000000"/>
                <w:szCs w:val="20"/>
              </w:rPr>
              <w:t>99.20</w:t>
            </w:r>
          </w:p>
        </w:tc>
        <w:tc>
          <w:tcPr>
            <w:tcW w:w="1403" w:type="dxa"/>
            <w:shd w:val="clear" w:color="auto" w:fill="auto"/>
            <w:vAlign w:val="bottom"/>
          </w:tcPr>
          <w:p w14:paraId="7B875252" w14:textId="77777777" w:rsidR="00BC6704" w:rsidRPr="00D5163E" w:rsidRDefault="00BC6704" w:rsidP="007E081C">
            <w:pPr>
              <w:rPr>
                <w:rFonts w:cs="Calibri"/>
                <w:color w:val="000000"/>
                <w:szCs w:val="20"/>
              </w:rPr>
            </w:pPr>
            <w:r w:rsidRPr="00D5163E">
              <w:rPr>
                <w:rFonts w:cs="Calibri"/>
                <w:color w:val="000000"/>
                <w:szCs w:val="20"/>
              </w:rPr>
              <w:t>57.59</w:t>
            </w:r>
          </w:p>
        </w:tc>
        <w:tc>
          <w:tcPr>
            <w:tcW w:w="1116" w:type="dxa"/>
            <w:shd w:val="clear" w:color="auto" w:fill="auto"/>
            <w:vAlign w:val="bottom"/>
          </w:tcPr>
          <w:p w14:paraId="116E17E4" w14:textId="77777777" w:rsidR="00BC6704" w:rsidRPr="00D5163E" w:rsidRDefault="00BC6704" w:rsidP="007E081C">
            <w:pPr>
              <w:rPr>
                <w:rFonts w:cs="Calibri"/>
                <w:color w:val="000000"/>
                <w:szCs w:val="20"/>
              </w:rPr>
            </w:pPr>
            <w:r w:rsidRPr="00D5163E">
              <w:rPr>
                <w:rFonts w:cs="Calibri"/>
                <w:color w:val="000000"/>
                <w:szCs w:val="20"/>
              </w:rPr>
              <w:t>8.45</w:t>
            </w:r>
          </w:p>
        </w:tc>
        <w:tc>
          <w:tcPr>
            <w:tcW w:w="1118" w:type="dxa"/>
            <w:shd w:val="clear" w:color="auto" w:fill="auto"/>
            <w:vAlign w:val="bottom"/>
          </w:tcPr>
          <w:p w14:paraId="4797424C" w14:textId="77777777" w:rsidR="00BC6704" w:rsidRPr="00D5163E" w:rsidRDefault="00BC6704" w:rsidP="007E081C">
            <w:pPr>
              <w:rPr>
                <w:rFonts w:cs="Calibri"/>
                <w:color w:val="000000"/>
                <w:szCs w:val="20"/>
              </w:rPr>
            </w:pPr>
            <w:r w:rsidRPr="00D5163E">
              <w:rPr>
                <w:rFonts w:cs="Calibri"/>
                <w:color w:val="000000"/>
                <w:szCs w:val="20"/>
              </w:rPr>
              <w:t>5.26</w:t>
            </w:r>
          </w:p>
        </w:tc>
        <w:tc>
          <w:tcPr>
            <w:tcW w:w="1150" w:type="dxa"/>
            <w:shd w:val="clear" w:color="auto" w:fill="auto"/>
            <w:vAlign w:val="bottom"/>
          </w:tcPr>
          <w:p w14:paraId="10D7277E" w14:textId="77777777" w:rsidR="00BC6704" w:rsidRPr="00D5163E" w:rsidRDefault="00BC6704" w:rsidP="007E081C">
            <w:pPr>
              <w:rPr>
                <w:rFonts w:cs="Calibri"/>
                <w:color w:val="000000"/>
                <w:szCs w:val="20"/>
              </w:rPr>
            </w:pPr>
            <w:r w:rsidRPr="00D5163E">
              <w:rPr>
                <w:rFonts w:cs="Calibri"/>
                <w:color w:val="000000"/>
                <w:szCs w:val="20"/>
              </w:rPr>
              <w:t>4.92</w:t>
            </w:r>
          </w:p>
        </w:tc>
        <w:tc>
          <w:tcPr>
            <w:tcW w:w="1026" w:type="dxa"/>
            <w:shd w:val="clear" w:color="auto" w:fill="auto"/>
            <w:vAlign w:val="bottom"/>
          </w:tcPr>
          <w:p w14:paraId="2912C3FF" w14:textId="77777777" w:rsidR="00BC6704" w:rsidRPr="00D5163E" w:rsidRDefault="00BC6704" w:rsidP="007E081C">
            <w:pPr>
              <w:rPr>
                <w:rFonts w:cs="Calibri"/>
                <w:color w:val="000000"/>
                <w:szCs w:val="20"/>
              </w:rPr>
            </w:pPr>
            <w:r w:rsidRPr="00D5163E">
              <w:rPr>
                <w:rFonts w:cs="Calibri"/>
                <w:color w:val="000000"/>
                <w:szCs w:val="20"/>
              </w:rPr>
              <w:t>301.72</w:t>
            </w:r>
          </w:p>
        </w:tc>
      </w:tr>
      <w:tr w:rsidR="00BC6704" w:rsidRPr="00D5163E" w14:paraId="0FD84766" w14:textId="77777777" w:rsidTr="00696431">
        <w:tc>
          <w:tcPr>
            <w:tcW w:w="1096" w:type="dxa"/>
            <w:shd w:val="clear" w:color="auto" w:fill="auto"/>
            <w:vAlign w:val="bottom"/>
          </w:tcPr>
          <w:p w14:paraId="26FD6DA9" w14:textId="77777777" w:rsidR="00BC6704" w:rsidRPr="00D5163E" w:rsidRDefault="00BC6704" w:rsidP="007E081C">
            <w:pPr>
              <w:rPr>
                <w:rFonts w:cs="Calibri"/>
                <w:color w:val="000000"/>
                <w:szCs w:val="20"/>
              </w:rPr>
            </w:pPr>
            <w:r w:rsidRPr="00D5163E">
              <w:rPr>
                <w:rFonts w:cs="Calibri"/>
                <w:color w:val="000000"/>
                <w:szCs w:val="20"/>
              </w:rPr>
              <w:t>2021</w:t>
            </w:r>
          </w:p>
        </w:tc>
        <w:tc>
          <w:tcPr>
            <w:tcW w:w="1296" w:type="dxa"/>
            <w:shd w:val="clear" w:color="auto" w:fill="auto"/>
            <w:vAlign w:val="bottom"/>
          </w:tcPr>
          <w:p w14:paraId="6364A6FD" w14:textId="77777777" w:rsidR="00BC6704" w:rsidRPr="00D5163E" w:rsidRDefault="00BC6704" w:rsidP="007E081C">
            <w:pPr>
              <w:rPr>
                <w:rFonts w:cs="Calibri"/>
                <w:color w:val="000000"/>
                <w:szCs w:val="20"/>
              </w:rPr>
            </w:pPr>
            <w:r w:rsidRPr="00D5163E">
              <w:rPr>
                <w:rFonts w:cs="Calibri"/>
                <w:color w:val="000000"/>
                <w:szCs w:val="20"/>
              </w:rPr>
              <w:t>136.24</w:t>
            </w:r>
          </w:p>
        </w:tc>
        <w:tc>
          <w:tcPr>
            <w:tcW w:w="1145" w:type="dxa"/>
            <w:shd w:val="clear" w:color="auto" w:fill="auto"/>
            <w:vAlign w:val="bottom"/>
          </w:tcPr>
          <w:p w14:paraId="27671366" w14:textId="77777777" w:rsidR="00BC6704" w:rsidRPr="00D5163E" w:rsidRDefault="00BC6704" w:rsidP="007E081C">
            <w:pPr>
              <w:rPr>
                <w:rFonts w:cs="Calibri"/>
                <w:color w:val="000000"/>
                <w:szCs w:val="20"/>
              </w:rPr>
            </w:pPr>
            <w:r w:rsidRPr="00D5163E">
              <w:rPr>
                <w:rFonts w:cs="Calibri"/>
                <w:color w:val="000000"/>
                <w:szCs w:val="20"/>
              </w:rPr>
              <w:t>109.95</w:t>
            </w:r>
          </w:p>
        </w:tc>
        <w:tc>
          <w:tcPr>
            <w:tcW w:w="1403" w:type="dxa"/>
            <w:shd w:val="clear" w:color="auto" w:fill="auto"/>
            <w:vAlign w:val="bottom"/>
          </w:tcPr>
          <w:p w14:paraId="38600194" w14:textId="77777777" w:rsidR="00BC6704" w:rsidRPr="00D5163E" w:rsidRDefault="00BC6704" w:rsidP="007E081C">
            <w:pPr>
              <w:rPr>
                <w:rFonts w:cs="Calibri"/>
                <w:color w:val="000000"/>
                <w:szCs w:val="20"/>
              </w:rPr>
            </w:pPr>
            <w:r w:rsidRPr="00D5163E">
              <w:rPr>
                <w:rFonts w:cs="Calibri"/>
                <w:color w:val="000000"/>
                <w:szCs w:val="20"/>
              </w:rPr>
              <w:t>63.31</w:t>
            </w:r>
          </w:p>
        </w:tc>
        <w:tc>
          <w:tcPr>
            <w:tcW w:w="1116" w:type="dxa"/>
            <w:shd w:val="clear" w:color="auto" w:fill="auto"/>
            <w:vAlign w:val="bottom"/>
          </w:tcPr>
          <w:p w14:paraId="56295638" w14:textId="77777777" w:rsidR="00BC6704" w:rsidRPr="00D5163E" w:rsidRDefault="00BC6704" w:rsidP="007E081C">
            <w:pPr>
              <w:rPr>
                <w:rFonts w:cs="Calibri"/>
                <w:color w:val="000000"/>
                <w:szCs w:val="20"/>
              </w:rPr>
            </w:pPr>
            <w:r w:rsidRPr="00D5163E">
              <w:rPr>
                <w:rFonts w:cs="Calibri"/>
                <w:color w:val="000000"/>
                <w:szCs w:val="20"/>
              </w:rPr>
              <w:t>9.11</w:t>
            </w:r>
          </w:p>
        </w:tc>
        <w:tc>
          <w:tcPr>
            <w:tcW w:w="1118" w:type="dxa"/>
            <w:shd w:val="clear" w:color="auto" w:fill="auto"/>
            <w:vAlign w:val="bottom"/>
          </w:tcPr>
          <w:p w14:paraId="0ADD78D1" w14:textId="77777777" w:rsidR="00BC6704" w:rsidRPr="00D5163E" w:rsidRDefault="00BC6704" w:rsidP="007E081C">
            <w:pPr>
              <w:rPr>
                <w:rFonts w:cs="Calibri"/>
                <w:color w:val="000000"/>
                <w:szCs w:val="20"/>
              </w:rPr>
            </w:pPr>
            <w:r w:rsidRPr="00D5163E">
              <w:rPr>
                <w:rFonts w:cs="Calibri"/>
                <w:color w:val="000000"/>
                <w:szCs w:val="20"/>
              </w:rPr>
              <w:t>5.67</w:t>
            </w:r>
          </w:p>
        </w:tc>
        <w:tc>
          <w:tcPr>
            <w:tcW w:w="1150" w:type="dxa"/>
            <w:shd w:val="clear" w:color="auto" w:fill="auto"/>
            <w:vAlign w:val="bottom"/>
          </w:tcPr>
          <w:p w14:paraId="6D708E90" w14:textId="77777777" w:rsidR="00BC6704" w:rsidRPr="00D5163E" w:rsidRDefault="00BC6704" w:rsidP="007E081C">
            <w:pPr>
              <w:rPr>
                <w:rFonts w:cs="Calibri"/>
                <w:color w:val="000000"/>
                <w:szCs w:val="20"/>
              </w:rPr>
            </w:pPr>
            <w:r w:rsidRPr="00D5163E">
              <w:rPr>
                <w:rFonts w:cs="Calibri"/>
                <w:color w:val="000000"/>
                <w:szCs w:val="20"/>
              </w:rPr>
              <w:t>5.30</w:t>
            </w:r>
          </w:p>
        </w:tc>
        <w:tc>
          <w:tcPr>
            <w:tcW w:w="1026" w:type="dxa"/>
            <w:shd w:val="clear" w:color="auto" w:fill="auto"/>
            <w:vAlign w:val="bottom"/>
          </w:tcPr>
          <w:p w14:paraId="121A23B3" w14:textId="77777777" w:rsidR="00BC6704" w:rsidRPr="00D5163E" w:rsidRDefault="00BC6704" w:rsidP="007E081C">
            <w:pPr>
              <w:rPr>
                <w:rFonts w:cs="Calibri"/>
                <w:color w:val="000000"/>
                <w:szCs w:val="20"/>
              </w:rPr>
            </w:pPr>
            <w:r w:rsidRPr="00D5163E">
              <w:rPr>
                <w:rFonts w:cs="Calibri"/>
                <w:color w:val="000000"/>
                <w:szCs w:val="20"/>
              </w:rPr>
              <w:t>329.58</w:t>
            </w:r>
          </w:p>
        </w:tc>
      </w:tr>
      <w:tr w:rsidR="00BC6704" w:rsidRPr="00D5163E" w14:paraId="45EE2393" w14:textId="77777777" w:rsidTr="00696431">
        <w:tc>
          <w:tcPr>
            <w:tcW w:w="1096" w:type="dxa"/>
            <w:shd w:val="clear" w:color="auto" w:fill="auto"/>
            <w:vAlign w:val="bottom"/>
          </w:tcPr>
          <w:p w14:paraId="7737BE76" w14:textId="77777777" w:rsidR="00BC6704" w:rsidRPr="00D5163E" w:rsidRDefault="00BC6704" w:rsidP="007E081C">
            <w:pPr>
              <w:rPr>
                <w:rFonts w:cs="Calibri"/>
                <w:color w:val="000000"/>
                <w:szCs w:val="20"/>
              </w:rPr>
            </w:pPr>
            <w:r w:rsidRPr="00D5163E">
              <w:rPr>
                <w:rFonts w:cs="Calibri"/>
                <w:color w:val="000000"/>
                <w:szCs w:val="20"/>
              </w:rPr>
              <w:t>2022</w:t>
            </w:r>
          </w:p>
        </w:tc>
        <w:tc>
          <w:tcPr>
            <w:tcW w:w="1296" w:type="dxa"/>
            <w:shd w:val="clear" w:color="auto" w:fill="auto"/>
            <w:vAlign w:val="bottom"/>
          </w:tcPr>
          <w:p w14:paraId="3092ADBA" w14:textId="77777777" w:rsidR="00BC6704" w:rsidRPr="00D5163E" w:rsidRDefault="00BC6704" w:rsidP="007E081C">
            <w:pPr>
              <w:rPr>
                <w:rFonts w:cs="Calibri"/>
                <w:color w:val="000000"/>
                <w:szCs w:val="20"/>
              </w:rPr>
            </w:pPr>
            <w:r w:rsidRPr="00D5163E">
              <w:rPr>
                <w:rFonts w:cs="Calibri"/>
                <w:color w:val="000000"/>
                <w:szCs w:val="20"/>
              </w:rPr>
              <w:t>145.80</w:t>
            </w:r>
          </w:p>
        </w:tc>
        <w:tc>
          <w:tcPr>
            <w:tcW w:w="1145" w:type="dxa"/>
            <w:shd w:val="clear" w:color="auto" w:fill="auto"/>
            <w:vAlign w:val="bottom"/>
          </w:tcPr>
          <w:p w14:paraId="061F91F7" w14:textId="77777777" w:rsidR="00BC6704" w:rsidRPr="00D5163E" w:rsidRDefault="00BC6704" w:rsidP="007E081C">
            <w:pPr>
              <w:rPr>
                <w:rFonts w:cs="Calibri"/>
                <w:color w:val="000000"/>
                <w:szCs w:val="20"/>
              </w:rPr>
            </w:pPr>
            <w:r w:rsidRPr="00D5163E">
              <w:rPr>
                <w:rFonts w:cs="Calibri"/>
                <w:color w:val="000000"/>
                <w:szCs w:val="20"/>
              </w:rPr>
              <w:t>120.27</w:t>
            </w:r>
          </w:p>
        </w:tc>
        <w:tc>
          <w:tcPr>
            <w:tcW w:w="1403" w:type="dxa"/>
            <w:shd w:val="clear" w:color="auto" w:fill="auto"/>
            <w:vAlign w:val="bottom"/>
          </w:tcPr>
          <w:p w14:paraId="042F5899" w14:textId="77777777" w:rsidR="00BC6704" w:rsidRPr="00D5163E" w:rsidRDefault="00BC6704" w:rsidP="007E081C">
            <w:pPr>
              <w:rPr>
                <w:rFonts w:cs="Calibri"/>
                <w:color w:val="000000"/>
                <w:szCs w:val="20"/>
              </w:rPr>
            </w:pPr>
            <w:r w:rsidRPr="00D5163E">
              <w:rPr>
                <w:rFonts w:cs="Calibri"/>
                <w:color w:val="000000"/>
                <w:szCs w:val="20"/>
              </w:rPr>
              <w:t>69.10</w:t>
            </w:r>
          </w:p>
        </w:tc>
        <w:tc>
          <w:tcPr>
            <w:tcW w:w="1116" w:type="dxa"/>
            <w:shd w:val="clear" w:color="auto" w:fill="auto"/>
            <w:vAlign w:val="bottom"/>
          </w:tcPr>
          <w:p w14:paraId="27668AF9" w14:textId="77777777" w:rsidR="00BC6704" w:rsidRPr="00D5163E" w:rsidRDefault="00BC6704" w:rsidP="007E081C">
            <w:pPr>
              <w:rPr>
                <w:rFonts w:cs="Calibri"/>
                <w:color w:val="000000"/>
                <w:szCs w:val="20"/>
              </w:rPr>
            </w:pPr>
            <w:r w:rsidRPr="00D5163E">
              <w:rPr>
                <w:rFonts w:cs="Calibri"/>
                <w:color w:val="000000"/>
                <w:szCs w:val="20"/>
              </w:rPr>
              <w:t>9.82</w:t>
            </w:r>
          </w:p>
        </w:tc>
        <w:tc>
          <w:tcPr>
            <w:tcW w:w="1118" w:type="dxa"/>
            <w:shd w:val="clear" w:color="auto" w:fill="auto"/>
            <w:vAlign w:val="bottom"/>
          </w:tcPr>
          <w:p w14:paraId="23EE3E70" w14:textId="77777777" w:rsidR="00BC6704" w:rsidRPr="00D5163E" w:rsidRDefault="00BC6704" w:rsidP="007E081C">
            <w:pPr>
              <w:rPr>
                <w:rFonts w:cs="Calibri"/>
                <w:color w:val="000000"/>
                <w:szCs w:val="20"/>
              </w:rPr>
            </w:pPr>
            <w:r w:rsidRPr="00D5163E">
              <w:rPr>
                <w:rFonts w:cs="Calibri"/>
                <w:color w:val="000000"/>
                <w:szCs w:val="20"/>
              </w:rPr>
              <w:t>6.11</w:t>
            </w:r>
          </w:p>
        </w:tc>
        <w:tc>
          <w:tcPr>
            <w:tcW w:w="1150" w:type="dxa"/>
            <w:shd w:val="clear" w:color="auto" w:fill="auto"/>
            <w:vAlign w:val="bottom"/>
          </w:tcPr>
          <w:p w14:paraId="05DE0936" w14:textId="77777777" w:rsidR="00BC6704" w:rsidRPr="00D5163E" w:rsidRDefault="00BC6704" w:rsidP="007E081C">
            <w:pPr>
              <w:rPr>
                <w:rFonts w:cs="Calibri"/>
                <w:color w:val="000000"/>
                <w:szCs w:val="20"/>
              </w:rPr>
            </w:pPr>
            <w:r w:rsidRPr="00D5163E">
              <w:rPr>
                <w:rFonts w:cs="Calibri"/>
                <w:color w:val="000000"/>
                <w:szCs w:val="20"/>
              </w:rPr>
              <w:t>5.72</w:t>
            </w:r>
          </w:p>
        </w:tc>
        <w:tc>
          <w:tcPr>
            <w:tcW w:w="1026" w:type="dxa"/>
            <w:shd w:val="clear" w:color="auto" w:fill="auto"/>
            <w:vAlign w:val="bottom"/>
          </w:tcPr>
          <w:p w14:paraId="32140AC6" w14:textId="77777777" w:rsidR="00BC6704" w:rsidRPr="00D5163E" w:rsidRDefault="00BC6704" w:rsidP="007E081C">
            <w:pPr>
              <w:rPr>
                <w:rFonts w:cs="Calibri"/>
                <w:color w:val="000000"/>
                <w:szCs w:val="20"/>
              </w:rPr>
            </w:pPr>
            <w:r w:rsidRPr="00D5163E">
              <w:rPr>
                <w:rFonts w:cs="Calibri"/>
                <w:color w:val="000000"/>
                <w:szCs w:val="20"/>
              </w:rPr>
              <w:t>356.81</w:t>
            </w:r>
          </w:p>
        </w:tc>
      </w:tr>
      <w:tr w:rsidR="00BC6704" w:rsidRPr="00D5163E" w14:paraId="4926FD3E" w14:textId="77777777" w:rsidTr="00696431">
        <w:tc>
          <w:tcPr>
            <w:tcW w:w="1096" w:type="dxa"/>
            <w:shd w:val="clear" w:color="auto" w:fill="auto"/>
            <w:vAlign w:val="bottom"/>
          </w:tcPr>
          <w:p w14:paraId="5BD7897B" w14:textId="77777777" w:rsidR="00BC6704" w:rsidRPr="00D5163E" w:rsidRDefault="00BC6704" w:rsidP="007E081C">
            <w:pPr>
              <w:rPr>
                <w:rFonts w:cs="Calibri"/>
                <w:color w:val="000000"/>
                <w:szCs w:val="20"/>
              </w:rPr>
            </w:pPr>
            <w:r w:rsidRPr="00D5163E">
              <w:rPr>
                <w:rFonts w:cs="Calibri"/>
                <w:color w:val="000000"/>
                <w:szCs w:val="20"/>
              </w:rPr>
              <w:t>2023</w:t>
            </w:r>
          </w:p>
        </w:tc>
        <w:tc>
          <w:tcPr>
            <w:tcW w:w="1296" w:type="dxa"/>
            <w:shd w:val="clear" w:color="auto" w:fill="auto"/>
            <w:vAlign w:val="bottom"/>
          </w:tcPr>
          <w:p w14:paraId="76C20DAB" w14:textId="77777777" w:rsidR="00BC6704" w:rsidRPr="00D5163E" w:rsidRDefault="00BC6704" w:rsidP="007E081C">
            <w:pPr>
              <w:rPr>
                <w:rFonts w:cs="Calibri"/>
                <w:color w:val="000000"/>
                <w:szCs w:val="20"/>
              </w:rPr>
            </w:pPr>
            <w:r w:rsidRPr="00D5163E">
              <w:rPr>
                <w:rFonts w:cs="Calibri"/>
                <w:color w:val="000000"/>
                <w:szCs w:val="20"/>
              </w:rPr>
              <w:t>155.81</w:t>
            </w:r>
          </w:p>
        </w:tc>
        <w:tc>
          <w:tcPr>
            <w:tcW w:w="1145" w:type="dxa"/>
            <w:shd w:val="clear" w:color="auto" w:fill="auto"/>
            <w:vAlign w:val="bottom"/>
          </w:tcPr>
          <w:p w14:paraId="0D935F19" w14:textId="77777777" w:rsidR="00BC6704" w:rsidRPr="00D5163E" w:rsidRDefault="00BC6704" w:rsidP="007E081C">
            <w:pPr>
              <w:rPr>
                <w:rFonts w:cs="Calibri"/>
                <w:color w:val="000000"/>
                <w:szCs w:val="20"/>
              </w:rPr>
            </w:pPr>
            <w:r w:rsidRPr="00D5163E">
              <w:rPr>
                <w:rFonts w:cs="Calibri"/>
                <w:color w:val="000000"/>
                <w:szCs w:val="20"/>
              </w:rPr>
              <w:t>131.21</w:t>
            </w:r>
          </w:p>
        </w:tc>
        <w:tc>
          <w:tcPr>
            <w:tcW w:w="1403" w:type="dxa"/>
            <w:shd w:val="clear" w:color="auto" w:fill="auto"/>
            <w:vAlign w:val="bottom"/>
          </w:tcPr>
          <w:p w14:paraId="69B3ECDD" w14:textId="77777777" w:rsidR="00BC6704" w:rsidRPr="00D5163E" w:rsidRDefault="00BC6704" w:rsidP="007E081C">
            <w:pPr>
              <w:rPr>
                <w:rFonts w:cs="Calibri"/>
                <w:color w:val="000000"/>
                <w:szCs w:val="20"/>
              </w:rPr>
            </w:pPr>
            <w:r w:rsidRPr="00D5163E">
              <w:rPr>
                <w:rFonts w:cs="Calibri"/>
                <w:color w:val="000000"/>
                <w:szCs w:val="20"/>
              </w:rPr>
              <w:t>75.41</w:t>
            </w:r>
          </w:p>
        </w:tc>
        <w:tc>
          <w:tcPr>
            <w:tcW w:w="1116" w:type="dxa"/>
            <w:shd w:val="clear" w:color="auto" w:fill="auto"/>
            <w:vAlign w:val="bottom"/>
          </w:tcPr>
          <w:p w14:paraId="3692CFA0" w14:textId="77777777" w:rsidR="00BC6704" w:rsidRPr="00D5163E" w:rsidRDefault="00BC6704" w:rsidP="007E081C">
            <w:pPr>
              <w:rPr>
                <w:rFonts w:cs="Calibri"/>
                <w:color w:val="000000"/>
                <w:szCs w:val="20"/>
              </w:rPr>
            </w:pPr>
            <w:r w:rsidRPr="00D5163E">
              <w:rPr>
                <w:rFonts w:cs="Calibri"/>
                <w:color w:val="000000"/>
                <w:szCs w:val="20"/>
              </w:rPr>
              <w:t>10.58</w:t>
            </w:r>
          </w:p>
        </w:tc>
        <w:tc>
          <w:tcPr>
            <w:tcW w:w="1118" w:type="dxa"/>
            <w:shd w:val="clear" w:color="auto" w:fill="auto"/>
            <w:vAlign w:val="bottom"/>
          </w:tcPr>
          <w:p w14:paraId="3933F1D6" w14:textId="77777777" w:rsidR="00BC6704" w:rsidRPr="00D5163E" w:rsidRDefault="00BC6704" w:rsidP="007E081C">
            <w:pPr>
              <w:rPr>
                <w:rFonts w:cs="Calibri"/>
                <w:color w:val="000000"/>
                <w:szCs w:val="20"/>
              </w:rPr>
            </w:pPr>
            <w:r w:rsidRPr="00D5163E">
              <w:rPr>
                <w:rFonts w:cs="Calibri"/>
                <w:color w:val="000000"/>
                <w:szCs w:val="20"/>
              </w:rPr>
              <w:t>6.59</w:t>
            </w:r>
          </w:p>
        </w:tc>
        <w:tc>
          <w:tcPr>
            <w:tcW w:w="1150" w:type="dxa"/>
            <w:shd w:val="clear" w:color="auto" w:fill="auto"/>
            <w:vAlign w:val="bottom"/>
          </w:tcPr>
          <w:p w14:paraId="18D167E0" w14:textId="77777777" w:rsidR="00BC6704" w:rsidRPr="00D5163E" w:rsidRDefault="00BC6704" w:rsidP="007E081C">
            <w:pPr>
              <w:rPr>
                <w:rFonts w:cs="Calibri"/>
                <w:color w:val="000000"/>
                <w:szCs w:val="20"/>
              </w:rPr>
            </w:pPr>
            <w:r w:rsidRPr="00D5163E">
              <w:rPr>
                <w:rFonts w:cs="Calibri"/>
                <w:color w:val="000000"/>
                <w:szCs w:val="20"/>
              </w:rPr>
              <w:t>6.16</w:t>
            </w:r>
          </w:p>
        </w:tc>
        <w:tc>
          <w:tcPr>
            <w:tcW w:w="1026" w:type="dxa"/>
            <w:shd w:val="clear" w:color="auto" w:fill="auto"/>
            <w:vAlign w:val="bottom"/>
          </w:tcPr>
          <w:p w14:paraId="348ABAA4" w14:textId="77777777" w:rsidR="00BC6704" w:rsidRPr="00D5163E" w:rsidRDefault="00BC6704" w:rsidP="007E081C">
            <w:pPr>
              <w:rPr>
                <w:rFonts w:cs="Calibri"/>
                <w:color w:val="000000"/>
                <w:szCs w:val="20"/>
              </w:rPr>
            </w:pPr>
            <w:r w:rsidRPr="00D5163E">
              <w:rPr>
                <w:rFonts w:cs="Calibri"/>
                <w:color w:val="000000"/>
                <w:szCs w:val="20"/>
              </w:rPr>
              <w:t>385.75</w:t>
            </w:r>
          </w:p>
        </w:tc>
      </w:tr>
      <w:tr w:rsidR="00BC6704" w:rsidRPr="00D5163E" w14:paraId="5E0FBA56" w14:textId="77777777" w:rsidTr="00696431">
        <w:tc>
          <w:tcPr>
            <w:tcW w:w="1096" w:type="dxa"/>
            <w:shd w:val="clear" w:color="auto" w:fill="auto"/>
            <w:vAlign w:val="bottom"/>
          </w:tcPr>
          <w:p w14:paraId="77CE214A" w14:textId="77777777" w:rsidR="00BC6704" w:rsidRPr="00D5163E" w:rsidRDefault="00BC6704" w:rsidP="007E081C">
            <w:pPr>
              <w:rPr>
                <w:rFonts w:cs="Calibri"/>
                <w:color w:val="000000"/>
                <w:szCs w:val="20"/>
              </w:rPr>
            </w:pPr>
            <w:r w:rsidRPr="00D5163E">
              <w:rPr>
                <w:rFonts w:cs="Calibri"/>
                <w:color w:val="000000"/>
                <w:szCs w:val="20"/>
              </w:rPr>
              <w:t>2024</w:t>
            </w:r>
          </w:p>
        </w:tc>
        <w:tc>
          <w:tcPr>
            <w:tcW w:w="1296" w:type="dxa"/>
            <w:shd w:val="clear" w:color="auto" w:fill="auto"/>
            <w:vAlign w:val="bottom"/>
          </w:tcPr>
          <w:p w14:paraId="39E0180F" w14:textId="77777777" w:rsidR="00BC6704" w:rsidRPr="00D5163E" w:rsidRDefault="00BC6704" w:rsidP="007E081C">
            <w:pPr>
              <w:rPr>
                <w:rFonts w:cs="Calibri"/>
                <w:color w:val="000000"/>
                <w:szCs w:val="20"/>
              </w:rPr>
            </w:pPr>
            <w:r w:rsidRPr="00D5163E">
              <w:rPr>
                <w:rFonts w:cs="Calibri"/>
                <w:color w:val="000000"/>
                <w:szCs w:val="20"/>
              </w:rPr>
              <w:t>166.37</w:t>
            </w:r>
          </w:p>
        </w:tc>
        <w:tc>
          <w:tcPr>
            <w:tcW w:w="1145" w:type="dxa"/>
            <w:shd w:val="clear" w:color="auto" w:fill="auto"/>
            <w:vAlign w:val="bottom"/>
          </w:tcPr>
          <w:p w14:paraId="6507BACF" w14:textId="77777777" w:rsidR="00BC6704" w:rsidRPr="00D5163E" w:rsidRDefault="00BC6704" w:rsidP="007E081C">
            <w:pPr>
              <w:rPr>
                <w:rFonts w:cs="Calibri"/>
                <w:color w:val="000000"/>
                <w:szCs w:val="20"/>
              </w:rPr>
            </w:pPr>
            <w:r w:rsidRPr="00D5163E">
              <w:rPr>
                <w:rFonts w:cs="Calibri"/>
                <w:color w:val="000000"/>
                <w:szCs w:val="20"/>
              </w:rPr>
              <w:t>143.24</w:t>
            </w:r>
          </w:p>
        </w:tc>
        <w:tc>
          <w:tcPr>
            <w:tcW w:w="1403" w:type="dxa"/>
            <w:shd w:val="clear" w:color="auto" w:fill="auto"/>
            <w:vAlign w:val="bottom"/>
          </w:tcPr>
          <w:p w14:paraId="74967C59" w14:textId="77777777" w:rsidR="00BC6704" w:rsidRPr="00D5163E" w:rsidRDefault="00BC6704" w:rsidP="007E081C">
            <w:pPr>
              <w:rPr>
                <w:rFonts w:cs="Calibri"/>
                <w:color w:val="000000"/>
                <w:szCs w:val="20"/>
              </w:rPr>
            </w:pPr>
            <w:r w:rsidRPr="00D5163E">
              <w:rPr>
                <w:rFonts w:cs="Calibri"/>
                <w:color w:val="000000"/>
                <w:szCs w:val="20"/>
              </w:rPr>
              <w:t>82.26</w:t>
            </w:r>
          </w:p>
        </w:tc>
        <w:tc>
          <w:tcPr>
            <w:tcW w:w="1116" w:type="dxa"/>
            <w:shd w:val="clear" w:color="auto" w:fill="auto"/>
            <w:vAlign w:val="bottom"/>
          </w:tcPr>
          <w:p w14:paraId="4C2D6AC7" w14:textId="77777777" w:rsidR="00BC6704" w:rsidRPr="00D5163E" w:rsidRDefault="00BC6704" w:rsidP="007E081C">
            <w:pPr>
              <w:rPr>
                <w:rFonts w:cs="Calibri"/>
                <w:color w:val="000000"/>
                <w:szCs w:val="20"/>
              </w:rPr>
            </w:pPr>
            <w:r w:rsidRPr="00D5163E">
              <w:rPr>
                <w:rFonts w:cs="Calibri"/>
                <w:color w:val="000000"/>
                <w:szCs w:val="20"/>
              </w:rPr>
              <w:t>11.40</w:t>
            </w:r>
          </w:p>
        </w:tc>
        <w:tc>
          <w:tcPr>
            <w:tcW w:w="1118" w:type="dxa"/>
            <w:shd w:val="clear" w:color="auto" w:fill="auto"/>
            <w:vAlign w:val="bottom"/>
          </w:tcPr>
          <w:p w14:paraId="0566254B" w14:textId="77777777" w:rsidR="00BC6704" w:rsidRPr="00D5163E" w:rsidRDefault="00BC6704" w:rsidP="007E081C">
            <w:pPr>
              <w:rPr>
                <w:rFonts w:cs="Calibri"/>
                <w:color w:val="000000"/>
                <w:szCs w:val="20"/>
              </w:rPr>
            </w:pPr>
            <w:r w:rsidRPr="00D5163E">
              <w:rPr>
                <w:rFonts w:cs="Calibri"/>
                <w:color w:val="000000"/>
                <w:szCs w:val="20"/>
              </w:rPr>
              <w:t>7.10</w:t>
            </w:r>
          </w:p>
        </w:tc>
        <w:tc>
          <w:tcPr>
            <w:tcW w:w="1150" w:type="dxa"/>
            <w:shd w:val="clear" w:color="auto" w:fill="auto"/>
            <w:vAlign w:val="bottom"/>
          </w:tcPr>
          <w:p w14:paraId="3AB16F49" w14:textId="77777777" w:rsidR="00BC6704" w:rsidRPr="00D5163E" w:rsidRDefault="00BC6704" w:rsidP="007E081C">
            <w:pPr>
              <w:rPr>
                <w:rFonts w:cs="Calibri"/>
                <w:color w:val="000000"/>
                <w:szCs w:val="20"/>
              </w:rPr>
            </w:pPr>
            <w:r w:rsidRPr="00D5163E">
              <w:rPr>
                <w:rFonts w:cs="Calibri"/>
                <w:color w:val="000000"/>
                <w:szCs w:val="20"/>
              </w:rPr>
              <w:t>6.64</w:t>
            </w:r>
          </w:p>
        </w:tc>
        <w:tc>
          <w:tcPr>
            <w:tcW w:w="1026" w:type="dxa"/>
            <w:shd w:val="clear" w:color="auto" w:fill="auto"/>
            <w:vAlign w:val="bottom"/>
          </w:tcPr>
          <w:p w14:paraId="44071079" w14:textId="77777777" w:rsidR="00BC6704" w:rsidRPr="00D5163E" w:rsidRDefault="00BC6704" w:rsidP="007E081C">
            <w:pPr>
              <w:rPr>
                <w:rFonts w:cs="Calibri"/>
                <w:color w:val="000000"/>
                <w:szCs w:val="20"/>
              </w:rPr>
            </w:pPr>
            <w:r w:rsidRPr="00D5163E">
              <w:rPr>
                <w:rFonts w:cs="Calibri"/>
                <w:color w:val="000000"/>
                <w:szCs w:val="20"/>
              </w:rPr>
              <w:t>417.00</w:t>
            </w:r>
          </w:p>
        </w:tc>
      </w:tr>
      <w:tr w:rsidR="00BC6704" w:rsidRPr="00D5163E" w14:paraId="608CDC83" w14:textId="77777777" w:rsidTr="00696431">
        <w:tc>
          <w:tcPr>
            <w:tcW w:w="1096" w:type="dxa"/>
            <w:shd w:val="clear" w:color="auto" w:fill="auto"/>
            <w:vAlign w:val="bottom"/>
          </w:tcPr>
          <w:p w14:paraId="1C6C60EB" w14:textId="77777777" w:rsidR="00BC6704" w:rsidRPr="00D5163E" w:rsidRDefault="00BC6704" w:rsidP="007E081C">
            <w:pPr>
              <w:rPr>
                <w:rFonts w:cs="Calibri"/>
                <w:color w:val="000000"/>
                <w:szCs w:val="20"/>
              </w:rPr>
            </w:pPr>
            <w:r w:rsidRPr="00D5163E">
              <w:rPr>
                <w:rFonts w:cs="Calibri"/>
                <w:color w:val="000000"/>
                <w:szCs w:val="20"/>
              </w:rPr>
              <w:t>2025</w:t>
            </w:r>
          </w:p>
        </w:tc>
        <w:tc>
          <w:tcPr>
            <w:tcW w:w="1296" w:type="dxa"/>
            <w:shd w:val="clear" w:color="auto" w:fill="auto"/>
            <w:vAlign w:val="bottom"/>
          </w:tcPr>
          <w:p w14:paraId="04CECB86" w14:textId="77777777" w:rsidR="00BC6704" w:rsidRPr="00D5163E" w:rsidRDefault="00BC6704" w:rsidP="007E081C">
            <w:pPr>
              <w:rPr>
                <w:rFonts w:cs="Calibri"/>
                <w:color w:val="000000"/>
                <w:szCs w:val="20"/>
              </w:rPr>
            </w:pPr>
            <w:r w:rsidRPr="00D5163E">
              <w:rPr>
                <w:rFonts w:cs="Calibri"/>
                <w:color w:val="000000"/>
                <w:szCs w:val="20"/>
              </w:rPr>
              <w:t>177.50</w:t>
            </w:r>
          </w:p>
        </w:tc>
        <w:tc>
          <w:tcPr>
            <w:tcW w:w="1145" w:type="dxa"/>
            <w:shd w:val="clear" w:color="auto" w:fill="auto"/>
            <w:vAlign w:val="bottom"/>
          </w:tcPr>
          <w:p w14:paraId="0C629758" w14:textId="77777777" w:rsidR="00BC6704" w:rsidRPr="00D5163E" w:rsidRDefault="00BC6704" w:rsidP="007E081C">
            <w:pPr>
              <w:rPr>
                <w:rFonts w:cs="Calibri"/>
                <w:color w:val="000000"/>
                <w:szCs w:val="20"/>
              </w:rPr>
            </w:pPr>
            <w:r w:rsidRPr="00D5163E">
              <w:rPr>
                <w:rFonts w:cs="Calibri"/>
                <w:color w:val="000000"/>
                <w:szCs w:val="20"/>
              </w:rPr>
              <w:t>155.43</w:t>
            </w:r>
          </w:p>
        </w:tc>
        <w:tc>
          <w:tcPr>
            <w:tcW w:w="1403" w:type="dxa"/>
            <w:shd w:val="clear" w:color="auto" w:fill="auto"/>
            <w:vAlign w:val="bottom"/>
          </w:tcPr>
          <w:p w14:paraId="3D54BF45" w14:textId="77777777" w:rsidR="00BC6704" w:rsidRPr="00D5163E" w:rsidRDefault="00BC6704" w:rsidP="007E081C">
            <w:pPr>
              <w:rPr>
                <w:rFonts w:cs="Calibri"/>
                <w:color w:val="000000"/>
                <w:szCs w:val="20"/>
              </w:rPr>
            </w:pPr>
            <w:r w:rsidRPr="00D5163E">
              <w:rPr>
                <w:rFonts w:cs="Calibri"/>
                <w:color w:val="000000"/>
                <w:szCs w:val="20"/>
              </w:rPr>
              <w:t>89.82</w:t>
            </w:r>
          </w:p>
        </w:tc>
        <w:tc>
          <w:tcPr>
            <w:tcW w:w="1116" w:type="dxa"/>
            <w:shd w:val="clear" w:color="auto" w:fill="auto"/>
            <w:vAlign w:val="bottom"/>
          </w:tcPr>
          <w:p w14:paraId="773A8BA9" w14:textId="77777777" w:rsidR="00BC6704" w:rsidRPr="00D5163E" w:rsidRDefault="00BC6704" w:rsidP="007E081C">
            <w:pPr>
              <w:rPr>
                <w:rFonts w:cs="Calibri"/>
                <w:color w:val="000000"/>
                <w:szCs w:val="20"/>
              </w:rPr>
            </w:pPr>
            <w:r w:rsidRPr="00D5163E">
              <w:rPr>
                <w:rFonts w:cs="Calibri"/>
                <w:color w:val="000000"/>
                <w:szCs w:val="20"/>
              </w:rPr>
              <w:t>12.29</w:t>
            </w:r>
          </w:p>
        </w:tc>
        <w:tc>
          <w:tcPr>
            <w:tcW w:w="1118" w:type="dxa"/>
            <w:shd w:val="clear" w:color="auto" w:fill="auto"/>
            <w:vAlign w:val="bottom"/>
          </w:tcPr>
          <w:p w14:paraId="1C0CCB2E" w14:textId="77777777" w:rsidR="00BC6704" w:rsidRPr="00D5163E" w:rsidRDefault="00BC6704" w:rsidP="007E081C">
            <w:pPr>
              <w:rPr>
                <w:rFonts w:cs="Calibri"/>
                <w:color w:val="000000"/>
                <w:szCs w:val="20"/>
              </w:rPr>
            </w:pPr>
            <w:r w:rsidRPr="00D5163E">
              <w:rPr>
                <w:rFonts w:cs="Calibri"/>
                <w:color w:val="000000"/>
                <w:szCs w:val="20"/>
              </w:rPr>
              <w:t>7.65</w:t>
            </w:r>
          </w:p>
        </w:tc>
        <w:tc>
          <w:tcPr>
            <w:tcW w:w="1150" w:type="dxa"/>
            <w:shd w:val="clear" w:color="auto" w:fill="auto"/>
            <w:vAlign w:val="bottom"/>
          </w:tcPr>
          <w:p w14:paraId="31DB760F" w14:textId="77777777" w:rsidR="00BC6704" w:rsidRPr="00D5163E" w:rsidRDefault="00BC6704" w:rsidP="007E081C">
            <w:pPr>
              <w:rPr>
                <w:rFonts w:cs="Calibri"/>
                <w:color w:val="000000"/>
                <w:szCs w:val="20"/>
              </w:rPr>
            </w:pPr>
            <w:r w:rsidRPr="00D5163E">
              <w:rPr>
                <w:rFonts w:cs="Calibri"/>
                <w:color w:val="000000"/>
                <w:szCs w:val="20"/>
              </w:rPr>
              <w:t>7.15</w:t>
            </w:r>
          </w:p>
        </w:tc>
        <w:tc>
          <w:tcPr>
            <w:tcW w:w="1026" w:type="dxa"/>
            <w:shd w:val="clear" w:color="auto" w:fill="auto"/>
            <w:vAlign w:val="bottom"/>
          </w:tcPr>
          <w:p w14:paraId="4B4CE8D4" w14:textId="77777777" w:rsidR="00BC6704" w:rsidRPr="00D5163E" w:rsidRDefault="00BC6704" w:rsidP="007E081C">
            <w:pPr>
              <w:rPr>
                <w:rFonts w:cs="Calibri"/>
                <w:color w:val="000000"/>
                <w:szCs w:val="20"/>
              </w:rPr>
            </w:pPr>
            <w:r w:rsidRPr="00D5163E">
              <w:rPr>
                <w:rFonts w:cs="Calibri"/>
                <w:color w:val="000000"/>
                <w:szCs w:val="20"/>
              </w:rPr>
              <w:t>449.84</w:t>
            </w:r>
          </w:p>
        </w:tc>
      </w:tr>
      <w:tr w:rsidR="00BC6704" w:rsidRPr="00D5163E" w14:paraId="7A29DC00" w14:textId="77777777" w:rsidTr="00696431">
        <w:tc>
          <w:tcPr>
            <w:tcW w:w="1096" w:type="dxa"/>
            <w:shd w:val="clear" w:color="auto" w:fill="auto"/>
            <w:vAlign w:val="bottom"/>
          </w:tcPr>
          <w:p w14:paraId="16F48315" w14:textId="77777777" w:rsidR="00BC6704" w:rsidRPr="00D5163E" w:rsidRDefault="00BC6704" w:rsidP="007E081C">
            <w:pPr>
              <w:rPr>
                <w:rFonts w:cs="Calibri"/>
                <w:color w:val="000000"/>
                <w:szCs w:val="20"/>
              </w:rPr>
            </w:pPr>
            <w:r w:rsidRPr="00D5163E">
              <w:rPr>
                <w:rFonts w:cs="Calibri"/>
                <w:color w:val="000000"/>
                <w:szCs w:val="20"/>
              </w:rPr>
              <w:t>2026</w:t>
            </w:r>
          </w:p>
        </w:tc>
        <w:tc>
          <w:tcPr>
            <w:tcW w:w="1296" w:type="dxa"/>
            <w:shd w:val="clear" w:color="auto" w:fill="auto"/>
            <w:vAlign w:val="bottom"/>
          </w:tcPr>
          <w:p w14:paraId="3D5568E9" w14:textId="77777777" w:rsidR="00BC6704" w:rsidRPr="00D5163E" w:rsidRDefault="00BC6704" w:rsidP="007E081C">
            <w:pPr>
              <w:rPr>
                <w:rFonts w:cs="Calibri"/>
                <w:color w:val="000000"/>
                <w:szCs w:val="20"/>
              </w:rPr>
            </w:pPr>
            <w:r w:rsidRPr="00D5163E">
              <w:rPr>
                <w:rFonts w:cs="Calibri"/>
                <w:color w:val="000000"/>
                <w:szCs w:val="20"/>
              </w:rPr>
              <w:t>189.23</w:t>
            </w:r>
          </w:p>
        </w:tc>
        <w:tc>
          <w:tcPr>
            <w:tcW w:w="1145" w:type="dxa"/>
            <w:shd w:val="clear" w:color="auto" w:fill="auto"/>
            <w:vAlign w:val="bottom"/>
          </w:tcPr>
          <w:p w14:paraId="10A699E6" w14:textId="77777777" w:rsidR="00BC6704" w:rsidRPr="00D5163E" w:rsidRDefault="00BC6704" w:rsidP="007E081C">
            <w:pPr>
              <w:rPr>
                <w:rFonts w:cs="Calibri"/>
                <w:color w:val="000000"/>
                <w:szCs w:val="20"/>
              </w:rPr>
            </w:pPr>
            <w:r w:rsidRPr="00D5163E">
              <w:rPr>
                <w:rFonts w:cs="Calibri"/>
                <w:color w:val="000000"/>
                <w:szCs w:val="20"/>
              </w:rPr>
              <w:t>166.61</w:t>
            </w:r>
          </w:p>
        </w:tc>
        <w:tc>
          <w:tcPr>
            <w:tcW w:w="1403" w:type="dxa"/>
            <w:shd w:val="clear" w:color="auto" w:fill="auto"/>
            <w:vAlign w:val="bottom"/>
          </w:tcPr>
          <w:p w14:paraId="626ACB91" w14:textId="77777777" w:rsidR="00BC6704" w:rsidRPr="00D5163E" w:rsidRDefault="00BC6704" w:rsidP="007E081C">
            <w:pPr>
              <w:rPr>
                <w:rFonts w:cs="Calibri"/>
                <w:color w:val="000000"/>
                <w:szCs w:val="20"/>
              </w:rPr>
            </w:pPr>
            <w:r w:rsidRPr="00D5163E">
              <w:rPr>
                <w:rFonts w:cs="Calibri"/>
                <w:color w:val="000000"/>
                <w:szCs w:val="20"/>
              </w:rPr>
              <w:t>97.94</w:t>
            </w:r>
          </w:p>
        </w:tc>
        <w:tc>
          <w:tcPr>
            <w:tcW w:w="1116" w:type="dxa"/>
            <w:shd w:val="clear" w:color="auto" w:fill="auto"/>
            <w:vAlign w:val="bottom"/>
          </w:tcPr>
          <w:p w14:paraId="361070AA" w14:textId="77777777" w:rsidR="00BC6704" w:rsidRPr="00D5163E" w:rsidRDefault="00BC6704" w:rsidP="007E081C">
            <w:pPr>
              <w:rPr>
                <w:rFonts w:cs="Calibri"/>
                <w:color w:val="000000"/>
                <w:szCs w:val="20"/>
              </w:rPr>
            </w:pPr>
            <w:r w:rsidRPr="00D5163E">
              <w:rPr>
                <w:rFonts w:cs="Calibri"/>
                <w:color w:val="000000"/>
                <w:szCs w:val="20"/>
              </w:rPr>
              <w:t>13.23</w:t>
            </w:r>
          </w:p>
        </w:tc>
        <w:tc>
          <w:tcPr>
            <w:tcW w:w="1118" w:type="dxa"/>
            <w:shd w:val="clear" w:color="auto" w:fill="auto"/>
            <w:vAlign w:val="bottom"/>
          </w:tcPr>
          <w:p w14:paraId="2FBEEE52" w14:textId="77777777" w:rsidR="00BC6704" w:rsidRPr="00D5163E" w:rsidRDefault="00BC6704" w:rsidP="007E081C">
            <w:pPr>
              <w:rPr>
                <w:rFonts w:cs="Calibri"/>
                <w:color w:val="000000"/>
                <w:szCs w:val="20"/>
              </w:rPr>
            </w:pPr>
            <w:r w:rsidRPr="00D5163E">
              <w:rPr>
                <w:rFonts w:cs="Calibri"/>
                <w:color w:val="000000"/>
                <w:szCs w:val="20"/>
              </w:rPr>
              <w:t>8.24</w:t>
            </w:r>
          </w:p>
        </w:tc>
        <w:tc>
          <w:tcPr>
            <w:tcW w:w="1150" w:type="dxa"/>
            <w:shd w:val="clear" w:color="auto" w:fill="auto"/>
            <w:vAlign w:val="bottom"/>
          </w:tcPr>
          <w:p w14:paraId="4AC97AFB" w14:textId="77777777" w:rsidR="00BC6704" w:rsidRPr="00D5163E" w:rsidRDefault="00BC6704" w:rsidP="007E081C">
            <w:pPr>
              <w:rPr>
                <w:rFonts w:cs="Calibri"/>
                <w:color w:val="000000"/>
                <w:szCs w:val="20"/>
              </w:rPr>
            </w:pPr>
            <w:r w:rsidRPr="00D5163E">
              <w:rPr>
                <w:rFonts w:cs="Calibri"/>
                <w:color w:val="000000"/>
                <w:szCs w:val="20"/>
              </w:rPr>
              <w:t>7.71</w:t>
            </w:r>
          </w:p>
        </w:tc>
        <w:tc>
          <w:tcPr>
            <w:tcW w:w="1026" w:type="dxa"/>
            <w:shd w:val="clear" w:color="auto" w:fill="auto"/>
            <w:vAlign w:val="bottom"/>
          </w:tcPr>
          <w:p w14:paraId="2E7FDC0E" w14:textId="77777777" w:rsidR="00BC6704" w:rsidRPr="00D5163E" w:rsidRDefault="00BC6704" w:rsidP="007E081C">
            <w:pPr>
              <w:rPr>
                <w:rFonts w:cs="Calibri"/>
                <w:color w:val="000000"/>
                <w:szCs w:val="20"/>
              </w:rPr>
            </w:pPr>
            <w:r w:rsidRPr="00D5163E">
              <w:rPr>
                <w:rFonts w:cs="Calibri"/>
                <w:color w:val="000000"/>
                <w:szCs w:val="20"/>
              </w:rPr>
              <w:t>482.97</w:t>
            </w:r>
          </w:p>
        </w:tc>
      </w:tr>
      <w:tr w:rsidR="00BC6704" w:rsidRPr="00D5163E" w14:paraId="106F6CC9" w14:textId="77777777" w:rsidTr="00696431">
        <w:tc>
          <w:tcPr>
            <w:tcW w:w="1096" w:type="dxa"/>
            <w:shd w:val="clear" w:color="auto" w:fill="auto"/>
            <w:vAlign w:val="bottom"/>
          </w:tcPr>
          <w:p w14:paraId="32E9E0D0" w14:textId="77777777" w:rsidR="00BC6704" w:rsidRPr="00D5163E" w:rsidRDefault="00BC6704" w:rsidP="007E081C">
            <w:pPr>
              <w:rPr>
                <w:rFonts w:cs="Calibri"/>
                <w:color w:val="000000"/>
                <w:szCs w:val="20"/>
              </w:rPr>
            </w:pPr>
            <w:r w:rsidRPr="00D5163E">
              <w:rPr>
                <w:rFonts w:cs="Calibri"/>
                <w:color w:val="000000"/>
                <w:szCs w:val="20"/>
              </w:rPr>
              <w:lastRenderedPageBreak/>
              <w:t>2027</w:t>
            </w:r>
          </w:p>
        </w:tc>
        <w:tc>
          <w:tcPr>
            <w:tcW w:w="1296" w:type="dxa"/>
            <w:shd w:val="clear" w:color="auto" w:fill="auto"/>
            <w:vAlign w:val="bottom"/>
          </w:tcPr>
          <w:p w14:paraId="51626C4B" w14:textId="77777777" w:rsidR="00BC6704" w:rsidRPr="00D5163E" w:rsidRDefault="00BC6704" w:rsidP="007E081C">
            <w:pPr>
              <w:rPr>
                <w:rFonts w:cs="Calibri"/>
                <w:color w:val="000000"/>
                <w:szCs w:val="20"/>
              </w:rPr>
            </w:pPr>
            <w:r w:rsidRPr="00D5163E">
              <w:rPr>
                <w:rFonts w:cs="Calibri"/>
                <w:color w:val="000000"/>
                <w:szCs w:val="20"/>
              </w:rPr>
              <w:t>201.58</w:t>
            </w:r>
          </w:p>
        </w:tc>
        <w:tc>
          <w:tcPr>
            <w:tcW w:w="1145" w:type="dxa"/>
            <w:shd w:val="clear" w:color="auto" w:fill="auto"/>
            <w:vAlign w:val="bottom"/>
          </w:tcPr>
          <w:p w14:paraId="47E16631" w14:textId="77777777" w:rsidR="00BC6704" w:rsidRPr="00D5163E" w:rsidRDefault="00BC6704" w:rsidP="007E081C">
            <w:pPr>
              <w:rPr>
                <w:rFonts w:cs="Calibri"/>
                <w:color w:val="000000"/>
                <w:szCs w:val="20"/>
              </w:rPr>
            </w:pPr>
            <w:r w:rsidRPr="00D5163E">
              <w:rPr>
                <w:rFonts w:cs="Calibri"/>
                <w:color w:val="000000"/>
                <w:szCs w:val="20"/>
              </w:rPr>
              <w:t>178.72</w:t>
            </w:r>
          </w:p>
        </w:tc>
        <w:tc>
          <w:tcPr>
            <w:tcW w:w="1403" w:type="dxa"/>
            <w:shd w:val="clear" w:color="auto" w:fill="auto"/>
            <w:vAlign w:val="bottom"/>
          </w:tcPr>
          <w:p w14:paraId="2D1A43B0" w14:textId="77777777" w:rsidR="00BC6704" w:rsidRPr="00D5163E" w:rsidRDefault="00BC6704" w:rsidP="007E081C">
            <w:pPr>
              <w:rPr>
                <w:rFonts w:cs="Calibri"/>
                <w:color w:val="000000"/>
                <w:szCs w:val="20"/>
              </w:rPr>
            </w:pPr>
            <w:r w:rsidRPr="00D5163E">
              <w:rPr>
                <w:rFonts w:cs="Calibri"/>
                <w:color w:val="000000"/>
                <w:szCs w:val="20"/>
              </w:rPr>
              <w:t>106.76</w:t>
            </w:r>
          </w:p>
        </w:tc>
        <w:tc>
          <w:tcPr>
            <w:tcW w:w="1116" w:type="dxa"/>
            <w:shd w:val="clear" w:color="auto" w:fill="auto"/>
            <w:vAlign w:val="bottom"/>
          </w:tcPr>
          <w:p w14:paraId="63A38144" w14:textId="77777777" w:rsidR="00BC6704" w:rsidRPr="00D5163E" w:rsidRDefault="00BC6704" w:rsidP="007E081C">
            <w:pPr>
              <w:rPr>
                <w:rFonts w:cs="Calibri"/>
                <w:color w:val="000000"/>
                <w:szCs w:val="20"/>
              </w:rPr>
            </w:pPr>
            <w:r w:rsidRPr="00D5163E">
              <w:rPr>
                <w:rFonts w:cs="Calibri"/>
                <w:color w:val="000000"/>
                <w:szCs w:val="20"/>
              </w:rPr>
              <w:t>14.26</w:t>
            </w:r>
          </w:p>
        </w:tc>
        <w:tc>
          <w:tcPr>
            <w:tcW w:w="1118" w:type="dxa"/>
            <w:shd w:val="clear" w:color="auto" w:fill="auto"/>
            <w:vAlign w:val="bottom"/>
          </w:tcPr>
          <w:p w14:paraId="12A2EEBD" w14:textId="77777777" w:rsidR="00BC6704" w:rsidRPr="00D5163E" w:rsidRDefault="00BC6704" w:rsidP="007E081C">
            <w:pPr>
              <w:rPr>
                <w:rFonts w:cs="Calibri"/>
                <w:color w:val="000000"/>
                <w:szCs w:val="20"/>
              </w:rPr>
            </w:pPr>
            <w:r w:rsidRPr="00D5163E">
              <w:rPr>
                <w:rFonts w:cs="Calibri"/>
                <w:color w:val="000000"/>
                <w:szCs w:val="20"/>
              </w:rPr>
              <w:t>8.88</w:t>
            </w:r>
          </w:p>
        </w:tc>
        <w:tc>
          <w:tcPr>
            <w:tcW w:w="1150" w:type="dxa"/>
            <w:shd w:val="clear" w:color="auto" w:fill="auto"/>
            <w:vAlign w:val="bottom"/>
          </w:tcPr>
          <w:p w14:paraId="0FAD84C2" w14:textId="77777777" w:rsidR="00BC6704" w:rsidRPr="00D5163E" w:rsidRDefault="00BC6704" w:rsidP="007E081C">
            <w:pPr>
              <w:rPr>
                <w:rFonts w:cs="Calibri"/>
                <w:color w:val="000000"/>
                <w:szCs w:val="20"/>
              </w:rPr>
            </w:pPr>
            <w:r w:rsidRPr="00D5163E">
              <w:rPr>
                <w:rFonts w:cs="Calibri"/>
                <w:color w:val="000000"/>
                <w:szCs w:val="20"/>
              </w:rPr>
              <w:t>8.30</w:t>
            </w:r>
          </w:p>
        </w:tc>
        <w:tc>
          <w:tcPr>
            <w:tcW w:w="1026" w:type="dxa"/>
            <w:shd w:val="clear" w:color="auto" w:fill="auto"/>
            <w:vAlign w:val="bottom"/>
          </w:tcPr>
          <w:p w14:paraId="0ECAAD84" w14:textId="77777777" w:rsidR="00BC6704" w:rsidRPr="00D5163E" w:rsidRDefault="00BC6704" w:rsidP="007E081C">
            <w:pPr>
              <w:rPr>
                <w:rFonts w:cs="Calibri"/>
                <w:color w:val="000000"/>
                <w:szCs w:val="20"/>
              </w:rPr>
            </w:pPr>
            <w:r w:rsidRPr="00D5163E">
              <w:rPr>
                <w:rFonts w:cs="Calibri"/>
                <w:color w:val="000000"/>
                <w:szCs w:val="20"/>
              </w:rPr>
              <w:t>518.50</w:t>
            </w:r>
          </w:p>
        </w:tc>
      </w:tr>
      <w:tr w:rsidR="00BC6704" w:rsidRPr="00D5163E" w14:paraId="45E08BE6" w14:textId="77777777" w:rsidTr="00696431">
        <w:tc>
          <w:tcPr>
            <w:tcW w:w="1096" w:type="dxa"/>
            <w:shd w:val="clear" w:color="auto" w:fill="auto"/>
            <w:vAlign w:val="bottom"/>
          </w:tcPr>
          <w:p w14:paraId="1DAD079B" w14:textId="77777777" w:rsidR="00BC6704" w:rsidRPr="00D5163E" w:rsidRDefault="00BC6704" w:rsidP="007E081C">
            <w:pPr>
              <w:rPr>
                <w:rFonts w:cs="Calibri"/>
                <w:color w:val="000000"/>
                <w:szCs w:val="20"/>
              </w:rPr>
            </w:pPr>
            <w:r w:rsidRPr="00D5163E">
              <w:rPr>
                <w:rFonts w:cs="Calibri"/>
                <w:color w:val="000000"/>
                <w:szCs w:val="20"/>
              </w:rPr>
              <w:t>2028</w:t>
            </w:r>
          </w:p>
        </w:tc>
        <w:tc>
          <w:tcPr>
            <w:tcW w:w="1296" w:type="dxa"/>
            <w:shd w:val="clear" w:color="auto" w:fill="auto"/>
            <w:vAlign w:val="bottom"/>
          </w:tcPr>
          <w:p w14:paraId="12097BB6" w14:textId="77777777" w:rsidR="00BC6704" w:rsidRPr="00D5163E" w:rsidRDefault="00BC6704" w:rsidP="007E081C">
            <w:pPr>
              <w:rPr>
                <w:rFonts w:cs="Calibri"/>
                <w:color w:val="000000"/>
                <w:szCs w:val="20"/>
              </w:rPr>
            </w:pPr>
            <w:r w:rsidRPr="00D5163E">
              <w:rPr>
                <w:rFonts w:cs="Calibri"/>
                <w:color w:val="000000"/>
                <w:szCs w:val="20"/>
              </w:rPr>
              <w:t>214.56</w:t>
            </w:r>
          </w:p>
        </w:tc>
        <w:tc>
          <w:tcPr>
            <w:tcW w:w="1145" w:type="dxa"/>
            <w:shd w:val="clear" w:color="auto" w:fill="auto"/>
            <w:vAlign w:val="bottom"/>
          </w:tcPr>
          <w:p w14:paraId="10DBA3A7" w14:textId="77777777" w:rsidR="00BC6704" w:rsidRPr="00D5163E" w:rsidRDefault="00BC6704" w:rsidP="007E081C">
            <w:pPr>
              <w:rPr>
                <w:rFonts w:cs="Calibri"/>
                <w:color w:val="000000"/>
                <w:szCs w:val="20"/>
              </w:rPr>
            </w:pPr>
            <w:r w:rsidRPr="00D5163E">
              <w:rPr>
                <w:rFonts w:cs="Calibri"/>
                <w:color w:val="000000"/>
                <w:szCs w:val="20"/>
              </w:rPr>
              <w:t>190.51</w:t>
            </w:r>
          </w:p>
        </w:tc>
        <w:tc>
          <w:tcPr>
            <w:tcW w:w="1403" w:type="dxa"/>
            <w:shd w:val="clear" w:color="auto" w:fill="auto"/>
            <w:vAlign w:val="bottom"/>
          </w:tcPr>
          <w:p w14:paraId="5521E96D" w14:textId="77777777" w:rsidR="00BC6704" w:rsidRPr="00D5163E" w:rsidRDefault="00BC6704" w:rsidP="007E081C">
            <w:pPr>
              <w:rPr>
                <w:rFonts w:cs="Calibri"/>
                <w:color w:val="000000"/>
                <w:szCs w:val="20"/>
              </w:rPr>
            </w:pPr>
            <w:r w:rsidRPr="00D5163E">
              <w:rPr>
                <w:rFonts w:cs="Calibri"/>
                <w:color w:val="000000"/>
                <w:szCs w:val="20"/>
              </w:rPr>
              <w:t>116.49</w:t>
            </w:r>
          </w:p>
        </w:tc>
        <w:tc>
          <w:tcPr>
            <w:tcW w:w="1116" w:type="dxa"/>
            <w:shd w:val="clear" w:color="auto" w:fill="auto"/>
            <w:vAlign w:val="bottom"/>
          </w:tcPr>
          <w:p w14:paraId="1104D770" w14:textId="77777777" w:rsidR="00BC6704" w:rsidRPr="00D5163E" w:rsidRDefault="00BC6704" w:rsidP="007E081C">
            <w:pPr>
              <w:rPr>
                <w:rFonts w:cs="Calibri"/>
                <w:color w:val="000000"/>
                <w:szCs w:val="20"/>
              </w:rPr>
            </w:pPr>
            <w:r w:rsidRPr="00D5163E">
              <w:rPr>
                <w:rFonts w:cs="Calibri"/>
                <w:color w:val="000000"/>
                <w:szCs w:val="20"/>
              </w:rPr>
              <w:t>15.36</w:t>
            </w:r>
          </w:p>
        </w:tc>
        <w:tc>
          <w:tcPr>
            <w:tcW w:w="1118" w:type="dxa"/>
            <w:shd w:val="clear" w:color="auto" w:fill="auto"/>
            <w:vAlign w:val="bottom"/>
          </w:tcPr>
          <w:p w14:paraId="01C99931" w14:textId="77777777" w:rsidR="00BC6704" w:rsidRPr="00D5163E" w:rsidRDefault="00BC6704" w:rsidP="007E081C">
            <w:pPr>
              <w:rPr>
                <w:rFonts w:cs="Calibri"/>
                <w:color w:val="000000"/>
                <w:szCs w:val="20"/>
              </w:rPr>
            </w:pPr>
            <w:r w:rsidRPr="00D5163E">
              <w:rPr>
                <w:rFonts w:cs="Calibri"/>
                <w:color w:val="000000"/>
                <w:szCs w:val="20"/>
              </w:rPr>
              <w:t>9.57</w:t>
            </w:r>
          </w:p>
        </w:tc>
        <w:tc>
          <w:tcPr>
            <w:tcW w:w="1150" w:type="dxa"/>
            <w:shd w:val="clear" w:color="auto" w:fill="auto"/>
            <w:vAlign w:val="bottom"/>
          </w:tcPr>
          <w:p w14:paraId="2E069470" w14:textId="77777777" w:rsidR="00BC6704" w:rsidRPr="00D5163E" w:rsidRDefault="00BC6704" w:rsidP="007E081C">
            <w:pPr>
              <w:rPr>
                <w:rFonts w:cs="Calibri"/>
                <w:color w:val="000000"/>
                <w:szCs w:val="20"/>
              </w:rPr>
            </w:pPr>
            <w:r w:rsidRPr="00D5163E">
              <w:rPr>
                <w:rFonts w:cs="Calibri"/>
                <w:color w:val="000000"/>
                <w:szCs w:val="20"/>
              </w:rPr>
              <w:t>8.95</w:t>
            </w:r>
          </w:p>
        </w:tc>
        <w:tc>
          <w:tcPr>
            <w:tcW w:w="1026" w:type="dxa"/>
            <w:shd w:val="clear" w:color="auto" w:fill="auto"/>
            <w:vAlign w:val="bottom"/>
          </w:tcPr>
          <w:p w14:paraId="4D7969E6" w14:textId="77777777" w:rsidR="00BC6704" w:rsidRPr="00D5163E" w:rsidRDefault="00BC6704" w:rsidP="007E081C">
            <w:pPr>
              <w:rPr>
                <w:rFonts w:cs="Calibri"/>
                <w:color w:val="000000"/>
                <w:szCs w:val="20"/>
              </w:rPr>
            </w:pPr>
            <w:r w:rsidRPr="00D5163E">
              <w:rPr>
                <w:rFonts w:cs="Calibri"/>
                <w:color w:val="000000"/>
                <w:szCs w:val="20"/>
              </w:rPr>
              <w:t>555.44</w:t>
            </w:r>
          </w:p>
        </w:tc>
      </w:tr>
      <w:tr w:rsidR="00BC6704" w:rsidRPr="00D5163E" w14:paraId="25855870" w14:textId="77777777" w:rsidTr="00696431">
        <w:tc>
          <w:tcPr>
            <w:tcW w:w="1096" w:type="dxa"/>
            <w:shd w:val="clear" w:color="auto" w:fill="auto"/>
            <w:vAlign w:val="bottom"/>
          </w:tcPr>
          <w:p w14:paraId="5263CD3F" w14:textId="77777777" w:rsidR="00BC6704" w:rsidRPr="00D5163E" w:rsidRDefault="00BC6704" w:rsidP="007E081C">
            <w:pPr>
              <w:rPr>
                <w:rFonts w:cs="Calibri"/>
                <w:color w:val="000000"/>
                <w:szCs w:val="20"/>
              </w:rPr>
            </w:pPr>
            <w:r w:rsidRPr="00D5163E">
              <w:rPr>
                <w:rFonts w:cs="Calibri"/>
                <w:color w:val="000000"/>
                <w:szCs w:val="20"/>
              </w:rPr>
              <w:t>2029</w:t>
            </w:r>
          </w:p>
        </w:tc>
        <w:tc>
          <w:tcPr>
            <w:tcW w:w="1296" w:type="dxa"/>
            <w:shd w:val="clear" w:color="auto" w:fill="auto"/>
            <w:vAlign w:val="bottom"/>
          </w:tcPr>
          <w:p w14:paraId="59C5C9CB" w14:textId="77777777" w:rsidR="00BC6704" w:rsidRPr="00D5163E" w:rsidRDefault="00BC6704" w:rsidP="007E081C">
            <w:pPr>
              <w:rPr>
                <w:rFonts w:cs="Calibri"/>
                <w:color w:val="000000"/>
                <w:szCs w:val="20"/>
              </w:rPr>
            </w:pPr>
            <w:r w:rsidRPr="00D5163E">
              <w:rPr>
                <w:rFonts w:cs="Calibri"/>
                <w:color w:val="000000"/>
                <w:szCs w:val="20"/>
              </w:rPr>
              <w:t>228.19</w:t>
            </w:r>
          </w:p>
        </w:tc>
        <w:tc>
          <w:tcPr>
            <w:tcW w:w="1145" w:type="dxa"/>
            <w:shd w:val="clear" w:color="auto" w:fill="auto"/>
            <w:vAlign w:val="bottom"/>
          </w:tcPr>
          <w:p w14:paraId="13DB5DC5" w14:textId="77777777" w:rsidR="00BC6704" w:rsidRPr="00D5163E" w:rsidRDefault="00BC6704" w:rsidP="007E081C">
            <w:pPr>
              <w:rPr>
                <w:rFonts w:cs="Calibri"/>
                <w:color w:val="000000"/>
                <w:szCs w:val="20"/>
              </w:rPr>
            </w:pPr>
            <w:r w:rsidRPr="00D5163E">
              <w:rPr>
                <w:rFonts w:cs="Calibri"/>
                <w:color w:val="000000"/>
                <w:szCs w:val="20"/>
              </w:rPr>
              <w:t>200.60</w:t>
            </w:r>
          </w:p>
        </w:tc>
        <w:tc>
          <w:tcPr>
            <w:tcW w:w="1403" w:type="dxa"/>
            <w:shd w:val="clear" w:color="auto" w:fill="auto"/>
            <w:vAlign w:val="bottom"/>
          </w:tcPr>
          <w:p w14:paraId="61A90D0E" w14:textId="77777777" w:rsidR="00BC6704" w:rsidRPr="00D5163E" w:rsidRDefault="00BC6704" w:rsidP="007E081C">
            <w:pPr>
              <w:rPr>
                <w:rFonts w:cs="Calibri"/>
                <w:color w:val="000000"/>
                <w:szCs w:val="20"/>
              </w:rPr>
            </w:pPr>
            <w:r w:rsidRPr="00D5163E">
              <w:rPr>
                <w:rFonts w:cs="Calibri"/>
                <w:color w:val="000000"/>
                <w:szCs w:val="20"/>
              </w:rPr>
              <w:t>126.94</w:t>
            </w:r>
          </w:p>
        </w:tc>
        <w:tc>
          <w:tcPr>
            <w:tcW w:w="1116" w:type="dxa"/>
            <w:shd w:val="clear" w:color="auto" w:fill="auto"/>
            <w:vAlign w:val="bottom"/>
          </w:tcPr>
          <w:p w14:paraId="2D66BEA9" w14:textId="77777777" w:rsidR="00BC6704" w:rsidRPr="00D5163E" w:rsidRDefault="00BC6704" w:rsidP="007E081C">
            <w:pPr>
              <w:rPr>
                <w:rFonts w:cs="Calibri"/>
                <w:color w:val="000000"/>
                <w:szCs w:val="20"/>
              </w:rPr>
            </w:pPr>
            <w:r w:rsidRPr="00D5163E">
              <w:rPr>
                <w:rFonts w:cs="Calibri"/>
                <w:color w:val="000000"/>
                <w:szCs w:val="20"/>
              </w:rPr>
              <w:t>16.55</w:t>
            </w:r>
          </w:p>
        </w:tc>
        <w:tc>
          <w:tcPr>
            <w:tcW w:w="1118" w:type="dxa"/>
            <w:shd w:val="clear" w:color="auto" w:fill="auto"/>
            <w:vAlign w:val="bottom"/>
          </w:tcPr>
          <w:p w14:paraId="59AD1470" w14:textId="77777777" w:rsidR="00BC6704" w:rsidRPr="00D5163E" w:rsidRDefault="00BC6704" w:rsidP="007E081C">
            <w:pPr>
              <w:rPr>
                <w:rFonts w:cs="Calibri"/>
                <w:color w:val="000000"/>
                <w:szCs w:val="20"/>
              </w:rPr>
            </w:pPr>
            <w:r w:rsidRPr="00D5163E">
              <w:rPr>
                <w:rFonts w:cs="Calibri"/>
                <w:color w:val="000000"/>
                <w:szCs w:val="20"/>
              </w:rPr>
              <w:t>10.31</w:t>
            </w:r>
          </w:p>
        </w:tc>
        <w:tc>
          <w:tcPr>
            <w:tcW w:w="1150" w:type="dxa"/>
            <w:shd w:val="clear" w:color="auto" w:fill="auto"/>
            <w:vAlign w:val="bottom"/>
          </w:tcPr>
          <w:p w14:paraId="5FF5EB9F" w14:textId="77777777" w:rsidR="00BC6704" w:rsidRPr="00D5163E" w:rsidRDefault="00BC6704" w:rsidP="007E081C">
            <w:pPr>
              <w:rPr>
                <w:rFonts w:cs="Calibri"/>
                <w:color w:val="000000"/>
                <w:szCs w:val="20"/>
              </w:rPr>
            </w:pPr>
            <w:r w:rsidRPr="00D5163E">
              <w:rPr>
                <w:rFonts w:cs="Calibri"/>
                <w:color w:val="000000"/>
                <w:szCs w:val="20"/>
              </w:rPr>
              <w:t>9.63</w:t>
            </w:r>
          </w:p>
        </w:tc>
        <w:tc>
          <w:tcPr>
            <w:tcW w:w="1026" w:type="dxa"/>
            <w:shd w:val="clear" w:color="auto" w:fill="auto"/>
            <w:vAlign w:val="bottom"/>
          </w:tcPr>
          <w:p w14:paraId="785D11EB" w14:textId="77777777" w:rsidR="00BC6704" w:rsidRPr="00D5163E" w:rsidRDefault="00BC6704" w:rsidP="007E081C">
            <w:pPr>
              <w:rPr>
                <w:rFonts w:cs="Calibri"/>
                <w:color w:val="000000"/>
                <w:szCs w:val="20"/>
              </w:rPr>
            </w:pPr>
            <w:r w:rsidRPr="00D5163E">
              <w:rPr>
                <w:rFonts w:cs="Calibri"/>
                <w:color w:val="000000"/>
                <w:szCs w:val="20"/>
              </w:rPr>
              <w:t>592.22</w:t>
            </w:r>
          </w:p>
        </w:tc>
      </w:tr>
      <w:tr w:rsidR="00BC6704" w:rsidRPr="00D5163E" w14:paraId="16CE44B4" w14:textId="77777777" w:rsidTr="00696431">
        <w:tc>
          <w:tcPr>
            <w:tcW w:w="1096" w:type="dxa"/>
            <w:shd w:val="clear" w:color="auto" w:fill="auto"/>
            <w:vAlign w:val="bottom"/>
          </w:tcPr>
          <w:p w14:paraId="079E821B" w14:textId="77777777" w:rsidR="00BC6704" w:rsidRPr="00D5163E" w:rsidRDefault="00BC6704" w:rsidP="007E081C">
            <w:pPr>
              <w:rPr>
                <w:rFonts w:cs="Calibri"/>
                <w:color w:val="000000"/>
                <w:szCs w:val="20"/>
              </w:rPr>
            </w:pPr>
            <w:r w:rsidRPr="00D5163E">
              <w:rPr>
                <w:rFonts w:cs="Calibri"/>
                <w:color w:val="000000"/>
                <w:szCs w:val="20"/>
              </w:rPr>
              <w:t>2030</w:t>
            </w:r>
          </w:p>
        </w:tc>
        <w:tc>
          <w:tcPr>
            <w:tcW w:w="1296" w:type="dxa"/>
            <w:shd w:val="clear" w:color="auto" w:fill="auto"/>
            <w:vAlign w:val="bottom"/>
          </w:tcPr>
          <w:p w14:paraId="66F1E8DF" w14:textId="77777777" w:rsidR="00BC6704" w:rsidRPr="00D5163E" w:rsidRDefault="00BC6704" w:rsidP="007E081C">
            <w:pPr>
              <w:rPr>
                <w:rFonts w:cs="Calibri"/>
                <w:color w:val="000000"/>
                <w:szCs w:val="20"/>
              </w:rPr>
            </w:pPr>
            <w:r w:rsidRPr="00D5163E">
              <w:rPr>
                <w:rFonts w:cs="Calibri"/>
                <w:color w:val="000000"/>
                <w:szCs w:val="20"/>
              </w:rPr>
              <w:t>242.50</w:t>
            </w:r>
          </w:p>
        </w:tc>
        <w:tc>
          <w:tcPr>
            <w:tcW w:w="1145" w:type="dxa"/>
            <w:shd w:val="clear" w:color="auto" w:fill="auto"/>
            <w:vAlign w:val="bottom"/>
          </w:tcPr>
          <w:p w14:paraId="697FB383" w14:textId="77777777" w:rsidR="00BC6704" w:rsidRPr="00D5163E" w:rsidRDefault="00BC6704" w:rsidP="007E081C">
            <w:pPr>
              <w:rPr>
                <w:rFonts w:cs="Calibri"/>
                <w:color w:val="000000"/>
                <w:szCs w:val="20"/>
              </w:rPr>
            </w:pPr>
            <w:r w:rsidRPr="00D5163E">
              <w:rPr>
                <w:rFonts w:cs="Calibri"/>
                <w:color w:val="000000"/>
                <w:szCs w:val="20"/>
              </w:rPr>
              <w:t>211.35</w:t>
            </w:r>
          </w:p>
        </w:tc>
        <w:tc>
          <w:tcPr>
            <w:tcW w:w="1403" w:type="dxa"/>
            <w:shd w:val="clear" w:color="auto" w:fill="auto"/>
            <w:vAlign w:val="bottom"/>
          </w:tcPr>
          <w:p w14:paraId="63169622" w14:textId="77777777" w:rsidR="00BC6704" w:rsidRPr="00D5163E" w:rsidRDefault="00BC6704" w:rsidP="007E081C">
            <w:pPr>
              <w:rPr>
                <w:rFonts w:cs="Calibri"/>
                <w:color w:val="000000"/>
                <w:szCs w:val="20"/>
              </w:rPr>
            </w:pPr>
            <w:r w:rsidRPr="00D5163E">
              <w:rPr>
                <w:rFonts w:cs="Calibri"/>
                <w:color w:val="000000"/>
                <w:szCs w:val="20"/>
              </w:rPr>
              <w:t>138.27</w:t>
            </w:r>
          </w:p>
        </w:tc>
        <w:tc>
          <w:tcPr>
            <w:tcW w:w="1116" w:type="dxa"/>
            <w:shd w:val="clear" w:color="auto" w:fill="auto"/>
            <w:vAlign w:val="bottom"/>
          </w:tcPr>
          <w:p w14:paraId="748A859E" w14:textId="77777777" w:rsidR="00BC6704" w:rsidRPr="00D5163E" w:rsidRDefault="00BC6704" w:rsidP="007E081C">
            <w:pPr>
              <w:rPr>
                <w:rFonts w:cs="Calibri"/>
                <w:color w:val="000000"/>
                <w:szCs w:val="20"/>
              </w:rPr>
            </w:pPr>
            <w:r w:rsidRPr="00D5163E">
              <w:rPr>
                <w:rFonts w:cs="Calibri"/>
                <w:color w:val="000000"/>
                <w:szCs w:val="20"/>
              </w:rPr>
              <w:t>17.82</w:t>
            </w:r>
          </w:p>
        </w:tc>
        <w:tc>
          <w:tcPr>
            <w:tcW w:w="1118" w:type="dxa"/>
            <w:shd w:val="clear" w:color="auto" w:fill="auto"/>
            <w:vAlign w:val="bottom"/>
          </w:tcPr>
          <w:p w14:paraId="0134F47D" w14:textId="77777777" w:rsidR="00BC6704" w:rsidRPr="00D5163E" w:rsidRDefault="00BC6704" w:rsidP="007E081C">
            <w:pPr>
              <w:rPr>
                <w:rFonts w:cs="Calibri"/>
                <w:color w:val="000000"/>
                <w:szCs w:val="20"/>
              </w:rPr>
            </w:pPr>
            <w:r w:rsidRPr="00D5163E">
              <w:rPr>
                <w:rFonts w:cs="Calibri"/>
                <w:color w:val="000000"/>
                <w:szCs w:val="20"/>
              </w:rPr>
              <w:t>11.10</w:t>
            </w:r>
          </w:p>
        </w:tc>
        <w:tc>
          <w:tcPr>
            <w:tcW w:w="1150" w:type="dxa"/>
            <w:shd w:val="clear" w:color="auto" w:fill="auto"/>
            <w:vAlign w:val="bottom"/>
          </w:tcPr>
          <w:p w14:paraId="67941D13" w14:textId="77777777" w:rsidR="00BC6704" w:rsidRPr="00D5163E" w:rsidRDefault="00BC6704" w:rsidP="007E081C">
            <w:pPr>
              <w:rPr>
                <w:rFonts w:cs="Calibri"/>
                <w:color w:val="000000"/>
                <w:szCs w:val="20"/>
              </w:rPr>
            </w:pPr>
            <w:r w:rsidRPr="00D5163E">
              <w:rPr>
                <w:rFonts w:cs="Calibri"/>
                <w:color w:val="000000"/>
                <w:szCs w:val="20"/>
              </w:rPr>
              <w:t>10.38</w:t>
            </w:r>
          </w:p>
        </w:tc>
        <w:tc>
          <w:tcPr>
            <w:tcW w:w="1026" w:type="dxa"/>
            <w:shd w:val="clear" w:color="auto" w:fill="auto"/>
            <w:vAlign w:val="bottom"/>
          </w:tcPr>
          <w:p w14:paraId="382C4E8D" w14:textId="77777777" w:rsidR="00BC6704" w:rsidRPr="00D5163E" w:rsidRDefault="00BC6704" w:rsidP="007E081C">
            <w:pPr>
              <w:rPr>
                <w:rFonts w:cs="Calibri"/>
                <w:color w:val="000000"/>
                <w:szCs w:val="20"/>
              </w:rPr>
            </w:pPr>
            <w:r w:rsidRPr="00D5163E">
              <w:rPr>
                <w:rFonts w:cs="Calibri"/>
                <w:color w:val="000000"/>
                <w:szCs w:val="20"/>
              </w:rPr>
              <w:t>631.42</w:t>
            </w:r>
          </w:p>
        </w:tc>
      </w:tr>
    </w:tbl>
    <w:p w14:paraId="022E59D4" w14:textId="77777777" w:rsidR="00BC6704" w:rsidRPr="00D5163E" w:rsidRDefault="00BC6704" w:rsidP="007E081C">
      <w:pPr>
        <w:rPr>
          <w:rFonts w:cs="Calibri"/>
          <w:sz w:val="24"/>
        </w:rPr>
      </w:pPr>
      <w:r w:rsidRPr="00D5163E">
        <w:rPr>
          <w:rFonts w:cs="Calibri"/>
          <w:sz w:val="24"/>
        </w:rPr>
        <w:t xml:space="preserve">  </w:t>
      </w:r>
    </w:p>
    <w:p w14:paraId="4738C27A" w14:textId="31D19211" w:rsidR="00BC6704" w:rsidRPr="00D5163E" w:rsidRDefault="00BC6704" w:rsidP="007E081C">
      <w:pPr>
        <w:spacing w:after="0"/>
        <w:rPr>
          <w:rFonts w:cs="Calibri"/>
          <w:b/>
          <w:sz w:val="22"/>
          <w:szCs w:val="22"/>
        </w:rPr>
      </w:pPr>
      <w:r w:rsidRPr="00D5163E">
        <w:rPr>
          <w:rFonts w:cs="Calibri"/>
          <w:b/>
          <w:sz w:val="22"/>
          <w:szCs w:val="22"/>
        </w:rPr>
        <w:t xml:space="preserve">Table </w:t>
      </w:r>
      <w:r w:rsidR="00856C95" w:rsidRPr="00D5163E">
        <w:rPr>
          <w:rFonts w:cs="Calibri"/>
          <w:b/>
          <w:sz w:val="22"/>
          <w:szCs w:val="22"/>
        </w:rPr>
        <w:t>L</w:t>
      </w:r>
      <w:r w:rsidRPr="00D5163E">
        <w:rPr>
          <w:rFonts w:cs="Calibri"/>
          <w:b/>
          <w:sz w:val="22"/>
          <w:szCs w:val="22"/>
        </w:rPr>
        <w:t>.4: Projection of Number of Customers</w:t>
      </w:r>
    </w:p>
    <w:p w14:paraId="67899F75" w14:textId="77777777" w:rsidR="00BC6704" w:rsidRPr="00D5163E" w:rsidRDefault="00BC6704" w:rsidP="007E081C">
      <w:pPr>
        <w:spacing w:after="0"/>
        <w:rPr>
          <w:rFonts w:cs="Calibri"/>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2"/>
        <w:gridCol w:w="1296"/>
        <w:gridCol w:w="1115"/>
        <w:gridCol w:w="1403"/>
        <w:gridCol w:w="1114"/>
        <w:gridCol w:w="1077"/>
        <w:gridCol w:w="1125"/>
        <w:gridCol w:w="1218"/>
      </w:tblGrid>
      <w:tr w:rsidR="00BC6704" w:rsidRPr="00D5163E" w14:paraId="0F4A7DA9" w14:textId="77777777" w:rsidTr="00696431">
        <w:tc>
          <w:tcPr>
            <w:tcW w:w="1002" w:type="dxa"/>
            <w:vMerge w:val="restart"/>
            <w:shd w:val="clear" w:color="auto" w:fill="auto"/>
            <w:vAlign w:val="center"/>
          </w:tcPr>
          <w:p w14:paraId="25B733E2" w14:textId="77777777" w:rsidR="00BC6704" w:rsidRPr="00D5163E" w:rsidRDefault="00BC6704" w:rsidP="007E081C">
            <w:pPr>
              <w:rPr>
                <w:rFonts w:cs="Calibri"/>
                <w:b/>
                <w:szCs w:val="20"/>
              </w:rPr>
            </w:pPr>
            <w:r w:rsidRPr="00D5163E">
              <w:rPr>
                <w:rFonts w:cs="Calibri"/>
                <w:b/>
                <w:szCs w:val="20"/>
              </w:rPr>
              <w:t>Year</w:t>
            </w:r>
          </w:p>
        </w:tc>
        <w:tc>
          <w:tcPr>
            <w:tcW w:w="7130" w:type="dxa"/>
            <w:gridSpan w:val="6"/>
            <w:shd w:val="clear" w:color="auto" w:fill="auto"/>
            <w:vAlign w:val="center"/>
          </w:tcPr>
          <w:p w14:paraId="004E198E" w14:textId="77777777" w:rsidR="00BC6704" w:rsidRPr="00D5163E" w:rsidRDefault="00BC6704" w:rsidP="007E081C">
            <w:pPr>
              <w:rPr>
                <w:rFonts w:cs="Calibri"/>
                <w:b/>
                <w:szCs w:val="20"/>
              </w:rPr>
            </w:pPr>
            <w:r w:rsidRPr="00D5163E">
              <w:rPr>
                <w:rFonts w:cs="Calibri"/>
                <w:b/>
                <w:szCs w:val="20"/>
              </w:rPr>
              <w:t>Sector</w:t>
            </w:r>
          </w:p>
        </w:tc>
        <w:tc>
          <w:tcPr>
            <w:tcW w:w="1218" w:type="dxa"/>
            <w:vMerge w:val="restart"/>
            <w:shd w:val="clear" w:color="auto" w:fill="auto"/>
            <w:vAlign w:val="center"/>
          </w:tcPr>
          <w:p w14:paraId="4F3715C1" w14:textId="77777777" w:rsidR="00BC6704" w:rsidRPr="00D5163E" w:rsidRDefault="00BC6704" w:rsidP="007E081C">
            <w:pPr>
              <w:rPr>
                <w:rFonts w:cs="Calibri"/>
                <w:b/>
                <w:szCs w:val="20"/>
              </w:rPr>
            </w:pPr>
            <w:r w:rsidRPr="00D5163E">
              <w:rPr>
                <w:rFonts w:cs="Calibri"/>
                <w:b/>
                <w:szCs w:val="20"/>
              </w:rPr>
              <w:t>Total</w:t>
            </w:r>
          </w:p>
        </w:tc>
      </w:tr>
      <w:tr w:rsidR="00BC6704" w:rsidRPr="00D5163E" w14:paraId="00E2D70E" w14:textId="77777777" w:rsidTr="00696431">
        <w:tc>
          <w:tcPr>
            <w:tcW w:w="1002" w:type="dxa"/>
            <w:vMerge/>
            <w:shd w:val="clear" w:color="auto" w:fill="auto"/>
          </w:tcPr>
          <w:p w14:paraId="37C37784" w14:textId="77777777" w:rsidR="00BC6704" w:rsidRPr="00D5163E" w:rsidRDefault="00BC6704" w:rsidP="007E081C">
            <w:pPr>
              <w:rPr>
                <w:rFonts w:cs="Calibri"/>
                <w:b/>
                <w:szCs w:val="20"/>
              </w:rPr>
            </w:pPr>
          </w:p>
        </w:tc>
        <w:tc>
          <w:tcPr>
            <w:tcW w:w="1296" w:type="dxa"/>
            <w:shd w:val="clear" w:color="auto" w:fill="auto"/>
            <w:vAlign w:val="center"/>
          </w:tcPr>
          <w:p w14:paraId="60CCC27E" w14:textId="77777777" w:rsidR="00BC6704" w:rsidRPr="00D5163E" w:rsidRDefault="00BC6704" w:rsidP="007E081C">
            <w:pPr>
              <w:rPr>
                <w:rFonts w:cs="Calibri"/>
                <w:b/>
                <w:szCs w:val="20"/>
              </w:rPr>
            </w:pPr>
            <w:r w:rsidRPr="00D5163E">
              <w:rPr>
                <w:rFonts w:cs="Calibri"/>
                <w:b/>
                <w:szCs w:val="20"/>
              </w:rPr>
              <w:t>Residential</w:t>
            </w:r>
          </w:p>
        </w:tc>
        <w:tc>
          <w:tcPr>
            <w:tcW w:w="1115" w:type="dxa"/>
            <w:shd w:val="clear" w:color="auto" w:fill="auto"/>
            <w:vAlign w:val="center"/>
          </w:tcPr>
          <w:p w14:paraId="2A4E36D0" w14:textId="77777777" w:rsidR="00BC6704" w:rsidRPr="00D5163E" w:rsidRDefault="00BC6704" w:rsidP="007E081C">
            <w:pPr>
              <w:rPr>
                <w:rFonts w:cs="Calibri"/>
                <w:b/>
                <w:szCs w:val="20"/>
              </w:rPr>
            </w:pPr>
            <w:r w:rsidRPr="00D5163E">
              <w:rPr>
                <w:rFonts w:cs="Calibri"/>
                <w:b/>
                <w:szCs w:val="20"/>
              </w:rPr>
              <w:t>Industry</w:t>
            </w:r>
          </w:p>
        </w:tc>
        <w:tc>
          <w:tcPr>
            <w:tcW w:w="1403" w:type="dxa"/>
            <w:shd w:val="clear" w:color="auto" w:fill="auto"/>
            <w:vAlign w:val="center"/>
          </w:tcPr>
          <w:p w14:paraId="159997A4" w14:textId="77777777" w:rsidR="00BC6704" w:rsidRPr="00D5163E" w:rsidRDefault="00BC6704" w:rsidP="007E081C">
            <w:pPr>
              <w:rPr>
                <w:rFonts w:cs="Calibri"/>
                <w:b/>
                <w:szCs w:val="20"/>
              </w:rPr>
            </w:pPr>
            <w:r w:rsidRPr="00D5163E">
              <w:rPr>
                <w:rFonts w:cs="Calibri"/>
                <w:b/>
                <w:szCs w:val="20"/>
              </w:rPr>
              <w:t>Commercial</w:t>
            </w:r>
          </w:p>
        </w:tc>
        <w:tc>
          <w:tcPr>
            <w:tcW w:w="1114" w:type="dxa"/>
            <w:shd w:val="clear" w:color="auto" w:fill="auto"/>
            <w:vAlign w:val="center"/>
          </w:tcPr>
          <w:p w14:paraId="405B2C65" w14:textId="77777777" w:rsidR="00BC6704" w:rsidRPr="00D5163E" w:rsidRDefault="00BC6704" w:rsidP="007E081C">
            <w:pPr>
              <w:rPr>
                <w:rFonts w:cs="Calibri"/>
                <w:b/>
                <w:szCs w:val="20"/>
              </w:rPr>
            </w:pPr>
            <w:r w:rsidRPr="00D5163E">
              <w:rPr>
                <w:rFonts w:cs="Calibri"/>
                <w:b/>
                <w:szCs w:val="20"/>
              </w:rPr>
              <w:t>Social</w:t>
            </w:r>
          </w:p>
        </w:tc>
        <w:tc>
          <w:tcPr>
            <w:tcW w:w="1077" w:type="dxa"/>
            <w:shd w:val="clear" w:color="auto" w:fill="auto"/>
            <w:vAlign w:val="center"/>
          </w:tcPr>
          <w:p w14:paraId="04C2F2EA" w14:textId="77777777" w:rsidR="00BC6704" w:rsidRPr="00D5163E" w:rsidRDefault="00BC6704" w:rsidP="007E081C">
            <w:pPr>
              <w:rPr>
                <w:rFonts w:cs="Calibri"/>
                <w:b/>
                <w:szCs w:val="20"/>
              </w:rPr>
            </w:pPr>
            <w:r w:rsidRPr="00D5163E">
              <w:rPr>
                <w:rFonts w:cs="Calibri"/>
                <w:b/>
                <w:szCs w:val="20"/>
              </w:rPr>
              <w:t>Gov. Office</w:t>
            </w:r>
          </w:p>
        </w:tc>
        <w:tc>
          <w:tcPr>
            <w:tcW w:w="1125" w:type="dxa"/>
            <w:shd w:val="clear" w:color="auto" w:fill="auto"/>
            <w:vAlign w:val="center"/>
          </w:tcPr>
          <w:p w14:paraId="45EDB4C7" w14:textId="77777777" w:rsidR="00BC6704" w:rsidRPr="00D5163E" w:rsidRDefault="00BC6704" w:rsidP="007E081C">
            <w:pPr>
              <w:rPr>
                <w:rFonts w:cs="Calibri"/>
                <w:b/>
                <w:szCs w:val="20"/>
              </w:rPr>
            </w:pPr>
            <w:r w:rsidRPr="00D5163E">
              <w:rPr>
                <w:rFonts w:cs="Calibri"/>
                <w:b/>
                <w:szCs w:val="20"/>
              </w:rPr>
              <w:t>Street Lighting</w:t>
            </w:r>
          </w:p>
        </w:tc>
        <w:tc>
          <w:tcPr>
            <w:tcW w:w="1218" w:type="dxa"/>
            <w:vMerge/>
            <w:shd w:val="clear" w:color="auto" w:fill="auto"/>
          </w:tcPr>
          <w:p w14:paraId="4B3D11DB" w14:textId="77777777" w:rsidR="00BC6704" w:rsidRPr="00D5163E" w:rsidRDefault="00BC6704" w:rsidP="007E081C">
            <w:pPr>
              <w:rPr>
                <w:rFonts w:cs="Calibri"/>
                <w:szCs w:val="20"/>
              </w:rPr>
            </w:pPr>
          </w:p>
        </w:tc>
      </w:tr>
      <w:tr w:rsidR="00BC6704" w:rsidRPr="00D5163E" w14:paraId="63B94A39" w14:textId="77777777" w:rsidTr="00696431">
        <w:tc>
          <w:tcPr>
            <w:tcW w:w="1002" w:type="dxa"/>
            <w:shd w:val="clear" w:color="auto" w:fill="auto"/>
            <w:vAlign w:val="bottom"/>
          </w:tcPr>
          <w:p w14:paraId="1960D50F" w14:textId="77777777" w:rsidR="00BC6704" w:rsidRPr="00D5163E" w:rsidRDefault="00BC6704" w:rsidP="007E081C">
            <w:pPr>
              <w:rPr>
                <w:rFonts w:cs="Calibri"/>
                <w:color w:val="000000"/>
                <w:szCs w:val="20"/>
              </w:rPr>
            </w:pPr>
            <w:r w:rsidRPr="00D5163E">
              <w:rPr>
                <w:rFonts w:cs="Calibri"/>
                <w:color w:val="000000"/>
                <w:szCs w:val="20"/>
              </w:rPr>
              <w:t>2017</w:t>
            </w:r>
          </w:p>
        </w:tc>
        <w:tc>
          <w:tcPr>
            <w:tcW w:w="1296" w:type="dxa"/>
            <w:shd w:val="clear" w:color="auto" w:fill="auto"/>
            <w:vAlign w:val="bottom"/>
          </w:tcPr>
          <w:p w14:paraId="32DA50EE" w14:textId="77777777" w:rsidR="00BC6704" w:rsidRPr="00D5163E" w:rsidRDefault="00BC6704" w:rsidP="007E081C">
            <w:pPr>
              <w:rPr>
                <w:rFonts w:cs="Calibri"/>
                <w:color w:val="000000"/>
                <w:szCs w:val="20"/>
              </w:rPr>
            </w:pPr>
            <w:r w:rsidRPr="00D5163E">
              <w:rPr>
                <w:rFonts w:cs="Calibri"/>
                <w:color w:val="000000"/>
                <w:szCs w:val="20"/>
              </w:rPr>
              <w:t>62,251,000</w:t>
            </w:r>
          </w:p>
        </w:tc>
        <w:tc>
          <w:tcPr>
            <w:tcW w:w="1115" w:type="dxa"/>
            <w:shd w:val="clear" w:color="auto" w:fill="auto"/>
            <w:vAlign w:val="bottom"/>
          </w:tcPr>
          <w:p w14:paraId="7C5F8D71" w14:textId="77777777" w:rsidR="00BC6704" w:rsidRPr="00D5163E" w:rsidRDefault="00BC6704" w:rsidP="007E081C">
            <w:pPr>
              <w:rPr>
                <w:rFonts w:cs="Calibri"/>
                <w:color w:val="000000"/>
                <w:szCs w:val="20"/>
              </w:rPr>
            </w:pPr>
            <w:r w:rsidRPr="00D5163E">
              <w:rPr>
                <w:rFonts w:cs="Calibri"/>
                <w:color w:val="000000"/>
                <w:szCs w:val="20"/>
              </w:rPr>
              <w:t>72,000</w:t>
            </w:r>
          </w:p>
        </w:tc>
        <w:tc>
          <w:tcPr>
            <w:tcW w:w="1403" w:type="dxa"/>
            <w:shd w:val="clear" w:color="auto" w:fill="auto"/>
            <w:vAlign w:val="bottom"/>
          </w:tcPr>
          <w:p w14:paraId="78C21B7A" w14:textId="77777777" w:rsidR="00BC6704" w:rsidRPr="00D5163E" w:rsidRDefault="00BC6704" w:rsidP="007E081C">
            <w:pPr>
              <w:rPr>
                <w:rFonts w:cs="Calibri"/>
                <w:color w:val="000000"/>
                <w:szCs w:val="20"/>
              </w:rPr>
            </w:pPr>
            <w:r w:rsidRPr="00D5163E">
              <w:rPr>
                <w:rFonts w:cs="Calibri"/>
                <w:color w:val="000000"/>
                <w:szCs w:val="20"/>
              </w:rPr>
              <w:t>3,252,000</w:t>
            </w:r>
          </w:p>
        </w:tc>
        <w:tc>
          <w:tcPr>
            <w:tcW w:w="1114" w:type="dxa"/>
            <w:shd w:val="clear" w:color="auto" w:fill="auto"/>
            <w:vAlign w:val="bottom"/>
          </w:tcPr>
          <w:p w14:paraId="49A4FD4C" w14:textId="77777777" w:rsidR="00BC6704" w:rsidRPr="00D5163E" w:rsidRDefault="00BC6704" w:rsidP="007E081C">
            <w:pPr>
              <w:rPr>
                <w:rFonts w:cs="Calibri"/>
                <w:color w:val="000000"/>
                <w:szCs w:val="20"/>
              </w:rPr>
            </w:pPr>
            <w:r w:rsidRPr="00D5163E">
              <w:rPr>
                <w:rFonts w:cs="Calibri"/>
                <w:color w:val="000000"/>
                <w:szCs w:val="20"/>
              </w:rPr>
              <w:t>1,419,456</w:t>
            </w:r>
          </w:p>
        </w:tc>
        <w:tc>
          <w:tcPr>
            <w:tcW w:w="1077" w:type="dxa"/>
            <w:shd w:val="clear" w:color="auto" w:fill="auto"/>
            <w:vAlign w:val="bottom"/>
          </w:tcPr>
          <w:p w14:paraId="59962EB0" w14:textId="77777777" w:rsidR="00BC6704" w:rsidRPr="00D5163E" w:rsidRDefault="00BC6704" w:rsidP="007E081C">
            <w:pPr>
              <w:rPr>
                <w:rFonts w:cs="Calibri"/>
                <w:color w:val="000000"/>
                <w:szCs w:val="20"/>
              </w:rPr>
            </w:pPr>
            <w:r w:rsidRPr="00D5163E">
              <w:rPr>
                <w:rFonts w:cs="Calibri"/>
                <w:color w:val="000000"/>
                <w:szCs w:val="20"/>
              </w:rPr>
              <w:t>175,923</w:t>
            </w:r>
          </w:p>
        </w:tc>
        <w:tc>
          <w:tcPr>
            <w:tcW w:w="1125" w:type="dxa"/>
            <w:shd w:val="clear" w:color="auto" w:fill="auto"/>
            <w:vAlign w:val="bottom"/>
          </w:tcPr>
          <w:p w14:paraId="718A0D38" w14:textId="77777777" w:rsidR="00BC6704" w:rsidRPr="00D5163E" w:rsidRDefault="00BC6704" w:rsidP="007E081C">
            <w:pPr>
              <w:rPr>
                <w:rFonts w:cs="Calibri"/>
                <w:color w:val="000000"/>
                <w:szCs w:val="20"/>
              </w:rPr>
            </w:pPr>
            <w:r w:rsidRPr="00D5163E">
              <w:rPr>
                <w:rFonts w:cs="Calibri"/>
                <w:color w:val="000000"/>
                <w:szCs w:val="20"/>
              </w:rPr>
              <w:t>208,621</w:t>
            </w:r>
          </w:p>
        </w:tc>
        <w:tc>
          <w:tcPr>
            <w:tcW w:w="1218" w:type="dxa"/>
            <w:shd w:val="clear" w:color="auto" w:fill="auto"/>
            <w:vAlign w:val="bottom"/>
          </w:tcPr>
          <w:p w14:paraId="582A2423" w14:textId="77777777" w:rsidR="00BC6704" w:rsidRPr="00D5163E" w:rsidRDefault="00BC6704" w:rsidP="007E081C">
            <w:pPr>
              <w:rPr>
                <w:rFonts w:cs="Calibri"/>
                <w:szCs w:val="20"/>
              </w:rPr>
            </w:pPr>
            <w:r w:rsidRPr="00D5163E">
              <w:rPr>
                <w:rFonts w:cs="Calibri"/>
                <w:szCs w:val="20"/>
              </w:rPr>
              <w:t>67,379,000</w:t>
            </w:r>
          </w:p>
        </w:tc>
      </w:tr>
      <w:tr w:rsidR="00BC6704" w:rsidRPr="00D5163E" w14:paraId="483E1608" w14:textId="77777777" w:rsidTr="00696431">
        <w:tc>
          <w:tcPr>
            <w:tcW w:w="1002" w:type="dxa"/>
            <w:shd w:val="clear" w:color="auto" w:fill="auto"/>
            <w:vAlign w:val="bottom"/>
          </w:tcPr>
          <w:p w14:paraId="5661620B" w14:textId="77777777" w:rsidR="00BC6704" w:rsidRPr="00D5163E" w:rsidRDefault="00BC6704" w:rsidP="007E081C">
            <w:pPr>
              <w:rPr>
                <w:rFonts w:cs="Calibri"/>
                <w:color w:val="000000"/>
                <w:szCs w:val="20"/>
              </w:rPr>
            </w:pPr>
            <w:r w:rsidRPr="00D5163E">
              <w:rPr>
                <w:rFonts w:cs="Calibri"/>
                <w:color w:val="000000"/>
                <w:szCs w:val="20"/>
              </w:rPr>
              <w:t>2018</w:t>
            </w:r>
          </w:p>
        </w:tc>
        <w:tc>
          <w:tcPr>
            <w:tcW w:w="1296" w:type="dxa"/>
            <w:shd w:val="clear" w:color="auto" w:fill="auto"/>
            <w:vAlign w:val="bottom"/>
          </w:tcPr>
          <w:p w14:paraId="70FB2B11" w14:textId="77777777" w:rsidR="00BC6704" w:rsidRPr="00D5163E" w:rsidRDefault="00BC6704" w:rsidP="007E081C">
            <w:pPr>
              <w:rPr>
                <w:rFonts w:cs="Calibri"/>
                <w:color w:val="000000"/>
                <w:szCs w:val="20"/>
              </w:rPr>
            </w:pPr>
            <w:r w:rsidRPr="00D5163E">
              <w:rPr>
                <w:rFonts w:cs="Calibri"/>
                <w:color w:val="000000"/>
                <w:szCs w:val="20"/>
              </w:rPr>
              <w:t>64,782,000</w:t>
            </w:r>
          </w:p>
        </w:tc>
        <w:tc>
          <w:tcPr>
            <w:tcW w:w="1115" w:type="dxa"/>
            <w:shd w:val="clear" w:color="auto" w:fill="auto"/>
            <w:vAlign w:val="bottom"/>
          </w:tcPr>
          <w:p w14:paraId="6EB01AAB" w14:textId="77777777" w:rsidR="00BC6704" w:rsidRPr="00D5163E" w:rsidRDefault="00BC6704" w:rsidP="007E081C">
            <w:pPr>
              <w:rPr>
                <w:rFonts w:cs="Calibri"/>
                <w:color w:val="000000"/>
                <w:szCs w:val="20"/>
              </w:rPr>
            </w:pPr>
            <w:r w:rsidRPr="00D5163E">
              <w:rPr>
                <w:rFonts w:cs="Calibri"/>
                <w:color w:val="000000"/>
                <w:szCs w:val="20"/>
              </w:rPr>
              <w:t>74,000</w:t>
            </w:r>
          </w:p>
        </w:tc>
        <w:tc>
          <w:tcPr>
            <w:tcW w:w="1403" w:type="dxa"/>
            <w:shd w:val="clear" w:color="auto" w:fill="auto"/>
            <w:vAlign w:val="bottom"/>
          </w:tcPr>
          <w:p w14:paraId="74FBF6BF" w14:textId="77777777" w:rsidR="00BC6704" w:rsidRPr="00D5163E" w:rsidRDefault="00BC6704" w:rsidP="007E081C">
            <w:pPr>
              <w:rPr>
                <w:rFonts w:cs="Calibri"/>
                <w:color w:val="000000"/>
                <w:szCs w:val="20"/>
              </w:rPr>
            </w:pPr>
            <w:r w:rsidRPr="00D5163E">
              <w:rPr>
                <w:rFonts w:cs="Calibri"/>
                <w:color w:val="000000"/>
                <w:szCs w:val="20"/>
              </w:rPr>
              <w:t>3,461,000</w:t>
            </w:r>
          </w:p>
        </w:tc>
        <w:tc>
          <w:tcPr>
            <w:tcW w:w="1114" w:type="dxa"/>
            <w:shd w:val="clear" w:color="auto" w:fill="auto"/>
            <w:vAlign w:val="bottom"/>
          </w:tcPr>
          <w:p w14:paraId="0135FB7F" w14:textId="77777777" w:rsidR="00BC6704" w:rsidRPr="00D5163E" w:rsidRDefault="00BC6704" w:rsidP="007E081C">
            <w:pPr>
              <w:rPr>
                <w:rFonts w:cs="Calibri"/>
                <w:color w:val="000000"/>
                <w:szCs w:val="20"/>
              </w:rPr>
            </w:pPr>
            <w:r w:rsidRPr="00D5163E">
              <w:rPr>
                <w:rFonts w:cs="Calibri"/>
                <w:color w:val="000000"/>
                <w:szCs w:val="20"/>
              </w:rPr>
              <w:t>1,496,566</w:t>
            </w:r>
          </w:p>
        </w:tc>
        <w:tc>
          <w:tcPr>
            <w:tcW w:w="1077" w:type="dxa"/>
            <w:shd w:val="clear" w:color="auto" w:fill="auto"/>
            <w:vAlign w:val="bottom"/>
          </w:tcPr>
          <w:p w14:paraId="0EFDDF3A" w14:textId="77777777" w:rsidR="00BC6704" w:rsidRPr="00D5163E" w:rsidRDefault="00BC6704" w:rsidP="007E081C">
            <w:pPr>
              <w:rPr>
                <w:rFonts w:cs="Calibri"/>
                <w:color w:val="000000"/>
                <w:szCs w:val="20"/>
              </w:rPr>
            </w:pPr>
            <w:r w:rsidRPr="00D5163E">
              <w:rPr>
                <w:rFonts w:cs="Calibri"/>
                <w:color w:val="000000"/>
                <w:szCs w:val="20"/>
              </w:rPr>
              <w:t>185,480</w:t>
            </w:r>
          </w:p>
        </w:tc>
        <w:tc>
          <w:tcPr>
            <w:tcW w:w="1125" w:type="dxa"/>
            <w:shd w:val="clear" w:color="auto" w:fill="auto"/>
            <w:vAlign w:val="bottom"/>
          </w:tcPr>
          <w:p w14:paraId="3C696E5E" w14:textId="77777777" w:rsidR="00BC6704" w:rsidRPr="00D5163E" w:rsidRDefault="00BC6704" w:rsidP="007E081C">
            <w:pPr>
              <w:rPr>
                <w:rFonts w:cs="Calibri"/>
                <w:color w:val="000000"/>
                <w:szCs w:val="20"/>
              </w:rPr>
            </w:pPr>
            <w:r w:rsidRPr="00D5163E">
              <w:rPr>
                <w:rFonts w:cs="Calibri"/>
                <w:color w:val="000000"/>
                <w:szCs w:val="20"/>
              </w:rPr>
              <w:t>219,954</w:t>
            </w:r>
          </w:p>
        </w:tc>
        <w:tc>
          <w:tcPr>
            <w:tcW w:w="1218" w:type="dxa"/>
            <w:shd w:val="clear" w:color="auto" w:fill="auto"/>
            <w:vAlign w:val="bottom"/>
          </w:tcPr>
          <w:p w14:paraId="33BBD744" w14:textId="77777777" w:rsidR="00BC6704" w:rsidRPr="00D5163E" w:rsidRDefault="00BC6704" w:rsidP="007E081C">
            <w:pPr>
              <w:rPr>
                <w:rFonts w:cs="Calibri"/>
                <w:szCs w:val="20"/>
              </w:rPr>
            </w:pPr>
            <w:r w:rsidRPr="00D5163E">
              <w:rPr>
                <w:rFonts w:cs="Calibri"/>
                <w:szCs w:val="20"/>
              </w:rPr>
              <w:t>70,219,000</w:t>
            </w:r>
          </w:p>
        </w:tc>
      </w:tr>
      <w:tr w:rsidR="00BC6704" w:rsidRPr="00D5163E" w14:paraId="5CA61E0B" w14:textId="77777777" w:rsidTr="00696431">
        <w:tc>
          <w:tcPr>
            <w:tcW w:w="1002" w:type="dxa"/>
            <w:shd w:val="clear" w:color="auto" w:fill="auto"/>
            <w:vAlign w:val="bottom"/>
          </w:tcPr>
          <w:p w14:paraId="10E011F1" w14:textId="77777777" w:rsidR="00BC6704" w:rsidRPr="00D5163E" w:rsidRDefault="00BC6704" w:rsidP="007E081C">
            <w:pPr>
              <w:rPr>
                <w:rFonts w:cs="Calibri"/>
                <w:color w:val="000000"/>
                <w:szCs w:val="20"/>
              </w:rPr>
            </w:pPr>
            <w:r w:rsidRPr="00D5163E">
              <w:rPr>
                <w:rFonts w:cs="Calibri"/>
                <w:color w:val="000000"/>
                <w:szCs w:val="20"/>
              </w:rPr>
              <w:t>2019</w:t>
            </w:r>
          </w:p>
        </w:tc>
        <w:tc>
          <w:tcPr>
            <w:tcW w:w="1296" w:type="dxa"/>
            <w:shd w:val="clear" w:color="auto" w:fill="auto"/>
            <w:vAlign w:val="bottom"/>
          </w:tcPr>
          <w:p w14:paraId="7F1D06A4" w14:textId="77777777" w:rsidR="00BC6704" w:rsidRPr="00D5163E" w:rsidRDefault="00BC6704" w:rsidP="007E081C">
            <w:pPr>
              <w:rPr>
                <w:rFonts w:cs="Calibri"/>
                <w:color w:val="000000"/>
                <w:szCs w:val="20"/>
              </w:rPr>
            </w:pPr>
            <w:r w:rsidRPr="00D5163E">
              <w:rPr>
                <w:rFonts w:cs="Calibri"/>
                <w:color w:val="000000"/>
                <w:szCs w:val="20"/>
              </w:rPr>
              <w:t>66,703,000</w:t>
            </w:r>
          </w:p>
        </w:tc>
        <w:tc>
          <w:tcPr>
            <w:tcW w:w="1115" w:type="dxa"/>
            <w:shd w:val="clear" w:color="auto" w:fill="auto"/>
            <w:vAlign w:val="bottom"/>
          </w:tcPr>
          <w:p w14:paraId="1794B558" w14:textId="77777777" w:rsidR="00BC6704" w:rsidRPr="00D5163E" w:rsidRDefault="00BC6704" w:rsidP="007E081C">
            <w:pPr>
              <w:rPr>
                <w:rFonts w:cs="Calibri"/>
                <w:color w:val="000000"/>
                <w:szCs w:val="20"/>
              </w:rPr>
            </w:pPr>
            <w:r w:rsidRPr="00D5163E">
              <w:rPr>
                <w:rFonts w:cs="Calibri"/>
                <w:color w:val="000000"/>
                <w:szCs w:val="20"/>
              </w:rPr>
              <w:t>77,000</w:t>
            </w:r>
          </w:p>
        </w:tc>
        <w:tc>
          <w:tcPr>
            <w:tcW w:w="1403" w:type="dxa"/>
            <w:shd w:val="clear" w:color="auto" w:fill="auto"/>
            <w:vAlign w:val="bottom"/>
          </w:tcPr>
          <w:p w14:paraId="3EFDBCDF" w14:textId="77777777" w:rsidR="00BC6704" w:rsidRPr="00D5163E" w:rsidRDefault="00BC6704" w:rsidP="007E081C">
            <w:pPr>
              <w:rPr>
                <w:rFonts w:cs="Calibri"/>
                <w:color w:val="000000"/>
                <w:szCs w:val="20"/>
              </w:rPr>
            </w:pPr>
            <w:r w:rsidRPr="00D5163E">
              <w:rPr>
                <w:rFonts w:cs="Calibri"/>
                <w:color w:val="000000"/>
                <w:szCs w:val="20"/>
              </w:rPr>
              <w:t>3,699,000</w:t>
            </w:r>
          </w:p>
        </w:tc>
        <w:tc>
          <w:tcPr>
            <w:tcW w:w="1114" w:type="dxa"/>
            <w:shd w:val="clear" w:color="auto" w:fill="auto"/>
            <w:vAlign w:val="bottom"/>
          </w:tcPr>
          <w:p w14:paraId="274390ED" w14:textId="77777777" w:rsidR="00BC6704" w:rsidRPr="00D5163E" w:rsidRDefault="00BC6704" w:rsidP="007E081C">
            <w:pPr>
              <w:rPr>
                <w:rFonts w:cs="Calibri"/>
                <w:color w:val="000000"/>
                <w:szCs w:val="20"/>
              </w:rPr>
            </w:pPr>
            <w:r w:rsidRPr="00D5163E">
              <w:rPr>
                <w:rFonts w:cs="Calibri"/>
                <w:color w:val="000000"/>
                <w:szCs w:val="20"/>
              </w:rPr>
              <w:t>1,580,758</w:t>
            </w:r>
          </w:p>
        </w:tc>
        <w:tc>
          <w:tcPr>
            <w:tcW w:w="1077" w:type="dxa"/>
            <w:shd w:val="clear" w:color="auto" w:fill="auto"/>
            <w:vAlign w:val="bottom"/>
          </w:tcPr>
          <w:p w14:paraId="661BACBC" w14:textId="77777777" w:rsidR="00BC6704" w:rsidRPr="00D5163E" w:rsidRDefault="00BC6704" w:rsidP="007E081C">
            <w:pPr>
              <w:rPr>
                <w:rFonts w:cs="Calibri"/>
                <w:color w:val="000000"/>
                <w:szCs w:val="20"/>
              </w:rPr>
            </w:pPr>
            <w:r w:rsidRPr="00D5163E">
              <w:rPr>
                <w:rFonts w:cs="Calibri"/>
                <w:color w:val="000000"/>
                <w:szCs w:val="20"/>
              </w:rPr>
              <w:t>195,914</w:t>
            </w:r>
          </w:p>
        </w:tc>
        <w:tc>
          <w:tcPr>
            <w:tcW w:w="1125" w:type="dxa"/>
            <w:shd w:val="clear" w:color="auto" w:fill="auto"/>
            <w:vAlign w:val="bottom"/>
          </w:tcPr>
          <w:p w14:paraId="4EBEA3EE" w14:textId="77777777" w:rsidR="00BC6704" w:rsidRPr="00D5163E" w:rsidRDefault="00BC6704" w:rsidP="007E081C">
            <w:pPr>
              <w:rPr>
                <w:rFonts w:cs="Calibri"/>
                <w:color w:val="000000"/>
                <w:szCs w:val="20"/>
              </w:rPr>
            </w:pPr>
            <w:r w:rsidRPr="00D5163E">
              <w:rPr>
                <w:rFonts w:cs="Calibri"/>
                <w:color w:val="000000"/>
                <w:szCs w:val="20"/>
              </w:rPr>
              <w:t>232,328</w:t>
            </w:r>
          </w:p>
        </w:tc>
        <w:tc>
          <w:tcPr>
            <w:tcW w:w="1218" w:type="dxa"/>
            <w:shd w:val="clear" w:color="auto" w:fill="auto"/>
            <w:vAlign w:val="bottom"/>
          </w:tcPr>
          <w:p w14:paraId="02A3B011" w14:textId="77777777" w:rsidR="00BC6704" w:rsidRPr="00D5163E" w:rsidRDefault="00BC6704" w:rsidP="007E081C">
            <w:pPr>
              <w:rPr>
                <w:rFonts w:cs="Calibri"/>
                <w:szCs w:val="20"/>
              </w:rPr>
            </w:pPr>
            <w:r w:rsidRPr="00D5163E">
              <w:rPr>
                <w:rFonts w:cs="Calibri"/>
                <w:szCs w:val="20"/>
              </w:rPr>
              <w:t>72,488,000</w:t>
            </w:r>
          </w:p>
        </w:tc>
      </w:tr>
      <w:tr w:rsidR="00BC6704" w:rsidRPr="00D5163E" w14:paraId="24182D0C" w14:textId="77777777" w:rsidTr="00696431">
        <w:tc>
          <w:tcPr>
            <w:tcW w:w="1002" w:type="dxa"/>
            <w:shd w:val="clear" w:color="auto" w:fill="auto"/>
            <w:vAlign w:val="bottom"/>
          </w:tcPr>
          <w:p w14:paraId="6BDB69BB" w14:textId="77777777" w:rsidR="00BC6704" w:rsidRPr="00D5163E" w:rsidRDefault="00BC6704" w:rsidP="007E081C">
            <w:pPr>
              <w:rPr>
                <w:rFonts w:cs="Calibri"/>
                <w:color w:val="000000"/>
                <w:szCs w:val="20"/>
              </w:rPr>
            </w:pPr>
            <w:r w:rsidRPr="00D5163E">
              <w:rPr>
                <w:rFonts w:cs="Calibri"/>
                <w:color w:val="000000"/>
                <w:szCs w:val="20"/>
              </w:rPr>
              <w:t>2020</w:t>
            </w:r>
          </w:p>
        </w:tc>
        <w:tc>
          <w:tcPr>
            <w:tcW w:w="1296" w:type="dxa"/>
            <w:shd w:val="clear" w:color="auto" w:fill="auto"/>
            <w:vAlign w:val="bottom"/>
          </w:tcPr>
          <w:p w14:paraId="5B7424B1" w14:textId="77777777" w:rsidR="00BC6704" w:rsidRPr="00D5163E" w:rsidRDefault="00BC6704" w:rsidP="007E081C">
            <w:pPr>
              <w:rPr>
                <w:rFonts w:cs="Calibri"/>
                <w:color w:val="000000"/>
                <w:szCs w:val="20"/>
              </w:rPr>
            </w:pPr>
            <w:r w:rsidRPr="00D5163E">
              <w:rPr>
                <w:rFonts w:cs="Calibri"/>
                <w:color w:val="000000"/>
                <w:szCs w:val="20"/>
              </w:rPr>
              <w:t>68,572,000</w:t>
            </w:r>
          </w:p>
        </w:tc>
        <w:tc>
          <w:tcPr>
            <w:tcW w:w="1115" w:type="dxa"/>
            <w:shd w:val="clear" w:color="auto" w:fill="auto"/>
            <w:vAlign w:val="bottom"/>
          </w:tcPr>
          <w:p w14:paraId="11B07A96" w14:textId="77777777" w:rsidR="00BC6704" w:rsidRPr="00D5163E" w:rsidRDefault="00BC6704" w:rsidP="007E081C">
            <w:pPr>
              <w:rPr>
                <w:rFonts w:cs="Calibri"/>
                <w:color w:val="000000"/>
                <w:szCs w:val="20"/>
              </w:rPr>
            </w:pPr>
            <w:r w:rsidRPr="00D5163E">
              <w:rPr>
                <w:rFonts w:cs="Calibri"/>
                <w:color w:val="000000"/>
                <w:szCs w:val="20"/>
              </w:rPr>
              <w:t>79,000</w:t>
            </w:r>
          </w:p>
        </w:tc>
        <w:tc>
          <w:tcPr>
            <w:tcW w:w="1403" w:type="dxa"/>
            <w:shd w:val="clear" w:color="auto" w:fill="auto"/>
            <w:vAlign w:val="bottom"/>
          </w:tcPr>
          <w:p w14:paraId="3A5B8FA1" w14:textId="77777777" w:rsidR="00BC6704" w:rsidRPr="00D5163E" w:rsidRDefault="00BC6704" w:rsidP="007E081C">
            <w:pPr>
              <w:rPr>
                <w:rFonts w:cs="Calibri"/>
                <w:color w:val="000000"/>
                <w:szCs w:val="20"/>
              </w:rPr>
            </w:pPr>
            <w:r w:rsidRPr="00D5163E">
              <w:rPr>
                <w:rFonts w:cs="Calibri"/>
                <w:color w:val="000000"/>
                <w:szCs w:val="20"/>
              </w:rPr>
              <w:t>3,967,000</w:t>
            </w:r>
          </w:p>
        </w:tc>
        <w:tc>
          <w:tcPr>
            <w:tcW w:w="1114" w:type="dxa"/>
            <w:shd w:val="clear" w:color="auto" w:fill="auto"/>
            <w:vAlign w:val="bottom"/>
          </w:tcPr>
          <w:p w14:paraId="65A1E3BC" w14:textId="77777777" w:rsidR="00BC6704" w:rsidRPr="00D5163E" w:rsidRDefault="00BC6704" w:rsidP="007E081C">
            <w:pPr>
              <w:rPr>
                <w:rFonts w:cs="Calibri"/>
                <w:color w:val="000000"/>
                <w:szCs w:val="20"/>
              </w:rPr>
            </w:pPr>
            <w:r w:rsidRPr="00D5163E">
              <w:rPr>
                <w:rFonts w:cs="Calibri"/>
                <w:color w:val="000000"/>
                <w:szCs w:val="20"/>
              </w:rPr>
              <w:t>1,672,818</w:t>
            </w:r>
          </w:p>
        </w:tc>
        <w:tc>
          <w:tcPr>
            <w:tcW w:w="1077" w:type="dxa"/>
            <w:shd w:val="clear" w:color="auto" w:fill="auto"/>
            <w:vAlign w:val="bottom"/>
          </w:tcPr>
          <w:p w14:paraId="0EAA91BF" w14:textId="77777777" w:rsidR="00BC6704" w:rsidRPr="00D5163E" w:rsidRDefault="00BC6704" w:rsidP="007E081C">
            <w:pPr>
              <w:rPr>
                <w:rFonts w:cs="Calibri"/>
                <w:color w:val="000000"/>
                <w:szCs w:val="20"/>
              </w:rPr>
            </w:pPr>
            <w:r w:rsidRPr="00D5163E">
              <w:rPr>
                <w:rFonts w:cs="Calibri"/>
                <w:color w:val="000000"/>
                <w:szCs w:val="20"/>
              </w:rPr>
              <w:t>207,324</w:t>
            </w:r>
          </w:p>
        </w:tc>
        <w:tc>
          <w:tcPr>
            <w:tcW w:w="1125" w:type="dxa"/>
            <w:shd w:val="clear" w:color="auto" w:fill="auto"/>
            <w:vAlign w:val="bottom"/>
          </w:tcPr>
          <w:p w14:paraId="40A5F5D3" w14:textId="77777777" w:rsidR="00BC6704" w:rsidRPr="00D5163E" w:rsidRDefault="00BC6704" w:rsidP="007E081C">
            <w:pPr>
              <w:rPr>
                <w:rFonts w:cs="Calibri"/>
                <w:color w:val="000000"/>
                <w:szCs w:val="20"/>
              </w:rPr>
            </w:pPr>
            <w:r w:rsidRPr="00D5163E">
              <w:rPr>
                <w:rFonts w:cs="Calibri"/>
                <w:color w:val="000000"/>
                <w:szCs w:val="20"/>
              </w:rPr>
              <w:t>245,858</w:t>
            </w:r>
          </w:p>
        </w:tc>
        <w:tc>
          <w:tcPr>
            <w:tcW w:w="1218" w:type="dxa"/>
            <w:shd w:val="clear" w:color="auto" w:fill="auto"/>
            <w:vAlign w:val="bottom"/>
          </w:tcPr>
          <w:p w14:paraId="39D4644A" w14:textId="77777777" w:rsidR="00BC6704" w:rsidRPr="00D5163E" w:rsidRDefault="00BC6704" w:rsidP="007E081C">
            <w:pPr>
              <w:rPr>
                <w:rFonts w:cs="Calibri"/>
                <w:szCs w:val="20"/>
              </w:rPr>
            </w:pPr>
            <w:r w:rsidRPr="00D5163E">
              <w:rPr>
                <w:rFonts w:cs="Calibri"/>
                <w:szCs w:val="20"/>
              </w:rPr>
              <w:t>74,744,000</w:t>
            </w:r>
          </w:p>
        </w:tc>
      </w:tr>
      <w:tr w:rsidR="00BC6704" w:rsidRPr="00D5163E" w14:paraId="116EBEAC" w14:textId="77777777" w:rsidTr="00696431">
        <w:tc>
          <w:tcPr>
            <w:tcW w:w="1002" w:type="dxa"/>
            <w:shd w:val="clear" w:color="auto" w:fill="auto"/>
            <w:vAlign w:val="bottom"/>
          </w:tcPr>
          <w:p w14:paraId="4E84E7BF" w14:textId="77777777" w:rsidR="00BC6704" w:rsidRPr="00D5163E" w:rsidRDefault="00BC6704" w:rsidP="007E081C">
            <w:pPr>
              <w:rPr>
                <w:rFonts w:cs="Calibri"/>
                <w:color w:val="000000"/>
                <w:szCs w:val="20"/>
              </w:rPr>
            </w:pPr>
            <w:r w:rsidRPr="00D5163E">
              <w:rPr>
                <w:rFonts w:cs="Calibri"/>
                <w:color w:val="000000"/>
                <w:szCs w:val="20"/>
              </w:rPr>
              <w:t>2021</w:t>
            </w:r>
          </w:p>
        </w:tc>
        <w:tc>
          <w:tcPr>
            <w:tcW w:w="1296" w:type="dxa"/>
            <w:shd w:val="clear" w:color="auto" w:fill="auto"/>
            <w:vAlign w:val="bottom"/>
          </w:tcPr>
          <w:p w14:paraId="5BBB61AD" w14:textId="77777777" w:rsidR="00BC6704" w:rsidRPr="00D5163E" w:rsidRDefault="00BC6704" w:rsidP="007E081C">
            <w:pPr>
              <w:rPr>
                <w:rFonts w:cs="Calibri"/>
                <w:color w:val="000000"/>
                <w:szCs w:val="20"/>
              </w:rPr>
            </w:pPr>
            <w:r w:rsidRPr="00D5163E">
              <w:rPr>
                <w:rFonts w:cs="Calibri"/>
                <w:color w:val="000000"/>
                <w:szCs w:val="20"/>
              </w:rPr>
              <w:t>69,911,000</w:t>
            </w:r>
          </w:p>
        </w:tc>
        <w:tc>
          <w:tcPr>
            <w:tcW w:w="1115" w:type="dxa"/>
            <w:shd w:val="clear" w:color="auto" w:fill="auto"/>
            <w:vAlign w:val="bottom"/>
          </w:tcPr>
          <w:p w14:paraId="3E9F1B24" w14:textId="77777777" w:rsidR="00BC6704" w:rsidRPr="00D5163E" w:rsidRDefault="00BC6704" w:rsidP="007E081C">
            <w:pPr>
              <w:rPr>
                <w:rFonts w:cs="Calibri"/>
                <w:color w:val="000000"/>
                <w:szCs w:val="20"/>
              </w:rPr>
            </w:pPr>
            <w:r w:rsidRPr="00D5163E">
              <w:rPr>
                <w:rFonts w:cs="Calibri"/>
                <w:color w:val="000000"/>
                <w:szCs w:val="20"/>
              </w:rPr>
              <w:t>82,000</w:t>
            </w:r>
          </w:p>
        </w:tc>
        <w:tc>
          <w:tcPr>
            <w:tcW w:w="1403" w:type="dxa"/>
            <w:shd w:val="clear" w:color="auto" w:fill="auto"/>
            <w:vAlign w:val="bottom"/>
          </w:tcPr>
          <w:p w14:paraId="78E10021" w14:textId="77777777" w:rsidR="00BC6704" w:rsidRPr="00D5163E" w:rsidRDefault="00BC6704" w:rsidP="007E081C">
            <w:pPr>
              <w:rPr>
                <w:rFonts w:cs="Calibri"/>
                <w:color w:val="000000"/>
                <w:szCs w:val="20"/>
              </w:rPr>
            </w:pPr>
            <w:r w:rsidRPr="00D5163E">
              <w:rPr>
                <w:rFonts w:cs="Calibri"/>
                <w:color w:val="000000"/>
                <w:szCs w:val="20"/>
              </w:rPr>
              <w:t>4,257,000</w:t>
            </w:r>
          </w:p>
        </w:tc>
        <w:tc>
          <w:tcPr>
            <w:tcW w:w="1114" w:type="dxa"/>
            <w:shd w:val="clear" w:color="auto" w:fill="auto"/>
            <w:vAlign w:val="bottom"/>
          </w:tcPr>
          <w:p w14:paraId="6ACED9D6" w14:textId="77777777" w:rsidR="00BC6704" w:rsidRPr="00D5163E" w:rsidRDefault="00BC6704" w:rsidP="007E081C">
            <w:pPr>
              <w:rPr>
                <w:rFonts w:cs="Calibri"/>
                <w:color w:val="000000"/>
                <w:szCs w:val="20"/>
              </w:rPr>
            </w:pPr>
            <w:r w:rsidRPr="00D5163E">
              <w:rPr>
                <w:rFonts w:cs="Calibri"/>
                <w:color w:val="000000"/>
                <w:szCs w:val="20"/>
              </w:rPr>
              <w:t>1,770,386</w:t>
            </w:r>
          </w:p>
        </w:tc>
        <w:tc>
          <w:tcPr>
            <w:tcW w:w="1077" w:type="dxa"/>
            <w:shd w:val="clear" w:color="auto" w:fill="auto"/>
            <w:vAlign w:val="bottom"/>
          </w:tcPr>
          <w:p w14:paraId="1C87DD82" w14:textId="77777777" w:rsidR="00BC6704" w:rsidRPr="00D5163E" w:rsidRDefault="00BC6704" w:rsidP="007E081C">
            <w:pPr>
              <w:rPr>
                <w:rFonts w:cs="Calibri"/>
                <w:color w:val="000000"/>
                <w:szCs w:val="20"/>
              </w:rPr>
            </w:pPr>
            <w:r w:rsidRPr="00D5163E">
              <w:rPr>
                <w:rFonts w:cs="Calibri"/>
                <w:color w:val="000000"/>
                <w:szCs w:val="20"/>
              </w:rPr>
              <w:t>219,416</w:t>
            </w:r>
          </w:p>
        </w:tc>
        <w:tc>
          <w:tcPr>
            <w:tcW w:w="1125" w:type="dxa"/>
            <w:shd w:val="clear" w:color="auto" w:fill="auto"/>
            <w:vAlign w:val="bottom"/>
          </w:tcPr>
          <w:p w14:paraId="234973F5" w14:textId="77777777" w:rsidR="00BC6704" w:rsidRPr="00D5163E" w:rsidRDefault="00BC6704" w:rsidP="007E081C">
            <w:pPr>
              <w:rPr>
                <w:rFonts w:cs="Calibri"/>
                <w:color w:val="000000"/>
                <w:szCs w:val="20"/>
              </w:rPr>
            </w:pPr>
            <w:r w:rsidRPr="00D5163E">
              <w:rPr>
                <w:rFonts w:cs="Calibri"/>
                <w:color w:val="000000"/>
                <w:szCs w:val="20"/>
              </w:rPr>
              <w:t>260,198</w:t>
            </w:r>
          </w:p>
        </w:tc>
        <w:tc>
          <w:tcPr>
            <w:tcW w:w="1218" w:type="dxa"/>
            <w:shd w:val="clear" w:color="auto" w:fill="auto"/>
            <w:vAlign w:val="bottom"/>
          </w:tcPr>
          <w:p w14:paraId="53F24C87" w14:textId="77777777" w:rsidR="00BC6704" w:rsidRPr="00D5163E" w:rsidRDefault="00BC6704" w:rsidP="007E081C">
            <w:pPr>
              <w:rPr>
                <w:rFonts w:cs="Calibri"/>
                <w:szCs w:val="20"/>
              </w:rPr>
            </w:pPr>
            <w:r w:rsidRPr="00D5163E">
              <w:rPr>
                <w:rFonts w:cs="Calibri"/>
                <w:szCs w:val="20"/>
              </w:rPr>
              <w:t>76,500,000</w:t>
            </w:r>
          </w:p>
        </w:tc>
      </w:tr>
      <w:tr w:rsidR="00BC6704" w:rsidRPr="00D5163E" w14:paraId="33A84465" w14:textId="77777777" w:rsidTr="00696431">
        <w:tc>
          <w:tcPr>
            <w:tcW w:w="1002" w:type="dxa"/>
            <w:shd w:val="clear" w:color="auto" w:fill="auto"/>
            <w:vAlign w:val="bottom"/>
          </w:tcPr>
          <w:p w14:paraId="609587FA" w14:textId="77777777" w:rsidR="00BC6704" w:rsidRPr="00D5163E" w:rsidRDefault="00BC6704" w:rsidP="007E081C">
            <w:pPr>
              <w:rPr>
                <w:rFonts w:cs="Calibri"/>
                <w:color w:val="000000"/>
                <w:szCs w:val="20"/>
              </w:rPr>
            </w:pPr>
            <w:r w:rsidRPr="00D5163E">
              <w:rPr>
                <w:rFonts w:cs="Calibri"/>
                <w:color w:val="000000"/>
                <w:szCs w:val="20"/>
              </w:rPr>
              <w:t>2022</w:t>
            </w:r>
          </w:p>
        </w:tc>
        <w:tc>
          <w:tcPr>
            <w:tcW w:w="1296" w:type="dxa"/>
            <w:shd w:val="clear" w:color="auto" w:fill="auto"/>
            <w:vAlign w:val="bottom"/>
          </w:tcPr>
          <w:p w14:paraId="638E6433" w14:textId="77777777" w:rsidR="00BC6704" w:rsidRPr="00D5163E" w:rsidRDefault="00BC6704" w:rsidP="007E081C">
            <w:pPr>
              <w:rPr>
                <w:rFonts w:cs="Calibri"/>
                <w:color w:val="000000"/>
                <w:szCs w:val="20"/>
              </w:rPr>
            </w:pPr>
            <w:r w:rsidRPr="00D5163E">
              <w:rPr>
                <w:rFonts w:cs="Calibri"/>
                <w:color w:val="000000"/>
                <w:szCs w:val="20"/>
              </w:rPr>
              <w:t>70,960,000</w:t>
            </w:r>
          </w:p>
        </w:tc>
        <w:tc>
          <w:tcPr>
            <w:tcW w:w="1115" w:type="dxa"/>
            <w:shd w:val="clear" w:color="auto" w:fill="auto"/>
            <w:vAlign w:val="bottom"/>
          </w:tcPr>
          <w:p w14:paraId="68A6E552" w14:textId="77777777" w:rsidR="00BC6704" w:rsidRPr="00D5163E" w:rsidRDefault="00BC6704" w:rsidP="007E081C">
            <w:pPr>
              <w:rPr>
                <w:rFonts w:cs="Calibri"/>
                <w:color w:val="000000"/>
                <w:szCs w:val="20"/>
              </w:rPr>
            </w:pPr>
            <w:r w:rsidRPr="00D5163E">
              <w:rPr>
                <w:rFonts w:cs="Calibri"/>
                <w:color w:val="000000"/>
                <w:szCs w:val="20"/>
              </w:rPr>
              <w:t>85,000</w:t>
            </w:r>
          </w:p>
        </w:tc>
        <w:tc>
          <w:tcPr>
            <w:tcW w:w="1403" w:type="dxa"/>
            <w:shd w:val="clear" w:color="auto" w:fill="auto"/>
            <w:vAlign w:val="bottom"/>
          </w:tcPr>
          <w:p w14:paraId="65B87119" w14:textId="77777777" w:rsidR="00BC6704" w:rsidRPr="00D5163E" w:rsidRDefault="00BC6704" w:rsidP="007E081C">
            <w:pPr>
              <w:rPr>
                <w:rFonts w:cs="Calibri"/>
                <w:color w:val="000000"/>
                <w:szCs w:val="20"/>
              </w:rPr>
            </w:pPr>
            <w:r w:rsidRPr="00D5163E">
              <w:rPr>
                <w:rFonts w:cs="Calibri"/>
                <w:color w:val="000000"/>
                <w:szCs w:val="20"/>
              </w:rPr>
              <w:t>4,571,000</w:t>
            </w:r>
          </w:p>
        </w:tc>
        <w:tc>
          <w:tcPr>
            <w:tcW w:w="1114" w:type="dxa"/>
            <w:shd w:val="clear" w:color="auto" w:fill="auto"/>
            <w:vAlign w:val="bottom"/>
          </w:tcPr>
          <w:p w14:paraId="6FD7C504" w14:textId="77777777" w:rsidR="00BC6704" w:rsidRPr="00D5163E" w:rsidRDefault="00BC6704" w:rsidP="007E081C">
            <w:pPr>
              <w:rPr>
                <w:rFonts w:cs="Calibri"/>
                <w:color w:val="000000"/>
                <w:szCs w:val="20"/>
              </w:rPr>
            </w:pPr>
            <w:r w:rsidRPr="00D5163E">
              <w:rPr>
                <w:rFonts w:cs="Calibri"/>
                <w:color w:val="000000"/>
                <w:szCs w:val="20"/>
              </w:rPr>
              <w:t>1,874,248</w:t>
            </w:r>
          </w:p>
        </w:tc>
        <w:tc>
          <w:tcPr>
            <w:tcW w:w="1077" w:type="dxa"/>
            <w:shd w:val="clear" w:color="auto" w:fill="auto"/>
            <w:vAlign w:val="bottom"/>
          </w:tcPr>
          <w:p w14:paraId="43AE0ABC" w14:textId="77777777" w:rsidR="00BC6704" w:rsidRPr="00D5163E" w:rsidRDefault="00BC6704" w:rsidP="007E081C">
            <w:pPr>
              <w:rPr>
                <w:rFonts w:cs="Calibri"/>
                <w:color w:val="000000"/>
                <w:szCs w:val="20"/>
              </w:rPr>
            </w:pPr>
            <w:r w:rsidRPr="00D5163E">
              <w:rPr>
                <w:rFonts w:cs="Calibri"/>
                <w:color w:val="000000"/>
                <w:szCs w:val="20"/>
              </w:rPr>
              <w:t>232,289</w:t>
            </w:r>
          </w:p>
        </w:tc>
        <w:tc>
          <w:tcPr>
            <w:tcW w:w="1125" w:type="dxa"/>
            <w:shd w:val="clear" w:color="auto" w:fill="auto"/>
            <w:vAlign w:val="bottom"/>
          </w:tcPr>
          <w:p w14:paraId="06DEB7E0" w14:textId="77777777" w:rsidR="00BC6704" w:rsidRPr="00D5163E" w:rsidRDefault="00BC6704" w:rsidP="007E081C">
            <w:pPr>
              <w:rPr>
                <w:rFonts w:cs="Calibri"/>
                <w:color w:val="000000"/>
                <w:szCs w:val="20"/>
              </w:rPr>
            </w:pPr>
            <w:r w:rsidRPr="00D5163E">
              <w:rPr>
                <w:rFonts w:cs="Calibri"/>
                <w:color w:val="000000"/>
                <w:szCs w:val="20"/>
              </w:rPr>
              <w:t>275,463</w:t>
            </w:r>
          </w:p>
        </w:tc>
        <w:tc>
          <w:tcPr>
            <w:tcW w:w="1218" w:type="dxa"/>
            <w:shd w:val="clear" w:color="auto" w:fill="auto"/>
            <w:vAlign w:val="bottom"/>
          </w:tcPr>
          <w:p w14:paraId="2940BD3B" w14:textId="77777777" w:rsidR="00BC6704" w:rsidRPr="00D5163E" w:rsidRDefault="00BC6704" w:rsidP="007E081C">
            <w:pPr>
              <w:rPr>
                <w:rFonts w:cs="Calibri"/>
                <w:szCs w:val="20"/>
              </w:rPr>
            </w:pPr>
            <w:r w:rsidRPr="00D5163E">
              <w:rPr>
                <w:rFonts w:cs="Calibri"/>
                <w:szCs w:val="20"/>
              </w:rPr>
              <w:t>77,998,000</w:t>
            </w:r>
          </w:p>
        </w:tc>
      </w:tr>
      <w:tr w:rsidR="00BC6704" w:rsidRPr="00D5163E" w14:paraId="21B8BE0A" w14:textId="77777777" w:rsidTr="00696431">
        <w:tc>
          <w:tcPr>
            <w:tcW w:w="1002" w:type="dxa"/>
            <w:shd w:val="clear" w:color="auto" w:fill="auto"/>
            <w:vAlign w:val="bottom"/>
          </w:tcPr>
          <w:p w14:paraId="5954A6DD" w14:textId="77777777" w:rsidR="00BC6704" w:rsidRPr="00D5163E" w:rsidRDefault="00BC6704" w:rsidP="007E081C">
            <w:pPr>
              <w:rPr>
                <w:rFonts w:cs="Calibri"/>
                <w:color w:val="000000"/>
                <w:szCs w:val="20"/>
              </w:rPr>
            </w:pPr>
            <w:r w:rsidRPr="00D5163E">
              <w:rPr>
                <w:rFonts w:cs="Calibri"/>
                <w:color w:val="000000"/>
                <w:szCs w:val="20"/>
              </w:rPr>
              <w:t>2023</w:t>
            </w:r>
          </w:p>
        </w:tc>
        <w:tc>
          <w:tcPr>
            <w:tcW w:w="1296" w:type="dxa"/>
            <w:shd w:val="clear" w:color="auto" w:fill="auto"/>
            <w:vAlign w:val="bottom"/>
          </w:tcPr>
          <w:p w14:paraId="1F9253C3" w14:textId="77777777" w:rsidR="00BC6704" w:rsidRPr="00D5163E" w:rsidRDefault="00BC6704" w:rsidP="007E081C">
            <w:pPr>
              <w:rPr>
                <w:rFonts w:cs="Calibri"/>
                <w:color w:val="000000"/>
                <w:szCs w:val="20"/>
              </w:rPr>
            </w:pPr>
            <w:r w:rsidRPr="00D5163E">
              <w:rPr>
                <w:rFonts w:cs="Calibri"/>
                <w:color w:val="000000"/>
                <w:szCs w:val="20"/>
              </w:rPr>
              <w:t>71,893,000</w:t>
            </w:r>
          </w:p>
        </w:tc>
        <w:tc>
          <w:tcPr>
            <w:tcW w:w="1115" w:type="dxa"/>
            <w:shd w:val="clear" w:color="auto" w:fill="auto"/>
            <w:vAlign w:val="bottom"/>
          </w:tcPr>
          <w:p w14:paraId="4BA433C2" w14:textId="77777777" w:rsidR="00BC6704" w:rsidRPr="00D5163E" w:rsidRDefault="00BC6704" w:rsidP="007E081C">
            <w:pPr>
              <w:rPr>
                <w:rFonts w:cs="Calibri"/>
                <w:color w:val="000000"/>
                <w:szCs w:val="20"/>
              </w:rPr>
            </w:pPr>
            <w:r w:rsidRPr="00D5163E">
              <w:rPr>
                <w:rFonts w:cs="Calibri"/>
                <w:color w:val="000000"/>
                <w:szCs w:val="20"/>
              </w:rPr>
              <w:t>88,000</w:t>
            </w:r>
          </w:p>
        </w:tc>
        <w:tc>
          <w:tcPr>
            <w:tcW w:w="1403" w:type="dxa"/>
            <w:shd w:val="clear" w:color="auto" w:fill="auto"/>
            <w:vAlign w:val="bottom"/>
          </w:tcPr>
          <w:p w14:paraId="75628419" w14:textId="77777777" w:rsidR="00BC6704" w:rsidRPr="00D5163E" w:rsidRDefault="00BC6704" w:rsidP="007E081C">
            <w:pPr>
              <w:rPr>
                <w:rFonts w:cs="Calibri"/>
                <w:color w:val="000000"/>
                <w:szCs w:val="20"/>
              </w:rPr>
            </w:pPr>
            <w:r w:rsidRPr="00D5163E">
              <w:rPr>
                <w:rFonts w:cs="Calibri"/>
                <w:color w:val="000000"/>
                <w:szCs w:val="20"/>
              </w:rPr>
              <w:t>4,911,000</w:t>
            </w:r>
          </w:p>
        </w:tc>
        <w:tc>
          <w:tcPr>
            <w:tcW w:w="1114" w:type="dxa"/>
            <w:shd w:val="clear" w:color="auto" w:fill="auto"/>
            <w:vAlign w:val="bottom"/>
          </w:tcPr>
          <w:p w14:paraId="5F729F21" w14:textId="77777777" w:rsidR="00BC6704" w:rsidRPr="00D5163E" w:rsidRDefault="00BC6704" w:rsidP="007E081C">
            <w:pPr>
              <w:rPr>
                <w:rFonts w:cs="Calibri"/>
                <w:color w:val="000000"/>
                <w:szCs w:val="20"/>
              </w:rPr>
            </w:pPr>
            <w:r w:rsidRPr="00D5163E">
              <w:rPr>
                <w:rFonts w:cs="Calibri"/>
                <w:color w:val="000000"/>
                <w:szCs w:val="20"/>
              </w:rPr>
              <w:t>1,984,405</w:t>
            </w:r>
          </w:p>
        </w:tc>
        <w:tc>
          <w:tcPr>
            <w:tcW w:w="1077" w:type="dxa"/>
            <w:shd w:val="clear" w:color="auto" w:fill="auto"/>
            <w:vAlign w:val="bottom"/>
          </w:tcPr>
          <w:p w14:paraId="4B4F8BFB" w14:textId="77777777" w:rsidR="00BC6704" w:rsidRPr="00D5163E" w:rsidRDefault="00BC6704" w:rsidP="007E081C">
            <w:pPr>
              <w:rPr>
                <w:rFonts w:cs="Calibri"/>
                <w:color w:val="000000"/>
                <w:szCs w:val="20"/>
              </w:rPr>
            </w:pPr>
            <w:r w:rsidRPr="00D5163E">
              <w:rPr>
                <w:rFonts w:cs="Calibri"/>
                <w:color w:val="000000"/>
                <w:szCs w:val="20"/>
              </w:rPr>
              <w:t>245,941</w:t>
            </w:r>
          </w:p>
        </w:tc>
        <w:tc>
          <w:tcPr>
            <w:tcW w:w="1125" w:type="dxa"/>
            <w:shd w:val="clear" w:color="auto" w:fill="auto"/>
            <w:vAlign w:val="bottom"/>
          </w:tcPr>
          <w:p w14:paraId="45B9F19A" w14:textId="77777777" w:rsidR="00BC6704" w:rsidRPr="00D5163E" w:rsidRDefault="00BC6704" w:rsidP="007E081C">
            <w:pPr>
              <w:rPr>
                <w:rFonts w:cs="Calibri"/>
                <w:color w:val="000000"/>
                <w:szCs w:val="20"/>
              </w:rPr>
            </w:pPr>
            <w:r w:rsidRPr="00D5163E">
              <w:rPr>
                <w:rFonts w:cs="Calibri"/>
                <w:color w:val="000000"/>
                <w:szCs w:val="20"/>
              </w:rPr>
              <w:t>291,653</w:t>
            </w:r>
          </w:p>
        </w:tc>
        <w:tc>
          <w:tcPr>
            <w:tcW w:w="1218" w:type="dxa"/>
            <w:shd w:val="clear" w:color="auto" w:fill="auto"/>
            <w:vAlign w:val="bottom"/>
          </w:tcPr>
          <w:p w14:paraId="09767D7C" w14:textId="77777777" w:rsidR="00BC6704" w:rsidRPr="00D5163E" w:rsidRDefault="00BC6704" w:rsidP="007E081C">
            <w:pPr>
              <w:rPr>
                <w:rFonts w:cs="Calibri"/>
                <w:szCs w:val="20"/>
              </w:rPr>
            </w:pPr>
            <w:r w:rsidRPr="00D5163E">
              <w:rPr>
                <w:rFonts w:cs="Calibri"/>
                <w:szCs w:val="20"/>
              </w:rPr>
              <w:t>79,414,000</w:t>
            </w:r>
          </w:p>
        </w:tc>
      </w:tr>
      <w:tr w:rsidR="00BC6704" w:rsidRPr="00D5163E" w14:paraId="4E58F680" w14:textId="77777777" w:rsidTr="00696431">
        <w:tc>
          <w:tcPr>
            <w:tcW w:w="1002" w:type="dxa"/>
            <w:shd w:val="clear" w:color="auto" w:fill="auto"/>
            <w:vAlign w:val="bottom"/>
          </w:tcPr>
          <w:p w14:paraId="475F3DC1" w14:textId="77777777" w:rsidR="00BC6704" w:rsidRPr="00D5163E" w:rsidRDefault="00BC6704" w:rsidP="007E081C">
            <w:pPr>
              <w:rPr>
                <w:rFonts w:cs="Calibri"/>
                <w:color w:val="000000"/>
                <w:szCs w:val="20"/>
              </w:rPr>
            </w:pPr>
            <w:r w:rsidRPr="00D5163E">
              <w:rPr>
                <w:rFonts w:cs="Calibri"/>
                <w:color w:val="000000"/>
                <w:szCs w:val="20"/>
              </w:rPr>
              <w:t>2024</w:t>
            </w:r>
          </w:p>
        </w:tc>
        <w:tc>
          <w:tcPr>
            <w:tcW w:w="1296" w:type="dxa"/>
            <w:shd w:val="clear" w:color="auto" w:fill="auto"/>
            <w:vAlign w:val="bottom"/>
          </w:tcPr>
          <w:p w14:paraId="2BD0F0D4" w14:textId="77777777" w:rsidR="00BC6704" w:rsidRPr="00D5163E" w:rsidRDefault="00BC6704" w:rsidP="007E081C">
            <w:pPr>
              <w:rPr>
                <w:rFonts w:cs="Calibri"/>
                <w:color w:val="000000"/>
                <w:szCs w:val="20"/>
              </w:rPr>
            </w:pPr>
            <w:r w:rsidRPr="00D5163E">
              <w:rPr>
                <w:rFonts w:cs="Calibri"/>
                <w:color w:val="000000"/>
                <w:szCs w:val="20"/>
              </w:rPr>
              <w:t>72,685,000</w:t>
            </w:r>
          </w:p>
        </w:tc>
        <w:tc>
          <w:tcPr>
            <w:tcW w:w="1115" w:type="dxa"/>
            <w:shd w:val="clear" w:color="auto" w:fill="auto"/>
            <w:vAlign w:val="bottom"/>
          </w:tcPr>
          <w:p w14:paraId="09B3B515" w14:textId="77777777" w:rsidR="00BC6704" w:rsidRPr="00D5163E" w:rsidRDefault="00BC6704" w:rsidP="007E081C">
            <w:pPr>
              <w:rPr>
                <w:rFonts w:cs="Calibri"/>
                <w:color w:val="000000"/>
                <w:szCs w:val="20"/>
              </w:rPr>
            </w:pPr>
            <w:r w:rsidRPr="00D5163E">
              <w:rPr>
                <w:rFonts w:cs="Calibri"/>
                <w:color w:val="000000"/>
                <w:szCs w:val="20"/>
              </w:rPr>
              <w:t>91,000</w:t>
            </w:r>
          </w:p>
        </w:tc>
        <w:tc>
          <w:tcPr>
            <w:tcW w:w="1403" w:type="dxa"/>
            <w:shd w:val="clear" w:color="auto" w:fill="auto"/>
            <w:vAlign w:val="bottom"/>
          </w:tcPr>
          <w:p w14:paraId="4E36A5B8" w14:textId="77777777" w:rsidR="00BC6704" w:rsidRPr="00D5163E" w:rsidRDefault="00BC6704" w:rsidP="007E081C">
            <w:pPr>
              <w:rPr>
                <w:rFonts w:cs="Calibri"/>
                <w:color w:val="000000"/>
                <w:szCs w:val="20"/>
              </w:rPr>
            </w:pPr>
            <w:r w:rsidRPr="00D5163E">
              <w:rPr>
                <w:rFonts w:cs="Calibri"/>
                <w:color w:val="000000"/>
                <w:szCs w:val="20"/>
              </w:rPr>
              <w:t>5,279,000</w:t>
            </w:r>
          </w:p>
        </w:tc>
        <w:tc>
          <w:tcPr>
            <w:tcW w:w="1114" w:type="dxa"/>
            <w:shd w:val="clear" w:color="auto" w:fill="auto"/>
            <w:vAlign w:val="bottom"/>
          </w:tcPr>
          <w:p w14:paraId="21805B70" w14:textId="77777777" w:rsidR="00BC6704" w:rsidRPr="00D5163E" w:rsidRDefault="00BC6704" w:rsidP="007E081C">
            <w:pPr>
              <w:rPr>
                <w:rFonts w:cs="Calibri"/>
                <w:color w:val="000000"/>
                <w:szCs w:val="20"/>
              </w:rPr>
            </w:pPr>
            <w:r w:rsidRPr="00D5163E">
              <w:rPr>
                <w:rFonts w:cs="Calibri"/>
                <w:color w:val="000000"/>
                <w:szCs w:val="20"/>
              </w:rPr>
              <w:t>2,100,071</w:t>
            </w:r>
          </w:p>
        </w:tc>
        <w:tc>
          <w:tcPr>
            <w:tcW w:w="1077" w:type="dxa"/>
            <w:shd w:val="clear" w:color="auto" w:fill="auto"/>
            <w:vAlign w:val="bottom"/>
          </w:tcPr>
          <w:p w14:paraId="54409820" w14:textId="77777777" w:rsidR="00BC6704" w:rsidRPr="00D5163E" w:rsidRDefault="00BC6704" w:rsidP="007E081C">
            <w:pPr>
              <w:rPr>
                <w:rFonts w:cs="Calibri"/>
                <w:color w:val="000000"/>
                <w:szCs w:val="20"/>
              </w:rPr>
            </w:pPr>
            <w:r w:rsidRPr="00D5163E">
              <w:rPr>
                <w:rFonts w:cs="Calibri"/>
                <w:color w:val="000000"/>
                <w:szCs w:val="20"/>
              </w:rPr>
              <w:t>260,276</w:t>
            </w:r>
          </w:p>
        </w:tc>
        <w:tc>
          <w:tcPr>
            <w:tcW w:w="1125" w:type="dxa"/>
            <w:shd w:val="clear" w:color="auto" w:fill="auto"/>
            <w:vAlign w:val="bottom"/>
          </w:tcPr>
          <w:p w14:paraId="4D18E58E" w14:textId="77777777" w:rsidR="00BC6704" w:rsidRPr="00D5163E" w:rsidRDefault="00BC6704" w:rsidP="007E081C">
            <w:pPr>
              <w:rPr>
                <w:rFonts w:cs="Calibri"/>
                <w:color w:val="000000"/>
                <w:szCs w:val="20"/>
              </w:rPr>
            </w:pPr>
            <w:r w:rsidRPr="00D5163E">
              <w:rPr>
                <w:rFonts w:cs="Calibri"/>
                <w:color w:val="000000"/>
                <w:szCs w:val="20"/>
              </w:rPr>
              <w:t>308,653</w:t>
            </w:r>
          </w:p>
        </w:tc>
        <w:tc>
          <w:tcPr>
            <w:tcW w:w="1218" w:type="dxa"/>
            <w:shd w:val="clear" w:color="auto" w:fill="auto"/>
            <w:vAlign w:val="bottom"/>
          </w:tcPr>
          <w:p w14:paraId="4F2B61EF" w14:textId="77777777" w:rsidR="00BC6704" w:rsidRPr="00D5163E" w:rsidRDefault="00BC6704" w:rsidP="007E081C">
            <w:pPr>
              <w:rPr>
                <w:rFonts w:cs="Calibri"/>
                <w:szCs w:val="20"/>
              </w:rPr>
            </w:pPr>
            <w:r w:rsidRPr="00D5163E">
              <w:rPr>
                <w:rFonts w:cs="Calibri"/>
                <w:szCs w:val="20"/>
              </w:rPr>
              <w:t>80,724,000</w:t>
            </w:r>
          </w:p>
        </w:tc>
      </w:tr>
      <w:tr w:rsidR="00BC6704" w:rsidRPr="00D5163E" w14:paraId="02E288D2" w14:textId="77777777" w:rsidTr="00696431">
        <w:tc>
          <w:tcPr>
            <w:tcW w:w="1002" w:type="dxa"/>
            <w:shd w:val="clear" w:color="auto" w:fill="auto"/>
            <w:vAlign w:val="bottom"/>
          </w:tcPr>
          <w:p w14:paraId="45F55CD3" w14:textId="77777777" w:rsidR="00BC6704" w:rsidRPr="00D5163E" w:rsidRDefault="00BC6704" w:rsidP="007E081C">
            <w:pPr>
              <w:rPr>
                <w:rFonts w:cs="Calibri"/>
                <w:color w:val="000000"/>
                <w:szCs w:val="20"/>
              </w:rPr>
            </w:pPr>
            <w:r w:rsidRPr="00D5163E">
              <w:rPr>
                <w:rFonts w:cs="Calibri"/>
                <w:color w:val="000000"/>
                <w:szCs w:val="20"/>
              </w:rPr>
              <w:t>2025</w:t>
            </w:r>
          </w:p>
        </w:tc>
        <w:tc>
          <w:tcPr>
            <w:tcW w:w="1296" w:type="dxa"/>
            <w:shd w:val="clear" w:color="auto" w:fill="auto"/>
            <w:vAlign w:val="bottom"/>
          </w:tcPr>
          <w:p w14:paraId="70F6D9B3" w14:textId="77777777" w:rsidR="00BC6704" w:rsidRPr="00D5163E" w:rsidRDefault="00BC6704" w:rsidP="007E081C">
            <w:pPr>
              <w:rPr>
                <w:rFonts w:cs="Calibri"/>
                <w:color w:val="000000"/>
                <w:szCs w:val="20"/>
              </w:rPr>
            </w:pPr>
            <w:r w:rsidRPr="00D5163E">
              <w:rPr>
                <w:rFonts w:cs="Calibri"/>
                <w:color w:val="000000"/>
                <w:szCs w:val="20"/>
              </w:rPr>
              <w:t>73,419,000</w:t>
            </w:r>
          </w:p>
        </w:tc>
        <w:tc>
          <w:tcPr>
            <w:tcW w:w="1115" w:type="dxa"/>
            <w:shd w:val="clear" w:color="auto" w:fill="auto"/>
            <w:vAlign w:val="bottom"/>
          </w:tcPr>
          <w:p w14:paraId="490A9A11" w14:textId="77777777" w:rsidR="00BC6704" w:rsidRPr="00D5163E" w:rsidRDefault="00BC6704" w:rsidP="007E081C">
            <w:pPr>
              <w:rPr>
                <w:rFonts w:cs="Calibri"/>
                <w:color w:val="000000"/>
                <w:szCs w:val="20"/>
              </w:rPr>
            </w:pPr>
            <w:r w:rsidRPr="00D5163E">
              <w:rPr>
                <w:rFonts w:cs="Calibri"/>
                <w:color w:val="000000"/>
                <w:szCs w:val="20"/>
              </w:rPr>
              <w:t>94,000</w:t>
            </w:r>
          </w:p>
        </w:tc>
        <w:tc>
          <w:tcPr>
            <w:tcW w:w="1403" w:type="dxa"/>
            <w:shd w:val="clear" w:color="auto" w:fill="auto"/>
            <w:vAlign w:val="bottom"/>
          </w:tcPr>
          <w:p w14:paraId="36C5698D" w14:textId="77777777" w:rsidR="00BC6704" w:rsidRPr="00D5163E" w:rsidRDefault="00BC6704" w:rsidP="007E081C">
            <w:pPr>
              <w:rPr>
                <w:rFonts w:cs="Calibri"/>
                <w:color w:val="000000"/>
                <w:szCs w:val="20"/>
              </w:rPr>
            </w:pPr>
            <w:r w:rsidRPr="00D5163E">
              <w:rPr>
                <w:rFonts w:cs="Calibri"/>
                <w:color w:val="000000"/>
                <w:szCs w:val="20"/>
              </w:rPr>
              <w:t>5,676,000</w:t>
            </w:r>
          </w:p>
        </w:tc>
        <w:tc>
          <w:tcPr>
            <w:tcW w:w="1114" w:type="dxa"/>
            <w:shd w:val="clear" w:color="auto" w:fill="auto"/>
            <w:vAlign w:val="bottom"/>
          </w:tcPr>
          <w:p w14:paraId="4E6F04DD" w14:textId="77777777" w:rsidR="00BC6704" w:rsidRPr="00D5163E" w:rsidRDefault="00BC6704" w:rsidP="007E081C">
            <w:pPr>
              <w:rPr>
                <w:rFonts w:cs="Calibri"/>
                <w:color w:val="000000"/>
                <w:szCs w:val="20"/>
              </w:rPr>
            </w:pPr>
            <w:r w:rsidRPr="00D5163E">
              <w:rPr>
                <w:rFonts w:cs="Calibri"/>
                <w:color w:val="000000"/>
                <w:szCs w:val="20"/>
              </w:rPr>
              <w:t>2,223,604</w:t>
            </w:r>
          </w:p>
        </w:tc>
        <w:tc>
          <w:tcPr>
            <w:tcW w:w="1077" w:type="dxa"/>
            <w:shd w:val="clear" w:color="auto" w:fill="auto"/>
            <w:vAlign w:val="bottom"/>
          </w:tcPr>
          <w:p w14:paraId="141A666F" w14:textId="77777777" w:rsidR="00BC6704" w:rsidRPr="00D5163E" w:rsidRDefault="00BC6704" w:rsidP="007E081C">
            <w:pPr>
              <w:rPr>
                <w:rFonts w:cs="Calibri"/>
                <w:color w:val="000000"/>
                <w:szCs w:val="20"/>
              </w:rPr>
            </w:pPr>
            <w:r w:rsidRPr="00D5163E">
              <w:rPr>
                <w:rFonts w:cs="Calibri"/>
                <w:color w:val="000000"/>
                <w:szCs w:val="20"/>
              </w:rPr>
              <w:t>275,587</w:t>
            </w:r>
          </w:p>
        </w:tc>
        <w:tc>
          <w:tcPr>
            <w:tcW w:w="1125" w:type="dxa"/>
            <w:shd w:val="clear" w:color="auto" w:fill="auto"/>
            <w:vAlign w:val="bottom"/>
          </w:tcPr>
          <w:p w14:paraId="53D86320" w14:textId="77777777" w:rsidR="00BC6704" w:rsidRPr="00D5163E" w:rsidRDefault="00BC6704" w:rsidP="007E081C">
            <w:pPr>
              <w:rPr>
                <w:rFonts w:cs="Calibri"/>
                <w:color w:val="000000"/>
                <w:szCs w:val="20"/>
              </w:rPr>
            </w:pPr>
            <w:r w:rsidRPr="00D5163E">
              <w:rPr>
                <w:rFonts w:cs="Calibri"/>
                <w:color w:val="000000"/>
                <w:szCs w:val="20"/>
              </w:rPr>
              <w:t>326,809</w:t>
            </w:r>
          </w:p>
        </w:tc>
        <w:tc>
          <w:tcPr>
            <w:tcW w:w="1218" w:type="dxa"/>
            <w:shd w:val="clear" w:color="auto" w:fill="auto"/>
            <w:vAlign w:val="bottom"/>
          </w:tcPr>
          <w:p w14:paraId="2F5FA24F" w14:textId="77777777" w:rsidR="00BC6704" w:rsidRPr="00D5163E" w:rsidRDefault="00BC6704" w:rsidP="007E081C">
            <w:pPr>
              <w:rPr>
                <w:rFonts w:cs="Calibri"/>
                <w:szCs w:val="20"/>
              </w:rPr>
            </w:pPr>
            <w:r w:rsidRPr="00D5163E">
              <w:rPr>
                <w:rFonts w:cs="Calibri"/>
                <w:szCs w:val="20"/>
              </w:rPr>
              <w:t>82,015,000</w:t>
            </w:r>
          </w:p>
        </w:tc>
      </w:tr>
      <w:tr w:rsidR="00BC6704" w:rsidRPr="00D5163E" w14:paraId="05AFB201" w14:textId="77777777" w:rsidTr="00696431">
        <w:tc>
          <w:tcPr>
            <w:tcW w:w="1002" w:type="dxa"/>
            <w:shd w:val="clear" w:color="auto" w:fill="auto"/>
            <w:vAlign w:val="bottom"/>
          </w:tcPr>
          <w:p w14:paraId="47A784C7" w14:textId="77777777" w:rsidR="00BC6704" w:rsidRPr="00D5163E" w:rsidRDefault="00BC6704" w:rsidP="007E081C">
            <w:pPr>
              <w:rPr>
                <w:rFonts w:cs="Calibri"/>
                <w:color w:val="000000"/>
                <w:szCs w:val="20"/>
              </w:rPr>
            </w:pPr>
            <w:r w:rsidRPr="00D5163E">
              <w:rPr>
                <w:rFonts w:cs="Calibri"/>
                <w:color w:val="000000"/>
                <w:szCs w:val="20"/>
              </w:rPr>
              <w:t>2026</w:t>
            </w:r>
          </w:p>
        </w:tc>
        <w:tc>
          <w:tcPr>
            <w:tcW w:w="1296" w:type="dxa"/>
            <w:shd w:val="clear" w:color="auto" w:fill="auto"/>
            <w:vAlign w:val="bottom"/>
          </w:tcPr>
          <w:p w14:paraId="009DB1BF" w14:textId="77777777" w:rsidR="00BC6704" w:rsidRPr="00D5163E" w:rsidRDefault="00BC6704" w:rsidP="007E081C">
            <w:pPr>
              <w:rPr>
                <w:rFonts w:cs="Calibri"/>
                <w:color w:val="000000"/>
                <w:szCs w:val="20"/>
              </w:rPr>
            </w:pPr>
            <w:r w:rsidRPr="00D5163E">
              <w:rPr>
                <w:rFonts w:cs="Calibri"/>
                <w:color w:val="000000"/>
                <w:szCs w:val="20"/>
              </w:rPr>
              <w:t>74,118,000</w:t>
            </w:r>
          </w:p>
        </w:tc>
        <w:tc>
          <w:tcPr>
            <w:tcW w:w="1115" w:type="dxa"/>
            <w:shd w:val="clear" w:color="auto" w:fill="auto"/>
            <w:vAlign w:val="bottom"/>
          </w:tcPr>
          <w:p w14:paraId="3CB8A2A3" w14:textId="77777777" w:rsidR="00BC6704" w:rsidRPr="00D5163E" w:rsidRDefault="00BC6704" w:rsidP="007E081C">
            <w:pPr>
              <w:rPr>
                <w:rFonts w:cs="Calibri"/>
                <w:color w:val="000000"/>
                <w:szCs w:val="20"/>
              </w:rPr>
            </w:pPr>
            <w:r w:rsidRPr="00D5163E">
              <w:rPr>
                <w:rFonts w:cs="Calibri"/>
                <w:color w:val="000000"/>
                <w:szCs w:val="20"/>
              </w:rPr>
              <w:t>98,000</w:t>
            </w:r>
          </w:p>
        </w:tc>
        <w:tc>
          <w:tcPr>
            <w:tcW w:w="1403" w:type="dxa"/>
            <w:shd w:val="clear" w:color="auto" w:fill="auto"/>
            <w:vAlign w:val="bottom"/>
          </w:tcPr>
          <w:p w14:paraId="12440E2D" w14:textId="77777777" w:rsidR="00BC6704" w:rsidRPr="00D5163E" w:rsidRDefault="00BC6704" w:rsidP="007E081C">
            <w:pPr>
              <w:rPr>
                <w:rFonts w:cs="Calibri"/>
                <w:color w:val="000000"/>
                <w:szCs w:val="20"/>
              </w:rPr>
            </w:pPr>
            <w:r w:rsidRPr="00D5163E">
              <w:rPr>
                <w:rFonts w:cs="Calibri"/>
                <w:color w:val="000000"/>
                <w:szCs w:val="20"/>
              </w:rPr>
              <w:t>6,105,000</w:t>
            </w:r>
          </w:p>
        </w:tc>
        <w:tc>
          <w:tcPr>
            <w:tcW w:w="1114" w:type="dxa"/>
            <w:shd w:val="clear" w:color="auto" w:fill="auto"/>
            <w:vAlign w:val="bottom"/>
          </w:tcPr>
          <w:p w14:paraId="57E093D0" w14:textId="77777777" w:rsidR="00BC6704" w:rsidRPr="00D5163E" w:rsidRDefault="00BC6704" w:rsidP="007E081C">
            <w:pPr>
              <w:rPr>
                <w:rFonts w:cs="Calibri"/>
                <w:color w:val="000000"/>
                <w:szCs w:val="20"/>
              </w:rPr>
            </w:pPr>
            <w:r w:rsidRPr="00D5163E">
              <w:rPr>
                <w:rFonts w:cs="Calibri"/>
                <w:color w:val="000000"/>
                <w:szCs w:val="20"/>
              </w:rPr>
              <w:t>2,353,432</w:t>
            </w:r>
          </w:p>
        </w:tc>
        <w:tc>
          <w:tcPr>
            <w:tcW w:w="1077" w:type="dxa"/>
            <w:shd w:val="clear" w:color="auto" w:fill="auto"/>
            <w:vAlign w:val="bottom"/>
          </w:tcPr>
          <w:p w14:paraId="5D9366A1" w14:textId="77777777" w:rsidR="00BC6704" w:rsidRPr="00D5163E" w:rsidRDefault="00BC6704" w:rsidP="007E081C">
            <w:pPr>
              <w:rPr>
                <w:rFonts w:cs="Calibri"/>
                <w:color w:val="000000"/>
                <w:szCs w:val="20"/>
              </w:rPr>
            </w:pPr>
            <w:r w:rsidRPr="00D5163E">
              <w:rPr>
                <w:rFonts w:cs="Calibri"/>
                <w:color w:val="000000"/>
                <w:szCs w:val="20"/>
              </w:rPr>
              <w:t>291,677</w:t>
            </w:r>
          </w:p>
        </w:tc>
        <w:tc>
          <w:tcPr>
            <w:tcW w:w="1125" w:type="dxa"/>
            <w:shd w:val="clear" w:color="auto" w:fill="auto"/>
            <w:vAlign w:val="bottom"/>
          </w:tcPr>
          <w:p w14:paraId="7AD5270B" w14:textId="77777777" w:rsidR="00BC6704" w:rsidRPr="00D5163E" w:rsidRDefault="00BC6704" w:rsidP="007E081C">
            <w:pPr>
              <w:rPr>
                <w:rFonts w:cs="Calibri"/>
                <w:color w:val="000000"/>
                <w:szCs w:val="20"/>
              </w:rPr>
            </w:pPr>
            <w:r w:rsidRPr="00D5163E">
              <w:rPr>
                <w:rFonts w:cs="Calibri"/>
                <w:color w:val="000000"/>
                <w:szCs w:val="20"/>
              </w:rPr>
              <w:t>345,890</w:t>
            </w:r>
          </w:p>
        </w:tc>
        <w:tc>
          <w:tcPr>
            <w:tcW w:w="1218" w:type="dxa"/>
            <w:shd w:val="clear" w:color="auto" w:fill="auto"/>
            <w:vAlign w:val="bottom"/>
          </w:tcPr>
          <w:p w14:paraId="5E47DB2A" w14:textId="77777777" w:rsidR="00BC6704" w:rsidRPr="00D5163E" w:rsidRDefault="00BC6704" w:rsidP="007E081C">
            <w:pPr>
              <w:rPr>
                <w:rFonts w:cs="Calibri"/>
                <w:szCs w:val="20"/>
              </w:rPr>
            </w:pPr>
            <w:r w:rsidRPr="00D5163E">
              <w:rPr>
                <w:rFonts w:cs="Calibri"/>
                <w:szCs w:val="20"/>
              </w:rPr>
              <w:t>83,312,000</w:t>
            </w:r>
          </w:p>
        </w:tc>
      </w:tr>
      <w:tr w:rsidR="00BC6704" w:rsidRPr="00D5163E" w14:paraId="454D775A" w14:textId="77777777" w:rsidTr="00696431">
        <w:tc>
          <w:tcPr>
            <w:tcW w:w="1002" w:type="dxa"/>
            <w:shd w:val="clear" w:color="auto" w:fill="auto"/>
            <w:vAlign w:val="bottom"/>
          </w:tcPr>
          <w:p w14:paraId="404C7860" w14:textId="77777777" w:rsidR="00BC6704" w:rsidRPr="00D5163E" w:rsidRDefault="00BC6704" w:rsidP="007E081C">
            <w:pPr>
              <w:rPr>
                <w:rFonts w:cs="Calibri"/>
                <w:color w:val="000000"/>
                <w:szCs w:val="20"/>
              </w:rPr>
            </w:pPr>
            <w:r w:rsidRPr="00D5163E">
              <w:rPr>
                <w:rFonts w:cs="Calibri"/>
                <w:color w:val="000000"/>
                <w:szCs w:val="20"/>
              </w:rPr>
              <w:t>2027</w:t>
            </w:r>
          </w:p>
        </w:tc>
        <w:tc>
          <w:tcPr>
            <w:tcW w:w="1296" w:type="dxa"/>
            <w:shd w:val="clear" w:color="auto" w:fill="auto"/>
            <w:vAlign w:val="bottom"/>
          </w:tcPr>
          <w:p w14:paraId="50B2D490" w14:textId="77777777" w:rsidR="00BC6704" w:rsidRPr="00D5163E" w:rsidRDefault="00BC6704" w:rsidP="007E081C">
            <w:pPr>
              <w:rPr>
                <w:rFonts w:cs="Calibri"/>
                <w:szCs w:val="20"/>
              </w:rPr>
            </w:pPr>
            <w:r w:rsidRPr="00D5163E">
              <w:rPr>
                <w:rFonts w:cs="Calibri"/>
                <w:szCs w:val="20"/>
              </w:rPr>
              <w:t>74,665,644</w:t>
            </w:r>
          </w:p>
        </w:tc>
        <w:tc>
          <w:tcPr>
            <w:tcW w:w="1115" w:type="dxa"/>
            <w:shd w:val="clear" w:color="auto" w:fill="auto"/>
            <w:vAlign w:val="bottom"/>
          </w:tcPr>
          <w:p w14:paraId="77918268" w14:textId="77777777" w:rsidR="00BC6704" w:rsidRPr="00D5163E" w:rsidRDefault="00BC6704" w:rsidP="007E081C">
            <w:pPr>
              <w:rPr>
                <w:rFonts w:cs="Calibri"/>
                <w:szCs w:val="20"/>
              </w:rPr>
            </w:pPr>
            <w:r w:rsidRPr="00D5163E">
              <w:rPr>
                <w:rFonts w:cs="Calibri"/>
                <w:szCs w:val="20"/>
              </w:rPr>
              <w:t>102,052</w:t>
            </w:r>
          </w:p>
        </w:tc>
        <w:tc>
          <w:tcPr>
            <w:tcW w:w="1403" w:type="dxa"/>
            <w:shd w:val="clear" w:color="auto" w:fill="auto"/>
            <w:vAlign w:val="bottom"/>
          </w:tcPr>
          <w:p w14:paraId="2444D7C7" w14:textId="77777777" w:rsidR="00BC6704" w:rsidRPr="00D5163E" w:rsidRDefault="00BC6704" w:rsidP="007E081C">
            <w:pPr>
              <w:rPr>
                <w:rFonts w:cs="Calibri"/>
                <w:szCs w:val="20"/>
              </w:rPr>
            </w:pPr>
            <w:r w:rsidRPr="00D5163E">
              <w:rPr>
                <w:rFonts w:cs="Calibri"/>
                <w:szCs w:val="20"/>
              </w:rPr>
              <w:t>6,569,793</w:t>
            </w:r>
          </w:p>
        </w:tc>
        <w:tc>
          <w:tcPr>
            <w:tcW w:w="1114" w:type="dxa"/>
            <w:shd w:val="clear" w:color="auto" w:fill="auto"/>
            <w:vAlign w:val="bottom"/>
          </w:tcPr>
          <w:p w14:paraId="0016BAD9" w14:textId="77777777" w:rsidR="00BC6704" w:rsidRPr="00D5163E" w:rsidRDefault="00BC6704" w:rsidP="007E081C">
            <w:pPr>
              <w:rPr>
                <w:rFonts w:cs="Calibri"/>
                <w:szCs w:val="20"/>
              </w:rPr>
            </w:pPr>
            <w:r w:rsidRPr="00D5163E">
              <w:rPr>
                <w:rFonts w:cs="Calibri"/>
                <w:szCs w:val="20"/>
              </w:rPr>
              <w:t>2,489,695</w:t>
            </w:r>
          </w:p>
        </w:tc>
        <w:tc>
          <w:tcPr>
            <w:tcW w:w="1077" w:type="dxa"/>
            <w:shd w:val="clear" w:color="auto" w:fill="auto"/>
            <w:vAlign w:val="bottom"/>
          </w:tcPr>
          <w:p w14:paraId="030ACA3D" w14:textId="77777777" w:rsidR="00BC6704" w:rsidRPr="00D5163E" w:rsidRDefault="00BC6704" w:rsidP="007E081C">
            <w:pPr>
              <w:rPr>
                <w:rFonts w:cs="Calibri"/>
                <w:szCs w:val="20"/>
              </w:rPr>
            </w:pPr>
            <w:r w:rsidRPr="00D5163E">
              <w:rPr>
                <w:rFonts w:cs="Calibri"/>
                <w:szCs w:val="20"/>
              </w:rPr>
              <w:t>308,565</w:t>
            </w:r>
          </w:p>
        </w:tc>
        <w:tc>
          <w:tcPr>
            <w:tcW w:w="1125" w:type="dxa"/>
            <w:shd w:val="clear" w:color="auto" w:fill="auto"/>
            <w:vAlign w:val="bottom"/>
          </w:tcPr>
          <w:p w14:paraId="4FFD2A80" w14:textId="77777777" w:rsidR="00BC6704" w:rsidRPr="00D5163E" w:rsidRDefault="00BC6704" w:rsidP="007E081C">
            <w:pPr>
              <w:rPr>
                <w:rFonts w:cs="Calibri"/>
                <w:szCs w:val="20"/>
              </w:rPr>
            </w:pPr>
            <w:r w:rsidRPr="00D5163E">
              <w:rPr>
                <w:rFonts w:cs="Calibri"/>
                <w:szCs w:val="20"/>
              </w:rPr>
              <w:t>365,917</w:t>
            </w:r>
          </w:p>
        </w:tc>
        <w:tc>
          <w:tcPr>
            <w:tcW w:w="1218" w:type="dxa"/>
            <w:shd w:val="clear" w:color="auto" w:fill="auto"/>
            <w:vAlign w:val="bottom"/>
          </w:tcPr>
          <w:p w14:paraId="3E545BAB" w14:textId="77777777" w:rsidR="00BC6704" w:rsidRPr="00D5163E" w:rsidRDefault="00BC6704" w:rsidP="007E081C">
            <w:pPr>
              <w:rPr>
                <w:rFonts w:cs="Calibri"/>
                <w:szCs w:val="20"/>
              </w:rPr>
            </w:pPr>
            <w:r w:rsidRPr="00D5163E">
              <w:rPr>
                <w:rFonts w:cs="Calibri"/>
                <w:szCs w:val="20"/>
              </w:rPr>
              <w:t>84,501,667</w:t>
            </w:r>
          </w:p>
        </w:tc>
      </w:tr>
      <w:tr w:rsidR="00BC6704" w:rsidRPr="00D5163E" w14:paraId="07E5E15A" w14:textId="77777777" w:rsidTr="00696431">
        <w:tc>
          <w:tcPr>
            <w:tcW w:w="1002" w:type="dxa"/>
            <w:shd w:val="clear" w:color="auto" w:fill="auto"/>
            <w:vAlign w:val="bottom"/>
          </w:tcPr>
          <w:p w14:paraId="47E8956E" w14:textId="77777777" w:rsidR="00BC6704" w:rsidRPr="00D5163E" w:rsidRDefault="00BC6704" w:rsidP="007E081C">
            <w:pPr>
              <w:rPr>
                <w:rFonts w:cs="Calibri"/>
                <w:color w:val="000000"/>
                <w:szCs w:val="20"/>
              </w:rPr>
            </w:pPr>
            <w:r w:rsidRPr="00D5163E">
              <w:rPr>
                <w:rFonts w:cs="Calibri"/>
                <w:color w:val="000000"/>
                <w:szCs w:val="20"/>
              </w:rPr>
              <w:t>2028</w:t>
            </w:r>
          </w:p>
        </w:tc>
        <w:tc>
          <w:tcPr>
            <w:tcW w:w="1296" w:type="dxa"/>
            <w:shd w:val="clear" w:color="auto" w:fill="auto"/>
            <w:vAlign w:val="bottom"/>
          </w:tcPr>
          <w:p w14:paraId="40B97FB7" w14:textId="77777777" w:rsidR="00BC6704" w:rsidRPr="00D5163E" w:rsidRDefault="00BC6704" w:rsidP="007E081C">
            <w:pPr>
              <w:rPr>
                <w:rFonts w:cs="Calibri"/>
                <w:szCs w:val="20"/>
              </w:rPr>
            </w:pPr>
            <w:r w:rsidRPr="00D5163E">
              <w:rPr>
                <w:rFonts w:cs="Calibri"/>
                <w:szCs w:val="20"/>
              </w:rPr>
              <w:t>75,148,792</w:t>
            </w:r>
          </w:p>
        </w:tc>
        <w:tc>
          <w:tcPr>
            <w:tcW w:w="1115" w:type="dxa"/>
            <w:shd w:val="clear" w:color="auto" w:fill="auto"/>
            <w:vAlign w:val="bottom"/>
          </w:tcPr>
          <w:p w14:paraId="276578C2" w14:textId="77777777" w:rsidR="00BC6704" w:rsidRPr="00D5163E" w:rsidRDefault="00BC6704" w:rsidP="007E081C">
            <w:pPr>
              <w:rPr>
                <w:rFonts w:cs="Calibri"/>
                <w:szCs w:val="20"/>
              </w:rPr>
            </w:pPr>
            <w:r w:rsidRPr="00D5163E">
              <w:rPr>
                <w:rFonts w:cs="Calibri"/>
                <w:szCs w:val="20"/>
              </w:rPr>
              <w:t>106,157</w:t>
            </w:r>
          </w:p>
        </w:tc>
        <w:tc>
          <w:tcPr>
            <w:tcW w:w="1403" w:type="dxa"/>
            <w:shd w:val="clear" w:color="auto" w:fill="auto"/>
            <w:vAlign w:val="bottom"/>
          </w:tcPr>
          <w:p w14:paraId="7AD665D1" w14:textId="77777777" w:rsidR="00BC6704" w:rsidRPr="00D5163E" w:rsidRDefault="00BC6704" w:rsidP="007E081C">
            <w:pPr>
              <w:rPr>
                <w:rFonts w:cs="Calibri"/>
                <w:szCs w:val="20"/>
              </w:rPr>
            </w:pPr>
            <w:r w:rsidRPr="00D5163E">
              <w:rPr>
                <w:rFonts w:cs="Calibri"/>
                <w:szCs w:val="20"/>
              </w:rPr>
              <w:t>7,071,746</w:t>
            </w:r>
          </w:p>
        </w:tc>
        <w:tc>
          <w:tcPr>
            <w:tcW w:w="1114" w:type="dxa"/>
            <w:shd w:val="clear" w:color="auto" w:fill="auto"/>
            <w:vAlign w:val="bottom"/>
          </w:tcPr>
          <w:p w14:paraId="0E0CFDBD" w14:textId="77777777" w:rsidR="00BC6704" w:rsidRPr="00D5163E" w:rsidRDefault="00BC6704" w:rsidP="007E081C">
            <w:pPr>
              <w:rPr>
                <w:rFonts w:cs="Calibri"/>
                <w:szCs w:val="20"/>
              </w:rPr>
            </w:pPr>
            <w:r w:rsidRPr="00D5163E">
              <w:rPr>
                <w:rFonts w:cs="Calibri"/>
                <w:szCs w:val="20"/>
              </w:rPr>
              <w:t>2,635,182</w:t>
            </w:r>
          </w:p>
        </w:tc>
        <w:tc>
          <w:tcPr>
            <w:tcW w:w="1077" w:type="dxa"/>
            <w:shd w:val="clear" w:color="auto" w:fill="auto"/>
            <w:vAlign w:val="bottom"/>
          </w:tcPr>
          <w:p w14:paraId="236EE40C" w14:textId="77777777" w:rsidR="00BC6704" w:rsidRPr="00D5163E" w:rsidRDefault="00BC6704" w:rsidP="007E081C">
            <w:pPr>
              <w:rPr>
                <w:rFonts w:cs="Calibri"/>
                <w:szCs w:val="20"/>
              </w:rPr>
            </w:pPr>
            <w:r w:rsidRPr="00D5163E">
              <w:rPr>
                <w:rFonts w:cs="Calibri"/>
                <w:szCs w:val="20"/>
              </w:rPr>
              <w:t>326,597</w:t>
            </w:r>
          </w:p>
        </w:tc>
        <w:tc>
          <w:tcPr>
            <w:tcW w:w="1125" w:type="dxa"/>
            <w:shd w:val="clear" w:color="auto" w:fill="auto"/>
            <w:vAlign w:val="bottom"/>
          </w:tcPr>
          <w:p w14:paraId="702F7686" w14:textId="77777777" w:rsidR="00BC6704" w:rsidRPr="00D5163E" w:rsidRDefault="00BC6704" w:rsidP="007E081C">
            <w:pPr>
              <w:rPr>
                <w:rFonts w:cs="Calibri"/>
                <w:szCs w:val="20"/>
              </w:rPr>
            </w:pPr>
            <w:r w:rsidRPr="00D5163E">
              <w:rPr>
                <w:rFonts w:cs="Calibri"/>
                <w:szCs w:val="20"/>
              </w:rPr>
              <w:t>387,300</w:t>
            </w:r>
          </w:p>
        </w:tc>
        <w:tc>
          <w:tcPr>
            <w:tcW w:w="1218" w:type="dxa"/>
            <w:shd w:val="clear" w:color="auto" w:fill="auto"/>
            <w:vAlign w:val="bottom"/>
          </w:tcPr>
          <w:p w14:paraId="67E2EE89" w14:textId="77777777" w:rsidR="00BC6704" w:rsidRPr="00D5163E" w:rsidRDefault="00BC6704" w:rsidP="007E081C">
            <w:pPr>
              <w:rPr>
                <w:rFonts w:cs="Calibri"/>
                <w:szCs w:val="20"/>
              </w:rPr>
            </w:pPr>
            <w:r w:rsidRPr="00D5163E">
              <w:rPr>
                <w:rFonts w:cs="Calibri"/>
                <w:szCs w:val="20"/>
              </w:rPr>
              <w:t>85,675,773</w:t>
            </w:r>
          </w:p>
        </w:tc>
      </w:tr>
      <w:tr w:rsidR="00BC6704" w:rsidRPr="00D5163E" w14:paraId="6BAF11A6" w14:textId="77777777" w:rsidTr="00696431">
        <w:tc>
          <w:tcPr>
            <w:tcW w:w="1002" w:type="dxa"/>
            <w:shd w:val="clear" w:color="auto" w:fill="auto"/>
            <w:vAlign w:val="bottom"/>
          </w:tcPr>
          <w:p w14:paraId="1902FC89" w14:textId="77777777" w:rsidR="00BC6704" w:rsidRPr="00D5163E" w:rsidRDefault="00BC6704" w:rsidP="007E081C">
            <w:pPr>
              <w:rPr>
                <w:rFonts w:cs="Calibri"/>
                <w:color w:val="000000"/>
                <w:szCs w:val="20"/>
              </w:rPr>
            </w:pPr>
            <w:r w:rsidRPr="00D5163E">
              <w:rPr>
                <w:rFonts w:cs="Calibri"/>
                <w:color w:val="000000"/>
                <w:szCs w:val="20"/>
              </w:rPr>
              <w:t>2029</w:t>
            </w:r>
          </w:p>
        </w:tc>
        <w:tc>
          <w:tcPr>
            <w:tcW w:w="1296" w:type="dxa"/>
            <w:shd w:val="clear" w:color="auto" w:fill="auto"/>
            <w:vAlign w:val="bottom"/>
          </w:tcPr>
          <w:p w14:paraId="229EC826" w14:textId="77777777" w:rsidR="00BC6704" w:rsidRPr="00D5163E" w:rsidRDefault="00BC6704" w:rsidP="007E081C">
            <w:pPr>
              <w:rPr>
                <w:rFonts w:cs="Calibri"/>
                <w:szCs w:val="20"/>
              </w:rPr>
            </w:pPr>
            <w:r w:rsidRPr="00D5163E">
              <w:rPr>
                <w:rFonts w:cs="Calibri"/>
                <w:szCs w:val="20"/>
              </w:rPr>
              <w:t>75,591,654</w:t>
            </w:r>
          </w:p>
        </w:tc>
        <w:tc>
          <w:tcPr>
            <w:tcW w:w="1115" w:type="dxa"/>
            <w:shd w:val="clear" w:color="auto" w:fill="auto"/>
            <w:vAlign w:val="bottom"/>
          </w:tcPr>
          <w:p w14:paraId="40710C02" w14:textId="77777777" w:rsidR="00BC6704" w:rsidRPr="00D5163E" w:rsidRDefault="00BC6704" w:rsidP="007E081C">
            <w:pPr>
              <w:rPr>
                <w:rFonts w:cs="Calibri"/>
                <w:szCs w:val="20"/>
              </w:rPr>
            </w:pPr>
            <w:r w:rsidRPr="00D5163E">
              <w:rPr>
                <w:rFonts w:cs="Calibri"/>
                <w:szCs w:val="20"/>
              </w:rPr>
              <w:t>111,445</w:t>
            </w:r>
          </w:p>
        </w:tc>
        <w:tc>
          <w:tcPr>
            <w:tcW w:w="1403" w:type="dxa"/>
            <w:shd w:val="clear" w:color="auto" w:fill="auto"/>
            <w:vAlign w:val="bottom"/>
          </w:tcPr>
          <w:p w14:paraId="4BE67707" w14:textId="77777777" w:rsidR="00BC6704" w:rsidRPr="00D5163E" w:rsidRDefault="00BC6704" w:rsidP="007E081C">
            <w:pPr>
              <w:rPr>
                <w:rFonts w:cs="Calibri"/>
                <w:szCs w:val="20"/>
              </w:rPr>
            </w:pPr>
            <w:r w:rsidRPr="00D5163E">
              <w:rPr>
                <w:rFonts w:cs="Calibri"/>
                <w:szCs w:val="20"/>
              </w:rPr>
              <w:t>7,614,720</w:t>
            </w:r>
          </w:p>
        </w:tc>
        <w:tc>
          <w:tcPr>
            <w:tcW w:w="1114" w:type="dxa"/>
            <w:shd w:val="clear" w:color="auto" w:fill="auto"/>
            <w:vAlign w:val="bottom"/>
          </w:tcPr>
          <w:p w14:paraId="63711A43" w14:textId="77777777" w:rsidR="00BC6704" w:rsidRPr="00D5163E" w:rsidRDefault="00BC6704" w:rsidP="007E081C">
            <w:pPr>
              <w:rPr>
                <w:rFonts w:cs="Calibri"/>
                <w:szCs w:val="20"/>
              </w:rPr>
            </w:pPr>
            <w:r w:rsidRPr="00D5163E">
              <w:rPr>
                <w:rFonts w:cs="Calibri"/>
                <w:szCs w:val="20"/>
              </w:rPr>
              <w:t>2,788,019</w:t>
            </w:r>
          </w:p>
        </w:tc>
        <w:tc>
          <w:tcPr>
            <w:tcW w:w="1077" w:type="dxa"/>
            <w:shd w:val="clear" w:color="auto" w:fill="auto"/>
            <w:vAlign w:val="bottom"/>
          </w:tcPr>
          <w:p w14:paraId="05096A90" w14:textId="77777777" w:rsidR="00BC6704" w:rsidRPr="00D5163E" w:rsidRDefault="00BC6704" w:rsidP="007E081C">
            <w:pPr>
              <w:rPr>
                <w:rFonts w:cs="Calibri"/>
                <w:szCs w:val="20"/>
              </w:rPr>
            </w:pPr>
            <w:r w:rsidRPr="00D5163E">
              <w:rPr>
                <w:rFonts w:cs="Calibri"/>
                <w:szCs w:val="20"/>
              </w:rPr>
              <w:t>345,539</w:t>
            </w:r>
          </w:p>
        </w:tc>
        <w:tc>
          <w:tcPr>
            <w:tcW w:w="1125" w:type="dxa"/>
            <w:shd w:val="clear" w:color="auto" w:fill="auto"/>
            <w:vAlign w:val="bottom"/>
          </w:tcPr>
          <w:p w14:paraId="5549D135" w14:textId="77777777" w:rsidR="00BC6704" w:rsidRPr="00D5163E" w:rsidRDefault="00BC6704" w:rsidP="007E081C">
            <w:pPr>
              <w:rPr>
                <w:rFonts w:cs="Calibri"/>
                <w:szCs w:val="20"/>
              </w:rPr>
            </w:pPr>
            <w:r w:rsidRPr="00D5163E">
              <w:rPr>
                <w:rFonts w:cs="Calibri"/>
                <w:szCs w:val="20"/>
              </w:rPr>
              <w:t>409,762</w:t>
            </w:r>
          </w:p>
        </w:tc>
        <w:tc>
          <w:tcPr>
            <w:tcW w:w="1218" w:type="dxa"/>
            <w:shd w:val="clear" w:color="auto" w:fill="auto"/>
            <w:vAlign w:val="bottom"/>
          </w:tcPr>
          <w:p w14:paraId="0BEBAF41" w14:textId="77777777" w:rsidR="00BC6704" w:rsidRPr="00D5163E" w:rsidRDefault="00BC6704" w:rsidP="007E081C">
            <w:pPr>
              <w:rPr>
                <w:rFonts w:cs="Calibri"/>
                <w:szCs w:val="20"/>
              </w:rPr>
            </w:pPr>
            <w:r w:rsidRPr="00D5163E">
              <w:rPr>
                <w:rFonts w:cs="Calibri"/>
                <w:szCs w:val="20"/>
              </w:rPr>
              <w:t>86,861,140</w:t>
            </w:r>
          </w:p>
        </w:tc>
      </w:tr>
      <w:tr w:rsidR="00BC6704" w:rsidRPr="00D5163E" w14:paraId="36561240" w14:textId="77777777" w:rsidTr="00696431">
        <w:tc>
          <w:tcPr>
            <w:tcW w:w="1002" w:type="dxa"/>
            <w:shd w:val="clear" w:color="auto" w:fill="auto"/>
            <w:vAlign w:val="bottom"/>
          </w:tcPr>
          <w:p w14:paraId="3645009F" w14:textId="77777777" w:rsidR="00BC6704" w:rsidRPr="00D5163E" w:rsidRDefault="00BC6704" w:rsidP="007E081C">
            <w:pPr>
              <w:rPr>
                <w:rFonts w:cs="Calibri"/>
                <w:color w:val="000000"/>
                <w:szCs w:val="20"/>
              </w:rPr>
            </w:pPr>
            <w:r w:rsidRPr="00D5163E">
              <w:rPr>
                <w:rFonts w:cs="Calibri"/>
                <w:color w:val="000000"/>
                <w:szCs w:val="20"/>
              </w:rPr>
              <w:t>2030</w:t>
            </w:r>
          </w:p>
        </w:tc>
        <w:tc>
          <w:tcPr>
            <w:tcW w:w="1296" w:type="dxa"/>
            <w:shd w:val="clear" w:color="auto" w:fill="auto"/>
            <w:vAlign w:val="bottom"/>
          </w:tcPr>
          <w:p w14:paraId="10359C38" w14:textId="77777777" w:rsidR="00BC6704" w:rsidRPr="00D5163E" w:rsidRDefault="00BC6704" w:rsidP="007E081C">
            <w:pPr>
              <w:rPr>
                <w:rFonts w:cs="Calibri"/>
                <w:szCs w:val="20"/>
              </w:rPr>
            </w:pPr>
            <w:r w:rsidRPr="00D5163E">
              <w:rPr>
                <w:rFonts w:cs="Calibri"/>
                <w:szCs w:val="20"/>
              </w:rPr>
              <w:t>75,875,974</w:t>
            </w:r>
          </w:p>
        </w:tc>
        <w:tc>
          <w:tcPr>
            <w:tcW w:w="1115" w:type="dxa"/>
            <w:shd w:val="clear" w:color="auto" w:fill="auto"/>
            <w:vAlign w:val="bottom"/>
          </w:tcPr>
          <w:p w14:paraId="73B6DC9E" w14:textId="77777777" w:rsidR="00BC6704" w:rsidRPr="00D5163E" w:rsidRDefault="00BC6704" w:rsidP="007E081C">
            <w:pPr>
              <w:rPr>
                <w:rFonts w:cs="Calibri"/>
                <w:szCs w:val="20"/>
              </w:rPr>
            </w:pPr>
            <w:r w:rsidRPr="00D5163E">
              <w:rPr>
                <w:rFonts w:cs="Calibri"/>
                <w:szCs w:val="20"/>
              </w:rPr>
              <w:t>116,863</w:t>
            </w:r>
          </w:p>
        </w:tc>
        <w:tc>
          <w:tcPr>
            <w:tcW w:w="1403" w:type="dxa"/>
            <w:shd w:val="clear" w:color="auto" w:fill="auto"/>
            <w:vAlign w:val="bottom"/>
          </w:tcPr>
          <w:p w14:paraId="493A9627" w14:textId="77777777" w:rsidR="00BC6704" w:rsidRPr="00D5163E" w:rsidRDefault="00BC6704" w:rsidP="007E081C">
            <w:pPr>
              <w:rPr>
                <w:rFonts w:cs="Calibri"/>
                <w:szCs w:val="20"/>
              </w:rPr>
            </w:pPr>
            <w:r w:rsidRPr="00D5163E">
              <w:rPr>
                <w:rFonts w:cs="Calibri"/>
                <w:szCs w:val="20"/>
              </w:rPr>
              <w:t>8,203,587</w:t>
            </w:r>
          </w:p>
        </w:tc>
        <w:tc>
          <w:tcPr>
            <w:tcW w:w="1114" w:type="dxa"/>
            <w:shd w:val="clear" w:color="auto" w:fill="auto"/>
            <w:vAlign w:val="bottom"/>
          </w:tcPr>
          <w:p w14:paraId="679F40A4" w14:textId="77777777" w:rsidR="00BC6704" w:rsidRPr="00D5163E" w:rsidRDefault="00BC6704" w:rsidP="007E081C">
            <w:pPr>
              <w:rPr>
                <w:rFonts w:cs="Calibri"/>
                <w:szCs w:val="20"/>
              </w:rPr>
            </w:pPr>
            <w:r w:rsidRPr="00D5163E">
              <w:rPr>
                <w:rFonts w:cs="Calibri"/>
                <w:szCs w:val="20"/>
              </w:rPr>
              <w:t>2,948,363</w:t>
            </w:r>
          </w:p>
        </w:tc>
        <w:tc>
          <w:tcPr>
            <w:tcW w:w="1077" w:type="dxa"/>
            <w:shd w:val="clear" w:color="auto" w:fill="auto"/>
            <w:vAlign w:val="bottom"/>
          </w:tcPr>
          <w:p w14:paraId="637FB1B0" w14:textId="77777777" w:rsidR="00BC6704" w:rsidRPr="00D5163E" w:rsidRDefault="00BC6704" w:rsidP="007E081C">
            <w:pPr>
              <w:rPr>
                <w:rFonts w:cs="Calibri"/>
                <w:szCs w:val="20"/>
              </w:rPr>
            </w:pPr>
            <w:r w:rsidRPr="00D5163E">
              <w:rPr>
                <w:rFonts w:cs="Calibri"/>
                <w:szCs w:val="20"/>
              </w:rPr>
              <w:t>365,411</w:t>
            </w:r>
          </w:p>
        </w:tc>
        <w:tc>
          <w:tcPr>
            <w:tcW w:w="1125" w:type="dxa"/>
            <w:shd w:val="clear" w:color="auto" w:fill="auto"/>
            <w:vAlign w:val="bottom"/>
          </w:tcPr>
          <w:p w14:paraId="34D08C2C" w14:textId="77777777" w:rsidR="00BC6704" w:rsidRPr="00D5163E" w:rsidRDefault="00BC6704" w:rsidP="007E081C">
            <w:pPr>
              <w:rPr>
                <w:rFonts w:cs="Calibri"/>
                <w:szCs w:val="20"/>
              </w:rPr>
            </w:pPr>
            <w:r w:rsidRPr="00D5163E">
              <w:rPr>
                <w:rFonts w:cs="Calibri"/>
                <w:szCs w:val="20"/>
              </w:rPr>
              <w:t>433,329</w:t>
            </w:r>
          </w:p>
        </w:tc>
        <w:tc>
          <w:tcPr>
            <w:tcW w:w="1218" w:type="dxa"/>
            <w:shd w:val="clear" w:color="auto" w:fill="auto"/>
            <w:vAlign w:val="bottom"/>
          </w:tcPr>
          <w:p w14:paraId="3F9E48A7" w14:textId="77777777" w:rsidR="00BC6704" w:rsidRPr="00D5163E" w:rsidRDefault="00BC6704" w:rsidP="007E081C">
            <w:pPr>
              <w:rPr>
                <w:rFonts w:cs="Calibri"/>
                <w:szCs w:val="20"/>
              </w:rPr>
            </w:pPr>
            <w:r w:rsidRPr="00D5163E">
              <w:rPr>
                <w:rFonts w:cs="Calibri"/>
                <w:szCs w:val="20"/>
              </w:rPr>
              <w:t>87,943,526</w:t>
            </w:r>
          </w:p>
        </w:tc>
      </w:tr>
    </w:tbl>
    <w:p w14:paraId="1F06E417" w14:textId="77777777" w:rsidR="00BC6704" w:rsidRPr="00D5163E" w:rsidRDefault="00BC6704" w:rsidP="007E081C">
      <w:pPr>
        <w:rPr>
          <w:rFonts w:cs="Calibri"/>
          <w:sz w:val="24"/>
        </w:rPr>
      </w:pPr>
    </w:p>
    <w:p w14:paraId="6668FABA" w14:textId="77777777" w:rsidR="00BC6704" w:rsidRPr="00D5163E" w:rsidRDefault="00BC6704" w:rsidP="00DD7CE7">
      <w:pPr>
        <w:pStyle w:val="ListParagraph"/>
        <w:numPr>
          <w:ilvl w:val="0"/>
          <w:numId w:val="24"/>
        </w:numPr>
        <w:spacing w:after="160" w:line="259" w:lineRule="auto"/>
        <w:ind w:left="567" w:hanging="567"/>
        <w:contextualSpacing/>
        <w:jc w:val="both"/>
        <w:rPr>
          <w:rFonts w:ascii="Calibri" w:hAnsi="Calibri" w:cs="Calibri"/>
          <w:b/>
          <w:sz w:val="22"/>
          <w:szCs w:val="22"/>
        </w:rPr>
      </w:pPr>
      <w:r w:rsidRPr="00D5163E">
        <w:rPr>
          <w:rFonts w:ascii="Calibri" w:hAnsi="Calibri" w:cs="Calibri"/>
          <w:b/>
          <w:sz w:val="22"/>
          <w:szCs w:val="22"/>
        </w:rPr>
        <w:t xml:space="preserve">Electricity Demand for Lighting </w:t>
      </w:r>
    </w:p>
    <w:p w14:paraId="6467B07F" w14:textId="4FDD69CC" w:rsidR="00BC6704" w:rsidRPr="00D5163E" w:rsidRDefault="00BC6704" w:rsidP="007E081C">
      <w:pPr>
        <w:spacing w:after="0"/>
        <w:rPr>
          <w:rFonts w:cs="Calibri"/>
          <w:sz w:val="22"/>
          <w:szCs w:val="22"/>
        </w:rPr>
      </w:pPr>
      <w:r w:rsidRPr="00D5163E">
        <w:rPr>
          <w:rFonts w:cs="Calibri"/>
          <w:sz w:val="22"/>
          <w:szCs w:val="22"/>
        </w:rPr>
        <w:t xml:space="preserve">To estimate electricity demand for lighting, several assumptions were used. The assumptions are presented in </w:t>
      </w:r>
      <w:r w:rsidRPr="00D5163E">
        <w:rPr>
          <w:rFonts w:cs="Calibri"/>
          <w:b/>
          <w:sz w:val="22"/>
          <w:szCs w:val="22"/>
        </w:rPr>
        <w:t xml:space="preserve">Table </w:t>
      </w:r>
      <w:r w:rsidR="00856C95" w:rsidRPr="00D5163E">
        <w:rPr>
          <w:rFonts w:cs="Calibri"/>
          <w:b/>
          <w:sz w:val="22"/>
          <w:szCs w:val="22"/>
        </w:rPr>
        <w:t>L</w:t>
      </w:r>
      <w:r w:rsidRPr="00D5163E">
        <w:rPr>
          <w:rFonts w:cs="Calibri"/>
          <w:b/>
          <w:sz w:val="22"/>
          <w:szCs w:val="22"/>
        </w:rPr>
        <w:t>.5</w:t>
      </w:r>
      <w:r w:rsidRPr="00D5163E">
        <w:rPr>
          <w:rFonts w:cs="Calibri"/>
          <w:sz w:val="22"/>
          <w:szCs w:val="22"/>
        </w:rPr>
        <w:t xml:space="preserve">.   </w:t>
      </w:r>
    </w:p>
    <w:p w14:paraId="78EAECCC" w14:textId="77777777" w:rsidR="00BC6704" w:rsidRPr="00D5163E" w:rsidRDefault="00BC6704" w:rsidP="007E081C">
      <w:pPr>
        <w:spacing w:after="0"/>
        <w:rPr>
          <w:rFonts w:cs="Calibri"/>
          <w:sz w:val="22"/>
          <w:szCs w:val="22"/>
        </w:rPr>
      </w:pPr>
    </w:p>
    <w:p w14:paraId="678B4731" w14:textId="7C3085DB" w:rsidR="00BC6704" w:rsidRPr="00D5163E" w:rsidRDefault="00BC6704" w:rsidP="007E081C">
      <w:pPr>
        <w:spacing w:after="0"/>
        <w:jc w:val="center"/>
        <w:rPr>
          <w:rFonts w:cs="Calibri"/>
          <w:b/>
          <w:sz w:val="22"/>
          <w:szCs w:val="22"/>
        </w:rPr>
      </w:pPr>
      <w:r w:rsidRPr="00D5163E">
        <w:rPr>
          <w:rFonts w:cs="Calibri"/>
          <w:b/>
          <w:sz w:val="22"/>
          <w:szCs w:val="22"/>
        </w:rPr>
        <w:t xml:space="preserve">Table </w:t>
      </w:r>
      <w:r w:rsidR="00856C95" w:rsidRPr="00D5163E">
        <w:rPr>
          <w:rFonts w:cs="Calibri"/>
          <w:b/>
          <w:sz w:val="22"/>
          <w:szCs w:val="22"/>
        </w:rPr>
        <w:t>L</w:t>
      </w:r>
      <w:r w:rsidRPr="00D5163E">
        <w:rPr>
          <w:rFonts w:cs="Calibri"/>
          <w:b/>
          <w:sz w:val="22"/>
          <w:szCs w:val="22"/>
        </w:rPr>
        <w:t>.5: Assumptions for Estimating Energy for Lighting</w:t>
      </w:r>
    </w:p>
    <w:p w14:paraId="65371105" w14:textId="77777777" w:rsidR="00BC6704" w:rsidRPr="00D5163E" w:rsidRDefault="00BC6704" w:rsidP="007E081C">
      <w:pPr>
        <w:spacing w:after="0"/>
        <w:rPr>
          <w:rFonts w:cs="Calibri"/>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8"/>
        <w:gridCol w:w="1140"/>
        <w:gridCol w:w="1008"/>
        <w:gridCol w:w="1398"/>
        <w:gridCol w:w="812"/>
        <w:gridCol w:w="823"/>
        <w:gridCol w:w="1031"/>
      </w:tblGrid>
      <w:tr w:rsidR="00BC6704" w:rsidRPr="00D5163E" w14:paraId="31E181F5" w14:textId="77777777" w:rsidTr="00696431">
        <w:tc>
          <w:tcPr>
            <w:tcW w:w="3256" w:type="dxa"/>
            <w:vMerge w:val="restart"/>
            <w:shd w:val="clear" w:color="auto" w:fill="auto"/>
            <w:vAlign w:val="center"/>
          </w:tcPr>
          <w:p w14:paraId="0C94CE14" w14:textId="77777777" w:rsidR="00BC6704" w:rsidRPr="00D5163E" w:rsidRDefault="00BC6704" w:rsidP="007E081C">
            <w:pPr>
              <w:rPr>
                <w:rFonts w:cs="Calibri"/>
                <w:b/>
                <w:szCs w:val="20"/>
              </w:rPr>
            </w:pPr>
            <w:r w:rsidRPr="00D5163E">
              <w:rPr>
                <w:rFonts w:cs="Calibri"/>
                <w:b/>
                <w:szCs w:val="20"/>
              </w:rPr>
              <w:t>Parameter</w:t>
            </w:r>
          </w:p>
        </w:tc>
        <w:tc>
          <w:tcPr>
            <w:tcW w:w="6094" w:type="dxa"/>
            <w:gridSpan w:val="6"/>
            <w:shd w:val="clear" w:color="auto" w:fill="auto"/>
            <w:vAlign w:val="center"/>
          </w:tcPr>
          <w:p w14:paraId="43B27FE6" w14:textId="77777777" w:rsidR="00BC6704" w:rsidRPr="00D5163E" w:rsidRDefault="00BC6704" w:rsidP="007E081C">
            <w:pPr>
              <w:rPr>
                <w:rFonts w:cs="Calibri"/>
                <w:b/>
                <w:szCs w:val="20"/>
              </w:rPr>
            </w:pPr>
            <w:r w:rsidRPr="00D5163E">
              <w:rPr>
                <w:rFonts w:cs="Calibri"/>
                <w:b/>
                <w:szCs w:val="20"/>
              </w:rPr>
              <w:t>Sector</w:t>
            </w:r>
          </w:p>
        </w:tc>
      </w:tr>
      <w:tr w:rsidR="00BC6704" w:rsidRPr="00D5163E" w14:paraId="611C133D" w14:textId="77777777" w:rsidTr="00696431">
        <w:tc>
          <w:tcPr>
            <w:tcW w:w="3256" w:type="dxa"/>
            <w:vMerge/>
            <w:shd w:val="clear" w:color="auto" w:fill="auto"/>
            <w:vAlign w:val="center"/>
          </w:tcPr>
          <w:p w14:paraId="334360F5" w14:textId="77777777" w:rsidR="00BC6704" w:rsidRPr="00D5163E" w:rsidRDefault="00BC6704" w:rsidP="007E081C">
            <w:pPr>
              <w:rPr>
                <w:rFonts w:cs="Calibri"/>
                <w:b/>
                <w:szCs w:val="20"/>
              </w:rPr>
            </w:pPr>
          </w:p>
        </w:tc>
        <w:tc>
          <w:tcPr>
            <w:tcW w:w="970" w:type="dxa"/>
            <w:shd w:val="clear" w:color="auto" w:fill="auto"/>
            <w:vAlign w:val="center"/>
          </w:tcPr>
          <w:p w14:paraId="3AEB5F63" w14:textId="77777777" w:rsidR="00BC6704" w:rsidRPr="00D5163E" w:rsidRDefault="00BC6704" w:rsidP="007E081C">
            <w:pPr>
              <w:rPr>
                <w:rFonts w:cs="Calibri"/>
                <w:b/>
                <w:szCs w:val="20"/>
              </w:rPr>
            </w:pPr>
            <w:r w:rsidRPr="00D5163E">
              <w:rPr>
                <w:rFonts w:cs="Calibri"/>
                <w:b/>
                <w:szCs w:val="20"/>
              </w:rPr>
              <w:t>Residential</w:t>
            </w:r>
          </w:p>
        </w:tc>
        <w:tc>
          <w:tcPr>
            <w:tcW w:w="1016" w:type="dxa"/>
            <w:shd w:val="clear" w:color="auto" w:fill="auto"/>
            <w:vAlign w:val="center"/>
          </w:tcPr>
          <w:p w14:paraId="72B71E45" w14:textId="77777777" w:rsidR="00BC6704" w:rsidRPr="00D5163E" w:rsidRDefault="00BC6704" w:rsidP="007E081C">
            <w:pPr>
              <w:rPr>
                <w:rFonts w:cs="Calibri"/>
                <w:b/>
                <w:szCs w:val="20"/>
              </w:rPr>
            </w:pPr>
            <w:r w:rsidRPr="00D5163E">
              <w:rPr>
                <w:rFonts w:cs="Calibri"/>
                <w:b/>
                <w:szCs w:val="20"/>
              </w:rPr>
              <w:t>Industry</w:t>
            </w:r>
          </w:p>
        </w:tc>
        <w:tc>
          <w:tcPr>
            <w:tcW w:w="1413" w:type="dxa"/>
            <w:shd w:val="clear" w:color="auto" w:fill="auto"/>
            <w:vAlign w:val="center"/>
          </w:tcPr>
          <w:p w14:paraId="76113DF1" w14:textId="77777777" w:rsidR="00BC6704" w:rsidRPr="00D5163E" w:rsidRDefault="00BC6704" w:rsidP="007E081C">
            <w:pPr>
              <w:rPr>
                <w:rFonts w:cs="Calibri"/>
                <w:b/>
                <w:szCs w:val="20"/>
              </w:rPr>
            </w:pPr>
            <w:r w:rsidRPr="00D5163E">
              <w:rPr>
                <w:rFonts w:cs="Calibri"/>
                <w:b/>
                <w:szCs w:val="20"/>
              </w:rPr>
              <w:t>Commercial</w:t>
            </w:r>
          </w:p>
        </w:tc>
        <w:tc>
          <w:tcPr>
            <w:tcW w:w="821" w:type="dxa"/>
            <w:shd w:val="clear" w:color="auto" w:fill="auto"/>
            <w:vAlign w:val="center"/>
          </w:tcPr>
          <w:p w14:paraId="0E823094" w14:textId="77777777" w:rsidR="00BC6704" w:rsidRPr="00D5163E" w:rsidRDefault="00BC6704" w:rsidP="007E081C">
            <w:pPr>
              <w:rPr>
                <w:rFonts w:cs="Calibri"/>
                <w:b/>
                <w:szCs w:val="20"/>
              </w:rPr>
            </w:pPr>
            <w:r w:rsidRPr="00D5163E">
              <w:rPr>
                <w:rFonts w:cs="Calibri"/>
                <w:b/>
                <w:szCs w:val="20"/>
              </w:rPr>
              <w:t>Social</w:t>
            </w:r>
          </w:p>
        </w:tc>
        <w:tc>
          <w:tcPr>
            <w:tcW w:w="831" w:type="dxa"/>
            <w:shd w:val="clear" w:color="auto" w:fill="auto"/>
            <w:vAlign w:val="center"/>
          </w:tcPr>
          <w:p w14:paraId="338E5224" w14:textId="77777777" w:rsidR="00BC6704" w:rsidRPr="00D5163E" w:rsidRDefault="00BC6704" w:rsidP="007E081C">
            <w:pPr>
              <w:rPr>
                <w:rFonts w:cs="Calibri"/>
                <w:b/>
                <w:szCs w:val="20"/>
              </w:rPr>
            </w:pPr>
            <w:r w:rsidRPr="00D5163E">
              <w:rPr>
                <w:rFonts w:cs="Calibri"/>
                <w:b/>
                <w:szCs w:val="20"/>
              </w:rPr>
              <w:t>Gov. Office</w:t>
            </w:r>
          </w:p>
        </w:tc>
        <w:tc>
          <w:tcPr>
            <w:tcW w:w="1043" w:type="dxa"/>
            <w:shd w:val="clear" w:color="auto" w:fill="auto"/>
            <w:vAlign w:val="center"/>
          </w:tcPr>
          <w:p w14:paraId="75F207A4" w14:textId="77777777" w:rsidR="00BC6704" w:rsidRPr="00D5163E" w:rsidRDefault="00BC6704" w:rsidP="007E081C">
            <w:pPr>
              <w:rPr>
                <w:rFonts w:cs="Calibri"/>
                <w:b/>
                <w:szCs w:val="20"/>
              </w:rPr>
            </w:pPr>
            <w:r w:rsidRPr="00D5163E">
              <w:rPr>
                <w:rFonts w:cs="Calibri"/>
                <w:b/>
                <w:szCs w:val="20"/>
              </w:rPr>
              <w:t>Street Lighting</w:t>
            </w:r>
          </w:p>
        </w:tc>
      </w:tr>
      <w:tr w:rsidR="00BC6704" w:rsidRPr="00D5163E" w14:paraId="41DC00EB" w14:textId="77777777" w:rsidTr="00696431">
        <w:tc>
          <w:tcPr>
            <w:tcW w:w="3256" w:type="dxa"/>
            <w:shd w:val="clear" w:color="auto" w:fill="auto"/>
          </w:tcPr>
          <w:p w14:paraId="0D1B0453" w14:textId="77777777" w:rsidR="00BC6704" w:rsidRPr="00D5163E" w:rsidRDefault="00BC6704" w:rsidP="007E081C">
            <w:pPr>
              <w:rPr>
                <w:rFonts w:cs="Calibri"/>
                <w:szCs w:val="20"/>
              </w:rPr>
            </w:pPr>
            <w:r w:rsidRPr="00D5163E">
              <w:rPr>
                <w:rFonts w:cs="Calibri"/>
                <w:szCs w:val="20"/>
              </w:rPr>
              <w:t>No of Lamps/costumer</w:t>
            </w:r>
          </w:p>
          <w:p w14:paraId="60818C9D" w14:textId="77777777" w:rsidR="00BC6704" w:rsidRPr="00D5163E" w:rsidRDefault="00BC6704" w:rsidP="007E081C">
            <w:pPr>
              <w:rPr>
                <w:rFonts w:cs="Calibri"/>
                <w:szCs w:val="20"/>
              </w:rPr>
            </w:pPr>
            <w:r w:rsidRPr="00D5163E">
              <w:rPr>
                <w:rFonts w:cs="Calibri"/>
                <w:szCs w:val="20"/>
              </w:rPr>
              <w:t>(En.lighten survey)</w:t>
            </w:r>
          </w:p>
        </w:tc>
        <w:tc>
          <w:tcPr>
            <w:tcW w:w="970" w:type="dxa"/>
            <w:shd w:val="clear" w:color="auto" w:fill="auto"/>
            <w:vAlign w:val="center"/>
          </w:tcPr>
          <w:p w14:paraId="64FC402B" w14:textId="77777777" w:rsidR="00BC6704" w:rsidRPr="00D5163E" w:rsidRDefault="00BC6704" w:rsidP="007E081C">
            <w:pPr>
              <w:rPr>
                <w:rFonts w:cs="Calibri"/>
                <w:szCs w:val="20"/>
              </w:rPr>
            </w:pPr>
            <w:r w:rsidRPr="00D5163E">
              <w:rPr>
                <w:rFonts w:cs="Calibri"/>
                <w:szCs w:val="20"/>
              </w:rPr>
              <w:t>8.35</w:t>
            </w:r>
          </w:p>
        </w:tc>
        <w:tc>
          <w:tcPr>
            <w:tcW w:w="1016" w:type="dxa"/>
            <w:shd w:val="clear" w:color="auto" w:fill="auto"/>
            <w:vAlign w:val="center"/>
          </w:tcPr>
          <w:p w14:paraId="3C36A95B" w14:textId="77777777" w:rsidR="00BC6704" w:rsidRPr="00D5163E" w:rsidRDefault="00BC6704" w:rsidP="007E081C">
            <w:pPr>
              <w:rPr>
                <w:rFonts w:cs="Calibri"/>
                <w:szCs w:val="20"/>
              </w:rPr>
            </w:pPr>
            <w:r w:rsidRPr="00D5163E">
              <w:rPr>
                <w:rFonts w:cs="Calibri"/>
                <w:szCs w:val="20"/>
              </w:rPr>
              <w:t>600</w:t>
            </w:r>
          </w:p>
        </w:tc>
        <w:tc>
          <w:tcPr>
            <w:tcW w:w="1413" w:type="dxa"/>
            <w:shd w:val="clear" w:color="auto" w:fill="auto"/>
            <w:vAlign w:val="center"/>
          </w:tcPr>
          <w:p w14:paraId="180BEBF1" w14:textId="77777777" w:rsidR="00BC6704" w:rsidRPr="00D5163E" w:rsidRDefault="00BC6704" w:rsidP="007E081C">
            <w:pPr>
              <w:rPr>
                <w:rFonts w:cs="Calibri"/>
                <w:szCs w:val="20"/>
              </w:rPr>
            </w:pPr>
            <w:r w:rsidRPr="00D5163E">
              <w:rPr>
                <w:rFonts w:cs="Calibri"/>
                <w:szCs w:val="20"/>
              </w:rPr>
              <w:t>60</w:t>
            </w:r>
          </w:p>
        </w:tc>
        <w:tc>
          <w:tcPr>
            <w:tcW w:w="821" w:type="dxa"/>
            <w:shd w:val="clear" w:color="auto" w:fill="auto"/>
            <w:vAlign w:val="center"/>
          </w:tcPr>
          <w:p w14:paraId="1C6734E6" w14:textId="77777777" w:rsidR="00BC6704" w:rsidRPr="00D5163E" w:rsidRDefault="00BC6704" w:rsidP="007E081C">
            <w:pPr>
              <w:rPr>
                <w:rFonts w:cs="Calibri"/>
                <w:szCs w:val="20"/>
              </w:rPr>
            </w:pPr>
            <w:r w:rsidRPr="00D5163E">
              <w:rPr>
                <w:rFonts w:cs="Calibri"/>
                <w:szCs w:val="20"/>
              </w:rPr>
              <w:t>20</w:t>
            </w:r>
          </w:p>
        </w:tc>
        <w:tc>
          <w:tcPr>
            <w:tcW w:w="831" w:type="dxa"/>
            <w:shd w:val="clear" w:color="auto" w:fill="auto"/>
            <w:vAlign w:val="center"/>
          </w:tcPr>
          <w:p w14:paraId="3E6525CF" w14:textId="77777777" w:rsidR="00BC6704" w:rsidRPr="00D5163E" w:rsidRDefault="00BC6704" w:rsidP="007E081C">
            <w:pPr>
              <w:rPr>
                <w:rFonts w:cs="Calibri"/>
                <w:szCs w:val="20"/>
              </w:rPr>
            </w:pPr>
            <w:r w:rsidRPr="00D5163E">
              <w:rPr>
                <w:rFonts w:cs="Calibri"/>
                <w:szCs w:val="20"/>
              </w:rPr>
              <w:t>100</w:t>
            </w:r>
          </w:p>
        </w:tc>
        <w:tc>
          <w:tcPr>
            <w:tcW w:w="1043" w:type="dxa"/>
            <w:shd w:val="clear" w:color="auto" w:fill="auto"/>
            <w:vAlign w:val="center"/>
          </w:tcPr>
          <w:p w14:paraId="49685043" w14:textId="77777777" w:rsidR="00BC6704" w:rsidRPr="00D5163E" w:rsidRDefault="00BC6704" w:rsidP="007E081C">
            <w:pPr>
              <w:rPr>
                <w:rFonts w:cs="Calibri"/>
                <w:szCs w:val="20"/>
              </w:rPr>
            </w:pPr>
            <w:r w:rsidRPr="00D5163E">
              <w:rPr>
                <w:rFonts w:cs="Calibri"/>
                <w:szCs w:val="20"/>
              </w:rPr>
              <w:t>-</w:t>
            </w:r>
          </w:p>
        </w:tc>
      </w:tr>
      <w:tr w:rsidR="00BC6704" w:rsidRPr="00D5163E" w14:paraId="1314BEFD" w14:textId="77777777" w:rsidTr="00696431">
        <w:tc>
          <w:tcPr>
            <w:tcW w:w="3256" w:type="dxa"/>
            <w:shd w:val="clear" w:color="auto" w:fill="auto"/>
          </w:tcPr>
          <w:p w14:paraId="301C0466" w14:textId="77777777" w:rsidR="00BC6704" w:rsidRPr="00D5163E" w:rsidRDefault="00BC6704" w:rsidP="007E081C">
            <w:pPr>
              <w:rPr>
                <w:rFonts w:cs="Calibri"/>
                <w:szCs w:val="20"/>
              </w:rPr>
            </w:pPr>
            <w:r w:rsidRPr="00D5163E">
              <w:rPr>
                <w:rFonts w:cs="Calibri"/>
                <w:szCs w:val="20"/>
              </w:rPr>
              <w:t>Average Wattage</w:t>
            </w:r>
          </w:p>
        </w:tc>
        <w:tc>
          <w:tcPr>
            <w:tcW w:w="970" w:type="dxa"/>
            <w:shd w:val="clear" w:color="auto" w:fill="auto"/>
            <w:vAlign w:val="center"/>
          </w:tcPr>
          <w:p w14:paraId="3DE18C67" w14:textId="77777777" w:rsidR="00BC6704" w:rsidRPr="00D5163E" w:rsidRDefault="00BC6704" w:rsidP="007E081C">
            <w:pPr>
              <w:rPr>
                <w:rFonts w:cs="Calibri"/>
                <w:szCs w:val="20"/>
              </w:rPr>
            </w:pPr>
            <w:r w:rsidRPr="00D5163E">
              <w:rPr>
                <w:rFonts w:cs="Calibri"/>
                <w:szCs w:val="20"/>
              </w:rPr>
              <w:t>13.8</w:t>
            </w:r>
          </w:p>
        </w:tc>
        <w:tc>
          <w:tcPr>
            <w:tcW w:w="1016" w:type="dxa"/>
            <w:shd w:val="clear" w:color="auto" w:fill="auto"/>
            <w:vAlign w:val="center"/>
          </w:tcPr>
          <w:p w14:paraId="10D432F9" w14:textId="77777777" w:rsidR="00BC6704" w:rsidRPr="00D5163E" w:rsidRDefault="00BC6704" w:rsidP="007E081C">
            <w:pPr>
              <w:rPr>
                <w:rFonts w:cs="Calibri"/>
                <w:szCs w:val="20"/>
              </w:rPr>
            </w:pPr>
            <w:r w:rsidRPr="00D5163E">
              <w:rPr>
                <w:rFonts w:cs="Calibri"/>
                <w:szCs w:val="20"/>
              </w:rPr>
              <w:t>17.2</w:t>
            </w:r>
          </w:p>
        </w:tc>
        <w:tc>
          <w:tcPr>
            <w:tcW w:w="1413" w:type="dxa"/>
            <w:shd w:val="clear" w:color="auto" w:fill="auto"/>
            <w:vAlign w:val="center"/>
          </w:tcPr>
          <w:p w14:paraId="37B42EFC" w14:textId="77777777" w:rsidR="00BC6704" w:rsidRPr="00D5163E" w:rsidRDefault="00BC6704" w:rsidP="007E081C">
            <w:pPr>
              <w:rPr>
                <w:rFonts w:cs="Calibri"/>
                <w:szCs w:val="20"/>
              </w:rPr>
            </w:pPr>
            <w:r w:rsidRPr="00D5163E">
              <w:rPr>
                <w:rFonts w:cs="Calibri"/>
                <w:szCs w:val="20"/>
              </w:rPr>
              <w:t>17.2</w:t>
            </w:r>
          </w:p>
        </w:tc>
        <w:tc>
          <w:tcPr>
            <w:tcW w:w="821" w:type="dxa"/>
            <w:shd w:val="clear" w:color="auto" w:fill="auto"/>
            <w:vAlign w:val="center"/>
          </w:tcPr>
          <w:p w14:paraId="167B39B0" w14:textId="77777777" w:rsidR="00BC6704" w:rsidRPr="00D5163E" w:rsidRDefault="00BC6704" w:rsidP="007E081C">
            <w:pPr>
              <w:rPr>
                <w:rFonts w:cs="Calibri"/>
                <w:szCs w:val="20"/>
              </w:rPr>
            </w:pPr>
            <w:r w:rsidRPr="00D5163E">
              <w:rPr>
                <w:rFonts w:cs="Calibri"/>
                <w:szCs w:val="20"/>
              </w:rPr>
              <w:t>13.8</w:t>
            </w:r>
          </w:p>
        </w:tc>
        <w:tc>
          <w:tcPr>
            <w:tcW w:w="831" w:type="dxa"/>
            <w:shd w:val="clear" w:color="auto" w:fill="auto"/>
            <w:vAlign w:val="center"/>
          </w:tcPr>
          <w:p w14:paraId="1060DB00" w14:textId="77777777" w:rsidR="00BC6704" w:rsidRPr="00D5163E" w:rsidRDefault="00BC6704" w:rsidP="007E081C">
            <w:pPr>
              <w:rPr>
                <w:rFonts w:cs="Calibri"/>
                <w:szCs w:val="20"/>
              </w:rPr>
            </w:pPr>
            <w:r w:rsidRPr="00D5163E">
              <w:rPr>
                <w:rFonts w:cs="Calibri"/>
                <w:szCs w:val="20"/>
              </w:rPr>
              <w:t>13.8</w:t>
            </w:r>
          </w:p>
        </w:tc>
        <w:tc>
          <w:tcPr>
            <w:tcW w:w="1043" w:type="dxa"/>
            <w:shd w:val="clear" w:color="auto" w:fill="auto"/>
            <w:vAlign w:val="center"/>
          </w:tcPr>
          <w:p w14:paraId="6EBE3C1B" w14:textId="77777777" w:rsidR="00BC6704" w:rsidRPr="00D5163E" w:rsidRDefault="00BC6704" w:rsidP="007E081C">
            <w:pPr>
              <w:rPr>
                <w:rFonts w:cs="Calibri"/>
                <w:szCs w:val="20"/>
              </w:rPr>
            </w:pPr>
            <w:r w:rsidRPr="00D5163E">
              <w:rPr>
                <w:rFonts w:cs="Calibri"/>
                <w:szCs w:val="20"/>
              </w:rPr>
              <w:t>-</w:t>
            </w:r>
          </w:p>
        </w:tc>
      </w:tr>
      <w:tr w:rsidR="00BC6704" w:rsidRPr="00D5163E" w14:paraId="7C5002C2" w14:textId="77777777" w:rsidTr="00696431">
        <w:tc>
          <w:tcPr>
            <w:tcW w:w="3256" w:type="dxa"/>
            <w:shd w:val="clear" w:color="auto" w:fill="auto"/>
          </w:tcPr>
          <w:p w14:paraId="1DEFA809" w14:textId="77777777" w:rsidR="00BC6704" w:rsidRPr="00D5163E" w:rsidRDefault="00BC6704" w:rsidP="007E081C">
            <w:pPr>
              <w:rPr>
                <w:rFonts w:cs="Calibri"/>
                <w:szCs w:val="20"/>
              </w:rPr>
            </w:pPr>
            <w:r w:rsidRPr="00D5163E">
              <w:rPr>
                <w:rFonts w:cs="Calibri"/>
                <w:szCs w:val="20"/>
              </w:rPr>
              <w:t>Yearly operation hours</w:t>
            </w:r>
          </w:p>
        </w:tc>
        <w:tc>
          <w:tcPr>
            <w:tcW w:w="970" w:type="dxa"/>
            <w:shd w:val="clear" w:color="auto" w:fill="auto"/>
            <w:vAlign w:val="center"/>
          </w:tcPr>
          <w:p w14:paraId="0E0E169F" w14:textId="77777777" w:rsidR="00BC6704" w:rsidRPr="00D5163E" w:rsidRDefault="00BC6704" w:rsidP="007E081C">
            <w:pPr>
              <w:rPr>
                <w:rFonts w:cs="Calibri"/>
                <w:szCs w:val="20"/>
              </w:rPr>
            </w:pPr>
            <w:r w:rsidRPr="00D5163E">
              <w:rPr>
                <w:rFonts w:cs="Calibri"/>
                <w:szCs w:val="20"/>
              </w:rPr>
              <w:t>2,920</w:t>
            </w:r>
          </w:p>
        </w:tc>
        <w:tc>
          <w:tcPr>
            <w:tcW w:w="1016" w:type="dxa"/>
            <w:shd w:val="clear" w:color="auto" w:fill="auto"/>
            <w:vAlign w:val="center"/>
          </w:tcPr>
          <w:p w14:paraId="4D8691D3" w14:textId="77777777" w:rsidR="00BC6704" w:rsidRPr="00D5163E" w:rsidRDefault="00BC6704" w:rsidP="007E081C">
            <w:pPr>
              <w:rPr>
                <w:rFonts w:cs="Calibri"/>
                <w:szCs w:val="20"/>
              </w:rPr>
            </w:pPr>
            <w:r w:rsidRPr="00D5163E">
              <w:rPr>
                <w:rFonts w:cs="Calibri"/>
                <w:szCs w:val="20"/>
              </w:rPr>
              <w:t>2,880</w:t>
            </w:r>
          </w:p>
        </w:tc>
        <w:tc>
          <w:tcPr>
            <w:tcW w:w="1413" w:type="dxa"/>
            <w:shd w:val="clear" w:color="auto" w:fill="auto"/>
            <w:vAlign w:val="center"/>
          </w:tcPr>
          <w:p w14:paraId="3E95311B" w14:textId="77777777" w:rsidR="00BC6704" w:rsidRPr="00D5163E" w:rsidRDefault="00BC6704" w:rsidP="007E081C">
            <w:pPr>
              <w:rPr>
                <w:rFonts w:cs="Calibri"/>
                <w:szCs w:val="20"/>
              </w:rPr>
            </w:pPr>
            <w:r w:rsidRPr="00D5163E">
              <w:rPr>
                <w:rFonts w:cs="Calibri"/>
                <w:szCs w:val="20"/>
              </w:rPr>
              <w:t>4,015</w:t>
            </w:r>
          </w:p>
        </w:tc>
        <w:tc>
          <w:tcPr>
            <w:tcW w:w="821" w:type="dxa"/>
            <w:shd w:val="clear" w:color="auto" w:fill="auto"/>
            <w:vAlign w:val="center"/>
          </w:tcPr>
          <w:p w14:paraId="7C89B065" w14:textId="77777777" w:rsidR="00BC6704" w:rsidRPr="00D5163E" w:rsidRDefault="00BC6704" w:rsidP="007E081C">
            <w:pPr>
              <w:rPr>
                <w:rFonts w:cs="Calibri"/>
                <w:szCs w:val="20"/>
              </w:rPr>
            </w:pPr>
            <w:r w:rsidRPr="00D5163E">
              <w:rPr>
                <w:rFonts w:cs="Calibri"/>
                <w:szCs w:val="20"/>
              </w:rPr>
              <w:t>3,168</w:t>
            </w:r>
          </w:p>
        </w:tc>
        <w:tc>
          <w:tcPr>
            <w:tcW w:w="831" w:type="dxa"/>
            <w:shd w:val="clear" w:color="auto" w:fill="auto"/>
            <w:vAlign w:val="center"/>
          </w:tcPr>
          <w:p w14:paraId="49411FDB" w14:textId="77777777" w:rsidR="00BC6704" w:rsidRPr="00D5163E" w:rsidRDefault="00BC6704" w:rsidP="007E081C">
            <w:pPr>
              <w:rPr>
                <w:rFonts w:cs="Calibri"/>
                <w:szCs w:val="20"/>
              </w:rPr>
            </w:pPr>
            <w:r w:rsidRPr="00D5163E">
              <w:rPr>
                <w:rFonts w:cs="Calibri"/>
                <w:szCs w:val="20"/>
              </w:rPr>
              <w:t>3,456</w:t>
            </w:r>
          </w:p>
        </w:tc>
        <w:tc>
          <w:tcPr>
            <w:tcW w:w="1043" w:type="dxa"/>
            <w:shd w:val="clear" w:color="auto" w:fill="auto"/>
            <w:vAlign w:val="center"/>
          </w:tcPr>
          <w:p w14:paraId="626FF67D" w14:textId="77777777" w:rsidR="00BC6704" w:rsidRPr="00D5163E" w:rsidRDefault="00BC6704" w:rsidP="007E081C">
            <w:pPr>
              <w:rPr>
                <w:rFonts w:cs="Calibri"/>
                <w:szCs w:val="20"/>
              </w:rPr>
            </w:pPr>
            <w:r w:rsidRPr="00D5163E">
              <w:rPr>
                <w:rFonts w:cs="Calibri"/>
                <w:szCs w:val="20"/>
              </w:rPr>
              <w:t>4,380</w:t>
            </w:r>
          </w:p>
        </w:tc>
      </w:tr>
    </w:tbl>
    <w:p w14:paraId="2486B527" w14:textId="77777777" w:rsidR="00BC6704" w:rsidRPr="00D5163E" w:rsidRDefault="00BC6704" w:rsidP="007E081C">
      <w:pPr>
        <w:rPr>
          <w:rFonts w:cs="Calibri"/>
          <w:sz w:val="24"/>
        </w:rPr>
      </w:pPr>
    </w:p>
    <w:p w14:paraId="5EE06991" w14:textId="6C8C1F16" w:rsidR="00BC6704" w:rsidRPr="00D5163E" w:rsidRDefault="00BC6704" w:rsidP="007E081C">
      <w:pPr>
        <w:rPr>
          <w:rFonts w:cs="Calibri"/>
          <w:sz w:val="22"/>
          <w:szCs w:val="22"/>
        </w:rPr>
      </w:pPr>
      <w:r w:rsidRPr="00D5163E">
        <w:rPr>
          <w:rFonts w:cs="Calibri"/>
          <w:sz w:val="22"/>
          <w:szCs w:val="22"/>
        </w:rPr>
        <w:t xml:space="preserve">In the survey of the Indonesian lighting market, the typical wattages of lamps sold in Indonesia are shown in </w:t>
      </w:r>
      <w:r w:rsidRPr="00D5163E">
        <w:rPr>
          <w:rFonts w:cs="Calibri"/>
          <w:b/>
          <w:sz w:val="22"/>
          <w:szCs w:val="22"/>
        </w:rPr>
        <w:t xml:space="preserve">Figure </w:t>
      </w:r>
      <w:r w:rsidR="00856C95" w:rsidRPr="00D5163E">
        <w:rPr>
          <w:rFonts w:cs="Calibri"/>
          <w:b/>
          <w:sz w:val="22"/>
          <w:szCs w:val="22"/>
        </w:rPr>
        <w:t>L</w:t>
      </w:r>
      <w:r w:rsidRPr="00D5163E">
        <w:rPr>
          <w:rFonts w:cs="Calibri"/>
          <w:b/>
          <w:sz w:val="22"/>
          <w:szCs w:val="22"/>
        </w:rPr>
        <w:t>.2</w:t>
      </w:r>
      <w:r w:rsidRPr="00D5163E">
        <w:rPr>
          <w:rFonts w:cs="Calibri"/>
          <w:sz w:val="22"/>
          <w:szCs w:val="22"/>
        </w:rPr>
        <w:t xml:space="preserve">. </w:t>
      </w:r>
    </w:p>
    <w:p w14:paraId="623EB5B1" w14:textId="51CDE2E6" w:rsidR="00BC6704" w:rsidRPr="00D5163E" w:rsidRDefault="00BC6704" w:rsidP="007E081C">
      <w:pPr>
        <w:jc w:val="center"/>
        <w:rPr>
          <w:rFonts w:cs="Calibri"/>
          <w:sz w:val="24"/>
        </w:rPr>
      </w:pPr>
      <w:r w:rsidRPr="00D5163E">
        <w:rPr>
          <w:rFonts w:cs="Calibri"/>
          <w:noProof/>
          <w:sz w:val="22"/>
          <w:szCs w:val="22"/>
        </w:rPr>
        <w:lastRenderedPageBreak/>
        <w:drawing>
          <wp:inline distT="0" distB="0" distL="0" distR="0" wp14:anchorId="54B3E2E5" wp14:editId="14145285">
            <wp:extent cx="2349500" cy="2199005"/>
            <wp:effectExtent l="0" t="0" r="12700" b="10795"/>
            <wp:docPr id="3" name="Picture 2" descr="Description: C:\Users\dell\AppData\Local\Microsoft\Windows\INetCache\Content.Word\Lighting Surv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dell\AppData\Local\Microsoft\Windows\INetCache\Content.Word\Lighting Survey.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349500" cy="2199005"/>
                    </a:xfrm>
                    <a:prstGeom prst="rect">
                      <a:avLst/>
                    </a:prstGeom>
                    <a:noFill/>
                    <a:ln>
                      <a:noFill/>
                    </a:ln>
                  </pic:spPr>
                </pic:pic>
              </a:graphicData>
            </a:graphic>
          </wp:inline>
        </w:drawing>
      </w:r>
    </w:p>
    <w:p w14:paraId="1ACD3539" w14:textId="56918AFF" w:rsidR="00BC6704" w:rsidRPr="00D5163E" w:rsidRDefault="00BC6704" w:rsidP="007E081C">
      <w:pPr>
        <w:jc w:val="center"/>
        <w:rPr>
          <w:rFonts w:cs="Calibri"/>
          <w:b/>
          <w:sz w:val="22"/>
          <w:szCs w:val="22"/>
        </w:rPr>
      </w:pPr>
      <w:r w:rsidRPr="00D5163E">
        <w:rPr>
          <w:rFonts w:cs="Calibri"/>
          <w:b/>
          <w:sz w:val="22"/>
          <w:szCs w:val="22"/>
        </w:rPr>
        <w:t xml:space="preserve">Figure </w:t>
      </w:r>
      <w:r w:rsidR="00856C95" w:rsidRPr="00D5163E">
        <w:rPr>
          <w:rFonts w:cs="Calibri"/>
          <w:b/>
          <w:sz w:val="22"/>
          <w:szCs w:val="22"/>
        </w:rPr>
        <w:t>L</w:t>
      </w:r>
      <w:r w:rsidRPr="00D5163E">
        <w:rPr>
          <w:rFonts w:cs="Calibri"/>
          <w:b/>
          <w:sz w:val="22"/>
          <w:szCs w:val="22"/>
        </w:rPr>
        <w:t>.2: Wattage lighting survey in Indonesia</w:t>
      </w:r>
    </w:p>
    <w:p w14:paraId="4D7F9117" w14:textId="77777777" w:rsidR="00BC6704" w:rsidRPr="00D5163E" w:rsidRDefault="00BC6704" w:rsidP="007E081C">
      <w:pPr>
        <w:rPr>
          <w:rFonts w:cs="Calibri"/>
          <w:sz w:val="24"/>
        </w:rPr>
      </w:pPr>
    </w:p>
    <w:p w14:paraId="31EE00D7" w14:textId="77777777" w:rsidR="00BC6704" w:rsidRPr="00D5163E" w:rsidRDefault="00BC6704" w:rsidP="007E081C">
      <w:pPr>
        <w:spacing w:after="0"/>
        <w:rPr>
          <w:rFonts w:cs="Calibri"/>
          <w:sz w:val="22"/>
          <w:szCs w:val="22"/>
        </w:rPr>
      </w:pPr>
      <w:r w:rsidRPr="00D5163E">
        <w:rPr>
          <w:rFonts w:cs="Calibri"/>
          <w:sz w:val="22"/>
          <w:szCs w:val="22"/>
        </w:rPr>
        <w:t>The energy for lighting in each sector is calculated using the following equation:</w:t>
      </w:r>
    </w:p>
    <w:p w14:paraId="12A2F7A6" w14:textId="77777777" w:rsidR="00BC6704" w:rsidRPr="00D5163E" w:rsidRDefault="00BC6704" w:rsidP="007E081C">
      <w:pPr>
        <w:spacing w:after="0"/>
        <w:rPr>
          <w:rFonts w:cs="Calibri"/>
          <w:sz w:val="22"/>
          <w:szCs w:val="22"/>
        </w:rPr>
      </w:pPr>
      <w:r w:rsidRPr="00D5163E">
        <w:rPr>
          <w:rFonts w:cs="Calibri"/>
          <w:sz w:val="22"/>
          <w:szCs w:val="22"/>
        </w:rPr>
        <w:t xml:space="preserve"> </w:t>
      </w:r>
    </w:p>
    <w:p w14:paraId="11034FFC" w14:textId="7CA2F3F1" w:rsidR="00BC6704" w:rsidRPr="00D5163E" w:rsidRDefault="0009636A" w:rsidP="007E081C">
      <w:pPr>
        <w:pStyle w:val="Bodytext0"/>
        <w:ind w:left="3404"/>
        <w:rPr>
          <w:rFonts w:ascii="Calibri" w:hAnsi="Calibri" w:cs="Calibri"/>
        </w:rPr>
      </w:pPr>
      <w:r w:rsidRPr="002C2489">
        <w:rPr>
          <w:rFonts w:ascii="Calibri" w:hAnsi="Calibri" w:cs="Calibri"/>
          <w:noProof/>
          <w:position w:val="-10"/>
        </w:rPr>
        <w:object w:dxaOrig="960" w:dyaOrig="340" w14:anchorId="33F07E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5pt;height:12.75pt;mso-width-percent:0;mso-height-percent:0;mso-width-percent:0;mso-height-percent:0" o:ole="">
            <v:imagedata r:id="rId56" o:title=""/>
          </v:shape>
          <o:OLEObject Type="Embed" ProgID="Equation.DSMT4" ShapeID="_x0000_i1025" DrawAspect="Content" ObjectID="_1649861269" r:id="rId57"/>
        </w:object>
      </w:r>
      <w:r w:rsidR="00BC6704" w:rsidRPr="00D5163E">
        <w:rPr>
          <w:rFonts w:ascii="Calibri" w:hAnsi="Calibri" w:cs="Calibri"/>
        </w:rPr>
        <w:t xml:space="preserve">   </w:t>
      </w:r>
      <w:r w:rsidR="00BC6704" w:rsidRPr="00D5163E">
        <w:rPr>
          <w:rFonts w:ascii="Calibri" w:hAnsi="Calibri" w:cs="Calibri"/>
        </w:rPr>
        <w:tab/>
      </w:r>
      <w:r w:rsidR="00BC6704" w:rsidRPr="00D5163E">
        <w:rPr>
          <w:rFonts w:ascii="Calibri" w:hAnsi="Calibri" w:cs="Calibri"/>
        </w:rPr>
        <w:tab/>
        <w:t xml:space="preserve">      </w:t>
      </w:r>
      <w:r w:rsidR="00BC6704" w:rsidRPr="00D5163E">
        <w:rPr>
          <w:rFonts w:ascii="Calibri" w:hAnsi="Calibri" w:cs="Calibri"/>
        </w:rPr>
        <w:tab/>
      </w:r>
      <w:r w:rsidR="00BC6704" w:rsidRPr="00D5163E">
        <w:rPr>
          <w:rFonts w:ascii="Calibri" w:hAnsi="Calibri" w:cs="Calibri"/>
        </w:rPr>
        <w:tab/>
      </w:r>
      <w:r w:rsidR="00BC6704" w:rsidRPr="00D5163E">
        <w:rPr>
          <w:rFonts w:ascii="Calibri" w:hAnsi="Calibri" w:cs="Calibri"/>
        </w:rPr>
        <w:tab/>
        <w:t xml:space="preserve">     </w:t>
      </w:r>
      <w:r w:rsidR="00BC6704" w:rsidRPr="00D5163E">
        <w:rPr>
          <w:rFonts w:ascii="Calibri" w:hAnsi="Calibri" w:cs="Calibri"/>
        </w:rPr>
        <w:tab/>
        <w:t>(1)</w:t>
      </w:r>
    </w:p>
    <w:p w14:paraId="47201E42" w14:textId="77777777" w:rsidR="00BC6704" w:rsidRPr="00D5163E" w:rsidRDefault="00BC6704" w:rsidP="007E081C">
      <w:pPr>
        <w:spacing w:after="0"/>
        <w:rPr>
          <w:rFonts w:cs="Calibri"/>
          <w:sz w:val="22"/>
          <w:szCs w:val="22"/>
        </w:rPr>
      </w:pPr>
    </w:p>
    <w:p w14:paraId="3635AE28" w14:textId="31BF1922" w:rsidR="00BC6704" w:rsidRPr="00D5163E" w:rsidRDefault="00BC6704" w:rsidP="007E081C">
      <w:pPr>
        <w:spacing w:after="0"/>
        <w:ind w:left="1350" w:hanging="783"/>
        <w:rPr>
          <w:rFonts w:cs="Calibri"/>
          <w:sz w:val="22"/>
          <w:szCs w:val="22"/>
        </w:rPr>
      </w:pPr>
      <w:r w:rsidRPr="00D5163E">
        <w:rPr>
          <w:rFonts w:cs="Calibri"/>
          <w:sz w:val="22"/>
          <w:szCs w:val="22"/>
        </w:rPr>
        <w:t xml:space="preserve">Where,  </w:t>
      </w:r>
      <w:r w:rsidR="0009636A" w:rsidRPr="002C2489">
        <w:rPr>
          <w:rFonts w:cs="Calibri"/>
          <w:noProof/>
          <w:position w:val="-10"/>
          <w:sz w:val="22"/>
          <w:szCs w:val="22"/>
        </w:rPr>
        <w:object w:dxaOrig="279" w:dyaOrig="320" w14:anchorId="7E76C89E">
          <v:shape id="_x0000_i1026" type="#_x0000_t75" alt="" style="width:15pt;height:12.75pt;mso-width-percent:0;mso-height-percent:0;mso-width-percent:0;mso-height-percent:0" o:ole="">
            <v:imagedata r:id="rId58" o:title=""/>
          </v:shape>
          <o:OLEObject Type="Embed" ProgID="Equation.DSMT4" ShapeID="_x0000_i1026" DrawAspect="Content" ObjectID="_1649861270" r:id="rId59"/>
        </w:object>
      </w:r>
      <w:r w:rsidRPr="00D5163E">
        <w:rPr>
          <w:rFonts w:cs="Calibri"/>
          <w:sz w:val="22"/>
          <w:szCs w:val="22"/>
        </w:rPr>
        <w:t xml:space="preserve">is number of costumer, </w:t>
      </w:r>
      <w:r w:rsidR="0009636A" w:rsidRPr="002C2489">
        <w:rPr>
          <w:rFonts w:cs="Calibri"/>
          <w:noProof/>
          <w:position w:val="-4"/>
          <w:sz w:val="22"/>
          <w:szCs w:val="22"/>
        </w:rPr>
        <w:object w:dxaOrig="200" w:dyaOrig="240" w14:anchorId="259DD199">
          <v:shape id="_x0000_i1027" type="#_x0000_t75" alt="" style="width:16.5pt;height:16.5pt;mso-width-percent:0;mso-height-percent:0;mso-width-percent:0;mso-height-percent:0" o:ole="">
            <v:imagedata r:id="rId60" o:title=""/>
          </v:shape>
          <o:OLEObject Type="Embed" ProgID="Equation.DSMT4" ShapeID="_x0000_i1027" DrawAspect="Content" ObjectID="_1649861271" r:id="rId61"/>
        </w:object>
      </w:r>
      <w:r w:rsidRPr="00D5163E">
        <w:rPr>
          <w:rFonts w:cs="Calibri"/>
          <w:sz w:val="22"/>
          <w:szCs w:val="22"/>
        </w:rPr>
        <w:t xml:space="preserve"> number of lamps in costumer </w:t>
      </w:r>
      <w:r w:rsidR="0009636A" w:rsidRPr="002C2489">
        <w:rPr>
          <w:rFonts w:cs="Calibri"/>
          <w:noProof/>
          <w:position w:val="-6"/>
          <w:sz w:val="22"/>
          <w:szCs w:val="22"/>
        </w:rPr>
        <w:object w:dxaOrig="139" w:dyaOrig="240" w14:anchorId="6CE1A320">
          <v:shape id="_x0000_i1028" type="#_x0000_t75" alt="" style="width:7.5pt;height:16.5pt;mso-width-percent:0;mso-height-percent:0;mso-width-percent:0;mso-height-percent:0" o:ole="">
            <v:imagedata r:id="rId62" o:title=""/>
          </v:shape>
          <o:OLEObject Type="Embed" ProgID="Equation.DSMT4" ShapeID="_x0000_i1028" DrawAspect="Content" ObjectID="_1649861272" r:id="rId63"/>
        </w:object>
      </w:r>
      <w:r w:rsidRPr="00D5163E">
        <w:rPr>
          <w:rFonts w:cs="Calibri"/>
          <w:sz w:val="22"/>
          <w:szCs w:val="22"/>
        </w:rPr>
        <w:t xml:space="preserve">, </w:t>
      </w:r>
    </w:p>
    <w:p w14:paraId="446708C0" w14:textId="0B33F9A2" w:rsidR="00BC6704" w:rsidRPr="00D5163E" w:rsidRDefault="0009636A" w:rsidP="007E081C">
      <w:pPr>
        <w:spacing w:after="0"/>
        <w:ind w:left="2133" w:hanging="783"/>
        <w:rPr>
          <w:rFonts w:cs="Calibri"/>
          <w:sz w:val="22"/>
          <w:szCs w:val="22"/>
        </w:rPr>
      </w:pPr>
      <w:r w:rsidRPr="002C2489">
        <w:rPr>
          <w:rFonts w:cs="Calibri"/>
          <w:noProof/>
          <w:position w:val="-4"/>
          <w:sz w:val="22"/>
          <w:szCs w:val="22"/>
        </w:rPr>
        <w:object w:dxaOrig="240" w:dyaOrig="279" w14:anchorId="0ECAB570">
          <v:shape id="_x0000_i1029" type="#_x0000_t75" alt="" style="width:16.5pt;height:15pt;mso-width-percent:0;mso-height-percent:0;mso-width-percent:0;mso-height-percent:0" o:ole="">
            <v:imagedata r:id="rId64" o:title=""/>
          </v:shape>
          <o:OLEObject Type="Embed" ProgID="Equation.DSMT4" ShapeID="_x0000_i1029" DrawAspect="Content" ObjectID="_1649861273" r:id="rId65"/>
        </w:object>
      </w:r>
      <w:r w:rsidR="00BC6704" w:rsidRPr="00D5163E">
        <w:rPr>
          <w:rFonts w:cs="Calibri"/>
          <w:sz w:val="22"/>
          <w:szCs w:val="22"/>
        </w:rPr>
        <w:t xml:space="preserve">[Watt] is the average capacity of lamp and </w:t>
      </w:r>
    </w:p>
    <w:p w14:paraId="3FC78DE2" w14:textId="63FC6BE1" w:rsidR="00BC6704" w:rsidRPr="00D5163E" w:rsidRDefault="0009636A" w:rsidP="007E081C">
      <w:pPr>
        <w:spacing w:after="0"/>
        <w:ind w:left="2133" w:hanging="783"/>
        <w:rPr>
          <w:rFonts w:cs="Calibri"/>
          <w:sz w:val="22"/>
          <w:szCs w:val="22"/>
        </w:rPr>
      </w:pPr>
      <w:r w:rsidRPr="002C2489">
        <w:rPr>
          <w:rFonts w:cs="Calibri"/>
          <w:noProof/>
          <w:position w:val="-6"/>
          <w:sz w:val="22"/>
          <w:szCs w:val="22"/>
        </w:rPr>
        <w:object w:dxaOrig="139" w:dyaOrig="240" w14:anchorId="0CC575E4">
          <v:shape id="_x0000_i1030" type="#_x0000_t75" alt="" style="width:7.5pt;height:16.5pt;mso-width-percent:0;mso-height-percent:0;mso-width-percent:0;mso-height-percent:0" o:ole="">
            <v:imagedata r:id="rId66" o:title=""/>
          </v:shape>
          <o:OLEObject Type="Embed" ProgID="Equation.DSMT4" ShapeID="_x0000_i1030" DrawAspect="Content" ObjectID="_1649861274" r:id="rId67"/>
        </w:object>
      </w:r>
      <w:r w:rsidR="00BC6704" w:rsidRPr="00D5163E">
        <w:rPr>
          <w:rFonts w:cs="Calibri"/>
          <w:sz w:val="22"/>
          <w:szCs w:val="22"/>
        </w:rPr>
        <w:t>[hours] is the average operating hours of the lamps in a year.</w:t>
      </w:r>
    </w:p>
    <w:p w14:paraId="659AF2A9" w14:textId="77777777" w:rsidR="00BC6704" w:rsidRPr="00D5163E" w:rsidRDefault="00BC6704" w:rsidP="007E081C">
      <w:pPr>
        <w:spacing w:after="0"/>
        <w:ind w:firstLine="567"/>
        <w:rPr>
          <w:rFonts w:cs="Calibri"/>
          <w:sz w:val="22"/>
          <w:szCs w:val="22"/>
        </w:rPr>
      </w:pPr>
    </w:p>
    <w:p w14:paraId="045C3C41" w14:textId="77777777" w:rsidR="00BC6704" w:rsidRPr="00D5163E" w:rsidRDefault="00BC6704" w:rsidP="007E081C">
      <w:pPr>
        <w:spacing w:after="0"/>
        <w:ind w:firstLine="567"/>
        <w:rPr>
          <w:rFonts w:cs="Calibri"/>
          <w:sz w:val="22"/>
          <w:szCs w:val="22"/>
        </w:rPr>
      </w:pPr>
      <w:r w:rsidRPr="00D5163E">
        <w:rPr>
          <w:rFonts w:cs="Calibri"/>
          <w:sz w:val="22"/>
          <w:szCs w:val="22"/>
        </w:rPr>
        <w:t>Based on those assumptions, the energy share for all lighting in Indonesia is estimated to be 18.81% in year 2016.</w:t>
      </w:r>
    </w:p>
    <w:p w14:paraId="61802A94" w14:textId="77777777" w:rsidR="00BC6704" w:rsidRPr="00D5163E" w:rsidRDefault="00BC6704" w:rsidP="007E081C">
      <w:pPr>
        <w:spacing w:after="0"/>
        <w:ind w:firstLine="567"/>
        <w:rPr>
          <w:rFonts w:cs="Calibri"/>
          <w:sz w:val="22"/>
          <w:szCs w:val="22"/>
        </w:rPr>
      </w:pPr>
    </w:p>
    <w:p w14:paraId="0CEE6CF9" w14:textId="77777777" w:rsidR="00BC6704" w:rsidRPr="00D5163E" w:rsidRDefault="00BC6704" w:rsidP="007E081C">
      <w:pPr>
        <w:spacing w:after="0"/>
        <w:ind w:firstLine="567"/>
        <w:rPr>
          <w:rFonts w:cs="Calibri"/>
          <w:sz w:val="22"/>
          <w:szCs w:val="22"/>
        </w:rPr>
      </w:pPr>
      <w:r w:rsidRPr="00D5163E">
        <w:rPr>
          <w:rFonts w:cs="Calibri"/>
          <w:sz w:val="22"/>
          <w:szCs w:val="22"/>
        </w:rPr>
        <w:t xml:space="preserve"> </w:t>
      </w:r>
    </w:p>
    <w:p w14:paraId="31D753F1" w14:textId="338D817B" w:rsidR="00BC6704" w:rsidRPr="00D5163E" w:rsidRDefault="00BC6704" w:rsidP="007E081C">
      <w:pPr>
        <w:rPr>
          <w:rFonts w:cs="Calibri"/>
          <w:sz w:val="24"/>
        </w:rPr>
      </w:pPr>
      <w:r w:rsidRPr="00D5163E">
        <w:rPr>
          <w:rFonts w:cs="Calibri"/>
          <w:noProof/>
        </w:rPr>
        <w:drawing>
          <wp:inline distT="0" distB="0" distL="0" distR="0" wp14:anchorId="6AAE7E4C" wp14:editId="43301C79">
            <wp:extent cx="5949315" cy="2754630"/>
            <wp:effectExtent l="0" t="0" r="0" b="0"/>
            <wp:docPr id="4" name="Picture 4" descr="Description: C:\Users\dell\AppData\Local\Microsoft\Windows\INetCache\Content.Word\National and Electricity for each ec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Users\dell\AppData\Local\Microsoft\Windows\INetCache\Content.Word\National and Electricity for each ector.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9315" cy="2754630"/>
                    </a:xfrm>
                    <a:prstGeom prst="rect">
                      <a:avLst/>
                    </a:prstGeom>
                    <a:noFill/>
                    <a:ln>
                      <a:noFill/>
                    </a:ln>
                  </pic:spPr>
                </pic:pic>
              </a:graphicData>
            </a:graphic>
          </wp:inline>
        </w:drawing>
      </w:r>
    </w:p>
    <w:p w14:paraId="2CBC02F8" w14:textId="288E4A28" w:rsidR="00BC6704" w:rsidRPr="00D5163E" w:rsidRDefault="00BC6704" w:rsidP="007E081C">
      <w:pPr>
        <w:jc w:val="center"/>
        <w:rPr>
          <w:rFonts w:cs="Calibri"/>
          <w:b/>
          <w:sz w:val="22"/>
          <w:szCs w:val="22"/>
        </w:rPr>
      </w:pPr>
      <w:r w:rsidRPr="00D5163E">
        <w:rPr>
          <w:rFonts w:cs="Calibri"/>
          <w:b/>
          <w:sz w:val="22"/>
          <w:szCs w:val="22"/>
        </w:rPr>
        <w:t xml:space="preserve">Figure </w:t>
      </w:r>
      <w:r w:rsidR="00856C95" w:rsidRPr="00D5163E">
        <w:rPr>
          <w:rFonts w:cs="Calibri"/>
          <w:b/>
          <w:sz w:val="22"/>
          <w:szCs w:val="22"/>
        </w:rPr>
        <w:t>L</w:t>
      </w:r>
      <w:r w:rsidRPr="00D5163E">
        <w:rPr>
          <w:rFonts w:cs="Calibri"/>
          <w:b/>
          <w:sz w:val="22"/>
          <w:szCs w:val="22"/>
        </w:rPr>
        <w:t>.3: Electricity for Lighting in each Sector in Year 2016</w:t>
      </w:r>
    </w:p>
    <w:p w14:paraId="43CAA355" w14:textId="77777777" w:rsidR="00BC6704" w:rsidRPr="00D5163E" w:rsidRDefault="00BC6704" w:rsidP="007E081C">
      <w:pPr>
        <w:rPr>
          <w:rFonts w:cs="Calibri"/>
          <w:sz w:val="24"/>
        </w:rPr>
      </w:pPr>
    </w:p>
    <w:p w14:paraId="4FE8D968" w14:textId="75BF9B1F" w:rsidR="00BC6704" w:rsidRPr="00D5163E" w:rsidRDefault="00BC6704" w:rsidP="007E081C">
      <w:pPr>
        <w:rPr>
          <w:rFonts w:cs="Calibri"/>
          <w:sz w:val="22"/>
          <w:szCs w:val="22"/>
        </w:rPr>
      </w:pPr>
      <w:r w:rsidRPr="00D5163E">
        <w:rPr>
          <w:rFonts w:cs="Calibri"/>
          <w:sz w:val="22"/>
          <w:szCs w:val="22"/>
        </w:rPr>
        <w:lastRenderedPageBreak/>
        <w:t xml:space="preserve">It is assumed that typical Indonesian lamps market is similar until 2030. The average number of lamps and wattage in every sector are constant until 2030. The projections of electricity for lighting until 2030 are estimated and shown in Table </w:t>
      </w:r>
      <w:r w:rsidR="00856C95" w:rsidRPr="00D5163E">
        <w:rPr>
          <w:rFonts w:cs="Calibri"/>
          <w:sz w:val="22"/>
          <w:szCs w:val="22"/>
        </w:rPr>
        <w:t>L</w:t>
      </w:r>
      <w:r w:rsidRPr="00D5163E">
        <w:rPr>
          <w:rFonts w:cs="Calibri"/>
          <w:sz w:val="22"/>
          <w:szCs w:val="22"/>
        </w:rPr>
        <w:t>.6.</w:t>
      </w:r>
    </w:p>
    <w:p w14:paraId="32E94958" w14:textId="77777777" w:rsidR="00BC6704" w:rsidRPr="00D5163E" w:rsidRDefault="00BC6704" w:rsidP="007E081C">
      <w:pPr>
        <w:rPr>
          <w:rFonts w:cs="Calibri"/>
          <w:sz w:val="22"/>
          <w:szCs w:val="22"/>
        </w:rPr>
      </w:pPr>
      <w:r w:rsidRPr="00D5163E">
        <w:rPr>
          <w:rFonts w:cs="Calibri"/>
          <w:sz w:val="22"/>
          <w:szCs w:val="22"/>
        </w:rPr>
        <w:t xml:space="preserve">  </w:t>
      </w:r>
    </w:p>
    <w:p w14:paraId="3AAF7149" w14:textId="52AEF61D" w:rsidR="00BC6704" w:rsidRPr="00D5163E" w:rsidRDefault="00BC6704" w:rsidP="007E081C">
      <w:pPr>
        <w:spacing w:after="0"/>
        <w:jc w:val="center"/>
        <w:rPr>
          <w:rFonts w:cs="Calibri"/>
          <w:b/>
          <w:sz w:val="22"/>
          <w:szCs w:val="22"/>
        </w:rPr>
      </w:pPr>
      <w:r w:rsidRPr="00D5163E">
        <w:rPr>
          <w:rFonts w:cs="Calibri"/>
          <w:b/>
          <w:sz w:val="22"/>
          <w:szCs w:val="22"/>
        </w:rPr>
        <w:t xml:space="preserve">Table </w:t>
      </w:r>
      <w:r w:rsidR="00856C95" w:rsidRPr="00D5163E">
        <w:rPr>
          <w:rFonts w:cs="Calibri"/>
          <w:b/>
          <w:sz w:val="22"/>
          <w:szCs w:val="22"/>
        </w:rPr>
        <w:t>L</w:t>
      </w:r>
      <w:r w:rsidRPr="00D5163E">
        <w:rPr>
          <w:rFonts w:cs="Calibri"/>
          <w:b/>
          <w:sz w:val="22"/>
          <w:szCs w:val="22"/>
        </w:rPr>
        <w:t>.6: Projection of Electricity for Lighting in every Sector</w:t>
      </w:r>
    </w:p>
    <w:p w14:paraId="7799DFD3" w14:textId="77777777" w:rsidR="00BC6704" w:rsidRPr="00D5163E" w:rsidRDefault="00BC6704" w:rsidP="007E081C">
      <w:pPr>
        <w:spacing w:after="0"/>
        <w:rPr>
          <w:rFonts w:cs="Calibri"/>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1296"/>
        <w:gridCol w:w="1145"/>
        <w:gridCol w:w="1403"/>
        <w:gridCol w:w="1116"/>
        <w:gridCol w:w="1118"/>
        <w:gridCol w:w="1150"/>
        <w:gridCol w:w="1026"/>
      </w:tblGrid>
      <w:tr w:rsidR="00BC6704" w:rsidRPr="00D5163E" w14:paraId="3F589F65" w14:textId="77777777" w:rsidTr="00696431">
        <w:tc>
          <w:tcPr>
            <w:tcW w:w="1096" w:type="dxa"/>
            <w:vMerge w:val="restart"/>
            <w:shd w:val="clear" w:color="auto" w:fill="auto"/>
            <w:vAlign w:val="center"/>
          </w:tcPr>
          <w:p w14:paraId="652C877A" w14:textId="77777777" w:rsidR="00BC6704" w:rsidRPr="00D5163E" w:rsidRDefault="00BC6704" w:rsidP="007E081C">
            <w:pPr>
              <w:rPr>
                <w:rFonts w:cs="Calibri"/>
                <w:b/>
                <w:szCs w:val="20"/>
              </w:rPr>
            </w:pPr>
            <w:r w:rsidRPr="00D5163E">
              <w:rPr>
                <w:rFonts w:cs="Calibri"/>
                <w:b/>
                <w:szCs w:val="20"/>
              </w:rPr>
              <w:t>Year</w:t>
            </w:r>
          </w:p>
        </w:tc>
        <w:tc>
          <w:tcPr>
            <w:tcW w:w="7228" w:type="dxa"/>
            <w:gridSpan w:val="6"/>
            <w:shd w:val="clear" w:color="auto" w:fill="auto"/>
            <w:vAlign w:val="center"/>
          </w:tcPr>
          <w:p w14:paraId="78564DD3" w14:textId="77777777" w:rsidR="00BC6704" w:rsidRPr="00D5163E" w:rsidRDefault="00BC6704" w:rsidP="007E081C">
            <w:pPr>
              <w:rPr>
                <w:rFonts w:cs="Calibri"/>
                <w:b/>
                <w:szCs w:val="20"/>
              </w:rPr>
            </w:pPr>
            <w:r w:rsidRPr="00D5163E">
              <w:rPr>
                <w:rFonts w:cs="Calibri"/>
                <w:b/>
                <w:szCs w:val="20"/>
              </w:rPr>
              <w:t xml:space="preserve">Sector </w:t>
            </w:r>
            <w:r w:rsidRPr="00D5163E">
              <w:rPr>
                <w:rFonts w:cs="Calibri"/>
                <w:b/>
                <w:i/>
                <w:szCs w:val="20"/>
              </w:rPr>
              <w:t>(in TWh)</w:t>
            </w:r>
          </w:p>
        </w:tc>
        <w:tc>
          <w:tcPr>
            <w:tcW w:w="1026" w:type="dxa"/>
            <w:vMerge w:val="restart"/>
            <w:shd w:val="clear" w:color="auto" w:fill="auto"/>
            <w:vAlign w:val="center"/>
          </w:tcPr>
          <w:p w14:paraId="21F4972F" w14:textId="77777777" w:rsidR="00BC6704" w:rsidRPr="00D5163E" w:rsidRDefault="00BC6704" w:rsidP="007E081C">
            <w:pPr>
              <w:rPr>
                <w:rFonts w:cs="Calibri"/>
                <w:b/>
                <w:szCs w:val="20"/>
              </w:rPr>
            </w:pPr>
            <w:r w:rsidRPr="00D5163E">
              <w:rPr>
                <w:rFonts w:cs="Calibri"/>
                <w:b/>
                <w:szCs w:val="20"/>
              </w:rPr>
              <w:t>Total</w:t>
            </w:r>
          </w:p>
        </w:tc>
      </w:tr>
      <w:tr w:rsidR="00BC6704" w:rsidRPr="00D5163E" w14:paraId="52F80AD8" w14:textId="77777777" w:rsidTr="00696431">
        <w:tc>
          <w:tcPr>
            <w:tcW w:w="1096" w:type="dxa"/>
            <w:vMerge/>
            <w:shd w:val="clear" w:color="auto" w:fill="auto"/>
            <w:vAlign w:val="center"/>
          </w:tcPr>
          <w:p w14:paraId="45E7BDCF" w14:textId="77777777" w:rsidR="00BC6704" w:rsidRPr="00D5163E" w:rsidRDefault="00BC6704" w:rsidP="007E081C">
            <w:pPr>
              <w:rPr>
                <w:rFonts w:cs="Calibri"/>
                <w:b/>
                <w:szCs w:val="20"/>
              </w:rPr>
            </w:pPr>
          </w:p>
        </w:tc>
        <w:tc>
          <w:tcPr>
            <w:tcW w:w="1296" w:type="dxa"/>
            <w:shd w:val="clear" w:color="auto" w:fill="auto"/>
            <w:vAlign w:val="center"/>
          </w:tcPr>
          <w:p w14:paraId="6669790D" w14:textId="77777777" w:rsidR="00BC6704" w:rsidRPr="00D5163E" w:rsidRDefault="00BC6704" w:rsidP="007E081C">
            <w:pPr>
              <w:rPr>
                <w:rFonts w:cs="Calibri"/>
                <w:b/>
                <w:szCs w:val="20"/>
              </w:rPr>
            </w:pPr>
            <w:r w:rsidRPr="00D5163E">
              <w:rPr>
                <w:rFonts w:cs="Calibri"/>
                <w:b/>
                <w:szCs w:val="20"/>
              </w:rPr>
              <w:t>Residential</w:t>
            </w:r>
          </w:p>
        </w:tc>
        <w:tc>
          <w:tcPr>
            <w:tcW w:w="1145" w:type="dxa"/>
            <w:shd w:val="clear" w:color="auto" w:fill="auto"/>
            <w:vAlign w:val="center"/>
          </w:tcPr>
          <w:p w14:paraId="7755D32B" w14:textId="77777777" w:rsidR="00BC6704" w:rsidRPr="00D5163E" w:rsidRDefault="00BC6704" w:rsidP="007E081C">
            <w:pPr>
              <w:rPr>
                <w:rFonts w:cs="Calibri"/>
                <w:b/>
                <w:szCs w:val="20"/>
              </w:rPr>
            </w:pPr>
            <w:r w:rsidRPr="00D5163E">
              <w:rPr>
                <w:rFonts w:cs="Calibri"/>
                <w:b/>
                <w:szCs w:val="20"/>
              </w:rPr>
              <w:t>Industry</w:t>
            </w:r>
          </w:p>
        </w:tc>
        <w:tc>
          <w:tcPr>
            <w:tcW w:w="1403" w:type="dxa"/>
            <w:shd w:val="clear" w:color="auto" w:fill="auto"/>
            <w:vAlign w:val="center"/>
          </w:tcPr>
          <w:p w14:paraId="32930498" w14:textId="77777777" w:rsidR="00BC6704" w:rsidRPr="00D5163E" w:rsidRDefault="00BC6704" w:rsidP="007E081C">
            <w:pPr>
              <w:rPr>
                <w:rFonts w:cs="Calibri"/>
                <w:b/>
                <w:szCs w:val="20"/>
              </w:rPr>
            </w:pPr>
            <w:r w:rsidRPr="00D5163E">
              <w:rPr>
                <w:rFonts w:cs="Calibri"/>
                <w:b/>
                <w:szCs w:val="20"/>
              </w:rPr>
              <w:t>Commercial</w:t>
            </w:r>
          </w:p>
        </w:tc>
        <w:tc>
          <w:tcPr>
            <w:tcW w:w="1116" w:type="dxa"/>
            <w:shd w:val="clear" w:color="auto" w:fill="auto"/>
            <w:vAlign w:val="center"/>
          </w:tcPr>
          <w:p w14:paraId="4D240B51" w14:textId="77777777" w:rsidR="00BC6704" w:rsidRPr="00D5163E" w:rsidRDefault="00BC6704" w:rsidP="007E081C">
            <w:pPr>
              <w:rPr>
                <w:rFonts w:cs="Calibri"/>
                <w:b/>
                <w:szCs w:val="20"/>
              </w:rPr>
            </w:pPr>
            <w:r w:rsidRPr="00D5163E">
              <w:rPr>
                <w:rFonts w:cs="Calibri"/>
                <w:b/>
                <w:szCs w:val="20"/>
              </w:rPr>
              <w:t>Social</w:t>
            </w:r>
          </w:p>
        </w:tc>
        <w:tc>
          <w:tcPr>
            <w:tcW w:w="1118" w:type="dxa"/>
            <w:shd w:val="clear" w:color="auto" w:fill="auto"/>
            <w:vAlign w:val="center"/>
          </w:tcPr>
          <w:p w14:paraId="7AD302EE" w14:textId="77777777" w:rsidR="00BC6704" w:rsidRPr="00D5163E" w:rsidRDefault="00BC6704" w:rsidP="007E081C">
            <w:pPr>
              <w:rPr>
                <w:rFonts w:cs="Calibri"/>
                <w:b/>
                <w:szCs w:val="20"/>
              </w:rPr>
            </w:pPr>
            <w:r w:rsidRPr="00D5163E">
              <w:rPr>
                <w:rFonts w:cs="Calibri"/>
                <w:b/>
                <w:szCs w:val="20"/>
              </w:rPr>
              <w:t>Gov. Office</w:t>
            </w:r>
          </w:p>
        </w:tc>
        <w:tc>
          <w:tcPr>
            <w:tcW w:w="1150" w:type="dxa"/>
            <w:shd w:val="clear" w:color="auto" w:fill="auto"/>
            <w:vAlign w:val="center"/>
          </w:tcPr>
          <w:p w14:paraId="0C2462DE" w14:textId="77777777" w:rsidR="00BC6704" w:rsidRPr="00D5163E" w:rsidRDefault="00BC6704" w:rsidP="007E081C">
            <w:pPr>
              <w:rPr>
                <w:rFonts w:cs="Calibri"/>
                <w:b/>
                <w:szCs w:val="20"/>
              </w:rPr>
            </w:pPr>
            <w:r w:rsidRPr="00D5163E">
              <w:rPr>
                <w:rFonts w:cs="Calibri"/>
                <w:b/>
                <w:szCs w:val="20"/>
              </w:rPr>
              <w:t>Street Lighting</w:t>
            </w:r>
          </w:p>
        </w:tc>
        <w:tc>
          <w:tcPr>
            <w:tcW w:w="1026" w:type="dxa"/>
            <w:vMerge/>
            <w:shd w:val="clear" w:color="auto" w:fill="auto"/>
            <w:vAlign w:val="center"/>
          </w:tcPr>
          <w:p w14:paraId="6AF1A29B" w14:textId="77777777" w:rsidR="00BC6704" w:rsidRPr="00D5163E" w:rsidRDefault="00BC6704" w:rsidP="007E081C">
            <w:pPr>
              <w:rPr>
                <w:rFonts w:cs="Calibri"/>
                <w:b/>
                <w:szCs w:val="20"/>
              </w:rPr>
            </w:pPr>
          </w:p>
        </w:tc>
      </w:tr>
      <w:tr w:rsidR="00BC6704" w:rsidRPr="00D5163E" w14:paraId="22F35A39" w14:textId="77777777" w:rsidTr="00696431">
        <w:tc>
          <w:tcPr>
            <w:tcW w:w="1096" w:type="dxa"/>
            <w:shd w:val="clear" w:color="auto" w:fill="auto"/>
            <w:vAlign w:val="bottom"/>
          </w:tcPr>
          <w:p w14:paraId="10C4E7F3" w14:textId="77777777" w:rsidR="00BC6704" w:rsidRPr="00D5163E" w:rsidRDefault="00BC6704" w:rsidP="007E081C">
            <w:pPr>
              <w:rPr>
                <w:rFonts w:cs="Calibri"/>
                <w:color w:val="000000"/>
                <w:szCs w:val="20"/>
              </w:rPr>
            </w:pPr>
            <w:r w:rsidRPr="00D5163E">
              <w:rPr>
                <w:rFonts w:cs="Calibri"/>
                <w:color w:val="000000"/>
                <w:szCs w:val="20"/>
              </w:rPr>
              <w:t>2017</w:t>
            </w:r>
          </w:p>
        </w:tc>
        <w:tc>
          <w:tcPr>
            <w:tcW w:w="1296" w:type="dxa"/>
            <w:shd w:val="clear" w:color="auto" w:fill="auto"/>
            <w:vAlign w:val="bottom"/>
          </w:tcPr>
          <w:p w14:paraId="6D0302D5" w14:textId="77777777" w:rsidR="00BC6704" w:rsidRPr="00D5163E" w:rsidRDefault="00BC6704" w:rsidP="007E081C">
            <w:pPr>
              <w:rPr>
                <w:rFonts w:cs="Calibri"/>
                <w:color w:val="000000"/>
                <w:szCs w:val="20"/>
              </w:rPr>
            </w:pPr>
            <w:r w:rsidRPr="00D5163E">
              <w:rPr>
                <w:rFonts w:cs="Calibri"/>
                <w:color w:val="000000"/>
                <w:szCs w:val="20"/>
              </w:rPr>
              <w:t>20.95</w:t>
            </w:r>
          </w:p>
        </w:tc>
        <w:tc>
          <w:tcPr>
            <w:tcW w:w="1145" w:type="dxa"/>
            <w:shd w:val="clear" w:color="auto" w:fill="auto"/>
            <w:vAlign w:val="bottom"/>
          </w:tcPr>
          <w:p w14:paraId="27909001" w14:textId="77777777" w:rsidR="00BC6704" w:rsidRPr="00D5163E" w:rsidRDefault="00BC6704" w:rsidP="007E081C">
            <w:pPr>
              <w:rPr>
                <w:rFonts w:cs="Calibri"/>
                <w:color w:val="000000"/>
                <w:szCs w:val="20"/>
              </w:rPr>
            </w:pPr>
            <w:r w:rsidRPr="00D5163E">
              <w:rPr>
                <w:rFonts w:cs="Calibri"/>
                <w:color w:val="000000"/>
                <w:szCs w:val="20"/>
              </w:rPr>
              <w:t>2.14</w:t>
            </w:r>
          </w:p>
        </w:tc>
        <w:tc>
          <w:tcPr>
            <w:tcW w:w="1403" w:type="dxa"/>
            <w:shd w:val="clear" w:color="auto" w:fill="auto"/>
            <w:vAlign w:val="bottom"/>
          </w:tcPr>
          <w:p w14:paraId="6FF13C1E" w14:textId="77777777" w:rsidR="00BC6704" w:rsidRPr="00D5163E" w:rsidRDefault="00BC6704" w:rsidP="007E081C">
            <w:pPr>
              <w:rPr>
                <w:rFonts w:cs="Calibri"/>
                <w:color w:val="000000"/>
                <w:szCs w:val="20"/>
              </w:rPr>
            </w:pPr>
            <w:r w:rsidRPr="00D5163E">
              <w:rPr>
                <w:rFonts w:cs="Calibri"/>
                <w:color w:val="000000"/>
                <w:szCs w:val="20"/>
              </w:rPr>
              <w:t>13.47</w:t>
            </w:r>
          </w:p>
        </w:tc>
        <w:tc>
          <w:tcPr>
            <w:tcW w:w="1116" w:type="dxa"/>
            <w:shd w:val="clear" w:color="auto" w:fill="auto"/>
            <w:vAlign w:val="bottom"/>
          </w:tcPr>
          <w:p w14:paraId="149C4F3A" w14:textId="77777777" w:rsidR="00BC6704" w:rsidRPr="00D5163E" w:rsidRDefault="00BC6704" w:rsidP="007E081C">
            <w:pPr>
              <w:rPr>
                <w:rFonts w:cs="Calibri"/>
                <w:color w:val="000000"/>
                <w:szCs w:val="20"/>
              </w:rPr>
            </w:pPr>
            <w:r w:rsidRPr="00D5163E">
              <w:rPr>
                <w:rFonts w:cs="Calibri"/>
                <w:color w:val="000000"/>
                <w:szCs w:val="20"/>
              </w:rPr>
              <w:t>1.24</w:t>
            </w:r>
          </w:p>
        </w:tc>
        <w:tc>
          <w:tcPr>
            <w:tcW w:w="1118" w:type="dxa"/>
            <w:shd w:val="clear" w:color="auto" w:fill="auto"/>
            <w:vAlign w:val="bottom"/>
          </w:tcPr>
          <w:p w14:paraId="4B980F01" w14:textId="77777777" w:rsidR="00BC6704" w:rsidRPr="00D5163E" w:rsidRDefault="00BC6704" w:rsidP="007E081C">
            <w:pPr>
              <w:rPr>
                <w:rFonts w:cs="Calibri"/>
                <w:color w:val="000000"/>
                <w:szCs w:val="20"/>
              </w:rPr>
            </w:pPr>
            <w:r w:rsidRPr="00D5163E">
              <w:rPr>
                <w:rFonts w:cs="Calibri"/>
                <w:color w:val="000000"/>
                <w:szCs w:val="20"/>
              </w:rPr>
              <w:t>0.84</w:t>
            </w:r>
          </w:p>
        </w:tc>
        <w:tc>
          <w:tcPr>
            <w:tcW w:w="1150" w:type="dxa"/>
            <w:shd w:val="clear" w:color="auto" w:fill="auto"/>
            <w:vAlign w:val="bottom"/>
          </w:tcPr>
          <w:p w14:paraId="23847647" w14:textId="77777777" w:rsidR="00BC6704" w:rsidRPr="00D5163E" w:rsidRDefault="00BC6704" w:rsidP="007E081C">
            <w:pPr>
              <w:rPr>
                <w:rFonts w:cs="Calibri"/>
                <w:color w:val="000000"/>
                <w:szCs w:val="20"/>
              </w:rPr>
            </w:pPr>
            <w:r w:rsidRPr="00D5163E">
              <w:rPr>
                <w:rFonts w:cs="Calibri"/>
                <w:color w:val="000000"/>
                <w:szCs w:val="20"/>
              </w:rPr>
              <w:t>3.97</w:t>
            </w:r>
          </w:p>
        </w:tc>
        <w:tc>
          <w:tcPr>
            <w:tcW w:w="1026" w:type="dxa"/>
            <w:shd w:val="clear" w:color="auto" w:fill="auto"/>
            <w:vAlign w:val="bottom"/>
          </w:tcPr>
          <w:p w14:paraId="2BBA3E43" w14:textId="77777777" w:rsidR="00BC6704" w:rsidRPr="00D5163E" w:rsidRDefault="00BC6704" w:rsidP="007E081C">
            <w:pPr>
              <w:rPr>
                <w:rFonts w:cs="Calibri"/>
                <w:color w:val="000000"/>
                <w:szCs w:val="20"/>
              </w:rPr>
            </w:pPr>
            <w:r w:rsidRPr="00D5163E">
              <w:rPr>
                <w:rFonts w:cs="Calibri"/>
                <w:color w:val="000000"/>
                <w:szCs w:val="20"/>
              </w:rPr>
              <w:t>42.609</w:t>
            </w:r>
          </w:p>
        </w:tc>
      </w:tr>
      <w:tr w:rsidR="00BC6704" w:rsidRPr="00D5163E" w14:paraId="609D5BDF" w14:textId="77777777" w:rsidTr="00696431">
        <w:tc>
          <w:tcPr>
            <w:tcW w:w="1096" w:type="dxa"/>
            <w:shd w:val="clear" w:color="auto" w:fill="auto"/>
            <w:vAlign w:val="bottom"/>
          </w:tcPr>
          <w:p w14:paraId="6CD8F3ED" w14:textId="77777777" w:rsidR="00BC6704" w:rsidRPr="00D5163E" w:rsidRDefault="00BC6704" w:rsidP="007E081C">
            <w:pPr>
              <w:rPr>
                <w:rFonts w:cs="Calibri"/>
                <w:color w:val="000000"/>
                <w:szCs w:val="20"/>
              </w:rPr>
            </w:pPr>
            <w:r w:rsidRPr="00D5163E">
              <w:rPr>
                <w:rFonts w:cs="Calibri"/>
                <w:color w:val="000000"/>
                <w:szCs w:val="20"/>
              </w:rPr>
              <w:t>2018</w:t>
            </w:r>
          </w:p>
        </w:tc>
        <w:tc>
          <w:tcPr>
            <w:tcW w:w="1296" w:type="dxa"/>
            <w:shd w:val="clear" w:color="auto" w:fill="auto"/>
            <w:vAlign w:val="bottom"/>
          </w:tcPr>
          <w:p w14:paraId="5A12C647" w14:textId="77777777" w:rsidR="00BC6704" w:rsidRPr="00D5163E" w:rsidRDefault="00BC6704" w:rsidP="007E081C">
            <w:pPr>
              <w:rPr>
                <w:rFonts w:cs="Calibri"/>
                <w:color w:val="000000"/>
                <w:szCs w:val="20"/>
              </w:rPr>
            </w:pPr>
            <w:r w:rsidRPr="00D5163E">
              <w:rPr>
                <w:rFonts w:cs="Calibri"/>
                <w:color w:val="000000"/>
                <w:szCs w:val="20"/>
              </w:rPr>
              <w:t>21.80</w:t>
            </w:r>
          </w:p>
        </w:tc>
        <w:tc>
          <w:tcPr>
            <w:tcW w:w="1145" w:type="dxa"/>
            <w:shd w:val="clear" w:color="auto" w:fill="auto"/>
            <w:vAlign w:val="bottom"/>
          </w:tcPr>
          <w:p w14:paraId="1D4D8350" w14:textId="77777777" w:rsidR="00BC6704" w:rsidRPr="00D5163E" w:rsidRDefault="00BC6704" w:rsidP="007E081C">
            <w:pPr>
              <w:rPr>
                <w:rFonts w:cs="Calibri"/>
                <w:color w:val="000000"/>
                <w:szCs w:val="20"/>
              </w:rPr>
            </w:pPr>
            <w:r w:rsidRPr="00D5163E">
              <w:rPr>
                <w:rFonts w:cs="Calibri"/>
                <w:color w:val="000000"/>
                <w:szCs w:val="20"/>
              </w:rPr>
              <w:t>2.20</w:t>
            </w:r>
          </w:p>
        </w:tc>
        <w:tc>
          <w:tcPr>
            <w:tcW w:w="1403" w:type="dxa"/>
            <w:shd w:val="clear" w:color="auto" w:fill="auto"/>
            <w:vAlign w:val="bottom"/>
          </w:tcPr>
          <w:p w14:paraId="41B34EA8" w14:textId="77777777" w:rsidR="00BC6704" w:rsidRPr="00D5163E" w:rsidRDefault="00BC6704" w:rsidP="007E081C">
            <w:pPr>
              <w:rPr>
                <w:rFonts w:cs="Calibri"/>
                <w:color w:val="000000"/>
                <w:szCs w:val="20"/>
              </w:rPr>
            </w:pPr>
            <w:r w:rsidRPr="00D5163E">
              <w:rPr>
                <w:rFonts w:cs="Calibri"/>
                <w:color w:val="000000"/>
                <w:szCs w:val="20"/>
              </w:rPr>
              <w:t>14.34</w:t>
            </w:r>
          </w:p>
        </w:tc>
        <w:tc>
          <w:tcPr>
            <w:tcW w:w="1116" w:type="dxa"/>
            <w:shd w:val="clear" w:color="auto" w:fill="auto"/>
            <w:vAlign w:val="bottom"/>
          </w:tcPr>
          <w:p w14:paraId="16DD5E86" w14:textId="77777777" w:rsidR="00BC6704" w:rsidRPr="00D5163E" w:rsidRDefault="00BC6704" w:rsidP="007E081C">
            <w:pPr>
              <w:rPr>
                <w:rFonts w:cs="Calibri"/>
                <w:color w:val="000000"/>
                <w:szCs w:val="20"/>
              </w:rPr>
            </w:pPr>
            <w:r w:rsidRPr="00D5163E">
              <w:rPr>
                <w:rFonts w:cs="Calibri"/>
                <w:color w:val="000000"/>
                <w:szCs w:val="20"/>
              </w:rPr>
              <w:t>1.31</w:t>
            </w:r>
          </w:p>
        </w:tc>
        <w:tc>
          <w:tcPr>
            <w:tcW w:w="1118" w:type="dxa"/>
            <w:shd w:val="clear" w:color="auto" w:fill="auto"/>
            <w:vAlign w:val="bottom"/>
          </w:tcPr>
          <w:p w14:paraId="457FE5D7" w14:textId="77777777" w:rsidR="00BC6704" w:rsidRPr="00D5163E" w:rsidRDefault="00BC6704" w:rsidP="007E081C">
            <w:pPr>
              <w:rPr>
                <w:rFonts w:cs="Calibri"/>
                <w:color w:val="000000"/>
                <w:szCs w:val="20"/>
              </w:rPr>
            </w:pPr>
            <w:r w:rsidRPr="00D5163E">
              <w:rPr>
                <w:rFonts w:cs="Calibri"/>
                <w:color w:val="000000"/>
                <w:szCs w:val="20"/>
              </w:rPr>
              <w:t>0.88</w:t>
            </w:r>
          </w:p>
        </w:tc>
        <w:tc>
          <w:tcPr>
            <w:tcW w:w="1150" w:type="dxa"/>
            <w:shd w:val="clear" w:color="auto" w:fill="auto"/>
            <w:vAlign w:val="bottom"/>
          </w:tcPr>
          <w:p w14:paraId="56A1348F" w14:textId="77777777" w:rsidR="00BC6704" w:rsidRPr="00D5163E" w:rsidRDefault="00BC6704" w:rsidP="007E081C">
            <w:pPr>
              <w:rPr>
                <w:rFonts w:cs="Calibri"/>
                <w:color w:val="000000"/>
                <w:szCs w:val="20"/>
              </w:rPr>
            </w:pPr>
            <w:r w:rsidRPr="00D5163E">
              <w:rPr>
                <w:rFonts w:cs="Calibri"/>
                <w:color w:val="000000"/>
                <w:szCs w:val="20"/>
              </w:rPr>
              <w:t>4.25</w:t>
            </w:r>
          </w:p>
        </w:tc>
        <w:tc>
          <w:tcPr>
            <w:tcW w:w="1026" w:type="dxa"/>
            <w:shd w:val="clear" w:color="auto" w:fill="auto"/>
            <w:vAlign w:val="bottom"/>
          </w:tcPr>
          <w:p w14:paraId="016A286C" w14:textId="77777777" w:rsidR="00BC6704" w:rsidRPr="00D5163E" w:rsidRDefault="00BC6704" w:rsidP="007E081C">
            <w:pPr>
              <w:rPr>
                <w:rFonts w:cs="Calibri"/>
                <w:color w:val="000000"/>
                <w:szCs w:val="20"/>
              </w:rPr>
            </w:pPr>
            <w:r w:rsidRPr="00D5163E">
              <w:rPr>
                <w:rFonts w:cs="Calibri"/>
                <w:color w:val="000000"/>
                <w:szCs w:val="20"/>
              </w:rPr>
              <w:t>44.780</w:t>
            </w:r>
          </w:p>
        </w:tc>
      </w:tr>
      <w:tr w:rsidR="00BC6704" w:rsidRPr="00D5163E" w14:paraId="1707B2A6" w14:textId="77777777" w:rsidTr="00696431">
        <w:tc>
          <w:tcPr>
            <w:tcW w:w="1096" w:type="dxa"/>
            <w:shd w:val="clear" w:color="auto" w:fill="auto"/>
            <w:vAlign w:val="bottom"/>
          </w:tcPr>
          <w:p w14:paraId="0FDA7366" w14:textId="77777777" w:rsidR="00BC6704" w:rsidRPr="00D5163E" w:rsidRDefault="00BC6704" w:rsidP="007E081C">
            <w:pPr>
              <w:rPr>
                <w:rFonts w:cs="Calibri"/>
                <w:color w:val="000000"/>
                <w:szCs w:val="20"/>
              </w:rPr>
            </w:pPr>
            <w:r w:rsidRPr="00D5163E">
              <w:rPr>
                <w:rFonts w:cs="Calibri"/>
                <w:color w:val="000000"/>
                <w:szCs w:val="20"/>
              </w:rPr>
              <w:t>2019</w:t>
            </w:r>
          </w:p>
        </w:tc>
        <w:tc>
          <w:tcPr>
            <w:tcW w:w="1296" w:type="dxa"/>
            <w:shd w:val="clear" w:color="auto" w:fill="auto"/>
            <w:vAlign w:val="bottom"/>
          </w:tcPr>
          <w:p w14:paraId="4A89D8E2" w14:textId="77777777" w:rsidR="00BC6704" w:rsidRPr="00D5163E" w:rsidRDefault="00BC6704" w:rsidP="007E081C">
            <w:pPr>
              <w:rPr>
                <w:rFonts w:cs="Calibri"/>
                <w:color w:val="000000"/>
                <w:szCs w:val="20"/>
              </w:rPr>
            </w:pPr>
            <w:r w:rsidRPr="00D5163E">
              <w:rPr>
                <w:rFonts w:cs="Calibri"/>
                <w:color w:val="000000"/>
                <w:szCs w:val="20"/>
              </w:rPr>
              <w:t>22.44</w:t>
            </w:r>
          </w:p>
        </w:tc>
        <w:tc>
          <w:tcPr>
            <w:tcW w:w="1145" w:type="dxa"/>
            <w:shd w:val="clear" w:color="auto" w:fill="auto"/>
            <w:vAlign w:val="bottom"/>
          </w:tcPr>
          <w:p w14:paraId="25524539" w14:textId="77777777" w:rsidR="00BC6704" w:rsidRPr="00D5163E" w:rsidRDefault="00BC6704" w:rsidP="007E081C">
            <w:pPr>
              <w:rPr>
                <w:rFonts w:cs="Calibri"/>
                <w:color w:val="000000"/>
                <w:szCs w:val="20"/>
              </w:rPr>
            </w:pPr>
            <w:r w:rsidRPr="00D5163E">
              <w:rPr>
                <w:rFonts w:cs="Calibri"/>
                <w:color w:val="000000"/>
                <w:szCs w:val="20"/>
              </w:rPr>
              <w:t>2.29</w:t>
            </w:r>
          </w:p>
        </w:tc>
        <w:tc>
          <w:tcPr>
            <w:tcW w:w="1403" w:type="dxa"/>
            <w:shd w:val="clear" w:color="auto" w:fill="auto"/>
            <w:vAlign w:val="bottom"/>
          </w:tcPr>
          <w:p w14:paraId="60365D7E" w14:textId="77777777" w:rsidR="00BC6704" w:rsidRPr="00D5163E" w:rsidRDefault="00BC6704" w:rsidP="007E081C">
            <w:pPr>
              <w:rPr>
                <w:rFonts w:cs="Calibri"/>
                <w:color w:val="000000"/>
                <w:szCs w:val="20"/>
              </w:rPr>
            </w:pPr>
            <w:r w:rsidRPr="00D5163E">
              <w:rPr>
                <w:rFonts w:cs="Calibri"/>
                <w:color w:val="000000"/>
                <w:szCs w:val="20"/>
              </w:rPr>
              <w:t>15.33</w:t>
            </w:r>
          </w:p>
        </w:tc>
        <w:tc>
          <w:tcPr>
            <w:tcW w:w="1116" w:type="dxa"/>
            <w:shd w:val="clear" w:color="auto" w:fill="auto"/>
            <w:vAlign w:val="bottom"/>
          </w:tcPr>
          <w:p w14:paraId="20AD970C" w14:textId="77777777" w:rsidR="00BC6704" w:rsidRPr="00D5163E" w:rsidRDefault="00BC6704" w:rsidP="007E081C">
            <w:pPr>
              <w:rPr>
                <w:rFonts w:cs="Calibri"/>
                <w:color w:val="000000"/>
                <w:szCs w:val="20"/>
              </w:rPr>
            </w:pPr>
            <w:r w:rsidRPr="00D5163E">
              <w:rPr>
                <w:rFonts w:cs="Calibri"/>
                <w:color w:val="000000"/>
                <w:szCs w:val="20"/>
              </w:rPr>
              <w:t>1.38</w:t>
            </w:r>
          </w:p>
        </w:tc>
        <w:tc>
          <w:tcPr>
            <w:tcW w:w="1118" w:type="dxa"/>
            <w:shd w:val="clear" w:color="auto" w:fill="auto"/>
            <w:vAlign w:val="bottom"/>
          </w:tcPr>
          <w:p w14:paraId="3E886CE5" w14:textId="77777777" w:rsidR="00BC6704" w:rsidRPr="00D5163E" w:rsidRDefault="00BC6704" w:rsidP="007E081C">
            <w:pPr>
              <w:rPr>
                <w:rFonts w:cs="Calibri"/>
                <w:color w:val="000000"/>
                <w:szCs w:val="20"/>
              </w:rPr>
            </w:pPr>
            <w:r w:rsidRPr="00D5163E">
              <w:rPr>
                <w:rFonts w:cs="Calibri"/>
                <w:color w:val="000000"/>
                <w:szCs w:val="20"/>
              </w:rPr>
              <w:t>0.93</w:t>
            </w:r>
          </w:p>
        </w:tc>
        <w:tc>
          <w:tcPr>
            <w:tcW w:w="1150" w:type="dxa"/>
            <w:shd w:val="clear" w:color="auto" w:fill="auto"/>
            <w:vAlign w:val="bottom"/>
          </w:tcPr>
          <w:p w14:paraId="12C65640" w14:textId="77777777" w:rsidR="00BC6704" w:rsidRPr="00D5163E" w:rsidRDefault="00BC6704" w:rsidP="007E081C">
            <w:pPr>
              <w:rPr>
                <w:rFonts w:cs="Calibri"/>
                <w:color w:val="000000"/>
                <w:szCs w:val="20"/>
              </w:rPr>
            </w:pPr>
            <w:r w:rsidRPr="00D5163E">
              <w:rPr>
                <w:rFonts w:cs="Calibri"/>
                <w:color w:val="000000"/>
                <w:szCs w:val="20"/>
              </w:rPr>
              <w:t>4.57</w:t>
            </w:r>
          </w:p>
        </w:tc>
        <w:tc>
          <w:tcPr>
            <w:tcW w:w="1026" w:type="dxa"/>
            <w:shd w:val="clear" w:color="auto" w:fill="auto"/>
            <w:vAlign w:val="bottom"/>
          </w:tcPr>
          <w:p w14:paraId="5DE78C8C" w14:textId="77777777" w:rsidR="00BC6704" w:rsidRPr="00D5163E" w:rsidRDefault="00BC6704" w:rsidP="007E081C">
            <w:pPr>
              <w:rPr>
                <w:rFonts w:cs="Calibri"/>
                <w:color w:val="000000"/>
                <w:szCs w:val="20"/>
              </w:rPr>
            </w:pPr>
            <w:r w:rsidRPr="00D5163E">
              <w:rPr>
                <w:rFonts w:cs="Calibri"/>
                <w:color w:val="000000"/>
                <w:szCs w:val="20"/>
              </w:rPr>
              <w:t>46.942</w:t>
            </w:r>
          </w:p>
        </w:tc>
      </w:tr>
      <w:tr w:rsidR="00BC6704" w:rsidRPr="00D5163E" w14:paraId="1B0DA871" w14:textId="77777777" w:rsidTr="00696431">
        <w:tc>
          <w:tcPr>
            <w:tcW w:w="1096" w:type="dxa"/>
            <w:shd w:val="clear" w:color="auto" w:fill="auto"/>
            <w:vAlign w:val="bottom"/>
          </w:tcPr>
          <w:p w14:paraId="1D5D5157" w14:textId="77777777" w:rsidR="00BC6704" w:rsidRPr="00D5163E" w:rsidRDefault="00BC6704" w:rsidP="007E081C">
            <w:pPr>
              <w:rPr>
                <w:rFonts w:cs="Calibri"/>
                <w:color w:val="000000"/>
                <w:szCs w:val="20"/>
              </w:rPr>
            </w:pPr>
            <w:r w:rsidRPr="00D5163E">
              <w:rPr>
                <w:rFonts w:cs="Calibri"/>
                <w:color w:val="000000"/>
                <w:szCs w:val="20"/>
              </w:rPr>
              <w:t>2020</w:t>
            </w:r>
          </w:p>
        </w:tc>
        <w:tc>
          <w:tcPr>
            <w:tcW w:w="1296" w:type="dxa"/>
            <w:shd w:val="clear" w:color="auto" w:fill="auto"/>
            <w:vAlign w:val="bottom"/>
          </w:tcPr>
          <w:p w14:paraId="20063194" w14:textId="77777777" w:rsidR="00BC6704" w:rsidRPr="00D5163E" w:rsidRDefault="00BC6704" w:rsidP="007E081C">
            <w:pPr>
              <w:rPr>
                <w:rFonts w:cs="Calibri"/>
                <w:color w:val="000000"/>
                <w:szCs w:val="20"/>
              </w:rPr>
            </w:pPr>
            <w:r w:rsidRPr="00D5163E">
              <w:rPr>
                <w:rFonts w:cs="Calibri"/>
                <w:color w:val="000000"/>
                <w:szCs w:val="20"/>
              </w:rPr>
              <w:t>23.07</w:t>
            </w:r>
          </w:p>
        </w:tc>
        <w:tc>
          <w:tcPr>
            <w:tcW w:w="1145" w:type="dxa"/>
            <w:shd w:val="clear" w:color="auto" w:fill="auto"/>
            <w:vAlign w:val="bottom"/>
          </w:tcPr>
          <w:p w14:paraId="28A8AC5F" w14:textId="77777777" w:rsidR="00BC6704" w:rsidRPr="00D5163E" w:rsidRDefault="00BC6704" w:rsidP="007E081C">
            <w:pPr>
              <w:rPr>
                <w:rFonts w:cs="Calibri"/>
                <w:color w:val="000000"/>
                <w:szCs w:val="20"/>
              </w:rPr>
            </w:pPr>
            <w:r w:rsidRPr="00D5163E">
              <w:rPr>
                <w:rFonts w:cs="Calibri"/>
                <w:color w:val="000000"/>
                <w:szCs w:val="20"/>
              </w:rPr>
              <w:t>2.35</w:t>
            </w:r>
          </w:p>
        </w:tc>
        <w:tc>
          <w:tcPr>
            <w:tcW w:w="1403" w:type="dxa"/>
            <w:shd w:val="clear" w:color="auto" w:fill="auto"/>
            <w:vAlign w:val="bottom"/>
          </w:tcPr>
          <w:p w14:paraId="69E9756D" w14:textId="77777777" w:rsidR="00BC6704" w:rsidRPr="00D5163E" w:rsidRDefault="00BC6704" w:rsidP="007E081C">
            <w:pPr>
              <w:rPr>
                <w:rFonts w:cs="Calibri"/>
                <w:color w:val="000000"/>
                <w:szCs w:val="20"/>
              </w:rPr>
            </w:pPr>
            <w:r w:rsidRPr="00D5163E">
              <w:rPr>
                <w:rFonts w:cs="Calibri"/>
                <w:color w:val="000000"/>
                <w:szCs w:val="20"/>
              </w:rPr>
              <w:t>16.44</w:t>
            </w:r>
          </w:p>
        </w:tc>
        <w:tc>
          <w:tcPr>
            <w:tcW w:w="1116" w:type="dxa"/>
            <w:shd w:val="clear" w:color="auto" w:fill="auto"/>
            <w:vAlign w:val="bottom"/>
          </w:tcPr>
          <w:p w14:paraId="3C4ACA4A" w14:textId="77777777" w:rsidR="00BC6704" w:rsidRPr="00D5163E" w:rsidRDefault="00BC6704" w:rsidP="007E081C">
            <w:pPr>
              <w:rPr>
                <w:rFonts w:cs="Calibri"/>
                <w:color w:val="000000"/>
                <w:szCs w:val="20"/>
              </w:rPr>
            </w:pPr>
            <w:r w:rsidRPr="00D5163E">
              <w:rPr>
                <w:rFonts w:cs="Calibri"/>
                <w:color w:val="000000"/>
                <w:szCs w:val="20"/>
              </w:rPr>
              <w:t>1.46</w:t>
            </w:r>
          </w:p>
        </w:tc>
        <w:tc>
          <w:tcPr>
            <w:tcW w:w="1118" w:type="dxa"/>
            <w:shd w:val="clear" w:color="auto" w:fill="auto"/>
            <w:vAlign w:val="bottom"/>
          </w:tcPr>
          <w:p w14:paraId="1C3F3DBF" w14:textId="77777777" w:rsidR="00BC6704" w:rsidRPr="00D5163E" w:rsidRDefault="00BC6704" w:rsidP="007E081C">
            <w:pPr>
              <w:rPr>
                <w:rFonts w:cs="Calibri"/>
                <w:color w:val="000000"/>
                <w:szCs w:val="20"/>
              </w:rPr>
            </w:pPr>
            <w:r w:rsidRPr="00D5163E">
              <w:rPr>
                <w:rFonts w:cs="Calibri"/>
                <w:color w:val="000000"/>
                <w:szCs w:val="20"/>
              </w:rPr>
              <w:t>0.99</w:t>
            </w:r>
          </w:p>
        </w:tc>
        <w:tc>
          <w:tcPr>
            <w:tcW w:w="1150" w:type="dxa"/>
            <w:shd w:val="clear" w:color="auto" w:fill="auto"/>
            <w:vAlign w:val="bottom"/>
          </w:tcPr>
          <w:p w14:paraId="41307917" w14:textId="77777777" w:rsidR="00BC6704" w:rsidRPr="00D5163E" w:rsidRDefault="00BC6704" w:rsidP="007E081C">
            <w:pPr>
              <w:rPr>
                <w:rFonts w:cs="Calibri"/>
                <w:color w:val="000000"/>
                <w:szCs w:val="20"/>
              </w:rPr>
            </w:pPr>
            <w:r w:rsidRPr="00D5163E">
              <w:rPr>
                <w:rFonts w:cs="Calibri"/>
                <w:color w:val="000000"/>
                <w:szCs w:val="20"/>
              </w:rPr>
              <w:t>4.92</w:t>
            </w:r>
          </w:p>
        </w:tc>
        <w:tc>
          <w:tcPr>
            <w:tcW w:w="1026" w:type="dxa"/>
            <w:shd w:val="clear" w:color="auto" w:fill="auto"/>
            <w:vAlign w:val="bottom"/>
          </w:tcPr>
          <w:p w14:paraId="7BA243BD" w14:textId="77777777" w:rsidR="00BC6704" w:rsidRPr="00D5163E" w:rsidRDefault="00BC6704" w:rsidP="007E081C">
            <w:pPr>
              <w:rPr>
                <w:rFonts w:cs="Calibri"/>
                <w:color w:val="000000"/>
                <w:szCs w:val="20"/>
              </w:rPr>
            </w:pPr>
            <w:r w:rsidRPr="00D5163E">
              <w:rPr>
                <w:rFonts w:cs="Calibri"/>
                <w:color w:val="000000"/>
                <w:szCs w:val="20"/>
              </w:rPr>
              <w:t>49.231</w:t>
            </w:r>
          </w:p>
        </w:tc>
      </w:tr>
      <w:tr w:rsidR="00BC6704" w:rsidRPr="00D5163E" w14:paraId="3E94508E" w14:textId="77777777" w:rsidTr="00696431">
        <w:tc>
          <w:tcPr>
            <w:tcW w:w="1096" w:type="dxa"/>
            <w:shd w:val="clear" w:color="auto" w:fill="auto"/>
            <w:vAlign w:val="bottom"/>
          </w:tcPr>
          <w:p w14:paraId="7603B769" w14:textId="77777777" w:rsidR="00BC6704" w:rsidRPr="00D5163E" w:rsidRDefault="00BC6704" w:rsidP="007E081C">
            <w:pPr>
              <w:rPr>
                <w:rFonts w:cs="Calibri"/>
                <w:color w:val="000000"/>
                <w:szCs w:val="20"/>
              </w:rPr>
            </w:pPr>
            <w:r w:rsidRPr="00D5163E">
              <w:rPr>
                <w:rFonts w:cs="Calibri"/>
                <w:color w:val="000000"/>
                <w:szCs w:val="20"/>
              </w:rPr>
              <w:t>2021</w:t>
            </w:r>
          </w:p>
        </w:tc>
        <w:tc>
          <w:tcPr>
            <w:tcW w:w="1296" w:type="dxa"/>
            <w:shd w:val="clear" w:color="auto" w:fill="auto"/>
            <w:vAlign w:val="bottom"/>
          </w:tcPr>
          <w:p w14:paraId="07A03879" w14:textId="77777777" w:rsidR="00BC6704" w:rsidRPr="00D5163E" w:rsidRDefault="00BC6704" w:rsidP="007E081C">
            <w:pPr>
              <w:rPr>
                <w:rFonts w:cs="Calibri"/>
                <w:color w:val="000000"/>
                <w:szCs w:val="20"/>
              </w:rPr>
            </w:pPr>
            <w:r w:rsidRPr="00D5163E">
              <w:rPr>
                <w:rFonts w:cs="Calibri"/>
                <w:color w:val="000000"/>
                <w:szCs w:val="20"/>
              </w:rPr>
              <w:t>23.52</w:t>
            </w:r>
          </w:p>
        </w:tc>
        <w:tc>
          <w:tcPr>
            <w:tcW w:w="1145" w:type="dxa"/>
            <w:shd w:val="clear" w:color="auto" w:fill="auto"/>
            <w:vAlign w:val="bottom"/>
          </w:tcPr>
          <w:p w14:paraId="28A34111" w14:textId="77777777" w:rsidR="00BC6704" w:rsidRPr="00D5163E" w:rsidRDefault="00BC6704" w:rsidP="007E081C">
            <w:pPr>
              <w:rPr>
                <w:rFonts w:cs="Calibri"/>
                <w:color w:val="000000"/>
                <w:szCs w:val="20"/>
              </w:rPr>
            </w:pPr>
            <w:r w:rsidRPr="00D5163E">
              <w:rPr>
                <w:rFonts w:cs="Calibri"/>
                <w:color w:val="000000"/>
                <w:szCs w:val="20"/>
              </w:rPr>
              <w:t>2.44</w:t>
            </w:r>
          </w:p>
        </w:tc>
        <w:tc>
          <w:tcPr>
            <w:tcW w:w="1403" w:type="dxa"/>
            <w:shd w:val="clear" w:color="auto" w:fill="auto"/>
            <w:vAlign w:val="bottom"/>
          </w:tcPr>
          <w:p w14:paraId="1A03EB1E" w14:textId="77777777" w:rsidR="00BC6704" w:rsidRPr="00D5163E" w:rsidRDefault="00BC6704" w:rsidP="007E081C">
            <w:pPr>
              <w:rPr>
                <w:rFonts w:cs="Calibri"/>
                <w:color w:val="000000"/>
                <w:szCs w:val="20"/>
              </w:rPr>
            </w:pPr>
            <w:r w:rsidRPr="00D5163E">
              <w:rPr>
                <w:rFonts w:cs="Calibri"/>
                <w:color w:val="000000"/>
                <w:szCs w:val="20"/>
              </w:rPr>
              <w:t>17.64</w:t>
            </w:r>
          </w:p>
        </w:tc>
        <w:tc>
          <w:tcPr>
            <w:tcW w:w="1116" w:type="dxa"/>
            <w:shd w:val="clear" w:color="auto" w:fill="auto"/>
            <w:vAlign w:val="bottom"/>
          </w:tcPr>
          <w:p w14:paraId="235F8B62" w14:textId="77777777" w:rsidR="00BC6704" w:rsidRPr="00D5163E" w:rsidRDefault="00BC6704" w:rsidP="007E081C">
            <w:pPr>
              <w:rPr>
                <w:rFonts w:cs="Calibri"/>
                <w:color w:val="000000"/>
                <w:szCs w:val="20"/>
              </w:rPr>
            </w:pPr>
            <w:r w:rsidRPr="00D5163E">
              <w:rPr>
                <w:rFonts w:cs="Calibri"/>
                <w:color w:val="000000"/>
                <w:szCs w:val="20"/>
              </w:rPr>
              <w:t>1.55</w:t>
            </w:r>
          </w:p>
        </w:tc>
        <w:tc>
          <w:tcPr>
            <w:tcW w:w="1118" w:type="dxa"/>
            <w:shd w:val="clear" w:color="auto" w:fill="auto"/>
            <w:vAlign w:val="bottom"/>
          </w:tcPr>
          <w:p w14:paraId="2372EBE5" w14:textId="77777777" w:rsidR="00BC6704" w:rsidRPr="00D5163E" w:rsidRDefault="00BC6704" w:rsidP="007E081C">
            <w:pPr>
              <w:rPr>
                <w:rFonts w:cs="Calibri"/>
                <w:color w:val="000000"/>
                <w:szCs w:val="20"/>
              </w:rPr>
            </w:pPr>
            <w:r w:rsidRPr="00D5163E">
              <w:rPr>
                <w:rFonts w:cs="Calibri"/>
                <w:color w:val="000000"/>
                <w:szCs w:val="20"/>
              </w:rPr>
              <w:t>1.05</w:t>
            </w:r>
          </w:p>
        </w:tc>
        <w:tc>
          <w:tcPr>
            <w:tcW w:w="1150" w:type="dxa"/>
            <w:shd w:val="clear" w:color="auto" w:fill="auto"/>
            <w:vAlign w:val="bottom"/>
          </w:tcPr>
          <w:p w14:paraId="0AD07A00" w14:textId="77777777" w:rsidR="00BC6704" w:rsidRPr="00D5163E" w:rsidRDefault="00BC6704" w:rsidP="007E081C">
            <w:pPr>
              <w:rPr>
                <w:rFonts w:cs="Calibri"/>
                <w:color w:val="000000"/>
                <w:szCs w:val="20"/>
              </w:rPr>
            </w:pPr>
            <w:r w:rsidRPr="00D5163E">
              <w:rPr>
                <w:rFonts w:cs="Calibri"/>
                <w:color w:val="000000"/>
                <w:szCs w:val="20"/>
              </w:rPr>
              <w:t>5.30</w:t>
            </w:r>
          </w:p>
        </w:tc>
        <w:tc>
          <w:tcPr>
            <w:tcW w:w="1026" w:type="dxa"/>
            <w:shd w:val="clear" w:color="auto" w:fill="auto"/>
            <w:vAlign w:val="bottom"/>
          </w:tcPr>
          <w:p w14:paraId="7AE50240" w14:textId="77777777" w:rsidR="00BC6704" w:rsidRPr="00D5163E" w:rsidRDefault="00BC6704" w:rsidP="007E081C">
            <w:pPr>
              <w:rPr>
                <w:rFonts w:cs="Calibri"/>
                <w:color w:val="000000"/>
                <w:szCs w:val="20"/>
              </w:rPr>
            </w:pPr>
            <w:r w:rsidRPr="00D5163E">
              <w:rPr>
                <w:rFonts w:cs="Calibri"/>
                <w:color w:val="000000"/>
                <w:szCs w:val="20"/>
              </w:rPr>
              <w:t>51.498</w:t>
            </w:r>
          </w:p>
        </w:tc>
      </w:tr>
      <w:tr w:rsidR="00BC6704" w:rsidRPr="00D5163E" w14:paraId="21F24A69" w14:textId="77777777" w:rsidTr="00696431">
        <w:tc>
          <w:tcPr>
            <w:tcW w:w="1096" w:type="dxa"/>
            <w:shd w:val="clear" w:color="auto" w:fill="auto"/>
            <w:vAlign w:val="bottom"/>
          </w:tcPr>
          <w:p w14:paraId="5AE32270" w14:textId="77777777" w:rsidR="00BC6704" w:rsidRPr="00D5163E" w:rsidRDefault="00BC6704" w:rsidP="007E081C">
            <w:pPr>
              <w:rPr>
                <w:rFonts w:cs="Calibri"/>
                <w:color w:val="000000"/>
                <w:szCs w:val="20"/>
              </w:rPr>
            </w:pPr>
            <w:r w:rsidRPr="00D5163E">
              <w:rPr>
                <w:rFonts w:cs="Calibri"/>
                <w:color w:val="000000"/>
                <w:szCs w:val="20"/>
              </w:rPr>
              <w:t>2022</w:t>
            </w:r>
          </w:p>
        </w:tc>
        <w:tc>
          <w:tcPr>
            <w:tcW w:w="1296" w:type="dxa"/>
            <w:shd w:val="clear" w:color="auto" w:fill="auto"/>
            <w:vAlign w:val="bottom"/>
          </w:tcPr>
          <w:p w14:paraId="56AD0E22" w14:textId="77777777" w:rsidR="00BC6704" w:rsidRPr="00D5163E" w:rsidRDefault="00BC6704" w:rsidP="007E081C">
            <w:pPr>
              <w:rPr>
                <w:rFonts w:cs="Calibri"/>
                <w:color w:val="000000"/>
                <w:szCs w:val="20"/>
              </w:rPr>
            </w:pPr>
            <w:r w:rsidRPr="00D5163E">
              <w:rPr>
                <w:rFonts w:cs="Calibri"/>
                <w:color w:val="000000"/>
                <w:szCs w:val="20"/>
              </w:rPr>
              <w:t>23.88</w:t>
            </w:r>
          </w:p>
        </w:tc>
        <w:tc>
          <w:tcPr>
            <w:tcW w:w="1145" w:type="dxa"/>
            <w:shd w:val="clear" w:color="auto" w:fill="auto"/>
            <w:vAlign w:val="bottom"/>
          </w:tcPr>
          <w:p w14:paraId="48041A53" w14:textId="77777777" w:rsidR="00BC6704" w:rsidRPr="00D5163E" w:rsidRDefault="00BC6704" w:rsidP="007E081C">
            <w:pPr>
              <w:rPr>
                <w:rFonts w:cs="Calibri"/>
                <w:color w:val="000000"/>
                <w:szCs w:val="20"/>
              </w:rPr>
            </w:pPr>
            <w:r w:rsidRPr="00D5163E">
              <w:rPr>
                <w:rFonts w:cs="Calibri"/>
                <w:color w:val="000000"/>
                <w:szCs w:val="20"/>
              </w:rPr>
              <w:t>2.53</w:t>
            </w:r>
          </w:p>
        </w:tc>
        <w:tc>
          <w:tcPr>
            <w:tcW w:w="1403" w:type="dxa"/>
            <w:shd w:val="clear" w:color="auto" w:fill="auto"/>
            <w:vAlign w:val="bottom"/>
          </w:tcPr>
          <w:p w14:paraId="6072B22D" w14:textId="77777777" w:rsidR="00BC6704" w:rsidRPr="00D5163E" w:rsidRDefault="00BC6704" w:rsidP="007E081C">
            <w:pPr>
              <w:rPr>
                <w:rFonts w:cs="Calibri"/>
                <w:color w:val="000000"/>
                <w:szCs w:val="20"/>
              </w:rPr>
            </w:pPr>
            <w:r w:rsidRPr="00D5163E">
              <w:rPr>
                <w:rFonts w:cs="Calibri"/>
                <w:color w:val="000000"/>
                <w:szCs w:val="20"/>
              </w:rPr>
              <w:t>18.94</w:t>
            </w:r>
          </w:p>
        </w:tc>
        <w:tc>
          <w:tcPr>
            <w:tcW w:w="1116" w:type="dxa"/>
            <w:shd w:val="clear" w:color="auto" w:fill="auto"/>
            <w:vAlign w:val="bottom"/>
          </w:tcPr>
          <w:p w14:paraId="2B2A41E3" w14:textId="77777777" w:rsidR="00BC6704" w:rsidRPr="00D5163E" w:rsidRDefault="00BC6704" w:rsidP="007E081C">
            <w:pPr>
              <w:rPr>
                <w:rFonts w:cs="Calibri"/>
                <w:color w:val="000000"/>
                <w:szCs w:val="20"/>
              </w:rPr>
            </w:pPr>
            <w:r w:rsidRPr="00D5163E">
              <w:rPr>
                <w:rFonts w:cs="Calibri"/>
                <w:color w:val="000000"/>
                <w:szCs w:val="20"/>
              </w:rPr>
              <w:t>1.64</w:t>
            </w:r>
          </w:p>
        </w:tc>
        <w:tc>
          <w:tcPr>
            <w:tcW w:w="1118" w:type="dxa"/>
            <w:shd w:val="clear" w:color="auto" w:fill="auto"/>
            <w:vAlign w:val="bottom"/>
          </w:tcPr>
          <w:p w14:paraId="0F2E7DA1" w14:textId="77777777" w:rsidR="00BC6704" w:rsidRPr="00D5163E" w:rsidRDefault="00BC6704" w:rsidP="007E081C">
            <w:pPr>
              <w:rPr>
                <w:rFonts w:cs="Calibri"/>
                <w:color w:val="000000"/>
                <w:szCs w:val="20"/>
              </w:rPr>
            </w:pPr>
            <w:r w:rsidRPr="00D5163E">
              <w:rPr>
                <w:rFonts w:cs="Calibri"/>
                <w:color w:val="000000"/>
                <w:szCs w:val="20"/>
              </w:rPr>
              <w:t>1.11</w:t>
            </w:r>
          </w:p>
        </w:tc>
        <w:tc>
          <w:tcPr>
            <w:tcW w:w="1150" w:type="dxa"/>
            <w:shd w:val="clear" w:color="auto" w:fill="auto"/>
            <w:vAlign w:val="bottom"/>
          </w:tcPr>
          <w:p w14:paraId="05964D01" w14:textId="77777777" w:rsidR="00BC6704" w:rsidRPr="00D5163E" w:rsidRDefault="00BC6704" w:rsidP="007E081C">
            <w:pPr>
              <w:rPr>
                <w:rFonts w:cs="Calibri"/>
                <w:color w:val="000000"/>
                <w:szCs w:val="20"/>
              </w:rPr>
            </w:pPr>
            <w:r w:rsidRPr="00D5163E">
              <w:rPr>
                <w:rFonts w:cs="Calibri"/>
                <w:color w:val="000000"/>
                <w:szCs w:val="20"/>
              </w:rPr>
              <w:t>5.72</w:t>
            </w:r>
          </w:p>
        </w:tc>
        <w:tc>
          <w:tcPr>
            <w:tcW w:w="1026" w:type="dxa"/>
            <w:shd w:val="clear" w:color="auto" w:fill="auto"/>
            <w:vAlign w:val="bottom"/>
          </w:tcPr>
          <w:p w14:paraId="7214C5B9" w14:textId="77777777" w:rsidR="00BC6704" w:rsidRPr="00D5163E" w:rsidRDefault="00BC6704" w:rsidP="007E081C">
            <w:pPr>
              <w:rPr>
                <w:rFonts w:cs="Calibri"/>
                <w:color w:val="000000"/>
                <w:szCs w:val="20"/>
              </w:rPr>
            </w:pPr>
            <w:r w:rsidRPr="00D5163E">
              <w:rPr>
                <w:rFonts w:cs="Calibri"/>
                <w:color w:val="000000"/>
                <w:szCs w:val="20"/>
              </w:rPr>
              <w:t>53.805</w:t>
            </w:r>
          </w:p>
        </w:tc>
      </w:tr>
      <w:tr w:rsidR="00BC6704" w:rsidRPr="00D5163E" w14:paraId="67420204" w14:textId="77777777" w:rsidTr="00696431">
        <w:tc>
          <w:tcPr>
            <w:tcW w:w="1096" w:type="dxa"/>
            <w:shd w:val="clear" w:color="auto" w:fill="auto"/>
            <w:vAlign w:val="bottom"/>
          </w:tcPr>
          <w:p w14:paraId="671D6FE4" w14:textId="77777777" w:rsidR="00BC6704" w:rsidRPr="00D5163E" w:rsidRDefault="00BC6704" w:rsidP="007E081C">
            <w:pPr>
              <w:rPr>
                <w:rFonts w:cs="Calibri"/>
                <w:color w:val="000000"/>
                <w:szCs w:val="20"/>
              </w:rPr>
            </w:pPr>
            <w:r w:rsidRPr="00D5163E">
              <w:rPr>
                <w:rFonts w:cs="Calibri"/>
                <w:color w:val="000000"/>
                <w:szCs w:val="20"/>
              </w:rPr>
              <w:t>2023</w:t>
            </w:r>
          </w:p>
        </w:tc>
        <w:tc>
          <w:tcPr>
            <w:tcW w:w="1296" w:type="dxa"/>
            <w:shd w:val="clear" w:color="auto" w:fill="auto"/>
            <w:vAlign w:val="bottom"/>
          </w:tcPr>
          <w:p w14:paraId="6F5A5E2F" w14:textId="77777777" w:rsidR="00BC6704" w:rsidRPr="00D5163E" w:rsidRDefault="00BC6704" w:rsidP="007E081C">
            <w:pPr>
              <w:rPr>
                <w:rFonts w:cs="Calibri"/>
                <w:color w:val="000000"/>
                <w:szCs w:val="20"/>
              </w:rPr>
            </w:pPr>
            <w:r w:rsidRPr="00D5163E">
              <w:rPr>
                <w:rFonts w:cs="Calibri"/>
                <w:color w:val="000000"/>
                <w:szCs w:val="20"/>
              </w:rPr>
              <w:t>24.19</w:t>
            </w:r>
          </w:p>
        </w:tc>
        <w:tc>
          <w:tcPr>
            <w:tcW w:w="1145" w:type="dxa"/>
            <w:shd w:val="clear" w:color="auto" w:fill="auto"/>
            <w:vAlign w:val="bottom"/>
          </w:tcPr>
          <w:p w14:paraId="78DC218A" w14:textId="77777777" w:rsidR="00BC6704" w:rsidRPr="00D5163E" w:rsidRDefault="00BC6704" w:rsidP="007E081C">
            <w:pPr>
              <w:rPr>
                <w:rFonts w:cs="Calibri"/>
                <w:color w:val="000000"/>
                <w:szCs w:val="20"/>
              </w:rPr>
            </w:pPr>
            <w:r w:rsidRPr="00D5163E">
              <w:rPr>
                <w:rFonts w:cs="Calibri"/>
                <w:color w:val="000000"/>
                <w:szCs w:val="20"/>
              </w:rPr>
              <w:t>2.62</w:t>
            </w:r>
          </w:p>
        </w:tc>
        <w:tc>
          <w:tcPr>
            <w:tcW w:w="1403" w:type="dxa"/>
            <w:shd w:val="clear" w:color="auto" w:fill="auto"/>
            <w:vAlign w:val="bottom"/>
          </w:tcPr>
          <w:p w14:paraId="2FFF9DB3" w14:textId="77777777" w:rsidR="00BC6704" w:rsidRPr="00D5163E" w:rsidRDefault="00BC6704" w:rsidP="007E081C">
            <w:pPr>
              <w:rPr>
                <w:rFonts w:cs="Calibri"/>
                <w:color w:val="000000"/>
                <w:szCs w:val="20"/>
              </w:rPr>
            </w:pPr>
            <w:r w:rsidRPr="00D5163E">
              <w:rPr>
                <w:rFonts w:cs="Calibri"/>
                <w:color w:val="000000"/>
                <w:szCs w:val="20"/>
              </w:rPr>
              <w:t>20.35</w:t>
            </w:r>
          </w:p>
        </w:tc>
        <w:tc>
          <w:tcPr>
            <w:tcW w:w="1116" w:type="dxa"/>
            <w:shd w:val="clear" w:color="auto" w:fill="auto"/>
            <w:vAlign w:val="bottom"/>
          </w:tcPr>
          <w:p w14:paraId="7C51AB86" w14:textId="77777777" w:rsidR="00BC6704" w:rsidRPr="00D5163E" w:rsidRDefault="00BC6704" w:rsidP="007E081C">
            <w:pPr>
              <w:rPr>
                <w:rFonts w:cs="Calibri"/>
                <w:color w:val="000000"/>
                <w:szCs w:val="20"/>
              </w:rPr>
            </w:pPr>
            <w:r w:rsidRPr="00D5163E">
              <w:rPr>
                <w:rFonts w:cs="Calibri"/>
                <w:color w:val="000000"/>
                <w:szCs w:val="20"/>
              </w:rPr>
              <w:t>1.74</w:t>
            </w:r>
          </w:p>
        </w:tc>
        <w:tc>
          <w:tcPr>
            <w:tcW w:w="1118" w:type="dxa"/>
            <w:shd w:val="clear" w:color="auto" w:fill="auto"/>
            <w:vAlign w:val="bottom"/>
          </w:tcPr>
          <w:p w14:paraId="642E292A" w14:textId="77777777" w:rsidR="00BC6704" w:rsidRPr="00D5163E" w:rsidRDefault="00BC6704" w:rsidP="007E081C">
            <w:pPr>
              <w:rPr>
                <w:rFonts w:cs="Calibri"/>
                <w:color w:val="000000"/>
                <w:szCs w:val="20"/>
              </w:rPr>
            </w:pPr>
            <w:r w:rsidRPr="00D5163E">
              <w:rPr>
                <w:rFonts w:cs="Calibri"/>
                <w:color w:val="000000"/>
                <w:szCs w:val="20"/>
              </w:rPr>
              <w:t>1.17</w:t>
            </w:r>
          </w:p>
        </w:tc>
        <w:tc>
          <w:tcPr>
            <w:tcW w:w="1150" w:type="dxa"/>
            <w:shd w:val="clear" w:color="auto" w:fill="auto"/>
            <w:vAlign w:val="bottom"/>
          </w:tcPr>
          <w:p w14:paraId="59EE2944" w14:textId="77777777" w:rsidR="00BC6704" w:rsidRPr="00D5163E" w:rsidRDefault="00BC6704" w:rsidP="007E081C">
            <w:pPr>
              <w:rPr>
                <w:rFonts w:cs="Calibri"/>
                <w:color w:val="000000"/>
                <w:szCs w:val="20"/>
              </w:rPr>
            </w:pPr>
            <w:r w:rsidRPr="00D5163E">
              <w:rPr>
                <w:rFonts w:cs="Calibri"/>
                <w:color w:val="000000"/>
                <w:szCs w:val="20"/>
              </w:rPr>
              <w:t>6.16</w:t>
            </w:r>
          </w:p>
        </w:tc>
        <w:tc>
          <w:tcPr>
            <w:tcW w:w="1026" w:type="dxa"/>
            <w:shd w:val="clear" w:color="auto" w:fill="auto"/>
            <w:vAlign w:val="bottom"/>
          </w:tcPr>
          <w:p w14:paraId="20B1FCF5" w14:textId="77777777" w:rsidR="00BC6704" w:rsidRPr="00D5163E" w:rsidRDefault="00BC6704" w:rsidP="007E081C">
            <w:pPr>
              <w:rPr>
                <w:rFonts w:cs="Calibri"/>
                <w:color w:val="000000"/>
                <w:szCs w:val="20"/>
              </w:rPr>
            </w:pPr>
            <w:r w:rsidRPr="00D5163E">
              <w:rPr>
                <w:rFonts w:cs="Calibri"/>
                <w:color w:val="000000"/>
                <w:szCs w:val="20"/>
              </w:rPr>
              <w:t>56.222</w:t>
            </w:r>
          </w:p>
        </w:tc>
      </w:tr>
      <w:tr w:rsidR="00BC6704" w:rsidRPr="00D5163E" w14:paraId="2C6EB7F3" w14:textId="77777777" w:rsidTr="00696431">
        <w:tc>
          <w:tcPr>
            <w:tcW w:w="1096" w:type="dxa"/>
            <w:shd w:val="clear" w:color="auto" w:fill="auto"/>
            <w:vAlign w:val="bottom"/>
          </w:tcPr>
          <w:p w14:paraId="6A544A70" w14:textId="77777777" w:rsidR="00BC6704" w:rsidRPr="00D5163E" w:rsidRDefault="00BC6704" w:rsidP="007E081C">
            <w:pPr>
              <w:rPr>
                <w:rFonts w:cs="Calibri"/>
                <w:color w:val="000000"/>
                <w:szCs w:val="20"/>
              </w:rPr>
            </w:pPr>
            <w:r w:rsidRPr="00D5163E">
              <w:rPr>
                <w:rFonts w:cs="Calibri"/>
                <w:color w:val="000000"/>
                <w:szCs w:val="20"/>
              </w:rPr>
              <w:t>2024</w:t>
            </w:r>
          </w:p>
        </w:tc>
        <w:tc>
          <w:tcPr>
            <w:tcW w:w="1296" w:type="dxa"/>
            <w:shd w:val="clear" w:color="auto" w:fill="auto"/>
            <w:vAlign w:val="bottom"/>
          </w:tcPr>
          <w:p w14:paraId="3EB8959C" w14:textId="77777777" w:rsidR="00BC6704" w:rsidRPr="00D5163E" w:rsidRDefault="00BC6704" w:rsidP="007E081C">
            <w:pPr>
              <w:rPr>
                <w:rFonts w:cs="Calibri"/>
                <w:color w:val="000000"/>
                <w:szCs w:val="20"/>
              </w:rPr>
            </w:pPr>
            <w:r w:rsidRPr="00D5163E">
              <w:rPr>
                <w:rFonts w:cs="Calibri"/>
                <w:color w:val="000000"/>
                <w:szCs w:val="20"/>
              </w:rPr>
              <w:t>24.46</w:t>
            </w:r>
          </w:p>
        </w:tc>
        <w:tc>
          <w:tcPr>
            <w:tcW w:w="1145" w:type="dxa"/>
            <w:shd w:val="clear" w:color="auto" w:fill="auto"/>
            <w:vAlign w:val="bottom"/>
          </w:tcPr>
          <w:p w14:paraId="4A50633A" w14:textId="77777777" w:rsidR="00BC6704" w:rsidRPr="00D5163E" w:rsidRDefault="00BC6704" w:rsidP="007E081C">
            <w:pPr>
              <w:rPr>
                <w:rFonts w:cs="Calibri"/>
                <w:color w:val="000000"/>
                <w:szCs w:val="20"/>
              </w:rPr>
            </w:pPr>
            <w:r w:rsidRPr="00D5163E">
              <w:rPr>
                <w:rFonts w:cs="Calibri"/>
                <w:color w:val="000000"/>
                <w:szCs w:val="20"/>
              </w:rPr>
              <w:t>2.70</w:t>
            </w:r>
          </w:p>
        </w:tc>
        <w:tc>
          <w:tcPr>
            <w:tcW w:w="1403" w:type="dxa"/>
            <w:shd w:val="clear" w:color="auto" w:fill="auto"/>
            <w:vAlign w:val="bottom"/>
          </w:tcPr>
          <w:p w14:paraId="08FB94F2" w14:textId="77777777" w:rsidR="00BC6704" w:rsidRPr="00D5163E" w:rsidRDefault="00BC6704" w:rsidP="007E081C">
            <w:pPr>
              <w:rPr>
                <w:rFonts w:cs="Calibri"/>
                <w:color w:val="000000"/>
                <w:szCs w:val="20"/>
              </w:rPr>
            </w:pPr>
            <w:r w:rsidRPr="00D5163E">
              <w:rPr>
                <w:rFonts w:cs="Calibri"/>
                <w:color w:val="000000"/>
                <w:szCs w:val="20"/>
              </w:rPr>
              <w:t>21.87</w:t>
            </w:r>
          </w:p>
        </w:tc>
        <w:tc>
          <w:tcPr>
            <w:tcW w:w="1116" w:type="dxa"/>
            <w:shd w:val="clear" w:color="auto" w:fill="auto"/>
            <w:vAlign w:val="bottom"/>
          </w:tcPr>
          <w:p w14:paraId="368DB878" w14:textId="77777777" w:rsidR="00BC6704" w:rsidRPr="00D5163E" w:rsidRDefault="00BC6704" w:rsidP="007E081C">
            <w:pPr>
              <w:rPr>
                <w:rFonts w:cs="Calibri"/>
                <w:color w:val="000000"/>
                <w:szCs w:val="20"/>
              </w:rPr>
            </w:pPr>
            <w:r w:rsidRPr="00D5163E">
              <w:rPr>
                <w:rFonts w:cs="Calibri"/>
                <w:color w:val="000000"/>
                <w:szCs w:val="20"/>
              </w:rPr>
              <w:t>1.84</w:t>
            </w:r>
          </w:p>
        </w:tc>
        <w:tc>
          <w:tcPr>
            <w:tcW w:w="1118" w:type="dxa"/>
            <w:shd w:val="clear" w:color="auto" w:fill="auto"/>
            <w:vAlign w:val="bottom"/>
          </w:tcPr>
          <w:p w14:paraId="75EAA20A" w14:textId="77777777" w:rsidR="00BC6704" w:rsidRPr="00D5163E" w:rsidRDefault="00BC6704" w:rsidP="007E081C">
            <w:pPr>
              <w:rPr>
                <w:rFonts w:cs="Calibri"/>
                <w:color w:val="000000"/>
                <w:szCs w:val="20"/>
              </w:rPr>
            </w:pPr>
            <w:r w:rsidRPr="00D5163E">
              <w:rPr>
                <w:rFonts w:cs="Calibri"/>
                <w:color w:val="000000"/>
                <w:szCs w:val="20"/>
              </w:rPr>
              <w:t>1.24</w:t>
            </w:r>
          </w:p>
        </w:tc>
        <w:tc>
          <w:tcPr>
            <w:tcW w:w="1150" w:type="dxa"/>
            <w:shd w:val="clear" w:color="auto" w:fill="auto"/>
            <w:vAlign w:val="bottom"/>
          </w:tcPr>
          <w:p w14:paraId="455760A7" w14:textId="77777777" w:rsidR="00BC6704" w:rsidRPr="00D5163E" w:rsidRDefault="00BC6704" w:rsidP="007E081C">
            <w:pPr>
              <w:rPr>
                <w:rFonts w:cs="Calibri"/>
                <w:color w:val="000000"/>
                <w:szCs w:val="20"/>
              </w:rPr>
            </w:pPr>
            <w:r w:rsidRPr="00D5163E">
              <w:rPr>
                <w:rFonts w:cs="Calibri"/>
                <w:color w:val="000000"/>
                <w:szCs w:val="20"/>
              </w:rPr>
              <w:t>6.64</w:t>
            </w:r>
          </w:p>
        </w:tc>
        <w:tc>
          <w:tcPr>
            <w:tcW w:w="1026" w:type="dxa"/>
            <w:shd w:val="clear" w:color="auto" w:fill="auto"/>
            <w:vAlign w:val="bottom"/>
          </w:tcPr>
          <w:p w14:paraId="4423CCA5" w14:textId="77777777" w:rsidR="00BC6704" w:rsidRPr="00D5163E" w:rsidRDefault="00BC6704" w:rsidP="007E081C">
            <w:pPr>
              <w:rPr>
                <w:rFonts w:cs="Calibri"/>
                <w:color w:val="000000"/>
                <w:szCs w:val="20"/>
              </w:rPr>
            </w:pPr>
            <w:r w:rsidRPr="00D5163E">
              <w:rPr>
                <w:rFonts w:cs="Calibri"/>
                <w:color w:val="000000"/>
                <w:szCs w:val="20"/>
              </w:rPr>
              <w:t>58.750</w:t>
            </w:r>
          </w:p>
        </w:tc>
      </w:tr>
      <w:tr w:rsidR="00BC6704" w:rsidRPr="00D5163E" w14:paraId="111D3C10" w14:textId="77777777" w:rsidTr="00696431">
        <w:tc>
          <w:tcPr>
            <w:tcW w:w="1096" w:type="dxa"/>
            <w:shd w:val="clear" w:color="auto" w:fill="auto"/>
            <w:vAlign w:val="bottom"/>
          </w:tcPr>
          <w:p w14:paraId="2E93AF3C" w14:textId="77777777" w:rsidR="00BC6704" w:rsidRPr="00D5163E" w:rsidRDefault="00BC6704" w:rsidP="007E081C">
            <w:pPr>
              <w:rPr>
                <w:rFonts w:cs="Calibri"/>
                <w:color w:val="000000"/>
                <w:szCs w:val="20"/>
              </w:rPr>
            </w:pPr>
            <w:r w:rsidRPr="00D5163E">
              <w:rPr>
                <w:rFonts w:cs="Calibri"/>
                <w:color w:val="000000"/>
                <w:szCs w:val="20"/>
              </w:rPr>
              <w:t>2025</w:t>
            </w:r>
          </w:p>
        </w:tc>
        <w:tc>
          <w:tcPr>
            <w:tcW w:w="1296" w:type="dxa"/>
            <w:shd w:val="clear" w:color="auto" w:fill="auto"/>
            <w:vAlign w:val="bottom"/>
          </w:tcPr>
          <w:p w14:paraId="72B64EFC" w14:textId="77777777" w:rsidR="00BC6704" w:rsidRPr="00D5163E" w:rsidRDefault="00BC6704" w:rsidP="007E081C">
            <w:pPr>
              <w:rPr>
                <w:rFonts w:cs="Calibri"/>
                <w:color w:val="000000"/>
                <w:szCs w:val="20"/>
              </w:rPr>
            </w:pPr>
            <w:r w:rsidRPr="00D5163E">
              <w:rPr>
                <w:rFonts w:cs="Calibri"/>
                <w:color w:val="000000"/>
                <w:szCs w:val="20"/>
              </w:rPr>
              <w:t>24.70</w:t>
            </w:r>
          </w:p>
        </w:tc>
        <w:tc>
          <w:tcPr>
            <w:tcW w:w="1145" w:type="dxa"/>
            <w:shd w:val="clear" w:color="auto" w:fill="auto"/>
            <w:vAlign w:val="bottom"/>
          </w:tcPr>
          <w:p w14:paraId="5701109B" w14:textId="77777777" w:rsidR="00BC6704" w:rsidRPr="00D5163E" w:rsidRDefault="00BC6704" w:rsidP="007E081C">
            <w:pPr>
              <w:rPr>
                <w:rFonts w:cs="Calibri"/>
                <w:color w:val="000000"/>
                <w:szCs w:val="20"/>
              </w:rPr>
            </w:pPr>
            <w:r w:rsidRPr="00D5163E">
              <w:rPr>
                <w:rFonts w:cs="Calibri"/>
                <w:color w:val="000000"/>
                <w:szCs w:val="20"/>
              </w:rPr>
              <w:t>2.79</w:t>
            </w:r>
          </w:p>
        </w:tc>
        <w:tc>
          <w:tcPr>
            <w:tcW w:w="1403" w:type="dxa"/>
            <w:shd w:val="clear" w:color="auto" w:fill="auto"/>
            <w:vAlign w:val="bottom"/>
          </w:tcPr>
          <w:p w14:paraId="5EE6FC46" w14:textId="77777777" w:rsidR="00BC6704" w:rsidRPr="00D5163E" w:rsidRDefault="00BC6704" w:rsidP="007E081C">
            <w:pPr>
              <w:rPr>
                <w:rFonts w:cs="Calibri"/>
                <w:color w:val="000000"/>
                <w:szCs w:val="20"/>
              </w:rPr>
            </w:pPr>
            <w:r w:rsidRPr="00D5163E">
              <w:rPr>
                <w:rFonts w:cs="Calibri"/>
                <w:color w:val="000000"/>
                <w:szCs w:val="20"/>
              </w:rPr>
              <w:t>23.52</w:t>
            </w:r>
          </w:p>
        </w:tc>
        <w:tc>
          <w:tcPr>
            <w:tcW w:w="1116" w:type="dxa"/>
            <w:shd w:val="clear" w:color="auto" w:fill="auto"/>
            <w:vAlign w:val="bottom"/>
          </w:tcPr>
          <w:p w14:paraId="5E68EDD5" w14:textId="77777777" w:rsidR="00BC6704" w:rsidRPr="00D5163E" w:rsidRDefault="00BC6704" w:rsidP="007E081C">
            <w:pPr>
              <w:rPr>
                <w:rFonts w:cs="Calibri"/>
                <w:color w:val="000000"/>
                <w:szCs w:val="20"/>
              </w:rPr>
            </w:pPr>
            <w:r w:rsidRPr="00D5163E">
              <w:rPr>
                <w:rFonts w:cs="Calibri"/>
                <w:color w:val="000000"/>
                <w:szCs w:val="20"/>
              </w:rPr>
              <w:t>1.94</w:t>
            </w:r>
          </w:p>
        </w:tc>
        <w:tc>
          <w:tcPr>
            <w:tcW w:w="1118" w:type="dxa"/>
            <w:shd w:val="clear" w:color="auto" w:fill="auto"/>
            <w:vAlign w:val="bottom"/>
          </w:tcPr>
          <w:p w14:paraId="7A78ED80" w14:textId="77777777" w:rsidR="00BC6704" w:rsidRPr="00D5163E" w:rsidRDefault="00BC6704" w:rsidP="007E081C">
            <w:pPr>
              <w:rPr>
                <w:rFonts w:cs="Calibri"/>
                <w:color w:val="000000"/>
                <w:szCs w:val="20"/>
              </w:rPr>
            </w:pPr>
            <w:r w:rsidRPr="00D5163E">
              <w:rPr>
                <w:rFonts w:cs="Calibri"/>
                <w:color w:val="000000"/>
                <w:szCs w:val="20"/>
              </w:rPr>
              <w:t>1.31</w:t>
            </w:r>
          </w:p>
        </w:tc>
        <w:tc>
          <w:tcPr>
            <w:tcW w:w="1150" w:type="dxa"/>
            <w:shd w:val="clear" w:color="auto" w:fill="auto"/>
            <w:vAlign w:val="bottom"/>
          </w:tcPr>
          <w:p w14:paraId="0C3C41A3" w14:textId="77777777" w:rsidR="00BC6704" w:rsidRPr="00D5163E" w:rsidRDefault="00BC6704" w:rsidP="007E081C">
            <w:pPr>
              <w:rPr>
                <w:rFonts w:cs="Calibri"/>
                <w:color w:val="000000"/>
                <w:szCs w:val="20"/>
              </w:rPr>
            </w:pPr>
            <w:r w:rsidRPr="00D5163E">
              <w:rPr>
                <w:rFonts w:cs="Calibri"/>
                <w:color w:val="000000"/>
                <w:szCs w:val="20"/>
              </w:rPr>
              <w:t>7.15</w:t>
            </w:r>
          </w:p>
        </w:tc>
        <w:tc>
          <w:tcPr>
            <w:tcW w:w="1026" w:type="dxa"/>
            <w:shd w:val="clear" w:color="auto" w:fill="auto"/>
            <w:vAlign w:val="bottom"/>
          </w:tcPr>
          <w:p w14:paraId="7EAEC089" w14:textId="77777777" w:rsidR="00BC6704" w:rsidRPr="00D5163E" w:rsidRDefault="00BC6704" w:rsidP="007E081C">
            <w:pPr>
              <w:rPr>
                <w:rFonts w:cs="Calibri"/>
                <w:color w:val="000000"/>
                <w:szCs w:val="20"/>
              </w:rPr>
            </w:pPr>
            <w:r w:rsidRPr="00D5163E">
              <w:rPr>
                <w:rFonts w:cs="Calibri"/>
                <w:color w:val="000000"/>
                <w:szCs w:val="20"/>
              </w:rPr>
              <w:t>61.428</w:t>
            </w:r>
          </w:p>
        </w:tc>
      </w:tr>
      <w:tr w:rsidR="00BC6704" w:rsidRPr="00D5163E" w14:paraId="791F4BE3" w14:textId="77777777" w:rsidTr="00696431">
        <w:tc>
          <w:tcPr>
            <w:tcW w:w="1096" w:type="dxa"/>
            <w:shd w:val="clear" w:color="auto" w:fill="auto"/>
            <w:vAlign w:val="bottom"/>
          </w:tcPr>
          <w:p w14:paraId="2995E1B2" w14:textId="77777777" w:rsidR="00BC6704" w:rsidRPr="00D5163E" w:rsidRDefault="00BC6704" w:rsidP="007E081C">
            <w:pPr>
              <w:rPr>
                <w:rFonts w:cs="Calibri"/>
                <w:color w:val="000000"/>
                <w:szCs w:val="20"/>
              </w:rPr>
            </w:pPr>
            <w:r w:rsidRPr="00D5163E">
              <w:rPr>
                <w:rFonts w:cs="Calibri"/>
                <w:color w:val="000000"/>
                <w:szCs w:val="20"/>
              </w:rPr>
              <w:t>2026</w:t>
            </w:r>
          </w:p>
        </w:tc>
        <w:tc>
          <w:tcPr>
            <w:tcW w:w="1296" w:type="dxa"/>
            <w:shd w:val="clear" w:color="auto" w:fill="auto"/>
            <w:vAlign w:val="bottom"/>
          </w:tcPr>
          <w:p w14:paraId="76001FC2" w14:textId="77777777" w:rsidR="00BC6704" w:rsidRPr="00D5163E" w:rsidRDefault="00BC6704" w:rsidP="007E081C">
            <w:pPr>
              <w:rPr>
                <w:rFonts w:cs="Calibri"/>
                <w:color w:val="000000"/>
                <w:szCs w:val="20"/>
              </w:rPr>
            </w:pPr>
            <w:r w:rsidRPr="00D5163E">
              <w:rPr>
                <w:rFonts w:cs="Calibri"/>
                <w:color w:val="000000"/>
                <w:szCs w:val="20"/>
              </w:rPr>
              <w:t>24.94</w:t>
            </w:r>
          </w:p>
        </w:tc>
        <w:tc>
          <w:tcPr>
            <w:tcW w:w="1145" w:type="dxa"/>
            <w:shd w:val="clear" w:color="auto" w:fill="auto"/>
            <w:vAlign w:val="bottom"/>
          </w:tcPr>
          <w:p w14:paraId="7DCF5B38" w14:textId="77777777" w:rsidR="00BC6704" w:rsidRPr="00D5163E" w:rsidRDefault="00BC6704" w:rsidP="007E081C">
            <w:pPr>
              <w:rPr>
                <w:rFonts w:cs="Calibri"/>
                <w:color w:val="000000"/>
                <w:szCs w:val="20"/>
              </w:rPr>
            </w:pPr>
            <w:r w:rsidRPr="00D5163E">
              <w:rPr>
                <w:rFonts w:cs="Calibri"/>
                <w:color w:val="000000"/>
                <w:szCs w:val="20"/>
              </w:rPr>
              <w:t>2.91</w:t>
            </w:r>
          </w:p>
        </w:tc>
        <w:tc>
          <w:tcPr>
            <w:tcW w:w="1403" w:type="dxa"/>
            <w:shd w:val="clear" w:color="auto" w:fill="auto"/>
            <w:vAlign w:val="bottom"/>
          </w:tcPr>
          <w:p w14:paraId="16EB7C64" w14:textId="77777777" w:rsidR="00BC6704" w:rsidRPr="00D5163E" w:rsidRDefault="00BC6704" w:rsidP="007E081C">
            <w:pPr>
              <w:rPr>
                <w:rFonts w:cs="Calibri"/>
                <w:color w:val="000000"/>
                <w:szCs w:val="20"/>
              </w:rPr>
            </w:pPr>
            <w:r w:rsidRPr="00D5163E">
              <w:rPr>
                <w:rFonts w:cs="Calibri"/>
                <w:color w:val="000000"/>
                <w:szCs w:val="20"/>
              </w:rPr>
              <w:t>25.30</w:t>
            </w:r>
          </w:p>
        </w:tc>
        <w:tc>
          <w:tcPr>
            <w:tcW w:w="1116" w:type="dxa"/>
            <w:shd w:val="clear" w:color="auto" w:fill="auto"/>
            <w:vAlign w:val="bottom"/>
          </w:tcPr>
          <w:p w14:paraId="630FC458" w14:textId="77777777" w:rsidR="00BC6704" w:rsidRPr="00D5163E" w:rsidRDefault="00BC6704" w:rsidP="007E081C">
            <w:pPr>
              <w:rPr>
                <w:rFonts w:cs="Calibri"/>
                <w:color w:val="000000"/>
                <w:szCs w:val="20"/>
              </w:rPr>
            </w:pPr>
            <w:r w:rsidRPr="00D5163E">
              <w:rPr>
                <w:rFonts w:cs="Calibri"/>
                <w:color w:val="000000"/>
                <w:szCs w:val="20"/>
              </w:rPr>
              <w:t>2.06</w:t>
            </w:r>
          </w:p>
        </w:tc>
        <w:tc>
          <w:tcPr>
            <w:tcW w:w="1118" w:type="dxa"/>
            <w:shd w:val="clear" w:color="auto" w:fill="auto"/>
            <w:vAlign w:val="bottom"/>
          </w:tcPr>
          <w:p w14:paraId="6EEC50C3" w14:textId="77777777" w:rsidR="00BC6704" w:rsidRPr="00D5163E" w:rsidRDefault="00BC6704" w:rsidP="007E081C">
            <w:pPr>
              <w:rPr>
                <w:rFonts w:cs="Calibri"/>
                <w:color w:val="000000"/>
                <w:szCs w:val="20"/>
              </w:rPr>
            </w:pPr>
            <w:r w:rsidRPr="00D5163E">
              <w:rPr>
                <w:rFonts w:cs="Calibri"/>
                <w:color w:val="000000"/>
                <w:szCs w:val="20"/>
              </w:rPr>
              <w:t>1.39</w:t>
            </w:r>
          </w:p>
        </w:tc>
        <w:tc>
          <w:tcPr>
            <w:tcW w:w="1150" w:type="dxa"/>
            <w:shd w:val="clear" w:color="auto" w:fill="auto"/>
            <w:vAlign w:val="bottom"/>
          </w:tcPr>
          <w:p w14:paraId="7AE33F26" w14:textId="77777777" w:rsidR="00BC6704" w:rsidRPr="00D5163E" w:rsidRDefault="00BC6704" w:rsidP="007E081C">
            <w:pPr>
              <w:rPr>
                <w:rFonts w:cs="Calibri"/>
                <w:color w:val="000000"/>
                <w:szCs w:val="20"/>
              </w:rPr>
            </w:pPr>
            <w:r w:rsidRPr="00D5163E">
              <w:rPr>
                <w:rFonts w:cs="Calibri"/>
                <w:color w:val="000000"/>
                <w:szCs w:val="20"/>
              </w:rPr>
              <w:t>7.71</w:t>
            </w:r>
          </w:p>
        </w:tc>
        <w:tc>
          <w:tcPr>
            <w:tcW w:w="1026" w:type="dxa"/>
            <w:shd w:val="clear" w:color="auto" w:fill="auto"/>
            <w:vAlign w:val="bottom"/>
          </w:tcPr>
          <w:p w14:paraId="7AFA8DD0" w14:textId="77777777" w:rsidR="00BC6704" w:rsidRPr="00D5163E" w:rsidRDefault="00BC6704" w:rsidP="007E081C">
            <w:pPr>
              <w:rPr>
                <w:rFonts w:cs="Calibri"/>
                <w:color w:val="000000"/>
                <w:szCs w:val="20"/>
              </w:rPr>
            </w:pPr>
            <w:r w:rsidRPr="00D5163E">
              <w:rPr>
                <w:rFonts w:cs="Calibri"/>
                <w:color w:val="000000"/>
                <w:szCs w:val="20"/>
              </w:rPr>
              <w:t>64.303</w:t>
            </w:r>
          </w:p>
        </w:tc>
      </w:tr>
      <w:tr w:rsidR="00BC6704" w:rsidRPr="00D5163E" w14:paraId="5258B727" w14:textId="77777777" w:rsidTr="00696431">
        <w:tc>
          <w:tcPr>
            <w:tcW w:w="1096" w:type="dxa"/>
            <w:shd w:val="clear" w:color="auto" w:fill="auto"/>
            <w:vAlign w:val="bottom"/>
          </w:tcPr>
          <w:p w14:paraId="40AF2FE3" w14:textId="77777777" w:rsidR="00BC6704" w:rsidRPr="00D5163E" w:rsidRDefault="00BC6704" w:rsidP="007E081C">
            <w:pPr>
              <w:rPr>
                <w:rFonts w:cs="Calibri"/>
                <w:color w:val="000000"/>
                <w:szCs w:val="20"/>
              </w:rPr>
            </w:pPr>
            <w:r w:rsidRPr="00D5163E">
              <w:rPr>
                <w:rFonts w:cs="Calibri"/>
                <w:color w:val="000000"/>
                <w:szCs w:val="20"/>
              </w:rPr>
              <w:t>2027</w:t>
            </w:r>
          </w:p>
        </w:tc>
        <w:tc>
          <w:tcPr>
            <w:tcW w:w="1296" w:type="dxa"/>
            <w:shd w:val="clear" w:color="auto" w:fill="auto"/>
            <w:vAlign w:val="bottom"/>
          </w:tcPr>
          <w:p w14:paraId="1BCCEB03" w14:textId="77777777" w:rsidR="00BC6704" w:rsidRPr="00D5163E" w:rsidRDefault="00BC6704" w:rsidP="007E081C">
            <w:pPr>
              <w:rPr>
                <w:rFonts w:cs="Calibri"/>
                <w:color w:val="000000"/>
                <w:szCs w:val="20"/>
              </w:rPr>
            </w:pPr>
            <w:r w:rsidRPr="00D5163E">
              <w:rPr>
                <w:rFonts w:cs="Calibri"/>
                <w:color w:val="000000"/>
                <w:szCs w:val="20"/>
              </w:rPr>
              <w:t>25.12</w:t>
            </w:r>
          </w:p>
        </w:tc>
        <w:tc>
          <w:tcPr>
            <w:tcW w:w="1145" w:type="dxa"/>
            <w:shd w:val="clear" w:color="auto" w:fill="auto"/>
            <w:vAlign w:val="bottom"/>
          </w:tcPr>
          <w:p w14:paraId="1F6099E0" w14:textId="77777777" w:rsidR="00BC6704" w:rsidRPr="00D5163E" w:rsidRDefault="00BC6704" w:rsidP="007E081C">
            <w:pPr>
              <w:rPr>
                <w:rFonts w:cs="Calibri"/>
                <w:color w:val="000000"/>
                <w:szCs w:val="20"/>
              </w:rPr>
            </w:pPr>
            <w:r w:rsidRPr="00D5163E">
              <w:rPr>
                <w:rFonts w:cs="Calibri"/>
                <w:color w:val="000000"/>
                <w:szCs w:val="20"/>
              </w:rPr>
              <w:t>3.03</w:t>
            </w:r>
          </w:p>
        </w:tc>
        <w:tc>
          <w:tcPr>
            <w:tcW w:w="1403" w:type="dxa"/>
            <w:shd w:val="clear" w:color="auto" w:fill="auto"/>
            <w:vAlign w:val="bottom"/>
          </w:tcPr>
          <w:p w14:paraId="57FBDA4D" w14:textId="77777777" w:rsidR="00BC6704" w:rsidRPr="00D5163E" w:rsidRDefault="00BC6704" w:rsidP="007E081C">
            <w:pPr>
              <w:rPr>
                <w:rFonts w:cs="Calibri"/>
                <w:color w:val="000000"/>
                <w:szCs w:val="20"/>
              </w:rPr>
            </w:pPr>
            <w:r w:rsidRPr="00D5163E">
              <w:rPr>
                <w:rFonts w:cs="Calibri"/>
                <w:color w:val="000000"/>
                <w:szCs w:val="20"/>
              </w:rPr>
              <w:t>27.22</w:t>
            </w:r>
          </w:p>
        </w:tc>
        <w:tc>
          <w:tcPr>
            <w:tcW w:w="1116" w:type="dxa"/>
            <w:shd w:val="clear" w:color="auto" w:fill="auto"/>
            <w:vAlign w:val="bottom"/>
          </w:tcPr>
          <w:p w14:paraId="73F29117" w14:textId="77777777" w:rsidR="00BC6704" w:rsidRPr="00D5163E" w:rsidRDefault="00BC6704" w:rsidP="007E081C">
            <w:pPr>
              <w:rPr>
                <w:rFonts w:cs="Calibri"/>
                <w:color w:val="000000"/>
                <w:szCs w:val="20"/>
              </w:rPr>
            </w:pPr>
            <w:r w:rsidRPr="00D5163E">
              <w:rPr>
                <w:rFonts w:cs="Calibri"/>
                <w:color w:val="000000"/>
                <w:szCs w:val="20"/>
              </w:rPr>
              <w:t>2.18</w:t>
            </w:r>
          </w:p>
        </w:tc>
        <w:tc>
          <w:tcPr>
            <w:tcW w:w="1118" w:type="dxa"/>
            <w:shd w:val="clear" w:color="auto" w:fill="auto"/>
            <w:vAlign w:val="bottom"/>
          </w:tcPr>
          <w:p w14:paraId="3BB50662" w14:textId="77777777" w:rsidR="00BC6704" w:rsidRPr="00D5163E" w:rsidRDefault="00BC6704" w:rsidP="007E081C">
            <w:pPr>
              <w:rPr>
                <w:rFonts w:cs="Calibri"/>
                <w:color w:val="000000"/>
                <w:szCs w:val="20"/>
              </w:rPr>
            </w:pPr>
            <w:r w:rsidRPr="00D5163E">
              <w:rPr>
                <w:rFonts w:cs="Calibri"/>
                <w:color w:val="000000"/>
                <w:szCs w:val="20"/>
              </w:rPr>
              <w:t>1.47</w:t>
            </w:r>
          </w:p>
        </w:tc>
        <w:tc>
          <w:tcPr>
            <w:tcW w:w="1150" w:type="dxa"/>
            <w:shd w:val="clear" w:color="auto" w:fill="auto"/>
            <w:vAlign w:val="bottom"/>
          </w:tcPr>
          <w:p w14:paraId="2AC2AE27" w14:textId="77777777" w:rsidR="00BC6704" w:rsidRPr="00D5163E" w:rsidRDefault="00BC6704" w:rsidP="007E081C">
            <w:pPr>
              <w:rPr>
                <w:rFonts w:cs="Calibri"/>
                <w:color w:val="000000"/>
                <w:szCs w:val="20"/>
              </w:rPr>
            </w:pPr>
            <w:r w:rsidRPr="00D5163E">
              <w:rPr>
                <w:rFonts w:cs="Calibri"/>
                <w:color w:val="000000"/>
                <w:szCs w:val="20"/>
              </w:rPr>
              <w:t>8.30</w:t>
            </w:r>
          </w:p>
        </w:tc>
        <w:tc>
          <w:tcPr>
            <w:tcW w:w="1026" w:type="dxa"/>
            <w:shd w:val="clear" w:color="auto" w:fill="auto"/>
            <w:vAlign w:val="bottom"/>
          </w:tcPr>
          <w:p w14:paraId="099FCBC3" w14:textId="77777777" w:rsidR="00BC6704" w:rsidRPr="00D5163E" w:rsidRDefault="00BC6704" w:rsidP="007E081C">
            <w:pPr>
              <w:rPr>
                <w:rFonts w:cs="Calibri"/>
                <w:color w:val="000000"/>
                <w:szCs w:val="20"/>
              </w:rPr>
            </w:pPr>
            <w:r w:rsidRPr="00D5163E">
              <w:rPr>
                <w:rFonts w:cs="Calibri"/>
                <w:color w:val="000000"/>
                <w:szCs w:val="20"/>
              </w:rPr>
              <w:t>67.330</w:t>
            </w:r>
          </w:p>
        </w:tc>
      </w:tr>
      <w:tr w:rsidR="00BC6704" w:rsidRPr="00D5163E" w14:paraId="0D05466B" w14:textId="77777777" w:rsidTr="00696431">
        <w:tc>
          <w:tcPr>
            <w:tcW w:w="1096" w:type="dxa"/>
            <w:shd w:val="clear" w:color="auto" w:fill="auto"/>
            <w:vAlign w:val="bottom"/>
          </w:tcPr>
          <w:p w14:paraId="30773FAA" w14:textId="77777777" w:rsidR="00BC6704" w:rsidRPr="00D5163E" w:rsidRDefault="00BC6704" w:rsidP="007E081C">
            <w:pPr>
              <w:rPr>
                <w:rFonts w:cs="Calibri"/>
                <w:color w:val="000000"/>
                <w:szCs w:val="20"/>
              </w:rPr>
            </w:pPr>
            <w:r w:rsidRPr="00D5163E">
              <w:rPr>
                <w:rFonts w:cs="Calibri"/>
                <w:color w:val="000000"/>
                <w:szCs w:val="20"/>
              </w:rPr>
              <w:t>2028</w:t>
            </w:r>
          </w:p>
        </w:tc>
        <w:tc>
          <w:tcPr>
            <w:tcW w:w="1296" w:type="dxa"/>
            <w:shd w:val="clear" w:color="auto" w:fill="auto"/>
            <w:vAlign w:val="bottom"/>
          </w:tcPr>
          <w:p w14:paraId="69D23732" w14:textId="77777777" w:rsidR="00BC6704" w:rsidRPr="00D5163E" w:rsidRDefault="00BC6704" w:rsidP="007E081C">
            <w:pPr>
              <w:rPr>
                <w:rFonts w:cs="Calibri"/>
                <w:color w:val="000000"/>
                <w:szCs w:val="20"/>
              </w:rPr>
            </w:pPr>
            <w:r w:rsidRPr="00D5163E">
              <w:rPr>
                <w:rFonts w:cs="Calibri"/>
                <w:color w:val="000000"/>
                <w:szCs w:val="20"/>
              </w:rPr>
              <w:t>25.29</w:t>
            </w:r>
          </w:p>
        </w:tc>
        <w:tc>
          <w:tcPr>
            <w:tcW w:w="1145" w:type="dxa"/>
            <w:shd w:val="clear" w:color="auto" w:fill="auto"/>
            <w:vAlign w:val="bottom"/>
          </w:tcPr>
          <w:p w14:paraId="409C5C38" w14:textId="77777777" w:rsidR="00BC6704" w:rsidRPr="00D5163E" w:rsidRDefault="00BC6704" w:rsidP="007E081C">
            <w:pPr>
              <w:rPr>
                <w:rFonts w:cs="Calibri"/>
                <w:color w:val="000000"/>
                <w:szCs w:val="20"/>
              </w:rPr>
            </w:pPr>
            <w:r w:rsidRPr="00D5163E">
              <w:rPr>
                <w:rFonts w:cs="Calibri"/>
                <w:color w:val="000000"/>
                <w:szCs w:val="20"/>
              </w:rPr>
              <w:t>3.16</w:t>
            </w:r>
          </w:p>
        </w:tc>
        <w:tc>
          <w:tcPr>
            <w:tcW w:w="1403" w:type="dxa"/>
            <w:shd w:val="clear" w:color="auto" w:fill="auto"/>
            <w:vAlign w:val="bottom"/>
          </w:tcPr>
          <w:p w14:paraId="498AAF21" w14:textId="77777777" w:rsidR="00BC6704" w:rsidRPr="00D5163E" w:rsidRDefault="00BC6704" w:rsidP="007E081C">
            <w:pPr>
              <w:rPr>
                <w:rFonts w:cs="Calibri"/>
                <w:color w:val="000000"/>
                <w:szCs w:val="20"/>
              </w:rPr>
            </w:pPr>
            <w:r w:rsidRPr="00D5163E">
              <w:rPr>
                <w:rFonts w:cs="Calibri"/>
                <w:color w:val="000000"/>
                <w:szCs w:val="20"/>
              </w:rPr>
              <w:t>29.30</w:t>
            </w:r>
          </w:p>
        </w:tc>
        <w:tc>
          <w:tcPr>
            <w:tcW w:w="1116" w:type="dxa"/>
            <w:shd w:val="clear" w:color="auto" w:fill="auto"/>
            <w:vAlign w:val="bottom"/>
          </w:tcPr>
          <w:p w14:paraId="686D5635" w14:textId="77777777" w:rsidR="00BC6704" w:rsidRPr="00D5163E" w:rsidRDefault="00BC6704" w:rsidP="007E081C">
            <w:pPr>
              <w:rPr>
                <w:rFonts w:cs="Calibri"/>
                <w:color w:val="000000"/>
                <w:szCs w:val="20"/>
              </w:rPr>
            </w:pPr>
            <w:r w:rsidRPr="00D5163E">
              <w:rPr>
                <w:rFonts w:cs="Calibri"/>
                <w:color w:val="000000"/>
                <w:szCs w:val="20"/>
              </w:rPr>
              <w:t>2.30</w:t>
            </w:r>
          </w:p>
        </w:tc>
        <w:tc>
          <w:tcPr>
            <w:tcW w:w="1118" w:type="dxa"/>
            <w:shd w:val="clear" w:color="auto" w:fill="auto"/>
            <w:vAlign w:val="bottom"/>
          </w:tcPr>
          <w:p w14:paraId="45912B8F" w14:textId="77777777" w:rsidR="00BC6704" w:rsidRPr="00D5163E" w:rsidRDefault="00BC6704" w:rsidP="007E081C">
            <w:pPr>
              <w:rPr>
                <w:rFonts w:cs="Calibri"/>
                <w:color w:val="000000"/>
                <w:szCs w:val="20"/>
              </w:rPr>
            </w:pPr>
            <w:r w:rsidRPr="00D5163E">
              <w:rPr>
                <w:rFonts w:cs="Calibri"/>
                <w:color w:val="000000"/>
                <w:szCs w:val="20"/>
              </w:rPr>
              <w:t>1.56</w:t>
            </w:r>
          </w:p>
        </w:tc>
        <w:tc>
          <w:tcPr>
            <w:tcW w:w="1150" w:type="dxa"/>
            <w:shd w:val="clear" w:color="auto" w:fill="auto"/>
            <w:vAlign w:val="bottom"/>
          </w:tcPr>
          <w:p w14:paraId="6D40F3E6" w14:textId="77777777" w:rsidR="00BC6704" w:rsidRPr="00D5163E" w:rsidRDefault="00BC6704" w:rsidP="007E081C">
            <w:pPr>
              <w:rPr>
                <w:rFonts w:cs="Calibri"/>
                <w:color w:val="000000"/>
                <w:szCs w:val="20"/>
              </w:rPr>
            </w:pPr>
            <w:r w:rsidRPr="00D5163E">
              <w:rPr>
                <w:rFonts w:cs="Calibri"/>
                <w:color w:val="000000"/>
                <w:szCs w:val="20"/>
              </w:rPr>
              <w:t>8.95</w:t>
            </w:r>
          </w:p>
        </w:tc>
        <w:tc>
          <w:tcPr>
            <w:tcW w:w="1026" w:type="dxa"/>
            <w:shd w:val="clear" w:color="auto" w:fill="auto"/>
            <w:vAlign w:val="bottom"/>
          </w:tcPr>
          <w:p w14:paraId="6FD9AE6C" w14:textId="77777777" w:rsidR="00BC6704" w:rsidRPr="00D5163E" w:rsidRDefault="00BC6704" w:rsidP="007E081C">
            <w:pPr>
              <w:rPr>
                <w:rFonts w:cs="Calibri"/>
                <w:color w:val="000000"/>
                <w:szCs w:val="20"/>
              </w:rPr>
            </w:pPr>
            <w:r w:rsidRPr="00D5163E">
              <w:rPr>
                <w:rFonts w:cs="Calibri"/>
                <w:color w:val="000000"/>
                <w:szCs w:val="20"/>
              </w:rPr>
              <w:t>70.550</w:t>
            </w:r>
          </w:p>
        </w:tc>
      </w:tr>
      <w:tr w:rsidR="00BC6704" w:rsidRPr="00D5163E" w14:paraId="38B39558" w14:textId="77777777" w:rsidTr="00696431">
        <w:tc>
          <w:tcPr>
            <w:tcW w:w="1096" w:type="dxa"/>
            <w:shd w:val="clear" w:color="auto" w:fill="auto"/>
            <w:vAlign w:val="bottom"/>
          </w:tcPr>
          <w:p w14:paraId="1E6B40FA" w14:textId="77777777" w:rsidR="00BC6704" w:rsidRPr="00D5163E" w:rsidRDefault="00BC6704" w:rsidP="007E081C">
            <w:pPr>
              <w:rPr>
                <w:rFonts w:cs="Calibri"/>
                <w:color w:val="000000"/>
                <w:szCs w:val="20"/>
              </w:rPr>
            </w:pPr>
            <w:r w:rsidRPr="00D5163E">
              <w:rPr>
                <w:rFonts w:cs="Calibri"/>
                <w:color w:val="000000"/>
                <w:szCs w:val="20"/>
              </w:rPr>
              <w:t>2029</w:t>
            </w:r>
          </w:p>
        </w:tc>
        <w:tc>
          <w:tcPr>
            <w:tcW w:w="1296" w:type="dxa"/>
            <w:shd w:val="clear" w:color="auto" w:fill="auto"/>
            <w:vAlign w:val="bottom"/>
          </w:tcPr>
          <w:p w14:paraId="13A882F3" w14:textId="77777777" w:rsidR="00BC6704" w:rsidRPr="00D5163E" w:rsidRDefault="00BC6704" w:rsidP="007E081C">
            <w:pPr>
              <w:rPr>
                <w:rFonts w:cs="Calibri"/>
                <w:color w:val="000000"/>
                <w:szCs w:val="20"/>
              </w:rPr>
            </w:pPr>
            <w:r w:rsidRPr="00D5163E">
              <w:rPr>
                <w:rFonts w:cs="Calibri"/>
                <w:color w:val="000000"/>
                <w:szCs w:val="20"/>
              </w:rPr>
              <w:t>25.43</w:t>
            </w:r>
          </w:p>
        </w:tc>
        <w:tc>
          <w:tcPr>
            <w:tcW w:w="1145" w:type="dxa"/>
            <w:shd w:val="clear" w:color="auto" w:fill="auto"/>
            <w:vAlign w:val="bottom"/>
          </w:tcPr>
          <w:p w14:paraId="42B46CBC" w14:textId="77777777" w:rsidR="00BC6704" w:rsidRPr="00D5163E" w:rsidRDefault="00BC6704" w:rsidP="007E081C">
            <w:pPr>
              <w:rPr>
                <w:rFonts w:cs="Calibri"/>
                <w:color w:val="000000"/>
                <w:szCs w:val="20"/>
              </w:rPr>
            </w:pPr>
            <w:r w:rsidRPr="00D5163E">
              <w:rPr>
                <w:rFonts w:cs="Calibri"/>
                <w:color w:val="000000"/>
                <w:szCs w:val="20"/>
              </w:rPr>
              <w:t>3.31</w:t>
            </w:r>
          </w:p>
        </w:tc>
        <w:tc>
          <w:tcPr>
            <w:tcW w:w="1403" w:type="dxa"/>
            <w:shd w:val="clear" w:color="auto" w:fill="auto"/>
            <w:vAlign w:val="bottom"/>
          </w:tcPr>
          <w:p w14:paraId="1EBC3494" w14:textId="77777777" w:rsidR="00BC6704" w:rsidRPr="00D5163E" w:rsidRDefault="00BC6704" w:rsidP="007E081C">
            <w:pPr>
              <w:rPr>
                <w:rFonts w:cs="Calibri"/>
                <w:color w:val="000000"/>
                <w:szCs w:val="20"/>
              </w:rPr>
            </w:pPr>
            <w:r w:rsidRPr="00D5163E">
              <w:rPr>
                <w:rFonts w:cs="Calibri"/>
                <w:color w:val="000000"/>
                <w:szCs w:val="20"/>
              </w:rPr>
              <w:t>31.55</w:t>
            </w:r>
          </w:p>
        </w:tc>
        <w:tc>
          <w:tcPr>
            <w:tcW w:w="1116" w:type="dxa"/>
            <w:shd w:val="clear" w:color="auto" w:fill="auto"/>
            <w:vAlign w:val="bottom"/>
          </w:tcPr>
          <w:p w14:paraId="3539C1CC" w14:textId="77777777" w:rsidR="00BC6704" w:rsidRPr="00D5163E" w:rsidRDefault="00BC6704" w:rsidP="007E081C">
            <w:pPr>
              <w:rPr>
                <w:rFonts w:cs="Calibri"/>
                <w:color w:val="000000"/>
                <w:szCs w:val="20"/>
              </w:rPr>
            </w:pPr>
            <w:r w:rsidRPr="00D5163E">
              <w:rPr>
                <w:rFonts w:cs="Calibri"/>
                <w:color w:val="000000"/>
                <w:szCs w:val="20"/>
              </w:rPr>
              <w:t>2.44</w:t>
            </w:r>
          </w:p>
        </w:tc>
        <w:tc>
          <w:tcPr>
            <w:tcW w:w="1118" w:type="dxa"/>
            <w:shd w:val="clear" w:color="auto" w:fill="auto"/>
            <w:vAlign w:val="bottom"/>
          </w:tcPr>
          <w:p w14:paraId="03CC7326" w14:textId="77777777" w:rsidR="00BC6704" w:rsidRPr="00D5163E" w:rsidRDefault="00BC6704" w:rsidP="007E081C">
            <w:pPr>
              <w:rPr>
                <w:rFonts w:cs="Calibri"/>
                <w:color w:val="000000"/>
                <w:szCs w:val="20"/>
              </w:rPr>
            </w:pPr>
            <w:r w:rsidRPr="00D5163E">
              <w:rPr>
                <w:rFonts w:cs="Calibri"/>
                <w:color w:val="000000"/>
                <w:szCs w:val="20"/>
              </w:rPr>
              <w:t>1.65</w:t>
            </w:r>
          </w:p>
        </w:tc>
        <w:tc>
          <w:tcPr>
            <w:tcW w:w="1150" w:type="dxa"/>
            <w:shd w:val="clear" w:color="auto" w:fill="auto"/>
            <w:vAlign w:val="bottom"/>
          </w:tcPr>
          <w:p w14:paraId="556A2995" w14:textId="77777777" w:rsidR="00BC6704" w:rsidRPr="00D5163E" w:rsidRDefault="00BC6704" w:rsidP="007E081C">
            <w:pPr>
              <w:rPr>
                <w:rFonts w:cs="Calibri"/>
                <w:color w:val="000000"/>
                <w:szCs w:val="20"/>
              </w:rPr>
            </w:pPr>
            <w:r w:rsidRPr="00D5163E">
              <w:rPr>
                <w:rFonts w:cs="Calibri"/>
                <w:color w:val="000000"/>
                <w:szCs w:val="20"/>
              </w:rPr>
              <w:t>9.63</w:t>
            </w:r>
          </w:p>
        </w:tc>
        <w:tc>
          <w:tcPr>
            <w:tcW w:w="1026" w:type="dxa"/>
            <w:shd w:val="clear" w:color="auto" w:fill="auto"/>
            <w:vAlign w:val="bottom"/>
          </w:tcPr>
          <w:p w14:paraId="64CA1C7B" w14:textId="77777777" w:rsidR="00BC6704" w:rsidRPr="00D5163E" w:rsidRDefault="00BC6704" w:rsidP="007E081C">
            <w:pPr>
              <w:rPr>
                <w:rFonts w:cs="Calibri"/>
                <w:color w:val="000000"/>
                <w:szCs w:val="20"/>
              </w:rPr>
            </w:pPr>
            <w:r w:rsidRPr="00D5163E">
              <w:rPr>
                <w:rFonts w:cs="Calibri"/>
                <w:color w:val="000000"/>
                <w:szCs w:val="20"/>
              </w:rPr>
              <w:t>74.019</w:t>
            </w:r>
          </w:p>
        </w:tc>
      </w:tr>
      <w:tr w:rsidR="00BC6704" w:rsidRPr="00D5163E" w14:paraId="013FA257" w14:textId="77777777" w:rsidTr="00696431">
        <w:tc>
          <w:tcPr>
            <w:tcW w:w="1096" w:type="dxa"/>
            <w:shd w:val="clear" w:color="auto" w:fill="auto"/>
            <w:vAlign w:val="bottom"/>
          </w:tcPr>
          <w:p w14:paraId="5C7511B5" w14:textId="77777777" w:rsidR="00BC6704" w:rsidRPr="00D5163E" w:rsidRDefault="00BC6704" w:rsidP="007E081C">
            <w:pPr>
              <w:rPr>
                <w:rFonts w:cs="Calibri"/>
                <w:color w:val="000000"/>
                <w:szCs w:val="20"/>
              </w:rPr>
            </w:pPr>
            <w:r w:rsidRPr="00D5163E">
              <w:rPr>
                <w:rFonts w:cs="Calibri"/>
                <w:color w:val="000000"/>
                <w:szCs w:val="20"/>
              </w:rPr>
              <w:t>2030</w:t>
            </w:r>
          </w:p>
        </w:tc>
        <w:tc>
          <w:tcPr>
            <w:tcW w:w="1296" w:type="dxa"/>
            <w:shd w:val="clear" w:color="auto" w:fill="auto"/>
            <w:vAlign w:val="bottom"/>
          </w:tcPr>
          <w:p w14:paraId="12352433" w14:textId="77777777" w:rsidR="00BC6704" w:rsidRPr="00D5163E" w:rsidRDefault="00BC6704" w:rsidP="007E081C">
            <w:pPr>
              <w:rPr>
                <w:rFonts w:cs="Calibri"/>
                <w:color w:val="000000"/>
                <w:szCs w:val="20"/>
              </w:rPr>
            </w:pPr>
            <w:r w:rsidRPr="00D5163E">
              <w:rPr>
                <w:rFonts w:cs="Calibri"/>
                <w:color w:val="000000"/>
                <w:szCs w:val="20"/>
              </w:rPr>
              <w:t>25.53</w:t>
            </w:r>
          </w:p>
        </w:tc>
        <w:tc>
          <w:tcPr>
            <w:tcW w:w="1145" w:type="dxa"/>
            <w:shd w:val="clear" w:color="auto" w:fill="auto"/>
            <w:vAlign w:val="bottom"/>
          </w:tcPr>
          <w:p w14:paraId="1BBA6B08" w14:textId="77777777" w:rsidR="00BC6704" w:rsidRPr="00D5163E" w:rsidRDefault="00BC6704" w:rsidP="007E081C">
            <w:pPr>
              <w:rPr>
                <w:rFonts w:cs="Calibri"/>
                <w:color w:val="000000"/>
                <w:szCs w:val="20"/>
              </w:rPr>
            </w:pPr>
            <w:r w:rsidRPr="00D5163E">
              <w:rPr>
                <w:rFonts w:cs="Calibri"/>
                <w:color w:val="000000"/>
                <w:szCs w:val="20"/>
              </w:rPr>
              <w:t>3.47</w:t>
            </w:r>
          </w:p>
        </w:tc>
        <w:tc>
          <w:tcPr>
            <w:tcW w:w="1403" w:type="dxa"/>
            <w:shd w:val="clear" w:color="auto" w:fill="auto"/>
            <w:vAlign w:val="bottom"/>
          </w:tcPr>
          <w:p w14:paraId="59A8D5B7" w14:textId="77777777" w:rsidR="00BC6704" w:rsidRPr="00D5163E" w:rsidRDefault="00BC6704" w:rsidP="007E081C">
            <w:pPr>
              <w:rPr>
                <w:rFonts w:cs="Calibri"/>
                <w:color w:val="000000"/>
                <w:szCs w:val="20"/>
              </w:rPr>
            </w:pPr>
            <w:r w:rsidRPr="00D5163E">
              <w:rPr>
                <w:rFonts w:cs="Calibri"/>
                <w:color w:val="000000"/>
                <w:szCs w:val="20"/>
              </w:rPr>
              <w:t>33.99</w:t>
            </w:r>
          </w:p>
        </w:tc>
        <w:tc>
          <w:tcPr>
            <w:tcW w:w="1116" w:type="dxa"/>
            <w:shd w:val="clear" w:color="auto" w:fill="auto"/>
            <w:vAlign w:val="bottom"/>
          </w:tcPr>
          <w:p w14:paraId="3D1BB615" w14:textId="77777777" w:rsidR="00BC6704" w:rsidRPr="00D5163E" w:rsidRDefault="00BC6704" w:rsidP="007E081C">
            <w:pPr>
              <w:rPr>
                <w:rFonts w:cs="Calibri"/>
                <w:color w:val="000000"/>
                <w:szCs w:val="20"/>
              </w:rPr>
            </w:pPr>
            <w:r w:rsidRPr="00D5163E">
              <w:rPr>
                <w:rFonts w:cs="Calibri"/>
                <w:color w:val="000000"/>
                <w:szCs w:val="20"/>
              </w:rPr>
              <w:t>2.58</w:t>
            </w:r>
          </w:p>
        </w:tc>
        <w:tc>
          <w:tcPr>
            <w:tcW w:w="1118" w:type="dxa"/>
            <w:shd w:val="clear" w:color="auto" w:fill="auto"/>
            <w:vAlign w:val="bottom"/>
          </w:tcPr>
          <w:p w14:paraId="6B250CFB" w14:textId="77777777" w:rsidR="00BC6704" w:rsidRPr="00D5163E" w:rsidRDefault="00BC6704" w:rsidP="007E081C">
            <w:pPr>
              <w:rPr>
                <w:rFonts w:cs="Calibri"/>
                <w:color w:val="000000"/>
                <w:szCs w:val="20"/>
              </w:rPr>
            </w:pPr>
            <w:r w:rsidRPr="00D5163E">
              <w:rPr>
                <w:rFonts w:cs="Calibri"/>
                <w:color w:val="000000"/>
                <w:szCs w:val="20"/>
              </w:rPr>
              <w:t>1.74</w:t>
            </w:r>
          </w:p>
        </w:tc>
        <w:tc>
          <w:tcPr>
            <w:tcW w:w="1150" w:type="dxa"/>
            <w:shd w:val="clear" w:color="auto" w:fill="auto"/>
            <w:vAlign w:val="bottom"/>
          </w:tcPr>
          <w:p w14:paraId="076FF2B9" w14:textId="77777777" w:rsidR="00BC6704" w:rsidRPr="00D5163E" w:rsidRDefault="00BC6704" w:rsidP="007E081C">
            <w:pPr>
              <w:rPr>
                <w:rFonts w:cs="Calibri"/>
                <w:color w:val="000000"/>
                <w:szCs w:val="20"/>
              </w:rPr>
            </w:pPr>
            <w:r w:rsidRPr="00D5163E">
              <w:rPr>
                <w:rFonts w:cs="Calibri"/>
                <w:color w:val="000000"/>
                <w:szCs w:val="20"/>
              </w:rPr>
              <w:t>10.38</w:t>
            </w:r>
          </w:p>
        </w:tc>
        <w:tc>
          <w:tcPr>
            <w:tcW w:w="1026" w:type="dxa"/>
            <w:shd w:val="clear" w:color="auto" w:fill="auto"/>
            <w:vAlign w:val="bottom"/>
          </w:tcPr>
          <w:p w14:paraId="6CBF4825" w14:textId="77777777" w:rsidR="00BC6704" w:rsidRPr="00D5163E" w:rsidRDefault="00BC6704" w:rsidP="007E081C">
            <w:pPr>
              <w:rPr>
                <w:rFonts w:cs="Calibri"/>
                <w:color w:val="000000"/>
                <w:szCs w:val="20"/>
              </w:rPr>
            </w:pPr>
            <w:r w:rsidRPr="00D5163E">
              <w:rPr>
                <w:rFonts w:cs="Calibri"/>
                <w:color w:val="000000"/>
                <w:szCs w:val="20"/>
              </w:rPr>
              <w:t>77.693</w:t>
            </w:r>
          </w:p>
        </w:tc>
      </w:tr>
    </w:tbl>
    <w:p w14:paraId="0143907E" w14:textId="77777777" w:rsidR="00BC6704" w:rsidRPr="00D5163E" w:rsidRDefault="00BC6704" w:rsidP="007E081C">
      <w:pPr>
        <w:spacing w:after="0"/>
        <w:rPr>
          <w:rFonts w:cs="Calibri"/>
          <w:sz w:val="24"/>
        </w:rPr>
      </w:pPr>
    </w:p>
    <w:p w14:paraId="180ADDAF" w14:textId="77777777" w:rsidR="00BC6704" w:rsidRPr="00D5163E" w:rsidRDefault="00BC6704" w:rsidP="007E081C">
      <w:pPr>
        <w:spacing w:after="0"/>
        <w:rPr>
          <w:rFonts w:cs="Calibri"/>
          <w:sz w:val="24"/>
        </w:rPr>
      </w:pPr>
    </w:p>
    <w:p w14:paraId="73E7527B" w14:textId="090FD198" w:rsidR="00BC6704" w:rsidRPr="00D5163E" w:rsidRDefault="00BC6704" w:rsidP="00DD7CE7">
      <w:pPr>
        <w:pStyle w:val="ListParagraph"/>
        <w:numPr>
          <w:ilvl w:val="0"/>
          <w:numId w:val="24"/>
        </w:numPr>
        <w:ind w:left="567" w:hanging="567"/>
        <w:contextualSpacing/>
        <w:jc w:val="both"/>
        <w:rPr>
          <w:rFonts w:ascii="Calibri" w:hAnsi="Calibri" w:cs="Calibri"/>
          <w:b/>
          <w:sz w:val="22"/>
          <w:szCs w:val="22"/>
        </w:rPr>
      </w:pPr>
      <w:r w:rsidRPr="00D5163E">
        <w:rPr>
          <w:rFonts w:ascii="Calibri" w:hAnsi="Calibri" w:cs="Calibri"/>
          <w:b/>
          <w:sz w:val="22"/>
          <w:szCs w:val="22"/>
        </w:rPr>
        <w:t xml:space="preserve">ADLIGHT Pilot Demonstration Projects </w:t>
      </w:r>
    </w:p>
    <w:p w14:paraId="0C542A51" w14:textId="77777777" w:rsidR="00BC6704" w:rsidRPr="00D5163E" w:rsidRDefault="00BC6704" w:rsidP="007E081C">
      <w:pPr>
        <w:pStyle w:val="ListParagraph"/>
        <w:ind w:left="567"/>
        <w:contextualSpacing/>
        <w:jc w:val="both"/>
        <w:rPr>
          <w:rFonts w:ascii="Calibri" w:hAnsi="Calibri" w:cs="Calibri"/>
          <w:b/>
          <w:sz w:val="22"/>
          <w:szCs w:val="22"/>
        </w:rPr>
      </w:pPr>
      <w:r w:rsidRPr="00D5163E">
        <w:rPr>
          <w:rFonts w:ascii="Calibri" w:hAnsi="Calibri" w:cs="Calibri"/>
          <w:b/>
          <w:sz w:val="22"/>
          <w:szCs w:val="22"/>
        </w:rPr>
        <w:t xml:space="preserve"> </w:t>
      </w:r>
    </w:p>
    <w:p w14:paraId="13E81742" w14:textId="1D248822" w:rsidR="00BC6704" w:rsidRPr="00D5163E" w:rsidRDefault="00BC6704" w:rsidP="007E081C">
      <w:pPr>
        <w:spacing w:after="0"/>
        <w:rPr>
          <w:rFonts w:cs="Calibri"/>
          <w:sz w:val="22"/>
          <w:szCs w:val="22"/>
        </w:rPr>
      </w:pPr>
      <w:r w:rsidRPr="00D5163E">
        <w:rPr>
          <w:rFonts w:cs="Calibri"/>
          <w:sz w:val="22"/>
          <w:szCs w:val="22"/>
        </w:rPr>
        <w:t xml:space="preserve">There are five (5) pilot demonstrations that will be implemented in the ADLIGHT project in developing and promoting ESCOs in the application of EELs in various potential groups of consumers: two (2) in buildings, two (2) in city street lighting and one (1) for the residential sector which will be participated in by MEMR in cooperation with government housing projects. These pilot demonstrations and saving potentials are shown in </w:t>
      </w:r>
      <w:r w:rsidRPr="00D5163E">
        <w:rPr>
          <w:rFonts w:cs="Calibri"/>
          <w:b/>
          <w:sz w:val="22"/>
          <w:szCs w:val="22"/>
        </w:rPr>
        <w:t xml:space="preserve">Table </w:t>
      </w:r>
      <w:r w:rsidR="00856C95" w:rsidRPr="00D5163E">
        <w:rPr>
          <w:rFonts w:cs="Calibri"/>
          <w:b/>
          <w:sz w:val="22"/>
          <w:szCs w:val="22"/>
        </w:rPr>
        <w:t>L</w:t>
      </w:r>
      <w:r w:rsidRPr="00D5163E">
        <w:rPr>
          <w:rFonts w:cs="Calibri"/>
          <w:b/>
          <w:sz w:val="22"/>
          <w:szCs w:val="22"/>
        </w:rPr>
        <w:t>.7</w:t>
      </w:r>
      <w:r w:rsidRPr="00D5163E">
        <w:rPr>
          <w:rFonts w:cs="Calibri"/>
          <w:sz w:val="22"/>
          <w:szCs w:val="22"/>
        </w:rPr>
        <w:t>.</w:t>
      </w:r>
    </w:p>
    <w:p w14:paraId="49D0EA6F" w14:textId="77777777" w:rsidR="00BC6704" w:rsidRPr="00D5163E" w:rsidRDefault="00BC6704" w:rsidP="007E081C">
      <w:pPr>
        <w:spacing w:after="0"/>
        <w:ind w:firstLine="567"/>
        <w:rPr>
          <w:rFonts w:cs="Calibri"/>
          <w:sz w:val="22"/>
          <w:szCs w:val="22"/>
        </w:rPr>
      </w:pPr>
      <w:r w:rsidRPr="00D5163E">
        <w:rPr>
          <w:rFonts w:cs="Calibri"/>
          <w:sz w:val="22"/>
          <w:szCs w:val="22"/>
        </w:rPr>
        <w:t xml:space="preserve"> </w:t>
      </w:r>
    </w:p>
    <w:p w14:paraId="6EBE8BA6" w14:textId="1D8752C6" w:rsidR="00BC6704" w:rsidRPr="00D5163E" w:rsidRDefault="00BC6704" w:rsidP="007E081C">
      <w:pPr>
        <w:spacing w:after="0"/>
        <w:jc w:val="center"/>
        <w:rPr>
          <w:rFonts w:cs="Calibri"/>
          <w:b/>
          <w:sz w:val="22"/>
          <w:szCs w:val="22"/>
        </w:rPr>
      </w:pPr>
      <w:r w:rsidRPr="00D5163E">
        <w:rPr>
          <w:rFonts w:cs="Calibri"/>
          <w:b/>
          <w:sz w:val="22"/>
          <w:szCs w:val="22"/>
        </w:rPr>
        <w:t xml:space="preserve">Table </w:t>
      </w:r>
      <w:r w:rsidR="00856C95" w:rsidRPr="00D5163E">
        <w:rPr>
          <w:rFonts w:cs="Calibri"/>
          <w:b/>
          <w:sz w:val="22"/>
          <w:szCs w:val="22"/>
        </w:rPr>
        <w:t>L</w:t>
      </w:r>
      <w:r w:rsidRPr="00D5163E">
        <w:rPr>
          <w:rFonts w:cs="Calibri"/>
          <w:b/>
          <w:sz w:val="22"/>
          <w:szCs w:val="22"/>
        </w:rPr>
        <w:t>.7 ADLIGHT Pilot Demonstrations on ESCO to Boost LED Market Penetration</w:t>
      </w:r>
    </w:p>
    <w:p w14:paraId="1F004BA7" w14:textId="77777777" w:rsidR="00BC6704" w:rsidRPr="00D5163E" w:rsidRDefault="00BC6704" w:rsidP="007E081C">
      <w:pPr>
        <w:spacing w:after="0"/>
        <w:rPr>
          <w:rFonts w:cs="Calibri"/>
          <w:b/>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0"/>
        <w:gridCol w:w="1175"/>
        <w:gridCol w:w="1382"/>
        <w:gridCol w:w="1161"/>
        <w:gridCol w:w="1161"/>
        <w:gridCol w:w="1961"/>
      </w:tblGrid>
      <w:tr w:rsidR="00BC6704" w:rsidRPr="00D5163E" w14:paraId="62372072" w14:textId="77777777" w:rsidTr="00696431">
        <w:trPr>
          <w:tblHeader/>
        </w:trPr>
        <w:tc>
          <w:tcPr>
            <w:tcW w:w="2638" w:type="dxa"/>
            <w:shd w:val="clear" w:color="auto" w:fill="auto"/>
          </w:tcPr>
          <w:p w14:paraId="6963122B" w14:textId="77777777" w:rsidR="00BC6704" w:rsidRPr="00D5163E" w:rsidRDefault="00BC6704" w:rsidP="007E081C">
            <w:pPr>
              <w:rPr>
                <w:rFonts w:cs="Calibri"/>
                <w:b/>
                <w:szCs w:val="20"/>
              </w:rPr>
            </w:pPr>
          </w:p>
        </w:tc>
        <w:tc>
          <w:tcPr>
            <w:tcW w:w="1218" w:type="dxa"/>
            <w:shd w:val="clear" w:color="auto" w:fill="auto"/>
          </w:tcPr>
          <w:p w14:paraId="18BCE6EC" w14:textId="77777777" w:rsidR="00BC6704" w:rsidRPr="00D5163E" w:rsidRDefault="00BC6704" w:rsidP="007E081C">
            <w:pPr>
              <w:rPr>
                <w:rFonts w:cs="Calibri"/>
                <w:b/>
                <w:szCs w:val="20"/>
              </w:rPr>
            </w:pPr>
            <w:r w:rsidRPr="00D5163E">
              <w:rPr>
                <w:rFonts w:cs="Calibri"/>
                <w:b/>
                <w:szCs w:val="20"/>
              </w:rPr>
              <w:t>Pilot 1</w:t>
            </w:r>
          </w:p>
        </w:tc>
        <w:tc>
          <w:tcPr>
            <w:tcW w:w="1402" w:type="dxa"/>
            <w:shd w:val="clear" w:color="auto" w:fill="auto"/>
          </w:tcPr>
          <w:p w14:paraId="21F3A369" w14:textId="77777777" w:rsidR="00BC6704" w:rsidRPr="00D5163E" w:rsidRDefault="00BC6704" w:rsidP="007E081C">
            <w:pPr>
              <w:rPr>
                <w:rFonts w:cs="Calibri"/>
                <w:b/>
                <w:szCs w:val="20"/>
              </w:rPr>
            </w:pPr>
            <w:r w:rsidRPr="00D5163E">
              <w:rPr>
                <w:rFonts w:cs="Calibri"/>
                <w:b/>
                <w:szCs w:val="20"/>
              </w:rPr>
              <w:t>Pilot 2</w:t>
            </w:r>
          </w:p>
        </w:tc>
        <w:tc>
          <w:tcPr>
            <w:tcW w:w="1175" w:type="dxa"/>
            <w:shd w:val="clear" w:color="auto" w:fill="auto"/>
          </w:tcPr>
          <w:p w14:paraId="1AD0A50D" w14:textId="77777777" w:rsidR="00BC6704" w:rsidRPr="00D5163E" w:rsidRDefault="00BC6704" w:rsidP="007E081C">
            <w:pPr>
              <w:rPr>
                <w:rFonts w:cs="Calibri"/>
                <w:b/>
                <w:szCs w:val="20"/>
              </w:rPr>
            </w:pPr>
            <w:r w:rsidRPr="00D5163E">
              <w:rPr>
                <w:rFonts w:cs="Calibri"/>
                <w:b/>
                <w:szCs w:val="20"/>
              </w:rPr>
              <w:t>Pilot 3</w:t>
            </w:r>
          </w:p>
        </w:tc>
        <w:tc>
          <w:tcPr>
            <w:tcW w:w="1175" w:type="dxa"/>
            <w:shd w:val="clear" w:color="auto" w:fill="auto"/>
          </w:tcPr>
          <w:p w14:paraId="51589626" w14:textId="77777777" w:rsidR="00BC6704" w:rsidRPr="00D5163E" w:rsidRDefault="00BC6704" w:rsidP="007E081C">
            <w:pPr>
              <w:rPr>
                <w:rFonts w:cs="Calibri"/>
                <w:b/>
                <w:szCs w:val="20"/>
              </w:rPr>
            </w:pPr>
            <w:r w:rsidRPr="00D5163E">
              <w:rPr>
                <w:rFonts w:cs="Calibri"/>
                <w:b/>
                <w:szCs w:val="20"/>
              </w:rPr>
              <w:t>Pilot 4</w:t>
            </w:r>
          </w:p>
        </w:tc>
        <w:tc>
          <w:tcPr>
            <w:tcW w:w="1968" w:type="dxa"/>
            <w:shd w:val="clear" w:color="auto" w:fill="auto"/>
          </w:tcPr>
          <w:p w14:paraId="4E851302" w14:textId="77777777" w:rsidR="00BC6704" w:rsidRPr="00D5163E" w:rsidRDefault="00BC6704" w:rsidP="007E081C">
            <w:pPr>
              <w:rPr>
                <w:rFonts w:cs="Calibri"/>
                <w:b/>
                <w:szCs w:val="20"/>
              </w:rPr>
            </w:pPr>
            <w:r w:rsidRPr="00D5163E">
              <w:rPr>
                <w:rFonts w:cs="Calibri"/>
                <w:b/>
                <w:szCs w:val="20"/>
              </w:rPr>
              <w:t>Pilot 5 (residential)</w:t>
            </w:r>
          </w:p>
        </w:tc>
      </w:tr>
      <w:tr w:rsidR="00BC6704" w:rsidRPr="00D5163E" w14:paraId="5133194A" w14:textId="77777777" w:rsidTr="00696431">
        <w:tc>
          <w:tcPr>
            <w:tcW w:w="2638" w:type="dxa"/>
            <w:shd w:val="clear" w:color="auto" w:fill="auto"/>
            <w:vAlign w:val="center"/>
          </w:tcPr>
          <w:p w14:paraId="77E4A4C1" w14:textId="77777777" w:rsidR="00BC6704" w:rsidRPr="00D5163E" w:rsidRDefault="00BC6704" w:rsidP="007E081C">
            <w:pPr>
              <w:rPr>
                <w:rFonts w:cs="Calibri"/>
                <w:szCs w:val="20"/>
              </w:rPr>
            </w:pPr>
            <w:r w:rsidRPr="00D5163E">
              <w:rPr>
                <w:rFonts w:cs="Calibri"/>
                <w:szCs w:val="20"/>
              </w:rPr>
              <w:t>Name</w:t>
            </w:r>
          </w:p>
        </w:tc>
        <w:tc>
          <w:tcPr>
            <w:tcW w:w="1218" w:type="dxa"/>
            <w:shd w:val="clear" w:color="auto" w:fill="auto"/>
            <w:vAlign w:val="center"/>
          </w:tcPr>
          <w:p w14:paraId="19917D2C" w14:textId="77777777" w:rsidR="00BC6704" w:rsidRPr="00D5163E" w:rsidRDefault="00BC6704" w:rsidP="007E081C">
            <w:pPr>
              <w:rPr>
                <w:rFonts w:cs="Calibri"/>
                <w:szCs w:val="20"/>
              </w:rPr>
            </w:pPr>
            <w:r w:rsidRPr="00D5163E">
              <w:rPr>
                <w:rFonts w:cs="Calibri"/>
                <w:szCs w:val="20"/>
              </w:rPr>
              <w:t>LKPP</w:t>
            </w:r>
          </w:p>
        </w:tc>
        <w:tc>
          <w:tcPr>
            <w:tcW w:w="1402" w:type="dxa"/>
            <w:shd w:val="clear" w:color="auto" w:fill="auto"/>
            <w:vAlign w:val="center"/>
          </w:tcPr>
          <w:p w14:paraId="7D7BBA9A" w14:textId="77777777" w:rsidR="00BC6704" w:rsidRPr="00D5163E" w:rsidRDefault="00BC6704" w:rsidP="007E081C">
            <w:pPr>
              <w:rPr>
                <w:rFonts w:cs="Calibri"/>
                <w:szCs w:val="20"/>
              </w:rPr>
            </w:pPr>
            <w:r w:rsidRPr="00D5163E">
              <w:rPr>
                <w:rFonts w:cs="Calibri"/>
                <w:szCs w:val="20"/>
              </w:rPr>
              <w:t>BRI</w:t>
            </w:r>
          </w:p>
        </w:tc>
        <w:tc>
          <w:tcPr>
            <w:tcW w:w="1175" w:type="dxa"/>
            <w:shd w:val="clear" w:color="auto" w:fill="auto"/>
            <w:vAlign w:val="center"/>
          </w:tcPr>
          <w:p w14:paraId="0EB299F0" w14:textId="77777777" w:rsidR="00BC6704" w:rsidRPr="00D5163E" w:rsidRDefault="00BC6704" w:rsidP="007E081C">
            <w:pPr>
              <w:rPr>
                <w:rFonts w:cs="Calibri"/>
                <w:szCs w:val="20"/>
              </w:rPr>
            </w:pPr>
            <w:r w:rsidRPr="00D5163E">
              <w:rPr>
                <w:rFonts w:cs="Calibri"/>
                <w:szCs w:val="20"/>
              </w:rPr>
              <w:t>City 1</w:t>
            </w:r>
          </w:p>
        </w:tc>
        <w:tc>
          <w:tcPr>
            <w:tcW w:w="1175" w:type="dxa"/>
            <w:shd w:val="clear" w:color="auto" w:fill="auto"/>
            <w:vAlign w:val="center"/>
          </w:tcPr>
          <w:p w14:paraId="74C8468E" w14:textId="77777777" w:rsidR="00BC6704" w:rsidRPr="00D5163E" w:rsidRDefault="00BC6704" w:rsidP="007E081C">
            <w:pPr>
              <w:rPr>
                <w:rFonts w:cs="Calibri"/>
                <w:szCs w:val="20"/>
              </w:rPr>
            </w:pPr>
            <w:r w:rsidRPr="00D5163E">
              <w:rPr>
                <w:rFonts w:cs="Calibri"/>
                <w:szCs w:val="20"/>
              </w:rPr>
              <w:t>City 2</w:t>
            </w:r>
          </w:p>
        </w:tc>
        <w:tc>
          <w:tcPr>
            <w:tcW w:w="1968" w:type="dxa"/>
            <w:shd w:val="clear" w:color="auto" w:fill="auto"/>
            <w:vAlign w:val="center"/>
          </w:tcPr>
          <w:p w14:paraId="4247A288" w14:textId="77777777" w:rsidR="00BC6704" w:rsidRPr="00D5163E" w:rsidRDefault="00BC6704" w:rsidP="007E081C">
            <w:pPr>
              <w:rPr>
                <w:rFonts w:cs="Calibri"/>
                <w:szCs w:val="20"/>
              </w:rPr>
            </w:pPr>
            <w:r w:rsidRPr="00D5163E">
              <w:rPr>
                <w:rFonts w:cs="Calibri"/>
                <w:szCs w:val="20"/>
              </w:rPr>
              <w:t>MEMR 250,000 lamps</w:t>
            </w:r>
          </w:p>
        </w:tc>
      </w:tr>
      <w:tr w:rsidR="00BC6704" w:rsidRPr="00D5163E" w14:paraId="40C44050" w14:textId="77777777" w:rsidTr="00696431">
        <w:tc>
          <w:tcPr>
            <w:tcW w:w="2638" w:type="dxa"/>
            <w:shd w:val="clear" w:color="auto" w:fill="auto"/>
          </w:tcPr>
          <w:p w14:paraId="305E1C94" w14:textId="77777777" w:rsidR="00BC6704" w:rsidRPr="00D5163E" w:rsidRDefault="00BC6704" w:rsidP="007E081C">
            <w:pPr>
              <w:rPr>
                <w:rFonts w:cs="Calibri"/>
                <w:szCs w:val="20"/>
              </w:rPr>
            </w:pPr>
            <w:r w:rsidRPr="00D5163E">
              <w:rPr>
                <w:rFonts w:cs="Calibri"/>
                <w:szCs w:val="20"/>
              </w:rPr>
              <w:t>Type</w:t>
            </w:r>
          </w:p>
        </w:tc>
        <w:tc>
          <w:tcPr>
            <w:tcW w:w="1218" w:type="dxa"/>
            <w:shd w:val="clear" w:color="auto" w:fill="auto"/>
            <w:vAlign w:val="center"/>
          </w:tcPr>
          <w:p w14:paraId="257B1470" w14:textId="77777777" w:rsidR="00BC6704" w:rsidRPr="00D5163E" w:rsidRDefault="00BC6704" w:rsidP="007E081C">
            <w:pPr>
              <w:rPr>
                <w:rFonts w:cs="Calibri"/>
                <w:szCs w:val="20"/>
              </w:rPr>
            </w:pPr>
            <w:r w:rsidRPr="00D5163E">
              <w:rPr>
                <w:rFonts w:cs="Calibri"/>
                <w:szCs w:val="20"/>
              </w:rPr>
              <w:t>Gov. office</w:t>
            </w:r>
          </w:p>
        </w:tc>
        <w:tc>
          <w:tcPr>
            <w:tcW w:w="1402" w:type="dxa"/>
            <w:shd w:val="clear" w:color="auto" w:fill="auto"/>
            <w:vAlign w:val="center"/>
          </w:tcPr>
          <w:p w14:paraId="7DCBC8C7" w14:textId="77777777" w:rsidR="00BC6704" w:rsidRPr="00D5163E" w:rsidRDefault="00BC6704" w:rsidP="007E081C">
            <w:pPr>
              <w:rPr>
                <w:rFonts w:cs="Calibri"/>
                <w:szCs w:val="20"/>
              </w:rPr>
            </w:pPr>
            <w:r w:rsidRPr="00D5163E">
              <w:rPr>
                <w:rFonts w:cs="Calibri"/>
                <w:szCs w:val="20"/>
              </w:rPr>
              <w:t>Commercial</w:t>
            </w:r>
          </w:p>
        </w:tc>
        <w:tc>
          <w:tcPr>
            <w:tcW w:w="1175" w:type="dxa"/>
            <w:shd w:val="clear" w:color="auto" w:fill="auto"/>
            <w:vAlign w:val="center"/>
          </w:tcPr>
          <w:p w14:paraId="0DE26E10" w14:textId="77777777" w:rsidR="00BC6704" w:rsidRPr="00D5163E" w:rsidRDefault="00BC6704" w:rsidP="007E081C">
            <w:pPr>
              <w:rPr>
                <w:rFonts w:cs="Calibri"/>
                <w:szCs w:val="20"/>
              </w:rPr>
            </w:pPr>
            <w:r w:rsidRPr="00D5163E">
              <w:rPr>
                <w:rFonts w:cs="Calibri"/>
                <w:szCs w:val="20"/>
              </w:rPr>
              <w:t>Street Lighting</w:t>
            </w:r>
          </w:p>
        </w:tc>
        <w:tc>
          <w:tcPr>
            <w:tcW w:w="1175" w:type="dxa"/>
            <w:shd w:val="clear" w:color="auto" w:fill="auto"/>
            <w:vAlign w:val="center"/>
          </w:tcPr>
          <w:p w14:paraId="42A5015A" w14:textId="77777777" w:rsidR="00BC6704" w:rsidRPr="00D5163E" w:rsidRDefault="00BC6704" w:rsidP="007E081C">
            <w:pPr>
              <w:rPr>
                <w:rFonts w:cs="Calibri"/>
                <w:szCs w:val="20"/>
              </w:rPr>
            </w:pPr>
            <w:r w:rsidRPr="00D5163E">
              <w:rPr>
                <w:rFonts w:cs="Calibri"/>
                <w:szCs w:val="20"/>
              </w:rPr>
              <w:t>Street Lighting</w:t>
            </w:r>
          </w:p>
        </w:tc>
        <w:tc>
          <w:tcPr>
            <w:tcW w:w="1968" w:type="dxa"/>
            <w:shd w:val="clear" w:color="auto" w:fill="auto"/>
            <w:vAlign w:val="center"/>
          </w:tcPr>
          <w:p w14:paraId="4F31B39C" w14:textId="77777777" w:rsidR="00BC6704" w:rsidRPr="00D5163E" w:rsidRDefault="00BC6704" w:rsidP="007E081C">
            <w:pPr>
              <w:rPr>
                <w:rFonts w:cs="Calibri"/>
                <w:szCs w:val="20"/>
              </w:rPr>
            </w:pPr>
            <w:r w:rsidRPr="00D5163E">
              <w:rPr>
                <w:rFonts w:cs="Calibri"/>
                <w:szCs w:val="20"/>
              </w:rPr>
              <w:t>Change 7W CFL to 3W LED</w:t>
            </w:r>
          </w:p>
        </w:tc>
      </w:tr>
      <w:tr w:rsidR="00BC6704" w:rsidRPr="00D5163E" w14:paraId="5E7B230B" w14:textId="77777777" w:rsidTr="00696431">
        <w:tc>
          <w:tcPr>
            <w:tcW w:w="2638" w:type="dxa"/>
            <w:shd w:val="clear" w:color="auto" w:fill="auto"/>
          </w:tcPr>
          <w:p w14:paraId="43E41255" w14:textId="77777777" w:rsidR="00BC6704" w:rsidRPr="00D5163E" w:rsidRDefault="00BC6704" w:rsidP="007E081C">
            <w:pPr>
              <w:rPr>
                <w:rFonts w:cs="Calibri"/>
                <w:szCs w:val="20"/>
              </w:rPr>
            </w:pPr>
            <w:r w:rsidRPr="00D5163E">
              <w:rPr>
                <w:rFonts w:cs="Calibri"/>
                <w:szCs w:val="20"/>
              </w:rPr>
              <w:t xml:space="preserve">Energy Baseline </w:t>
            </w:r>
          </w:p>
          <w:p w14:paraId="1FA0157B" w14:textId="77777777" w:rsidR="00BC6704" w:rsidRPr="00D5163E" w:rsidRDefault="00BC6704" w:rsidP="007E081C">
            <w:pPr>
              <w:rPr>
                <w:rFonts w:cs="Calibri"/>
                <w:szCs w:val="20"/>
              </w:rPr>
            </w:pPr>
            <w:r w:rsidRPr="00D5163E">
              <w:rPr>
                <w:rFonts w:cs="Calibri"/>
                <w:szCs w:val="20"/>
              </w:rPr>
              <w:t>(MWh/Year)</w:t>
            </w:r>
          </w:p>
        </w:tc>
        <w:tc>
          <w:tcPr>
            <w:tcW w:w="1218" w:type="dxa"/>
            <w:shd w:val="clear" w:color="auto" w:fill="auto"/>
            <w:vAlign w:val="center"/>
          </w:tcPr>
          <w:p w14:paraId="5B64D7EA" w14:textId="77777777" w:rsidR="00BC6704" w:rsidRPr="00D5163E" w:rsidRDefault="00BC6704" w:rsidP="007E081C">
            <w:pPr>
              <w:rPr>
                <w:rFonts w:cs="Calibri"/>
                <w:szCs w:val="20"/>
              </w:rPr>
            </w:pPr>
            <w:r w:rsidRPr="00D5163E">
              <w:rPr>
                <w:rFonts w:cs="Calibri"/>
                <w:szCs w:val="20"/>
              </w:rPr>
              <w:t>470.06</w:t>
            </w:r>
          </w:p>
        </w:tc>
        <w:tc>
          <w:tcPr>
            <w:tcW w:w="1402" w:type="dxa"/>
            <w:shd w:val="clear" w:color="auto" w:fill="auto"/>
            <w:vAlign w:val="center"/>
          </w:tcPr>
          <w:p w14:paraId="46BC09BE" w14:textId="77777777" w:rsidR="00BC6704" w:rsidRPr="00D5163E" w:rsidRDefault="00BC6704" w:rsidP="007E081C">
            <w:pPr>
              <w:rPr>
                <w:rFonts w:cs="Calibri"/>
                <w:szCs w:val="20"/>
              </w:rPr>
            </w:pPr>
            <w:r w:rsidRPr="00D5163E">
              <w:rPr>
                <w:rFonts w:cs="Calibri"/>
                <w:szCs w:val="20"/>
              </w:rPr>
              <w:t>139.52</w:t>
            </w:r>
          </w:p>
        </w:tc>
        <w:tc>
          <w:tcPr>
            <w:tcW w:w="1175" w:type="dxa"/>
            <w:shd w:val="clear" w:color="auto" w:fill="auto"/>
            <w:vAlign w:val="center"/>
          </w:tcPr>
          <w:p w14:paraId="36CEA0C8" w14:textId="77777777" w:rsidR="00BC6704" w:rsidRPr="00D5163E" w:rsidRDefault="00BC6704" w:rsidP="007E081C">
            <w:pPr>
              <w:rPr>
                <w:rFonts w:cs="Calibri"/>
                <w:szCs w:val="20"/>
              </w:rPr>
            </w:pPr>
            <w:r w:rsidRPr="00D5163E">
              <w:rPr>
                <w:rFonts w:cs="Calibri"/>
                <w:szCs w:val="20"/>
              </w:rPr>
              <w:t>19,710</w:t>
            </w:r>
          </w:p>
        </w:tc>
        <w:tc>
          <w:tcPr>
            <w:tcW w:w="1175" w:type="dxa"/>
            <w:shd w:val="clear" w:color="auto" w:fill="auto"/>
            <w:vAlign w:val="center"/>
          </w:tcPr>
          <w:p w14:paraId="2FFADB92" w14:textId="77777777" w:rsidR="00BC6704" w:rsidRPr="00D5163E" w:rsidRDefault="00BC6704" w:rsidP="007E081C">
            <w:pPr>
              <w:rPr>
                <w:rFonts w:cs="Calibri"/>
                <w:szCs w:val="20"/>
              </w:rPr>
            </w:pPr>
            <w:r w:rsidRPr="00D5163E">
              <w:rPr>
                <w:rFonts w:cs="Calibri"/>
                <w:szCs w:val="20"/>
              </w:rPr>
              <w:t>19,710</w:t>
            </w:r>
          </w:p>
        </w:tc>
        <w:tc>
          <w:tcPr>
            <w:tcW w:w="1968" w:type="dxa"/>
            <w:shd w:val="clear" w:color="auto" w:fill="auto"/>
            <w:vAlign w:val="center"/>
          </w:tcPr>
          <w:p w14:paraId="45C62B62" w14:textId="77777777" w:rsidR="00BC6704" w:rsidRPr="00D5163E" w:rsidRDefault="00BC6704" w:rsidP="007E081C">
            <w:pPr>
              <w:rPr>
                <w:rFonts w:cs="Calibri"/>
                <w:szCs w:val="20"/>
              </w:rPr>
            </w:pPr>
            <w:r w:rsidRPr="00D5163E">
              <w:rPr>
                <w:rFonts w:cs="Calibri"/>
                <w:szCs w:val="20"/>
              </w:rPr>
              <w:t>7,665</w:t>
            </w:r>
          </w:p>
        </w:tc>
      </w:tr>
      <w:tr w:rsidR="00BC6704" w:rsidRPr="00D5163E" w14:paraId="509CBB36" w14:textId="77777777" w:rsidTr="00696431">
        <w:tc>
          <w:tcPr>
            <w:tcW w:w="2638" w:type="dxa"/>
            <w:shd w:val="clear" w:color="auto" w:fill="auto"/>
          </w:tcPr>
          <w:p w14:paraId="34FC5209" w14:textId="77777777" w:rsidR="00BC6704" w:rsidRPr="00D5163E" w:rsidRDefault="00BC6704" w:rsidP="007E081C">
            <w:pPr>
              <w:rPr>
                <w:rFonts w:cs="Calibri"/>
                <w:szCs w:val="20"/>
              </w:rPr>
            </w:pPr>
            <w:r w:rsidRPr="00D5163E">
              <w:rPr>
                <w:rFonts w:cs="Calibri"/>
                <w:szCs w:val="20"/>
              </w:rPr>
              <w:t>Percent Saving</w:t>
            </w:r>
          </w:p>
        </w:tc>
        <w:tc>
          <w:tcPr>
            <w:tcW w:w="1218" w:type="dxa"/>
            <w:shd w:val="clear" w:color="auto" w:fill="auto"/>
            <w:vAlign w:val="center"/>
          </w:tcPr>
          <w:p w14:paraId="4EE3F278" w14:textId="77777777" w:rsidR="00BC6704" w:rsidRPr="00D5163E" w:rsidRDefault="00BC6704" w:rsidP="007E081C">
            <w:pPr>
              <w:rPr>
                <w:rFonts w:cs="Calibri"/>
                <w:szCs w:val="20"/>
              </w:rPr>
            </w:pPr>
            <w:r w:rsidRPr="00D5163E">
              <w:rPr>
                <w:rFonts w:cs="Calibri"/>
                <w:szCs w:val="20"/>
              </w:rPr>
              <w:t>48%</w:t>
            </w:r>
          </w:p>
        </w:tc>
        <w:tc>
          <w:tcPr>
            <w:tcW w:w="1402" w:type="dxa"/>
            <w:shd w:val="clear" w:color="auto" w:fill="auto"/>
            <w:vAlign w:val="center"/>
          </w:tcPr>
          <w:p w14:paraId="19D9BF36" w14:textId="77777777" w:rsidR="00BC6704" w:rsidRPr="00D5163E" w:rsidRDefault="00BC6704" w:rsidP="007E081C">
            <w:pPr>
              <w:rPr>
                <w:rFonts w:cs="Calibri"/>
                <w:szCs w:val="20"/>
              </w:rPr>
            </w:pPr>
            <w:r w:rsidRPr="00D5163E">
              <w:rPr>
                <w:rFonts w:cs="Calibri"/>
                <w:szCs w:val="20"/>
              </w:rPr>
              <w:t>48%</w:t>
            </w:r>
          </w:p>
        </w:tc>
        <w:tc>
          <w:tcPr>
            <w:tcW w:w="1175" w:type="dxa"/>
            <w:shd w:val="clear" w:color="auto" w:fill="auto"/>
            <w:vAlign w:val="center"/>
          </w:tcPr>
          <w:p w14:paraId="51893762" w14:textId="77777777" w:rsidR="00BC6704" w:rsidRPr="00D5163E" w:rsidRDefault="00BC6704" w:rsidP="007E081C">
            <w:pPr>
              <w:rPr>
                <w:rFonts w:cs="Calibri"/>
                <w:szCs w:val="20"/>
              </w:rPr>
            </w:pPr>
            <w:r w:rsidRPr="00D5163E">
              <w:rPr>
                <w:rFonts w:cs="Calibri"/>
                <w:szCs w:val="20"/>
              </w:rPr>
              <w:t>64%</w:t>
            </w:r>
          </w:p>
        </w:tc>
        <w:tc>
          <w:tcPr>
            <w:tcW w:w="1175" w:type="dxa"/>
            <w:shd w:val="clear" w:color="auto" w:fill="auto"/>
            <w:vAlign w:val="center"/>
          </w:tcPr>
          <w:p w14:paraId="181E905B" w14:textId="77777777" w:rsidR="00BC6704" w:rsidRPr="00D5163E" w:rsidRDefault="00BC6704" w:rsidP="007E081C">
            <w:pPr>
              <w:rPr>
                <w:rFonts w:cs="Calibri"/>
                <w:szCs w:val="20"/>
              </w:rPr>
            </w:pPr>
            <w:r w:rsidRPr="00D5163E">
              <w:rPr>
                <w:rFonts w:cs="Calibri"/>
                <w:szCs w:val="20"/>
              </w:rPr>
              <w:t>64%</w:t>
            </w:r>
          </w:p>
        </w:tc>
        <w:tc>
          <w:tcPr>
            <w:tcW w:w="1968" w:type="dxa"/>
            <w:shd w:val="clear" w:color="auto" w:fill="auto"/>
            <w:vAlign w:val="center"/>
          </w:tcPr>
          <w:p w14:paraId="6794C028" w14:textId="77777777" w:rsidR="00BC6704" w:rsidRPr="00D5163E" w:rsidRDefault="00BC6704" w:rsidP="007E081C">
            <w:pPr>
              <w:rPr>
                <w:rFonts w:cs="Calibri"/>
                <w:szCs w:val="20"/>
              </w:rPr>
            </w:pPr>
            <w:r w:rsidRPr="00D5163E">
              <w:rPr>
                <w:rFonts w:cs="Calibri"/>
                <w:szCs w:val="20"/>
              </w:rPr>
              <w:t>57%</w:t>
            </w:r>
          </w:p>
        </w:tc>
      </w:tr>
      <w:tr w:rsidR="00BC6704" w:rsidRPr="00D5163E" w14:paraId="2F8C5073" w14:textId="77777777" w:rsidTr="00696431">
        <w:tc>
          <w:tcPr>
            <w:tcW w:w="2638" w:type="dxa"/>
            <w:shd w:val="clear" w:color="auto" w:fill="auto"/>
            <w:vAlign w:val="center"/>
          </w:tcPr>
          <w:p w14:paraId="27C6EA0D" w14:textId="77777777" w:rsidR="00BC6704" w:rsidRPr="00D5163E" w:rsidRDefault="00BC6704" w:rsidP="007E081C">
            <w:pPr>
              <w:rPr>
                <w:rFonts w:cs="Calibri"/>
                <w:szCs w:val="20"/>
              </w:rPr>
            </w:pPr>
            <w:r w:rsidRPr="00D5163E">
              <w:rPr>
                <w:rFonts w:cs="Calibri"/>
                <w:szCs w:val="20"/>
              </w:rPr>
              <w:lastRenderedPageBreak/>
              <w:t>Source of Percent saving</w:t>
            </w:r>
          </w:p>
        </w:tc>
        <w:tc>
          <w:tcPr>
            <w:tcW w:w="2620" w:type="dxa"/>
            <w:gridSpan w:val="2"/>
            <w:shd w:val="clear" w:color="auto" w:fill="auto"/>
            <w:vAlign w:val="center"/>
          </w:tcPr>
          <w:p w14:paraId="150DA9A0" w14:textId="77777777" w:rsidR="00BC6704" w:rsidRPr="00D5163E" w:rsidRDefault="00BC6704" w:rsidP="007E081C">
            <w:pPr>
              <w:rPr>
                <w:rFonts w:cs="Calibri"/>
                <w:szCs w:val="20"/>
              </w:rPr>
            </w:pPr>
            <w:r w:rsidRPr="00D5163E">
              <w:rPr>
                <w:rFonts w:cs="Calibri"/>
                <w:szCs w:val="20"/>
              </w:rPr>
              <w:t>Field survey</w:t>
            </w:r>
          </w:p>
        </w:tc>
        <w:tc>
          <w:tcPr>
            <w:tcW w:w="2350" w:type="dxa"/>
            <w:gridSpan w:val="2"/>
            <w:shd w:val="clear" w:color="auto" w:fill="auto"/>
            <w:vAlign w:val="center"/>
          </w:tcPr>
          <w:p w14:paraId="48311BBE" w14:textId="77777777" w:rsidR="00BC6704" w:rsidRPr="00D5163E" w:rsidRDefault="00BC6704" w:rsidP="007E081C">
            <w:pPr>
              <w:rPr>
                <w:rFonts w:cs="Calibri"/>
                <w:szCs w:val="20"/>
              </w:rPr>
            </w:pPr>
            <w:r w:rsidRPr="00D5163E">
              <w:rPr>
                <w:rFonts w:cs="Calibri"/>
                <w:szCs w:val="20"/>
              </w:rPr>
              <w:t>Field Survey</w:t>
            </w:r>
          </w:p>
        </w:tc>
        <w:tc>
          <w:tcPr>
            <w:tcW w:w="1968" w:type="dxa"/>
            <w:shd w:val="clear" w:color="auto" w:fill="auto"/>
            <w:vAlign w:val="center"/>
          </w:tcPr>
          <w:p w14:paraId="1F021FD7" w14:textId="65C38122" w:rsidR="00BC6704" w:rsidRPr="00D5163E" w:rsidRDefault="0009636A" w:rsidP="007E081C">
            <w:pPr>
              <w:rPr>
                <w:rFonts w:cs="Calibri"/>
                <w:szCs w:val="20"/>
              </w:rPr>
            </w:pPr>
            <w:r w:rsidRPr="002C2489">
              <w:rPr>
                <w:rFonts w:cs="Calibri"/>
                <w:noProof/>
                <w:position w:val="-22"/>
                <w:szCs w:val="20"/>
              </w:rPr>
              <w:object w:dxaOrig="1760" w:dyaOrig="580" w14:anchorId="0654AF9A">
                <v:shape id="_x0000_i1031" type="#_x0000_t75" alt="" style="width:84pt;height:30.75pt;mso-width-percent:0;mso-height-percent:0;mso-width-percent:0;mso-height-percent:0" o:ole="">
                  <v:imagedata r:id="rId68" o:title=""/>
                </v:shape>
                <o:OLEObject Type="Embed" ProgID="Equation.DSMT4" ShapeID="_x0000_i1031" DrawAspect="Content" ObjectID="_1649861275" r:id="rId69"/>
              </w:object>
            </w:r>
          </w:p>
        </w:tc>
      </w:tr>
      <w:tr w:rsidR="00BC6704" w:rsidRPr="00D5163E" w14:paraId="60A0D507" w14:textId="77777777" w:rsidTr="00696431">
        <w:tc>
          <w:tcPr>
            <w:tcW w:w="2638" w:type="dxa"/>
            <w:shd w:val="clear" w:color="auto" w:fill="auto"/>
          </w:tcPr>
          <w:p w14:paraId="34F72159" w14:textId="77777777" w:rsidR="00BC6704" w:rsidRPr="00D5163E" w:rsidRDefault="00BC6704" w:rsidP="007E081C">
            <w:pPr>
              <w:rPr>
                <w:rFonts w:cs="Calibri"/>
                <w:szCs w:val="20"/>
              </w:rPr>
            </w:pPr>
            <w:r w:rsidRPr="00D5163E">
              <w:rPr>
                <w:rFonts w:cs="Calibri"/>
                <w:szCs w:val="20"/>
              </w:rPr>
              <w:t>Energy Saving</w:t>
            </w:r>
          </w:p>
          <w:p w14:paraId="07C71772" w14:textId="77777777" w:rsidR="00BC6704" w:rsidRPr="00D5163E" w:rsidRDefault="00BC6704" w:rsidP="007E081C">
            <w:pPr>
              <w:rPr>
                <w:rFonts w:cs="Calibri"/>
                <w:szCs w:val="20"/>
              </w:rPr>
            </w:pPr>
            <w:r w:rsidRPr="00D5163E">
              <w:rPr>
                <w:rFonts w:cs="Calibri"/>
                <w:szCs w:val="20"/>
              </w:rPr>
              <w:t>(MWh/Year)</w:t>
            </w:r>
          </w:p>
        </w:tc>
        <w:tc>
          <w:tcPr>
            <w:tcW w:w="1218" w:type="dxa"/>
            <w:shd w:val="clear" w:color="auto" w:fill="auto"/>
            <w:vAlign w:val="center"/>
          </w:tcPr>
          <w:p w14:paraId="7BDB2828" w14:textId="77777777" w:rsidR="00BC6704" w:rsidRPr="00D5163E" w:rsidRDefault="00BC6704" w:rsidP="007E081C">
            <w:pPr>
              <w:rPr>
                <w:rFonts w:cs="Calibri"/>
                <w:szCs w:val="20"/>
              </w:rPr>
            </w:pPr>
            <w:r w:rsidRPr="00D5163E">
              <w:rPr>
                <w:rFonts w:cs="Calibri"/>
                <w:szCs w:val="20"/>
              </w:rPr>
              <w:t>225.12</w:t>
            </w:r>
          </w:p>
        </w:tc>
        <w:tc>
          <w:tcPr>
            <w:tcW w:w="1402" w:type="dxa"/>
            <w:shd w:val="clear" w:color="auto" w:fill="auto"/>
            <w:vAlign w:val="center"/>
          </w:tcPr>
          <w:p w14:paraId="21A08C21" w14:textId="77777777" w:rsidR="00BC6704" w:rsidRPr="00D5163E" w:rsidRDefault="00BC6704" w:rsidP="007E081C">
            <w:pPr>
              <w:rPr>
                <w:rFonts w:cs="Calibri"/>
                <w:szCs w:val="20"/>
              </w:rPr>
            </w:pPr>
            <w:r w:rsidRPr="00D5163E">
              <w:rPr>
                <w:rFonts w:cs="Calibri"/>
                <w:szCs w:val="20"/>
              </w:rPr>
              <w:t>65.76</w:t>
            </w:r>
          </w:p>
        </w:tc>
        <w:tc>
          <w:tcPr>
            <w:tcW w:w="1175" w:type="dxa"/>
            <w:shd w:val="clear" w:color="auto" w:fill="auto"/>
            <w:vAlign w:val="center"/>
          </w:tcPr>
          <w:p w14:paraId="272CA2BC" w14:textId="77777777" w:rsidR="00BC6704" w:rsidRPr="00D5163E" w:rsidRDefault="00BC6704" w:rsidP="007E081C">
            <w:pPr>
              <w:rPr>
                <w:rFonts w:cs="Calibri"/>
                <w:szCs w:val="20"/>
              </w:rPr>
            </w:pPr>
            <w:r w:rsidRPr="00D5163E">
              <w:rPr>
                <w:rFonts w:cs="Calibri"/>
                <w:szCs w:val="20"/>
              </w:rPr>
              <w:t>12,614.4</w:t>
            </w:r>
          </w:p>
        </w:tc>
        <w:tc>
          <w:tcPr>
            <w:tcW w:w="1175" w:type="dxa"/>
            <w:shd w:val="clear" w:color="auto" w:fill="auto"/>
            <w:vAlign w:val="center"/>
          </w:tcPr>
          <w:p w14:paraId="766BCA7B" w14:textId="77777777" w:rsidR="00BC6704" w:rsidRPr="00D5163E" w:rsidRDefault="00BC6704" w:rsidP="007E081C">
            <w:pPr>
              <w:rPr>
                <w:rFonts w:cs="Calibri"/>
                <w:szCs w:val="20"/>
              </w:rPr>
            </w:pPr>
            <w:r w:rsidRPr="00D5163E">
              <w:rPr>
                <w:rFonts w:cs="Calibri"/>
                <w:szCs w:val="20"/>
              </w:rPr>
              <w:t>12,614.4</w:t>
            </w:r>
          </w:p>
        </w:tc>
        <w:tc>
          <w:tcPr>
            <w:tcW w:w="1968" w:type="dxa"/>
            <w:shd w:val="clear" w:color="auto" w:fill="auto"/>
            <w:vAlign w:val="center"/>
          </w:tcPr>
          <w:p w14:paraId="2043B5C4" w14:textId="77777777" w:rsidR="00BC6704" w:rsidRPr="00D5163E" w:rsidRDefault="00BC6704" w:rsidP="007E081C">
            <w:pPr>
              <w:rPr>
                <w:rFonts w:cs="Calibri"/>
                <w:szCs w:val="20"/>
              </w:rPr>
            </w:pPr>
            <w:r w:rsidRPr="00D5163E">
              <w:rPr>
                <w:rFonts w:cs="Calibri"/>
                <w:szCs w:val="20"/>
              </w:rPr>
              <w:t>4,369.05</w:t>
            </w:r>
          </w:p>
        </w:tc>
      </w:tr>
      <w:tr w:rsidR="00BC6704" w:rsidRPr="00D5163E" w14:paraId="45D0DD37" w14:textId="77777777" w:rsidTr="00696431">
        <w:trPr>
          <w:trHeight w:val="562"/>
        </w:trPr>
        <w:tc>
          <w:tcPr>
            <w:tcW w:w="2638" w:type="dxa"/>
            <w:shd w:val="clear" w:color="auto" w:fill="auto"/>
          </w:tcPr>
          <w:p w14:paraId="1519498F" w14:textId="77777777" w:rsidR="00BC6704" w:rsidRPr="00D5163E" w:rsidRDefault="00BC6704" w:rsidP="007E081C">
            <w:pPr>
              <w:rPr>
                <w:rFonts w:cs="Calibri"/>
                <w:szCs w:val="20"/>
              </w:rPr>
            </w:pPr>
            <w:r w:rsidRPr="00D5163E">
              <w:rPr>
                <w:rFonts w:cs="Calibri"/>
                <w:szCs w:val="20"/>
              </w:rPr>
              <w:t xml:space="preserve">Emission Reduction </w:t>
            </w:r>
          </w:p>
          <w:p w14:paraId="0627A887" w14:textId="77777777" w:rsidR="00BC6704" w:rsidRPr="00D5163E" w:rsidRDefault="00BC6704" w:rsidP="007E081C">
            <w:pPr>
              <w:rPr>
                <w:rFonts w:cs="Calibri"/>
                <w:szCs w:val="20"/>
              </w:rPr>
            </w:pPr>
            <w:r w:rsidRPr="00D5163E">
              <w:rPr>
                <w:rFonts w:cs="Calibri"/>
                <w:szCs w:val="20"/>
              </w:rPr>
              <w:t>(ton CO</w:t>
            </w:r>
            <w:r w:rsidRPr="00D5163E">
              <w:rPr>
                <w:rFonts w:cs="Calibri"/>
                <w:szCs w:val="20"/>
                <w:vertAlign w:val="subscript"/>
              </w:rPr>
              <w:t>2eq</w:t>
            </w:r>
            <w:r w:rsidRPr="00D5163E">
              <w:rPr>
                <w:rFonts w:cs="Calibri"/>
                <w:szCs w:val="20"/>
              </w:rPr>
              <w:t>/year)</w:t>
            </w:r>
          </w:p>
        </w:tc>
        <w:tc>
          <w:tcPr>
            <w:tcW w:w="1218" w:type="dxa"/>
            <w:shd w:val="clear" w:color="auto" w:fill="auto"/>
            <w:vAlign w:val="center"/>
          </w:tcPr>
          <w:p w14:paraId="3A78F1A6" w14:textId="77777777" w:rsidR="00BC6704" w:rsidRPr="00D5163E" w:rsidRDefault="00BC6704" w:rsidP="007E081C">
            <w:pPr>
              <w:rPr>
                <w:rFonts w:cs="Calibri"/>
                <w:szCs w:val="20"/>
              </w:rPr>
            </w:pPr>
            <w:r w:rsidRPr="00D5163E">
              <w:rPr>
                <w:rFonts w:cs="Calibri"/>
                <w:szCs w:val="20"/>
              </w:rPr>
              <w:t>181.9</w:t>
            </w:r>
          </w:p>
        </w:tc>
        <w:tc>
          <w:tcPr>
            <w:tcW w:w="1402" w:type="dxa"/>
            <w:shd w:val="clear" w:color="auto" w:fill="auto"/>
            <w:vAlign w:val="center"/>
          </w:tcPr>
          <w:p w14:paraId="4CDB4665" w14:textId="77777777" w:rsidR="00BC6704" w:rsidRPr="00D5163E" w:rsidRDefault="00BC6704" w:rsidP="007E081C">
            <w:pPr>
              <w:rPr>
                <w:rFonts w:cs="Calibri"/>
                <w:szCs w:val="20"/>
              </w:rPr>
            </w:pPr>
            <w:r w:rsidRPr="00D5163E">
              <w:rPr>
                <w:rFonts w:cs="Calibri"/>
                <w:szCs w:val="20"/>
              </w:rPr>
              <w:t>53.13</w:t>
            </w:r>
          </w:p>
        </w:tc>
        <w:tc>
          <w:tcPr>
            <w:tcW w:w="1175" w:type="dxa"/>
            <w:shd w:val="clear" w:color="auto" w:fill="auto"/>
            <w:vAlign w:val="center"/>
          </w:tcPr>
          <w:p w14:paraId="13286969" w14:textId="77777777" w:rsidR="00BC6704" w:rsidRPr="00D5163E" w:rsidRDefault="00BC6704" w:rsidP="007E081C">
            <w:pPr>
              <w:rPr>
                <w:rFonts w:cs="Calibri"/>
                <w:szCs w:val="20"/>
              </w:rPr>
            </w:pPr>
            <w:r w:rsidRPr="00D5163E">
              <w:rPr>
                <w:rFonts w:cs="Calibri"/>
                <w:szCs w:val="20"/>
              </w:rPr>
              <w:t>10,192.43</w:t>
            </w:r>
          </w:p>
        </w:tc>
        <w:tc>
          <w:tcPr>
            <w:tcW w:w="1175" w:type="dxa"/>
            <w:shd w:val="clear" w:color="auto" w:fill="auto"/>
            <w:vAlign w:val="center"/>
          </w:tcPr>
          <w:p w14:paraId="10609705" w14:textId="77777777" w:rsidR="00BC6704" w:rsidRPr="00D5163E" w:rsidRDefault="00BC6704" w:rsidP="007E081C">
            <w:pPr>
              <w:rPr>
                <w:rFonts w:cs="Calibri"/>
                <w:szCs w:val="20"/>
              </w:rPr>
            </w:pPr>
            <w:r w:rsidRPr="00D5163E">
              <w:rPr>
                <w:rFonts w:cs="Calibri"/>
                <w:szCs w:val="20"/>
              </w:rPr>
              <w:t>10,192.43</w:t>
            </w:r>
          </w:p>
        </w:tc>
        <w:tc>
          <w:tcPr>
            <w:tcW w:w="1968" w:type="dxa"/>
            <w:shd w:val="clear" w:color="auto" w:fill="auto"/>
            <w:vAlign w:val="center"/>
          </w:tcPr>
          <w:p w14:paraId="648E654B" w14:textId="77777777" w:rsidR="00BC6704" w:rsidRPr="00D5163E" w:rsidRDefault="00BC6704" w:rsidP="007E081C">
            <w:pPr>
              <w:rPr>
                <w:rFonts w:cs="Calibri"/>
                <w:szCs w:val="20"/>
              </w:rPr>
            </w:pPr>
            <w:r w:rsidRPr="00D5163E">
              <w:rPr>
                <w:rFonts w:cs="Calibri"/>
                <w:szCs w:val="20"/>
              </w:rPr>
              <w:t>3,530.19</w:t>
            </w:r>
          </w:p>
        </w:tc>
      </w:tr>
      <w:tr w:rsidR="00BC6704" w:rsidRPr="00D5163E" w14:paraId="4C010519" w14:textId="77777777" w:rsidTr="00696431">
        <w:tc>
          <w:tcPr>
            <w:tcW w:w="2638" w:type="dxa"/>
            <w:shd w:val="clear" w:color="auto" w:fill="auto"/>
          </w:tcPr>
          <w:p w14:paraId="78C36131" w14:textId="77777777" w:rsidR="00BC6704" w:rsidRPr="00D5163E" w:rsidRDefault="00BC6704" w:rsidP="007E081C">
            <w:pPr>
              <w:rPr>
                <w:rFonts w:cs="Calibri"/>
                <w:szCs w:val="20"/>
              </w:rPr>
            </w:pPr>
            <w:r w:rsidRPr="00D5163E">
              <w:rPr>
                <w:rFonts w:cs="Calibri"/>
                <w:szCs w:val="20"/>
              </w:rPr>
              <w:t xml:space="preserve">Year when Implemented </w:t>
            </w:r>
          </w:p>
        </w:tc>
        <w:tc>
          <w:tcPr>
            <w:tcW w:w="1218" w:type="dxa"/>
            <w:shd w:val="clear" w:color="auto" w:fill="auto"/>
            <w:vAlign w:val="center"/>
          </w:tcPr>
          <w:p w14:paraId="7A748950" w14:textId="77777777" w:rsidR="00BC6704" w:rsidRPr="00D5163E" w:rsidRDefault="00BC6704" w:rsidP="007E081C">
            <w:pPr>
              <w:rPr>
                <w:rFonts w:cs="Calibri"/>
                <w:szCs w:val="20"/>
              </w:rPr>
            </w:pPr>
            <w:r w:rsidRPr="00D5163E">
              <w:rPr>
                <w:rFonts w:cs="Calibri"/>
                <w:szCs w:val="20"/>
              </w:rPr>
              <w:t>2018</w:t>
            </w:r>
          </w:p>
        </w:tc>
        <w:tc>
          <w:tcPr>
            <w:tcW w:w="1402" w:type="dxa"/>
            <w:shd w:val="clear" w:color="auto" w:fill="auto"/>
            <w:vAlign w:val="center"/>
          </w:tcPr>
          <w:p w14:paraId="63C4AD48" w14:textId="77777777" w:rsidR="00BC6704" w:rsidRPr="00D5163E" w:rsidRDefault="00BC6704" w:rsidP="007E081C">
            <w:pPr>
              <w:rPr>
                <w:rFonts w:cs="Calibri"/>
                <w:szCs w:val="20"/>
              </w:rPr>
            </w:pPr>
            <w:r w:rsidRPr="00D5163E">
              <w:rPr>
                <w:rFonts w:cs="Calibri"/>
                <w:szCs w:val="20"/>
              </w:rPr>
              <w:t>2018</w:t>
            </w:r>
          </w:p>
        </w:tc>
        <w:tc>
          <w:tcPr>
            <w:tcW w:w="1175" w:type="dxa"/>
            <w:shd w:val="clear" w:color="auto" w:fill="auto"/>
            <w:vAlign w:val="center"/>
          </w:tcPr>
          <w:p w14:paraId="0B38A0AA" w14:textId="77777777" w:rsidR="00BC6704" w:rsidRPr="00D5163E" w:rsidRDefault="00BC6704" w:rsidP="007E081C">
            <w:pPr>
              <w:rPr>
                <w:rFonts w:cs="Calibri"/>
                <w:szCs w:val="20"/>
              </w:rPr>
            </w:pPr>
            <w:r w:rsidRPr="00D5163E">
              <w:rPr>
                <w:rFonts w:cs="Calibri"/>
                <w:szCs w:val="20"/>
              </w:rPr>
              <w:t>2018</w:t>
            </w:r>
          </w:p>
        </w:tc>
        <w:tc>
          <w:tcPr>
            <w:tcW w:w="1175" w:type="dxa"/>
            <w:shd w:val="clear" w:color="auto" w:fill="auto"/>
            <w:vAlign w:val="center"/>
          </w:tcPr>
          <w:p w14:paraId="167856C1" w14:textId="77777777" w:rsidR="00BC6704" w:rsidRPr="00D5163E" w:rsidRDefault="00BC6704" w:rsidP="007E081C">
            <w:pPr>
              <w:rPr>
                <w:rFonts w:cs="Calibri"/>
                <w:szCs w:val="20"/>
              </w:rPr>
            </w:pPr>
            <w:r w:rsidRPr="00D5163E">
              <w:rPr>
                <w:rFonts w:cs="Calibri"/>
                <w:szCs w:val="20"/>
              </w:rPr>
              <w:t>2019</w:t>
            </w:r>
          </w:p>
        </w:tc>
        <w:tc>
          <w:tcPr>
            <w:tcW w:w="1968" w:type="dxa"/>
            <w:shd w:val="clear" w:color="auto" w:fill="auto"/>
            <w:vAlign w:val="center"/>
          </w:tcPr>
          <w:p w14:paraId="21A4D80C" w14:textId="77777777" w:rsidR="00BC6704" w:rsidRPr="00D5163E" w:rsidRDefault="00BC6704" w:rsidP="007E081C">
            <w:pPr>
              <w:rPr>
                <w:rFonts w:cs="Calibri"/>
                <w:szCs w:val="20"/>
              </w:rPr>
            </w:pPr>
            <w:r w:rsidRPr="00D5163E">
              <w:rPr>
                <w:rFonts w:cs="Calibri"/>
                <w:szCs w:val="20"/>
              </w:rPr>
              <w:t>2018</w:t>
            </w:r>
          </w:p>
        </w:tc>
      </w:tr>
      <w:tr w:rsidR="00BC6704" w:rsidRPr="00D5163E" w14:paraId="79561B59" w14:textId="77777777" w:rsidTr="00696431">
        <w:tc>
          <w:tcPr>
            <w:tcW w:w="2638" w:type="dxa"/>
            <w:shd w:val="clear" w:color="auto" w:fill="auto"/>
          </w:tcPr>
          <w:p w14:paraId="5E2D6786" w14:textId="77777777" w:rsidR="00BC6704" w:rsidRPr="00D5163E" w:rsidRDefault="00BC6704" w:rsidP="007E081C">
            <w:pPr>
              <w:rPr>
                <w:rFonts w:cs="Calibri"/>
                <w:szCs w:val="20"/>
              </w:rPr>
            </w:pPr>
            <w:r w:rsidRPr="00D5163E">
              <w:rPr>
                <w:rFonts w:cs="Calibri"/>
                <w:szCs w:val="20"/>
              </w:rPr>
              <w:t>Number of Replication</w:t>
            </w:r>
          </w:p>
        </w:tc>
        <w:tc>
          <w:tcPr>
            <w:tcW w:w="1218" w:type="dxa"/>
            <w:shd w:val="clear" w:color="auto" w:fill="auto"/>
            <w:vAlign w:val="center"/>
          </w:tcPr>
          <w:p w14:paraId="0EE9588C" w14:textId="77777777" w:rsidR="00BC6704" w:rsidRPr="00D5163E" w:rsidRDefault="00BC6704" w:rsidP="007E081C">
            <w:pPr>
              <w:rPr>
                <w:rFonts w:cs="Calibri"/>
                <w:szCs w:val="20"/>
              </w:rPr>
            </w:pPr>
            <w:r w:rsidRPr="00D5163E">
              <w:rPr>
                <w:rFonts w:cs="Calibri"/>
                <w:szCs w:val="20"/>
              </w:rPr>
              <w:t>1</w:t>
            </w:r>
          </w:p>
        </w:tc>
        <w:tc>
          <w:tcPr>
            <w:tcW w:w="1402" w:type="dxa"/>
            <w:shd w:val="clear" w:color="auto" w:fill="auto"/>
            <w:vAlign w:val="center"/>
          </w:tcPr>
          <w:p w14:paraId="28F6B6AC" w14:textId="77777777" w:rsidR="00BC6704" w:rsidRPr="00D5163E" w:rsidRDefault="00BC6704" w:rsidP="007E081C">
            <w:pPr>
              <w:rPr>
                <w:rFonts w:cs="Calibri"/>
                <w:szCs w:val="20"/>
              </w:rPr>
            </w:pPr>
            <w:r w:rsidRPr="00D5163E">
              <w:rPr>
                <w:rFonts w:cs="Calibri"/>
                <w:szCs w:val="20"/>
              </w:rPr>
              <w:t>7</w:t>
            </w:r>
          </w:p>
        </w:tc>
        <w:tc>
          <w:tcPr>
            <w:tcW w:w="1175" w:type="dxa"/>
            <w:shd w:val="clear" w:color="auto" w:fill="auto"/>
            <w:vAlign w:val="center"/>
          </w:tcPr>
          <w:p w14:paraId="1BCAA6B9" w14:textId="77777777" w:rsidR="00BC6704" w:rsidRPr="00D5163E" w:rsidRDefault="00BC6704" w:rsidP="007E081C">
            <w:pPr>
              <w:rPr>
                <w:rFonts w:cs="Calibri"/>
                <w:szCs w:val="20"/>
              </w:rPr>
            </w:pPr>
            <w:r w:rsidRPr="00D5163E">
              <w:rPr>
                <w:rFonts w:cs="Calibri"/>
                <w:szCs w:val="20"/>
              </w:rPr>
              <w:t>1</w:t>
            </w:r>
          </w:p>
        </w:tc>
        <w:tc>
          <w:tcPr>
            <w:tcW w:w="1175" w:type="dxa"/>
            <w:shd w:val="clear" w:color="auto" w:fill="auto"/>
            <w:vAlign w:val="center"/>
          </w:tcPr>
          <w:p w14:paraId="486AD090" w14:textId="77777777" w:rsidR="00BC6704" w:rsidRPr="00D5163E" w:rsidRDefault="00BC6704" w:rsidP="007E081C">
            <w:pPr>
              <w:rPr>
                <w:rFonts w:cs="Calibri"/>
                <w:szCs w:val="20"/>
              </w:rPr>
            </w:pPr>
            <w:r w:rsidRPr="00D5163E">
              <w:rPr>
                <w:rFonts w:cs="Calibri"/>
                <w:szCs w:val="20"/>
              </w:rPr>
              <w:t>1</w:t>
            </w:r>
          </w:p>
        </w:tc>
        <w:tc>
          <w:tcPr>
            <w:tcW w:w="1968" w:type="dxa"/>
            <w:shd w:val="clear" w:color="auto" w:fill="auto"/>
            <w:vAlign w:val="center"/>
          </w:tcPr>
          <w:p w14:paraId="44CFF77C" w14:textId="77777777" w:rsidR="00BC6704" w:rsidRPr="00D5163E" w:rsidRDefault="00BC6704" w:rsidP="007E081C">
            <w:pPr>
              <w:rPr>
                <w:rFonts w:cs="Calibri"/>
                <w:szCs w:val="20"/>
              </w:rPr>
            </w:pPr>
            <w:r w:rsidRPr="00D5163E">
              <w:rPr>
                <w:rFonts w:cs="Calibri"/>
                <w:szCs w:val="20"/>
              </w:rPr>
              <w:t>-</w:t>
            </w:r>
          </w:p>
        </w:tc>
      </w:tr>
      <w:tr w:rsidR="00BC6704" w:rsidRPr="00D5163E" w14:paraId="562E7650" w14:textId="77777777" w:rsidTr="00696431">
        <w:tc>
          <w:tcPr>
            <w:tcW w:w="2638" w:type="dxa"/>
            <w:shd w:val="clear" w:color="auto" w:fill="auto"/>
          </w:tcPr>
          <w:p w14:paraId="77641439" w14:textId="77777777" w:rsidR="00BC6704" w:rsidRPr="00D5163E" w:rsidRDefault="00BC6704" w:rsidP="007E081C">
            <w:pPr>
              <w:rPr>
                <w:rFonts w:cs="Calibri"/>
                <w:szCs w:val="20"/>
              </w:rPr>
            </w:pPr>
            <w:r w:rsidRPr="00D5163E">
              <w:rPr>
                <w:rFonts w:cs="Calibri"/>
                <w:szCs w:val="20"/>
              </w:rPr>
              <w:t xml:space="preserve">Year when replications were Implemented </w:t>
            </w:r>
          </w:p>
        </w:tc>
        <w:tc>
          <w:tcPr>
            <w:tcW w:w="1218" w:type="dxa"/>
            <w:shd w:val="clear" w:color="auto" w:fill="auto"/>
            <w:vAlign w:val="center"/>
          </w:tcPr>
          <w:p w14:paraId="5568C851" w14:textId="77777777" w:rsidR="00BC6704" w:rsidRPr="00D5163E" w:rsidRDefault="00BC6704" w:rsidP="007E081C">
            <w:pPr>
              <w:rPr>
                <w:rFonts w:cs="Calibri"/>
                <w:szCs w:val="20"/>
              </w:rPr>
            </w:pPr>
            <w:r w:rsidRPr="00D5163E">
              <w:rPr>
                <w:rFonts w:cs="Calibri"/>
                <w:szCs w:val="20"/>
              </w:rPr>
              <w:t>2019</w:t>
            </w:r>
          </w:p>
        </w:tc>
        <w:tc>
          <w:tcPr>
            <w:tcW w:w="1402" w:type="dxa"/>
            <w:shd w:val="clear" w:color="auto" w:fill="auto"/>
            <w:vAlign w:val="center"/>
          </w:tcPr>
          <w:p w14:paraId="2FD99DC6" w14:textId="77777777" w:rsidR="00BC6704" w:rsidRPr="00D5163E" w:rsidRDefault="00BC6704" w:rsidP="007E081C">
            <w:pPr>
              <w:rPr>
                <w:rFonts w:cs="Calibri"/>
                <w:szCs w:val="20"/>
              </w:rPr>
            </w:pPr>
            <w:r w:rsidRPr="00D5163E">
              <w:rPr>
                <w:rFonts w:cs="Calibri"/>
                <w:szCs w:val="20"/>
              </w:rPr>
              <w:t>2019</w:t>
            </w:r>
          </w:p>
        </w:tc>
        <w:tc>
          <w:tcPr>
            <w:tcW w:w="1175" w:type="dxa"/>
            <w:shd w:val="clear" w:color="auto" w:fill="auto"/>
            <w:vAlign w:val="center"/>
          </w:tcPr>
          <w:p w14:paraId="4A86804F" w14:textId="77777777" w:rsidR="00BC6704" w:rsidRPr="00D5163E" w:rsidRDefault="00BC6704" w:rsidP="007E081C">
            <w:pPr>
              <w:rPr>
                <w:rFonts w:cs="Calibri"/>
                <w:szCs w:val="20"/>
              </w:rPr>
            </w:pPr>
            <w:r w:rsidRPr="00D5163E">
              <w:rPr>
                <w:rFonts w:cs="Calibri"/>
                <w:szCs w:val="20"/>
              </w:rPr>
              <w:t>2019</w:t>
            </w:r>
          </w:p>
        </w:tc>
        <w:tc>
          <w:tcPr>
            <w:tcW w:w="1175" w:type="dxa"/>
            <w:shd w:val="clear" w:color="auto" w:fill="auto"/>
            <w:vAlign w:val="center"/>
          </w:tcPr>
          <w:p w14:paraId="24F52633" w14:textId="77777777" w:rsidR="00BC6704" w:rsidRPr="00D5163E" w:rsidRDefault="00BC6704" w:rsidP="007E081C">
            <w:pPr>
              <w:rPr>
                <w:rFonts w:cs="Calibri"/>
                <w:szCs w:val="20"/>
              </w:rPr>
            </w:pPr>
            <w:r w:rsidRPr="00D5163E">
              <w:rPr>
                <w:rFonts w:cs="Calibri"/>
                <w:szCs w:val="20"/>
              </w:rPr>
              <w:t>2019</w:t>
            </w:r>
          </w:p>
        </w:tc>
        <w:tc>
          <w:tcPr>
            <w:tcW w:w="1968" w:type="dxa"/>
            <w:shd w:val="clear" w:color="auto" w:fill="auto"/>
            <w:vAlign w:val="center"/>
          </w:tcPr>
          <w:p w14:paraId="6BC741A6" w14:textId="77777777" w:rsidR="00BC6704" w:rsidRPr="00D5163E" w:rsidRDefault="00BC6704" w:rsidP="007E081C">
            <w:pPr>
              <w:rPr>
                <w:rFonts w:cs="Calibri"/>
                <w:szCs w:val="20"/>
              </w:rPr>
            </w:pPr>
          </w:p>
        </w:tc>
      </w:tr>
    </w:tbl>
    <w:p w14:paraId="4F7DC263" w14:textId="77777777" w:rsidR="00BC6704" w:rsidRPr="00D5163E" w:rsidRDefault="00BC6704" w:rsidP="007E081C">
      <w:pPr>
        <w:spacing w:after="0"/>
        <w:rPr>
          <w:rFonts w:cs="Calibri"/>
          <w:sz w:val="24"/>
        </w:rPr>
      </w:pPr>
    </w:p>
    <w:p w14:paraId="26973C50" w14:textId="77777777" w:rsidR="00BC6704" w:rsidRPr="00D5163E" w:rsidRDefault="00BC6704" w:rsidP="007E081C">
      <w:pPr>
        <w:spacing w:after="0"/>
        <w:rPr>
          <w:rFonts w:cs="Calibri"/>
          <w:sz w:val="24"/>
        </w:rPr>
      </w:pPr>
    </w:p>
    <w:p w14:paraId="12F19591" w14:textId="77777777" w:rsidR="00BC6704" w:rsidRPr="00D5163E" w:rsidRDefault="00BC6704" w:rsidP="007E081C">
      <w:pPr>
        <w:pStyle w:val="nomal"/>
        <w:jc w:val="both"/>
        <w:rPr>
          <w:rFonts w:ascii="Calibri" w:hAnsi="Calibri" w:cs="Calibri"/>
          <w:b/>
          <w:bCs/>
          <w:i/>
          <w:sz w:val="22"/>
          <w:szCs w:val="22"/>
          <w:lang w:val="en-US" w:eastAsia="en-US"/>
        </w:rPr>
      </w:pPr>
      <w:r w:rsidRPr="00D5163E">
        <w:rPr>
          <w:rFonts w:ascii="Calibri" w:hAnsi="Calibri" w:cs="Calibri"/>
          <w:b/>
          <w:bCs/>
          <w:i/>
          <w:sz w:val="22"/>
          <w:szCs w:val="22"/>
          <w:lang w:val="en-US" w:eastAsia="en-US"/>
        </w:rPr>
        <w:t>Results of Impact Calculations</w:t>
      </w:r>
    </w:p>
    <w:p w14:paraId="5903A09C" w14:textId="77777777" w:rsidR="00BC6704" w:rsidRPr="00D5163E" w:rsidRDefault="00BC6704" w:rsidP="007E081C">
      <w:pPr>
        <w:pStyle w:val="nomal"/>
        <w:jc w:val="both"/>
        <w:rPr>
          <w:rFonts w:ascii="Calibri" w:hAnsi="Calibri" w:cs="Calibri"/>
          <w:bCs/>
          <w:i/>
          <w:sz w:val="22"/>
          <w:szCs w:val="22"/>
          <w:lang w:val="en-US" w:eastAsia="en-US"/>
        </w:rPr>
      </w:pPr>
    </w:p>
    <w:p w14:paraId="7B355EB4" w14:textId="389EB135" w:rsidR="00BC6704" w:rsidRPr="00D5163E" w:rsidRDefault="00BC6704" w:rsidP="007E081C">
      <w:pPr>
        <w:pStyle w:val="ListParagraph"/>
        <w:ind w:left="0"/>
        <w:jc w:val="both"/>
        <w:rPr>
          <w:rFonts w:ascii="Calibri" w:hAnsi="Calibri" w:cs="Calibri"/>
          <w:sz w:val="22"/>
          <w:szCs w:val="22"/>
        </w:rPr>
      </w:pPr>
      <w:r w:rsidRPr="00D5163E">
        <w:rPr>
          <w:rFonts w:ascii="Calibri" w:hAnsi="Calibri" w:cs="Calibri"/>
          <w:bCs/>
          <w:sz w:val="22"/>
          <w:szCs w:val="22"/>
        </w:rPr>
        <w:t xml:space="preserve">The goal of ADLIGHT project is the reduction of GHG emissions due to reduced electricity consumption in lighting system in Indonesia. Assuming the project will start in 2018, </w:t>
      </w:r>
      <w:r w:rsidRPr="00D5163E">
        <w:rPr>
          <w:rFonts w:ascii="Calibri" w:hAnsi="Calibri" w:cs="Calibri"/>
          <w:sz w:val="22"/>
          <w:szCs w:val="22"/>
        </w:rPr>
        <w:t xml:space="preserve">the ADLIGHT Project will result in a cumulative electricity savings of 77.45 </w:t>
      </w:r>
      <w:r w:rsidRPr="00D5163E">
        <w:rPr>
          <w:rFonts w:asciiTheme="majorHAnsi" w:hAnsiTheme="majorHAnsi" w:cs="Calibri"/>
          <w:sz w:val="22"/>
          <w:szCs w:val="22"/>
        </w:rPr>
        <w:t xml:space="preserve">GWh </w:t>
      </w:r>
      <w:r w:rsidR="00AC2846" w:rsidRPr="00D5163E">
        <w:rPr>
          <w:rFonts w:asciiTheme="majorHAnsi" w:hAnsiTheme="majorHAnsi" w:cs="Calibri"/>
          <w:sz w:val="22"/>
          <w:szCs w:val="22"/>
        </w:rPr>
        <w:t>(278,820,000 MJ)</w:t>
      </w:r>
      <w:r w:rsidR="00AC2846" w:rsidRPr="00D5163E">
        <w:rPr>
          <w:rFonts w:cs="Calibri"/>
          <w:sz w:val="18"/>
          <w:szCs w:val="18"/>
        </w:rPr>
        <w:t xml:space="preserve"> </w:t>
      </w:r>
      <w:r w:rsidRPr="00D5163E">
        <w:rPr>
          <w:rFonts w:ascii="Calibri" w:hAnsi="Calibri" w:cs="Calibri"/>
          <w:sz w:val="22"/>
          <w:szCs w:val="22"/>
        </w:rPr>
        <w:t>by 2020 or at the end of the project in Year 3 against a baseline electricity consumption of 40.98 TWh/year in 2016. The equivalent reduction of CO</w:t>
      </w:r>
      <w:r w:rsidRPr="00D5163E">
        <w:rPr>
          <w:rFonts w:ascii="Calibri" w:hAnsi="Calibri" w:cs="Calibri"/>
          <w:sz w:val="22"/>
          <w:szCs w:val="22"/>
          <w:vertAlign w:val="subscript"/>
        </w:rPr>
        <w:t>2</w:t>
      </w:r>
      <w:r w:rsidRPr="00D5163E">
        <w:rPr>
          <w:rFonts w:ascii="Calibri" w:hAnsi="Calibri" w:cs="Calibri"/>
          <w:sz w:val="22"/>
          <w:szCs w:val="22"/>
        </w:rPr>
        <w:t xml:space="preserve"> emissions is estimated at 62.57 kilotons (kt) CO</w:t>
      </w:r>
      <w:r w:rsidRPr="00D5163E">
        <w:rPr>
          <w:rFonts w:ascii="Calibri" w:hAnsi="Calibri" w:cs="Calibri"/>
          <w:sz w:val="22"/>
          <w:szCs w:val="22"/>
          <w:vertAlign w:val="subscript"/>
        </w:rPr>
        <w:t xml:space="preserve">2 </w:t>
      </w:r>
      <w:r w:rsidRPr="00D5163E">
        <w:rPr>
          <w:rFonts w:ascii="Calibri" w:hAnsi="Calibri" w:cs="Calibri"/>
          <w:sz w:val="22"/>
          <w:szCs w:val="22"/>
        </w:rPr>
        <w:t>by the year 2020.</w:t>
      </w:r>
    </w:p>
    <w:p w14:paraId="497F1E05" w14:textId="77777777" w:rsidR="00BC6704" w:rsidRPr="00D5163E" w:rsidRDefault="00BC6704" w:rsidP="007E081C">
      <w:pPr>
        <w:pStyle w:val="ListParagraph"/>
        <w:ind w:left="0"/>
        <w:jc w:val="both"/>
        <w:rPr>
          <w:rFonts w:ascii="Calibri" w:hAnsi="Calibri" w:cs="Calibri"/>
          <w:sz w:val="22"/>
          <w:szCs w:val="22"/>
        </w:rPr>
      </w:pPr>
    </w:p>
    <w:p w14:paraId="2CAF7E9C" w14:textId="6B7F4846" w:rsidR="00BC6704" w:rsidRPr="00D5163E" w:rsidRDefault="00BC6704" w:rsidP="007E081C">
      <w:pPr>
        <w:jc w:val="center"/>
        <w:rPr>
          <w:rFonts w:cs="Calibri"/>
          <w:b/>
          <w:sz w:val="22"/>
          <w:szCs w:val="22"/>
        </w:rPr>
      </w:pPr>
      <w:r w:rsidRPr="00D5163E">
        <w:rPr>
          <w:rFonts w:cs="Calibri"/>
          <w:b/>
          <w:sz w:val="22"/>
          <w:szCs w:val="22"/>
        </w:rPr>
        <w:t xml:space="preserve">Table </w:t>
      </w:r>
      <w:r w:rsidR="00856C95" w:rsidRPr="00D5163E">
        <w:rPr>
          <w:rFonts w:cs="Calibri"/>
          <w:b/>
          <w:sz w:val="22"/>
          <w:szCs w:val="22"/>
        </w:rPr>
        <w:t>L</w:t>
      </w:r>
      <w:r w:rsidRPr="00D5163E">
        <w:rPr>
          <w:rFonts w:cs="Calibri"/>
          <w:b/>
          <w:sz w:val="22"/>
          <w:szCs w:val="22"/>
        </w:rPr>
        <w:t>.8: Energy Saving and Emission Reduction of the Project</w:t>
      </w:r>
    </w:p>
    <w:p w14:paraId="6398E383" w14:textId="77777777" w:rsidR="00BC6704" w:rsidRPr="00D5163E" w:rsidRDefault="00BC6704" w:rsidP="007E081C">
      <w:pPr>
        <w:rPr>
          <w:rFonts w:cs="Calibri"/>
          <w:b/>
          <w:sz w:val="22"/>
          <w:szCs w:val="22"/>
        </w:rPr>
      </w:pPr>
    </w:p>
    <w:tbl>
      <w:tblPr>
        <w:tblW w:w="91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0"/>
        <w:gridCol w:w="1600"/>
        <w:gridCol w:w="1235"/>
      </w:tblGrid>
      <w:tr w:rsidR="00BC6704" w:rsidRPr="00D5163E" w14:paraId="142CDAD9" w14:textId="77777777" w:rsidTr="00696431">
        <w:trPr>
          <w:trHeight w:val="255"/>
        </w:trPr>
        <w:tc>
          <w:tcPr>
            <w:tcW w:w="6300" w:type="dxa"/>
            <w:shd w:val="clear" w:color="auto" w:fill="auto"/>
            <w:vAlign w:val="center"/>
            <w:hideMark/>
          </w:tcPr>
          <w:p w14:paraId="7B5D054F" w14:textId="77777777" w:rsidR="00BC6704" w:rsidRPr="00D5163E" w:rsidRDefault="00BC6704" w:rsidP="007E081C">
            <w:pPr>
              <w:rPr>
                <w:rFonts w:cs="Calibri"/>
                <w:b/>
                <w:bCs/>
                <w:u w:val="single"/>
              </w:rPr>
            </w:pPr>
            <w:r w:rsidRPr="00D5163E">
              <w:rPr>
                <w:rFonts w:cs="Calibri"/>
                <w:b/>
                <w:bCs/>
                <w:u w:val="single"/>
              </w:rPr>
              <w:t>ADLIGHT Project</w:t>
            </w:r>
          </w:p>
        </w:tc>
        <w:tc>
          <w:tcPr>
            <w:tcW w:w="1600" w:type="dxa"/>
            <w:shd w:val="clear" w:color="auto" w:fill="auto"/>
            <w:vAlign w:val="center"/>
            <w:hideMark/>
          </w:tcPr>
          <w:p w14:paraId="3AA1970B" w14:textId="77777777" w:rsidR="00BC6704" w:rsidRPr="00D5163E" w:rsidRDefault="00BC6704" w:rsidP="007E081C">
            <w:pPr>
              <w:rPr>
                <w:rFonts w:cs="Calibri"/>
                <w:b/>
              </w:rPr>
            </w:pPr>
            <w:r w:rsidRPr="00D5163E">
              <w:rPr>
                <w:rFonts w:cs="Calibri"/>
                <w:b/>
              </w:rPr>
              <w:t>Value</w:t>
            </w:r>
          </w:p>
        </w:tc>
        <w:tc>
          <w:tcPr>
            <w:tcW w:w="1235" w:type="dxa"/>
            <w:vAlign w:val="center"/>
          </w:tcPr>
          <w:p w14:paraId="642C57B0" w14:textId="77777777" w:rsidR="00BC6704" w:rsidRPr="00D5163E" w:rsidRDefault="00BC6704" w:rsidP="007E081C">
            <w:pPr>
              <w:rPr>
                <w:rFonts w:cs="Calibri"/>
                <w:b/>
              </w:rPr>
            </w:pPr>
            <w:r w:rsidRPr="00D5163E">
              <w:rPr>
                <w:rFonts w:cs="Calibri"/>
                <w:b/>
              </w:rPr>
              <w:t>Notes</w:t>
            </w:r>
          </w:p>
        </w:tc>
      </w:tr>
      <w:tr w:rsidR="00BC6704" w:rsidRPr="00D5163E" w14:paraId="5FCE3B0D" w14:textId="77777777" w:rsidTr="00B94BF0">
        <w:trPr>
          <w:trHeight w:val="255"/>
        </w:trPr>
        <w:tc>
          <w:tcPr>
            <w:tcW w:w="6300" w:type="dxa"/>
            <w:shd w:val="clear" w:color="auto" w:fill="auto"/>
            <w:vAlign w:val="center"/>
          </w:tcPr>
          <w:p w14:paraId="17D47D7E" w14:textId="71EB2A53" w:rsidR="00BC6704" w:rsidRPr="00D5163E" w:rsidRDefault="00BC6704" w:rsidP="007E081C">
            <w:pPr>
              <w:rPr>
                <w:rFonts w:cs="Calibri"/>
                <w:b/>
                <w:bCs/>
                <w:color w:val="000000"/>
                <w:u w:val="single"/>
              </w:rPr>
            </w:pPr>
          </w:p>
        </w:tc>
        <w:tc>
          <w:tcPr>
            <w:tcW w:w="1600" w:type="dxa"/>
            <w:shd w:val="clear" w:color="auto" w:fill="auto"/>
            <w:vAlign w:val="center"/>
          </w:tcPr>
          <w:p w14:paraId="4DDF0943" w14:textId="65C3A17E" w:rsidR="00BC6704" w:rsidRPr="00D5163E" w:rsidRDefault="00BC6704" w:rsidP="007E081C">
            <w:pPr>
              <w:rPr>
                <w:rFonts w:cs="Calibri"/>
              </w:rPr>
            </w:pPr>
          </w:p>
        </w:tc>
        <w:tc>
          <w:tcPr>
            <w:tcW w:w="1235" w:type="dxa"/>
          </w:tcPr>
          <w:p w14:paraId="00733BEA" w14:textId="77777777" w:rsidR="00BC6704" w:rsidRPr="00D5163E" w:rsidRDefault="00BC6704" w:rsidP="007E081C">
            <w:pPr>
              <w:rPr>
                <w:rFonts w:cs="Calibri"/>
              </w:rPr>
            </w:pPr>
          </w:p>
        </w:tc>
      </w:tr>
      <w:tr w:rsidR="00BC6704" w:rsidRPr="00D5163E" w14:paraId="216D7C79" w14:textId="77777777" w:rsidTr="00B94BF0">
        <w:trPr>
          <w:trHeight w:val="70"/>
        </w:trPr>
        <w:tc>
          <w:tcPr>
            <w:tcW w:w="6300" w:type="dxa"/>
            <w:shd w:val="clear" w:color="auto" w:fill="auto"/>
            <w:vAlign w:val="center"/>
          </w:tcPr>
          <w:p w14:paraId="05BC40A9" w14:textId="71D22589" w:rsidR="00BC6704" w:rsidRPr="00D5163E" w:rsidRDefault="00BC6704" w:rsidP="007E081C">
            <w:pPr>
              <w:rPr>
                <w:rFonts w:cs="Calibri"/>
                <w:color w:val="000000"/>
              </w:rPr>
            </w:pPr>
          </w:p>
        </w:tc>
        <w:tc>
          <w:tcPr>
            <w:tcW w:w="1600" w:type="dxa"/>
            <w:shd w:val="clear" w:color="auto" w:fill="auto"/>
            <w:vAlign w:val="center"/>
          </w:tcPr>
          <w:p w14:paraId="220957A8" w14:textId="0ABDC80B" w:rsidR="00BC6704" w:rsidRPr="00D5163E" w:rsidRDefault="00BC6704" w:rsidP="007E081C">
            <w:pPr>
              <w:rPr>
                <w:rFonts w:cs="Calibri"/>
                <w:color w:val="000000"/>
              </w:rPr>
            </w:pPr>
          </w:p>
        </w:tc>
        <w:tc>
          <w:tcPr>
            <w:tcW w:w="1235" w:type="dxa"/>
            <w:shd w:val="clear" w:color="auto" w:fill="auto"/>
          </w:tcPr>
          <w:p w14:paraId="5B748DB7" w14:textId="77777777" w:rsidR="00BC6704" w:rsidRPr="00D5163E" w:rsidRDefault="00BC6704" w:rsidP="007E081C">
            <w:pPr>
              <w:rPr>
                <w:rFonts w:cs="Calibri"/>
                <w:color w:val="000000"/>
              </w:rPr>
            </w:pPr>
          </w:p>
        </w:tc>
      </w:tr>
      <w:tr w:rsidR="00BC6704" w:rsidRPr="00D5163E" w14:paraId="40535502" w14:textId="77777777" w:rsidTr="00696431">
        <w:trPr>
          <w:trHeight w:val="255"/>
        </w:trPr>
        <w:tc>
          <w:tcPr>
            <w:tcW w:w="6300" w:type="dxa"/>
            <w:shd w:val="clear" w:color="auto" w:fill="auto"/>
            <w:vAlign w:val="center"/>
            <w:hideMark/>
          </w:tcPr>
          <w:p w14:paraId="004D0361" w14:textId="54EA687B" w:rsidR="00BC6704" w:rsidRPr="00D5163E" w:rsidRDefault="00BC6704" w:rsidP="007E081C">
            <w:pPr>
              <w:rPr>
                <w:rFonts w:cs="Calibri"/>
                <w:b/>
                <w:bCs/>
                <w:color w:val="000000"/>
                <w:u w:val="single"/>
              </w:rPr>
            </w:pPr>
            <w:r w:rsidRPr="00D5163E">
              <w:rPr>
                <w:rFonts w:cs="Calibri"/>
                <w:b/>
                <w:bCs/>
                <w:color w:val="000000"/>
                <w:u w:val="single"/>
              </w:rPr>
              <w:t xml:space="preserve">I - Direct </w:t>
            </w:r>
          </w:p>
        </w:tc>
        <w:tc>
          <w:tcPr>
            <w:tcW w:w="1600" w:type="dxa"/>
            <w:shd w:val="clear" w:color="auto" w:fill="auto"/>
            <w:vAlign w:val="center"/>
            <w:hideMark/>
          </w:tcPr>
          <w:p w14:paraId="2587566A" w14:textId="77777777" w:rsidR="00BC6704" w:rsidRPr="00D5163E" w:rsidRDefault="00BC6704" w:rsidP="007E081C">
            <w:pPr>
              <w:rPr>
                <w:rFonts w:cs="Calibri"/>
                <w:color w:val="000000"/>
              </w:rPr>
            </w:pPr>
            <w:r w:rsidRPr="00D5163E">
              <w:rPr>
                <w:rFonts w:cs="Calibri"/>
                <w:color w:val="000000"/>
              </w:rPr>
              <w:t> </w:t>
            </w:r>
          </w:p>
        </w:tc>
        <w:tc>
          <w:tcPr>
            <w:tcW w:w="1235" w:type="dxa"/>
            <w:shd w:val="clear" w:color="auto" w:fill="auto"/>
          </w:tcPr>
          <w:p w14:paraId="540AE07F" w14:textId="77777777" w:rsidR="00BC6704" w:rsidRPr="00D5163E" w:rsidRDefault="00BC6704" w:rsidP="007E081C">
            <w:pPr>
              <w:rPr>
                <w:rFonts w:cs="Calibri"/>
                <w:color w:val="000000"/>
              </w:rPr>
            </w:pPr>
          </w:p>
        </w:tc>
      </w:tr>
      <w:tr w:rsidR="00BC6704" w:rsidRPr="00D5163E" w14:paraId="63AE7186" w14:textId="77777777" w:rsidTr="00696431">
        <w:trPr>
          <w:trHeight w:val="70"/>
        </w:trPr>
        <w:tc>
          <w:tcPr>
            <w:tcW w:w="6300" w:type="dxa"/>
            <w:shd w:val="clear" w:color="auto" w:fill="auto"/>
            <w:vAlign w:val="center"/>
            <w:hideMark/>
          </w:tcPr>
          <w:p w14:paraId="57F104A4" w14:textId="3FB718FD" w:rsidR="00BC6704" w:rsidRPr="00D5163E" w:rsidRDefault="00BC6704" w:rsidP="007E081C">
            <w:pPr>
              <w:rPr>
                <w:rFonts w:cs="Calibri"/>
                <w:color w:val="000000"/>
              </w:rPr>
            </w:pPr>
            <w:r w:rsidRPr="00D5163E">
              <w:rPr>
                <w:rFonts w:cs="Calibri"/>
                <w:color w:val="000000"/>
              </w:rPr>
              <w:t>Direct CO</w:t>
            </w:r>
            <w:r w:rsidRPr="00D5163E">
              <w:rPr>
                <w:rFonts w:cs="Calibri"/>
                <w:color w:val="000000"/>
                <w:vertAlign w:val="subscript"/>
              </w:rPr>
              <w:t>2</w:t>
            </w:r>
            <w:r w:rsidRPr="00D5163E">
              <w:rPr>
                <w:rFonts w:cs="Calibri"/>
                <w:color w:val="000000"/>
              </w:rPr>
              <w:t xml:space="preserve"> emission reductions (t CO</w:t>
            </w:r>
            <w:r w:rsidRPr="00D5163E">
              <w:rPr>
                <w:rFonts w:cs="Calibri"/>
                <w:color w:val="000000"/>
                <w:vertAlign w:val="subscript"/>
              </w:rPr>
              <w:t>2</w:t>
            </w:r>
            <w:r w:rsidRPr="00D5163E">
              <w:rPr>
                <w:rFonts w:cs="Calibri"/>
                <w:color w:val="000000"/>
              </w:rPr>
              <w:t>)</w:t>
            </w:r>
          </w:p>
        </w:tc>
        <w:tc>
          <w:tcPr>
            <w:tcW w:w="1600" w:type="dxa"/>
            <w:shd w:val="clear" w:color="auto" w:fill="auto"/>
            <w:vAlign w:val="center"/>
            <w:hideMark/>
          </w:tcPr>
          <w:p w14:paraId="544BFC64" w14:textId="77777777" w:rsidR="00BC6704" w:rsidRPr="00D5163E" w:rsidRDefault="00BC6704" w:rsidP="007E081C">
            <w:pPr>
              <w:rPr>
                <w:rFonts w:cs="Calibri"/>
                <w:color w:val="000000"/>
              </w:rPr>
            </w:pPr>
            <w:r w:rsidRPr="00D5163E">
              <w:rPr>
                <w:rFonts w:cs="Calibri"/>
                <w:color w:val="000000"/>
              </w:rPr>
              <w:t>548,766</w:t>
            </w:r>
          </w:p>
        </w:tc>
        <w:tc>
          <w:tcPr>
            <w:tcW w:w="1235" w:type="dxa"/>
            <w:shd w:val="clear" w:color="auto" w:fill="auto"/>
            <w:vAlign w:val="center"/>
          </w:tcPr>
          <w:p w14:paraId="021E68FD" w14:textId="77777777" w:rsidR="00BC6704" w:rsidRPr="00D5163E" w:rsidRDefault="00BC6704" w:rsidP="007E081C">
            <w:pPr>
              <w:rPr>
                <w:rFonts w:cs="Calibri"/>
                <w:color w:val="000000"/>
              </w:rPr>
            </w:pPr>
            <w:r w:rsidRPr="00D5163E">
              <w:rPr>
                <w:rFonts w:cs="Calibri"/>
                <w:color w:val="000000"/>
              </w:rPr>
              <w:t>(1)</w:t>
            </w:r>
          </w:p>
        </w:tc>
      </w:tr>
      <w:tr w:rsidR="00BC6704" w:rsidRPr="00D5163E" w14:paraId="42992FBC" w14:textId="77777777" w:rsidTr="00696431">
        <w:trPr>
          <w:trHeight w:val="255"/>
        </w:trPr>
        <w:tc>
          <w:tcPr>
            <w:tcW w:w="6300" w:type="dxa"/>
            <w:shd w:val="clear" w:color="auto" w:fill="auto"/>
            <w:vAlign w:val="center"/>
            <w:hideMark/>
          </w:tcPr>
          <w:p w14:paraId="364603B0" w14:textId="6E4687BC" w:rsidR="00BC6704" w:rsidRPr="00D5163E" w:rsidRDefault="00BC6704" w:rsidP="007E081C">
            <w:pPr>
              <w:rPr>
                <w:rFonts w:cs="Calibri"/>
                <w:b/>
                <w:bCs/>
                <w:color w:val="000000"/>
                <w:u w:val="single"/>
              </w:rPr>
            </w:pPr>
            <w:r w:rsidRPr="00D5163E">
              <w:rPr>
                <w:rFonts w:cs="Calibri"/>
                <w:b/>
                <w:bCs/>
                <w:color w:val="000000"/>
                <w:u w:val="single"/>
              </w:rPr>
              <w:t>III– Indirect</w:t>
            </w:r>
          </w:p>
        </w:tc>
        <w:tc>
          <w:tcPr>
            <w:tcW w:w="1600" w:type="dxa"/>
            <w:shd w:val="clear" w:color="auto" w:fill="auto"/>
            <w:vAlign w:val="center"/>
            <w:hideMark/>
          </w:tcPr>
          <w:p w14:paraId="370857E5" w14:textId="77777777" w:rsidR="00BC6704" w:rsidRPr="00D5163E" w:rsidRDefault="00BC6704" w:rsidP="007E081C">
            <w:pPr>
              <w:rPr>
                <w:rFonts w:cs="Calibri"/>
                <w:color w:val="000000"/>
              </w:rPr>
            </w:pPr>
            <w:r w:rsidRPr="00D5163E">
              <w:rPr>
                <w:rFonts w:cs="Calibri"/>
                <w:color w:val="000000"/>
              </w:rPr>
              <w:t> </w:t>
            </w:r>
          </w:p>
        </w:tc>
        <w:tc>
          <w:tcPr>
            <w:tcW w:w="1235" w:type="dxa"/>
            <w:shd w:val="clear" w:color="auto" w:fill="auto"/>
            <w:vAlign w:val="center"/>
          </w:tcPr>
          <w:p w14:paraId="5620C7AE" w14:textId="77777777" w:rsidR="00BC6704" w:rsidRPr="00D5163E" w:rsidRDefault="00BC6704" w:rsidP="007E081C">
            <w:pPr>
              <w:rPr>
                <w:rFonts w:cs="Calibri"/>
                <w:color w:val="000000"/>
              </w:rPr>
            </w:pPr>
          </w:p>
        </w:tc>
      </w:tr>
      <w:tr w:rsidR="00BC6704" w:rsidRPr="00D5163E" w14:paraId="055AEA5C" w14:textId="77777777" w:rsidTr="007B5947">
        <w:trPr>
          <w:trHeight w:val="70"/>
        </w:trPr>
        <w:tc>
          <w:tcPr>
            <w:tcW w:w="6300" w:type="dxa"/>
            <w:shd w:val="clear" w:color="auto" w:fill="auto"/>
            <w:vAlign w:val="center"/>
          </w:tcPr>
          <w:p w14:paraId="09C90AC1" w14:textId="56C7B93A" w:rsidR="00BC6704" w:rsidRPr="00D5163E" w:rsidRDefault="00BC6704" w:rsidP="007E081C">
            <w:pPr>
              <w:rPr>
                <w:rFonts w:cs="Calibri"/>
                <w:color w:val="000000"/>
              </w:rPr>
            </w:pPr>
          </w:p>
        </w:tc>
        <w:tc>
          <w:tcPr>
            <w:tcW w:w="1600" w:type="dxa"/>
            <w:shd w:val="clear" w:color="auto" w:fill="auto"/>
            <w:noWrap/>
            <w:vAlign w:val="center"/>
          </w:tcPr>
          <w:p w14:paraId="00AE3E39" w14:textId="4719CE12" w:rsidR="00BC6704" w:rsidRPr="00D5163E" w:rsidRDefault="00BC6704" w:rsidP="007E081C">
            <w:pPr>
              <w:rPr>
                <w:rFonts w:cs="Calibri"/>
                <w:color w:val="000000"/>
              </w:rPr>
            </w:pPr>
          </w:p>
        </w:tc>
        <w:tc>
          <w:tcPr>
            <w:tcW w:w="1235" w:type="dxa"/>
            <w:shd w:val="clear" w:color="auto" w:fill="auto"/>
            <w:vAlign w:val="center"/>
          </w:tcPr>
          <w:p w14:paraId="3795B559" w14:textId="440366E0" w:rsidR="00BC6704" w:rsidRPr="00D5163E" w:rsidRDefault="00BC6704" w:rsidP="007E081C">
            <w:pPr>
              <w:rPr>
                <w:rFonts w:cs="Calibri"/>
                <w:color w:val="000000"/>
              </w:rPr>
            </w:pPr>
          </w:p>
        </w:tc>
      </w:tr>
      <w:tr w:rsidR="00BC6704" w:rsidRPr="00D5163E" w14:paraId="0F8B4811" w14:textId="77777777" w:rsidTr="00696431">
        <w:trPr>
          <w:trHeight w:val="70"/>
        </w:trPr>
        <w:tc>
          <w:tcPr>
            <w:tcW w:w="6300" w:type="dxa"/>
            <w:shd w:val="clear" w:color="auto" w:fill="auto"/>
            <w:vAlign w:val="center"/>
            <w:hideMark/>
          </w:tcPr>
          <w:p w14:paraId="0BDD6DE4" w14:textId="77777777" w:rsidR="00BC6704" w:rsidRPr="00D5163E" w:rsidRDefault="00BC6704" w:rsidP="007E081C">
            <w:pPr>
              <w:rPr>
                <w:rFonts w:cs="Calibri"/>
                <w:color w:val="000000"/>
              </w:rPr>
            </w:pPr>
            <w:r w:rsidRPr="00D5163E">
              <w:rPr>
                <w:rFonts w:cs="Calibri"/>
                <w:color w:val="000000"/>
              </w:rPr>
              <w:t>Indirect CO</w:t>
            </w:r>
            <w:r w:rsidRPr="00D5163E">
              <w:rPr>
                <w:rFonts w:cs="Calibri"/>
                <w:color w:val="000000"/>
                <w:vertAlign w:val="subscript"/>
              </w:rPr>
              <w:t>2</w:t>
            </w:r>
            <w:r w:rsidRPr="00D5163E">
              <w:rPr>
                <w:rFonts w:cs="Calibri"/>
                <w:color w:val="000000"/>
              </w:rPr>
              <w:t xml:space="preserve"> emissions - top-down (tCO</w:t>
            </w:r>
            <w:r w:rsidRPr="00D5163E">
              <w:rPr>
                <w:rFonts w:cs="Calibri"/>
                <w:color w:val="000000"/>
                <w:vertAlign w:val="subscript"/>
              </w:rPr>
              <w:t>2</w:t>
            </w:r>
            <w:r w:rsidRPr="00D5163E">
              <w:rPr>
                <w:rFonts w:cs="Calibri"/>
                <w:color w:val="000000"/>
              </w:rPr>
              <w:t>)</w:t>
            </w:r>
          </w:p>
        </w:tc>
        <w:tc>
          <w:tcPr>
            <w:tcW w:w="1600" w:type="dxa"/>
            <w:shd w:val="clear" w:color="auto" w:fill="auto"/>
            <w:noWrap/>
            <w:vAlign w:val="center"/>
            <w:hideMark/>
          </w:tcPr>
          <w:p w14:paraId="48CD8C95" w14:textId="77777777" w:rsidR="00BC6704" w:rsidRPr="00D5163E" w:rsidRDefault="00BC6704" w:rsidP="007E081C">
            <w:pPr>
              <w:rPr>
                <w:rFonts w:cs="Calibri"/>
                <w:color w:val="000000"/>
              </w:rPr>
            </w:pPr>
            <w:r w:rsidRPr="00D5163E">
              <w:rPr>
                <w:rFonts w:cs="Calibri"/>
              </w:rPr>
              <w:t>1,097,533</w:t>
            </w:r>
          </w:p>
        </w:tc>
        <w:tc>
          <w:tcPr>
            <w:tcW w:w="1235" w:type="dxa"/>
            <w:shd w:val="clear" w:color="auto" w:fill="auto"/>
            <w:vAlign w:val="center"/>
          </w:tcPr>
          <w:p w14:paraId="10971848" w14:textId="518E6D26" w:rsidR="00BC6704" w:rsidRPr="00D5163E" w:rsidRDefault="00BC6704" w:rsidP="007E081C">
            <w:pPr>
              <w:rPr>
                <w:rFonts w:cs="Calibri"/>
                <w:color w:val="000000"/>
              </w:rPr>
            </w:pPr>
            <w:r w:rsidRPr="00D5163E">
              <w:rPr>
                <w:rFonts w:cs="Calibri"/>
                <w:color w:val="000000"/>
              </w:rPr>
              <w:t>(</w:t>
            </w:r>
            <w:r w:rsidR="007B5947" w:rsidRPr="00D5163E">
              <w:rPr>
                <w:rFonts w:cs="Calibri"/>
                <w:color w:val="000000"/>
              </w:rPr>
              <w:t>2</w:t>
            </w:r>
            <w:r w:rsidRPr="00D5163E">
              <w:rPr>
                <w:rFonts w:cs="Calibri"/>
                <w:color w:val="000000"/>
              </w:rPr>
              <w:t>)</w:t>
            </w:r>
          </w:p>
        </w:tc>
      </w:tr>
      <w:tr w:rsidR="00BC6704" w:rsidRPr="00D5163E" w14:paraId="67611AAC" w14:textId="77777777" w:rsidTr="00696431">
        <w:trPr>
          <w:trHeight w:val="255"/>
        </w:trPr>
        <w:tc>
          <w:tcPr>
            <w:tcW w:w="6300" w:type="dxa"/>
            <w:shd w:val="clear" w:color="auto" w:fill="auto"/>
            <w:noWrap/>
            <w:vAlign w:val="center"/>
            <w:hideMark/>
          </w:tcPr>
          <w:p w14:paraId="6D5879B5" w14:textId="77777777" w:rsidR="00BC6704" w:rsidRPr="00D5163E" w:rsidRDefault="00BC6704" w:rsidP="007E081C">
            <w:pPr>
              <w:rPr>
                <w:rFonts w:cs="Calibri"/>
                <w:color w:val="000000"/>
              </w:rPr>
            </w:pPr>
            <w:r w:rsidRPr="00D5163E">
              <w:rPr>
                <w:rFonts w:cs="Calibri"/>
                <w:color w:val="000000"/>
              </w:rPr>
              <w:t> </w:t>
            </w:r>
          </w:p>
        </w:tc>
        <w:tc>
          <w:tcPr>
            <w:tcW w:w="1600" w:type="dxa"/>
            <w:shd w:val="clear" w:color="auto" w:fill="auto"/>
            <w:noWrap/>
            <w:vAlign w:val="center"/>
            <w:hideMark/>
          </w:tcPr>
          <w:p w14:paraId="7642042B" w14:textId="77777777" w:rsidR="00BC6704" w:rsidRPr="00D5163E" w:rsidRDefault="00BC6704" w:rsidP="007E081C">
            <w:pPr>
              <w:rPr>
                <w:rFonts w:cs="Calibri"/>
                <w:color w:val="000000"/>
              </w:rPr>
            </w:pPr>
            <w:r w:rsidRPr="00D5163E">
              <w:rPr>
                <w:rFonts w:cs="Calibri"/>
                <w:color w:val="000000"/>
              </w:rPr>
              <w:t> </w:t>
            </w:r>
          </w:p>
        </w:tc>
        <w:tc>
          <w:tcPr>
            <w:tcW w:w="1235" w:type="dxa"/>
            <w:shd w:val="clear" w:color="auto" w:fill="auto"/>
            <w:vAlign w:val="center"/>
          </w:tcPr>
          <w:p w14:paraId="5DA6E9B8" w14:textId="77777777" w:rsidR="00BC6704" w:rsidRPr="00D5163E" w:rsidRDefault="00BC6704" w:rsidP="007E081C">
            <w:pPr>
              <w:rPr>
                <w:rFonts w:cs="Calibri"/>
                <w:color w:val="000000"/>
              </w:rPr>
            </w:pPr>
          </w:p>
        </w:tc>
      </w:tr>
      <w:tr w:rsidR="00BC6704" w:rsidRPr="00D5163E" w14:paraId="25761BDA" w14:textId="77777777" w:rsidTr="00696431">
        <w:trPr>
          <w:trHeight w:val="70"/>
        </w:trPr>
        <w:tc>
          <w:tcPr>
            <w:tcW w:w="6300" w:type="dxa"/>
            <w:shd w:val="clear" w:color="auto" w:fill="auto"/>
            <w:noWrap/>
            <w:vAlign w:val="center"/>
            <w:hideMark/>
          </w:tcPr>
          <w:p w14:paraId="134928BB" w14:textId="77777777" w:rsidR="00BC6704" w:rsidRPr="00D5163E" w:rsidRDefault="00BC6704" w:rsidP="007E081C">
            <w:pPr>
              <w:rPr>
                <w:rFonts w:cs="Calibri"/>
                <w:color w:val="000000"/>
              </w:rPr>
            </w:pPr>
            <w:r w:rsidRPr="00D5163E">
              <w:rPr>
                <w:rFonts w:cs="Calibri"/>
                <w:color w:val="000000"/>
              </w:rPr>
              <w:t>GEF finance (US $)</w:t>
            </w:r>
          </w:p>
        </w:tc>
        <w:tc>
          <w:tcPr>
            <w:tcW w:w="1600" w:type="dxa"/>
            <w:shd w:val="clear" w:color="auto" w:fill="auto"/>
            <w:noWrap/>
            <w:vAlign w:val="center"/>
            <w:hideMark/>
          </w:tcPr>
          <w:p w14:paraId="78AC4527" w14:textId="77777777" w:rsidR="00BC6704" w:rsidRPr="00D5163E" w:rsidRDefault="00BC6704" w:rsidP="007E081C">
            <w:pPr>
              <w:rPr>
                <w:rFonts w:cs="Calibri"/>
                <w:color w:val="000000"/>
              </w:rPr>
            </w:pPr>
            <w:r w:rsidRPr="00D5163E">
              <w:rPr>
                <w:rFonts w:cs="Calibri"/>
                <w:color w:val="000000"/>
              </w:rPr>
              <w:t>3,895,872</w:t>
            </w:r>
          </w:p>
        </w:tc>
        <w:tc>
          <w:tcPr>
            <w:tcW w:w="1235" w:type="dxa"/>
            <w:shd w:val="clear" w:color="auto" w:fill="auto"/>
            <w:vAlign w:val="center"/>
          </w:tcPr>
          <w:p w14:paraId="03E5E45B" w14:textId="77777777" w:rsidR="00BC6704" w:rsidRPr="00D5163E" w:rsidRDefault="00BC6704" w:rsidP="007E081C">
            <w:pPr>
              <w:rPr>
                <w:rFonts w:cs="Calibri"/>
                <w:color w:val="000000"/>
              </w:rPr>
            </w:pPr>
          </w:p>
        </w:tc>
      </w:tr>
      <w:tr w:rsidR="00BC6704" w:rsidRPr="00D5163E" w14:paraId="1B65433A" w14:textId="77777777" w:rsidTr="00696431">
        <w:trPr>
          <w:trHeight w:val="70"/>
        </w:trPr>
        <w:tc>
          <w:tcPr>
            <w:tcW w:w="6300" w:type="dxa"/>
            <w:shd w:val="clear" w:color="auto" w:fill="auto"/>
            <w:noWrap/>
            <w:vAlign w:val="center"/>
            <w:hideMark/>
          </w:tcPr>
          <w:p w14:paraId="3F1734CA" w14:textId="5FFE3979" w:rsidR="00BC6704" w:rsidRPr="00D5163E" w:rsidRDefault="008D65AD" w:rsidP="007E081C">
            <w:pPr>
              <w:rPr>
                <w:rFonts w:cs="Calibri"/>
                <w:color w:val="000000"/>
              </w:rPr>
            </w:pPr>
            <w:r w:rsidRPr="00D5163E">
              <w:rPr>
                <w:rFonts w:cs="Calibri"/>
                <w:color w:val="000000"/>
              </w:rPr>
              <w:t>Total e</w:t>
            </w:r>
            <w:r w:rsidR="00BC6704" w:rsidRPr="00D5163E">
              <w:rPr>
                <w:rFonts w:cs="Calibri"/>
                <w:color w:val="000000"/>
              </w:rPr>
              <w:t>mission reductions (t CO</w:t>
            </w:r>
            <w:r w:rsidR="00BC6704" w:rsidRPr="00D5163E">
              <w:rPr>
                <w:rFonts w:cs="Calibri"/>
                <w:color w:val="000000"/>
                <w:vertAlign w:val="subscript"/>
              </w:rPr>
              <w:t>2</w:t>
            </w:r>
            <w:r w:rsidR="00BC6704" w:rsidRPr="00D5163E">
              <w:rPr>
                <w:rFonts w:cs="Calibri"/>
                <w:color w:val="000000"/>
              </w:rPr>
              <w:t>)</w:t>
            </w:r>
          </w:p>
        </w:tc>
        <w:tc>
          <w:tcPr>
            <w:tcW w:w="1600" w:type="dxa"/>
            <w:shd w:val="clear" w:color="auto" w:fill="auto"/>
            <w:noWrap/>
            <w:vAlign w:val="center"/>
            <w:hideMark/>
          </w:tcPr>
          <w:p w14:paraId="785104DE" w14:textId="77777777" w:rsidR="00BC6704" w:rsidRPr="00D5163E" w:rsidRDefault="00BC6704" w:rsidP="007E081C">
            <w:pPr>
              <w:rPr>
                <w:rFonts w:cs="Calibri"/>
                <w:color w:val="000000"/>
              </w:rPr>
            </w:pPr>
            <w:r w:rsidRPr="00D5163E">
              <w:rPr>
                <w:rFonts w:cs="Calibri"/>
                <w:color w:val="000000"/>
              </w:rPr>
              <w:t>1,646,299</w:t>
            </w:r>
          </w:p>
        </w:tc>
        <w:tc>
          <w:tcPr>
            <w:tcW w:w="1235" w:type="dxa"/>
            <w:shd w:val="clear" w:color="auto" w:fill="auto"/>
            <w:vAlign w:val="center"/>
          </w:tcPr>
          <w:p w14:paraId="5734B088" w14:textId="36EFBBA9" w:rsidR="00BC6704" w:rsidRPr="00D5163E" w:rsidRDefault="00BC6704" w:rsidP="007E081C">
            <w:pPr>
              <w:rPr>
                <w:rFonts w:cs="Calibri"/>
                <w:color w:val="000000"/>
              </w:rPr>
            </w:pPr>
            <w:r w:rsidRPr="00D5163E">
              <w:rPr>
                <w:rFonts w:cs="Calibri"/>
                <w:color w:val="000000"/>
              </w:rPr>
              <w:t>(</w:t>
            </w:r>
            <w:r w:rsidR="007B5947" w:rsidRPr="00D5163E">
              <w:rPr>
                <w:rFonts w:cs="Calibri"/>
                <w:color w:val="000000"/>
              </w:rPr>
              <w:t>3</w:t>
            </w:r>
            <w:r w:rsidRPr="00D5163E">
              <w:rPr>
                <w:rFonts w:cs="Calibri"/>
                <w:color w:val="000000"/>
              </w:rPr>
              <w:t>)</w:t>
            </w:r>
          </w:p>
        </w:tc>
      </w:tr>
      <w:tr w:rsidR="0087460F" w:rsidRPr="00D5163E" w14:paraId="453CFA7B" w14:textId="77777777" w:rsidTr="00696431">
        <w:trPr>
          <w:trHeight w:val="70"/>
        </w:trPr>
        <w:tc>
          <w:tcPr>
            <w:tcW w:w="6300" w:type="dxa"/>
            <w:shd w:val="clear" w:color="auto" w:fill="auto"/>
            <w:vAlign w:val="center"/>
          </w:tcPr>
          <w:p w14:paraId="5880884D" w14:textId="1C1E128B" w:rsidR="0087460F" w:rsidRPr="00D5163E" w:rsidRDefault="0087460F" w:rsidP="007E081C">
            <w:pPr>
              <w:rPr>
                <w:rFonts w:cs="Calibri"/>
                <w:color w:val="000000"/>
              </w:rPr>
            </w:pPr>
            <w:r w:rsidRPr="00D5163E">
              <w:rPr>
                <w:rFonts w:cs="Calibri"/>
                <w:color w:val="000000"/>
              </w:rPr>
              <w:t>Unit Abatement Cost (UAC) ($/tCO</w:t>
            </w:r>
            <w:r w:rsidRPr="00D5163E">
              <w:rPr>
                <w:rFonts w:cs="Calibri"/>
                <w:color w:val="000000"/>
                <w:vertAlign w:val="subscript"/>
              </w:rPr>
              <w:t>2</w:t>
            </w:r>
            <w:r w:rsidRPr="00D5163E">
              <w:rPr>
                <w:rFonts w:cs="Calibri"/>
                <w:color w:val="000000"/>
              </w:rPr>
              <w:t>) - (Direct savings) as per GEF CO</w:t>
            </w:r>
            <w:r w:rsidRPr="00D5163E">
              <w:rPr>
                <w:rFonts w:cs="Calibri"/>
                <w:color w:val="000000"/>
                <w:vertAlign w:val="subscript"/>
              </w:rPr>
              <w:t xml:space="preserve">2 </w:t>
            </w:r>
            <w:r w:rsidRPr="00D5163E">
              <w:rPr>
                <w:rFonts w:cs="Calibri"/>
                <w:color w:val="000000"/>
              </w:rPr>
              <w:t>emission reduction calculation methodology ($/tCO</w:t>
            </w:r>
            <w:r w:rsidRPr="00D5163E">
              <w:rPr>
                <w:rFonts w:cs="Calibri"/>
                <w:color w:val="000000"/>
                <w:vertAlign w:val="subscript"/>
              </w:rPr>
              <w:t>2</w:t>
            </w:r>
            <w:r w:rsidRPr="00D5163E">
              <w:rPr>
                <w:rFonts w:cs="Calibri"/>
                <w:color w:val="000000"/>
              </w:rPr>
              <w:t>)</w:t>
            </w:r>
          </w:p>
        </w:tc>
        <w:tc>
          <w:tcPr>
            <w:tcW w:w="1600" w:type="dxa"/>
            <w:shd w:val="clear" w:color="auto" w:fill="auto"/>
            <w:vAlign w:val="center"/>
          </w:tcPr>
          <w:p w14:paraId="55F9C571" w14:textId="024E2385" w:rsidR="0087460F" w:rsidRPr="00D5163E" w:rsidRDefault="00454084" w:rsidP="007E081C">
            <w:pPr>
              <w:rPr>
                <w:rFonts w:cs="Calibri"/>
                <w:color w:val="000000"/>
              </w:rPr>
            </w:pPr>
            <w:r w:rsidRPr="00D5163E">
              <w:rPr>
                <w:rFonts w:cs="Calibri"/>
                <w:color w:val="000000"/>
              </w:rPr>
              <w:t>7.0</w:t>
            </w:r>
          </w:p>
        </w:tc>
        <w:tc>
          <w:tcPr>
            <w:tcW w:w="1235" w:type="dxa"/>
            <w:shd w:val="clear" w:color="auto" w:fill="auto"/>
          </w:tcPr>
          <w:p w14:paraId="6A18673A" w14:textId="77777777" w:rsidR="0087460F" w:rsidRPr="00D5163E" w:rsidRDefault="0087460F" w:rsidP="007E081C">
            <w:pPr>
              <w:rPr>
                <w:rFonts w:cs="Calibri"/>
                <w:color w:val="000000"/>
              </w:rPr>
            </w:pPr>
          </w:p>
        </w:tc>
      </w:tr>
      <w:tr w:rsidR="00BC6704" w:rsidRPr="00D5163E" w14:paraId="6AC02C35" w14:textId="77777777" w:rsidTr="00696431">
        <w:trPr>
          <w:trHeight w:val="70"/>
        </w:trPr>
        <w:tc>
          <w:tcPr>
            <w:tcW w:w="6300" w:type="dxa"/>
            <w:shd w:val="clear" w:color="auto" w:fill="auto"/>
            <w:vAlign w:val="center"/>
            <w:hideMark/>
          </w:tcPr>
          <w:p w14:paraId="16D0B82D" w14:textId="47A2F331" w:rsidR="00BC6704" w:rsidRPr="00D5163E" w:rsidRDefault="00BC6704" w:rsidP="007E081C">
            <w:pPr>
              <w:rPr>
                <w:rFonts w:cs="Calibri"/>
                <w:color w:val="000000"/>
              </w:rPr>
            </w:pPr>
            <w:r w:rsidRPr="00D5163E">
              <w:rPr>
                <w:rFonts w:cs="Calibri"/>
                <w:color w:val="000000"/>
              </w:rPr>
              <w:t>Unit Abatement Cost (UAC) ($/tCO</w:t>
            </w:r>
            <w:r w:rsidRPr="00D5163E">
              <w:rPr>
                <w:rFonts w:cs="Calibri"/>
                <w:color w:val="000000"/>
                <w:vertAlign w:val="subscript"/>
              </w:rPr>
              <w:t>2</w:t>
            </w:r>
            <w:r w:rsidRPr="00D5163E">
              <w:rPr>
                <w:rFonts w:cs="Calibri"/>
                <w:color w:val="000000"/>
              </w:rPr>
              <w:t xml:space="preserve">) - (Direct + </w:t>
            </w:r>
            <w:r w:rsidR="00906C9A" w:rsidRPr="00D5163E">
              <w:rPr>
                <w:rFonts w:cs="Calibri"/>
                <w:color w:val="000000"/>
              </w:rPr>
              <w:t>Indirect</w:t>
            </w:r>
            <w:r w:rsidRPr="00D5163E">
              <w:rPr>
                <w:rFonts w:cs="Calibri"/>
                <w:color w:val="000000"/>
              </w:rPr>
              <w:t>) as per GEF CO</w:t>
            </w:r>
            <w:r w:rsidRPr="00D5163E">
              <w:rPr>
                <w:rFonts w:cs="Calibri"/>
                <w:color w:val="000000"/>
                <w:vertAlign w:val="subscript"/>
              </w:rPr>
              <w:t xml:space="preserve">2 </w:t>
            </w:r>
            <w:r w:rsidRPr="00D5163E">
              <w:rPr>
                <w:rFonts w:cs="Calibri"/>
                <w:color w:val="000000"/>
              </w:rPr>
              <w:t>emission reduction calculation methodology ($/tCO</w:t>
            </w:r>
            <w:r w:rsidRPr="00D5163E">
              <w:rPr>
                <w:rFonts w:cs="Calibri"/>
                <w:color w:val="000000"/>
                <w:vertAlign w:val="subscript"/>
              </w:rPr>
              <w:t>2</w:t>
            </w:r>
            <w:r w:rsidRPr="00D5163E">
              <w:rPr>
                <w:rFonts w:cs="Calibri"/>
                <w:color w:val="000000"/>
              </w:rPr>
              <w:t>)</w:t>
            </w:r>
          </w:p>
        </w:tc>
        <w:tc>
          <w:tcPr>
            <w:tcW w:w="1600" w:type="dxa"/>
            <w:shd w:val="clear" w:color="auto" w:fill="auto"/>
            <w:vAlign w:val="center"/>
            <w:hideMark/>
          </w:tcPr>
          <w:p w14:paraId="60366159" w14:textId="77777777" w:rsidR="00BC6704" w:rsidRPr="00D5163E" w:rsidRDefault="00BC6704" w:rsidP="007E081C">
            <w:pPr>
              <w:rPr>
                <w:rFonts w:cs="Calibri"/>
                <w:color w:val="000000"/>
              </w:rPr>
            </w:pPr>
            <w:r w:rsidRPr="00D5163E">
              <w:rPr>
                <w:rFonts w:cs="Calibri"/>
                <w:color w:val="000000"/>
              </w:rPr>
              <w:t>2.36</w:t>
            </w:r>
          </w:p>
        </w:tc>
        <w:tc>
          <w:tcPr>
            <w:tcW w:w="1235" w:type="dxa"/>
            <w:shd w:val="clear" w:color="auto" w:fill="auto"/>
          </w:tcPr>
          <w:p w14:paraId="21418CB8" w14:textId="77777777" w:rsidR="00BC6704" w:rsidRPr="00D5163E" w:rsidRDefault="00BC6704" w:rsidP="007E081C">
            <w:pPr>
              <w:rPr>
                <w:rFonts w:cs="Calibri"/>
                <w:color w:val="000000"/>
              </w:rPr>
            </w:pPr>
          </w:p>
        </w:tc>
      </w:tr>
    </w:tbl>
    <w:p w14:paraId="696CE463" w14:textId="77777777" w:rsidR="00BC6704" w:rsidRPr="00D5163E" w:rsidRDefault="00BC6704" w:rsidP="00DD7CE7">
      <w:pPr>
        <w:pStyle w:val="ListParagraph"/>
        <w:numPr>
          <w:ilvl w:val="0"/>
          <w:numId w:val="25"/>
        </w:numPr>
        <w:spacing w:after="200" w:line="276" w:lineRule="auto"/>
        <w:contextualSpacing/>
        <w:jc w:val="both"/>
        <w:rPr>
          <w:rFonts w:ascii="Calibri" w:hAnsi="Calibri" w:cs="Calibri"/>
          <w:color w:val="000000"/>
          <w:sz w:val="20"/>
          <w:szCs w:val="20"/>
        </w:rPr>
      </w:pPr>
      <w:r w:rsidRPr="00D5163E">
        <w:rPr>
          <w:rFonts w:ascii="Calibri" w:hAnsi="Calibri" w:cs="Calibri"/>
        </w:rPr>
        <w:t xml:space="preserve"> </w:t>
      </w:r>
      <w:r w:rsidRPr="00D5163E">
        <w:rPr>
          <w:rFonts w:ascii="Calibri" w:hAnsi="Calibri" w:cs="Calibri"/>
          <w:color w:val="000000"/>
          <w:sz w:val="20"/>
          <w:szCs w:val="20"/>
        </w:rPr>
        <w:t>Must be considered for 10 years of direct CO</w:t>
      </w:r>
      <w:r w:rsidRPr="00D5163E">
        <w:rPr>
          <w:rFonts w:ascii="Calibri" w:hAnsi="Calibri" w:cs="Calibri"/>
          <w:color w:val="000000"/>
          <w:sz w:val="20"/>
          <w:szCs w:val="20"/>
          <w:vertAlign w:val="subscript"/>
        </w:rPr>
        <w:t>2</w:t>
      </w:r>
      <w:r w:rsidRPr="00D5163E">
        <w:rPr>
          <w:rFonts w:ascii="Calibri" w:hAnsi="Calibri" w:cs="Calibri"/>
          <w:color w:val="000000"/>
          <w:sz w:val="20"/>
          <w:szCs w:val="20"/>
        </w:rPr>
        <w:t xml:space="preserve"> emission reductions from all pilot projects and replications. Since this project focuses entire sector, cumulative emission reductions during economic lifetime (considered 10 years including project duration of 3 years)</w:t>
      </w:r>
    </w:p>
    <w:p w14:paraId="5BAD51F7" w14:textId="77777777" w:rsidR="00BC6704" w:rsidRPr="00D5163E" w:rsidRDefault="00BC6704" w:rsidP="00DD7CE7">
      <w:pPr>
        <w:pStyle w:val="ListParagraph"/>
        <w:numPr>
          <w:ilvl w:val="0"/>
          <w:numId w:val="25"/>
        </w:numPr>
        <w:spacing w:after="200" w:line="276" w:lineRule="auto"/>
        <w:contextualSpacing/>
        <w:jc w:val="both"/>
        <w:rPr>
          <w:rFonts w:ascii="Calibri" w:hAnsi="Calibri" w:cs="Calibri"/>
          <w:color w:val="000000"/>
          <w:sz w:val="20"/>
          <w:szCs w:val="20"/>
        </w:rPr>
      </w:pPr>
      <w:r w:rsidRPr="00D5163E">
        <w:rPr>
          <w:rFonts w:ascii="Calibri" w:hAnsi="Calibri" w:cs="Calibri"/>
          <w:color w:val="000000"/>
          <w:sz w:val="20"/>
          <w:szCs w:val="20"/>
        </w:rPr>
        <w:t>Based on GEF CO</w:t>
      </w:r>
      <w:r w:rsidRPr="00D5163E">
        <w:rPr>
          <w:rFonts w:ascii="Calibri" w:hAnsi="Calibri" w:cs="Calibri"/>
          <w:color w:val="000000"/>
          <w:sz w:val="20"/>
          <w:szCs w:val="20"/>
          <w:vertAlign w:val="subscript"/>
        </w:rPr>
        <w:t>2</w:t>
      </w:r>
      <w:r w:rsidRPr="00D5163E">
        <w:rPr>
          <w:rFonts w:ascii="Calibri" w:hAnsi="Calibri" w:cs="Calibri"/>
          <w:color w:val="000000"/>
          <w:sz w:val="20"/>
          <w:szCs w:val="20"/>
        </w:rPr>
        <w:t xml:space="preserve"> emission reduction calculation methodology, as it focuses entire sector. In this case it is the cumulative emission reduction for 10 year from best case of all sectors multiple by factor 0.5.   </w:t>
      </w:r>
    </w:p>
    <w:p w14:paraId="232E5E5A" w14:textId="6AF9DC66" w:rsidR="00BC6704" w:rsidRPr="00D5163E" w:rsidRDefault="00BC6704" w:rsidP="00DD7CE7">
      <w:pPr>
        <w:pStyle w:val="ListParagraph"/>
        <w:numPr>
          <w:ilvl w:val="0"/>
          <w:numId w:val="25"/>
        </w:numPr>
        <w:spacing w:after="200" w:line="276" w:lineRule="auto"/>
        <w:contextualSpacing/>
        <w:jc w:val="both"/>
        <w:rPr>
          <w:rFonts w:ascii="Calibri" w:hAnsi="Calibri" w:cs="Calibri"/>
          <w:color w:val="000000"/>
        </w:rPr>
      </w:pPr>
      <w:r w:rsidRPr="00D5163E">
        <w:rPr>
          <w:rFonts w:ascii="Calibri" w:hAnsi="Calibri" w:cs="Calibri"/>
          <w:color w:val="000000"/>
          <w:sz w:val="20"/>
          <w:szCs w:val="20"/>
        </w:rPr>
        <w:lastRenderedPageBreak/>
        <w:t>Considered for 10 years of economic lifetime as per GEF guidelines (Direct + Indirect). This is calculated as (</w:t>
      </w:r>
      <w:r w:rsidR="007B5947" w:rsidRPr="00D5163E">
        <w:rPr>
          <w:rFonts w:ascii="Calibri" w:hAnsi="Calibri" w:cs="Calibri"/>
          <w:color w:val="000000"/>
          <w:sz w:val="20"/>
          <w:szCs w:val="20"/>
        </w:rPr>
        <w:t>3</w:t>
      </w:r>
      <w:r w:rsidRPr="00D5163E">
        <w:rPr>
          <w:rFonts w:ascii="Calibri" w:hAnsi="Calibri" w:cs="Calibri"/>
          <w:color w:val="000000"/>
          <w:sz w:val="20"/>
          <w:szCs w:val="20"/>
        </w:rPr>
        <w:t>) = (1)+(</w:t>
      </w:r>
      <w:r w:rsidR="007B5947" w:rsidRPr="00D5163E">
        <w:rPr>
          <w:rFonts w:ascii="Calibri" w:hAnsi="Calibri" w:cs="Calibri"/>
          <w:color w:val="000000"/>
          <w:sz w:val="20"/>
          <w:szCs w:val="20"/>
        </w:rPr>
        <w:t>2</w:t>
      </w:r>
      <w:r w:rsidRPr="00D5163E">
        <w:rPr>
          <w:rFonts w:ascii="Calibri" w:hAnsi="Calibri" w:cs="Calibri"/>
          <w:color w:val="000000"/>
          <w:sz w:val="20"/>
          <w:szCs w:val="20"/>
        </w:rPr>
        <w:t>).</w:t>
      </w:r>
      <w:r w:rsidRPr="00D5163E">
        <w:rPr>
          <w:rFonts w:ascii="Calibri" w:hAnsi="Calibri" w:cs="Calibri"/>
          <w:color w:val="000000"/>
        </w:rPr>
        <w:t xml:space="preserve"> </w:t>
      </w:r>
    </w:p>
    <w:p w14:paraId="44E67292" w14:textId="77777777" w:rsidR="00BC6704" w:rsidRPr="00D5163E" w:rsidRDefault="00BC6704" w:rsidP="007E081C">
      <w:pPr>
        <w:spacing w:after="0"/>
        <w:rPr>
          <w:rFonts w:cs="Calibri"/>
          <w:sz w:val="24"/>
        </w:rPr>
      </w:pPr>
    </w:p>
    <w:p w14:paraId="57C616A4" w14:textId="77777777" w:rsidR="00BC6704" w:rsidRPr="00D5163E" w:rsidRDefault="00BC6704" w:rsidP="00DD7CE7">
      <w:pPr>
        <w:pStyle w:val="ListParagraph"/>
        <w:numPr>
          <w:ilvl w:val="0"/>
          <w:numId w:val="24"/>
        </w:numPr>
        <w:spacing w:after="160" w:line="259" w:lineRule="auto"/>
        <w:ind w:left="567" w:hanging="567"/>
        <w:contextualSpacing/>
        <w:jc w:val="both"/>
        <w:rPr>
          <w:rFonts w:ascii="Calibri" w:hAnsi="Calibri" w:cs="Calibri"/>
          <w:b/>
          <w:sz w:val="22"/>
          <w:szCs w:val="22"/>
        </w:rPr>
      </w:pPr>
      <w:r w:rsidRPr="00D5163E">
        <w:rPr>
          <w:rFonts w:ascii="Calibri" w:hAnsi="Calibri" w:cs="Calibri"/>
          <w:b/>
          <w:sz w:val="22"/>
          <w:szCs w:val="22"/>
        </w:rPr>
        <w:t>Energy saving and emission reduction of post projects</w:t>
      </w:r>
    </w:p>
    <w:p w14:paraId="655F75FB" w14:textId="0D04972D" w:rsidR="00BC6704" w:rsidRPr="00D5163E" w:rsidRDefault="00BC6704" w:rsidP="007E081C">
      <w:pPr>
        <w:spacing w:after="0"/>
        <w:rPr>
          <w:rFonts w:cs="Calibri"/>
          <w:sz w:val="22"/>
          <w:szCs w:val="22"/>
        </w:rPr>
      </w:pPr>
      <w:r w:rsidRPr="00D5163E">
        <w:rPr>
          <w:rFonts w:cs="Calibri"/>
          <w:sz w:val="22"/>
          <w:szCs w:val="22"/>
        </w:rPr>
        <w:t xml:space="preserve">It is assumed that during the project, if all of the activities are implemented as planned, the lighting market in Indonesia will be significantly transformed into using high efficient lighting systems. In the case of ADLIGHT, there are two driving forces to attain energy savings. The first is the increasing efficiency of the lamps in the market due to technology development. The second saving comes from the rate of progress of replacing the old lamps into high efficient lamps, referred to as penetration rate. In the first kind of saving, the average of saving in each sector is different. It depends on the current baseline condition and the technology improvement in the future. The present saving and yearly increase in efficiency are presented in </w:t>
      </w:r>
      <w:r w:rsidRPr="00D5163E">
        <w:rPr>
          <w:rFonts w:cs="Calibri"/>
          <w:b/>
          <w:sz w:val="22"/>
          <w:szCs w:val="22"/>
        </w:rPr>
        <w:t xml:space="preserve">Table </w:t>
      </w:r>
      <w:r w:rsidR="00856C95" w:rsidRPr="00D5163E">
        <w:rPr>
          <w:rFonts w:cs="Calibri"/>
          <w:b/>
          <w:sz w:val="22"/>
          <w:szCs w:val="22"/>
        </w:rPr>
        <w:t>L</w:t>
      </w:r>
      <w:r w:rsidRPr="00D5163E">
        <w:rPr>
          <w:rFonts w:cs="Calibri"/>
          <w:b/>
          <w:sz w:val="22"/>
          <w:szCs w:val="22"/>
        </w:rPr>
        <w:t>.9</w:t>
      </w:r>
      <w:r w:rsidRPr="00D5163E">
        <w:rPr>
          <w:rFonts w:cs="Calibri"/>
          <w:sz w:val="22"/>
          <w:szCs w:val="22"/>
        </w:rPr>
        <w:t xml:space="preserve">. In the second kind of saving due to the increasing penetration rate, it will be divided into two scenario assumptions, i.e. conservative and optimistic penetration rates.  </w:t>
      </w:r>
    </w:p>
    <w:p w14:paraId="1A3E0750" w14:textId="77777777" w:rsidR="00BC6704" w:rsidRPr="00D5163E" w:rsidRDefault="00BC6704" w:rsidP="007E081C">
      <w:pPr>
        <w:spacing w:after="0"/>
        <w:rPr>
          <w:rFonts w:cs="Calibri"/>
          <w:sz w:val="22"/>
          <w:szCs w:val="22"/>
        </w:rPr>
      </w:pPr>
    </w:p>
    <w:p w14:paraId="58AB3578" w14:textId="042842A3" w:rsidR="00BC6704" w:rsidRPr="00D5163E" w:rsidRDefault="00BC6704" w:rsidP="007E081C">
      <w:pPr>
        <w:spacing w:after="0"/>
        <w:jc w:val="center"/>
        <w:rPr>
          <w:rFonts w:cs="Calibri"/>
          <w:b/>
          <w:sz w:val="22"/>
          <w:szCs w:val="22"/>
        </w:rPr>
      </w:pPr>
      <w:r w:rsidRPr="00D5163E">
        <w:rPr>
          <w:rFonts w:cs="Calibri"/>
          <w:b/>
          <w:sz w:val="22"/>
          <w:szCs w:val="22"/>
        </w:rPr>
        <w:t xml:space="preserve">Table </w:t>
      </w:r>
      <w:r w:rsidR="00856C95" w:rsidRPr="00D5163E">
        <w:rPr>
          <w:rFonts w:cs="Calibri"/>
          <w:b/>
          <w:sz w:val="22"/>
          <w:szCs w:val="22"/>
        </w:rPr>
        <w:t>L</w:t>
      </w:r>
      <w:r w:rsidRPr="00D5163E">
        <w:rPr>
          <w:rFonts w:cs="Calibri"/>
          <w:b/>
          <w:sz w:val="22"/>
          <w:szCs w:val="22"/>
        </w:rPr>
        <w:t>.9: Percentages in Baseline Saving, Yearly Increase in Saving, and Projected Saving in 2040</w:t>
      </w:r>
    </w:p>
    <w:p w14:paraId="3B2F1948" w14:textId="77777777" w:rsidR="00BC6704" w:rsidRPr="00D5163E" w:rsidRDefault="00BC6704" w:rsidP="007E081C">
      <w:pPr>
        <w:spacing w:after="0"/>
        <w:rPr>
          <w:rFonts w:cs="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2551"/>
        <w:gridCol w:w="1843"/>
        <w:gridCol w:w="2522"/>
        <w:gridCol w:w="1870"/>
      </w:tblGrid>
      <w:tr w:rsidR="00BC6704" w:rsidRPr="00D5163E" w14:paraId="1668CED4" w14:textId="77777777" w:rsidTr="00696431">
        <w:tc>
          <w:tcPr>
            <w:tcW w:w="454" w:type="dxa"/>
            <w:shd w:val="clear" w:color="auto" w:fill="auto"/>
            <w:vAlign w:val="center"/>
          </w:tcPr>
          <w:p w14:paraId="18E9AD16" w14:textId="77777777" w:rsidR="00BC6704" w:rsidRPr="00D5163E" w:rsidRDefault="00BC6704" w:rsidP="007E081C">
            <w:pPr>
              <w:rPr>
                <w:rFonts w:cs="Calibri"/>
                <w:b/>
                <w:szCs w:val="20"/>
              </w:rPr>
            </w:pPr>
            <w:r w:rsidRPr="00D5163E">
              <w:rPr>
                <w:rFonts w:cs="Calibri"/>
                <w:b/>
                <w:szCs w:val="20"/>
              </w:rPr>
              <w:t>No</w:t>
            </w:r>
          </w:p>
        </w:tc>
        <w:tc>
          <w:tcPr>
            <w:tcW w:w="2552" w:type="dxa"/>
            <w:shd w:val="clear" w:color="auto" w:fill="auto"/>
            <w:vAlign w:val="center"/>
          </w:tcPr>
          <w:p w14:paraId="57A1D4DF" w14:textId="77777777" w:rsidR="00BC6704" w:rsidRPr="00D5163E" w:rsidRDefault="00BC6704" w:rsidP="007E081C">
            <w:pPr>
              <w:rPr>
                <w:rFonts w:cs="Calibri"/>
                <w:b/>
                <w:szCs w:val="20"/>
              </w:rPr>
            </w:pPr>
            <w:r w:rsidRPr="00D5163E">
              <w:rPr>
                <w:rFonts w:cs="Calibri"/>
                <w:b/>
                <w:szCs w:val="20"/>
              </w:rPr>
              <w:t>Sector</w:t>
            </w:r>
          </w:p>
        </w:tc>
        <w:tc>
          <w:tcPr>
            <w:tcW w:w="1843" w:type="dxa"/>
            <w:shd w:val="clear" w:color="auto" w:fill="auto"/>
            <w:vAlign w:val="center"/>
          </w:tcPr>
          <w:p w14:paraId="76704B78" w14:textId="77777777" w:rsidR="00BC6704" w:rsidRPr="00D5163E" w:rsidRDefault="00BC6704" w:rsidP="007E081C">
            <w:pPr>
              <w:rPr>
                <w:rFonts w:cs="Calibri"/>
                <w:b/>
                <w:szCs w:val="20"/>
              </w:rPr>
            </w:pPr>
            <w:r w:rsidRPr="00D5163E">
              <w:rPr>
                <w:rFonts w:cs="Calibri"/>
                <w:b/>
                <w:szCs w:val="20"/>
              </w:rPr>
              <w:t>Baseline Saving</w:t>
            </w:r>
          </w:p>
        </w:tc>
        <w:tc>
          <w:tcPr>
            <w:tcW w:w="2523" w:type="dxa"/>
            <w:shd w:val="clear" w:color="auto" w:fill="auto"/>
            <w:vAlign w:val="center"/>
          </w:tcPr>
          <w:p w14:paraId="4D0C4057" w14:textId="77777777" w:rsidR="00BC6704" w:rsidRPr="00D5163E" w:rsidRDefault="00BC6704" w:rsidP="007E081C">
            <w:pPr>
              <w:rPr>
                <w:rFonts w:cs="Calibri"/>
                <w:b/>
                <w:szCs w:val="20"/>
              </w:rPr>
            </w:pPr>
            <w:r w:rsidRPr="00D5163E">
              <w:rPr>
                <w:rFonts w:cs="Calibri"/>
                <w:b/>
                <w:szCs w:val="20"/>
              </w:rPr>
              <w:t>Yearly additional saving [2020-2039]</w:t>
            </w:r>
          </w:p>
        </w:tc>
        <w:tc>
          <w:tcPr>
            <w:tcW w:w="1870" w:type="dxa"/>
            <w:shd w:val="clear" w:color="auto" w:fill="auto"/>
            <w:vAlign w:val="center"/>
          </w:tcPr>
          <w:p w14:paraId="6A0D2C49" w14:textId="77777777" w:rsidR="00BC6704" w:rsidRPr="00D5163E" w:rsidRDefault="00BC6704" w:rsidP="007E081C">
            <w:pPr>
              <w:rPr>
                <w:rFonts w:cs="Calibri"/>
                <w:b/>
                <w:szCs w:val="20"/>
              </w:rPr>
            </w:pPr>
            <w:r w:rsidRPr="00D5163E">
              <w:rPr>
                <w:rFonts w:cs="Calibri"/>
                <w:b/>
                <w:szCs w:val="20"/>
              </w:rPr>
              <w:t>Final Saving in 2040</w:t>
            </w:r>
          </w:p>
        </w:tc>
      </w:tr>
      <w:tr w:rsidR="00BC6704" w:rsidRPr="00D5163E" w14:paraId="2F2DF8AF" w14:textId="77777777" w:rsidTr="00696431">
        <w:tc>
          <w:tcPr>
            <w:tcW w:w="454" w:type="dxa"/>
            <w:shd w:val="clear" w:color="auto" w:fill="auto"/>
          </w:tcPr>
          <w:p w14:paraId="4DD35A7B" w14:textId="77777777" w:rsidR="00BC6704" w:rsidRPr="00D5163E" w:rsidRDefault="00BC6704" w:rsidP="007E081C">
            <w:pPr>
              <w:rPr>
                <w:rFonts w:cs="Calibri"/>
                <w:szCs w:val="20"/>
              </w:rPr>
            </w:pPr>
            <w:r w:rsidRPr="00D5163E">
              <w:rPr>
                <w:rFonts w:cs="Calibri"/>
                <w:szCs w:val="20"/>
              </w:rPr>
              <w:t>1</w:t>
            </w:r>
          </w:p>
        </w:tc>
        <w:tc>
          <w:tcPr>
            <w:tcW w:w="2552" w:type="dxa"/>
            <w:shd w:val="clear" w:color="auto" w:fill="auto"/>
          </w:tcPr>
          <w:p w14:paraId="4042F4C1" w14:textId="77777777" w:rsidR="00BC6704" w:rsidRPr="00D5163E" w:rsidRDefault="00BC6704" w:rsidP="007E081C">
            <w:pPr>
              <w:rPr>
                <w:rFonts w:cs="Calibri"/>
                <w:szCs w:val="20"/>
              </w:rPr>
            </w:pPr>
            <w:r w:rsidRPr="00D5163E">
              <w:rPr>
                <w:rFonts w:cs="Calibri"/>
                <w:szCs w:val="20"/>
              </w:rPr>
              <w:t xml:space="preserve">Residential </w:t>
            </w:r>
          </w:p>
        </w:tc>
        <w:tc>
          <w:tcPr>
            <w:tcW w:w="1843" w:type="dxa"/>
            <w:shd w:val="clear" w:color="auto" w:fill="auto"/>
            <w:vAlign w:val="center"/>
          </w:tcPr>
          <w:p w14:paraId="63B4624F" w14:textId="77777777" w:rsidR="00BC6704" w:rsidRPr="00D5163E" w:rsidRDefault="00BC6704" w:rsidP="007E081C">
            <w:pPr>
              <w:rPr>
                <w:rFonts w:cs="Calibri"/>
                <w:color w:val="000000"/>
                <w:szCs w:val="20"/>
              </w:rPr>
            </w:pPr>
            <w:r w:rsidRPr="00D5163E">
              <w:rPr>
                <w:rFonts w:cs="Calibri"/>
                <w:color w:val="000000"/>
                <w:szCs w:val="20"/>
              </w:rPr>
              <w:t>57%</w:t>
            </w:r>
          </w:p>
        </w:tc>
        <w:tc>
          <w:tcPr>
            <w:tcW w:w="2523" w:type="dxa"/>
            <w:shd w:val="clear" w:color="auto" w:fill="auto"/>
            <w:vAlign w:val="center"/>
          </w:tcPr>
          <w:p w14:paraId="1A2C5482" w14:textId="77777777" w:rsidR="00BC6704" w:rsidRPr="00D5163E" w:rsidRDefault="00BC6704" w:rsidP="007E081C">
            <w:pPr>
              <w:rPr>
                <w:rFonts w:cs="Calibri"/>
                <w:color w:val="000000"/>
                <w:szCs w:val="20"/>
              </w:rPr>
            </w:pPr>
            <w:r w:rsidRPr="00D5163E">
              <w:rPr>
                <w:rFonts w:cs="Calibri"/>
                <w:color w:val="000000"/>
                <w:szCs w:val="20"/>
              </w:rPr>
              <w:t>1.20%</w:t>
            </w:r>
          </w:p>
        </w:tc>
        <w:tc>
          <w:tcPr>
            <w:tcW w:w="1870" w:type="dxa"/>
            <w:shd w:val="clear" w:color="auto" w:fill="auto"/>
            <w:vAlign w:val="center"/>
          </w:tcPr>
          <w:p w14:paraId="31B2B09B" w14:textId="77777777" w:rsidR="00BC6704" w:rsidRPr="00D5163E" w:rsidRDefault="00BC6704" w:rsidP="007E081C">
            <w:pPr>
              <w:rPr>
                <w:rFonts w:cs="Calibri"/>
                <w:color w:val="000000"/>
                <w:szCs w:val="20"/>
              </w:rPr>
            </w:pPr>
            <w:r w:rsidRPr="00D5163E">
              <w:rPr>
                <w:rFonts w:cs="Calibri"/>
                <w:color w:val="000000"/>
                <w:szCs w:val="20"/>
              </w:rPr>
              <w:t>79.8%</w:t>
            </w:r>
          </w:p>
        </w:tc>
      </w:tr>
      <w:tr w:rsidR="00BC6704" w:rsidRPr="00D5163E" w14:paraId="0B077854" w14:textId="77777777" w:rsidTr="00696431">
        <w:tc>
          <w:tcPr>
            <w:tcW w:w="454" w:type="dxa"/>
            <w:shd w:val="clear" w:color="auto" w:fill="auto"/>
          </w:tcPr>
          <w:p w14:paraId="11AA2B44" w14:textId="77777777" w:rsidR="00BC6704" w:rsidRPr="00D5163E" w:rsidRDefault="00BC6704" w:rsidP="007E081C">
            <w:pPr>
              <w:rPr>
                <w:rFonts w:cs="Calibri"/>
                <w:szCs w:val="20"/>
              </w:rPr>
            </w:pPr>
            <w:r w:rsidRPr="00D5163E">
              <w:rPr>
                <w:rFonts w:cs="Calibri"/>
                <w:szCs w:val="20"/>
              </w:rPr>
              <w:t>2</w:t>
            </w:r>
          </w:p>
        </w:tc>
        <w:tc>
          <w:tcPr>
            <w:tcW w:w="2552" w:type="dxa"/>
            <w:shd w:val="clear" w:color="auto" w:fill="auto"/>
          </w:tcPr>
          <w:p w14:paraId="484A9370" w14:textId="77777777" w:rsidR="00BC6704" w:rsidRPr="00D5163E" w:rsidRDefault="00BC6704" w:rsidP="007E081C">
            <w:pPr>
              <w:rPr>
                <w:rFonts w:cs="Calibri"/>
                <w:szCs w:val="20"/>
              </w:rPr>
            </w:pPr>
            <w:r w:rsidRPr="00D5163E">
              <w:rPr>
                <w:rFonts w:cs="Calibri"/>
                <w:szCs w:val="20"/>
              </w:rPr>
              <w:t>Industry</w:t>
            </w:r>
          </w:p>
        </w:tc>
        <w:tc>
          <w:tcPr>
            <w:tcW w:w="1843" w:type="dxa"/>
            <w:shd w:val="clear" w:color="auto" w:fill="auto"/>
            <w:vAlign w:val="center"/>
          </w:tcPr>
          <w:p w14:paraId="70071151" w14:textId="77777777" w:rsidR="00BC6704" w:rsidRPr="00D5163E" w:rsidRDefault="00BC6704" w:rsidP="007E081C">
            <w:pPr>
              <w:rPr>
                <w:rFonts w:cs="Calibri"/>
                <w:color w:val="000000"/>
                <w:szCs w:val="20"/>
              </w:rPr>
            </w:pPr>
            <w:r w:rsidRPr="00D5163E">
              <w:rPr>
                <w:rFonts w:cs="Calibri"/>
                <w:color w:val="000000"/>
                <w:szCs w:val="20"/>
              </w:rPr>
              <w:t>48%</w:t>
            </w:r>
          </w:p>
        </w:tc>
        <w:tc>
          <w:tcPr>
            <w:tcW w:w="2523" w:type="dxa"/>
            <w:shd w:val="clear" w:color="auto" w:fill="auto"/>
            <w:vAlign w:val="center"/>
          </w:tcPr>
          <w:p w14:paraId="5A304443" w14:textId="77777777" w:rsidR="00BC6704" w:rsidRPr="00D5163E" w:rsidRDefault="00BC6704" w:rsidP="007E081C">
            <w:pPr>
              <w:rPr>
                <w:rFonts w:cs="Calibri"/>
                <w:color w:val="000000"/>
                <w:szCs w:val="20"/>
              </w:rPr>
            </w:pPr>
            <w:r w:rsidRPr="00D5163E">
              <w:rPr>
                <w:rFonts w:cs="Calibri"/>
                <w:color w:val="000000"/>
                <w:szCs w:val="20"/>
              </w:rPr>
              <w:t>1.50%</w:t>
            </w:r>
          </w:p>
        </w:tc>
        <w:tc>
          <w:tcPr>
            <w:tcW w:w="1870" w:type="dxa"/>
            <w:shd w:val="clear" w:color="auto" w:fill="auto"/>
            <w:vAlign w:val="center"/>
          </w:tcPr>
          <w:p w14:paraId="08B7B781" w14:textId="77777777" w:rsidR="00BC6704" w:rsidRPr="00D5163E" w:rsidRDefault="00BC6704" w:rsidP="007E081C">
            <w:pPr>
              <w:rPr>
                <w:rFonts w:cs="Calibri"/>
                <w:color w:val="000000"/>
                <w:szCs w:val="20"/>
              </w:rPr>
            </w:pPr>
            <w:r w:rsidRPr="00D5163E">
              <w:rPr>
                <w:rFonts w:cs="Calibri"/>
                <w:color w:val="000000"/>
                <w:szCs w:val="20"/>
              </w:rPr>
              <w:t>76.5%</w:t>
            </w:r>
          </w:p>
        </w:tc>
      </w:tr>
      <w:tr w:rsidR="00BC6704" w:rsidRPr="00D5163E" w14:paraId="3D8E3509" w14:textId="77777777" w:rsidTr="00696431">
        <w:tc>
          <w:tcPr>
            <w:tcW w:w="454" w:type="dxa"/>
            <w:shd w:val="clear" w:color="auto" w:fill="auto"/>
          </w:tcPr>
          <w:p w14:paraId="389FE54A" w14:textId="77777777" w:rsidR="00BC6704" w:rsidRPr="00D5163E" w:rsidRDefault="00BC6704" w:rsidP="007E081C">
            <w:pPr>
              <w:rPr>
                <w:rFonts w:cs="Calibri"/>
                <w:szCs w:val="20"/>
              </w:rPr>
            </w:pPr>
            <w:r w:rsidRPr="00D5163E">
              <w:rPr>
                <w:rFonts w:cs="Calibri"/>
                <w:szCs w:val="20"/>
              </w:rPr>
              <w:t>3</w:t>
            </w:r>
          </w:p>
        </w:tc>
        <w:tc>
          <w:tcPr>
            <w:tcW w:w="2552" w:type="dxa"/>
            <w:shd w:val="clear" w:color="auto" w:fill="auto"/>
          </w:tcPr>
          <w:p w14:paraId="692C1941" w14:textId="77777777" w:rsidR="00BC6704" w:rsidRPr="00D5163E" w:rsidRDefault="00BC6704" w:rsidP="007E081C">
            <w:pPr>
              <w:rPr>
                <w:rFonts w:cs="Calibri"/>
                <w:szCs w:val="20"/>
              </w:rPr>
            </w:pPr>
            <w:r w:rsidRPr="00D5163E">
              <w:rPr>
                <w:rFonts w:cs="Calibri"/>
                <w:szCs w:val="20"/>
              </w:rPr>
              <w:t xml:space="preserve">Commercial </w:t>
            </w:r>
          </w:p>
        </w:tc>
        <w:tc>
          <w:tcPr>
            <w:tcW w:w="1843" w:type="dxa"/>
            <w:shd w:val="clear" w:color="auto" w:fill="auto"/>
            <w:vAlign w:val="center"/>
          </w:tcPr>
          <w:p w14:paraId="5BD1B67E" w14:textId="77777777" w:rsidR="00BC6704" w:rsidRPr="00D5163E" w:rsidRDefault="00BC6704" w:rsidP="007E081C">
            <w:pPr>
              <w:rPr>
                <w:rFonts w:cs="Calibri"/>
                <w:color w:val="000000"/>
                <w:szCs w:val="20"/>
              </w:rPr>
            </w:pPr>
            <w:r w:rsidRPr="00D5163E">
              <w:rPr>
                <w:rFonts w:cs="Calibri"/>
                <w:color w:val="000000"/>
                <w:szCs w:val="20"/>
              </w:rPr>
              <w:t>48%</w:t>
            </w:r>
          </w:p>
        </w:tc>
        <w:tc>
          <w:tcPr>
            <w:tcW w:w="2523" w:type="dxa"/>
            <w:shd w:val="clear" w:color="auto" w:fill="auto"/>
            <w:vAlign w:val="center"/>
          </w:tcPr>
          <w:p w14:paraId="1752DE7C" w14:textId="77777777" w:rsidR="00BC6704" w:rsidRPr="00D5163E" w:rsidRDefault="00BC6704" w:rsidP="007E081C">
            <w:pPr>
              <w:rPr>
                <w:rFonts w:cs="Calibri"/>
                <w:color w:val="000000"/>
                <w:szCs w:val="20"/>
              </w:rPr>
            </w:pPr>
            <w:r w:rsidRPr="00D5163E">
              <w:rPr>
                <w:rFonts w:cs="Calibri"/>
                <w:color w:val="000000"/>
                <w:szCs w:val="20"/>
              </w:rPr>
              <w:t>1.50%</w:t>
            </w:r>
          </w:p>
        </w:tc>
        <w:tc>
          <w:tcPr>
            <w:tcW w:w="1870" w:type="dxa"/>
            <w:shd w:val="clear" w:color="auto" w:fill="auto"/>
            <w:vAlign w:val="center"/>
          </w:tcPr>
          <w:p w14:paraId="612E054D" w14:textId="77777777" w:rsidR="00BC6704" w:rsidRPr="00D5163E" w:rsidRDefault="00BC6704" w:rsidP="007E081C">
            <w:pPr>
              <w:rPr>
                <w:rFonts w:cs="Calibri"/>
                <w:color w:val="000000"/>
                <w:szCs w:val="20"/>
              </w:rPr>
            </w:pPr>
            <w:r w:rsidRPr="00D5163E">
              <w:rPr>
                <w:rFonts w:cs="Calibri"/>
                <w:color w:val="000000"/>
                <w:szCs w:val="20"/>
              </w:rPr>
              <w:t>76.5%</w:t>
            </w:r>
          </w:p>
        </w:tc>
      </w:tr>
      <w:tr w:rsidR="00BC6704" w:rsidRPr="00D5163E" w14:paraId="5AED7105" w14:textId="77777777" w:rsidTr="00696431">
        <w:tc>
          <w:tcPr>
            <w:tcW w:w="454" w:type="dxa"/>
            <w:shd w:val="clear" w:color="auto" w:fill="auto"/>
          </w:tcPr>
          <w:p w14:paraId="139580D9" w14:textId="77777777" w:rsidR="00BC6704" w:rsidRPr="00D5163E" w:rsidRDefault="00BC6704" w:rsidP="007E081C">
            <w:pPr>
              <w:rPr>
                <w:rFonts w:cs="Calibri"/>
                <w:szCs w:val="20"/>
              </w:rPr>
            </w:pPr>
            <w:r w:rsidRPr="00D5163E">
              <w:rPr>
                <w:rFonts w:cs="Calibri"/>
                <w:szCs w:val="20"/>
              </w:rPr>
              <w:t>4</w:t>
            </w:r>
          </w:p>
        </w:tc>
        <w:tc>
          <w:tcPr>
            <w:tcW w:w="2552" w:type="dxa"/>
            <w:shd w:val="clear" w:color="auto" w:fill="auto"/>
          </w:tcPr>
          <w:p w14:paraId="697CD1DB" w14:textId="77777777" w:rsidR="00BC6704" w:rsidRPr="00D5163E" w:rsidRDefault="00BC6704" w:rsidP="007E081C">
            <w:pPr>
              <w:rPr>
                <w:rFonts w:cs="Calibri"/>
                <w:szCs w:val="20"/>
              </w:rPr>
            </w:pPr>
            <w:r w:rsidRPr="00D5163E">
              <w:rPr>
                <w:rFonts w:cs="Calibri"/>
                <w:szCs w:val="20"/>
              </w:rPr>
              <w:t xml:space="preserve">Social </w:t>
            </w:r>
          </w:p>
        </w:tc>
        <w:tc>
          <w:tcPr>
            <w:tcW w:w="1843" w:type="dxa"/>
            <w:shd w:val="clear" w:color="auto" w:fill="auto"/>
            <w:vAlign w:val="center"/>
          </w:tcPr>
          <w:p w14:paraId="748BB445" w14:textId="77777777" w:rsidR="00BC6704" w:rsidRPr="00D5163E" w:rsidRDefault="00BC6704" w:rsidP="007E081C">
            <w:pPr>
              <w:rPr>
                <w:rFonts w:cs="Calibri"/>
                <w:color w:val="000000"/>
                <w:szCs w:val="20"/>
              </w:rPr>
            </w:pPr>
            <w:r w:rsidRPr="00D5163E">
              <w:rPr>
                <w:rFonts w:cs="Calibri"/>
                <w:color w:val="000000"/>
                <w:szCs w:val="20"/>
              </w:rPr>
              <w:t>48%</w:t>
            </w:r>
          </w:p>
        </w:tc>
        <w:tc>
          <w:tcPr>
            <w:tcW w:w="2523" w:type="dxa"/>
            <w:shd w:val="clear" w:color="auto" w:fill="auto"/>
            <w:vAlign w:val="center"/>
          </w:tcPr>
          <w:p w14:paraId="2E8FA29E" w14:textId="77777777" w:rsidR="00BC6704" w:rsidRPr="00D5163E" w:rsidRDefault="00BC6704" w:rsidP="007E081C">
            <w:pPr>
              <w:rPr>
                <w:rFonts w:cs="Calibri"/>
                <w:color w:val="000000"/>
                <w:szCs w:val="20"/>
              </w:rPr>
            </w:pPr>
            <w:r w:rsidRPr="00D5163E">
              <w:rPr>
                <w:rFonts w:cs="Calibri"/>
                <w:color w:val="000000"/>
                <w:szCs w:val="20"/>
              </w:rPr>
              <w:t>1.50%</w:t>
            </w:r>
          </w:p>
        </w:tc>
        <w:tc>
          <w:tcPr>
            <w:tcW w:w="1870" w:type="dxa"/>
            <w:shd w:val="clear" w:color="auto" w:fill="auto"/>
            <w:vAlign w:val="center"/>
          </w:tcPr>
          <w:p w14:paraId="575E6249" w14:textId="77777777" w:rsidR="00BC6704" w:rsidRPr="00D5163E" w:rsidRDefault="00BC6704" w:rsidP="007E081C">
            <w:pPr>
              <w:rPr>
                <w:rFonts w:cs="Calibri"/>
                <w:color w:val="000000"/>
                <w:szCs w:val="20"/>
              </w:rPr>
            </w:pPr>
            <w:r w:rsidRPr="00D5163E">
              <w:rPr>
                <w:rFonts w:cs="Calibri"/>
                <w:color w:val="000000"/>
                <w:szCs w:val="20"/>
              </w:rPr>
              <w:t>76.5%</w:t>
            </w:r>
          </w:p>
        </w:tc>
      </w:tr>
      <w:tr w:rsidR="00BC6704" w:rsidRPr="00D5163E" w14:paraId="1151D93A" w14:textId="77777777" w:rsidTr="00696431">
        <w:tc>
          <w:tcPr>
            <w:tcW w:w="454" w:type="dxa"/>
            <w:shd w:val="clear" w:color="auto" w:fill="auto"/>
          </w:tcPr>
          <w:p w14:paraId="6215B93C" w14:textId="77777777" w:rsidR="00BC6704" w:rsidRPr="00D5163E" w:rsidRDefault="00BC6704" w:rsidP="007E081C">
            <w:pPr>
              <w:rPr>
                <w:rFonts w:cs="Calibri"/>
                <w:szCs w:val="20"/>
              </w:rPr>
            </w:pPr>
            <w:r w:rsidRPr="00D5163E">
              <w:rPr>
                <w:rFonts w:cs="Calibri"/>
                <w:szCs w:val="20"/>
              </w:rPr>
              <w:t>5</w:t>
            </w:r>
          </w:p>
        </w:tc>
        <w:tc>
          <w:tcPr>
            <w:tcW w:w="2552" w:type="dxa"/>
            <w:shd w:val="clear" w:color="auto" w:fill="auto"/>
          </w:tcPr>
          <w:p w14:paraId="76702CA1" w14:textId="77777777" w:rsidR="00BC6704" w:rsidRPr="00D5163E" w:rsidRDefault="00BC6704" w:rsidP="007E081C">
            <w:pPr>
              <w:rPr>
                <w:rFonts w:cs="Calibri"/>
                <w:szCs w:val="20"/>
              </w:rPr>
            </w:pPr>
            <w:r w:rsidRPr="00D5163E">
              <w:rPr>
                <w:rFonts w:cs="Calibri"/>
                <w:szCs w:val="20"/>
              </w:rPr>
              <w:t xml:space="preserve">Government Office </w:t>
            </w:r>
          </w:p>
        </w:tc>
        <w:tc>
          <w:tcPr>
            <w:tcW w:w="1843" w:type="dxa"/>
            <w:shd w:val="clear" w:color="auto" w:fill="auto"/>
            <w:vAlign w:val="center"/>
          </w:tcPr>
          <w:p w14:paraId="486D03AA" w14:textId="77777777" w:rsidR="00BC6704" w:rsidRPr="00D5163E" w:rsidRDefault="00BC6704" w:rsidP="007E081C">
            <w:pPr>
              <w:rPr>
                <w:rFonts w:cs="Calibri"/>
                <w:color w:val="000000"/>
                <w:szCs w:val="20"/>
              </w:rPr>
            </w:pPr>
            <w:r w:rsidRPr="00D5163E">
              <w:rPr>
                <w:rFonts w:cs="Calibri"/>
                <w:color w:val="000000"/>
                <w:szCs w:val="20"/>
              </w:rPr>
              <w:t>48%</w:t>
            </w:r>
          </w:p>
        </w:tc>
        <w:tc>
          <w:tcPr>
            <w:tcW w:w="2523" w:type="dxa"/>
            <w:shd w:val="clear" w:color="auto" w:fill="auto"/>
            <w:vAlign w:val="center"/>
          </w:tcPr>
          <w:p w14:paraId="19326F3F" w14:textId="77777777" w:rsidR="00BC6704" w:rsidRPr="00D5163E" w:rsidRDefault="00BC6704" w:rsidP="007E081C">
            <w:pPr>
              <w:rPr>
                <w:rFonts w:cs="Calibri"/>
                <w:color w:val="000000"/>
                <w:szCs w:val="20"/>
              </w:rPr>
            </w:pPr>
            <w:r w:rsidRPr="00D5163E">
              <w:rPr>
                <w:rFonts w:cs="Calibri"/>
                <w:color w:val="000000"/>
                <w:szCs w:val="20"/>
              </w:rPr>
              <w:t>1.50%</w:t>
            </w:r>
          </w:p>
        </w:tc>
        <w:tc>
          <w:tcPr>
            <w:tcW w:w="1870" w:type="dxa"/>
            <w:shd w:val="clear" w:color="auto" w:fill="auto"/>
            <w:vAlign w:val="center"/>
          </w:tcPr>
          <w:p w14:paraId="3EE2793C" w14:textId="77777777" w:rsidR="00BC6704" w:rsidRPr="00D5163E" w:rsidRDefault="00BC6704" w:rsidP="007E081C">
            <w:pPr>
              <w:rPr>
                <w:rFonts w:cs="Calibri"/>
                <w:color w:val="000000"/>
                <w:szCs w:val="20"/>
              </w:rPr>
            </w:pPr>
            <w:r w:rsidRPr="00D5163E">
              <w:rPr>
                <w:rFonts w:cs="Calibri"/>
                <w:color w:val="000000"/>
                <w:szCs w:val="20"/>
              </w:rPr>
              <w:t>76.5%</w:t>
            </w:r>
          </w:p>
        </w:tc>
      </w:tr>
      <w:tr w:rsidR="00BC6704" w:rsidRPr="00D5163E" w14:paraId="4D618E1D" w14:textId="77777777" w:rsidTr="00696431">
        <w:tc>
          <w:tcPr>
            <w:tcW w:w="454" w:type="dxa"/>
            <w:shd w:val="clear" w:color="auto" w:fill="auto"/>
          </w:tcPr>
          <w:p w14:paraId="0C07452A" w14:textId="77777777" w:rsidR="00BC6704" w:rsidRPr="00D5163E" w:rsidRDefault="00BC6704" w:rsidP="007E081C">
            <w:pPr>
              <w:rPr>
                <w:rFonts w:cs="Calibri"/>
                <w:szCs w:val="20"/>
              </w:rPr>
            </w:pPr>
            <w:r w:rsidRPr="00D5163E">
              <w:rPr>
                <w:rFonts w:cs="Calibri"/>
                <w:szCs w:val="20"/>
              </w:rPr>
              <w:t>6</w:t>
            </w:r>
          </w:p>
        </w:tc>
        <w:tc>
          <w:tcPr>
            <w:tcW w:w="2552" w:type="dxa"/>
            <w:shd w:val="clear" w:color="auto" w:fill="auto"/>
          </w:tcPr>
          <w:p w14:paraId="0DF50D7D" w14:textId="77777777" w:rsidR="00BC6704" w:rsidRPr="00D5163E" w:rsidRDefault="00BC6704" w:rsidP="007E081C">
            <w:pPr>
              <w:rPr>
                <w:rFonts w:cs="Calibri"/>
                <w:szCs w:val="20"/>
              </w:rPr>
            </w:pPr>
            <w:r w:rsidRPr="00D5163E">
              <w:rPr>
                <w:rFonts w:cs="Calibri"/>
                <w:szCs w:val="20"/>
              </w:rPr>
              <w:t xml:space="preserve">Street Lighting </w:t>
            </w:r>
          </w:p>
        </w:tc>
        <w:tc>
          <w:tcPr>
            <w:tcW w:w="1843" w:type="dxa"/>
            <w:shd w:val="clear" w:color="auto" w:fill="auto"/>
            <w:vAlign w:val="center"/>
          </w:tcPr>
          <w:p w14:paraId="0D1334DA" w14:textId="77777777" w:rsidR="00BC6704" w:rsidRPr="00D5163E" w:rsidRDefault="00BC6704" w:rsidP="007E081C">
            <w:pPr>
              <w:rPr>
                <w:rFonts w:cs="Calibri"/>
                <w:color w:val="000000"/>
                <w:szCs w:val="20"/>
              </w:rPr>
            </w:pPr>
            <w:r w:rsidRPr="00D5163E">
              <w:rPr>
                <w:rFonts w:cs="Calibri"/>
                <w:color w:val="000000"/>
                <w:szCs w:val="20"/>
              </w:rPr>
              <w:t>64%</w:t>
            </w:r>
          </w:p>
        </w:tc>
        <w:tc>
          <w:tcPr>
            <w:tcW w:w="2523" w:type="dxa"/>
            <w:shd w:val="clear" w:color="auto" w:fill="auto"/>
            <w:vAlign w:val="center"/>
          </w:tcPr>
          <w:p w14:paraId="34DF4AC4" w14:textId="77777777" w:rsidR="00BC6704" w:rsidRPr="00D5163E" w:rsidRDefault="00BC6704" w:rsidP="007E081C">
            <w:pPr>
              <w:rPr>
                <w:rFonts w:cs="Calibri"/>
                <w:color w:val="000000"/>
                <w:szCs w:val="20"/>
              </w:rPr>
            </w:pPr>
            <w:r w:rsidRPr="00D5163E">
              <w:rPr>
                <w:rFonts w:cs="Calibri"/>
                <w:color w:val="000000"/>
                <w:szCs w:val="20"/>
              </w:rPr>
              <w:t>1.00%</w:t>
            </w:r>
          </w:p>
        </w:tc>
        <w:tc>
          <w:tcPr>
            <w:tcW w:w="1870" w:type="dxa"/>
            <w:shd w:val="clear" w:color="auto" w:fill="auto"/>
            <w:vAlign w:val="center"/>
          </w:tcPr>
          <w:p w14:paraId="75440430" w14:textId="77777777" w:rsidR="00BC6704" w:rsidRPr="00D5163E" w:rsidRDefault="00BC6704" w:rsidP="007E081C">
            <w:pPr>
              <w:rPr>
                <w:rFonts w:cs="Calibri"/>
                <w:color w:val="000000"/>
                <w:szCs w:val="20"/>
              </w:rPr>
            </w:pPr>
            <w:r w:rsidRPr="00D5163E">
              <w:rPr>
                <w:rFonts w:cs="Calibri"/>
                <w:color w:val="000000"/>
                <w:szCs w:val="20"/>
              </w:rPr>
              <w:t>83.0%</w:t>
            </w:r>
          </w:p>
        </w:tc>
      </w:tr>
    </w:tbl>
    <w:p w14:paraId="3295BEEF" w14:textId="77777777" w:rsidR="00BC6704" w:rsidRPr="00D5163E" w:rsidRDefault="00BC6704" w:rsidP="007E081C">
      <w:pPr>
        <w:spacing w:after="0"/>
        <w:rPr>
          <w:rFonts w:cs="Calibri"/>
          <w:sz w:val="22"/>
          <w:szCs w:val="22"/>
        </w:rPr>
      </w:pPr>
    </w:p>
    <w:p w14:paraId="35CAACD8" w14:textId="77777777" w:rsidR="00BC6704" w:rsidRPr="00D5163E" w:rsidRDefault="00BC6704" w:rsidP="00DD7CE7">
      <w:pPr>
        <w:pStyle w:val="ListParagraph"/>
        <w:numPr>
          <w:ilvl w:val="1"/>
          <w:numId w:val="24"/>
        </w:numPr>
        <w:ind w:left="360" w:hanging="297"/>
        <w:contextualSpacing/>
        <w:jc w:val="both"/>
        <w:rPr>
          <w:rFonts w:ascii="Calibri" w:hAnsi="Calibri" w:cs="Calibri"/>
          <w:sz w:val="22"/>
          <w:szCs w:val="22"/>
        </w:rPr>
      </w:pPr>
      <w:r w:rsidRPr="00D5163E">
        <w:rPr>
          <w:rFonts w:ascii="Calibri" w:hAnsi="Calibri" w:cs="Calibri"/>
          <w:sz w:val="22"/>
          <w:szCs w:val="22"/>
        </w:rPr>
        <w:t>Conservative Penetration Rate</w:t>
      </w:r>
    </w:p>
    <w:p w14:paraId="3B55A207" w14:textId="17911DEA" w:rsidR="00BC6704" w:rsidRPr="00D5163E" w:rsidRDefault="00BC6704" w:rsidP="007E081C">
      <w:pPr>
        <w:spacing w:after="0"/>
        <w:rPr>
          <w:rFonts w:cs="Calibri"/>
          <w:sz w:val="22"/>
          <w:szCs w:val="22"/>
        </w:rPr>
      </w:pPr>
      <w:r w:rsidRPr="00D5163E">
        <w:rPr>
          <w:rFonts w:cs="Calibri"/>
          <w:sz w:val="22"/>
          <w:szCs w:val="22"/>
        </w:rPr>
        <w:t xml:space="preserve">For the conservative penetration scenario, the penetration rate increases 2% yearly and it is assumed to start in 2021. In this assumption, at the present and during the ADLIGHT project, the installed high efficient lighting is very small in comparison to number of lamps in Indonesia. ADLIGHT project will affect the market and the number will increase linearly. The calculation of the conservative penetration has been made during 2020 to 2040. The baseline and projection during 2016 – 2030 are shown in </w:t>
      </w:r>
      <w:r w:rsidRPr="00D5163E">
        <w:rPr>
          <w:rFonts w:cs="Calibri"/>
          <w:b/>
          <w:sz w:val="22"/>
          <w:szCs w:val="22"/>
        </w:rPr>
        <w:t xml:space="preserve">Table </w:t>
      </w:r>
      <w:r w:rsidR="00856C95" w:rsidRPr="00D5163E">
        <w:rPr>
          <w:rFonts w:cs="Calibri"/>
          <w:b/>
          <w:sz w:val="22"/>
          <w:szCs w:val="22"/>
        </w:rPr>
        <w:t>L</w:t>
      </w:r>
      <w:r w:rsidRPr="00D5163E">
        <w:rPr>
          <w:rFonts w:cs="Calibri"/>
          <w:b/>
          <w:sz w:val="22"/>
          <w:szCs w:val="22"/>
        </w:rPr>
        <w:t>.10</w:t>
      </w:r>
      <w:r w:rsidRPr="00D5163E">
        <w:rPr>
          <w:rFonts w:cs="Calibri"/>
          <w:sz w:val="22"/>
          <w:szCs w:val="22"/>
        </w:rPr>
        <w:t xml:space="preserve">.   </w:t>
      </w:r>
    </w:p>
    <w:p w14:paraId="5F35ABED" w14:textId="77777777" w:rsidR="00BC6704" w:rsidRPr="00D5163E" w:rsidRDefault="00BC6704" w:rsidP="007E081C">
      <w:pPr>
        <w:spacing w:after="0"/>
        <w:rPr>
          <w:rFonts w:cs="Calibri"/>
          <w:sz w:val="22"/>
          <w:szCs w:val="22"/>
        </w:rPr>
      </w:pPr>
    </w:p>
    <w:p w14:paraId="29118495" w14:textId="77777777" w:rsidR="00BC6704" w:rsidRPr="00D5163E" w:rsidRDefault="00BC6704" w:rsidP="00DD7CE7">
      <w:pPr>
        <w:pStyle w:val="ListParagraph"/>
        <w:numPr>
          <w:ilvl w:val="1"/>
          <w:numId w:val="24"/>
        </w:numPr>
        <w:ind w:left="360" w:hanging="297"/>
        <w:contextualSpacing/>
        <w:jc w:val="both"/>
        <w:rPr>
          <w:rFonts w:ascii="Calibri" w:hAnsi="Calibri" w:cs="Calibri"/>
          <w:sz w:val="22"/>
          <w:szCs w:val="22"/>
        </w:rPr>
      </w:pPr>
      <w:r w:rsidRPr="00D5163E">
        <w:rPr>
          <w:rFonts w:ascii="Calibri" w:hAnsi="Calibri" w:cs="Calibri"/>
          <w:sz w:val="22"/>
          <w:szCs w:val="22"/>
        </w:rPr>
        <w:t xml:space="preserve">Optimistic Penetration Rate </w:t>
      </w:r>
    </w:p>
    <w:p w14:paraId="201807AC" w14:textId="77777777" w:rsidR="00BC6704" w:rsidRPr="00D5163E" w:rsidRDefault="00BC6704" w:rsidP="007E081C">
      <w:pPr>
        <w:spacing w:after="0"/>
        <w:rPr>
          <w:rFonts w:cs="Calibri"/>
          <w:sz w:val="22"/>
          <w:szCs w:val="22"/>
        </w:rPr>
      </w:pPr>
      <w:r w:rsidRPr="00D5163E">
        <w:rPr>
          <w:rFonts w:cs="Calibri"/>
          <w:sz w:val="22"/>
          <w:szCs w:val="22"/>
        </w:rPr>
        <w:t xml:space="preserve">In this case, the percent share of implemented high efficient lighting (penetration rate) varies as a function of time (year) and calculated using the following logistic function. </w:t>
      </w:r>
    </w:p>
    <w:p w14:paraId="54EB0628" w14:textId="77777777" w:rsidR="00BC6704" w:rsidRPr="00D5163E" w:rsidRDefault="00BC6704" w:rsidP="007E081C">
      <w:pPr>
        <w:spacing w:after="0"/>
        <w:rPr>
          <w:rFonts w:cs="Calibri"/>
          <w:sz w:val="22"/>
          <w:szCs w:val="22"/>
        </w:rPr>
      </w:pPr>
    </w:p>
    <w:p w14:paraId="575820F8" w14:textId="183DF2DC" w:rsidR="00BC6704" w:rsidRPr="00D5163E" w:rsidRDefault="00BC6704" w:rsidP="007E081C">
      <w:pPr>
        <w:spacing w:after="0"/>
        <w:ind w:left="2880"/>
        <w:rPr>
          <w:rFonts w:cs="Calibri"/>
          <w:sz w:val="22"/>
          <w:szCs w:val="22"/>
        </w:rPr>
      </w:pPr>
      <w:r w:rsidRPr="00D5163E">
        <w:rPr>
          <w:rFonts w:cs="Calibri"/>
          <w:sz w:val="22"/>
          <w:szCs w:val="22"/>
        </w:rPr>
        <w:t xml:space="preserve">           </w:t>
      </w:r>
      <w:r w:rsidR="0009636A" w:rsidRPr="0009636A">
        <w:rPr>
          <w:rFonts w:cs="Calibri"/>
          <w:noProof/>
          <w:position w:val="-24"/>
          <w:sz w:val="24"/>
        </w:rPr>
        <w:object w:dxaOrig="1700" w:dyaOrig="620" w14:anchorId="1865B458">
          <v:shape id="_x0000_i1032" type="#_x0000_t75" alt="" style="width:87pt;height:27pt;mso-width-percent:0;mso-height-percent:0;mso-width-percent:0;mso-height-percent:0" o:ole="">
            <v:imagedata r:id="rId70" o:title=""/>
          </v:shape>
          <o:OLEObject Type="Embed" ProgID="Equation.DSMT4" ShapeID="_x0000_i1032" DrawAspect="Content" ObjectID="_1649861276" r:id="rId71"/>
        </w:object>
      </w:r>
      <w:r w:rsidRPr="00D5163E">
        <w:rPr>
          <w:rFonts w:cs="Calibri"/>
          <w:sz w:val="22"/>
          <w:szCs w:val="22"/>
        </w:rPr>
        <w:t xml:space="preserve">                                                                (2)</w:t>
      </w:r>
    </w:p>
    <w:p w14:paraId="6AF5AE45" w14:textId="4F151BF9" w:rsidR="00BC6704" w:rsidRPr="00D5163E" w:rsidRDefault="00BC6704" w:rsidP="007E081C">
      <w:pPr>
        <w:spacing w:after="0"/>
        <w:rPr>
          <w:rFonts w:cs="Calibri"/>
          <w:sz w:val="22"/>
          <w:szCs w:val="22"/>
        </w:rPr>
      </w:pPr>
      <w:r w:rsidRPr="00D5163E">
        <w:rPr>
          <w:rFonts w:cs="Calibri"/>
          <w:sz w:val="22"/>
          <w:szCs w:val="22"/>
        </w:rPr>
        <w:t xml:space="preserve">For Indonesia case, Batih and Sorapipatana (2016) suggested the constant </w:t>
      </w:r>
      <w:r w:rsidRPr="00D5163E">
        <w:rPr>
          <w:rFonts w:cs="Calibri"/>
          <w:i/>
          <w:sz w:val="22"/>
          <w:szCs w:val="22"/>
        </w:rPr>
        <w:t>a</w:t>
      </w:r>
      <w:r w:rsidRPr="00D5163E">
        <w:rPr>
          <w:rFonts w:cs="Calibri"/>
          <w:sz w:val="22"/>
          <w:szCs w:val="22"/>
        </w:rPr>
        <w:t xml:space="preserve"> and </w:t>
      </w:r>
      <w:r w:rsidRPr="00D5163E">
        <w:rPr>
          <w:rFonts w:cs="Calibri"/>
          <w:i/>
          <w:sz w:val="22"/>
          <w:szCs w:val="22"/>
        </w:rPr>
        <w:t>b</w:t>
      </w:r>
      <w:r w:rsidRPr="00D5163E">
        <w:rPr>
          <w:rFonts w:cs="Calibri"/>
          <w:sz w:val="22"/>
          <w:szCs w:val="22"/>
        </w:rPr>
        <w:t xml:space="preserve"> which are validated in Thailand case. The constants are:  </w:t>
      </w:r>
      <w:r w:rsidR="00E22CDA" w:rsidRPr="002C2489">
        <w:rPr>
          <w:rFonts w:cs="Calibri"/>
          <w:position w:val="-10"/>
          <w:sz w:val="22"/>
          <w:szCs w:val="22"/>
        </w:rPr>
        <w:object w:dxaOrig="2260" w:dyaOrig="320" w14:anchorId="37668459">
          <v:shape id="_x0000_i1033" type="#_x0000_t75" style="width:112.5pt;height:13.5pt" o:ole="">
            <v:imagedata r:id="rId72" o:title=""/>
          </v:shape>
          <o:OLEObject Type="Embed" ProgID="Equation.DSMT4" ShapeID="_x0000_i1033" DrawAspect="Content" ObjectID="_1649861277" r:id="rId73"/>
        </w:object>
      </w:r>
      <w:r w:rsidRPr="00D5163E">
        <w:rPr>
          <w:rFonts w:cs="Calibri"/>
          <w:sz w:val="22"/>
          <w:szCs w:val="22"/>
        </w:rPr>
        <w:t xml:space="preserve"> </w:t>
      </w:r>
      <w:r w:rsidRPr="00D5163E">
        <w:rPr>
          <w:rFonts w:cs="Calibri"/>
          <w:sz w:val="22"/>
          <w:szCs w:val="22"/>
        </w:rPr>
        <w:tab/>
        <w:t xml:space="preserve">     </w:t>
      </w:r>
      <w:r w:rsidRPr="00D5163E">
        <w:rPr>
          <w:rFonts w:cs="Calibri"/>
          <w:sz w:val="22"/>
          <w:szCs w:val="22"/>
        </w:rPr>
        <w:tab/>
      </w:r>
      <w:r w:rsidRPr="00D5163E">
        <w:rPr>
          <w:rFonts w:cs="Calibri"/>
          <w:sz w:val="22"/>
          <w:szCs w:val="22"/>
        </w:rPr>
        <w:tab/>
        <w:t xml:space="preserve">                       </w:t>
      </w:r>
      <w:r w:rsidRPr="00D5163E">
        <w:rPr>
          <w:rFonts w:cs="Calibri"/>
          <w:sz w:val="22"/>
          <w:szCs w:val="22"/>
        </w:rPr>
        <w:tab/>
        <w:t>(3)</w:t>
      </w:r>
    </w:p>
    <w:p w14:paraId="6E2B87A6" w14:textId="77777777" w:rsidR="00BC6704" w:rsidRPr="00D5163E" w:rsidRDefault="00BC6704" w:rsidP="007E081C">
      <w:pPr>
        <w:spacing w:after="0"/>
        <w:rPr>
          <w:rFonts w:cs="Calibri"/>
          <w:sz w:val="22"/>
          <w:szCs w:val="22"/>
        </w:rPr>
      </w:pPr>
    </w:p>
    <w:p w14:paraId="16FFCB71" w14:textId="77777777" w:rsidR="00BC6704" w:rsidRPr="00D5163E" w:rsidRDefault="00BC6704" w:rsidP="007E081C">
      <w:pPr>
        <w:spacing w:after="0"/>
        <w:rPr>
          <w:rFonts w:cs="Calibri"/>
          <w:sz w:val="22"/>
          <w:szCs w:val="22"/>
        </w:rPr>
        <w:sectPr w:rsidR="00BC6704" w:rsidRPr="00D5163E">
          <w:footerReference w:type="default" r:id="rId74"/>
          <w:pgSz w:w="12240" w:h="15840"/>
          <w:pgMar w:top="1440" w:right="1440" w:bottom="1440" w:left="1440" w:header="720" w:footer="720" w:gutter="0"/>
          <w:cols w:space="720"/>
          <w:docGrid w:linePitch="360"/>
        </w:sectPr>
      </w:pPr>
      <w:r w:rsidRPr="00D5163E">
        <w:rPr>
          <w:rFonts w:cs="Calibri"/>
          <w:sz w:val="22"/>
          <w:szCs w:val="22"/>
        </w:rPr>
        <w:t xml:space="preserve">The calculation results for this case are presented in </w:t>
      </w:r>
      <w:r w:rsidRPr="00D5163E">
        <w:rPr>
          <w:rFonts w:cs="Calibri"/>
          <w:b/>
          <w:sz w:val="22"/>
          <w:szCs w:val="22"/>
        </w:rPr>
        <w:t>Table D.11</w:t>
      </w:r>
      <w:r w:rsidRPr="00D5163E">
        <w:rPr>
          <w:rFonts w:cs="Calibri"/>
          <w:sz w:val="22"/>
          <w:szCs w:val="22"/>
        </w:rPr>
        <w:t xml:space="preserve">.  </w:t>
      </w:r>
    </w:p>
    <w:p w14:paraId="6E2C6353" w14:textId="3535646A" w:rsidR="00BC6704" w:rsidRPr="00D5163E" w:rsidRDefault="00BC6704" w:rsidP="007E081C">
      <w:pPr>
        <w:spacing w:after="0"/>
        <w:jc w:val="center"/>
        <w:rPr>
          <w:rFonts w:cs="Calibri"/>
          <w:b/>
          <w:sz w:val="22"/>
          <w:szCs w:val="22"/>
        </w:rPr>
      </w:pPr>
      <w:r w:rsidRPr="00D5163E">
        <w:rPr>
          <w:rFonts w:cs="Calibri"/>
          <w:b/>
          <w:sz w:val="22"/>
          <w:szCs w:val="22"/>
        </w:rPr>
        <w:lastRenderedPageBreak/>
        <w:t xml:space="preserve">Table </w:t>
      </w:r>
      <w:r w:rsidR="00856C95" w:rsidRPr="00D5163E">
        <w:rPr>
          <w:rFonts w:cs="Calibri"/>
          <w:b/>
          <w:sz w:val="22"/>
          <w:szCs w:val="22"/>
        </w:rPr>
        <w:t>L</w:t>
      </w:r>
      <w:r w:rsidRPr="00D5163E">
        <w:rPr>
          <w:rFonts w:cs="Calibri"/>
          <w:b/>
          <w:sz w:val="22"/>
          <w:szCs w:val="22"/>
        </w:rPr>
        <w:t>.10: Energy Saving and Emission Reduction during 2016 to 2030 for Conservative Penetration Rate Scenario</w:t>
      </w:r>
    </w:p>
    <w:p w14:paraId="37EB469D" w14:textId="77777777" w:rsidR="00BC6704" w:rsidRPr="00D5163E" w:rsidRDefault="00BC6704" w:rsidP="007E081C">
      <w:pPr>
        <w:spacing w:after="0"/>
        <w:rPr>
          <w:rFonts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33"/>
        <w:gridCol w:w="651"/>
        <w:gridCol w:w="646"/>
        <w:gridCol w:w="740"/>
        <w:gridCol w:w="720"/>
        <w:gridCol w:w="694"/>
        <w:gridCol w:w="694"/>
        <w:gridCol w:w="791"/>
        <w:gridCol w:w="791"/>
        <w:gridCol w:w="791"/>
        <w:gridCol w:w="791"/>
        <w:gridCol w:w="791"/>
        <w:gridCol w:w="791"/>
        <w:gridCol w:w="791"/>
        <w:gridCol w:w="791"/>
      </w:tblGrid>
      <w:tr w:rsidR="00BC6704" w:rsidRPr="00D5163E" w14:paraId="4362D3DB" w14:textId="77777777" w:rsidTr="00696431">
        <w:tc>
          <w:tcPr>
            <w:tcW w:w="1838" w:type="dxa"/>
            <w:shd w:val="clear" w:color="auto" w:fill="auto"/>
          </w:tcPr>
          <w:p w14:paraId="5800B83F" w14:textId="77777777" w:rsidR="00BC6704" w:rsidRPr="00D5163E" w:rsidRDefault="00BC6704" w:rsidP="007E081C">
            <w:pPr>
              <w:jc w:val="center"/>
              <w:rPr>
                <w:rFonts w:cs="Calibri"/>
                <w:b/>
                <w:sz w:val="18"/>
                <w:szCs w:val="18"/>
              </w:rPr>
            </w:pPr>
            <w:r w:rsidRPr="00D5163E">
              <w:rPr>
                <w:rFonts w:cs="Calibri"/>
                <w:b/>
                <w:sz w:val="18"/>
                <w:szCs w:val="18"/>
              </w:rPr>
              <w:t>Parameter</w:t>
            </w:r>
          </w:p>
        </w:tc>
        <w:tc>
          <w:tcPr>
            <w:tcW w:w="733" w:type="dxa"/>
            <w:shd w:val="clear" w:color="auto" w:fill="auto"/>
            <w:vAlign w:val="center"/>
          </w:tcPr>
          <w:p w14:paraId="2EA9201B" w14:textId="77777777" w:rsidR="00BC6704" w:rsidRPr="00D5163E" w:rsidRDefault="00BC6704" w:rsidP="007E081C">
            <w:pPr>
              <w:rPr>
                <w:rFonts w:cs="Calibri"/>
                <w:b/>
                <w:color w:val="000000"/>
                <w:sz w:val="18"/>
                <w:szCs w:val="18"/>
              </w:rPr>
            </w:pPr>
          </w:p>
        </w:tc>
        <w:tc>
          <w:tcPr>
            <w:tcW w:w="651" w:type="dxa"/>
            <w:shd w:val="clear" w:color="auto" w:fill="auto"/>
            <w:vAlign w:val="center"/>
          </w:tcPr>
          <w:p w14:paraId="29416FC5" w14:textId="77777777" w:rsidR="00BC6704" w:rsidRPr="00D5163E" w:rsidRDefault="00BC6704" w:rsidP="007E081C">
            <w:pPr>
              <w:tabs>
                <w:tab w:val="left" w:pos="489"/>
              </w:tabs>
              <w:ind w:left="-141" w:right="-54"/>
              <w:jc w:val="center"/>
              <w:rPr>
                <w:rFonts w:cs="Calibri"/>
                <w:b/>
                <w:color w:val="000000"/>
                <w:sz w:val="18"/>
                <w:szCs w:val="18"/>
              </w:rPr>
            </w:pPr>
            <w:r w:rsidRPr="00D5163E">
              <w:rPr>
                <w:rFonts w:cs="Calibri"/>
                <w:b/>
                <w:color w:val="000000"/>
                <w:sz w:val="18"/>
                <w:szCs w:val="18"/>
              </w:rPr>
              <w:t>Base</w:t>
            </w:r>
          </w:p>
        </w:tc>
        <w:tc>
          <w:tcPr>
            <w:tcW w:w="646" w:type="dxa"/>
            <w:shd w:val="clear" w:color="auto" w:fill="auto"/>
            <w:vAlign w:val="center"/>
          </w:tcPr>
          <w:p w14:paraId="4E69A8BD" w14:textId="77777777" w:rsidR="00BC6704" w:rsidRPr="00D5163E" w:rsidRDefault="00BC6704" w:rsidP="007E081C">
            <w:pPr>
              <w:rPr>
                <w:rFonts w:cs="Calibri"/>
                <w:b/>
                <w:color w:val="000000"/>
                <w:sz w:val="18"/>
                <w:szCs w:val="18"/>
              </w:rPr>
            </w:pPr>
          </w:p>
        </w:tc>
        <w:tc>
          <w:tcPr>
            <w:tcW w:w="740" w:type="dxa"/>
            <w:shd w:val="clear" w:color="auto" w:fill="auto"/>
            <w:vAlign w:val="center"/>
          </w:tcPr>
          <w:p w14:paraId="467B4223" w14:textId="77777777" w:rsidR="00BC6704" w:rsidRPr="00D5163E" w:rsidRDefault="00BC6704" w:rsidP="007E081C">
            <w:pPr>
              <w:jc w:val="center"/>
              <w:rPr>
                <w:rFonts w:cs="Calibri"/>
                <w:b/>
                <w:color w:val="000000"/>
                <w:sz w:val="18"/>
                <w:szCs w:val="18"/>
              </w:rPr>
            </w:pPr>
            <w:r w:rsidRPr="00D5163E">
              <w:rPr>
                <w:rFonts w:cs="Calibri"/>
                <w:b/>
                <w:color w:val="000000"/>
                <w:sz w:val="18"/>
                <w:szCs w:val="18"/>
              </w:rPr>
              <w:t>Year 1</w:t>
            </w:r>
          </w:p>
        </w:tc>
        <w:tc>
          <w:tcPr>
            <w:tcW w:w="720" w:type="dxa"/>
            <w:shd w:val="clear" w:color="auto" w:fill="auto"/>
            <w:vAlign w:val="center"/>
          </w:tcPr>
          <w:p w14:paraId="01A50CA3" w14:textId="77777777" w:rsidR="00BC6704" w:rsidRPr="00D5163E" w:rsidRDefault="00BC6704" w:rsidP="007E081C">
            <w:pPr>
              <w:jc w:val="center"/>
              <w:rPr>
                <w:rFonts w:cs="Calibri"/>
                <w:b/>
                <w:color w:val="000000"/>
                <w:sz w:val="18"/>
                <w:szCs w:val="18"/>
              </w:rPr>
            </w:pPr>
            <w:r w:rsidRPr="00D5163E">
              <w:rPr>
                <w:rFonts w:cs="Calibri"/>
                <w:b/>
                <w:color w:val="000000"/>
                <w:sz w:val="18"/>
                <w:szCs w:val="18"/>
              </w:rPr>
              <w:t>Year 2</w:t>
            </w:r>
          </w:p>
        </w:tc>
        <w:tc>
          <w:tcPr>
            <w:tcW w:w="694" w:type="dxa"/>
            <w:shd w:val="clear" w:color="auto" w:fill="auto"/>
            <w:vAlign w:val="center"/>
          </w:tcPr>
          <w:p w14:paraId="33E28D7A" w14:textId="77777777" w:rsidR="00BC6704" w:rsidRPr="00D5163E" w:rsidRDefault="00BC6704" w:rsidP="007E081C">
            <w:pPr>
              <w:jc w:val="center"/>
              <w:rPr>
                <w:rFonts w:cs="Calibri"/>
                <w:b/>
                <w:color w:val="000000"/>
                <w:sz w:val="18"/>
                <w:szCs w:val="18"/>
              </w:rPr>
            </w:pPr>
            <w:r w:rsidRPr="00D5163E">
              <w:rPr>
                <w:rFonts w:cs="Calibri"/>
                <w:b/>
                <w:color w:val="000000"/>
                <w:sz w:val="18"/>
                <w:szCs w:val="18"/>
              </w:rPr>
              <w:t>Year 3</w:t>
            </w:r>
          </w:p>
        </w:tc>
        <w:tc>
          <w:tcPr>
            <w:tcW w:w="7022" w:type="dxa"/>
            <w:gridSpan w:val="9"/>
            <w:shd w:val="clear" w:color="auto" w:fill="auto"/>
            <w:vAlign w:val="center"/>
          </w:tcPr>
          <w:p w14:paraId="155A4702" w14:textId="77777777" w:rsidR="00BC6704" w:rsidRPr="00D5163E" w:rsidRDefault="00BC6704" w:rsidP="007E081C">
            <w:pPr>
              <w:jc w:val="center"/>
              <w:rPr>
                <w:rFonts w:cs="Calibri"/>
                <w:b/>
                <w:color w:val="000000"/>
                <w:sz w:val="18"/>
                <w:szCs w:val="18"/>
              </w:rPr>
            </w:pPr>
            <w:r w:rsidRPr="00D5163E">
              <w:rPr>
                <w:rFonts w:cs="Calibri"/>
                <w:b/>
                <w:color w:val="000000"/>
                <w:sz w:val="18"/>
                <w:szCs w:val="18"/>
              </w:rPr>
              <w:t>ADLIGHT Post-Project</w:t>
            </w:r>
          </w:p>
        </w:tc>
      </w:tr>
      <w:tr w:rsidR="00BC6704" w:rsidRPr="00D5163E" w14:paraId="06D3C5A6" w14:textId="77777777" w:rsidTr="00696431">
        <w:tc>
          <w:tcPr>
            <w:tcW w:w="1838" w:type="dxa"/>
            <w:shd w:val="clear" w:color="auto" w:fill="auto"/>
          </w:tcPr>
          <w:p w14:paraId="41665CA0" w14:textId="77777777" w:rsidR="00BC6704" w:rsidRPr="00D5163E" w:rsidRDefault="00BC6704" w:rsidP="007E081C">
            <w:pPr>
              <w:rPr>
                <w:rFonts w:cs="Calibri"/>
                <w:b/>
                <w:sz w:val="18"/>
                <w:szCs w:val="18"/>
              </w:rPr>
            </w:pPr>
          </w:p>
        </w:tc>
        <w:tc>
          <w:tcPr>
            <w:tcW w:w="733" w:type="dxa"/>
            <w:shd w:val="clear" w:color="auto" w:fill="auto"/>
            <w:vAlign w:val="center"/>
          </w:tcPr>
          <w:p w14:paraId="0EFC431D" w14:textId="77777777" w:rsidR="00BC6704" w:rsidRPr="00D5163E" w:rsidRDefault="00BC6704" w:rsidP="007E081C">
            <w:pPr>
              <w:rPr>
                <w:rFonts w:cs="Calibri"/>
                <w:b/>
                <w:color w:val="000000"/>
                <w:sz w:val="18"/>
                <w:szCs w:val="18"/>
              </w:rPr>
            </w:pPr>
            <w:r w:rsidRPr="00D5163E">
              <w:rPr>
                <w:rFonts w:cs="Calibri"/>
                <w:b/>
                <w:color w:val="000000"/>
                <w:sz w:val="18"/>
                <w:szCs w:val="18"/>
              </w:rPr>
              <w:t>2016</w:t>
            </w:r>
          </w:p>
        </w:tc>
        <w:tc>
          <w:tcPr>
            <w:tcW w:w="651" w:type="dxa"/>
            <w:shd w:val="clear" w:color="auto" w:fill="auto"/>
            <w:vAlign w:val="center"/>
          </w:tcPr>
          <w:p w14:paraId="7EA772F8" w14:textId="77777777" w:rsidR="00BC6704" w:rsidRPr="00D5163E" w:rsidRDefault="00BC6704" w:rsidP="007E081C">
            <w:pPr>
              <w:rPr>
                <w:rFonts w:cs="Calibri"/>
                <w:b/>
                <w:color w:val="000000"/>
                <w:sz w:val="18"/>
                <w:szCs w:val="18"/>
              </w:rPr>
            </w:pPr>
            <w:r w:rsidRPr="00D5163E">
              <w:rPr>
                <w:rFonts w:cs="Calibri"/>
                <w:b/>
                <w:color w:val="000000"/>
                <w:sz w:val="18"/>
                <w:szCs w:val="18"/>
              </w:rPr>
              <w:t>2017</w:t>
            </w:r>
          </w:p>
        </w:tc>
        <w:tc>
          <w:tcPr>
            <w:tcW w:w="646" w:type="dxa"/>
            <w:shd w:val="clear" w:color="auto" w:fill="auto"/>
            <w:vAlign w:val="center"/>
          </w:tcPr>
          <w:p w14:paraId="78F28036" w14:textId="77777777" w:rsidR="00BC6704" w:rsidRPr="00D5163E" w:rsidRDefault="00BC6704" w:rsidP="007E081C">
            <w:pPr>
              <w:rPr>
                <w:rFonts w:cs="Calibri"/>
                <w:b/>
                <w:color w:val="000000"/>
                <w:sz w:val="18"/>
                <w:szCs w:val="18"/>
              </w:rPr>
            </w:pPr>
            <w:r w:rsidRPr="00D5163E">
              <w:rPr>
                <w:rFonts w:cs="Calibri"/>
                <w:b/>
                <w:color w:val="000000"/>
                <w:sz w:val="18"/>
                <w:szCs w:val="18"/>
              </w:rPr>
              <w:t>2018</w:t>
            </w:r>
          </w:p>
        </w:tc>
        <w:tc>
          <w:tcPr>
            <w:tcW w:w="740" w:type="dxa"/>
            <w:shd w:val="clear" w:color="auto" w:fill="auto"/>
            <w:vAlign w:val="center"/>
          </w:tcPr>
          <w:p w14:paraId="0A2D9C05" w14:textId="77777777" w:rsidR="00BC6704" w:rsidRPr="00D5163E" w:rsidRDefault="00BC6704" w:rsidP="007E081C">
            <w:pPr>
              <w:rPr>
                <w:rFonts w:cs="Calibri"/>
                <w:b/>
                <w:color w:val="000000"/>
                <w:sz w:val="18"/>
                <w:szCs w:val="18"/>
              </w:rPr>
            </w:pPr>
            <w:r w:rsidRPr="00D5163E">
              <w:rPr>
                <w:rFonts w:cs="Calibri"/>
                <w:b/>
                <w:color w:val="000000"/>
                <w:sz w:val="18"/>
                <w:szCs w:val="18"/>
              </w:rPr>
              <w:t>2019</w:t>
            </w:r>
          </w:p>
        </w:tc>
        <w:tc>
          <w:tcPr>
            <w:tcW w:w="720" w:type="dxa"/>
            <w:shd w:val="clear" w:color="auto" w:fill="auto"/>
            <w:vAlign w:val="center"/>
          </w:tcPr>
          <w:p w14:paraId="12C71DCC" w14:textId="77777777" w:rsidR="00BC6704" w:rsidRPr="00D5163E" w:rsidRDefault="00BC6704" w:rsidP="007E081C">
            <w:pPr>
              <w:rPr>
                <w:rFonts w:cs="Calibri"/>
                <w:b/>
                <w:color w:val="000000"/>
                <w:sz w:val="18"/>
                <w:szCs w:val="18"/>
              </w:rPr>
            </w:pPr>
            <w:r w:rsidRPr="00D5163E">
              <w:rPr>
                <w:rFonts w:cs="Calibri"/>
                <w:b/>
                <w:color w:val="000000"/>
                <w:sz w:val="18"/>
                <w:szCs w:val="18"/>
              </w:rPr>
              <w:t>2020</w:t>
            </w:r>
          </w:p>
        </w:tc>
        <w:tc>
          <w:tcPr>
            <w:tcW w:w="694" w:type="dxa"/>
            <w:shd w:val="clear" w:color="auto" w:fill="auto"/>
            <w:vAlign w:val="center"/>
          </w:tcPr>
          <w:p w14:paraId="7BCED480" w14:textId="77777777" w:rsidR="00BC6704" w:rsidRPr="00D5163E" w:rsidRDefault="00BC6704" w:rsidP="007E081C">
            <w:pPr>
              <w:rPr>
                <w:rFonts w:cs="Calibri"/>
                <w:b/>
                <w:color w:val="000000"/>
                <w:sz w:val="18"/>
                <w:szCs w:val="18"/>
              </w:rPr>
            </w:pPr>
            <w:r w:rsidRPr="00D5163E">
              <w:rPr>
                <w:rFonts w:cs="Calibri"/>
                <w:b/>
                <w:color w:val="000000"/>
                <w:sz w:val="18"/>
                <w:szCs w:val="18"/>
              </w:rPr>
              <w:t>2021</w:t>
            </w:r>
          </w:p>
        </w:tc>
        <w:tc>
          <w:tcPr>
            <w:tcW w:w="694" w:type="dxa"/>
            <w:shd w:val="clear" w:color="auto" w:fill="auto"/>
            <w:vAlign w:val="center"/>
          </w:tcPr>
          <w:p w14:paraId="48BB37F2" w14:textId="77777777" w:rsidR="00BC6704" w:rsidRPr="00D5163E" w:rsidRDefault="00BC6704" w:rsidP="007E081C">
            <w:pPr>
              <w:rPr>
                <w:rFonts w:cs="Calibri"/>
                <w:b/>
                <w:color w:val="000000"/>
                <w:sz w:val="18"/>
                <w:szCs w:val="18"/>
              </w:rPr>
            </w:pPr>
            <w:r w:rsidRPr="00D5163E">
              <w:rPr>
                <w:rFonts w:cs="Calibri"/>
                <w:b/>
                <w:color w:val="000000"/>
                <w:sz w:val="18"/>
                <w:szCs w:val="18"/>
              </w:rPr>
              <w:t>2022</w:t>
            </w:r>
          </w:p>
        </w:tc>
        <w:tc>
          <w:tcPr>
            <w:tcW w:w="791" w:type="dxa"/>
            <w:shd w:val="clear" w:color="auto" w:fill="auto"/>
            <w:vAlign w:val="center"/>
          </w:tcPr>
          <w:p w14:paraId="515E2C15" w14:textId="77777777" w:rsidR="00BC6704" w:rsidRPr="00D5163E" w:rsidRDefault="00BC6704" w:rsidP="007E081C">
            <w:pPr>
              <w:rPr>
                <w:rFonts w:cs="Calibri"/>
                <w:b/>
                <w:color w:val="000000"/>
                <w:sz w:val="18"/>
                <w:szCs w:val="18"/>
              </w:rPr>
            </w:pPr>
            <w:r w:rsidRPr="00D5163E">
              <w:rPr>
                <w:rFonts w:cs="Calibri"/>
                <w:b/>
                <w:color w:val="000000"/>
                <w:sz w:val="18"/>
                <w:szCs w:val="18"/>
              </w:rPr>
              <w:t>2023</w:t>
            </w:r>
          </w:p>
        </w:tc>
        <w:tc>
          <w:tcPr>
            <w:tcW w:w="791" w:type="dxa"/>
            <w:shd w:val="clear" w:color="auto" w:fill="auto"/>
            <w:vAlign w:val="center"/>
          </w:tcPr>
          <w:p w14:paraId="24CE146C" w14:textId="77777777" w:rsidR="00BC6704" w:rsidRPr="00D5163E" w:rsidRDefault="00BC6704" w:rsidP="007E081C">
            <w:pPr>
              <w:rPr>
                <w:rFonts w:cs="Calibri"/>
                <w:b/>
                <w:color w:val="000000"/>
                <w:sz w:val="18"/>
                <w:szCs w:val="18"/>
              </w:rPr>
            </w:pPr>
            <w:r w:rsidRPr="00D5163E">
              <w:rPr>
                <w:rFonts w:cs="Calibri"/>
                <w:b/>
                <w:color w:val="000000"/>
                <w:sz w:val="18"/>
                <w:szCs w:val="18"/>
              </w:rPr>
              <w:t>2024</w:t>
            </w:r>
          </w:p>
        </w:tc>
        <w:tc>
          <w:tcPr>
            <w:tcW w:w="791" w:type="dxa"/>
            <w:shd w:val="clear" w:color="auto" w:fill="auto"/>
            <w:vAlign w:val="center"/>
          </w:tcPr>
          <w:p w14:paraId="10F23134" w14:textId="77777777" w:rsidR="00BC6704" w:rsidRPr="00D5163E" w:rsidRDefault="00BC6704" w:rsidP="007E081C">
            <w:pPr>
              <w:rPr>
                <w:rFonts w:cs="Calibri"/>
                <w:b/>
                <w:color w:val="000000"/>
                <w:sz w:val="18"/>
                <w:szCs w:val="18"/>
              </w:rPr>
            </w:pPr>
            <w:r w:rsidRPr="00D5163E">
              <w:rPr>
                <w:rFonts w:cs="Calibri"/>
                <w:b/>
                <w:color w:val="000000"/>
                <w:sz w:val="18"/>
                <w:szCs w:val="18"/>
              </w:rPr>
              <w:t>2025</w:t>
            </w:r>
          </w:p>
        </w:tc>
        <w:tc>
          <w:tcPr>
            <w:tcW w:w="791" w:type="dxa"/>
            <w:shd w:val="clear" w:color="auto" w:fill="auto"/>
            <w:vAlign w:val="center"/>
          </w:tcPr>
          <w:p w14:paraId="365653AF" w14:textId="77777777" w:rsidR="00BC6704" w:rsidRPr="00D5163E" w:rsidRDefault="00BC6704" w:rsidP="007E081C">
            <w:pPr>
              <w:rPr>
                <w:rFonts w:cs="Calibri"/>
                <w:b/>
                <w:color w:val="000000"/>
                <w:sz w:val="18"/>
                <w:szCs w:val="18"/>
              </w:rPr>
            </w:pPr>
            <w:r w:rsidRPr="00D5163E">
              <w:rPr>
                <w:rFonts w:cs="Calibri"/>
                <w:b/>
                <w:color w:val="000000"/>
                <w:sz w:val="18"/>
                <w:szCs w:val="18"/>
              </w:rPr>
              <w:t>2026</w:t>
            </w:r>
          </w:p>
        </w:tc>
        <w:tc>
          <w:tcPr>
            <w:tcW w:w="791" w:type="dxa"/>
            <w:shd w:val="clear" w:color="auto" w:fill="auto"/>
            <w:vAlign w:val="center"/>
          </w:tcPr>
          <w:p w14:paraId="28D53878" w14:textId="77777777" w:rsidR="00BC6704" w:rsidRPr="00D5163E" w:rsidRDefault="00BC6704" w:rsidP="007E081C">
            <w:pPr>
              <w:rPr>
                <w:rFonts w:cs="Calibri"/>
                <w:b/>
                <w:color w:val="000000"/>
                <w:sz w:val="18"/>
                <w:szCs w:val="18"/>
              </w:rPr>
            </w:pPr>
            <w:r w:rsidRPr="00D5163E">
              <w:rPr>
                <w:rFonts w:cs="Calibri"/>
                <w:b/>
                <w:color w:val="000000"/>
                <w:sz w:val="18"/>
                <w:szCs w:val="18"/>
              </w:rPr>
              <w:t>2027</w:t>
            </w:r>
          </w:p>
        </w:tc>
        <w:tc>
          <w:tcPr>
            <w:tcW w:w="791" w:type="dxa"/>
            <w:shd w:val="clear" w:color="auto" w:fill="auto"/>
            <w:vAlign w:val="center"/>
          </w:tcPr>
          <w:p w14:paraId="16E4098C" w14:textId="77777777" w:rsidR="00BC6704" w:rsidRPr="00D5163E" w:rsidRDefault="00BC6704" w:rsidP="007E081C">
            <w:pPr>
              <w:rPr>
                <w:rFonts w:cs="Calibri"/>
                <w:b/>
                <w:color w:val="000000"/>
                <w:sz w:val="18"/>
                <w:szCs w:val="18"/>
              </w:rPr>
            </w:pPr>
            <w:r w:rsidRPr="00D5163E">
              <w:rPr>
                <w:rFonts w:cs="Calibri"/>
                <w:b/>
                <w:color w:val="000000"/>
                <w:sz w:val="18"/>
                <w:szCs w:val="18"/>
              </w:rPr>
              <w:t>2028</w:t>
            </w:r>
          </w:p>
        </w:tc>
        <w:tc>
          <w:tcPr>
            <w:tcW w:w="791" w:type="dxa"/>
            <w:shd w:val="clear" w:color="auto" w:fill="auto"/>
            <w:vAlign w:val="center"/>
          </w:tcPr>
          <w:p w14:paraId="454EEAF1" w14:textId="77777777" w:rsidR="00BC6704" w:rsidRPr="00D5163E" w:rsidRDefault="00BC6704" w:rsidP="007E081C">
            <w:pPr>
              <w:rPr>
                <w:rFonts w:cs="Calibri"/>
                <w:b/>
                <w:color w:val="000000"/>
                <w:sz w:val="18"/>
                <w:szCs w:val="18"/>
              </w:rPr>
            </w:pPr>
            <w:r w:rsidRPr="00D5163E">
              <w:rPr>
                <w:rFonts w:cs="Calibri"/>
                <w:b/>
                <w:color w:val="000000"/>
                <w:sz w:val="18"/>
                <w:szCs w:val="18"/>
              </w:rPr>
              <w:t>2029</w:t>
            </w:r>
          </w:p>
        </w:tc>
        <w:tc>
          <w:tcPr>
            <w:tcW w:w="791" w:type="dxa"/>
            <w:shd w:val="clear" w:color="auto" w:fill="auto"/>
            <w:vAlign w:val="center"/>
          </w:tcPr>
          <w:p w14:paraId="7F980A65" w14:textId="77777777" w:rsidR="00BC6704" w:rsidRPr="00D5163E" w:rsidRDefault="00BC6704" w:rsidP="007E081C">
            <w:pPr>
              <w:rPr>
                <w:rFonts w:cs="Calibri"/>
                <w:b/>
                <w:color w:val="000000"/>
                <w:sz w:val="18"/>
                <w:szCs w:val="18"/>
              </w:rPr>
            </w:pPr>
            <w:r w:rsidRPr="00D5163E">
              <w:rPr>
                <w:rFonts w:cs="Calibri"/>
                <w:b/>
                <w:color w:val="000000"/>
                <w:sz w:val="18"/>
                <w:szCs w:val="18"/>
              </w:rPr>
              <w:t>2030</w:t>
            </w:r>
          </w:p>
        </w:tc>
      </w:tr>
      <w:tr w:rsidR="00BC6704" w:rsidRPr="00D5163E" w14:paraId="02EB831B" w14:textId="77777777" w:rsidTr="00696431">
        <w:tc>
          <w:tcPr>
            <w:tcW w:w="1838" w:type="dxa"/>
            <w:shd w:val="clear" w:color="auto" w:fill="auto"/>
          </w:tcPr>
          <w:p w14:paraId="055215A6" w14:textId="77777777" w:rsidR="00BC6704" w:rsidRPr="00D5163E" w:rsidRDefault="00BC6704" w:rsidP="007E081C">
            <w:pPr>
              <w:rPr>
                <w:rFonts w:cs="Calibri"/>
                <w:sz w:val="18"/>
                <w:szCs w:val="18"/>
              </w:rPr>
            </w:pPr>
            <w:r w:rsidRPr="00D5163E">
              <w:rPr>
                <w:rFonts w:cs="Calibri"/>
                <w:sz w:val="18"/>
                <w:szCs w:val="18"/>
              </w:rPr>
              <w:t>BAU Electricity for Lighting [TWh/year]</w:t>
            </w:r>
          </w:p>
        </w:tc>
        <w:tc>
          <w:tcPr>
            <w:tcW w:w="733" w:type="dxa"/>
            <w:shd w:val="clear" w:color="auto" w:fill="auto"/>
            <w:vAlign w:val="center"/>
          </w:tcPr>
          <w:p w14:paraId="39153874" w14:textId="77777777" w:rsidR="00BC6704" w:rsidRPr="00D5163E" w:rsidRDefault="00BC6704" w:rsidP="007E081C">
            <w:pPr>
              <w:rPr>
                <w:rFonts w:cs="Calibri"/>
                <w:bCs/>
                <w:sz w:val="18"/>
                <w:szCs w:val="18"/>
              </w:rPr>
            </w:pPr>
            <w:r w:rsidRPr="00D5163E">
              <w:rPr>
                <w:rFonts w:cs="Calibri"/>
                <w:bCs/>
                <w:sz w:val="18"/>
                <w:szCs w:val="18"/>
              </w:rPr>
              <w:t>40.98</w:t>
            </w:r>
          </w:p>
        </w:tc>
        <w:tc>
          <w:tcPr>
            <w:tcW w:w="651" w:type="dxa"/>
            <w:shd w:val="clear" w:color="auto" w:fill="auto"/>
            <w:vAlign w:val="center"/>
          </w:tcPr>
          <w:p w14:paraId="7E2387FD" w14:textId="77777777" w:rsidR="00BC6704" w:rsidRPr="00D5163E" w:rsidRDefault="00BC6704" w:rsidP="007E081C">
            <w:pPr>
              <w:rPr>
                <w:rFonts w:cs="Calibri"/>
                <w:bCs/>
                <w:sz w:val="18"/>
                <w:szCs w:val="18"/>
              </w:rPr>
            </w:pPr>
            <w:r w:rsidRPr="00D5163E">
              <w:rPr>
                <w:rFonts w:cs="Calibri"/>
                <w:bCs/>
                <w:sz w:val="18"/>
                <w:szCs w:val="18"/>
              </w:rPr>
              <w:t>42.61</w:t>
            </w:r>
          </w:p>
        </w:tc>
        <w:tc>
          <w:tcPr>
            <w:tcW w:w="646" w:type="dxa"/>
            <w:shd w:val="clear" w:color="auto" w:fill="auto"/>
            <w:vAlign w:val="center"/>
          </w:tcPr>
          <w:p w14:paraId="3424EA8C" w14:textId="77777777" w:rsidR="00BC6704" w:rsidRPr="00D5163E" w:rsidRDefault="00BC6704" w:rsidP="007E081C">
            <w:pPr>
              <w:rPr>
                <w:rFonts w:cs="Calibri"/>
                <w:bCs/>
                <w:sz w:val="18"/>
                <w:szCs w:val="18"/>
              </w:rPr>
            </w:pPr>
            <w:r w:rsidRPr="00D5163E">
              <w:rPr>
                <w:rFonts w:cs="Calibri"/>
                <w:bCs/>
                <w:sz w:val="18"/>
                <w:szCs w:val="18"/>
              </w:rPr>
              <w:t>44.78</w:t>
            </w:r>
          </w:p>
        </w:tc>
        <w:tc>
          <w:tcPr>
            <w:tcW w:w="740" w:type="dxa"/>
            <w:shd w:val="clear" w:color="auto" w:fill="auto"/>
            <w:vAlign w:val="center"/>
          </w:tcPr>
          <w:p w14:paraId="0746DD72" w14:textId="77777777" w:rsidR="00BC6704" w:rsidRPr="00D5163E" w:rsidRDefault="00BC6704" w:rsidP="007E081C">
            <w:pPr>
              <w:rPr>
                <w:rFonts w:cs="Calibri"/>
                <w:bCs/>
                <w:sz w:val="18"/>
                <w:szCs w:val="18"/>
              </w:rPr>
            </w:pPr>
            <w:r w:rsidRPr="00D5163E">
              <w:rPr>
                <w:rFonts w:cs="Calibri"/>
                <w:bCs/>
                <w:sz w:val="18"/>
                <w:szCs w:val="18"/>
              </w:rPr>
              <w:t>46.94</w:t>
            </w:r>
          </w:p>
        </w:tc>
        <w:tc>
          <w:tcPr>
            <w:tcW w:w="720" w:type="dxa"/>
            <w:shd w:val="clear" w:color="auto" w:fill="auto"/>
            <w:vAlign w:val="center"/>
          </w:tcPr>
          <w:p w14:paraId="44AA170F" w14:textId="77777777" w:rsidR="00BC6704" w:rsidRPr="00D5163E" w:rsidRDefault="00BC6704" w:rsidP="007E081C">
            <w:pPr>
              <w:rPr>
                <w:rFonts w:cs="Calibri"/>
                <w:bCs/>
                <w:sz w:val="18"/>
                <w:szCs w:val="18"/>
              </w:rPr>
            </w:pPr>
            <w:r w:rsidRPr="00D5163E">
              <w:rPr>
                <w:rFonts w:cs="Calibri"/>
                <w:bCs/>
                <w:sz w:val="18"/>
                <w:szCs w:val="18"/>
              </w:rPr>
              <w:t>49.23</w:t>
            </w:r>
          </w:p>
        </w:tc>
        <w:tc>
          <w:tcPr>
            <w:tcW w:w="694" w:type="dxa"/>
            <w:shd w:val="clear" w:color="auto" w:fill="auto"/>
            <w:vAlign w:val="center"/>
          </w:tcPr>
          <w:p w14:paraId="4C438093" w14:textId="77777777" w:rsidR="00BC6704" w:rsidRPr="00D5163E" w:rsidRDefault="00BC6704" w:rsidP="007E081C">
            <w:pPr>
              <w:rPr>
                <w:rFonts w:cs="Calibri"/>
                <w:bCs/>
                <w:sz w:val="18"/>
                <w:szCs w:val="18"/>
              </w:rPr>
            </w:pPr>
            <w:r w:rsidRPr="00D5163E">
              <w:rPr>
                <w:rFonts w:cs="Calibri"/>
                <w:bCs/>
                <w:sz w:val="18"/>
                <w:szCs w:val="18"/>
              </w:rPr>
              <w:t>51.50</w:t>
            </w:r>
          </w:p>
        </w:tc>
        <w:tc>
          <w:tcPr>
            <w:tcW w:w="694" w:type="dxa"/>
            <w:shd w:val="clear" w:color="auto" w:fill="auto"/>
            <w:vAlign w:val="center"/>
          </w:tcPr>
          <w:p w14:paraId="54A87758" w14:textId="77777777" w:rsidR="00BC6704" w:rsidRPr="00D5163E" w:rsidRDefault="00BC6704" w:rsidP="007E081C">
            <w:pPr>
              <w:rPr>
                <w:rFonts w:cs="Calibri"/>
                <w:bCs/>
                <w:sz w:val="18"/>
                <w:szCs w:val="18"/>
              </w:rPr>
            </w:pPr>
            <w:r w:rsidRPr="00D5163E">
              <w:rPr>
                <w:rFonts w:cs="Calibri"/>
                <w:bCs/>
                <w:sz w:val="18"/>
                <w:szCs w:val="18"/>
              </w:rPr>
              <w:t>53.80</w:t>
            </w:r>
          </w:p>
        </w:tc>
        <w:tc>
          <w:tcPr>
            <w:tcW w:w="791" w:type="dxa"/>
            <w:shd w:val="clear" w:color="auto" w:fill="auto"/>
            <w:vAlign w:val="center"/>
          </w:tcPr>
          <w:p w14:paraId="5DF7530B" w14:textId="77777777" w:rsidR="00BC6704" w:rsidRPr="00D5163E" w:rsidRDefault="00BC6704" w:rsidP="007E081C">
            <w:pPr>
              <w:rPr>
                <w:rFonts w:cs="Calibri"/>
                <w:bCs/>
                <w:sz w:val="18"/>
                <w:szCs w:val="18"/>
              </w:rPr>
            </w:pPr>
            <w:r w:rsidRPr="00D5163E">
              <w:rPr>
                <w:rFonts w:cs="Calibri"/>
                <w:bCs/>
                <w:sz w:val="18"/>
                <w:szCs w:val="18"/>
              </w:rPr>
              <w:t>56.22</w:t>
            </w:r>
          </w:p>
        </w:tc>
        <w:tc>
          <w:tcPr>
            <w:tcW w:w="791" w:type="dxa"/>
            <w:shd w:val="clear" w:color="auto" w:fill="auto"/>
            <w:vAlign w:val="center"/>
          </w:tcPr>
          <w:p w14:paraId="7439B24C" w14:textId="77777777" w:rsidR="00BC6704" w:rsidRPr="00D5163E" w:rsidRDefault="00BC6704" w:rsidP="007E081C">
            <w:pPr>
              <w:rPr>
                <w:rFonts w:cs="Calibri"/>
                <w:bCs/>
                <w:sz w:val="18"/>
                <w:szCs w:val="18"/>
              </w:rPr>
            </w:pPr>
            <w:r w:rsidRPr="00D5163E">
              <w:rPr>
                <w:rFonts w:cs="Calibri"/>
                <w:bCs/>
                <w:sz w:val="18"/>
                <w:szCs w:val="18"/>
              </w:rPr>
              <w:t>58.75</w:t>
            </w:r>
          </w:p>
        </w:tc>
        <w:tc>
          <w:tcPr>
            <w:tcW w:w="791" w:type="dxa"/>
            <w:shd w:val="clear" w:color="auto" w:fill="auto"/>
            <w:vAlign w:val="center"/>
          </w:tcPr>
          <w:p w14:paraId="6479FDA0" w14:textId="77777777" w:rsidR="00BC6704" w:rsidRPr="00D5163E" w:rsidRDefault="00BC6704" w:rsidP="007E081C">
            <w:pPr>
              <w:rPr>
                <w:rFonts w:cs="Calibri"/>
                <w:bCs/>
                <w:sz w:val="18"/>
                <w:szCs w:val="18"/>
              </w:rPr>
            </w:pPr>
            <w:r w:rsidRPr="00D5163E">
              <w:rPr>
                <w:rFonts w:cs="Calibri"/>
                <w:bCs/>
                <w:sz w:val="18"/>
                <w:szCs w:val="18"/>
              </w:rPr>
              <w:t>61.43</w:t>
            </w:r>
          </w:p>
        </w:tc>
        <w:tc>
          <w:tcPr>
            <w:tcW w:w="791" w:type="dxa"/>
            <w:shd w:val="clear" w:color="auto" w:fill="auto"/>
            <w:vAlign w:val="center"/>
          </w:tcPr>
          <w:p w14:paraId="3703D23F" w14:textId="77777777" w:rsidR="00BC6704" w:rsidRPr="00D5163E" w:rsidRDefault="00BC6704" w:rsidP="007E081C">
            <w:pPr>
              <w:rPr>
                <w:rFonts w:cs="Calibri"/>
                <w:bCs/>
                <w:sz w:val="18"/>
                <w:szCs w:val="18"/>
              </w:rPr>
            </w:pPr>
            <w:r w:rsidRPr="00D5163E">
              <w:rPr>
                <w:rFonts w:cs="Calibri"/>
                <w:bCs/>
                <w:sz w:val="18"/>
                <w:szCs w:val="18"/>
              </w:rPr>
              <w:t>64.30</w:t>
            </w:r>
          </w:p>
        </w:tc>
        <w:tc>
          <w:tcPr>
            <w:tcW w:w="791" w:type="dxa"/>
            <w:shd w:val="clear" w:color="auto" w:fill="auto"/>
            <w:vAlign w:val="center"/>
          </w:tcPr>
          <w:p w14:paraId="28A57CAD" w14:textId="77777777" w:rsidR="00BC6704" w:rsidRPr="00D5163E" w:rsidRDefault="00BC6704" w:rsidP="007E081C">
            <w:pPr>
              <w:rPr>
                <w:rFonts w:cs="Calibri"/>
                <w:bCs/>
                <w:sz w:val="18"/>
                <w:szCs w:val="18"/>
              </w:rPr>
            </w:pPr>
            <w:r w:rsidRPr="00D5163E">
              <w:rPr>
                <w:rFonts w:cs="Calibri"/>
                <w:bCs/>
                <w:sz w:val="18"/>
                <w:szCs w:val="18"/>
              </w:rPr>
              <w:t>67.33</w:t>
            </w:r>
          </w:p>
        </w:tc>
        <w:tc>
          <w:tcPr>
            <w:tcW w:w="791" w:type="dxa"/>
            <w:shd w:val="clear" w:color="auto" w:fill="auto"/>
            <w:vAlign w:val="center"/>
          </w:tcPr>
          <w:p w14:paraId="6FACBEC1" w14:textId="77777777" w:rsidR="00BC6704" w:rsidRPr="00D5163E" w:rsidRDefault="00BC6704" w:rsidP="007E081C">
            <w:pPr>
              <w:rPr>
                <w:rFonts w:cs="Calibri"/>
                <w:bCs/>
                <w:sz w:val="18"/>
                <w:szCs w:val="18"/>
              </w:rPr>
            </w:pPr>
            <w:r w:rsidRPr="00D5163E">
              <w:rPr>
                <w:rFonts w:cs="Calibri"/>
                <w:bCs/>
                <w:sz w:val="18"/>
                <w:szCs w:val="18"/>
              </w:rPr>
              <w:t>70.55</w:t>
            </w:r>
          </w:p>
        </w:tc>
        <w:tc>
          <w:tcPr>
            <w:tcW w:w="791" w:type="dxa"/>
            <w:shd w:val="clear" w:color="auto" w:fill="auto"/>
            <w:vAlign w:val="center"/>
          </w:tcPr>
          <w:p w14:paraId="511EDE02" w14:textId="77777777" w:rsidR="00BC6704" w:rsidRPr="00D5163E" w:rsidRDefault="00BC6704" w:rsidP="007E081C">
            <w:pPr>
              <w:rPr>
                <w:rFonts w:cs="Calibri"/>
                <w:bCs/>
                <w:sz w:val="18"/>
                <w:szCs w:val="18"/>
              </w:rPr>
            </w:pPr>
            <w:r w:rsidRPr="00D5163E">
              <w:rPr>
                <w:rFonts w:cs="Calibri"/>
                <w:bCs/>
                <w:sz w:val="18"/>
                <w:szCs w:val="18"/>
              </w:rPr>
              <w:t>74.02</w:t>
            </w:r>
          </w:p>
        </w:tc>
        <w:tc>
          <w:tcPr>
            <w:tcW w:w="791" w:type="dxa"/>
            <w:shd w:val="clear" w:color="auto" w:fill="auto"/>
            <w:vAlign w:val="center"/>
          </w:tcPr>
          <w:p w14:paraId="2837E226" w14:textId="77777777" w:rsidR="00BC6704" w:rsidRPr="00D5163E" w:rsidRDefault="00BC6704" w:rsidP="007E081C">
            <w:pPr>
              <w:rPr>
                <w:rFonts w:cs="Calibri"/>
                <w:bCs/>
                <w:sz w:val="18"/>
                <w:szCs w:val="18"/>
              </w:rPr>
            </w:pPr>
            <w:r w:rsidRPr="00D5163E">
              <w:rPr>
                <w:rFonts w:cs="Calibri"/>
                <w:bCs/>
                <w:sz w:val="18"/>
                <w:szCs w:val="18"/>
              </w:rPr>
              <w:t>77.69</w:t>
            </w:r>
          </w:p>
        </w:tc>
      </w:tr>
      <w:tr w:rsidR="00BC6704" w:rsidRPr="00D5163E" w14:paraId="5D9C88AC" w14:textId="77777777" w:rsidTr="00696431">
        <w:tc>
          <w:tcPr>
            <w:tcW w:w="1838" w:type="dxa"/>
            <w:shd w:val="clear" w:color="auto" w:fill="auto"/>
          </w:tcPr>
          <w:p w14:paraId="2011583C" w14:textId="77777777" w:rsidR="00BC6704" w:rsidRPr="00D5163E" w:rsidRDefault="00BC6704" w:rsidP="007E081C">
            <w:pPr>
              <w:rPr>
                <w:rFonts w:cs="Calibri"/>
                <w:sz w:val="18"/>
                <w:szCs w:val="18"/>
              </w:rPr>
            </w:pPr>
            <w:r w:rsidRPr="00D5163E">
              <w:rPr>
                <w:rFonts w:cs="Calibri"/>
                <w:sz w:val="18"/>
                <w:szCs w:val="18"/>
              </w:rPr>
              <w:t>BAU Emission [MtCO</w:t>
            </w:r>
            <w:r w:rsidRPr="00D5163E">
              <w:rPr>
                <w:rFonts w:cs="Calibri"/>
                <w:sz w:val="18"/>
                <w:szCs w:val="18"/>
                <w:vertAlign w:val="subscript"/>
              </w:rPr>
              <w:t>2eq</w:t>
            </w:r>
            <w:r w:rsidRPr="00D5163E">
              <w:rPr>
                <w:rFonts w:cs="Calibri"/>
                <w:sz w:val="18"/>
                <w:szCs w:val="18"/>
              </w:rPr>
              <w:t>/year]</w:t>
            </w:r>
          </w:p>
        </w:tc>
        <w:tc>
          <w:tcPr>
            <w:tcW w:w="733" w:type="dxa"/>
            <w:shd w:val="clear" w:color="auto" w:fill="auto"/>
            <w:vAlign w:val="center"/>
          </w:tcPr>
          <w:p w14:paraId="5472BCD5" w14:textId="77777777" w:rsidR="00BC6704" w:rsidRPr="00D5163E" w:rsidRDefault="00BC6704" w:rsidP="007E081C">
            <w:pPr>
              <w:rPr>
                <w:rFonts w:cs="Calibri"/>
                <w:sz w:val="18"/>
                <w:szCs w:val="18"/>
              </w:rPr>
            </w:pPr>
            <w:r w:rsidRPr="00D5163E">
              <w:rPr>
                <w:rFonts w:cs="Calibri"/>
                <w:sz w:val="18"/>
                <w:szCs w:val="18"/>
              </w:rPr>
              <w:t>33.11</w:t>
            </w:r>
          </w:p>
        </w:tc>
        <w:tc>
          <w:tcPr>
            <w:tcW w:w="651" w:type="dxa"/>
            <w:shd w:val="clear" w:color="auto" w:fill="auto"/>
            <w:vAlign w:val="center"/>
          </w:tcPr>
          <w:p w14:paraId="50C3095A" w14:textId="77777777" w:rsidR="00BC6704" w:rsidRPr="00D5163E" w:rsidRDefault="00BC6704" w:rsidP="007E081C">
            <w:pPr>
              <w:rPr>
                <w:rFonts w:cs="Calibri"/>
                <w:sz w:val="18"/>
                <w:szCs w:val="18"/>
              </w:rPr>
            </w:pPr>
            <w:r w:rsidRPr="00D5163E">
              <w:rPr>
                <w:rFonts w:cs="Calibri"/>
                <w:sz w:val="18"/>
                <w:szCs w:val="18"/>
              </w:rPr>
              <w:t>34.43</w:t>
            </w:r>
          </w:p>
        </w:tc>
        <w:tc>
          <w:tcPr>
            <w:tcW w:w="646" w:type="dxa"/>
            <w:shd w:val="clear" w:color="auto" w:fill="auto"/>
            <w:vAlign w:val="center"/>
          </w:tcPr>
          <w:p w14:paraId="654A9098" w14:textId="77777777" w:rsidR="00BC6704" w:rsidRPr="00D5163E" w:rsidRDefault="00BC6704" w:rsidP="007E081C">
            <w:pPr>
              <w:rPr>
                <w:rFonts w:cs="Calibri"/>
                <w:sz w:val="18"/>
                <w:szCs w:val="18"/>
              </w:rPr>
            </w:pPr>
            <w:r w:rsidRPr="00D5163E">
              <w:rPr>
                <w:rFonts w:cs="Calibri"/>
                <w:sz w:val="18"/>
                <w:szCs w:val="18"/>
              </w:rPr>
              <w:t>36.18</w:t>
            </w:r>
          </w:p>
        </w:tc>
        <w:tc>
          <w:tcPr>
            <w:tcW w:w="740" w:type="dxa"/>
            <w:shd w:val="clear" w:color="auto" w:fill="auto"/>
            <w:vAlign w:val="center"/>
          </w:tcPr>
          <w:p w14:paraId="7899FB52" w14:textId="77777777" w:rsidR="00BC6704" w:rsidRPr="00D5163E" w:rsidRDefault="00BC6704" w:rsidP="007E081C">
            <w:pPr>
              <w:rPr>
                <w:rFonts w:cs="Calibri"/>
                <w:sz w:val="18"/>
                <w:szCs w:val="18"/>
              </w:rPr>
            </w:pPr>
            <w:r w:rsidRPr="00D5163E">
              <w:rPr>
                <w:rFonts w:cs="Calibri"/>
                <w:sz w:val="18"/>
                <w:szCs w:val="18"/>
              </w:rPr>
              <w:t>37.93</w:t>
            </w:r>
          </w:p>
        </w:tc>
        <w:tc>
          <w:tcPr>
            <w:tcW w:w="720" w:type="dxa"/>
            <w:shd w:val="clear" w:color="auto" w:fill="auto"/>
            <w:vAlign w:val="center"/>
          </w:tcPr>
          <w:p w14:paraId="464B6C67" w14:textId="77777777" w:rsidR="00BC6704" w:rsidRPr="00D5163E" w:rsidRDefault="00BC6704" w:rsidP="007E081C">
            <w:pPr>
              <w:rPr>
                <w:rFonts w:cs="Calibri"/>
                <w:sz w:val="18"/>
                <w:szCs w:val="18"/>
              </w:rPr>
            </w:pPr>
            <w:r w:rsidRPr="00D5163E">
              <w:rPr>
                <w:rFonts w:cs="Calibri"/>
                <w:sz w:val="18"/>
                <w:szCs w:val="18"/>
              </w:rPr>
              <w:t>39.78</w:t>
            </w:r>
          </w:p>
        </w:tc>
        <w:tc>
          <w:tcPr>
            <w:tcW w:w="694" w:type="dxa"/>
            <w:shd w:val="clear" w:color="auto" w:fill="auto"/>
            <w:vAlign w:val="center"/>
          </w:tcPr>
          <w:p w14:paraId="568A8FBF" w14:textId="77777777" w:rsidR="00BC6704" w:rsidRPr="00D5163E" w:rsidRDefault="00BC6704" w:rsidP="007E081C">
            <w:pPr>
              <w:rPr>
                <w:rFonts w:cs="Calibri"/>
                <w:sz w:val="18"/>
                <w:szCs w:val="18"/>
              </w:rPr>
            </w:pPr>
            <w:r w:rsidRPr="00D5163E">
              <w:rPr>
                <w:rFonts w:cs="Calibri"/>
                <w:sz w:val="18"/>
                <w:szCs w:val="18"/>
              </w:rPr>
              <w:t>41.61</w:t>
            </w:r>
          </w:p>
        </w:tc>
        <w:tc>
          <w:tcPr>
            <w:tcW w:w="694" w:type="dxa"/>
            <w:shd w:val="clear" w:color="auto" w:fill="auto"/>
            <w:vAlign w:val="center"/>
          </w:tcPr>
          <w:p w14:paraId="1CB9748C" w14:textId="77777777" w:rsidR="00BC6704" w:rsidRPr="00D5163E" w:rsidRDefault="00BC6704" w:rsidP="007E081C">
            <w:pPr>
              <w:rPr>
                <w:rFonts w:cs="Calibri"/>
                <w:sz w:val="18"/>
                <w:szCs w:val="18"/>
              </w:rPr>
            </w:pPr>
            <w:r w:rsidRPr="00D5163E">
              <w:rPr>
                <w:rFonts w:cs="Calibri"/>
                <w:sz w:val="18"/>
                <w:szCs w:val="18"/>
              </w:rPr>
              <w:t>43.47</w:t>
            </w:r>
          </w:p>
        </w:tc>
        <w:tc>
          <w:tcPr>
            <w:tcW w:w="791" w:type="dxa"/>
            <w:shd w:val="clear" w:color="auto" w:fill="auto"/>
            <w:vAlign w:val="center"/>
          </w:tcPr>
          <w:p w14:paraId="11B8D064" w14:textId="77777777" w:rsidR="00BC6704" w:rsidRPr="00D5163E" w:rsidRDefault="00BC6704" w:rsidP="007E081C">
            <w:pPr>
              <w:rPr>
                <w:rFonts w:cs="Calibri"/>
                <w:sz w:val="18"/>
                <w:szCs w:val="18"/>
              </w:rPr>
            </w:pPr>
            <w:r w:rsidRPr="00D5163E">
              <w:rPr>
                <w:rFonts w:cs="Calibri"/>
                <w:sz w:val="18"/>
                <w:szCs w:val="18"/>
              </w:rPr>
              <w:t>45.43</w:t>
            </w:r>
          </w:p>
        </w:tc>
        <w:tc>
          <w:tcPr>
            <w:tcW w:w="791" w:type="dxa"/>
            <w:shd w:val="clear" w:color="auto" w:fill="auto"/>
            <w:vAlign w:val="center"/>
          </w:tcPr>
          <w:p w14:paraId="7A1F4246" w14:textId="77777777" w:rsidR="00BC6704" w:rsidRPr="00D5163E" w:rsidRDefault="00BC6704" w:rsidP="007E081C">
            <w:pPr>
              <w:rPr>
                <w:rFonts w:cs="Calibri"/>
                <w:sz w:val="18"/>
                <w:szCs w:val="18"/>
              </w:rPr>
            </w:pPr>
            <w:r w:rsidRPr="00D5163E">
              <w:rPr>
                <w:rFonts w:cs="Calibri"/>
                <w:sz w:val="18"/>
                <w:szCs w:val="18"/>
              </w:rPr>
              <w:t>47.47</w:t>
            </w:r>
          </w:p>
        </w:tc>
        <w:tc>
          <w:tcPr>
            <w:tcW w:w="791" w:type="dxa"/>
            <w:shd w:val="clear" w:color="auto" w:fill="auto"/>
            <w:vAlign w:val="center"/>
          </w:tcPr>
          <w:p w14:paraId="1C3E6F3E" w14:textId="77777777" w:rsidR="00BC6704" w:rsidRPr="00D5163E" w:rsidRDefault="00BC6704" w:rsidP="007E081C">
            <w:pPr>
              <w:rPr>
                <w:rFonts w:cs="Calibri"/>
                <w:sz w:val="18"/>
                <w:szCs w:val="18"/>
              </w:rPr>
            </w:pPr>
            <w:r w:rsidRPr="00D5163E">
              <w:rPr>
                <w:rFonts w:cs="Calibri"/>
                <w:sz w:val="18"/>
                <w:szCs w:val="18"/>
              </w:rPr>
              <w:t>49.63</w:t>
            </w:r>
          </w:p>
        </w:tc>
        <w:tc>
          <w:tcPr>
            <w:tcW w:w="791" w:type="dxa"/>
            <w:shd w:val="clear" w:color="auto" w:fill="auto"/>
            <w:vAlign w:val="center"/>
          </w:tcPr>
          <w:p w14:paraId="223E6216" w14:textId="77777777" w:rsidR="00BC6704" w:rsidRPr="00D5163E" w:rsidRDefault="00BC6704" w:rsidP="007E081C">
            <w:pPr>
              <w:rPr>
                <w:rFonts w:cs="Calibri"/>
                <w:sz w:val="18"/>
                <w:szCs w:val="18"/>
              </w:rPr>
            </w:pPr>
            <w:r w:rsidRPr="00D5163E">
              <w:rPr>
                <w:rFonts w:cs="Calibri"/>
                <w:sz w:val="18"/>
                <w:szCs w:val="18"/>
              </w:rPr>
              <w:t>51.96</w:t>
            </w:r>
          </w:p>
        </w:tc>
        <w:tc>
          <w:tcPr>
            <w:tcW w:w="791" w:type="dxa"/>
            <w:shd w:val="clear" w:color="auto" w:fill="auto"/>
            <w:vAlign w:val="center"/>
          </w:tcPr>
          <w:p w14:paraId="4E45A12F" w14:textId="77777777" w:rsidR="00BC6704" w:rsidRPr="00D5163E" w:rsidRDefault="00BC6704" w:rsidP="007E081C">
            <w:pPr>
              <w:rPr>
                <w:rFonts w:cs="Calibri"/>
                <w:sz w:val="18"/>
                <w:szCs w:val="18"/>
              </w:rPr>
            </w:pPr>
            <w:r w:rsidRPr="00D5163E">
              <w:rPr>
                <w:rFonts w:cs="Calibri"/>
                <w:sz w:val="18"/>
                <w:szCs w:val="18"/>
              </w:rPr>
              <w:t>54.40</w:t>
            </w:r>
          </w:p>
        </w:tc>
        <w:tc>
          <w:tcPr>
            <w:tcW w:w="791" w:type="dxa"/>
            <w:shd w:val="clear" w:color="auto" w:fill="auto"/>
            <w:vAlign w:val="center"/>
          </w:tcPr>
          <w:p w14:paraId="604574F2" w14:textId="77777777" w:rsidR="00BC6704" w:rsidRPr="00D5163E" w:rsidRDefault="00BC6704" w:rsidP="007E081C">
            <w:pPr>
              <w:rPr>
                <w:rFonts w:cs="Calibri"/>
                <w:sz w:val="18"/>
                <w:szCs w:val="18"/>
              </w:rPr>
            </w:pPr>
            <w:r w:rsidRPr="00D5163E">
              <w:rPr>
                <w:rFonts w:cs="Calibri"/>
                <w:sz w:val="18"/>
                <w:szCs w:val="18"/>
              </w:rPr>
              <w:t>57.00</w:t>
            </w:r>
          </w:p>
        </w:tc>
        <w:tc>
          <w:tcPr>
            <w:tcW w:w="791" w:type="dxa"/>
            <w:shd w:val="clear" w:color="auto" w:fill="auto"/>
            <w:vAlign w:val="center"/>
          </w:tcPr>
          <w:p w14:paraId="63A43ED4" w14:textId="77777777" w:rsidR="00BC6704" w:rsidRPr="00D5163E" w:rsidRDefault="00BC6704" w:rsidP="007E081C">
            <w:pPr>
              <w:rPr>
                <w:rFonts w:cs="Calibri"/>
                <w:sz w:val="18"/>
                <w:szCs w:val="18"/>
              </w:rPr>
            </w:pPr>
            <w:r w:rsidRPr="00D5163E">
              <w:rPr>
                <w:rFonts w:cs="Calibri"/>
                <w:sz w:val="18"/>
                <w:szCs w:val="18"/>
              </w:rPr>
              <w:t>59.81</w:t>
            </w:r>
          </w:p>
        </w:tc>
        <w:tc>
          <w:tcPr>
            <w:tcW w:w="791" w:type="dxa"/>
            <w:shd w:val="clear" w:color="auto" w:fill="auto"/>
            <w:vAlign w:val="center"/>
          </w:tcPr>
          <w:p w14:paraId="2F0B3FD5" w14:textId="77777777" w:rsidR="00BC6704" w:rsidRPr="00D5163E" w:rsidRDefault="00BC6704" w:rsidP="007E081C">
            <w:pPr>
              <w:rPr>
                <w:rFonts w:cs="Calibri"/>
                <w:sz w:val="18"/>
                <w:szCs w:val="18"/>
              </w:rPr>
            </w:pPr>
            <w:r w:rsidRPr="00D5163E">
              <w:rPr>
                <w:rFonts w:cs="Calibri"/>
                <w:sz w:val="18"/>
                <w:szCs w:val="18"/>
              </w:rPr>
              <w:t>62.78</w:t>
            </w:r>
          </w:p>
        </w:tc>
      </w:tr>
      <w:tr w:rsidR="00BC6704" w:rsidRPr="00D5163E" w14:paraId="3E01D4E0" w14:textId="77777777" w:rsidTr="00696431">
        <w:tc>
          <w:tcPr>
            <w:tcW w:w="13044" w:type="dxa"/>
            <w:gridSpan w:val="16"/>
            <w:shd w:val="clear" w:color="auto" w:fill="auto"/>
            <w:vAlign w:val="center"/>
          </w:tcPr>
          <w:p w14:paraId="59341476" w14:textId="77777777" w:rsidR="00BC6704" w:rsidRPr="00D5163E" w:rsidRDefault="00BC6704" w:rsidP="007E081C">
            <w:pPr>
              <w:rPr>
                <w:rFonts w:cs="Calibri"/>
                <w:sz w:val="18"/>
                <w:szCs w:val="18"/>
              </w:rPr>
            </w:pPr>
            <w:r w:rsidRPr="00D5163E">
              <w:rPr>
                <w:rFonts w:cs="Calibri"/>
                <w:sz w:val="18"/>
                <w:szCs w:val="18"/>
              </w:rPr>
              <w:t>Saving and Emission reduction from Demo</w:t>
            </w:r>
          </w:p>
        </w:tc>
      </w:tr>
      <w:tr w:rsidR="00BC6704" w:rsidRPr="00D5163E" w14:paraId="029168A4" w14:textId="77777777" w:rsidTr="00696431">
        <w:tc>
          <w:tcPr>
            <w:tcW w:w="1838" w:type="dxa"/>
            <w:shd w:val="clear" w:color="auto" w:fill="auto"/>
          </w:tcPr>
          <w:p w14:paraId="67505F54" w14:textId="77777777" w:rsidR="00BC6704" w:rsidRPr="00D5163E" w:rsidRDefault="00BC6704" w:rsidP="007E081C">
            <w:pPr>
              <w:rPr>
                <w:rFonts w:cs="Calibri"/>
                <w:sz w:val="18"/>
                <w:szCs w:val="18"/>
              </w:rPr>
            </w:pPr>
            <w:r w:rsidRPr="00D5163E">
              <w:rPr>
                <w:rFonts w:cs="Calibri"/>
                <w:sz w:val="18"/>
                <w:szCs w:val="18"/>
              </w:rPr>
              <w:t>Electricity saving [GWh/year]</w:t>
            </w:r>
          </w:p>
        </w:tc>
        <w:tc>
          <w:tcPr>
            <w:tcW w:w="733" w:type="dxa"/>
            <w:shd w:val="clear" w:color="auto" w:fill="auto"/>
            <w:vAlign w:val="center"/>
          </w:tcPr>
          <w:p w14:paraId="1165FE13" w14:textId="77777777" w:rsidR="00BC6704" w:rsidRPr="00D5163E" w:rsidRDefault="00BC6704" w:rsidP="007E081C">
            <w:pPr>
              <w:rPr>
                <w:rFonts w:cs="Calibri"/>
                <w:sz w:val="18"/>
                <w:szCs w:val="18"/>
              </w:rPr>
            </w:pPr>
            <w:r w:rsidRPr="00D5163E">
              <w:rPr>
                <w:rFonts w:cs="Calibri"/>
                <w:sz w:val="18"/>
                <w:szCs w:val="18"/>
              </w:rPr>
              <w:t>-</w:t>
            </w:r>
          </w:p>
        </w:tc>
        <w:tc>
          <w:tcPr>
            <w:tcW w:w="651" w:type="dxa"/>
            <w:shd w:val="clear" w:color="auto" w:fill="auto"/>
            <w:vAlign w:val="center"/>
          </w:tcPr>
          <w:p w14:paraId="10D0C93D" w14:textId="77777777" w:rsidR="00BC6704" w:rsidRPr="00D5163E" w:rsidRDefault="00BC6704" w:rsidP="007E081C">
            <w:pPr>
              <w:rPr>
                <w:rFonts w:cs="Calibri"/>
                <w:sz w:val="18"/>
                <w:szCs w:val="18"/>
              </w:rPr>
            </w:pPr>
            <w:r w:rsidRPr="00D5163E">
              <w:rPr>
                <w:rFonts w:cs="Calibri"/>
                <w:sz w:val="18"/>
                <w:szCs w:val="18"/>
              </w:rPr>
              <w:t>-</w:t>
            </w:r>
          </w:p>
        </w:tc>
        <w:tc>
          <w:tcPr>
            <w:tcW w:w="646" w:type="dxa"/>
            <w:shd w:val="clear" w:color="auto" w:fill="auto"/>
            <w:vAlign w:val="center"/>
          </w:tcPr>
          <w:p w14:paraId="34C4F4B0" w14:textId="77777777" w:rsidR="00BC6704" w:rsidRPr="00D5163E" w:rsidRDefault="00BC6704" w:rsidP="007E081C">
            <w:pPr>
              <w:rPr>
                <w:rFonts w:cs="Calibri"/>
                <w:sz w:val="18"/>
                <w:szCs w:val="18"/>
              </w:rPr>
            </w:pPr>
            <w:r w:rsidRPr="00D5163E">
              <w:rPr>
                <w:rFonts w:cs="Calibri"/>
                <w:sz w:val="18"/>
                <w:szCs w:val="18"/>
              </w:rPr>
              <w:t>-</w:t>
            </w:r>
          </w:p>
        </w:tc>
        <w:tc>
          <w:tcPr>
            <w:tcW w:w="740" w:type="dxa"/>
            <w:shd w:val="clear" w:color="auto" w:fill="auto"/>
            <w:vAlign w:val="center"/>
          </w:tcPr>
          <w:p w14:paraId="02EBE161" w14:textId="77777777" w:rsidR="00BC6704" w:rsidRPr="00D5163E" w:rsidRDefault="00BC6704" w:rsidP="007E081C">
            <w:pPr>
              <w:rPr>
                <w:rFonts w:cs="Calibri"/>
                <w:color w:val="000000"/>
                <w:sz w:val="16"/>
                <w:szCs w:val="16"/>
              </w:rPr>
            </w:pPr>
            <w:r w:rsidRPr="00D5163E">
              <w:rPr>
                <w:rFonts w:cs="Calibri"/>
                <w:color w:val="000000"/>
                <w:sz w:val="16"/>
                <w:szCs w:val="16"/>
              </w:rPr>
              <w:t>69.10</w:t>
            </w:r>
          </w:p>
        </w:tc>
        <w:tc>
          <w:tcPr>
            <w:tcW w:w="720" w:type="dxa"/>
            <w:shd w:val="clear" w:color="auto" w:fill="auto"/>
            <w:vAlign w:val="center"/>
          </w:tcPr>
          <w:p w14:paraId="2E31E6C2"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694" w:type="dxa"/>
            <w:shd w:val="clear" w:color="auto" w:fill="auto"/>
            <w:vAlign w:val="center"/>
          </w:tcPr>
          <w:p w14:paraId="4B6E73E0"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694" w:type="dxa"/>
            <w:shd w:val="clear" w:color="auto" w:fill="auto"/>
            <w:vAlign w:val="center"/>
          </w:tcPr>
          <w:p w14:paraId="67602938"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791" w:type="dxa"/>
            <w:shd w:val="clear" w:color="auto" w:fill="auto"/>
            <w:vAlign w:val="center"/>
          </w:tcPr>
          <w:p w14:paraId="6F1A492B"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791" w:type="dxa"/>
            <w:shd w:val="clear" w:color="auto" w:fill="auto"/>
            <w:vAlign w:val="center"/>
          </w:tcPr>
          <w:p w14:paraId="5E75F22D"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791" w:type="dxa"/>
            <w:shd w:val="clear" w:color="auto" w:fill="auto"/>
            <w:vAlign w:val="center"/>
          </w:tcPr>
          <w:p w14:paraId="6DD8966A"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791" w:type="dxa"/>
            <w:shd w:val="clear" w:color="auto" w:fill="auto"/>
            <w:vAlign w:val="center"/>
          </w:tcPr>
          <w:p w14:paraId="290F5A31"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791" w:type="dxa"/>
            <w:shd w:val="clear" w:color="auto" w:fill="auto"/>
            <w:vAlign w:val="center"/>
          </w:tcPr>
          <w:p w14:paraId="4D03E30A"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791" w:type="dxa"/>
            <w:shd w:val="clear" w:color="auto" w:fill="auto"/>
            <w:vAlign w:val="center"/>
          </w:tcPr>
          <w:p w14:paraId="2929DD49"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791" w:type="dxa"/>
            <w:shd w:val="clear" w:color="auto" w:fill="auto"/>
            <w:vAlign w:val="center"/>
          </w:tcPr>
          <w:p w14:paraId="461B0D84"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791" w:type="dxa"/>
            <w:shd w:val="clear" w:color="auto" w:fill="auto"/>
            <w:vAlign w:val="center"/>
          </w:tcPr>
          <w:p w14:paraId="16E24C2F"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r>
      <w:tr w:rsidR="00BC6704" w:rsidRPr="00D5163E" w14:paraId="7B4A19EE" w14:textId="77777777" w:rsidTr="00696431">
        <w:tc>
          <w:tcPr>
            <w:tcW w:w="1838" w:type="dxa"/>
            <w:shd w:val="clear" w:color="auto" w:fill="auto"/>
          </w:tcPr>
          <w:p w14:paraId="1F680C95" w14:textId="77777777" w:rsidR="00BC6704" w:rsidRPr="00D5163E" w:rsidRDefault="00BC6704" w:rsidP="007E081C">
            <w:pPr>
              <w:rPr>
                <w:rFonts w:cs="Calibri"/>
                <w:sz w:val="18"/>
                <w:szCs w:val="18"/>
              </w:rPr>
            </w:pPr>
            <w:r w:rsidRPr="00D5163E">
              <w:rPr>
                <w:rFonts w:cs="Calibri"/>
                <w:sz w:val="18"/>
                <w:szCs w:val="18"/>
              </w:rPr>
              <w:t>Cumulative saving [GWh]</w:t>
            </w:r>
          </w:p>
        </w:tc>
        <w:tc>
          <w:tcPr>
            <w:tcW w:w="733" w:type="dxa"/>
            <w:shd w:val="clear" w:color="auto" w:fill="auto"/>
            <w:vAlign w:val="center"/>
          </w:tcPr>
          <w:p w14:paraId="75B78206" w14:textId="77777777" w:rsidR="00BC6704" w:rsidRPr="00D5163E" w:rsidRDefault="00BC6704" w:rsidP="007E081C">
            <w:pPr>
              <w:rPr>
                <w:rFonts w:cs="Calibri"/>
                <w:sz w:val="18"/>
                <w:szCs w:val="18"/>
              </w:rPr>
            </w:pPr>
            <w:r w:rsidRPr="00D5163E">
              <w:rPr>
                <w:rFonts w:cs="Calibri"/>
                <w:sz w:val="18"/>
                <w:szCs w:val="18"/>
              </w:rPr>
              <w:t>-</w:t>
            </w:r>
          </w:p>
        </w:tc>
        <w:tc>
          <w:tcPr>
            <w:tcW w:w="651" w:type="dxa"/>
            <w:shd w:val="clear" w:color="auto" w:fill="auto"/>
            <w:vAlign w:val="center"/>
          </w:tcPr>
          <w:p w14:paraId="1C04257B" w14:textId="77777777" w:rsidR="00BC6704" w:rsidRPr="00D5163E" w:rsidRDefault="00BC6704" w:rsidP="007E081C">
            <w:pPr>
              <w:rPr>
                <w:rFonts w:cs="Calibri"/>
                <w:sz w:val="18"/>
                <w:szCs w:val="18"/>
              </w:rPr>
            </w:pPr>
            <w:r w:rsidRPr="00D5163E">
              <w:rPr>
                <w:rFonts w:cs="Calibri"/>
                <w:sz w:val="18"/>
                <w:szCs w:val="18"/>
              </w:rPr>
              <w:t>-</w:t>
            </w:r>
          </w:p>
        </w:tc>
        <w:tc>
          <w:tcPr>
            <w:tcW w:w="646" w:type="dxa"/>
            <w:shd w:val="clear" w:color="auto" w:fill="auto"/>
            <w:vAlign w:val="center"/>
          </w:tcPr>
          <w:p w14:paraId="661E988D" w14:textId="77777777" w:rsidR="00BC6704" w:rsidRPr="00D5163E" w:rsidRDefault="00BC6704" w:rsidP="007E081C">
            <w:pPr>
              <w:rPr>
                <w:rFonts w:cs="Calibri"/>
                <w:sz w:val="18"/>
                <w:szCs w:val="18"/>
              </w:rPr>
            </w:pPr>
            <w:r w:rsidRPr="00D5163E">
              <w:rPr>
                <w:rFonts w:cs="Calibri"/>
                <w:sz w:val="18"/>
                <w:szCs w:val="18"/>
              </w:rPr>
              <w:t>-</w:t>
            </w:r>
          </w:p>
        </w:tc>
        <w:tc>
          <w:tcPr>
            <w:tcW w:w="740" w:type="dxa"/>
            <w:shd w:val="clear" w:color="auto" w:fill="auto"/>
            <w:vAlign w:val="center"/>
          </w:tcPr>
          <w:p w14:paraId="3ECF5441" w14:textId="77777777" w:rsidR="00BC6704" w:rsidRPr="00D5163E" w:rsidRDefault="00BC6704" w:rsidP="007E081C">
            <w:pPr>
              <w:rPr>
                <w:rFonts w:cs="Calibri"/>
                <w:color w:val="000000"/>
                <w:sz w:val="16"/>
                <w:szCs w:val="16"/>
              </w:rPr>
            </w:pPr>
            <w:r w:rsidRPr="00D5163E">
              <w:rPr>
                <w:rFonts w:cs="Calibri"/>
                <w:color w:val="000000"/>
                <w:sz w:val="16"/>
                <w:szCs w:val="16"/>
              </w:rPr>
              <w:t>69.10</w:t>
            </w:r>
          </w:p>
        </w:tc>
        <w:tc>
          <w:tcPr>
            <w:tcW w:w="720" w:type="dxa"/>
            <w:shd w:val="clear" w:color="auto" w:fill="auto"/>
            <w:vAlign w:val="center"/>
          </w:tcPr>
          <w:p w14:paraId="32E02532" w14:textId="77777777" w:rsidR="00BC6704" w:rsidRPr="00D5163E" w:rsidRDefault="00BC6704" w:rsidP="007E081C">
            <w:pPr>
              <w:rPr>
                <w:rFonts w:cs="Calibri"/>
                <w:color w:val="000000"/>
                <w:sz w:val="16"/>
                <w:szCs w:val="16"/>
              </w:rPr>
            </w:pPr>
            <w:r w:rsidRPr="00D5163E">
              <w:rPr>
                <w:rFonts w:cs="Calibri"/>
                <w:color w:val="000000"/>
                <w:sz w:val="16"/>
                <w:szCs w:val="16"/>
              </w:rPr>
              <w:t>309.79</w:t>
            </w:r>
          </w:p>
        </w:tc>
        <w:tc>
          <w:tcPr>
            <w:tcW w:w="694" w:type="dxa"/>
            <w:shd w:val="clear" w:color="auto" w:fill="auto"/>
            <w:vAlign w:val="center"/>
          </w:tcPr>
          <w:p w14:paraId="5BFFB200" w14:textId="77777777" w:rsidR="00BC6704" w:rsidRPr="00D5163E" w:rsidRDefault="00BC6704" w:rsidP="007E081C">
            <w:pPr>
              <w:rPr>
                <w:rFonts w:cs="Calibri"/>
                <w:color w:val="000000"/>
                <w:sz w:val="16"/>
                <w:szCs w:val="16"/>
              </w:rPr>
            </w:pPr>
            <w:r w:rsidRPr="00D5163E">
              <w:rPr>
                <w:rFonts w:cs="Calibri"/>
                <w:color w:val="000000"/>
                <w:sz w:val="16"/>
                <w:szCs w:val="16"/>
              </w:rPr>
              <w:t>550.47</w:t>
            </w:r>
          </w:p>
        </w:tc>
        <w:tc>
          <w:tcPr>
            <w:tcW w:w="694" w:type="dxa"/>
            <w:shd w:val="clear" w:color="auto" w:fill="auto"/>
            <w:vAlign w:val="center"/>
          </w:tcPr>
          <w:p w14:paraId="7B5C84BC" w14:textId="77777777" w:rsidR="00BC6704" w:rsidRPr="00D5163E" w:rsidRDefault="00BC6704" w:rsidP="007E081C">
            <w:pPr>
              <w:rPr>
                <w:rFonts w:cs="Calibri"/>
                <w:color w:val="000000"/>
                <w:sz w:val="16"/>
                <w:szCs w:val="16"/>
              </w:rPr>
            </w:pPr>
            <w:r w:rsidRPr="00D5163E">
              <w:rPr>
                <w:rFonts w:cs="Calibri"/>
                <w:color w:val="000000"/>
                <w:sz w:val="16"/>
                <w:szCs w:val="16"/>
              </w:rPr>
              <w:t>791.16</w:t>
            </w:r>
          </w:p>
        </w:tc>
        <w:tc>
          <w:tcPr>
            <w:tcW w:w="791" w:type="dxa"/>
            <w:shd w:val="clear" w:color="auto" w:fill="auto"/>
            <w:vAlign w:val="center"/>
          </w:tcPr>
          <w:p w14:paraId="275D1F3A" w14:textId="77777777" w:rsidR="00BC6704" w:rsidRPr="00D5163E" w:rsidRDefault="00BC6704" w:rsidP="007E081C">
            <w:pPr>
              <w:rPr>
                <w:rFonts w:cs="Calibri"/>
                <w:color w:val="000000"/>
                <w:sz w:val="16"/>
                <w:szCs w:val="16"/>
              </w:rPr>
            </w:pPr>
            <w:r w:rsidRPr="00D5163E">
              <w:rPr>
                <w:rFonts w:cs="Calibri"/>
                <w:color w:val="000000"/>
                <w:sz w:val="16"/>
                <w:szCs w:val="16"/>
              </w:rPr>
              <w:t>1,031.85</w:t>
            </w:r>
          </w:p>
        </w:tc>
        <w:tc>
          <w:tcPr>
            <w:tcW w:w="791" w:type="dxa"/>
            <w:shd w:val="clear" w:color="auto" w:fill="auto"/>
            <w:vAlign w:val="center"/>
          </w:tcPr>
          <w:p w14:paraId="3A83C25F" w14:textId="77777777" w:rsidR="00BC6704" w:rsidRPr="00D5163E" w:rsidRDefault="00BC6704" w:rsidP="007E081C">
            <w:pPr>
              <w:rPr>
                <w:rFonts w:cs="Calibri"/>
                <w:color w:val="000000"/>
                <w:sz w:val="16"/>
                <w:szCs w:val="16"/>
              </w:rPr>
            </w:pPr>
            <w:r w:rsidRPr="00D5163E">
              <w:rPr>
                <w:rFonts w:cs="Calibri"/>
                <w:color w:val="000000"/>
                <w:sz w:val="16"/>
                <w:szCs w:val="16"/>
              </w:rPr>
              <w:t>1,272.54</w:t>
            </w:r>
          </w:p>
        </w:tc>
        <w:tc>
          <w:tcPr>
            <w:tcW w:w="791" w:type="dxa"/>
            <w:shd w:val="clear" w:color="auto" w:fill="auto"/>
            <w:vAlign w:val="center"/>
          </w:tcPr>
          <w:p w14:paraId="6BC4893B" w14:textId="77777777" w:rsidR="00BC6704" w:rsidRPr="00D5163E" w:rsidRDefault="00BC6704" w:rsidP="007E081C">
            <w:pPr>
              <w:rPr>
                <w:rFonts w:cs="Calibri"/>
                <w:color w:val="000000"/>
                <w:sz w:val="16"/>
                <w:szCs w:val="16"/>
              </w:rPr>
            </w:pPr>
            <w:r w:rsidRPr="00D5163E">
              <w:rPr>
                <w:rFonts w:cs="Calibri"/>
                <w:color w:val="000000"/>
                <w:sz w:val="16"/>
                <w:szCs w:val="16"/>
              </w:rPr>
              <w:t>1,513.23</w:t>
            </w:r>
          </w:p>
        </w:tc>
        <w:tc>
          <w:tcPr>
            <w:tcW w:w="791" w:type="dxa"/>
            <w:shd w:val="clear" w:color="auto" w:fill="auto"/>
            <w:vAlign w:val="center"/>
          </w:tcPr>
          <w:p w14:paraId="6DD18AA7" w14:textId="77777777" w:rsidR="00BC6704" w:rsidRPr="00D5163E" w:rsidRDefault="00BC6704" w:rsidP="007E081C">
            <w:pPr>
              <w:rPr>
                <w:rFonts w:cs="Calibri"/>
                <w:color w:val="000000"/>
                <w:sz w:val="16"/>
                <w:szCs w:val="16"/>
              </w:rPr>
            </w:pPr>
            <w:r w:rsidRPr="00D5163E">
              <w:rPr>
                <w:rFonts w:cs="Calibri"/>
                <w:color w:val="000000"/>
                <w:sz w:val="16"/>
                <w:szCs w:val="16"/>
              </w:rPr>
              <w:t>1,753.91</w:t>
            </w:r>
          </w:p>
        </w:tc>
        <w:tc>
          <w:tcPr>
            <w:tcW w:w="791" w:type="dxa"/>
            <w:shd w:val="clear" w:color="auto" w:fill="auto"/>
            <w:vAlign w:val="center"/>
          </w:tcPr>
          <w:p w14:paraId="1AC10A01" w14:textId="77777777" w:rsidR="00BC6704" w:rsidRPr="00D5163E" w:rsidRDefault="00BC6704" w:rsidP="007E081C">
            <w:pPr>
              <w:rPr>
                <w:rFonts w:cs="Calibri"/>
                <w:color w:val="000000"/>
                <w:sz w:val="16"/>
                <w:szCs w:val="16"/>
              </w:rPr>
            </w:pPr>
            <w:r w:rsidRPr="00D5163E">
              <w:rPr>
                <w:rFonts w:cs="Calibri"/>
                <w:color w:val="000000"/>
                <w:sz w:val="16"/>
                <w:szCs w:val="16"/>
              </w:rPr>
              <w:t>1,994.60</w:t>
            </w:r>
          </w:p>
        </w:tc>
        <w:tc>
          <w:tcPr>
            <w:tcW w:w="791" w:type="dxa"/>
            <w:shd w:val="clear" w:color="auto" w:fill="auto"/>
            <w:vAlign w:val="center"/>
          </w:tcPr>
          <w:p w14:paraId="7AA97A0A" w14:textId="77777777" w:rsidR="00BC6704" w:rsidRPr="00D5163E" w:rsidRDefault="00BC6704" w:rsidP="007E081C">
            <w:pPr>
              <w:rPr>
                <w:rFonts w:cs="Calibri"/>
                <w:color w:val="000000"/>
                <w:sz w:val="16"/>
                <w:szCs w:val="16"/>
              </w:rPr>
            </w:pPr>
            <w:r w:rsidRPr="00D5163E">
              <w:rPr>
                <w:rFonts w:cs="Calibri"/>
                <w:color w:val="000000"/>
                <w:sz w:val="16"/>
                <w:szCs w:val="16"/>
              </w:rPr>
              <w:t>2,235.29</w:t>
            </w:r>
          </w:p>
        </w:tc>
        <w:tc>
          <w:tcPr>
            <w:tcW w:w="791" w:type="dxa"/>
            <w:shd w:val="clear" w:color="auto" w:fill="auto"/>
            <w:vAlign w:val="center"/>
          </w:tcPr>
          <w:p w14:paraId="52BBBBE1" w14:textId="77777777" w:rsidR="00BC6704" w:rsidRPr="00D5163E" w:rsidRDefault="00BC6704" w:rsidP="007E081C">
            <w:pPr>
              <w:rPr>
                <w:rFonts w:cs="Calibri"/>
                <w:color w:val="000000"/>
                <w:sz w:val="16"/>
                <w:szCs w:val="16"/>
              </w:rPr>
            </w:pPr>
            <w:r w:rsidRPr="00D5163E">
              <w:rPr>
                <w:rFonts w:cs="Calibri"/>
                <w:color w:val="000000"/>
                <w:sz w:val="16"/>
                <w:szCs w:val="16"/>
              </w:rPr>
              <w:t>2,475.98</w:t>
            </w:r>
          </w:p>
        </w:tc>
        <w:tc>
          <w:tcPr>
            <w:tcW w:w="791" w:type="dxa"/>
            <w:shd w:val="clear" w:color="auto" w:fill="auto"/>
            <w:vAlign w:val="center"/>
          </w:tcPr>
          <w:p w14:paraId="0723964F" w14:textId="77777777" w:rsidR="00BC6704" w:rsidRPr="00D5163E" w:rsidRDefault="00BC6704" w:rsidP="007E081C">
            <w:pPr>
              <w:rPr>
                <w:rFonts w:cs="Calibri"/>
                <w:color w:val="000000"/>
                <w:sz w:val="16"/>
                <w:szCs w:val="16"/>
              </w:rPr>
            </w:pPr>
            <w:r w:rsidRPr="00D5163E">
              <w:rPr>
                <w:rFonts w:cs="Calibri"/>
                <w:color w:val="000000"/>
                <w:sz w:val="16"/>
                <w:szCs w:val="16"/>
              </w:rPr>
              <w:t>2,716.67</w:t>
            </w:r>
          </w:p>
        </w:tc>
      </w:tr>
      <w:tr w:rsidR="00BC6704" w:rsidRPr="00D5163E" w14:paraId="319DB1A3" w14:textId="77777777" w:rsidTr="00696431">
        <w:tc>
          <w:tcPr>
            <w:tcW w:w="1838" w:type="dxa"/>
            <w:shd w:val="clear" w:color="auto" w:fill="auto"/>
          </w:tcPr>
          <w:p w14:paraId="64D1B95E" w14:textId="77777777" w:rsidR="00BC6704" w:rsidRPr="00D5163E" w:rsidRDefault="00BC6704" w:rsidP="007E081C">
            <w:pPr>
              <w:rPr>
                <w:rFonts w:cs="Calibri"/>
                <w:sz w:val="18"/>
                <w:szCs w:val="18"/>
              </w:rPr>
            </w:pPr>
            <w:r w:rsidRPr="00D5163E">
              <w:rPr>
                <w:rFonts w:cs="Calibri"/>
                <w:sz w:val="18"/>
                <w:szCs w:val="18"/>
              </w:rPr>
              <w:t>Emission reduction [kilo tCO</w:t>
            </w:r>
            <w:r w:rsidRPr="00D5163E">
              <w:rPr>
                <w:rFonts w:cs="Calibri"/>
                <w:sz w:val="18"/>
                <w:szCs w:val="18"/>
                <w:vertAlign w:val="subscript"/>
              </w:rPr>
              <w:t>2eq</w:t>
            </w:r>
            <w:r w:rsidRPr="00D5163E">
              <w:rPr>
                <w:rFonts w:cs="Calibri"/>
                <w:sz w:val="18"/>
                <w:szCs w:val="18"/>
              </w:rPr>
              <w:t>/year]</w:t>
            </w:r>
          </w:p>
        </w:tc>
        <w:tc>
          <w:tcPr>
            <w:tcW w:w="733" w:type="dxa"/>
            <w:shd w:val="clear" w:color="auto" w:fill="auto"/>
            <w:vAlign w:val="center"/>
          </w:tcPr>
          <w:p w14:paraId="5CC1395E" w14:textId="77777777" w:rsidR="00BC6704" w:rsidRPr="00D5163E" w:rsidRDefault="00BC6704" w:rsidP="007E081C">
            <w:pPr>
              <w:rPr>
                <w:rFonts w:cs="Calibri"/>
                <w:sz w:val="18"/>
                <w:szCs w:val="18"/>
              </w:rPr>
            </w:pPr>
            <w:r w:rsidRPr="00D5163E">
              <w:rPr>
                <w:rFonts w:cs="Calibri"/>
                <w:sz w:val="18"/>
                <w:szCs w:val="18"/>
              </w:rPr>
              <w:t>-</w:t>
            </w:r>
          </w:p>
        </w:tc>
        <w:tc>
          <w:tcPr>
            <w:tcW w:w="651" w:type="dxa"/>
            <w:shd w:val="clear" w:color="auto" w:fill="auto"/>
            <w:vAlign w:val="center"/>
          </w:tcPr>
          <w:p w14:paraId="7BC2AC67" w14:textId="77777777" w:rsidR="00BC6704" w:rsidRPr="00D5163E" w:rsidRDefault="00BC6704" w:rsidP="007E081C">
            <w:pPr>
              <w:rPr>
                <w:rFonts w:cs="Calibri"/>
                <w:sz w:val="18"/>
                <w:szCs w:val="18"/>
              </w:rPr>
            </w:pPr>
            <w:r w:rsidRPr="00D5163E">
              <w:rPr>
                <w:rFonts w:cs="Calibri"/>
                <w:sz w:val="18"/>
                <w:szCs w:val="18"/>
              </w:rPr>
              <w:t>-</w:t>
            </w:r>
          </w:p>
        </w:tc>
        <w:tc>
          <w:tcPr>
            <w:tcW w:w="646" w:type="dxa"/>
            <w:shd w:val="clear" w:color="auto" w:fill="auto"/>
            <w:vAlign w:val="center"/>
          </w:tcPr>
          <w:p w14:paraId="765CE2C7" w14:textId="77777777" w:rsidR="00BC6704" w:rsidRPr="00D5163E" w:rsidRDefault="00BC6704" w:rsidP="007E081C">
            <w:pPr>
              <w:rPr>
                <w:rFonts w:cs="Calibri"/>
                <w:sz w:val="18"/>
                <w:szCs w:val="18"/>
              </w:rPr>
            </w:pPr>
            <w:r w:rsidRPr="00D5163E">
              <w:rPr>
                <w:rFonts w:cs="Calibri"/>
                <w:sz w:val="18"/>
                <w:szCs w:val="18"/>
              </w:rPr>
              <w:t>-</w:t>
            </w:r>
          </w:p>
        </w:tc>
        <w:tc>
          <w:tcPr>
            <w:tcW w:w="740" w:type="dxa"/>
            <w:shd w:val="clear" w:color="auto" w:fill="auto"/>
            <w:vAlign w:val="center"/>
          </w:tcPr>
          <w:p w14:paraId="6474D3C4" w14:textId="77777777" w:rsidR="00BC6704" w:rsidRPr="00D5163E" w:rsidRDefault="00BC6704" w:rsidP="007E081C">
            <w:pPr>
              <w:rPr>
                <w:rFonts w:cs="Calibri"/>
                <w:color w:val="000000"/>
                <w:sz w:val="16"/>
                <w:szCs w:val="16"/>
              </w:rPr>
            </w:pPr>
            <w:r w:rsidRPr="00D5163E">
              <w:rPr>
                <w:rFonts w:cs="Calibri"/>
                <w:color w:val="000000"/>
                <w:sz w:val="16"/>
                <w:szCs w:val="16"/>
              </w:rPr>
              <w:t>55.83</w:t>
            </w:r>
          </w:p>
        </w:tc>
        <w:tc>
          <w:tcPr>
            <w:tcW w:w="720" w:type="dxa"/>
            <w:shd w:val="clear" w:color="auto" w:fill="auto"/>
            <w:vAlign w:val="center"/>
          </w:tcPr>
          <w:p w14:paraId="70ED008F"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694" w:type="dxa"/>
            <w:shd w:val="clear" w:color="auto" w:fill="auto"/>
            <w:vAlign w:val="center"/>
          </w:tcPr>
          <w:p w14:paraId="4F3B5F8A"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694" w:type="dxa"/>
            <w:shd w:val="clear" w:color="auto" w:fill="auto"/>
            <w:vAlign w:val="center"/>
          </w:tcPr>
          <w:p w14:paraId="33CD190F"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791" w:type="dxa"/>
            <w:shd w:val="clear" w:color="auto" w:fill="auto"/>
            <w:vAlign w:val="center"/>
          </w:tcPr>
          <w:p w14:paraId="5E472BD0"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791" w:type="dxa"/>
            <w:shd w:val="clear" w:color="auto" w:fill="auto"/>
            <w:vAlign w:val="center"/>
          </w:tcPr>
          <w:p w14:paraId="6B68C2D2"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791" w:type="dxa"/>
            <w:shd w:val="clear" w:color="auto" w:fill="auto"/>
            <w:vAlign w:val="center"/>
          </w:tcPr>
          <w:p w14:paraId="2D06E096"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791" w:type="dxa"/>
            <w:shd w:val="clear" w:color="auto" w:fill="auto"/>
            <w:vAlign w:val="center"/>
          </w:tcPr>
          <w:p w14:paraId="7BE29C5A"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791" w:type="dxa"/>
            <w:shd w:val="clear" w:color="auto" w:fill="auto"/>
            <w:vAlign w:val="center"/>
          </w:tcPr>
          <w:p w14:paraId="3F951BEF"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791" w:type="dxa"/>
            <w:shd w:val="clear" w:color="auto" w:fill="auto"/>
            <w:vAlign w:val="center"/>
          </w:tcPr>
          <w:p w14:paraId="565D8799"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791" w:type="dxa"/>
            <w:shd w:val="clear" w:color="auto" w:fill="auto"/>
            <w:vAlign w:val="center"/>
          </w:tcPr>
          <w:p w14:paraId="5D27E860"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791" w:type="dxa"/>
            <w:shd w:val="clear" w:color="auto" w:fill="auto"/>
            <w:vAlign w:val="center"/>
          </w:tcPr>
          <w:p w14:paraId="5F0A8503"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r>
      <w:tr w:rsidR="00BC6704" w:rsidRPr="00D5163E" w14:paraId="01886F6A" w14:textId="77777777" w:rsidTr="00696431">
        <w:tc>
          <w:tcPr>
            <w:tcW w:w="1838" w:type="dxa"/>
            <w:shd w:val="clear" w:color="auto" w:fill="auto"/>
          </w:tcPr>
          <w:p w14:paraId="09B48320" w14:textId="77777777" w:rsidR="00BC6704" w:rsidRPr="00D5163E" w:rsidRDefault="00BC6704" w:rsidP="007E081C">
            <w:pPr>
              <w:rPr>
                <w:rFonts w:cs="Calibri"/>
                <w:sz w:val="18"/>
                <w:szCs w:val="18"/>
              </w:rPr>
            </w:pPr>
            <w:r w:rsidRPr="00D5163E">
              <w:rPr>
                <w:rFonts w:cs="Calibri"/>
                <w:sz w:val="18"/>
                <w:szCs w:val="18"/>
              </w:rPr>
              <w:t>Cumulative emission reduction [kilo tCO</w:t>
            </w:r>
            <w:r w:rsidRPr="00D5163E">
              <w:rPr>
                <w:rFonts w:cs="Calibri"/>
                <w:sz w:val="18"/>
                <w:szCs w:val="18"/>
                <w:vertAlign w:val="subscript"/>
              </w:rPr>
              <w:t>2eq</w:t>
            </w:r>
            <w:r w:rsidRPr="00D5163E">
              <w:rPr>
                <w:rFonts w:cs="Calibri"/>
                <w:sz w:val="18"/>
                <w:szCs w:val="18"/>
              </w:rPr>
              <w:t>]</w:t>
            </w:r>
          </w:p>
        </w:tc>
        <w:tc>
          <w:tcPr>
            <w:tcW w:w="733" w:type="dxa"/>
            <w:shd w:val="clear" w:color="auto" w:fill="auto"/>
            <w:vAlign w:val="center"/>
          </w:tcPr>
          <w:p w14:paraId="6D170BFC" w14:textId="77777777" w:rsidR="00BC6704" w:rsidRPr="00D5163E" w:rsidRDefault="00BC6704" w:rsidP="007E081C">
            <w:pPr>
              <w:rPr>
                <w:rFonts w:cs="Calibri"/>
                <w:sz w:val="18"/>
                <w:szCs w:val="18"/>
              </w:rPr>
            </w:pPr>
            <w:r w:rsidRPr="00D5163E">
              <w:rPr>
                <w:rFonts w:cs="Calibri"/>
                <w:sz w:val="18"/>
                <w:szCs w:val="18"/>
              </w:rPr>
              <w:t>-</w:t>
            </w:r>
          </w:p>
        </w:tc>
        <w:tc>
          <w:tcPr>
            <w:tcW w:w="651" w:type="dxa"/>
            <w:shd w:val="clear" w:color="auto" w:fill="auto"/>
            <w:vAlign w:val="center"/>
          </w:tcPr>
          <w:p w14:paraId="2833A694" w14:textId="77777777" w:rsidR="00BC6704" w:rsidRPr="00D5163E" w:rsidRDefault="00BC6704" w:rsidP="007E081C">
            <w:pPr>
              <w:rPr>
                <w:rFonts w:cs="Calibri"/>
                <w:sz w:val="18"/>
                <w:szCs w:val="18"/>
              </w:rPr>
            </w:pPr>
            <w:r w:rsidRPr="00D5163E">
              <w:rPr>
                <w:rFonts w:cs="Calibri"/>
                <w:sz w:val="18"/>
                <w:szCs w:val="18"/>
              </w:rPr>
              <w:t>-</w:t>
            </w:r>
          </w:p>
        </w:tc>
        <w:tc>
          <w:tcPr>
            <w:tcW w:w="646" w:type="dxa"/>
            <w:shd w:val="clear" w:color="auto" w:fill="auto"/>
            <w:vAlign w:val="center"/>
          </w:tcPr>
          <w:p w14:paraId="608A421F" w14:textId="77777777" w:rsidR="00BC6704" w:rsidRPr="00D5163E" w:rsidRDefault="00BC6704" w:rsidP="007E081C">
            <w:pPr>
              <w:rPr>
                <w:rFonts w:cs="Calibri"/>
                <w:sz w:val="18"/>
                <w:szCs w:val="18"/>
              </w:rPr>
            </w:pPr>
            <w:r w:rsidRPr="00D5163E">
              <w:rPr>
                <w:rFonts w:cs="Calibri"/>
                <w:sz w:val="18"/>
                <w:szCs w:val="18"/>
              </w:rPr>
              <w:t>-</w:t>
            </w:r>
          </w:p>
        </w:tc>
        <w:tc>
          <w:tcPr>
            <w:tcW w:w="740" w:type="dxa"/>
            <w:shd w:val="clear" w:color="auto" w:fill="auto"/>
            <w:vAlign w:val="center"/>
          </w:tcPr>
          <w:p w14:paraId="33178E9B" w14:textId="77777777" w:rsidR="00BC6704" w:rsidRPr="00D5163E" w:rsidRDefault="00BC6704" w:rsidP="007E081C">
            <w:pPr>
              <w:rPr>
                <w:rFonts w:cs="Calibri"/>
                <w:color w:val="000000"/>
                <w:sz w:val="16"/>
                <w:szCs w:val="16"/>
              </w:rPr>
            </w:pPr>
            <w:r w:rsidRPr="00D5163E">
              <w:rPr>
                <w:rFonts w:cs="Calibri"/>
                <w:color w:val="000000"/>
                <w:sz w:val="16"/>
                <w:szCs w:val="16"/>
              </w:rPr>
              <w:t>55.83</w:t>
            </w:r>
          </w:p>
        </w:tc>
        <w:tc>
          <w:tcPr>
            <w:tcW w:w="720" w:type="dxa"/>
            <w:shd w:val="clear" w:color="auto" w:fill="auto"/>
            <w:vAlign w:val="center"/>
          </w:tcPr>
          <w:p w14:paraId="29C6A701" w14:textId="77777777" w:rsidR="00BC6704" w:rsidRPr="00D5163E" w:rsidRDefault="00BC6704" w:rsidP="007E081C">
            <w:pPr>
              <w:rPr>
                <w:rFonts w:cs="Calibri"/>
                <w:color w:val="000000"/>
                <w:sz w:val="16"/>
                <w:szCs w:val="16"/>
              </w:rPr>
            </w:pPr>
            <w:r w:rsidRPr="00D5163E">
              <w:rPr>
                <w:rFonts w:cs="Calibri"/>
                <w:color w:val="000000"/>
                <w:sz w:val="16"/>
                <w:szCs w:val="16"/>
              </w:rPr>
              <w:t>250.31</w:t>
            </w:r>
          </w:p>
        </w:tc>
        <w:tc>
          <w:tcPr>
            <w:tcW w:w="694" w:type="dxa"/>
            <w:shd w:val="clear" w:color="auto" w:fill="auto"/>
            <w:vAlign w:val="center"/>
          </w:tcPr>
          <w:p w14:paraId="45018AE9" w14:textId="77777777" w:rsidR="00BC6704" w:rsidRPr="00D5163E" w:rsidRDefault="00BC6704" w:rsidP="007E081C">
            <w:pPr>
              <w:rPr>
                <w:rFonts w:cs="Calibri"/>
                <w:color w:val="000000"/>
                <w:sz w:val="16"/>
                <w:szCs w:val="16"/>
              </w:rPr>
            </w:pPr>
            <w:r w:rsidRPr="00D5163E">
              <w:rPr>
                <w:rFonts w:cs="Calibri"/>
                <w:color w:val="000000"/>
                <w:sz w:val="16"/>
                <w:szCs w:val="16"/>
              </w:rPr>
              <w:t>444.78</w:t>
            </w:r>
          </w:p>
        </w:tc>
        <w:tc>
          <w:tcPr>
            <w:tcW w:w="694" w:type="dxa"/>
            <w:shd w:val="clear" w:color="auto" w:fill="auto"/>
            <w:vAlign w:val="center"/>
          </w:tcPr>
          <w:p w14:paraId="673AD34D" w14:textId="77777777" w:rsidR="00BC6704" w:rsidRPr="00D5163E" w:rsidRDefault="00BC6704" w:rsidP="007E081C">
            <w:pPr>
              <w:rPr>
                <w:rFonts w:cs="Calibri"/>
                <w:color w:val="000000"/>
                <w:sz w:val="16"/>
                <w:szCs w:val="16"/>
              </w:rPr>
            </w:pPr>
            <w:r w:rsidRPr="00D5163E">
              <w:rPr>
                <w:rFonts w:cs="Calibri"/>
                <w:color w:val="000000"/>
                <w:sz w:val="16"/>
                <w:szCs w:val="16"/>
              </w:rPr>
              <w:t>639.26</w:t>
            </w:r>
          </w:p>
        </w:tc>
        <w:tc>
          <w:tcPr>
            <w:tcW w:w="791" w:type="dxa"/>
            <w:shd w:val="clear" w:color="auto" w:fill="auto"/>
            <w:vAlign w:val="center"/>
          </w:tcPr>
          <w:p w14:paraId="56C915D3" w14:textId="77777777" w:rsidR="00BC6704" w:rsidRPr="00D5163E" w:rsidRDefault="00BC6704" w:rsidP="007E081C">
            <w:pPr>
              <w:rPr>
                <w:rFonts w:cs="Calibri"/>
                <w:color w:val="000000"/>
                <w:sz w:val="16"/>
                <w:szCs w:val="16"/>
              </w:rPr>
            </w:pPr>
            <w:r w:rsidRPr="00D5163E">
              <w:rPr>
                <w:rFonts w:cs="Calibri"/>
                <w:color w:val="000000"/>
                <w:sz w:val="16"/>
                <w:szCs w:val="16"/>
              </w:rPr>
              <w:t>833.73</w:t>
            </w:r>
          </w:p>
        </w:tc>
        <w:tc>
          <w:tcPr>
            <w:tcW w:w="791" w:type="dxa"/>
            <w:shd w:val="clear" w:color="auto" w:fill="auto"/>
            <w:vAlign w:val="center"/>
          </w:tcPr>
          <w:p w14:paraId="7B572C38" w14:textId="77777777" w:rsidR="00BC6704" w:rsidRPr="00D5163E" w:rsidRDefault="00BC6704" w:rsidP="007E081C">
            <w:pPr>
              <w:rPr>
                <w:rFonts w:cs="Calibri"/>
                <w:color w:val="000000"/>
                <w:sz w:val="16"/>
                <w:szCs w:val="16"/>
              </w:rPr>
            </w:pPr>
            <w:r w:rsidRPr="00D5163E">
              <w:rPr>
                <w:rFonts w:cs="Calibri"/>
                <w:color w:val="000000"/>
                <w:sz w:val="16"/>
                <w:szCs w:val="16"/>
              </w:rPr>
              <w:t>1,028.21</w:t>
            </w:r>
          </w:p>
        </w:tc>
        <w:tc>
          <w:tcPr>
            <w:tcW w:w="791" w:type="dxa"/>
            <w:shd w:val="clear" w:color="auto" w:fill="auto"/>
            <w:vAlign w:val="center"/>
          </w:tcPr>
          <w:p w14:paraId="5A48681D" w14:textId="77777777" w:rsidR="00BC6704" w:rsidRPr="00D5163E" w:rsidRDefault="00BC6704" w:rsidP="007E081C">
            <w:pPr>
              <w:rPr>
                <w:rFonts w:cs="Calibri"/>
                <w:color w:val="000000"/>
                <w:sz w:val="16"/>
                <w:szCs w:val="16"/>
              </w:rPr>
            </w:pPr>
            <w:r w:rsidRPr="00D5163E">
              <w:rPr>
                <w:rFonts w:cs="Calibri"/>
                <w:color w:val="000000"/>
                <w:sz w:val="16"/>
                <w:szCs w:val="16"/>
              </w:rPr>
              <w:t>1,222.69</w:t>
            </w:r>
          </w:p>
        </w:tc>
        <w:tc>
          <w:tcPr>
            <w:tcW w:w="791" w:type="dxa"/>
            <w:shd w:val="clear" w:color="auto" w:fill="auto"/>
            <w:vAlign w:val="center"/>
          </w:tcPr>
          <w:p w14:paraId="26CEFF79" w14:textId="77777777" w:rsidR="00BC6704" w:rsidRPr="00D5163E" w:rsidRDefault="00BC6704" w:rsidP="007E081C">
            <w:pPr>
              <w:rPr>
                <w:rFonts w:cs="Calibri"/>
                <w:color w:val="000000"/>
                <w:sz w:val="16"/>
                <w:szCs w:val="16"/>
              </w:rPr>
            </w:pPr>
            <w:r w:rsidRPr="00D5163E">
              <w:rPr>
                <w:rFonts w:cs="Calibri"/>
                <w:color w:val="000000"/>
                <w:sz w:val="16"/>
                <w:szCs w:val="16"/>
              </w:rPr>
              <w:t>1,417.16</w:t>
            </w:r>
          </w:p>
        </w:tc>
        <w:tc>
          <w:tcPr>
            <w:tcW w:w="791" w:type="dxa"/>
            <w:shd w:val="clear" w:color="auto" w:fill="auto"/>
            <w:vAlign w:val="center"/>
          </w:tcPr>
          <w:p w14:paraId="6E2B7DC0" w14:textId="77777777" w:rsidR="00BC6704" w:rsidRPr="00D5163E" w:rsidRDefault="00BC6704" w:rsidP="007E081C">
            <w:pPr>
              <w:rPr>
                <w:rFonts w:cs="Calibri"/>
                <w:color w:val="000000"/>
                <w:sz w:val="16"/>
                <w:szCs w:val="16"/>
              </w:rPr>
            </w:pPr>
            <w:r w:rsidRPr="00D5163E">
              <w:rPr>
                <w:rFonts w:cs="Calibri"/>
                <w:color w:val="000000"/>
                <w:sz w:val="16"/>
                <w:szCs w:val="16"/>
              </w:rPr>
              <w:t>1,611.64</w:t>
            </w:r>
          </w:p>
        </w:tc>
        <w:tc>
          <w:tcPr>
            <w:tcW w:w="791" w:type="dxa"/>
            <w:shd w:val="clear" w:color="auto" w:fill="auto"/>
            <w:vAlign w:val="center"/>
          </w:tcPr>
          <w:p w14:paraId="158422D1" w14:textId="77777777" w:rsidR="00BC6704" w:rsidRPr="00D5163E" w:rsidRDefault="00BC6704" w:rsidP="007E081C">
            <w:pPr>
              <w:rPr>
                <w:rFonts w:cs="Calibri"/>
                <w:color w:val="000000"/>
                <w:sz w:val="16"/>
                <w:szCs w:val="16"/>
              </w:rPr>
            </w:pPr>
            <w:r w:rsidRPr="00D5163E">
              <w:rPr>
                <w:rFonts w:cs="Calibri"/>
                <w:color w:val="000000"/>
                <w:sz w:val="16"/>
                <w:szCs w:val="16"/>
              </w:rPr>
              <w:t>1,806.11</w:t>
            </w:r>
          </w:p>
        </w:tc>
        <w:tc>
          <w:tcPr>
            <w:tcW w:w="791" w:type="dxa"/>
            <w:shd w:val="clear" w:color="auto" w:fill="auto"/>
            <w:vAlign w:val="center"/>
          </w:tcPr>
          <w:p w14:paraId="09386D58" w14:textId="77777777" w:rsidR="00BC6704" w:rsidRPr="00D5163E" w:rsidRDefault="00BC6704" w:rsidP="007E081C">
            <w:pPr>
              <w:rPr>
                <w:rFonts w:cs="Calibri"/>
                <w:color w:val="000000"/>
                <w:sz w:val="16"/>
                <w:szCs w:val="16"/>
              </w:rPr>
            </w:pPr>
            <w:r w:rsidRPr="00D5163E">
              <w:rPr>
                <w:rFonts w:cs="Calibri"/>
                <w:color w:val="000000"/>
                <w:sz w:val="16"/>
                <w:szCs w:val="16"/>
              </w:rPr>
              <w:t>2,000.59</w:t>
            </w:r>
          </w:p>
        </w:tc>
        <w:tc>
          <w:tcPr>
            <w:tcW w:w="791" w:type="dxa"/>
            <w:shd w:val="clear" w:color="auto" w:fill="auto"/>
            <w:vAlign w:val="center"/>
          </w:tcPr>
          <w:p w14:paraId="54C76C09" w14:textId="77777777" w:rsidR="00BC6704" w:rsidRPr="00D5163E" w:rsidRDefault="00BC6704" w:rsidP="007E081C">
            <w:pPr>
              <w:rPr>
                <w:rFonts w:cs="Calibri"/>
                <w:color w:val="000000"/>
                <w:sz w:val="16"/>
                <w:szCs w:val="16"/>
              </w:rPr>
            </w:pPr>
            <w:r w:rsidRPr="00D5163E">
              <w:rPr>
                <w:rFonts w:cs="Calibri"/>
                <w:color w:val="000000"/>
                <w:sz w:val="16"/>
                <w:szCs w:val="16"/>
              </w:rPr>
              <w:t>2,195.07</w:t>
            </w:r>
          </w:p>
        </w:tc>
      </w:tr>
      <w:tr w:rsidR="00BC6704" w:rsidRPr="00D5163E" w14:paraId="6EF91D6B" w14:textId="77777777" w:rsidTr="00696431">
        <w:tc>
          <w:tcPr>
            <w:tcW w:w="13044" w:type="dxa"/>
            <w:gridSpan w:val="16"/>
            <w:shd w:val="clear" w:color="auto" w:fill="auto"/>
          </w:tcPr>
          <w:p w14:paraId="6A26D653" w14:textId="77777777" w:rsidR="00BC6704" w:rsidRPr="00D5163E" w:rsidRDefault="00BC6704" w:rsidP="007E081C">
            <w:pPr>
              <w:rPr>
                <w:rFonts w:cs="Calibri"/>
                <w:sz w:val="18"/>
                <w:szCs w:val="18"/>
              </w:rPr>
            </w:pPr>
            <w:r w:rsidRPr="00D5163E">
              <w:rPr>
                <w:rFonts w:cs="Calibri"/>
                <w:sz w:val="18"/>
                <w:szCs w:val="18"/>
              </w:rPr>
              <w:t xml:space="preserve">Saving and Emission reduction affected by ADLIGHT for all sectors </w:t>
            </w:r>
          </w:p>
        </w:tc>
      </w:tr>
      <w:tr w:rsidR="00BC6704" w:rsidRPr="00D5163E" w14:paraId="1EEBC889" w14:textId="77777777" w:rsidTr="00696431">
        <w:tc>
          <w:tcPr>
            <w:tcW w:w="2571" w:type="dxa"/>
            <w:gridSpan w:val="2"/>
            <w:shd w:val="clear" w:color="auto" w:fill="auto"/>
          </w:tcPr>
          <w:p w14:paraId="65EA936C" w14:textId="77777777" w:rsidR="00BC6704" w:rsidRPr="00D5163E" w:rsidRDefault="00BC6704" w:rsidP="007E081C">
            <w:pPr>
              <w:rPr>
                <w:rFonts w:cs="Calibri"/>
                <w:sz w:val="18"/>
                <w:szCs w:val="18"/>
              </w:rPr>
            </w:pPr>
            <w:r w:rsidRPr="00D5163E">
              <w:rPr>
                <w:rFonts w:cs="Calibri"/>
                <w:sz w:val="18"/>
                <w:szCs w:val="18"/>
              </w:rPr>
              <w:t>Penetration rate for all sectors [%]</w:t>
            </w:r>
          </w:p>
        </w:tc>
        <w:tc>
          <w:tcPr>
            <w:tcW w:w="651" w:type="dxa"/>
            <w:shd w:val="clear" w:color="auto" w:fill="auto"/>
            <w:vAlign w:val="center"/>
          </w:tcPr>
          <w:p w14:paraId="73267252" w14:textId="77777777" w:rsidR="00BC6704" w:rsidRPr="00D5163E" w:rsidRDefault="00BC6704" w:rsidP="007E081C">
            <w:pPr>
              <w:rPr>
                <w:rFonts w:cs="Calibri"/>
                <w:sz w:val="18"/>
                <w:szCs w:val="18"/>
              </w:rPr>
            </w:pPr>
            <w:r w:rsidRPr="00D5163E">
              <w:rPr>
                <w:rFonts w:cs="Calibri"/>
                <w:sz w:val="18"/>
                <w:szCs w:val="18"/>
              </w:rPr>
              <w:t>-</w:t>
            </w:r>
          </w:p>
        </w:tc>
        <w:tc>
          <w:tcPr>
            <w:tcW w:w="646" w:type="dxa"/>
            <w:shd w:val="clear" w:color="auto" w:fill="auto"/>
            <w:vAlign w:val="center"/>
          </w:tcPr>
          <w:p w14:paraId="24FC96B2" w14:textId="77777777" w:rsidR="00BC6704" w:rsidRPr="00D5163E" w:rsidRDefault="00BC6704" w:rsidP="007E081C">
            <w:pPr>
              <w:rPr>
                <w:rFonts w:cs="Calibri"/>
                <w:sz w:val="18"/>
                <w:szCs w:val="18"/>
              </w:rPr>
            </w:pPr>
            <w:r w:rsidRPr="00D5163E">
              <w:rPr>
                <w:rFonts w:cs="Calibri"/>
                <w:sz w:val="18"/>
                <w:szCs w:val="18"/>
              </w:rPr>
              <w:t>-</w:t>
            </w:r>
          </w:p>
        </w:tc>
        <w:tc>
          <w:tcPr>
            <w:tcW w:w="740" w:type="dxa"/>
            <w:shd w:val="clear" w:color="auto" w:fill="auto"/>
            <w:vAlign w:val="center"/>
          </w:tcPr>
          <w:p w14:paraId="092DFB84" w14:textId="77777777" w:rsidR="00BC6704" w:rsidRPr="00D5163E" w:rsidRDefault="00BC6704" w:rsidP="007E081C">
            <w:pPr>
              <w:rPr>
                <w:rFonts w:cs="Calibri"/>
                <w:sz w:val="18"/>
                <w:szCs w:val="18"/>
              </w:rPr>
            </w:pPr>
            <w:r w:rsidRPr="00D5163E">
              <w:rPr>
                <w:rFonts w:cs="Calibri"/>
                <w:sz w:val="18"/>
                <w:szCs w:val="18"/>
              </w:rPr>
              <w:t>-</w:t>
            </w:r>
          </w:p>
        </w:tc>
        <w:tc>
          <w:tcPr>
            <w:tcW w:w="720" w:type="dxa"/>
            <w:shd w:val="clear" w:color="auto" w:fill="auto"/>
            <w:vAlign w:val="center"/>
          </w:tcPr>
          <w:p w14:paraId="4416AA0E" w14:textId="77777777" w:rsidR="00BC6704" w:rsidRPr="00D5163E" w:rsidRDefault="00BC6704" w:rsidP="007E081C">
            <w:pPr>
              <w:rPr>
                <w:rFonts w:cs="Calibri"/>
                <w:sz w:val="18"/>
                <w:szCs w:val="18"/>
              </w:rPr>
            </w:pPr>
            <w:r w:rsidRPr="00D5163E">
              <w:rPr>
                <w:rFonts w:cs="Calibri"/>
                <w:sz w:val="18"/>
                <w:szCs w:val="18"/>
              </w:rPr>
              <w:t>-</w:t>
            </w:r>
          </w:p>
        </w:tc>
        <w:tc>
          <w:tcPr>
            <w:tcW w:w="694" w:type="dxa"/>
            <w:shd w:val="clear" w:color="auto" w:fill="auto"/>
            <w:vAlign w:val="bottom"/>
          </w:tcPr>
          <w:p w14:paraId="3486B048" w14:textId="77777777" w:rsidR="00BC6704" w:rsidRPr="00D5163E" w:rsidRDefault="00BC6704" w:rsidP="007E081C">
            <w:pPr>
              <w:rPr>
                <w:rFonts w:cs="Calibri"/>
                <w:color w:val="000000"/>
                <w:sz w:val="18"/>
                <w:szCs w:val="18"/>
              </w:rPr>
            </w:pPr>
            <w:r w:rsidRPr="00D5163E">
              <w:rPr>
                <w:rFonts w:cs="Calibri"/>
                <w:color w:val="000000"/>
                <w:sz w:val="18"/>
                <w:szCs w:val="18"/>
              </w:rPr>
              <w:t>2%</w:t>
            </w:r>
          </w:p>
        </w:tc>
        <w:tc>
          <w:tcPr>
            <w:tcW w:w="694" w:type="dxa"/>
            <w:shd w:val="clear" w:color="auto" w:fill="auto"/>
            <w:vAlign w:val="bottom"/>
          </w:tcPr>
          <w:p w14:paraId="2E2581CA" w14:textId="77777777" w:rsidR="00BC6704" w:rsidRPr="00D5163E" w:rsidRDefault="00BC6704" w:rsidP="007E081C">
            <w:pPr>
              <w:rPr>
                <w:rFonts w:cs="Calibri"/>
                <w:color w:val="000000"/>
                <w:sz w:val="18"/>
                <w:szCs w:val="18"/>
              </w:rPr>
            </w:pPr>
            <w:r w:rsidRPr="00D5163E">
              <w:rPr>
                <w:rFonts w:cs="Calibri"/>
                <w:color w:val="000000"/>
                <w:sz w:val="18"/>
                <w:szCs w:val="18"/>
              </w:rPr>
              <w:t>4%</w:t>
            </w:r>
          </w:p>
        </w:tc>
        <w:tc>
          <w:tcPr>
            <w:tcW w:w="791" w:type="dxa"/>
            <w:shd w:val="clear" w:color="auto" w:fill="auto"/>
            <w:vAlign w:val="bottom"/>
          </w:tcPr>
          <w:p w14:paraId="6FF0EEBB" w14:textId="77777777" w:rsidR="00BC6704" w:rsidRPr="00D5163E" w:rsidRDefault="00BC6704" w:rsidP="007E081C">
            <w:pPr>
              <w:rPr>
                <w:rFonts w:cs="Calibri"/>
                <w:color w:val="000000"/>
                <w:sz w:val="18"/>
                <w:szCs w:val="18"/>
              </w:rPr>
            </w:pPr>
            <w:r w:rsidRPr="00D5163E">
              <w:rPr>
                <w:rFonts w:cs="Calibri"/>
                <w:color w:val="000000"/>
                <w:sz w:val="18"/>
                <w:szCs w:val="18"/>
              </w:rPr>
              <w:t>6%</w:t>
            </w:r>
          </w:p>
        </w:tc>
        <w:tc>
          <w:tcPr>
            <w:tcW w:w="791" w:type="dxa"/>
            <w:shd w:val="clear" w:color="auto" w:fill="auto"/>
            <w:vAlign w:val="bottom"/>
          </w:tcPr>
          <w:p w14:paraId="09037FA9" w14:textId="77777777" w:rsidR="00BC6704" w:rsidRPr="00D5163E" w:rsidRDefault="00BC6704" w:rsidP="007E081C">
            <w:pPr>
              <w:rPr>
                <w:rFonts w:cs="Calibri"/>
                <w:color w:val="000000"/>
                <w:sz w:val="18"/>
                <w:szCs w:val="18"/>
              </w:rPr>
            </w:pPr>
            <w:r w:rsidRPr="00D5163E">
              <w:rPr>
                <w:rFonts w:cs="Calibri"/>
                <w:color w:val="000000"/>
                <w:sz w:val="18"/>
                <w:szCs w:val="18"/>
              </w:rPr>
              <w:t>8%</w:t>
            </w:r>
          </w:p>
        </w:tc>
        <w:tc>
          <w:tcPr>
            <w:tcW w:w="791" w:type="dxa"/>
            <w:shd w:val="clear" w:color="auto" w:fill="auto"/>
            <w:vAlign w:val="bottom"/>
          </w:tcPr>
          <w:p w14:paraId="6645364E" w14:textId="77777777" w:rsidR="00BC6704" w:rsidRPr="00D5163E" w:rsidRDefault="00BC6704" w:rsidP="007E081C">
            <w:pPr>
              <w:rPr>
                <w:rFonts w:cs="Calibri"/>
                <w:color w:val="000000"/>
                <w:sz w:val="18"/>
                <w:szCs w:val="18"/>
              </w:rPr>
            </w:pPr>
            <w:r w:rsidRPr="00D5163E">
              <w:rPr>
                <w:rFonts w:cs="Calibri"/>
                <w:color w:val="000000"/>
                <w:sz w:val="18"/>
                <w:szCs w:val="18"/>
              </w:rPr>
              <w:t>10%</w:t>
            </w:r>
          </w:p>
        </w:tc>
        <w:tc>
          <w:tcPr>
            <w:tcW w:w="791" w:type="dxa"/>
            <w:shd w:val="clear" w:color="auto" w:fill="auto"/>
            <w:vAlign w:val="bottom"/>
          </w:tcPr>
          <w:p w14:paraId="08414C38" w14:textId="77777777" w:rsidR="00BC6704" w:rsidRPr="00D5163E" w:rsidRDefault="00BC6704" w:rsidP="007E081C">
            <w:pPr>
              <w:rPr>
                <w:rFonts w:cs="Calibri"/>
                <w:color w:val="000000"/>
                <w:sz w:val="18"/>
                <w:szCs w:val="18"/>
              </w:rPr>
            </w:pPr>
            <w:r w:rsidRPr="00D5163E">
              <w:rPr>
                <w:rFonts w:cs="Calibri"/>
                <w:color w:val="000000"/>
                <w:sz w:val="18"/>
                <w:szCs w:val="18"/>
              </w:rPr>
              <w:t>12%</w:t>
            </w:r>
          </w:p>
        </w:tc>
        <w:tc>
          <w:tcPr>
            <w:tcW w:w="791" w:type="dxa"/>
            <w:shd w:val="clear" w:color="auto" w:fill="auto"/>
            <w:vAlign w:val="bottom"/>
          </w:tcPr>
          <w:p w14:paraId="4C15B9D0" w14:textId="77777777" w:rsidR="00BC6704" w:rsidRPr="00D5163E" w:rsidRDefault="00BC6704" w:rsidP="007E081C">
            <w:pPr>
              <w:rPr>
                <w:rFonts w:cs="Calibri"/>
                <w:color w:val="000000"/>
                <w:sz w:val="18"/>
                <w:szCs w:val="18"/>
              </w:rPr>
            </w:pPr>
            <w:r w:rsidRPr="00D5163E">
              <w:rPr>
                <w:rFonts w:cs="Calibri"/>
                <w:color w:val="000000"/>
                <w:sz w:val="18"/>
                <w:szCs w:val="18"/>
              </w:rPr>
              <w:t>14%</w:t>
            </w:r>
          </w:p>
        </w:tc>
        <w:tc>
          <w:tcPr>
            <w:tcW w:w="791" w:type="dxa"/>
            <w:shd w:val="clear" w:color="auto" w:fill="auto"/>
            <w:vAlign w:val="bottom"/>
          </w:tcPr>
          <w:p w14:paraId="7886469D" w14:textId="77777777" w:rsidR="00BC6704" w:rsidRPr="00D5163E" w:rsidRDefault="00BC6704" w:rsidP="007E081C">
            <w:pPr>
              <w:rPr>
                <w:rFonts w:cs="Calibri"/>
                <w:color w:val="000000"/>
                <w:sz w:val="18"/>
                <w:szCs w:val="18"/>
              </w:rPr>
            </w:pPr>
            <w:r w:rsidRPr="00D5163E">
              <w:rPr>
                <w:rFonts w:cs="Calibri"/>
                <w:color w:val="000000"/>
                <w:sz w:val="18"/>
                <w:szCs w:val="18"/>
              </w:rPr>
              <w:t>16%</w:t>
            </w:r>
          </w:p>
        </w:tc>
        <w:tc>
          <w:tcPr>
            <w:tcW w:w="791" w:type="dxa"/>
            <w:shd w:val="clear" w:color="auto" w:fill="auto"/>
            <w:vAlign w:val="bottom"/>
          </w:tcPr>
          <w:p w14:paraId="524FDE02" w14:textId="77777777" w:rsidR="00BC6704" w:rsidRPr="00D5163E" w:rsidRDefault="00BC6704" w:rsidP="007E081C">
            <w:pPr>
              <w:rPr>
                <w:rFonts w:cs="Calibri"/>
                <w:color w:val="000000"/>
                <w:sz w:val="18"/>
                <w:szCs w:val="18"/>
              </w:rPr>
            </w:pPr>
            <w:r w:rsidRPr="00D5163E">
              <w:rPr>
                <w:rFonts w:cs="Calibri"/>
                <w:color w:val="000000"/>
                <w:sz w:val="18"/>
                <w:szCs w:val="18"/>
              </w:rPr>
              <w:t>18%</w:t>
            </w:r>
          </w:p>
        </w:tc>
        <w:tc>
          <w:tcPr>
            <w:tcW w:w="791" w:type="dxa"/>
            <w:shd w:val="clear" w:color="auto" w:fill="auto"/>
            <w:vAlign w:val="bottom"/>
          </w:tcPr>
          <w:p w14:paraId="5D04DEFF" w14:textId="77777777" w:rsidR="00BC6704" w:rsidRPr="00D5163E" w:rsidRDefault="00BC6704" w:rsidP="007E081C">
            <w:pPr>
              <w:rPr>
                <w:rFonts w:cs="Calibri"/>
                <w:color w:val="000000"/>
                <w:sz w:val="18"/>
                <w:szCs w:val="18"/>
              </w:rPr>
            </w:pPr>
            <w:r w:rsidRPr="00D5163E">
              <w:rPr>
                <w:rFonts w:cs="Calibri"/>
                <w:color w:val="000000"/>
                <w:sz w:val="18"/>
                <w:szCs w:val="18"/>
              </w:rPr>
              <w:t>20%</w:t>
            </w:r>
          </w:p>
        </w:tc>
      </w:tr>
      <w:tr w:rsidR="00BC6704" w:rsidRPr="00D5163E" w14:paraId="79EE944F" w14:textId="77777777" w:rsidTr="00696431">
        <w:tc>
          <w:tcPr>
            <w:tcW w:w="13044" w:type="dxa"/>
            <w:gridSpan w:val="16"/>
            <w:shd w:val="clear" w:color="auto" w:fill="auto"/>
          </w:tcPr>
          <w:p w14:paraId="5678F8D3" w14:textId="7CB46E2C" w:rsidR="00BC6704" w:rsidRPr="00D5163E" w:rsidRDefault="00BC6704" w:rsidP="007E081C">
            <w:pPr>
              <w:rPr>
                <w:rFonts w:cs="Calibri"/>
                <w:sz w:val="18"/>
                <w:szCs w:val="18"/>
              </w:rPr>
            </w:pPr>
            <w:r w:rsidRPr="00D5163E">
              <w:rPr>
                <w:rFonts w:cs="Calibri"/>
                <w:sz w:val="18"/>
                <w:szCs w:val="18"/>
              </w:rPr>
              <w:t>Saving due to increasing lighting efficacy [%]</w:t>
            </w:r>
          </w:p>
        </w:tc>
      </w:tr>
      <w:tr w:rsidR="00BC6704" w:rsidRPr="00D5163E" w14:paraId="5A8017DE" w14:textId="77777777" w:rsidTr="00696431">
        <w:tc>
          <w:tcPr>
            <w:tcW w:w="2571" w:type="dxa"/>
            <w:gridSpan w:val="2"/>
            <w:shd w:val="clear" w:color="auto" w:fill="auto"/>
          </w:tcPr>
          <w:p w14:paraId="50BC9CD9" w14:textId="77777777" w:rsidR="00BC6704" w:rsidRPr="00D5163E" w:rsidRDefault="00BC6704" w:rsidP="007E081C">
            <w:pPr>
              <w:rPr>
                <w:rFonts w:cs="Calibri"/>
                <w:sz w:val="18"/>
                <w:szCs w:val="18"/>
              </w:rPr>
            </w:pPr>
            <w:r w:rsidRPr="00D5163E">
              <w:rPr>
                <w:rFonts w:cs="Calibri"/>
                <w:sz w:val="18"/>
                <w:szCs w:val="18"/>
              </w:rPr>
              <w:t xml:space="preserve">Residential </w:t>
            </w:r>
          </w:p>
        </w:tc>
        <w:tc>
          <w:tcPr>
            <w:tcW w:w="651" w:type="dxa"/>
            <w:shd w:val="clear" w:color="auto" w:fill="auto"/>
          </w:tcPr>
          <w:p w14:paraId="6EDA1E4D" w14:textId="77777777" w:rsidR="00BC6704" w:rsidRPr="00D5163E" w:rsidRDefault="00BC6704" w:rsidP="007E081C">
            <w:pPr>
              <w:rPr>
                <w:rFonts w:cs="Calibri"/>
                <w:sz w:val="18"/>
                <w:szCs w:val="18"/>
              </w:rPr>
            </w:pPr>
          </w:p>
        </w:tc>
        <w:tc>
          <w:tcPr>
            <w:tcW w:w="646" w:type="dxa"/>
            <w:shd w:val="clear" w:color="auto" w:fill="auto"/>
            <w:vAlign w:val="bottom"/>
          </w:tcPr>
          <w:p w14:paraId="40C95846" w14:textId="77777777" w:rsidR="00BC6704" w:rsidRPr="00D5163E" w:rsidRDefault="00BC6704" w:rsidP="007E081C">
            <w:pPr>
              <w:rPr>
                <w:rFonts w:cs="Calibri"/>
                <w:color w:val="000000"/>
                <w:sz w:val="18"/>
                <w:szCs w:val="18"/>
              </w:rPr>
            </w:pPr>
            <w:r w:rsidRPr="00D5163E">
              <w:rPr>
                <w:rFonts w:cs="Calibri"/>
                <w:color w:val="000000"/>
                <w:sz w:val="18"/>
                <w:szCs w:val="18"/>
              </w:rPr>
              <w:t>57%</w:t>
            </w:r>
          </w:p>
        </w:tc>
        <w:tc>
          <w:tcPr>
            <w:tcW w:w="740" w:type="dxa"/>
            <w:shd w:val="clear" w:color="auto" w:fill="auto"/>
            <w:vAlign w:val="bottom"/>
          </w:tcPr>
          <w:p w14:paraId="074C4947" w14:textId="77777777" w:rsidR="00BC6704" w:rsidRPr="00D5163E" w:rsidRDefault="00BC6704" w:rsidP="007E081C">
            <w:pPr>
              <w:rPr>
                <w:rFonts w:cs="Calibri"/>
                <w:color w:val="000000"/>
                <w:sz w:val="18"/>
                <w:szCs w:val="18"/>
              </w:rPr>
            </w:pPr>
            <w:r w:rsidRPr="00D5163E">
              <w:rPr>
                <w:rFonts w:cs="Calibri"/>
                <w:color w:val="000000"/>
                <w:sz w:val="18"/>
                <w:szCs w:val="18"/>
              </w:rPr>
              <w:t>58.2%</w:t>
            </w:r>
          </w:p>
        </w:tc>
        <w:tc>
          <w:tcPr>
            <w:tcW w:w="720" w:type="dxa"/>
            <w:shd w:val="clear" w:color="auto" w:fill="auto"/>
            <w:vAlign w:val="bottom"/>
          </w:tcPr>
          <w:p w14:paraId="14A3E616" w14:textId="77777777" w:rsidR="00BC6704" w:rsidRPr="00D5163E" w:rsidRDefault="00BC6704" w:rsidP="007E081C">
            <w:pPr>
              <w:rPr>
                <w:rFonts w:cs="Calibri"/>
                <w:color w:val="000000"/>
                <w:sz w:val="18"/>
                <w:szCs w:val="18"/>
              </w:rPr>
            </w:pPr>
            <w:r w:rsidRPr="00D5163E">
              <w:rPr>
                <w:rFonts w:cs="Calibri"/>
                <w:color w:val="000000"/>
                <w:sz w:val="18"/>
                <w:szCs w:val="18"/>
              </w:rPr>
              <w:t>59.4%</w:t>
            </w:r>
          </w:p>
        </w:tc>
        <w:tc>
          <w:tcPr>
            <w:tcW w:w="694" w:type="dxa"/>
            <w:shd w:val="clear" w:color="auto" w:fill="auto"/>
            <w:vAlign w:val="bottom"/>
          </w:tcPr>
          <w:p w14:paraId="6EBEA3CB" w14:textId="77777777" w:rsidR="00BC6704" w:rsidRPr="00D5163E" w:rsidRDefault="00BC6704" w:rsidP="007E081C">
            <w:pPr>
              <w:rPr>
                <w:rFonts w:cs="Calibri"/>
                <w:color w:val="000000"/>
                <w:sz w:val="18"/>
                <w:szCs w:val="18"/>
              </w:rPr>
            </w:pPr>
            <w:r w:rsidRPr="00D5163E">
              <w:rPr>
                <w:rFonts w:cs="Calibri"/>
                <w:color w:val="000000"/>
                <w:sz w:val="18"/>
                <w:szCs w:val="18"/>
              </w:rPr>
              <w:t>60.6%</w:t>
            </w:r>
          </w:p>
        </w:tc>
        <w:tc>
          <w:tcPr>
            <w:tcW w:w="694" w:type="dxa"/>
            <w:shd w:val="clear" w:color="auto" w:fill="auto"/>
            <w:vAlign w:val="bottom"/>
          </w:tcPr>
          <w:p w14:paraId="229E9FBB" w14:textId="77777777" w:rsidR="00BC6704" w:rsidRPr="00D5163E" w:rsidRDefault="00BC6704" w:rsidP="007E081C">
            <w:pPr>
              <w:rPr>
                <w:rFonts w:cs="Calibri"/>
                <w:color w:val="000000"/>
                <w:sz w:val="18"/>
                <w:szCs w:val="18"/>
              </w:rPr>
            </w:pPr>
            <w:r w:rsidRPr="00D5163E">
              <w:rPr>
                <w:rFonts w:cs="Calibri"/>
                <w:color w:val="000000"/>
                <w:sz w:val="18"/>
                <w:szCs w:val="18"/>
              </w:rPr>
              <w:t>61.8%</w:t>
            </w:r>
          </w:p>
        </w:tc>
        <w:tc>
          <w:tcPr>
            <w:tcW w:w="791" w:type="dxa"/>
            <w:shd w:val="clear" w:color="auto" w:fill="auto"/>
            <w:vAlign w:val="bottom"/>
          </w:tcPr>
          <w:p w14:paraId="3A627B83" w14:textId="77777777" w:rsidR="00BC6704" w:rsidRPr="00D5163E" w:rsidRDefault="00BC6704" w:rsidP="007E081C">
            <w:pPr>
              <w:rPr>
                <w:rFonts w:cs="Calibri"/>
                <w:color w:val="000000"/>
                <w:sz w:val="18"/>
                <w:szCs w:val="18"/>
              </w:rPr>
            </w:pPr>
            <w:r w:rsidRPr="00D5163E">
              <w:rPr>
                <w:rFonts w:cs="Calibri"/>
                <w:color w:val="000000"/>
                <w:sz w:val="18"/>
                <w:szCs w:val="18"/>
              </w:rPr>
              <w:t>63.0%</w:t>
            </w:r>
          </w:p>
        </w:tc>
        <w:tc>
          <w:tcPr>
            <w:tcW w:w="791" w:type="dxa"/>
            <w:shd w:val="clear" w:color="auto" w:fill="auto"/>
            <w:vAlign w:val="bottom"/>
          </w:tcPr>
          <w:p w14:paraId="6F291B5E" w14:textId="77777777" w:rsidR="00BC6704" w:rsidRPr="00D5163E" w:rsidRDefault="00BC6704" w:rsidP="007E081C">
            <w:pPr>
              <w:rPr>
                <w:rFonts w:cs="Calibri"/>
                <w:color w:val="000000"/>
                <w:sz w:val="18"/>
                <w:szCs w:val="18"/>
              </w:rPr>
            </w:pPr>
            <w:r w:rsidRPr="00D5163E">
              <w:rPr>
                <w:rFonts w:cs="Calibri"/>
                <w:color w:val="000000"/>
                <w:sz w:val="18"/>
                <w:szCs w:val="18"/>
              </w:rPr>
              <w:t>64.2%</w:t>
            </w:r>
          </w:p>
        </w:tc>
        <w:tc>
          <w:tcPr>
            <w:tcW w:w="791" w:type="dxa"/>
            <w:shd w:val="clear" w:color="auto" w:fill="auto"/>
            <w:vAlign w:val="bottom"/>
          </w:tcPr>
          <w:p w14:paraId="170BC9A1" w14:textId="77777777" w:rsidR="00BC6704" w:rsidRPr="00D5163E" w:rsidRDefault="00BC6704" w:rsidP="007E081C">
            <w:pPr>
              <w:rPr>
                <w:rFonts w:cs="Calibri"/>
                <w:color w:val="000000"/>
                <w:sz w:val="18"/>
                <w:szCs w:val="18"/>
              </w:rPr>
            </w:pPr>
            <w:r w:rsidRPr="00D5163E">
              <w:rPr>
                <w:rFonts w:cs="Calibri"/>
                <w:color w:val="000000"/>
                <w:sz w:val="18"/>
                <w:szCs w:val="18"/>
              </w:rPr>
              <w:t>65.4%</w:t>
            </w:r>
          </w:p>
        </w:tc>
        <w:tc>
          <w:tcPr>
            <w:tcW w:w="791" w:type="dxa"/>
            <w:shd w:val="clear" w:color="auto" w:fill="auto"/>
            <w:vAlign w:val="bottom"/>
          </w:tcPr>
          <w:p w14:paraId="3A42EF4B" w14:textId="77777777" w:rsidR="00BC6704" w:rsidRPr="00D5163E" w:rsidRDefault="00BC6704" w:rsidP="007E081C">
            <w:pPr>
              <w:rPr>
                <w:rFonts w:cs="Calibri"/>
                <w:color w:val="000000"/>
                <w:sz w:val="18"/>
                <w:szCs w:val="18"/>
              </w:rPr>
            </w:pPr>
            <w:r w:rsidRPr="00D5163E">
              <w:rPr>
                <w:rFonts w:cs="Calibri"/>
                <w:color w:val="000000"/>
                <w:sz w:val="18"/>
                <w:szCs w:val="18"/>
              </w:rPr>
              <w:t>66.6%</w:t>
            </w:r>
          </w:p>
        </w:tc>
        <w:tc>
          <w:tcPr>
            <w:tcW w:w="791" w:type="dxa"/>
            <w:shd w:val="clear" w:color="auto" w:fill="auto"/>
            <w:vAlign w:val="bottom"/>
          </w:tcPr>
          <w:p w14:paraId="34E2E6DD" w14:textId="77777777" w:rsidR="00BC6704" w:rsidRPr="00D5163E" w:rsidRDefault="00BC6704" w:rsidP="007E081C">
            <w:pPr>
              <w:rPr>
                <w:rFonts w:cs="Calibri"/>
                <w:color w:val="000000"/>
                <w:sz w:val="18"/>
                <w:szCs w:val="18"/>
              </w:rPr>
            </w:pPr>
            <w:r w:rsidRPr="00D5163E">
              <w:rPr>
                <w:rFonts w:cs="Calibri"/>
                <w:color w:val="000000"/>
                <w:sz w:val="18"/>
                <w:szCs w:val="18"/>
              </w:rPr>
              <w:t>67.8%</w:t>
            </w:r>
          </w:p>
        </w:tc>
        <w:tc>
          <w:tcPr>
            <w:tcW w:w="791" w:type="dxa"/>
            <w:shd w:val="clear" w:color="auto" w:fill="auto"/>
            <w:vAlign w:val="bottom"/>
          </w:tcPr>
          <w:p w14:paraId="7FBF8539" w14:textId="77777777" w:rsidR="00BC6704" w:rsidRPr="00D5163E" w:rsidRDefault="00BC6704" w:rsidP="007E081C">
            <w:pPr>
              <w:rPr>
                <w:rFonts w:cs="Calibri"/>
                <w:color w:val="000000"/>
                <w:sz w:val="18"/>
                <w:szCs w:val="18"/>
              </w:rPr>
            </w:pPr>
            <w:r w:rsidRPr="00D5163E">
              <w:rPr>
                <w:rFonts w:cs="Calibri"/>
                <w:color w:val="000000"/>
                <w:sz w:val="18"/>
                <w:szCs w:val="18"/>
              </w:rPr>
              <w:t>57%</w:t>
            </w:r>
          </w:p>
        </w:tc>
        <w:tc>
          <w:tcPr>
            <w:tcW w:w="791" w:type="dxa"/>
            <w:shd w:val="clear" w:color="auto" w:fill="auto"/>
            <w:vAlign w:val="bottom"/>
          </w:tcPr>
          <w:p w14:paraId="7166CCD9" w14:textId="77777777" w:rsidR="00BC6704" w:rsidRPr="00D5163E" w:rsidRDefault="00BC6704" w:rsidP="007E081C">
            <w:pPr>
              <w:rPr>
                <w:rFonts w:cs="Calibri"/>
                <w:color w:val="000000"/>
                <w:sz w:val="18"/>
                <w:szCs w:val="18"/>
              </w:rPr>
            </w:pPr>
            <w:r w:rsidRPr="00D5163E">
              <w:rPr>
                <w:rFonts w:cs="Calibri"/>
                <w:color w:val="000000"/>
                <w:sz w:val="18"/>
                <w:szCs w:val="18"/>
              </w:rPr>
              <w:t>58.2%</w:t>
            </w:r>
          </w:p>
        </w:tc>
        <w:tc>
          <w:tcPr>
            <w:tcW w:w="791" w:type="dxa"/>
            <w:shd w:val="clear" w:color="auto" w:fill="auto"/>
            <w:vAlign w:val="bottom"/>
          </w:tcPr>
          <w:p w14:paraId="0FCD8550" w14:textId="77777777" w:rsidR="00BC6704" w:rsidRPr="00D5163E" w:rsidRDefault="00BC6704" w:rsidP="007E081C">
            <w:pPr>
              <w:rPr>
                <w:rFonts w:cs="Calibri"/>
                <w:color w:val="000000"/>
                <w:sz w:val="18"/>
                <w:szCs w:val="18"/>
              </w:rPr>
            </w:pPr>
            <w:r w:rsidRPr="00D5163E">
              <w:rPr>
                <w:rFonts w:cs="Calibri"/>
                <w:color w:val="000000"/>
                <w:sz w:val="18"/>
                <w:szCs w:val="18"/>
              </w:rPr>
              <w:t>59.4%</w:t>
            </w:r>
          </w:p>
        </w:tc>
      </w:tr>
      <w:tr w:rsidR="00BC6704" w:rsidRPr="00D5163E" w14:paraId="5E572C33" w14:textId="77777777" w:rsidTr="00696431">
        <w:tc>
          <w:tcPr>
            <w:tcW w:w="2571" w:type="dxa"/>
            <w:gridSpan w:val="2"/>
            <w:shd w:val="clear" w:color="auto" w:fill="auto"/>
          </w:tcPr>
          <w:p w14:paraId="7F207643" w14:textId="77777777" w:rsidR="00BC6704" w:rsidRPr="00D5163E" w:rsidRDefault="00BC6704" w:rsidP="007E081C">
            <w:pPr>
              <w:rPr>
                <w:rFonts w:cs="Calibri"/>
                <w:sz w:val="18"/>
                <w:szCs w:val="18"/>
              </w:rPr>
            </w:pPr>
            <w:r w:rsidRPr="00D5163E">
              <w:rPr>
                <w:rFonts w:cs="Calibri"/>
                <w:sz w:val="18"/>
                <w:szCs w:val="18"/>
              </w:rPr>
              <w:t>Industry</w:t>
            </w:r>
          </w:p>
        </w:tc>
        <w:tc>
          <w:tcPr>
            <w:tcW w:w="651" w:type="dxa"/>
            <w:shd w:val="clear" w:color="auto" w:fill="auto"/>
          </w:tcPr>
          <w:p w14:paraId="1B65E7A5" w14:textId="77777777" w:rsidR="00BC6704" w:rsidRPr="00D5163E" w:rsidRDefault="00BC6704" w:rsidP="007E081C">
            <w:pPr>
              <w:rPr>
                <w:rFonts w:cs="Calibri"/>
                <w:sz w:val="18"/>
                <w:szCs w:val="18"/>
              </w:rPr>
            </w:pPr>
          </w:p>
        </w:tc>
        <w:tc>
          <w:tcPr>
            <w:tcW w:w="646" w:type="dxa"/>
            <w:shd w:val="clear" w:color="auto" w:fill="auto"/>
            <w:vAlign w:val="bottom"/>
          </w:tcPr>
          <w:p w14:paraId="2F746FCC" w14:textId="77777777" w:rsidR="00BC6704" w:rsidRPr="00D5163E" w:rsidRDefault="00BC6704" w:rsidP="007E081C">
            <w:pPr>
              <w:rPr>
                <w:rFonts w:cs="Calibri"/>
                <w:color w:val="000000"/>
                <w:sz w:val="18"/>
                <w:szCs w:val="18"/>
              </w:rPr>
            </w:pPr>
            <w:r w:rsidRPr="00D5163E">
              <w:rPr>
                <w:rFonts w:cs="Calibri"/>
                <w:color w:val="000000"/>
                <w:sz w:val="18"/>
                <w:szCs w:val="18"/>
              </w:rPr>
              <w:t>48%</w:t>
            </w:r>
          </w:p>
        </w:tc>
        <w:tc>
          <w:tcPr>
            <w:tcW w:w="740" w:type="dxa"/>
            <w:shd w:val="clear" w:color="auto" w:fill="auto"/>
            <w:vAlign w:val="bottom"/>
          </w:tcPr>
          <w:p w14:paraId="20F1AA32" w14:textId="77777777" w:rsidR="00BC6704" w:rsidRPr="00D5163E" w:rsidRDefault="00BC6704" w:rsidP="007E081C">
            <w:pPr>
              <w:rPr>
                <w:rFonts w:cs="Calibri"/>
                <w:color w:val="000000"/>
                <w:sz w:val="18"/>
                <w:szCs w:val="18"/>
              </w:rPr>
            </w:pPr>
            <w:r w:rsidRPr="00D5163E">
              <w:rPr>
                <w:rFonts w:cs="Calibri"/>
                <w:color w:val="000000"/>
                <w:sz w:val="18"/>
                <w:szCs w:val="18"/>
              </w:rPr>
              <w:t>49.5%</w:t>
            </w:r>
          </w:p>
        </w:tc>
        <w:tc>
          <w:tcPr>
            <w:tcW w:w="720" w:type="dxa"/>
            <w:shd w:val="clear" w:color="auto" w:fill="auto"/>
            <w:vAlign w:val="bottom"/>
          </w:tcPr>
          <w:p w14:paraId="721B05C5" w14:textId="77777777" w:rsidR="00BC6704" w:rsidRPr="00D5163E" w:rsidRDefault="00BC6704" w:rsidP="007E081C">
            <w:pPr>
              <w:rPr>
                <w:rFonts w:cs="Calibri"/>
                <w:color w:val="000000"/>
                <w:sz w:val="18"/>
                <w:szCs w:val="18"/>
              </w:rPr>
            </w:pPr>
            <w:r w:rsidRPr="00D5163E">
              <w:rPr>
                <w:rFonts w:cs="Calibri"/>
                <w:color w:val="000000"/>
                <w:sz w:val="18"/>
                <w:szCs w:val="18"/>
              </w:rPr>
              <w:t>51.0%</w:t>
            </w:r>
          </w:p>
        </w:tc>
        <w:tc>
          <w:tcPr>
            <w:tcW w:w="694" w:type="dxa"/>
            <w:shd w:val="clear" w:color="auto" w:fill="auto"/>
            <w:vAlign w:val="bottom"/>
          </w:tcPr>
          <w:p w14:paraId="11B94CF5" w14:textId="77777777" w:rsidR="00BC6704" w:rsidRPr="00D5163E" w:rsidRDefault="00BC6704" w:rsidP="007E081C">
            <w:pPr>
              <w:rPr>
                <w:rFonts w:cs="Calibri"/>
                <w:color w:val="000000"/>
                <w:sz w:val="18"/>
                <w:szCs w:val="18"/>
              </w:rPr>
            </w:pPr>
            <w:r w:rsidRPr="00D5163E">
              <w:rPr>
                <w:rFonts w:cs="Calibri"/>
                <w:color w:val="000000"/>
                <w:sz w:val="18"/>
                <w:szCs w:val="18"/>
              </w:rPr>
              <w:t>52.5%</w:t>
            </w:r>
          </w:p>
        </w:tc>
        <w:tc>
          <w:tcPr>
            <w:tcW w:w="694" w:type="dxa"/>
            <w:shd w:val="clear" w:color="auto" w:fill="auto"/>
            <w:vAlign w:val="bottom"/>
          </w:tcPr>
          <w:p w14:paraId="0CCA062F" w14:textId="77777777" w:rsidR="00BC6704" w:rsidRPr="00D5163E" w:rsidRDefault="00BC6704" w:rsidP="007E081C">
            <w:pPr>
              <w:rPr>
                <w:rFonts w:cs="Calibri"/>
                <w:color w:val="000000"/>
                <w:sz w:val="18"/>
                <w:szCs w:val="18"/>
              </w:rPr>
            </w:pPr>
            <w:r w:rsidRPr="00D5163E">
              <w:rPr>
                <w:rFonts w:cs="Calibri"/>
                <w:color w:val="000000"/>
                <w:sz w:val="18"/>
                <w:szCs w:val="18"/>
              </w:rPr>
              <w:t>54.0%</w:t>
            </w:r>
          </w:p>
        </w:tc>
        <w:tc>
          <w:tcPr>
            <w:tcW w:w="791" w:type="dxa"/>
            <w:shd w:val="clear" w:color="auto" w:fill="auto"/>
            <w:vAlign w:val="bottom"/>
          </w:tcPr>
          <w:p w14:paraId="3D5BEEE0" w14:textId="77777777" w:rsidR="00BC6704" w:rsidRPr="00D5163E" w:rsidRDefault="00BC6704" w:rsidP="007E081C">
            <w:pPr>
              <w:rPr>
                <w:rFonts w:cs="Calibri"/>
                <w:color w:val="000000"/>
                <w:sz w:val="18"/>
                <w:szCs w:val="18"/>
              </w:rPr>
            </w:pPr>
            <w:r w:rsidRPr="00D5163E">
              <w:rPr>
                <w:rFonts w:cs="Calibri"/>
                <w:color w:val="000000"/>
                <w:sz w:val="18"/>
                <w:szCs w:val="18"/>
              </w:rPr>
              <w:t>55.5%</w:t>
            </w:r>
          </w:p>
        </w:tc>
        <w:tc>
          <w:tcPr>
            <w:tcW w:w="791" w:type="dxa"/>
            <w:shd w:val="clear" w:color="auto" w:fill="auto"/>
            <w:vAlign w:val="bottom"/>
          </w:tcPr>
          <w:p w14:paraId="0AE7CAE4" w14:textId="77777777" w:rsidR="00BC6704" w:rsidRPr="00D5163E" w:rsidRDefault="00BC6704" w:rsidP="007E081C">
            <w:pPr>
              <w:rPr>
                <w:rFonts w:cs="Calibri"/>
                <w:color w:val="000000"/>
                <w:sz w:val="18"/>
                <w:szCs w:val="18"/>
              </w:rPr>
            </w:pPr>
            <w:r w:rsidRPr="00D5163E">
              <w:rPr>
                <w:rFonts w:cs="Calibri"/>
                <w:color w:val="000000"/>
                <w:sz w:val="18"/>
                <w:szCs w:val="18"/>
              </w:rPr>
              <w:t>57.0%</w:t>
            </w:r>
          </w:p>
        </w:tc>
        <w:tc>
          <w:tcPr>
            <w:tcW w:w="791" w:type="dxa"/>
            <w:shd w:val="clear" w:color="auto" w:fill="auto"/>
            <w:vAlign w:val="bottom"/>
          </w:tcPr>
          <w:p w14:paraId="795F3330" w14:textId="77777777" w:rsidR="00BC6704" w:rsidRPr="00D5163E" w:rsidRDefault="00BC6704" w:rsidP="007E081C">
            <w:pPr>
              <w:rPr>
                <w:rFonts w:cs="Calibri"/>
                <w:color w:val="000000"/>
                <w:sz w:val="18"/>
                <w:szCs w:val="18"/>
              </w:rPr>
            </w:pPr>
            <w:r w:rsidRPr="00D5163E">
              <w:rPr>
                <w:rFonts w:cs="Calibri"/>
                <w:color w:val="000000"/>
                <w:sz w:val="18"/>
                <w:szCs w:val="18"/>
              </w:rPr>
              <w:t>58.5%</w:t>
            </w:r>
          </w:p>
        </w:tc>
        <w:tc>
          <w:tcPr>
            <w:tcW w:w="791" w:type="dxa"/>
            <w:shd w:val="clear" w:color="auto" w:fill="auto"/>
            <w:vAlign w:val="bottom"/>
          </w:tcPr>
          <w:p w14:paraId="543BB8A4" w14:textId="77777777" w:rsidR="00BC6704" w:rsidRPr="00D5163E" w:rsidRDefault="00BC6704" w:rsidP="007E081C">
            <w:pPr>
              <w:rPr>
                <w:rFonts w:cs="Calibri"/>
                <w:color w:val="000000"/>
                <w:sz w:val="18"/>
                <w:szCs w:val="18"/>
              </w:rPr>
            </w:pPr>
            <w:r w:rsidRPr="00D5163E">
              <w:rPr>
                <w:rFonts w:cs="Calibri"/>
                <w:color w:val="000000"/>
                <w:sz w:val="18"/>
                <w:szCs w:val="18"/>
              </w:rPr>
              <w:t>60.0%</w:t>
            </w:r>
          </w:p>
        </w:tc>
        <w:tc>
          <w:tcPr>
            <w:tcW w:w="791" w:type="dxa"/>
            <w:shd w:val="clear" w:color="auto" w:fill="auto"/>
            <w:vAlign w:val="bottom"/>
          </w:tcPr>
          <w:p w14:paraId="12273D54" w14:textId="77777777" w:rsidR="00BC6704" w:rsidRPr="00D5163E" w:rsidRDefault="00BC6704" w:rsidP="007E081C">
            <w:pPr>
              <w:rPr>
                <w:rFonts w:cs="Calibri"/>
                <w:color w:val="000000"/>
                <w:sz w:val="18"/>
                <w:szCs w:val="18"/>
              </w:rPr>
            </w:pPr>
            <w:r w:rsidRPr="00D5163E">
              <w:rPr>
                <w:rFonts w:cs="Calibri"/>
                <w:color w:val="000000"/>
                <w:sz w:val="18"/>
                <w:szCs w:val="18"/>
              </w:rPr>
              <w:t>61.5%</w:t>
            </w:r>
          </w:p>
        </w:tc>
        <w:tc>
          <w:tcPr>
            <w:tcW w:w="791" w:type="dxa"/>
            <w:shd w:val="clear" w:color="auto" w:fill="auto"/>
            <w:vAlign w:val="bottom"/>
          </w:tcPr>
          <w:p w14:paraId="06687984" w14:textId="77777777" w:rsidR="00BC6704" w:rsidRPr="00D5163E" w:rsidRDefault="00BC6704" w:rsidP="007E081C">
            <w:pPr>
              <w:rPr>
                <w:rFonts w:cs="Calibri"/>
                <w:color w:val="000000"/>
                <w:sz w:val="18"/>
                <w:szCs w:val="18"/>
              </w:rPr>
            </w:pPr>
            <w:r w:rsidRPr="00D5163E">
              <w:rPr>
                <w:rFonts w:cs="Calibri"/>
                <w:color w:val="000000"/>
                <w:sz w:val="18"/>
                <w:szCs w:val="18"/>
              </w:rPr>
              <w:t>48%</w:t>
            </w:r>
          </w:p>
        </w:tc>
        <w:tc>
          <w:tcPr>
            <w:tcW w:w="791" w:type="dxa"/>
            <w:shd w:val="clear" w:color="auto" w:fill="auto"/>
            <w:vAlign w:val="bottom"/>
          </w:tcPr>
          <w:p w14:paraId="710A60B1" w14:textId="77777777" w:rsidR="00BC6704" w:rsidRPr="00D5163E" w:rsidRDefault="00BC6704" w:rsidP="007E081C">
            <w:pPr>
              <w:rPr>
                <w:rFonts w:cs="Calibri"/>
                <w:color w:val="000000"/>
                <w:sz w:val="18"/>
                <w:szCs w:val="18"/>
              </w:rPr>
            </w:pPr>
            <w:r w:rsidRPr="00D5163E">
              <w:rPr>
                <w:rFonts w:cs="Calibri"/>
                <w:color w:val="000000"/>
                <w:sz w:val="18"/>
                <w:szCs w:val="18"/>
              </w:rPr>
              <w:t>49.5%</w:t>
            </w:r>
          </w:p>
        </w:tc>
        <w:tc>
          <w:tcPr>
            <w:tcW w:w="791" w:type="dxa"/>
            <w:shd w:val="clear" w:color="auto" w:fill="auto"/>
            <w:vAlign w:val="bottom"/>
          </w:tcPr>
          <w:p w14:paraId="362C58CB" w14:textId="77777777" w:rsidR="00BC6704" w:rsidRPr="00D5163E" w:rsidRDefault="00BC6704" w:rsidP="007E081C">
            <w:pPr>
              <w:rPr>
                <w:rFonts w:cs="Calibri"/>
                <w:color w:val="000000"/>
                <w:sz w:val="18"/>
                <w:szCs w:val="18"/>
              </w:rPr>
            </w:pPr>
            <w:r w:rsidRPr="00D5163E">
              <w:rPr>
                <w:rFonts w:cs="Calibri"/>
                <w:color w:val="000000"/>
                <w:sz w:val="18"/>
                <w:szCs w:val="18"/>
              </w:rPr>
              <w:t>51.0%</w:t>
            </w:r>
          </w:p>
        </w:tc>
      </w:tr>
      <w:tr w:rsidR="00BC6704" w:rsidRPr="00D5163E" w14:paraId="143B05F6" w14:textId="77777777" w:rsidTr="00696431">
        <w:tc>
          <w:tcPr>
            <w:tcW w:w="2571" w:type="dxa"/>
            <w:gridSpan w:val="2"/>
            <w:shd w:val="clear" w:color="auto" w:fill="auto"/>
          </w:tcPr>
          <w:p w14:paraId="5147932B" w14:textId="77777777" w:rsidR="00BC6704" w:rsidRPr="00D5163E" w:rsidRDefault="00BC6704" w:rsidP="007E081C">
            <w:pPr>
              <w:rPr>
                <w:rFonts w:cs="Calibri"/>
                <w:sz w:val="18"/>
                <w:szCs w:val="18"/>
              </w:rPr>
            </w:pPr>
            <w:r w:rsidRPr="00D5163E">
              <w:rPr>
                <w:rFonts w:cs="Calibri"/>
                <w:sz w:val="18"/>
                <w:szCs w:val="18"/>
              </w:rPr>
              <w:t xml:space="preserve">Commercial </w:t>
            </w:r>
          </w:p>
        </w:tc>
        <w:tc>
          <w:tcPr>
            <w:tcW w:w="651" w:type="dxa"/>
            <w:shd w:val="clear" w:color="auto" w:fill="auto"/>
          </w:tcPr>
          <w:p w14:paraId="41E5AF03" w14:textId="77777777" w:rsidR="00BC6704" w:rsidRPr="00D5163E" w:rsidRDefault="00BC6704" w:rsidP="007E081C">
            <w:pPr>
              <w:rPr>
                <w:rFonts w:cs="Calibri"/>
                <w:sz w:val="18"/>
                <w:szCs w:val="18"/>
              </w:rPr>
            </w:pPr>
          </w:p>
        </w:tc>
        <w:tc>
          <w:tcPr>
            <w:tcW w:w="646" w:type="dxa"/>
            <w:shd w:val="clear" w:color="auto" w:fill="auto"/>
            <w:vAlign w:val="bottom"/>
          </w:tcPr>
          <w:p w14:paraId="2377F07D" w14:textId="77777777" w:rsidR="00BC6704" w:rsidRPr="00D5163E" w:rsidRDefault="00BC6704" w:rsidP="007E081C">
            <w:pPr>
              <w:rPr>
                <w:rFonts w:cs="Calibri"/>
                <w:color w:val="000000"/>
                <w:sz w:val="18"/>
                <w:szCs w:val="18"/>
              </w:rPr>
            </w:pPr>
            <w:r w:rsidRPr="00D5163E">
              <w:rPr>
                <w:rFonts w:cs="Calibri"/>
                <w:color w:val="000000"/>
                <w:sz w:val="18"/>
                <w:szCs w:val="18"/>
              </w:rPr>
              <w:t>48%</w:t>
            </w:r>
          </w:p>
        </w:tc>
        <w:tc>
          <w:tcPr>
            <w:tcW w:w="740" w:type="dxa"/>
            <w:shd w:val="clear" w:color="auto" w:fill="auto"/>
            <w:vAlign w:val="bottom"/>
          </w:tcPr>
          <w:p w14:paraId="4B51C28D" w14:textId="77777777" w:rsidR="00BC6704" w:rsidRPr="00D5163E" w:rsidRDefault="00BC6704" w:rsidP="007E081C">
            <w:pPr>
              <w:rPr>
                <w:rFonts w:cs="Calibri"/>
                <w:color w:val="000000"/>
                <w:sz w:val="18"/>
                <w:szCs w:val="18"/>
              </w:rPr>
            </w:pPr>
            <w:r w:rsidRPr="00D5163E">
              <w:rPr>
                <w:rFonts w:cs="Calibri"/>
                <w:color w:val="000000"/>
                <w:sz w:val="18"/>
                <w:szCs w:val="18"/>
              </w:rPr>
              <w:t>49.5%</w:t>
            </w:r>
          </w:p>
        </w:tc>
        <w:tc>
          <w:tcPr>
            <w:tcW w:w="720" w:type="dxa"/>
            <w:shd w:val="clear" w:color="auto" w:fill="auto"/>
            <w:vAlign w:val="bottom"/>
          </w:tcPr>
          <w:p w14:paraId="1AA17E95" w14:textId="77777777" w:rsidR="00BC6704" w:rsidRPr="00D5163E" w:rsidRDefault="00BC6704" w:rsidP="007E081C">
            <w:pPr>
              <w:rPr>
                <w:rFonts w:cs="Calibri"/>
                <w:color w:val="000000"/>
                <w:sz w:val="18"/>
                <w:szCs w:val="18"/>
              </w:rPr>
            </w:pPr>
            <w:r w:rsidRPr="00D5163E">
              <w:rPr>
                <w:rFonts w:cs="Calibri"/>
                <w:color w:val="000000"/>
                <w:sz w:val="18"/>
                <w:szCs w:val="18"/>
              </w:rPr>
              <w:t>51.0%</w:t>
            </w:r>
          </w:p>
        </w:tc>
        <w:tc>
          <w:tcPr>
            <w:tcW w:w="694" w:type="dxa"/>
            <w:shd w:val="clear" w:color="auto" w:fill="auto"/>
            <w:vAlign w:val="bottom"/>
          </w:tcPr>
          <w:p w14:paraId="4081C80F" w14:textId="77777777" w:rsidR="00BC6704" w:rsidRPr="00D5163E" w:rsidRDefault="00BC6704" w:rsidP="007E081C">
            <w:pPr>
              <w:rPr>
                <w:rFonts w:cs="Calibri"/>
                <w:color w:val="000000"/>
                <w:sz w:val="18"/>
                <w:szCs w:val="18"/>
              </w:rPr>
            </w:pPr>
            <w:r w:rsidRPr="00D5163E">
              <w:rPr>
                <w:rFonts w:cs="Calibri"/>
                <w:color w:val="000000"/>
                <w:sz w:val="18"/>
                <w:szCs w:val="18"/>
              </w:rPr>
              <w:t>52.5%</w:t>
            </w:r>
          </w:p>
        </w:tc>
        <w:tc>
          <w:tcPr>
            <w:tcW w:w="694" w:type="dxa"/>
            <w:shd w:val="clear" w:color="auto" w:fill="auto"/>
            <w:vAlign w:val="bottom"/>
          </w:tcPr>
          <w:p w14:paraId="4DE4CE8D" w14:textId="77777777" w:rsidR="00BC6704" w:rsidRPr="00D5163E" w:rsidRDefault="00BC6704" w:rsidP="007E081C">
            <w:pPr>
              <w:rPr>
                <w:rFonts w:cs="Calibri"/>
                <w:color w:val="000000"/>
                <w:sz w:val="18"/>
                <w:szCs w:val="18"/>
              </w:rPr>
            </w:pPr>
            <w:r w:rsidRPr="00D5163E">
              <w:rPr>
                <w:rFonts w:cs="Calibri"/>
                <w:color w:val="000000"/>
                <w:sz w:val="18"/>
                <w:szCs w:val="18"/>
              </w:rPr>
              <w:t>54.0%</w:t>
            </w:r>
          </w:p>
        </w:tc>
        <w:tc>
          <w:tcPr>
            <w:tcW w:w="791" w:type="dxa"/>
            <w:shd w:val="clear" w:color="auto" w:fill="auto"/>
            <w:vAlign w:val="bottom"/>
          </w:tcPr>
          <w:p w14:paraId="5DD4CEAA" w14:textId="77777777" w:rsidR="00BC6704" w:rsidRPr="00D5163E" w:rsidRDefault="00BC6704" w:rsidP="007E081C">
            <w:pPr>
              <w:rPr>
                <w:rFonts w:cs="Calibri"/>
                <w:color w:val="000000"/>
                <w:sz w:val="18"/>
                <w:szCs w:val="18"/>
              </w:rPr>
            </w:pPr>
            <w:r w:rsidRPr="00D5163E">
              <w:rPr>
                <w:rFonts w:cs="Calibri"/>
                <w:color w:val="000000"/>
                <w:sz w:val="18"/>
                <w:szCs w:val="18"/>
              </w:rPr>
              <w:t>55.5%</w:t>
            </w:r>
          </w:p>
        </w:tc>
        <w:tc>
          <w:tcPr>
            <w:tcW w:w="791" w:type="dxa"/>
            <w:shd w:val="clear" w:color="auto" w:fill="auto"/>
            <w:vAlign w:val="bottom"/>
          </w:tcPr>
          <w:p w14:paraId="4809289F" w14:textId="77777777" w:rsidR="00BC6704" w:rsidRPr="00D5163E" w:rsidRDefault="00BC6704" w:rsidP="007E081C">
            <w:pPr>
              <w:rPr>
                <w:rFonts w:cs="Calibri"/>
                <w:color w:val="000000"/>
                <w:sz w:val="18"/>
                <w:szCs w:val="18"/>
              </w:rPr>
            </w:pPr>
            <w:r w:rsidRPr="00D5163E">
              <w:rPr>
                <w:rFonts w:cs="Calibri"/>
                <w:color w:val="000000"/>
                <w:sz w:val="18"/>
                <w:szCs w:val="18"/>
              </w:rPr>
              <w:t>57.0%</w:t>
            </w:r>
          </w:p>
        </w:tc>
        <w:tc>
          <w:tcPr>
            <w:tcW w:w="791" w:type="dxa"/>
            <w:shd w:val="clear" w:color="auto" w:fill="auto"/>
            <w:vAlign w:val="bottom"/>
          </w:tcPr>
          <w:p w14:paraId="226845F0" w14:textId="77777777" w:rsidR="00BC6704" w:rsidRPr="00D5163E" w:rsidRDefault="00BC6704" w:rsidP="007E081C">
            <w:pPr>
              <w:rPr>
                <w:rFonts w:cs="Calibri"/>
                <w:color w:val="000000"/>
                <w:sz w:val="18"/>
                <w:szCs w:val="18"/>
              </w:rPr>
            </w:pPr>
            <w:r w:rsidRPr="00D5163E">
              <w:rPr>
                <w:rFonts w:cs="Calibri"/>
                <w:color w:val="000000"/>
                <w:sz w:val="18"/>
                <w:szCs w:val="18"/>
              </w:rPr>
              <w:t>58.5%</w:t>
            </w:r>
          </w:p>
        </w:tc>
        <w:tc>
          <w:tcPr>
            <w:tcW w:w="791" w:type="dxa"/>
            <w:shd w:val="clear" w:color="auto" w:fill="auto"/>
            <w:vAlign w:val="bottom"/>
          </w:tcPr>
          <w:p w14:paraId="154FCA6D" w14:textId="77777777" w:rsidR="00BC6704" w:rsidRPr="00D5163E" w:rsidRDefault="00BC6704" w:rsidP="007E081C">
            <w:pPr>
              <w:rPr>
                <w:rFonts w:cs="Calibri"/>
                <w:color w:val="000000"/>
                <w:sz w:val="18"/>
                <w:szCs w:val="18"/>
              </w:rPr>
            </w:pPr>
            <w:r w:rsidRPr="00D5163E">
              <w:rPr>
                <w:rFonts w:cs="Calibri"/>
                <w:color w:val="000000"/>
                <w:sz w:val="18"/>
                <w:szCs w:val="18"/>
              </w:rPr>
              <w:t>60.0%</w:t>
            </w:r>
          </w:p>
        </w:tc>
        <w:tc>
          <w:tcPr>
            <w:tcW w:w="791" w:type="dxa"/>
            <w:shd w:val="clear" w:color="auto" w:fill="auto"/>
            <w:vAlign w:val="bottom"/>
          </w:tcPr>
          <w:p w14:paraId="311580F4" w14:textId="77777777" w:rsidR="00BC6704" w:rsidRPr="00D5163E" w:rsidRDefault="00BC6704" w:rsidP="007E081C">
            <w:pPr>
              <w:rPr>
                <w:rFonts w:cs="Calibri"/>
                <w:color w:val="000000"/>
                <w:sz w:val="18"/>
                <w:szCs w:val="18"/>
              </w:rPr>
            </w:pPr>
            <w:r w:rsidRPr="00D5163E">
              <w:rPr>
                <w:rFonts w:cs="Calibri"/>
                <w:color w:val="000000"/>
                <w:sz w:val="18"/>
                <w:szCs w:val="18"/>
              </w:rPr>
              <w:t>61.5%</w:t>
            </w:r>
          </w:p>
        </w:tc>
        <w:tc>
          <w:tcPr>
            <w:tcW w:w="791" w:type="dxa"/>
            <w:shd w:val="clear" w:color="auto" w:fill="auto"/>
            <w:vAlign w:val="bottom"/>
          </w:tcPr>
          <w:p w14:paraId="2100E3D0" w14:textId="77777777" w:rsidR="00BC6704" w:rsidRPr="00D5163E" w:rsidRDefault="00BC6704" w:rsidP="007E081C">
            <w:pPr>
              <w:rPr>
                <w:rFonts w:cs="Calibri"/>
                <w:color w:val="000000"/>
                <w:sz w:val="18"/>
                <w:szCs w:val="18"/>
              </w:rPr>
            </w:pPr>
            <w:r w:rsidRPr="00D5163E">
              <w:rPr>
                <w:rFonts w:cs="Calibri"/>
                <w:color w:val="000000"/>
                <w:sz w:val="18"/>
                <w:szCs w:val="18"/>
              </w:rPr>
              <w:t>48%</w:t>
            </w:r>
          </w:p>
        </w:tc>
        <w:tc>
          <w:tcPr>
            <w:tcW w:w="791" w:type="dxa"/>
            <w:shd w:val="clear" w:color="auto" w:fill="auto"/>
            <w:vAlign w:val="bottom"/>
          </w:tcPr>
          <w:p w14:paraId="3A306DDE" w14:textId="77777777" w:rsidR="00BC6704" w:rsidRPr="00D5163E" w:rsidRDefault="00BC6704" w:rsidP="007E081C">
            <w:pPr>
              <w:rPr>
                <w:rFonts w:cs="Calibri"/>
                <w:color w:val="000000"/>
                <w:sz w:val="18"/>
                <w:szCs w:val="18"/>
              </w:rPr>
            </w:pPr>
            <w:r w:rsidRPr="00D5163E">
              <w:rPr>
                <w:rFonts w:cs="Calibri"/>
                <w:color w:val="000000"/>
                <w:sz w:val="18"/>
                <w:szCs w:val="18"/>
              </w:rPr>
              <w:t>49.5%</w:t>
            </w:r>
          </w:p>
        </w:tc>
        <w:tc>
          <w:tcPr>
            <w:tcW w:w="791" w:type="dxa"/>
            <w:shd w:val="clear" w:color="auto" w:fill="auto"/>
            <w:vAlign w:val="bottom"/>
          </w:tcPr>
          <w:p w14:paraId="6EF3A62D" w14:textId="77777777" w:rsidR="00BC6704" w:rsidRPr="00D5163E" w:rsidRDefault="00BC6704" w:rsidP="007E081C">
            <w:pPr>
              <w:rPr>
                <w:rFonts w:cs="Calibri"/>
                <w:color w:val="000000"/>
                <w:sz w:val="18"/>
                <w:szCs w:val="18"/>
              </w:rPr>
            </w:pPr>
            <w:r w:rsidRPr="00D5163E">
              <w:rPr>
                <w:rFonts w:cs="Calibri"/>
                <w:color w:val="000000"/>
                <w:sz w:val="18"/>
                <w:szCs w:val="18"/>
              </w:rPr>
              <w:t>51.0%</w:t>
            </w:r>
          </w:p>
        </w:tc>
      </w:tr>
      <w:tr w:rsidR="00BC6704" w:rsidRPr="00D5163E" w14:paraId="600DFF1E" w14:textId="77777777" w:rsidTr="00696431">
        <w:tc>
          <w:tcPr>
            <w:tcW w:w="2571" w:type="dxa"/>
            <w:gridSpan w:val="2"/>
            <w:shd w:val="clear" w:color="auto" w:fill="auto"/>
          </w:tcPr>
          <w:p w14:paraId="37605A5A" w14:textId="77777777" w:rsidR="00BC6704" w:rsidRPr="00D5163E" w:rsidRDefault="00BC6704" w:rsidP="007E081C">
            <w:pPr>
              <w:rPr>
                <w:rFonts w:cs="Calibri"/>
                <w:sz w:val="18"/>
                <w:szCs w:val="18"/>
              </w:rPr>
            </w:pPr>
            <w:r w:rsidRPr="00D5163E">
              <w:rPr>
                <w:rFonts w:cs="Calibri"/>
                <w:sz w:val="18"/>
                <w:szCs w:val="18"/>
              </w:rPr>
              <w:t xml:space="preserve">Social </w:t>
            </w:r>
          </w:p>
        </w:tc>
        <w:tc>
          <w:tcPr>
            <w:tcW w:w="651" w:type="dxa"/>
            <w:shd w:val="clear" w:color="auto" w:fill="auto"/>
          </w:tcPr>
          <w:p w14:paraId="0676FA14" w14:textId="77777777" w:rsidR="00BC6704" w:rsidRPr="00D5163E" w:rsidRDefault="00BC6704" w:rsidP="007E081C">
            <w:pPr>
              <w:rPr>
                <w:rFonts w:cs="Calibri"/>
                <w:sz w:val="18"/>
                <w:szCs w:val="18"/>
              </w:rPr>
            </w:pPr>
          </w:p>
        </w:tc>
        <w:tc>
          <w:tcPr>
            <w:tcW w:w="646" w:type="dxa"/>
            <w:shd w:val="clear" w:color="auto" w:fill="auto"/>
            <w:vAlign w:val="bottom"/>
          </w:tcPr>
          <w:p w14:paraId="1D647A67" w14:textId="77777777" w:rsidR="00BC6704" w:rsidRPr="00D5163E" w:rsidRDefault="00BC6704" w:rsidP="007E081C">
            <w:pPr>
              <w:rPr>
                <w:rFonts w:cs="Calibri"/>
                <w:color w:val="000000"/>
                <w:sz w:val="18"/>
                <w:szCs w:val="18"/>
              </w:rPr>
            </w:pPr>
            <w:r w:rsidRPr="00D5163E">
              <w:rPr>
                <w:rFonts w:cs="Calibri"/>
                <w:color w:val="000000"/>
                <w:sz w:val="18"/>
                <w:szCs w:val="18"/>
              </w:rPr>
              <w:t>48%</w:t>
            </w:r>
          </w:p>
        </w:tc>
        <w:tc>
          <w:tcPr>
            <w:tcW w:w="740" w:type="dxa"/>
            <w:shd w:val="clear" w:color="auto" w:fill="auto"/>
            <w:vAlign w:val="bottom"/>
          </w:tcPr>
          <w:p w14:paraId="32B8908B" w14:textId="77777777" w:rsidR="00BC6704" w:rsidRPr="00D5163E" w:rsidRDefault="00BC6704" w:rsidP="007E081C">
            <w:pPr>
              <w:rPr>
                <w:rFonts w:cs="Calibri"/>
                <w:color w:val="000000"/>
                <w:sz w:val="18"/>
                <w:szCs w:val="18"/>
              </w:rPr>
            </w:pPr>
            <w:r w:rsidRPr="00D5163E">
              <w:rPr>
                <w:rFonts w:cs="Calibri"/>
                <w:color w:val="000000"/>
                <w:sz w:val="18"/>
                <w:szCs w:val="18"/>
              </w:rPr>
              <w:t>49.5%</w:t>
            </w:r>
          </w:p>
        </w:tc>
        <w:tc>
          <w:tcPr>
            <w:tcW w:w="720" w:type="dxa"/>
            <w:shd w:val="clear" w:color="auto" w:fill="auto"/>
            <w:vAlign w:val="bottom"/>
          </w:tcPr>
          <w:p w14:paraId="6D8DF724" w14:textId="77777777" w:rsidR="00BC6704" w:rsidRPr="00D5163E" w:rsidRDefault="00BC6704" w:rsidP="007E081C">
            <w:pPr>
              <w:rPr>
                <w:rFonts w:cs="Calibri"/>
                <w:color w:val="000000"/>
                <w:sz w:val="18"/>
                <w:szCs w:val="18"/>
              </w:rPr>
            </w:pPr>
            <w:r w:rsidRPr="00D5163E">
              <w:rPr>
                <w:rFonts w:cs="Calibri"/>
                <w:color w:val="000000"/>
                <w:sz w:val="18"/>
                <w:szCs w:val="18"/>
              </w:rPr>
              <w:t>51.0%</w:t>
            </w:r>
          </w:p>
        </w:tc>
        <w:tc>
          <w:tcPr>
            <w:tcW w:w="694" w:type="dxa"/>
            <w:shd w:val="clear" w:color="auto" w:fill="auto"/>
            <w:vAlign w:val="bottom"/>
          </w:tcPr>
          <w:p w14:paraId="7A4F0753" w14:textId="77777777" w:rsidR="00BC6704" w:rsidRPr="00D5163E" w:rsidRDefault="00BC6704" w:rsidP="007E081C">
            <w:pPr>
              <w:rPr>
                <w:rFonts w:cs="Calibri"/>
                <w:color w:val="000000"/>
                <w:sz w:val="18"/>
                <w:szCs w:val="18"/>
              </w:rPr>
            </w:pPr>
            <w:r w:rsidRPr="00D5163E">
              <w:rPr>
                <w:rFonts w:cs="Calibri"/>
                <w:color w:val="000000"/>
                <w:sz w:val="18"/>
                <w:szCs w:val="18"/>
              </w:rPr>
              <w:t>52.5%</w:t>
            </w:r>
          </w:p>
        </w:tc>
        <w:tc>
          <w:tcPr>
            <w:tcW w:w="694" w:type="dxa"/>
            <w:shd w:val="clear" w:color="auto" w:fill="auto"/>
            <w:vAlign w:val="bottom"/>
          </w:tcPr>
          <w:p w14:paraId="44D906E5" w14:textId="77777777" w:rsidR="00BC6704" w:rsidRPr="00D5163E" w:rsidRDefault="00BC6704" w:rsidP="007E081C">
            <w:pPr>
              <w:rPr>
                <w:rFonts w:cs="Calibri"/>
                <w:color w:val="000000"/>
                <w:sz w:val="18"/>
                <w:szCs w:val="18"/>
              </w:rPr>
            </w:pPr>
            <w:r w:rsidRPr="00D5163E">
              <w:rPr>
                <w:rFonts w:cs="Calibri"/>
                <w:color w:val="000000"/>
                <w:sz w:val="18"/>
                <w:szCs w:val="18"/>
              </w:rPr>
              <w:t>54.0%</w:t>
            </w:r>
          </w:p>
        </w:tc>
        <w:tc>
          <w:tcPr>
            <w:tcW w:w="791" w:type="dxa"/>
            <w:shd w:val="clear" w:color="auto" w:fill="auto"/>
            <w:vAlign w:val="bottom"/>
          </w:tcPr>
          <w:p w14:paraId="54EA4FE3" w14:textId="77777777" w:rsidR="00BC6704" w:rsidRPr="00D5163E" w:rsidRDefault="00BC6704" w:rsidP="007E081C">
            <w:pPr>
              <w:rPr>
                <w:rFonts w:cs="Calibri"/>
                <w:color w:val="000000"/>
                <w:sz w:val="18"/>
                <w:szCs w:val="18"/>
              </w:rPr>
            </w:pPr>
            <w:r w:rsidRPr="00D5163E">
              <w:rPr>
                <w:rFonts w:cs="Calibri"/>
                <w:color w:val="000000"/>
                <w:sz w:val="18"/>
                <w:szCs w:val="18"/>
              </w:rPr>
              <w:t>55.5%</w:t>
            </w:r>
          </w:p>
        </w:tc>
        <w:tc>
          <w:tcPr>
            <w:tcW w:w="791" w:type="dxa"/>
            <w:shd w:val="clear" w:color="auto" w:fill="auto"/>
            <w:vAlign w:val="bottom"/>
          </w:tcPr>
          <w:p w14:paraId="3C07A95B" w14:textId="77777777" w:rsidR="00BC6704" w:rsidRPr="00D5163E" w:rsidRDefault="00BC6704" w:rsidP="007E081C">
            <w:pPr>
              <w:rPr>
                <w:rFonts w:cs="Calibri"/>
                <w:color w:val="000000"/>
                <w:sz w:val="18"/>
                <w:szCs w:val="18"/>
              </w:rPr>
            </w:pPr>
            <w:r w:rsidRPr="00D5163E">
              <w:rPr>
                <w:rFonts w:cs="Calibri"/>
                <w:color w:val="000000"/>
                <w:sz w:val="18"/>
                <w:szCs w:val="18"/>
              </w:rPr>
              <w:t>57.0%</w:t>
            </w:r>
          </w:p>
        </w:tc>
        <w:tc>
          <w:tcPr>
            <w:tcW w:w="791" w:type="dxa"/>
            <w:shd w:val="clear" w:color="auto" w:fill="auto"/>
            <w:vAlign w:val="bottom"/>
          </w:tcPr>
          <w:p w14:paraId="0CF8E57F" w14:textId="77777777" w:rsidR="00BC6704" w:rsidRPr="00D5163E" w:rsidRDefault="00BC6704" w:rsidP="007E081C">
            <w:pPr>
              <w:rPr>
                <w:rFonts w:cs="Calibri"/>
                <w:color w:val="000000"/>
                <w:sz w:val="18"/>
                <w:szCs w:val="18"/>
              </w:rPr>
            </w:pPr>
            <w:r w:rsidRPr="00D5163E">
              <w:rPr>
                <w:rFonts w:cs="Calibri"/>
                <w:color w:val="000000"/>
                <w:sz w:val="18"/>
                <w:szCs w:val="18"/>
              </w:rPr>
              <w:t>58.5%</w:t>
            </w:r>
          </w:p>
        </w:tc>
        <w:tc>
          <w:tcPr>
            <w:tcW w:w="791" w:type="dxa"/>
            <w:shd w:val="clear" w:color="auto" w:fill="auto"/>
            <w:vAlign w:val="bottom"/>
          </w:tcPr>
          <w:p w14:paraId="43890005" w14:textId="77777777" w:rsidR="00BC6704" w:rsidRPr="00D5163E" w:rsidRDefault="00BC6704" w:rsidP="007E081C">
            <w:pPr>
              <w:rPr>
                <w:rFonts w:cs="Calibri"/>
                <w:color w:val="000000"/>
                <w:sz w:val="18"/>
                <w:szCs w:val="18"/>
              </w:rPr>
            </w:pPr>
            <w:r w:rsidRPr="00D5163E">
              <w:rPr>
                <w:rFonts w:cs="Calibri"/>
                <w:color w:val="000000"/>
                <w:sz w:val="18"/>
                <w:szCs w:val="18"/>
              </w:rPr>
              <w:t>60.0%</w:t>
            </w:r>
          </w:p>
        </w:tc>
        <w:tc>
          <w:tcPr>
            <w:tcW w:w="791" w:type="dxa"/>
            <w:shd w:val="clear" w:color="auto" w:fill="auto"/>
            <w:vAlign w:val="bottom"/>
          </w:tcPr>
          <w:p w14:paraId="79D29335" w14:textId="77777777" w:rsidR="00BC6704" w:rsidRPr="00D5163E" w:rsidRDefault="00BC6704" w:rsidP="007E081C">
            <w:pPr>
              <w:rPr>
                <w:rFonts w:cs="Calibri"/>
                <w:color w:val="000000"/>
                <w:sz w:val="18"/>
                <w:szCs w:val="18"/>
              </w:rPr>
            </w:pPr>
            <w:r w:rsidRPr="00D5163E">
              <w:rPr>
                <w:rFonts w:cs="Calibri"/>
                <w:color w:val="000000"/>
                <w:sz w:val="18"/>
                <w:szCs w:val="18"/>
              </w:rPr>
              <w:t>61.5%</w:t>
            </w:r>
          </w:p>
        </w:tc>
        <w:tc>
          <w:tcPr>
            <w:tcW w:w="791" w:type="dxa"/>
            <w:shd w:val="clear" w:color="auto" w:fill="auto"/>
            <w:vAlign w:val="bottom"/>
          </w:tcPr>
          <w:p w14:paraId="1E665ED4" w14:textId="77777777" w:rsidR="00BC6704" w:rsidRPr="00D5163E" w:rsidRDefault="00BC6704" w:rsidP="007E081C">
            <w:pPr>
              <w:rPr>
                <w:rFonts w:cs="Calibri"/>
                <w:color w:val="000000"/>
                <w:sz w:val="18"/>
                <w:szCs w:val="18"/>
              </w:rPr>
            </w:pPr>
            <w:r w:rsidRPr="00D5163E">
              <w:rPr>
                <w:rFonts w:cs="Calibri"/>
                <w:color w:val="000000"/>
                <w:sz w:val="18"/>
                <w:szCs w:val="18"/>
              </w:rPr>
              <w:t>48%</w:t>
            </w:r>
          </w:p>
        </w:tc>
        <w:tc>
          <w:tcPr>
            <w:tcW w:w="791" w:type="dxa"/>
            <w:shd w:val="clear" w:color="auto" w:fill="auto"/>
            <w:vAlign w:val="bottom"/>
          </w:tcPr>
          <w:p w14:paraId="5850A72F" w14:textId="77777777" w:rsidR="00BC6704" w:rsidRPr="00D5163E" w:rsidRDefault="00BC6704" w:rsidP="007E081C">
            <w:pPr>
              <w:rPr>
                <w:rFonts w:cs="Calibri"/>
                <w:color w:val="000000"/>
                <w:sz w:val="18"/>
                <w:szCs w:val="18"/>
              </w:rPr>
            </w:pPr>
            <w:r w:rsidRPr="00D5163E">
              <w:rPr>
                <w:rFonts w:cs="Calibri"/>
                <w:color w:val="000000"/>
                <w:sz w:val="18"/>
                <w:szCs w:val="18"/>
              </w:rPr>
              <w:t>49.5%</w:t>
            </w:r>
          </w:p>
        </w:tc>
        <w:tc>
          <w:tcPr>
            <w:tcW w:w="791" w:type="dxa"/>
            <w:shd w:val="clear" w:color="auto" w:fill="auto"/>
            <w:vAlign w:val="bottom"/>
          </w:tcPr>
          <w:p w14:paraId="292A8A72" w14:textId="77777777" w:rsidR="00BC6704" w:rsidRPr="00D5163E" w:rsidRDefault="00BC6704" w:rsidP="007E081C">
            <w:pPr>
              <w:rPr>
                <w:rFonts w:cs="Calibri"/>
                <w:color w:val="000000"/>
                <w:sz w:val="18"/>
                <w:szCs w:val="18"/>
              </w:rPr>
            </w:pPr>
            <w:r w:rsidRPr="00D5163E">
              <w:rPr>
                <w:rFonts w:cs="Calibri"/>
                <w:color w:val="000000"/>
                <w:sz w:val="18"/>
                <w:szCs w:val="18"/>
              </w:rPr>
              <w:t>51.0%</w:t>
            </w:r>
          </w:p>
        </w:tc>
      </w:tr>
      <w:tr w:rsidR="00BC6704" w:rsidRPr="00D5163E" w14:paraId="5F30FC86" w14:textId="77777777" w:rsidTr="00696431">
        <w:tc>
          <w:tcPr>
            <w:tcW w:w="2571" w:type="dxa"/>
            <w:gridSpan w:val="2"/>
            <w:shd w:val="clear" w:color="auto" w:fill="auto"/>
          </w:tcPr>
          <w:p w14:paraId="14011B96" w14:textId="77777777" w:rsidR="00BC6704" w:rsidRPr="00D5163E" w:rsidRDefault="00BC6704" w:rsidP="007E081C">
            <w:pPr>
              <w:rPr>
                <w:rFonts w:cs="Calibri"/>
                <w:sz w:val="18"/>
                <w:szCs w:val="18"/>
              </w:rPr>
            </w:pPr>
            <w:r w:rsidRPr="00D5163E">
              <w:rPr>
                <w:rFonts w:cs="Calibri"/>
                <w:sz w:val="18"/>
                <w:szCs w:val="18"/>
              </w:rPr>
              <w:t xml:space="preserve">Gov. Office </w:t>
            </w:r>
          </w:p>
        </w:tc>
        <w:tc>
          <w:tcPr>
            <w:tcW w:w="651" w:type="dxa"/>
            <w:shd w:val="clear" w:color="auto" w:fill="auto"/>
          </w:tcPr>
          <w:p w14:paraId="098BFC5F" w14:textId="77777777" w:rsidR="00BC6704" w:rsidRPr="00D5163E" w:rsidRDefault="00BC6704" w:rsidP="007E081C">
            <w:pPr>
              <w:rPr>
                <w:rFonts w:cs="Calibri"/>
                <w:sz w:val="18"/>
                <w:szCs w:val="18"/>
              </w:rPr>
            </w:pPr>
          </w:p>
        </w:tc>
        <w:tc>
          <w:tcPr>
            <w:tcW w:w="646" w:type="dxa"/>
            <w:shd w:val="clear" w:color="auto" w:fill="auto"/>
            <w:vAlign w:val="bottom"/>
          </w:tcPr>
          <w:p w14:paraId="5A5D88CD" w14:textId="77777777" w:rsidR="00BC6704" w:rsidRPr="00D5163E" w:rsidRDefault="00BC6704" w:rsidP="007E081C">
            <w:pPr>
              <w:rPr>
                <w:rFonts w:cs="Calibri"/>
                <w:color w:val="000000"/>
                <w:sz w:val="18"/>
                <w:szCs w:val="18"/>
              </w:rPr>
            </w:pPr>
            <w:r w:rsidRPr="00D5163E">
              <w:rPr>
                <w:rFonts w:cs="Calibri"/>
                <w:color w:val="000000"/>
                <w:sz w:val="18"/>
                <w:szCs w:val="18"/>
              </w:rPr>
              <w:t>48%</w:t>
            </w:r>
          </w:p>
        </w:tc>
        <w:tc>
          <w:tcPr>
            <w:tcW w:w="740" w:type="dxa"/>
            <w:shd w:val="clear" w:color="auto" w:fill="auto"/>
            <w:vAlign w:val="bottom"/>
          </w:tcPr>
          <w:p w14:paraId="5155F477" w14:textId="77777777" w:rsidR="00BC6704" w:rsidRPr="00D5163E" w:rsidRDefault="00BC6704" w:rsidP="007E081C">
            <w:pPr>
              <w:rPr>
                <w:rFonts w:cs="Calibri"/>
                <w:color w:val="000000"/>
                <w:sz w:val="18"/>
                <w:szCs w:val="18"/>
              </w:rPr>
            </w:pPr>
            <w:r w:rsidRPr="00D5163E">
              <w:rPr>
                <w:rFonts w:cs="Calibri"/>
                <w:color w:val="000000"/>
                <w:sz w:val="18"/>
                <w:szCs w:val="18"/>
              </w:rPr>
              <w:t>49.5%</w:t>
            </w:r>
          </w:p>
        </w:tc>
        <w:tc>
          <w:tcPr>
            <w:tcW w:w="720" w:type="dxa"/>
            <w:shd w:val="clear" w:color="auto" w:fill="auto"/>
            <w:vAlign w:val="bottom"/>
          </w:tcPr>
          <w:p w14:paraId="69906AD2" w14:textId="77777777" w:rsidR="00BC6704" w:rsidRPr="00D5163E" w:rsidRDefault="00BC6704" w:rsidP="007E081C">
            <w:pPr>
              <w:rPr>
                <w:rFonts w:cs="Calibri"/>
                <w:color w:val="000000"/>
                <w:sz w:val="18"/>
                <w:szCs w:val="18"/>
              </w:rPr>
            </w:pPr>
            <w:r w:rsidRPr="00D5163E">
              <w:rPr>
                <w:rFonts w:cs="Calibri"/>
                <w:color w:val="000000"/>
                <w:sz w:val="18"/>
                <w:szCs w:val="18"/>
              </w:rPr>
              <w:t>51.0%</w:t>
            </w:r>
          </w:p>
        </w:tc>
        <w:tc>
          <w:tcPr>
            <w:tcW w:w="694" w:type="dxa"/>
            <w:shd w:val="clear" w:color="auto" w:fill="auto"/>
            <w:vAlign w:val="bottom"/>
          </w:tcPr>
          <w:p w14:paraId="645EE236" w14:textId="77777777" w:rsidR="00BC6704" w:rsidRPr="00D5163E" w:rsidRDefault="00BC6704" w:rsidP="007E081C">
            <w:pPr>
              <w:rPr>
                <w:rFonts w:cs="Calibri"/>
                <w:color w:val="000000"/>
                <w:sz w:val="18"/>
                <w:szCs w:val="18"/>
              </w:rPr>
            </w:pPr>
            <w:r w:rsidRPr="00D5163E">
              <w:rPr>
                <w:rFonts w:cs="Calibri"/>
                <w:color w:val="000000"/>
                <w:sz w:val="18"/>
                <w:szCs w:val="18"/>
              </w:rPr>
              <w:t>52.5%</w:t>
            </w:r>
          </w:p>
        </w:tc>
        <w:tc>
          <w:tcPr>
            <w:tcW w:w="694" w:type="dxa"/>
            <w:shd w:val="clear" w:color="auto" w:fill="auto"/>
            <w:vAlign w:val="bottom"/>
          </w:tcPr>
          <w:p w14:paraId="27192F59" w14:textId="77777777" w:rsidR="00BC6704" w:rsidRPr="00D5163E" w:rsidRDefault="00BC6704" w:rsidP="007E081C">
            <w:pPr>
              <w:rPr>
                <w:rFonts w:cs="Calibri"/>
                <w:color w:val="000000"/>
                <w:sz w:val="18"/>
                <w:szCs w:val="18"/>
              </w:rPr>
            </w:pPr>
            <w:r w:rsidRPr="00D5163E">
              <w:rPr>
                <w:rFonts w:cs="Calibri"/>
                <w:color w:val="000000"/>
                <w:sz w:val="18"/>
                <w:szCs w:val="18"/>
              </w:rPr>
              <w:t>54.0%</w:t>
            </w:r>
          </w:p>
        </w:tc>
        <w:tc>
          <w:tcPr>
            <w:tcW w:w="791" w:type="dxa"/>
            <w:shd w:val="clear" w:color="auto" w:fill="auto"/>
            <w:vAlign w:val="bottom"/>
          </w:tcPr>
          <w:p w14:paraId="0C3A3B3B" w14:textId="77777777" w:rsidR="00BC6704" w:rsidRPr="00D5163E" w:rsidRDefault="00BC6704" w:rsidP="007E081C">
            <w:pPr>
              <w:rPr>
                <w:rFonts w:cs="Calibri"/>
                <w:color w:val="000000"/>
                <w:sz w:val="18"/>
                <w:szCs w:val="18"/>
              </w:rPr>
            </w:pPr>
            <w:r w:rsidRPr="00D5163E">
              <w:rPr>
                <w:rFonts w:cs="Calibri"/>
                <w:color w:val="000000"/>
                <w:sz w:val="18"/>
                <w:szCs w:val="18"/>
              </w:rPr>
              <w:t>55.5%</w:t>
            </w:r>
          </w:p>
        </w:tc>
        <w:tc>
          <w:tcPr>
            <w:tcW w:w="791" w:type="dxa"/>
            <w:shd w:val="clear" w:color="auto" w:fill="auto"/>
            <w:vAlign w:val="bottom"/>
          </w:tcPr>
          <w:p w14:paraId="30FF0E5E" w14:textId="77777777" w:rsidR="00BC6704" w:rsidRPr="00D5163E" w:rsidRDefault="00BC6704" w:rsidP="007E081C">
            <w:pPr>
              <w:rPr>
                <w:rFonts w:cs="Calibri"/>
                <w:color w:val="000000"/>
                <w:sz w:val="18"/>
                <w:szCs w:val="18"/>
              </w:rPr>
            </w:pPr>
            <w:r w:rsidRPr="00D5163E">
              <w:rPr>
                <w:rFonts w:cs="Calibri"/>
                <w:color w:val="000000"/>
                <w:sz w:val="18"/>
                <w:szCs w:val="18"/>
              </w:rPr>
              <w:t>57.0%</w:t>
            </w:r>
          </w:p>
        </w:tc>
        <w:tc>
          <w:tcPr>
            <w:tcW w:w="791" w:type="dxa"/>
            <w:shd w:val="clear" w:color="auto" w:fill="auto"/>
            <w:vAlign w:val="bottom"/>
          </w:tcPr>
          <w:p w14:paraId="43D6EE03" w14:textId="77777777" w:rsidR="00BC6704" w:rsidRPr="00D5163E" w:rsidRDefault="00BC6704" w:rsidP="007E081C">
            <w:pPr>
              <w:rPr>
                <w:rFonts w:cs="Calibri"/>
                <w:color w:val="000000"/>
                <w:sz w:val="18"/>
                <w:szCs w:val="18"/>
              </w:rPr>
            </w:pPr>
            <w:r w:rsidRPr="00D5163E">
              <w:rPr>
                <w:rFonts w:cs="Calibri"/>
                <w:color w:val="000000"/>
                <w:sz w:val="18"/>
                <w:szCs w:val="18"/>
              </w:rPr>
              <w:t>58.5%</w:t>
            </w:r>
          </w:p>
        </w:tc>
        <w:tc>
          <w:tcPr>
            <w:tcW w:w="791" w:type="dxa"/>
            <w:shd w:val="clear" w:color="auto" w:fill="auto"/>
            <w:vAlign w:val="bottom"/>
          </w:tcPr>
          <w:p w14:paraId="2775B5F8" w14:textId="77777777" w:rsidR="00BC6704" w:rsidRPr="00D5163E" w:rsidRDefault="00BC6704" w:rsidP="007E081C">
            <w:pPr>
              <w:rPr>
                <w:rFonts w:cs="Calibri"/>
                <w:color w:val="000000"/>
                <w:sz w:val="18"/>
                <w:szCs w:val="18"/>
              </w:rPr>
            </w:pPr>
            <w:r w:rsidRPr="00D5163E">
              <w:rPr>
                <w:rFonts w:cs="Calibri"/>
                <w:color w:val="000000"/>
                <w:sz w:val="18"/>
                <w:szCs w:val="18"/>
              </w:rPr>
              <w:t>60.0%</w:t>
            </w:r>
          </w:p>
        </w:tc>
        <w:tc>
          <w:tcPr>
            <w:tcW w:w="791" w:type="dxa"/>
            <w:shd w:val="clear" w:color="auto" w:fill="auto"/>
            <w:vAlign w:val="bottom"/>
          </w:tcPr>
          <w:p w14:paraId="69D2AC81" w14:textId="77777777" w:rsidR="00BC6704" w:rsidRPr="00D5163E" w:rsidRDefault="00BC6704" w:rsidP="007E081C">
            <w:pPr>
              <w:rPr>
                <w:rFonts w:cs="Calibri"/>
                <w:color w:val="000000"/>
                <w:sz w:val="18"/>
                <w:szCs w:val="18"/>
              </w:rPr>
            </w:pPr>
            <w:r w:rsidRPr="00D5163E">
              <w:rPr>
                <w:rFonts w:cs="Calibri"/>
                <w:color w:val="000000"/>
                <w:sz w:val="18"/>
                <w:szCs w:val="18"/>
              </w:rPr>
              <w:t>61.5%</w:t>
            </w:r>
          </w:p>
        </w:tc>
        <w:tc>
          <w:tcPr>
            <w:tcW w:w="791" w:type="dxa"/>
            <w:shd w:val="clear" w:color="auto" w:fill="auto"/>
            <w:vAlign w:val="bottom"/>
          </w:tcPr>
          <w:p w14:paraId="5230C0A8" w14:textId="77777777" w:rsidR="00BC6704" w:rsidRPr="00D5163E" w:rsidRDefault="00BC6704" w:rsidP="007E081C">
            <w:pPr>
              <w:rPr>
                <w:rFonts w:cs="Calibri"/>
                <w:color w:val="000000"/>
                <w:sz w:val="18"/>
                <w:szCs w:val="18"/>
              </w:rPr>
            </w:pPr>
            <w:r w:rsidRPr="00D5163E">
              <w:rPr>
                <w:rFonts w:cs="Calibri"/>
                <w:color w:val="000000"/>
                <w:sz w:val="18"/>
                <w:szCs w:val="18"/>
              </w:rPr>
              <w:t>48%</w:t>
            </w:r>
          </w:p>
        </w:tc>
        <w:tc>
          <w:tcPr>
            <w:tcW w:w="791" w:type="dxa"/>
            <w:shd w:val="clear" w:color="auto" w:fill="auto"/>
            <w:vAlign w:val="bottom"/>
          </w:tcPr>
          <w:p w14:paraId="335BC72C" w14:textId="77777777" w:rsidR="00BC6704" w:rsidRPr="00D5163E" w:rsidRDefault="00BC6704" w:rsidP="007E081C">
            <w:pPr>
              <w:rPr>
                <w:rFonts w:cs="Calibri"/>
                <w:color w:val="000000"/>
                <w:sz w:val="18"/>
                <w:szCs w:val="18"/>
              </w:rPr>
            </w:pPr>
            <w:r w:rsidRPr="00D5163E">
              <w:rPr>
                <w:rFonts w:cs="Calibri"/>
                <w:color w:val="000000"/>
                <w:sz w:val="18"/>
                <w:szCs w:val="18"/>
              </w:rPr>
              <w:t>49.5%</w:t>
            </w:r>
          </w:p>
        </w:tc>
        <w:tc>
          <w:tcPr>
            <w:tcW w:w="791" w:type="dxa"/>
            <w:shd w:val="clear" w:color="auto" w:fill="auto"/>
            <w:vAlign w:val="bottom"/>
          </w:tcPr>
          <w:p w14:paraId="62F4AA2A" w14:textId="77777777" w:rsidR="00BC6704" w:rsidRPr="00D5163E" w:rsidRDefault="00BC6704" w:rsidP="007E081C">
            <w:pPr>
              <w:rPr>
                <w:rFonts w:cs="Calibri"/>
                <w:color w:val="000000"/>
                <w:sz w:val="18"/>
                <w:szCs w:val="18"/>
              </w:rPr>
            </w:pPr>
            <w:r w:rsidRPr="00D5163E">
              <w:rPr>
                <w:rFonts w:cs="Calibri"/>
                <w:color w:val="000000"/>
                <w:sz w:val="18"/>
                <w:szCs w:val="18"/>
              </w:rPr>
              <w:t>51.0%</w:t>
            </w:r>
          </w:p>
        </w:tc>
      </w:tr>
      <w:tr w:rsidR="00BC6704" w:rsidRPr="00D5163E" w14:paraId="4DB72114" w14:textId="77777777" w:rsidTr="00696431">
        <w:tc>
          <w:tcPr>
            <w:tcW w:w="2571" w:type="dxa"/>
            <w:gridSpan w:val="2"/>
            <w:shd w:val="clear" w:color="auto" w:fill="auto"/>
          </w:tcPr>
          <w:p w14:paraId="755496C4" w14:textId="77777777" w:rsidR="00BC6704" w:rsidRPr="00D5163E" w:rsidRDefault="00BC6704" w:rsidP="007E081C">
            <w:pPr>
              <w:rPr>
                <w:rFonts w:cs="Calibri"/>
                <w:sz w:val="18"/>
                <w:szCs w:val="18"/>
              </w:rPr>
            </w:pPr>
            <w:r w:rsidRPr="00D5163E">
              <w:rPr>
                <w:rFonts w:cs="Calibri"/>
                <w:sz w:val="18"/>
                <w:szCs w:val="18"/>
              </w:rPr>
              <w:t xml:space="preserve">Street Lighting </w:t>
            </w:r>
          </w:p>
        </w:tc>
        <w:tc>
          <w:tcPr>
            <w:tcW w:w="651" w:type="dxa"/>
            <w:shd w:val="clear" w:color="auto" w:fill="auto"/>
          </w:tcPr>
          <w:p w14:paraId="4928C13B" w14:textId="77777777" w:rsidR="00BC6704" w:rsidRPr="00D5163E" w:rsidRDefault="00BC6704" w:rsidP="007E081C">
            <w:pPr>
              <w:rPr>
                <w:rFonts w:cs="Calibri"/>
                <w:sz w:val="18"/>
                <w:szCs w:val="18"/>
              </w:rPr>
            </w:pPr>
          </w:p>
        </w:tc>
        <w:tc>
          <w:tcPr>
            <w:tcW w:w="646" w:type="dxa"/>
            <w:shd w:val="clear" w:color="auto" w:fill="auto"/>
            <w:vAlign w:val="bottom"/>
          </w:tcPr>
          <w:p w14:paraId="3B89E128" w14:textId="77777777" w:rsidR="00BC6704" w:rsidRPr="00D5163E" w:rsidRDefault="00BC6704" w:rsidP="007E081C">
            <w:pPr>
              <w:rPr>
                <w:rFonts w:cs="Calibri"/>
                <w:color w:val="000000"/>
                <w:sz w:val="18"/>
                <w:szCs w:val="18"/>
              </w:rPr>
            </w:pPr>
            <w:r w:rsidRPr="00D5163E">
              <w:rPr>
                <w:rFonts w:cs="Calibri"/>
                <w:color w:val="000000"/>
                <w:sz w:val="18"/>
                <w:szCs w:val="18"/>
              </w:rPr>
              <w:t>64%</w:t>
            </w:r>
          </w:p>
        </w:tc>
        <w:tc>
          <w:tcPr>
            <w:tcW w:w="740" w:type="dxa"/>
            <w:shd w:val="clear" w:color="auto" w:fill="auto"/>
            <w:vAlign w:val="bottom"/>
          </w:tcPr>
          <w:p w14:paraId="338F8483" w14:textId="77777777" w:rsidR="00BC6704" w:rsidRPr="00D5163E" w:rsidRDefault="00BC6704" w:rsidP="007E081C">
            <w:pPr>
              <w:rPr>
                <w:rFonts w:cs="Calibri"/>
                <w:color w:val="000000"/>
                <w:sz w:val="18"/>
                <w:szCs w:val="18"/>
              </w:rPr>
            </w:pPr>
            <w:r w:rsidRPr="00D5163E">
              <w:rPr>
                <w:rFonts w:cs="Calibri"/>
                <w:color w:val="000000"/>
                <w:sz w:val="18"/>
                <w:szCs w:val="18"/>
              </w:rPr>
              <w:t>65.0%</w:t>
            </w:r>
          </w:p>
        </w:tc>
        <w:tc>
          <w:tcPr>
            <w:tcW w:w="720" w:type="dxa"/>
            <w:shd w:val="clear" w:color="auto" w:fill="auto"/>
            <w:vAlign w:val="bottom"/>
          </w:tcPr>
          <w:p w14:paraId="23DB6C49" w14:textId="77777777" w:rsidR="00BC6704" w:rsidRPr="00D5163E" w:rsidRDefault="00BC6704" w:rsidP="007E081C">
            <w:pPr>
              <w:rPr>
                <w:rFonts w:cs="Calibri"/>
                <w:color w:val="000000"/>
                <w:sz w:val="18"/>
                <w:szCs w:val="18"/>
              </w:rPr>
            </w:pPr>
            <w:r w:rsidRPr="00D5163E">
              <w:rPr>
                <w:rFonts w:cs="Calibri"/>
                <w:color w:val="000000"/>
                <w:sz w:val="18"/>
                <w:szCs w:val="18"/>
              </w:rPr>
              <w:t>66.0%</w:t>
            </w:r>
          </w:p>
        </w:tc>
        <w:tc>
          <w:tcPr>
            <w:tcW w:w="694" w:type="dxa"/>
            <w:shd w:val="clear" w:color="auto" w:fill="auto"/>
            <w:vAlign w:val="bottom"/>
          </w:tcPr>
          <w:p w14:paraId="33D5E611" w14:textId="77777777" w:rsidR="00BC6704" w:rsidRPr="00D5163E" w:rsidRDefault="00BC6704" w:rsidP="007E081C">
            <w:pPr>
              <w:rPr>
                <w:rFonts w:cs="Calibri"/>
                <w:color w:val="000000"/>
                <w:sz w:val="18"/>
                <w:szCs w:val="18"/>
              </w:rPr>
            </w:pPr>
            <w:r w:rsidRPr="00D5163E">
              <w:rPr>
                <w:rFonts w:cs="Calibri"/>
                <w:color w:val="000000"/>
                <w:sz w:val="18"/>
                <w:szCs w:val="18"/>
              </w:rPr>
              <w:t>67.0%</w:t>
            </w:r>
          </w:p>
        </w:tc>
        <w:tc>
          <w:tcPr>
            <w:tcW w:w="694" w:type="dxa"/>
            <w:shd w:val="clear" w:color="auto" w:fill="auto"/>
            <w:vAlign w:val="bottom"/>
          </w:tcPr>
          <w:p w14:paraId="2FE7E0D6" w14:textId="77777777" w:rsidR="00BC6704" w:rsidRPr="00D5163E" w:rsidRDefault="00BC6704" w:rsidP="007E081C">
            <w:pPr>
              <w:rPr>
                <w:rFonts w:cs="Calibri"/>
                <w:color w:val="000000"/>
                <w:sz w:val="18"/>
                <w:szCs w:val="18"/>
              </w:rPr>
            </w:pPr>
            <w:r w:rsidRPr="00D5163E">
              <w:rPr>
                <w:rFonts w:cs="Calibri"/>
                <w:color w:val="000000"/>
                <w:sz w:val="18"/>
                <w:szCs w:val="18"/>
              </w:rPr>
              <w:t>68.0%</w:t>
            </w:r>
          </w:p>
        </w:tc>
        <w:tc>
          <w:tcPr>
            <w:tcW w:w="791" w:type="dxa"/>
            <w:shd w:val="clear" w:color="auto" w:fill="auto"/>
            <w:vAlign w:val="bottom"/>
          </w:tcPr>
          <w:p w14:paraId="6DA9303B" w14:textId="77777777" w:rsidR="00BC6704" w:rsidRPr="00D5163E" w:rsidRDefault="00BC6704" w:rsidP="007E081C">
            <w:pPr>
              <w:rPr>
                <w:rFonts w:cs="Calibri"/>
                <w:color w:val="000000"/>
                <w:sz w:val="18"/>
                <w:szCs w:val="18"/>
              </w:rPr>
            </w:pPr>
            <w:r w:rsidRPr="00D5163E">
              <w:rPr>
                <w:rFonts w:cs="Calibri"/>
                <w:color w:val="000000"/>
                <w:sz w:val="18"/>
                <w:szCs w:val="18"/>
              </w:rPr>
              <w:t>69.0%</w:t>
            </w:r>
          </w:p>
        </w:tc>
        <w:tc>
          <w:tcPr>
            <w:tcW w:w="791" w:type="dxa"/>
            <w:shd w:val="clear" w:color="auto" w:fill="auto"/>
            <w:vAlign w:val="bottom"/>
          </w:tcPr>
          <w:p w14:paraId="0EAC3402" w14:textId="77777777" w:rsidR="00BC6704" w:rsidRPr="00D5163E" w:rsidRDefault="00BC6704" w:rsidP="007E081C">
            <w:pPr>
              <w:rPr>
                <w:rFonts w:cs="Calibri"/>
                <w:color w:val="000000"/>
                <w:sz w:val="18"/>
                <w:szCs w:val="18"/>
              </w:rPr>
            </w:pPr>
            <w:r w:rsidRPr="00D5163E">
              <w:rPr>
                <w:rFonts w:cs="Calibri"/>
                <w:color w:val="000000"/>
                <w:sz w:val="18"/>
                <w:szCs w:val="18"/>
              </w:rPr>
              <w:t>70.0%</w:t>
            </w:r>
          </w:p>
        </w:tc>
        <w:tc>
          <w:tcPr>
            <w:tcW w:w="791" w:type="dxa"/>
            <w:shd w:val="clear" w:color="auto" w:fill="auto"/>
            <w:vAlign w:val="bottom"/>
          </w:tcPr>
          <w:p w14:paraId="7F53EBD7" w14:textId="77777777" w:rsidR="00BC6704" w:rsidRPr="00D5163E" w:rsidRDefault="00BC6704" w:rsidP="007E081C">
            <w:pPr>
              <w:rPr>
                <w:rFonts w:cs="Calibri"/>
                <w:color w:val="000000"/>
                <w:sz w:val="18"/>
                <w:szCs w:val="18"/>
              </w:rPr>
            </w:pPr>
            <w:r w:rsidRPr="00D5163E">
              <w:rPr>
                <w:rFonts w:cs="Calibri"/>
                <w:color w:val="000000"/>
                <w:sz w:val="18"/>
                <w:szCs w:val="18"/>
              </w:rPr>
              <w:t>71.0%</w:t>
            </w:r>
          </w:p>
        </w:tc>
        <w:tc>
          <w:tcPr>
            <w:tcW w:w="791" w:type="dxa"/>
            <w:shd w:val="clear" w:color="auto" w:fill="auto"/>
            <w:vAlign w:val="bottom"/>
          </w:tcPr>
          <w:p w14:paraId="518BA35F" w14:textId="77777777" w:rsidR="00BC6704" w:rsidRPr="00D5163E" w:rsidRDefault="00BC6704" w:rsidP="007E081C">
            <w:pPr>
              <w:rPr>
                <w:rFonts w:cs="Calibri"/>
                <w:color w:val="000000"/>
                <w:sz w:val="18"/>
                <w:szCs w:val="18"/>
              </w:rPr>
            </w:pPr>
            <w:r w:rsidRPr="00D5163E">
              <w:rPr>
                <w:rFonts w:cs="Calibri"/>
                <w:color w:val="000000"/>
                <w:sz w:val="18"/>
                <w:szCs w:val="18"/>
              </w:rPr>
              <w:t>72.0%</w:t>
            </w:r>
          </w:p>
        </w:tc>
        <w:tc>
          <w:tcPr>
            <w:tcW w:w="791" w:type="dxa"/>
            <w:shd w:val="clear" w:color="auto" w:fill="auto"/>
            <w:vAlign w:val="bottom"/>
          </w:tcPr>
          <w:p w14:paraId="75074E8C" w14:textId="77777777" w:rsidR="00BC6704" w:rsidRPr="00D5163E" w:rsidRDefault="00BC6704" w:rsidP="007E081C">
            <w:pPr>
              <w:rPr>
                <w:rFonts w:cs="Calibri"/>
                <w:color w:val="000000"/>
                <w:sz w:val="18"/>
                <w:szCs w:val="18"/>
              </w:rPr>
            </w:pPr>
            <w:r w:rsidRPr="00D5163E">
              <w:rPr>
                <w:rFonts w:cs="Calibri"/>
                <w:color w:val="000000"/>
                <w:sz w:val="18"/>
                <w:szCs w:val="18"/>
              </w:rPr>
              <w:t>73.0%</w:t>
            </w:r>
          </w:p>
        </w:tc>
        <w:tc>
          <w:tcPr>
            <w:tcW w:w="791" w:type="dxa"/>
            <w:shd w:val="clear" w:color="auto" w:fill="auto"/>
            <w:vAlign w:val="bottom"/>
          </w:tcPr>
          <w:p w14:paraId="345D454D" w14:textId="77777777" w:rsidR="00BC6704" w:rsidRPr="00D5163E" w:rsidRDefault="00BC6704" w:rsidP="007E081C">
            <w:pPr>
              <w:rPr>
                <w:rFonts w:cs="Calibri"/>
                <w:color w:val="000000"/>
                <w:sz w:val="18"/>
                <w:szCs w:val="18"/>
              </w:rPr>
            </w:pPr>
            <w:r w:rsidRPr="00D5163E">
              <w:rPr>
                <w:rFonts w:cs="Calibri"/>
                <w:color w:val="000000"/>
                <w:sz w:val="18"/>
                <w:szCs w:val="18"/>
              </w:rPr>
              <w:t>64%</w:t>
            </w:r>
          </w:p>
        </w:tc>
        <w:tc>
          <w:tcPr>
            <w:tcW w:w="791" w:type="dxa"/>
            <w:shd w:val="clear" w:color="auto" w:fill="auto"/>
            <w:vAlign w:val="bottom"/>
          </w:tcPr>
          <w:p w14:paraId="793858C9" w14:textId="77777777" w:rsidR="00BC6704" w:rsidRPr="00D5163E" w:rsidRDefault="00BC6704" w:rsidP="007E081C">
            <w:pPr>
              <w:rPr>
                <w:rFonts w:cs="Calibri"/>
                <w:color w:val="000000"/>
                <w:sz w:val="18"/>
                <w:szCs w:val="18"/>
              </w:rPr>
            </w:pPr>
            <w:r w:rsidRPr="00D5163E">
              <w:rPr>
                <w:rFonts w:cs="Calibri"/>
                <w:color w:val="000000"/>
                <w:sz w:val="18"/>
                <w:szCs w:val="18"/>
              </w:rPr>
              <w:t>65.0%</w:t>
            </w:r>
          </w:p>
        </w:tc>
        <w:tc>
          <w:tcPr>
            <w:tcW w:w="791" w:type="dxa"/>
            <w:shd w:val="clear" w:color="auto" w:fill="auto"/>
            <w:vAlign w:val="bottom"/>
          </w:tcPr>
          <w:p w14:paraId="01B3119B" w14:textId="77777777" w:rsidR="00BC6704" w:rsidRPr="00D5163E" w:rsidRDefault="00BC6704" w:rsidP="007E081C">
            <w:pPr>
              <w:rPr>
                <w:rFonts w:cs="Calibri"/>
                <w:color w:val="000000"/>
                <w:sz w:val="18"/>
                <w:szCs w:val="18"/>
              </w:rPr>
            </w:pPr>
            <w:r w:rsidRPr="00D5163E">
              <w:rPr>
                <w:rFonts w:cs="Calibri"/>
                <w:color w:val="000000"/>
                <w:sz w:val="18"/>
                <w:szCs w:val="18"/>
              </w:rPr>
              <w:t>66.0%</w:t>
            </w:r>
          </w:p>
        </w:tc>
      </w:tr>
      <w:tr w:rsidR="00BC6704" w:rsidRPr="00D5163E" w14:paraId="6741E6C6" w14:textId="77777777" w:rsidTr="00696431">
        <w:tc>
          <w:tcPr>
            <w:tcW w:w="2571" w:type="dxa"/>
            <w:gridSpan w:val="2"/>
            <w:shd w:val="clear" w:color="auto" w:fill="auto"/>
          </w:tcPr>
          <w:p w14:paraId="057CD7D6" w14:textId="77777777" w:rsidR="00BC6704" w:rsidRPr="00D5163E" w:rsidRDefault="00BC6704" w:rsidP="007E081C">
            <w:pPr>
              <w:rPr>
                <w:rFonts w:cs="Calibri"/>
                <w:sz w:val="18"/>
                <w:szCs w:val="18"/>
              </w:rPr>
            </w:pPr>
            <w:r w:rsidRPr="00D5163E">
              <w:rPr>
                <w:rFonts w:cs="Calibri"/>
                <w:sz w:val="18"/>
                <w:szCs w:val="18"/>
              </w:rPr>
              <w:t>Total saving affected by the project in all sectors [GWh/year]</w:t>
            </w:r>
          </w:p>
        </w:tc>
        <w:tc>
          <w:tcPr>
            <w:tcW w:w="651" w:type="dxa"/>
            <w:shd w:val="clear" w:color="auto" w:fill="auto"/>
          </w:tcPr>
          <w:p w14:paraId="2170CF83" w14:textId="77777777" w:rsidR="00BC6704" w:rsidRPr="00D5163E" w:rsidRDefault="00BC6704" w:rsidP="007E081C">
            <w:pPr>
              <w:rPr>
                <w:rFonts w:cs="Calibri"/>
                <w:sz w:val="18"/>
                <w:szCs w:val="18"/>
              </w:rPr>
            </w:pPr>
          </w:p>
        </w:tc>
        <w:tc>
          <w:tcPr>
            <w:tcW w:w="646" w:type="dxa"/>
            <w:shd w:val="clear" w:color="auto" w:fill="auto"/>
          </w:tcPr>
          <w:p w14:paraId="7FD592DA" w14:textId="77777777" w:rsidR="00BC6704" w:rsidRPr="00D5163E" w:rsidRDefault="00BC6704" w:rsidP="007E081C">
            <w:pPr>
              <w:rPr>
                <w:rFonts w:cs="Calibri"/>
                <w:sz w:val="18"/>
                <w:szCs w:val="18"/>
              </w:rPr>
            </w:pPr>
          </w:p>
        </w:tc>
        <w:tc>
          <w:tcPr>
            <w:tcW w:w="740" w:type="dxa"/>
            <w:shd w:val="clear" w:color="auto" w:fill="auto"/>
            <w:vAlign w:val="center"/>
          </w:tcPr>
          <w:p w14:paraId="3F6FB33A" w14:textId="77777777" w:rsidR="00BC6704" w:rsidRPr="00D5163E" w:rsidRDefault="00BC6704" w:rsidP="007E081C">
            <w:pPr>
              <w:rPr>
                <w:rFonts w:cs="Calibri"/>
                <w:color w:val="000000"/>
                <w:sz w:val="18"/>
                <w:szCs w:val="18"/>
              </w:rPr>
            </w:pPr>
          </w:p>
        </w:tc>
        <w:tc>
          <w:tcPr>
            <w:tcW w:w="720" w:type="dxa"/>
            <w:shd w:val="clear" w:color="auto" w:fill="auto"/>
            <w:vAlign w:val="center"/>
          </w:tcPr>
          <w:p w14:paraId="3B3B7F7A" w14:textId="77777777" w:rsidR="00BC6704" w:rsidRPr="00D5163E" w:rsidRDefault="00BC6704" w:rsidP="007E081C">
            <w:pPr>
              <w:rPr>
                <w:rFonts w:cs="Calibri"/>
                <w:color w:val="000000"/>
                <w:sz w:val="18"/>
                <w:szCs w:val="18"/>
              </w:rPr>
            </w:pPr>
          </w:p>
        </w:tc>
        <w:tc>
          <w:tcPr>
            <w:tcW w:w="694" w:type="dxa"/>
            <w:shd w:val="clear" w:color="auto" w:fill="auto"/>
            <w:vAlign w:val="center"/>
          </w:tcPr>
          <w:p w14:paraId="74964921" w14:textId="77777777" w:rsidR="00BC6704" w:rsidRPr="00D5163E" w:rsidRDefault="00BC6704" w:rsidP="007E081C">
            <w:pPr>
              <w:rPr>
                <w:rFonts w:cs="Calibri"/>
                <w:color w:val="000000"/>
                <w:sz w:val="18"/>
                <w:szCs w:val="18"/>
              </w:rPr>
            </w:pPr>
            <w:r w:rsidRPr="00D5163E">
              <w:rPr>
                <w:rFonts w:cs="Calibri"/>
                <w:color w:val="000000"/>
                <w:sz w:val="18"/>
                <w:szCs w:val="18"/>
              </w:rPr>
              <w:t>554</w:t>
            </w:r>
          </w:p>
        </w:tc>
        <w:tc>
          <w:tcPr>
            <w:tcW w:w="694" w:type="dxa"/>
            <w:shd w:val="clear" w:color="auto" w:fill="auto"/>
            <w:vAlign w:val="center"/>
          </w:tcPr>
          <w:p w14:paraId="448060B6" w14:textId="77777777" w:rsidR="00BC6704" w:rsidRPr="00D5163E" w:rsidRDefault="00BC6704" w:rsidP="007E081C">
            <w:pPr>
              <w:rPr>
                <w:rFonts w:cs="Calibri"/>
                <w:color w:val="000000"/>
                <w:sz w:val="18"/>
                <w:szCs w:val="18"/>
              </w:rPr>
            </w:pPr>
            <w:r w:rsidRPr="00D5163E">
              <w:rPr>
                <w:rFonts w:cs="Calibri"/>
                <w:color w:val="000000"/>
                <w:sz w:val="18"/>
                <w:szCs w:val="18"/>
              </w:rPr>
              <w:t>1,184</w:t>
            </w:r>
          </w:p>
        </w:tc>
        <w:tc>
          <w:tcPr>
            <w:tcW w:w="791" w:type="dxa"/>
            <w:shd w:val="clear" w:color="auto" w:fill="auto"/>
            <w:vAlign w:val="center"/>
          </w:tcPr>
          <w:p w14:paraId="0C0B0B59" w14:textId="77777777" w:rsidR="00BC6704" w:rsidRPr="00D5163E" w:rsidRDefault="00BC6704" w:rsidP="007E081C">
            <w:pPr>
              <w:rPr>
                <w:rFonts w:cs="Calibri"/>
                <w:color w:val="000000"/>
                <w:sz w:val="18"/>
                <w:szCs w:val="18"/>
              </w:rPr>
            </w:pPr>
            <w:r w:rsidRPr="00D5163E">
              <w:rPr>
                <w:rFonts w:cs="Calibri"/>
                <w:color w:val="000000"/>
                <w:sz w:val="18"/>
                <w:szCs w:val="18"/>
              </w:rPr>
              <w:t>1,898</w:t>
            </w:r>
          </w:p>
        </w:tc>
        <w:tc>
          <w:tcPr>
            <w:tcW w:w="791" w:type="dxa"/>
            <w:shd w:val="clear" w:color="auto" w:fill="auto"/>
            <w:vAlign w:val="center"/>
          </w:tcPr>
          <w:p w14:paraId="1EBF1805" w14:textId="77777777" w:rsidR="00BC6704" w:rsidRPr="00D5163E" w:rsidRDefault="00BC6704" w:rsidP="007E081C">
            <w:pPr>
              <w:rPr>
                <w:rFonts w:cs="Calibri"/>
                <w:color w:val="000000"/>
                <w:sz w:val="18"/>
                <w:szCs w:val="18"/>
              </w:rPr>
            </w:pPr>
            <w:r w:rsidRPr="00D5163E">
              <w:rPr>
                <w:rFonts w:cs="Calibri"/>
                <w:color w:val="000000"/>
                <w:sz w:val="18"/>
                <w:szCs w:val="18"/>
              </w:rPr>
              <w:t>2,703</w:t>
            </w:r>
          </w:p>
        </w:tc>
        <w:tc>
          <w:tcPr>
            <w:tcW w:w="791" w:type="dxa"/>
            <w:shd w:val="clear" w:color="auto" w:fill="auto"/>
            <w:vAlign w:val="center"/>
          </w:tcPr>
          <w:p w14:paraId="2409449F" w14:textId="77777777" w:rsidR="00BC6704" w:rsidRPr="00D5163E" w:rsidRDefault="00BC6704" w:rsidP="007E081C">
            <w:pPr>
              <w:rPr>
                <w:rFonts w:cs="Calibri"/>
                <w:color w:val="000000"/>
                <w:sz w:val="18"/>
                <w:szCs w:val="18"/>
              </w:rPr>
            </w:pPr>
            <w:r w:rsidRPr="00D5163E">
              <w:rPr>
                <w:rFonts w:cs="Calibri"/>
                <w:color w:val="000000"/>
                <w:sz w:val="18"/>
                <w:szCs w:val="18"/>
              </w:rPr>
              <w:t>3,610</w:t>
            </w:r>
          </w:p>
        </w:tc>
        <w:tc>
          <w:tcPr>
            <w:tcW w:w="791" w:type="dxa"/>
            <w:shd w:val="clear" w:color="auto" w:fill="auto"/>
            <w:vAlign w:val="center"/>
          </w:tcPr>
          <w:p w14:paraId="129A4235" w14:textId="77777777" w:rsidR="00BC6704" w:rsidRPr="00D5163E" w:rsidRDefault="00BC6704" w:rsidP="007E081C">
            <w:pPr>
              <w:rPr>
                <w:rFonts w:cs="Calibri"/>
                <w:color w:val="000000"/>
                <w:sz w:val="18"/>
                <w:szCs w:val="18"/>
              </w:rPr>
            </w:pPr>
            <w:r w:rsidRPr="00D5163E">
              <w:rPr>
                <w:rFonts w:cs="Calibri"/>
                <w:color w:val="000000"/>
                <w:sz w:val="18"/>
                <w:szCs w:val="18"/>
              </w:rPr>
              <w:t>4,632</w:t>
            </w:r>
          </w:p>
        </w:tc>
        <w:tc>
          <w:tcPr>
            <w:tcW w:w="791" w:type="dxa"/>
            <w:shd w:val="clear" w:color="auto" w:fill="auto"/>
            <w:vAlign w:val="center"/>
          </w:tcPr>
          <w:p w14:paraId="42EAB8CE" w14:textId="77777777" w:rsidR="00BC6704" w:rsidRPr="00D5163E" w:rsidRDefault="00BC6704" w:rsidP="007E081C">
            <w:pPr>
              <w:rPr>
                <w:rFonts w:cs="Calibri"/>
                <w:color w:val="000000"/>
                <w:sz w:val="18"/>
                <w:szCs w:val="18"/>
              </w:rPr>
            </w:pPr>
            <w:r w:rsidRPr="00D5163E">
              <w:rPr>
                <w:rFonts w:cs="Calibri"/>
                <w:color w:val="000000"/>
                <w:sz w:val="18"/>
                <w:szCs w:val="18"/>
              </w:rPr>
              <w:t>5,777</w:t>
            </w:r>
          </w:p>
        </w:tc>
        <w:tc>
          <w:tcPr>
            <w:tcW w:w="791" w:type="dxa"/>
            <w:shd w:val="clear" w:color="auto" w:fill="auto"/>
            <w:vAlign w:val="center"/>
          </w:tcPr>
          <w:p w14:paraId="41C0909A" w14:textId="77777777" w:rsidR="00BC6704" w:rsidRPr="00D5163E" w:rsidRDefault="00BC6704" w:rsidP="007E081C">
            <w:pPr>
              <w:rPr>
                <w:rFonts w:cs="Calibri"/>
                <w:color w:val="000000"/>
                <w:sz w:val="18"/>
                <w:szCs w:val="18"/>
              </w:rPr>
            </w:pPr>
            <w:r w:rsidRPr="00D5163E">
              <w:rPr>
                <w:rFonts w:cs="Calibri"/>
                <w:color w:val="000000"/>
                <w:sz w:val="18"/>
                <w:szCs w:val="18"/>
              </w:rPr>
              <w:t>7,062</w:t>
            </w:r>
          </w:p>
        </w:tc>
        <w:tc>
          <w:tcPr>
            <w:tcW w:w="791" w:type="dxa"/>
            <w:shd w:val="clear" w:color="auto" w:fill="auto"/>
            <w:vAlign w:val="center"/>
          </w:tcPr>
          <w:p w14:paraId="13782EA7" w14:textId="77777777" w:rsidR="00BC6704" w:rsidRPr="00D5163E" w:rsidRDefault="00BC6704" w:rsidP="007E081C">
            <w:pPr>
              <w:rPr>
                <w:rFonts w:cs="Calibri"/>
                <w:color w:val="000000"/>
                <w:sz w:val="18"/>
                <w:szCs w:val="18"/>
              </w:rPr>
            </w:pPr>
            <w:r w:rsidRPr="00D5163E">
              <w:rPr>
                <w:rFonts w:cs="Calibri"/>
                <w:color w:val="000000"/>
                <w:sz w:val="18"/>
                <w:szCs w:val="18"/>
              </w:rPr>
              <w:t>8,504</w:t>
            </w:r>
          </w:p>
        </w:tc>
        <w:tc>
          <w:tcPr>
            <w:tcW w:w="791" w:type="dxa"/>
            <w:shd w:val="clear" w:color="auto" w:fill="auto"/>
            <w:vAlign w:val="center"/>
          </w:tcPr>
          <w:p w14:paraId="04A273D2" w14:textId="77777777" w:rsidR="00BC6704" w:rsidRPr="00D5163E" w:rsidRDefault="00BC6704" w:rsidP="007E081C">
            <w:pPr>
              <w:rPr>
                <w:rFonts w:cs="Calibri"/>
                <w:color w:val="000000"/>
                <w:sz w:val="18"/>
                <w:szCs w:val="18"/>
              </w:rPr>
            </w:pPr>
            <w:r w:rsidRPr="00D5163E">
              <w:rPr>
                <w:rFonts w:cs="Calibri"/>
                <w:color w:val="000000"/>
                <w:sz w:val="18"/>
                <w:szCs w:val="18"/>
              </w:rPr>
              <w:t>10,117</w:t>
            </w:r>
          </w:p>
        </w:tc>
      </w:tr>
      <w:tr w:rsidR="00BC6704" w:rsidRPr="00D5163E" w14:paraId="2D17E0D9" w14:textId="77777777" w:rsidTr="00696431">
        <w:tc>
          <w:tcPr>
            <w:tcW w:w="2571" w:type="dxa"/>
            <w:gridSpan w:val="2"/>
            <w:shd w:val="clear" w:color="auto" w:fill="auto"/>
          </w:tcPr>
          <w:p w14:paraId="663F2F91" w14:textId="77777777" w:rsidR="00BC6704" w:rsidRPr="00D5163E" w:rsidRDefault="00BC6704" w:rsidP="007E081C">
            <w:pPr>
              <w:rPr>
                <w:rFonts w:cs="Calibri"/>
                <w:sz w:val="18"/>
                <w:szCs w:val="18"/>
              </w:rPr>
            </w:pPr>
            <w:r w:rsidRPr="00D5163E">
              <w:rPr>
                <w:rFonts w:cs="Calibri"/>
                <w:sz w:val="18"/>
                <w:szCs w:val="18"/>
              </w:rPr>
              <w:t>Total emission reduction affected by the project in all sectors [ktCO</w:t>
            </w:r>
            <w:r w:rsidRPr="00D5163E">
              <w:rPr>
                <w:rFonts w:cs="Calibri"/>
                <w:sz w:val="18"/>
                <w:szCs w:val="18"/>
                <w:vertAlign w:val="subscript"/>
              </w:rPr>
              <w:t>2eq</w:t>
            </w:r>
            <w:r w:rsidRPr="00D5163E">
              <w:rPr>
                <w:rFonts w:cs="Calibri"/>
                <w:sz w:val="18"/>
                <w:szCs w:val="18"/>
              </w:rPr>
              <w:t>/year]</w:t>
            </w:r>
          </w:p>
        </w:tc>
        <w:tc>
          <w:tcPr>
            <w:tcW w:w="651" w:type="dxa"/>
            <w:shd w:val="clear" w:color="auto" w:fill="auto"/>
          </w:tcPr>
          <w:p w14:paraId="2110AE43" w14:textId="77777777" w:rsidR="00BC6704" w:rsidRPr="00D5163E" w:rsidRDefault="00BC6704" w:rsidP="007E081C">
            <w:pPr>
              <w:rPr>
                <w:rFonts w:cs="Calibri"/>
                <w:sz w:val="18"/>
                <w:szCs w:val="18"/>
              </w:rPr>
            </w:pPr>
          </w:p>
        </w:tc>
        <w:tc>
          <w:tcPr>
            <w:tcW w:w="646" w:type="dxa"/>
            <w:shd w:val="clear" w:color="auto" w:fill="auto"/>
          </w:tcPr>
          <w:p w14:paraId="17F9F8FD" w14:textId="77777777" w:rsidR="00BC6704" w:rsidRPr="00D5163E" w:rsidRDefault="00BC6704" w:rsidP="007E081C">
            <w:pPr>
              <w:rPr>
                <w:rFonts w:cs="Calibri"/>
                <w:sz w:val="18"/>
                <w:szCs w:val="18"/>
              </w:rPr>
            </w:pPr>
          </w:p>
        </w:tc>
        <w:tc>
          <w:tcPr>
            <w:tcW w:w="740" w:type="dxa"/>
            <w:shd w:val="clear" w:color="auto" w:fill="auto"/>
            <w:vAlign w:val="center"/>
          </w:tcPr>
          <w:p w14:paraId="6BD1C1AC" w14:textId="77777777" w:rsidR="00BC6704" w:rsidRPr="00D5163E" w:rsidRDefault="00BC6704" w:rsidP="007E081C">
            <w:pPr>
              <w:rPr>
                <w:rFonts w:cs="Calibri"/>
                <w:color w:val="000000"/>
                <w:sz w:val="18"/>
                <w:szCs w:val="18"/>
              </w:rPr>
            </w:pPr>
          </w:p>
        </w:tc>
        <w:tc>
          <w:tcPr>
            <w:tcW w:w="720" w:type="dxa"/>
            <w:shd w:val="clear" w:color="auto" w:fill="auto"/>
            <w:vAlign w:val="center"/>
          </w:tcPr>
          <w:p w14:paraId="68FFD36D" w14:textId="77777777" w:rsidR="00BC6704" w:rsidRPr="00D5163E" w:rsidRDefault="00BC6704" w:rsidP="007E081C">
            <w:pPr>
              <w:rPr>
                <w:rFonts w:cs="Calibri"/>
                <w:color w:val="000000"/>
                <w:sz w:val="18"/>
                <w:szCs w:val="18"/>
              </w:rPr>
            </w:pPr>
          </w:p>
        </w:tc>
        <w:tc>
          <w:tcPr>
            <w:tcW w:w="694" w:type="dxa"/>
            <w:shd w:val="clear" w:color="auto" w:fill="auto"/>
            <w:vAlign w:val="center"/>
          </w:tcPr>
          <w:p w14:paraId="395EE4AC" w14:textId="77777777" w:rsidR="00BC6704" w:rsidRPr="00D5163E" w:rsidRDefault="00BC6704" w:rsidP="007E081C">
            <w:pPr>
              <w:rPr>
                <w:rFonts w:cs="Calibri"/>
                <w:color w:val="000000"/>
                <w:sz w:val="18"/>
                <w:szCs w:val="18"/>
              </w:rPr>
            </w:pPr>
            <w:r w:rsidRPr="00D5163E">
              <w:rPr>
                <w:rFonts w:cs="Calibri"/>
                <w:color w:val="000000"/>
                <w:sz w:val="18"/>
                <w:szCs w:val="18"/>
              </w:rPr>
              <w:t>447</w:t>
            </w:r>
          </w:p>
        </w:tc>
        <w:tc>
          <w:tcPr>
            <w:tcW w:w="694" w:type="dxa"/>
            <w:shd w:val="clear" w:color="auto" w:fill="auto"/>
            <w:vAlign w:val="center"/>
          </w:tcPr>
          <w:p w14:paraId="08777FCB" w14:textId="77777777" w:rsidR="00BC6704" w:rsidRPr="00D5163E" w:rsidRDefault="00BC6704" w:rsidP="007E081C">
            <w:pPr>
              <w:rPr>
                <w:rFonts w:cs="Calibri"/>
                <w:color w:val="000000"/>
                <w:sz w:val="18"/>
                <w:szCs w:val="18"/>
              </w:rPr>
            </w:pPr>
            <w:r w:rsidRPr="00D5163E">
              <w:rPr>
                <w:rFonts w:cs="Calibri"/>
                <w:color w:val="000000"/>
                <w:sz w:val="18"/>
                <w:szCs w:val="18"/>
              </w:rPr>
              <w:t>957</w:t>
            </w:r>
          </w:p>
        </w:tc>
        <w:tc>
          <w:tcPr>
            <w:tcW w:w="791" w:type="dxa"/>
            <w:shd w:val="clear" w:color="auto" w:fill="auto"/>
            <w:vAlign w:val="center"/>
          </w:tcPr>
          <w:p w14:paraId="6B6E3209" w14:textId="77777777" w:rsidR="00BC6704" w:rsidRPr="00D5163E" w:rsidRDefault="00BC6704" w:rsidP="007E081C">
            <w:pPr>
              <w:rPr>
                <w:rFonts w:cs="Calibri"/>
                <w:color w:val="000000"/>
                <w:sz w:val="18"/>
                <w:szCs w:val="18"/>
              </w:rPr>
            </w:pPr>
            <w:r w:rsidRPr="00D5163E">
              <w:rPr>
                <w:rFonts w:cs="Calibri"/>
                <w:color w:val="000000"/>
                <w:sz w:val="18"/>
                <w:szCs w:val="18"/>
              </w:rPr>
              <w:t>1,533</w:t>
            </w:r>
          </w:p>
        </w:tc>
        <w:tc>
          <w:tcPr>
            <w:tcW w:w="791" w:type="dxa"/>
            <w:shd w:val="clear" w:color="auto" w:fill="auto"/>
            <w:vAlign w:val="center"/>
          </w:tcPr>
          <w:p w14:paraId="7D82724F" w14:textId="77777777" w:rsidR="00BC6704" w:rsidRPr="00D5163E" w:rsidRDefault="00BC6704" w:rsidP="007E081C">
            <w:pPr>
              <w:rPr>
                <w:rFonts w:cs="Calibri"/>
                <w:color w:val="000000"/>
                <w:sz w:val="18"/>
                <w:szCs w:val="18"/>
              </w:rPr>
            </w:pPr>
            <w:r w:rsidRPr="00D5163E">
              <w:rPr>
                <w:rFonts w:cs="Calibri"/>
                <w:color w:val="000000"/>
                <w:sz w:val="18"/>
                <w:szCs w:val="18"/>
              </w:rPr>
              <w:t>2,184</w:t>
            </w:r>
          </w:p>
        </w:tc>
        <w:tc>
          <w:tcPr>
            <w:tcW w:w="791" w:type="dxa"/>
            <w:shd w:val="clear" w:color="auto" w:fill="auto"/>
            <w:vAlign w:val="center"/>
          </w:tcPr>
          <w:p w14:paraId="1068483F" w14:textId="77777777" w:rsidR="00BC6704" w:rsidRPr="00D5163E" w:rsidRDefault="00BC6704" w:rsidP="007E081C">
            <w:pPr>
              <w:rPr>
                <w:rFonts w:cs="Calibri"/>
                <w:color w:val="000000"/>
                <w:sz w:val="18"/>
                <w:szCs w:val="18"/>
              </w:rPr>
            </w:pPr>
            <w:r w:rsidRPr="00D5163E">
              <w:rPr>
                <w:rFonts w:cs="Calibri"/>
                <w:color w:val="000000"/>
                <w:sz w:val="18"/>
                <w:szCs w:val="18"/>
              </w:rPr>
              <w:t>2,917</w:t>
            </w:r>
          </w:p>
        </w:tc>
        <w:tc>
          <w:tcPr>
            <w:tcW w:w="791" w:type="dxa"/>
            <w:shd w:val="clear" w:color="auto" w:fill="auto"/>
            <w:vAlign w:val="center"/>
          </w:tcPr>
          <w:p w14:paraId="0BA862FF" w14:textId="77777777" w:rsidR="00BC6704" w:rsidRPr="00D5163E" w:rsidRDefault="00BC6704" w:rsidP="007E081C">
            <w:pPr>
              <w:rPr>
                <w:rFonts w:cs="Calibri"/>
                <w:color w:val="000000"/>
                <w:sz w:val="18"/>
                <w:szCs w:val="18"/>
              </w:rPr>
            </w:pPr>
            <w:r w:rsidRPr="00D5163E">
              <w:rPr>
                <w:rFonts w:cs="Calibri"/>
                <w:color w:val="000000"/>
                <w:sz w:val="18"/>
                <w:szCs w:val="18"/>
              </w:rPr>
              <w:t>3,743</w:t>
            </w:r>
          </w:p>
        </w:tc>
        <w:tc>
          <w:tcPr>
            <w:tcW w:w="791" w:type="dxa"/>
            <w:shd w:val="clear" w:color="auto" w:fill="auto"/>
            <w:vAlign w:val="center"/>
          </w:tcPr>
          <w:p w14:paraId="55EA7666" w14:textId="77777777" w:rsidR="00BC6704" w:rsidRPr="00D5163E" w:rsidRDefault="00BC6704" w:rsidP="007E081C">
            <w:pPr>
              <w:rPr>
                <w:rFonts w:cs="Calibri"/>
                <w:color w:val="000000"/>
                <w:sz w:val="18"/>
                <w:szCs w:val="18"/>
              </w:rPr>
            </w:pPr>
            <w:r w:rsidRPr="00D5163E">
              <w:rPr>
                <w:rFonts w:cs="Calibri"/>
                <w:color w:val="000000"/>
                <w:sz w:val="18"/>
                <w:szCs w:val="18"/>
              </w:rPr>
              <w:t>4,668</w:t>
            </w:r>
          </w:p>
        </w:tc>
        <w:tc>
          <w:tcPr>
            <w:tcW w:w="791" w:type="dxa"/>
            <w:shd w:val="clear" w:color="auto" w:fill="auto"/>
            <w:vAlign w:val="center"/>
          </w:tcPr>
          <w:p w14:paraId="1ECD15E0" w14:textId="77777777" w:rsidR="00BC6704" w:rsidRPr="00D5163E" w:rsidRDefault="00BC6704" w:rsidP="007E081C">
            <w:pPr>
              <w:rPr>
                <w:rFonts w:cs="Calibri"/>
                <w:color w:val="000000"/>
                <w:sz w:val="18"/>
                <w:szCs w:val="18"/>
              </w:rPr>
            </w:pPr>
            <w:r w:rsidRPr="00D5163E">
              <w:rPr>
                <w:rFonts w:cs="Calibri"/>
                <w:color w:val="000000"/>
                <w:sz w:val="18"/>
                <w:szCs w:val="18"/>
              </w:rPr>
              <w:t>5,706</w:t>
            </w:r>
          </w:p>
        </w:tc>
        <w:tc>
          <w:tcPr>
            <w:tcW w:w="791" w:type="dxa"/>
            <w:shd w:val="clear" w:color="auto" w:fill="auto"/>
            <w:vAlign w:val="center"/>
          </w:tcPr>
          <w:p w14:paraId="3CCCFEA7" w14:textId="77777777" w:rsidR="00BC6704" w:rsidRPr="00D5163E" w:rsidRDefault="00BC6704" w:rsidP="007E081C">
            <w:pPr>
              <w:rPr>
                <w:rFonts w:cs="Calibri"/>
                <w:color w:val="000000"/>
                <w:sz w:val="18"/>
                <w:szCs w:val="18"/>
              </w:rPr>
            </w:pPr>
            <w:r w:rsidRPr="00D5163E">
              <w:rPr>
                <w:rFonts w:cs="Calibri"/>
                <w:color w:val="000000"/>
                <w:sz w:val="18"/>
                <w:szCs w:val="18"/>
              </w:rPr>
              <w:t>6,871</w:t>
            </w:r>
          </w:p>
        </w:tc>
        <w:tc>
          <w:tcPr>
            <w:tcW w:w="791" w:type="dxa"/>
            <w:shd w:val="clear" w:color="auto" w:fill="auto"/>
            <w:vAlign w:val="center"/>
          </w:tcPr>
          <w:p w14:paraId="1F522310" w14:textId="77777777" w:rsidR="00BC6704" w:rsidRPr="00D5163E" w:rsidRDefault="00BC6704" w:rsidP="007E081C">
            <w:pPr>
              <w:rPr>
                <w:rFonts w:cs="Calibri"/>
                <w:color w:val="000000"/>
                <w:sz w:val="18"/>
                <w:szCs w:val="18"/>
              </w:rPr>
            </w:pPr>
            <w:r w:rsidRPr="00D5163E">
              <w:rPr>
                <w:rFonts w:cs="Calibri"/>
                <w:color w:val="000000"/>
                <w:sz w:val="18"/>
                <w:szCs w:val="18"/>
              </w:rPr>
              <w:t>8,174</w:t>
            </w:r>
          </w:p>
        </w:tc>
      </w:tr>
      <w:tr w:rsidR="00BC6704" w:rsidRPr="00D5163E" w14:paraId="5E4D22CF" w14:textId="77777777" w:rsidTr="00696431">
        <w:tc>
          <w:tcPr>
            <w:tcW w:w="13044" w:type="dxa"/>
            <w:gridSpan w:val="16"/>
            <w:shd w:val="clear" w:color="auto" w:fill="auto"/>
            <w:vAlign w:val="center"/>
          </w:tcPr>
          <w:p w14:paraId="0819BBFA" w14:textId="77777777" w:rsidR="00BC6704" w:rsidRPr="00D5163E" w:rsidRDefault="00BC6704" w:rsidP="007E081C">
            <w:pPr>
              <w:rPr>
                <w:rFonts w:cs="Calibri"/>
                <w:sz w:val="18"/>
                <w:szCs w:val="18"/>
              </w:rPr>
            </w:pPr>
            <w:r w:rsidRPr="00D5163E">
              <w:rPr>
                <w:rFonts w:cs="Calibri"/>
                <w:sz w:val="18"/>
                <w:szCs w:val="18"/>
              </w:rPr>
              <w:t>Total Energy Saving and Emission Reduction from DEMO and affected by the ADLIGHT Project</w:t>
            </w:r>
          </w:p>
        </w:tc>
      </w:tr>
      <w:tr w:rsidR="00BC6704" w:rsidRPr="00D5163E" w14:paraId="6D72BF01" w14:textId="77777777" w:rsidTr="00696431">
        <w:tc>
          <w:tcPr>
            <w:tcW w:w="2571" w:type="dxa"/>
            <w:gridSpan w:val="2"/>
            <w:shd w:val="clear" w:color="auto" w:fill="auto"/>
          </w:tcPr>
          <w:p w14:paraId="503D59DB" w14:textId="77777777" w:rsidR="00BC6704" w:rsidRPr="00D5163E" w:rsidRDefault="00BC6704" w:rsidP="007E081C">
            <w:pPr>
              <w:rPr>
                <w:rFonts w:cs="Calibri"/>
                <w:sz w:val="18"/>
                <w:szCs w:val="18"/>
              </w:rPr>
            </w:pPr>
            <w:r w:rsidRPr="00D5163E">
              <w:rPr>
                <w:rFonts w:cs="Calibri"/>
                <w:sz w:val="18"/>
                <w:szCs w:val="18"/>
              </w:rPr>
              <w:lastRenderedPageBreak/>
              <w:t>Total energy saving [GWh/year]</w:t>
            </w:r>
          </w:p>
        </w:tc>
        <w:tc>
          <w:tcPr>
            <w:tcW w:w="651" w:type="dxa"/>
            <w:shd w:val="clear" w:color="auto" w:fill="auto"/>
            <w:vAlign w:val="center"/>
          </w:tcPr>
          <w:p w14:paraId="5CAD0DA9" w14:textId="77777777" w:rsidR="00BC6704" w:rsidRPr="00D5163E" w:rsidRDefault="00BC6704" w:rsidP="007E081C">
            <w:pPr>
              <w:rPr>
                <w:rFonts w:cs="Calibri"/>
                <w:sz w:val="18"/>
                <w:szCs w:val="18"/>
              </w:rPr>
            </w:pPr>
            <w:r w:rsidRPr="00D5163E">
              <w:rPr>
                <w:rFonts w:cs="Calibri"/>
                <w:sz w:val="18"/>
                <w:szCs w:val="18"/>
              </w:rPr>
              <w:t>-</w:t>
            </w:r>
          </w:p>
        </w:tc>
        <w:tc>
          <w:tcPr>
            <w:tcW w:w="646" w:type="dxa"/>
            <w:shd w:val="clear" w:color="auto" w:fill="auto"/>
            <w:vAlign w:val="center"/>
          </w:tcPr>
          <w:p w14:paraId="75F1E3D5" w14:textId="77777777" w:rsidR="00BC6704" w:rsidRPr="00D5163E" w:rsidRDefault="00BC6704" w:rsidP="007E081C">
            <w:pPr>
              <w:rPr>
                <w:rFonts w:cs="Calibri"/>
                <w:sz w:val="18"/>
                <w:szCs w:val="18"/>
              </w:rPr>
            </w:pPr>
            <w:r w:rsidRPr="00D5163E">
              <w:rPr>
                <w:rFonts w:cs="Calibri"/>
                <w:sz w:val="18"/>
                <w:szCs w:val="18"/>
              </w:rPr>
              <w:t>-</w:t>
            </w:r>
          </w:p>
        </w:tc>
        <w:tc>
          <w:tcPr>
            <w:tcW w:w="740" w:type="dxa"/>
            <w:shd w:val="clear" w:color="auto" w:fill="auto"/>
            <w:vAlign w:val="center"/>
          </w:tcPr>
          <w:p w14:paraId="5BBE619B" w14:textId="77777777" w:rsidR="00BC6704" w:rsidRPr="00D5163E" w:rsidRDefault="00BC6704" w:rsidP="007E081C">
            <w:pPr>
              <w:rPr>
                <w:rFonts w:cs="Calibri"/>
                <w:color w:val="000000"/>
                <w:sz w:val="18"/>
                <w:szCs w:val="18"/>
              </w:rPr>
            </w:pPr>
            <w:r w:rsidRPr="00D5163E">
              <w:rPr>
                <w:rFonts w:cs="Calibri"/>
                <w:color w:val="000000"/>
                <w:sz w:val="18"/>
                <w:szCs w:val="18"/>
              </w:rPr>
              <w:t>69</w:t>
            </w:r>
          </w:p>
        </w:tc>
        <w:tc>
          <w:tcPr>
            <w:tcW w:w="720" w:type="dxa"/>
            <w:shd w:val="clear" w:color="auto" w:fill="FDE9D9"/>
            <w:vAlign w:val="center"/>
          </w:tcPr>
          <w:p w14:paraId="31B3617C" w14:textId="77777777" w:rsidR="00BC6704" w:rsidRPr="00D5163E" w:rsidRDefault="00BC6704" w:rsidP="007E081C">
            <w:pPr>
              <w:rPr>
                <w:rFonts w:cs="Calibri"/>
                <w:color w:val="000000"/>
                <w:sz w:val="18"/>
                <w:szCs w:val="18"/>
              </w:rPr>
            </w:pPr>
            <w:r w:rsidRPr="00D5163E">
              <w:rPr>
                <w:rFonts w:cs="Calibri"/>
                <w:color w:val="000000"/>
                <w:sz w:val="18"/>
                <w:szCs w:val="18"/>
              </w:rPr>
              <w:t>241</w:t>
            </w:r>
          </w:p>
        </w:tc>
        <w:tc>
          <w:tcPr>
            <w:tcW w:w="694" w:type="dxa"/>
            <w:shd w:val="clear" w:color="auto" w:fill="auto"/>
            <w:vAlign w:val="center"/>
          </w:tcPr>
          <w:p w14:paraId="49AF9449" w14:textId="77777777" w:rsidR="00BC6704" w:rsidRPr="00D5163E" w:rsidRDefault="00BC6704" w:rsidP="007E081C">
            <w:pPr>
              <w:rPr>
                <w:rFonts w:cs="Calibri"/>
                <w:color w:val="000000"/>
                <w:sz w:val="18"/>
                <w:szCs w:val="18"/>
              </w:rPr>
            </w:pPr>
            <w:r w:rsidRPr="00D5163E">
              <w:rPr>
                <w:rFonts w:cs="Calibri"/>
                <w:color w:val="000000"/>
                <w:sz w:val="18"/>
                <w:szCs w:val="18"/>
              </w:rPr>
              <w:t>794</w:t>
            </w:r>
          </w:p>
        </w:tc>
        <w:tc>
          <w:tcPr>
            <w:tcW w:w="694" w:type="dxa"/>
            <w:shd w:val="clear" w:color="auto" w:fill="auto"/>
            <w:vAlign w:val="center"/>
          </w:tcPr>
          <w:p w14:paraId="6FD87DDF" w14:textId="77777777" w:rsidR="00BC6704" w:rsidRPr="00D5163E" w:rsidRDefault="00BC6704" w:rsidP="007E081C">
            <w:pPr>
              <w:rPr>
                <w:rFonts w:cs="Calibri"/>
                <w:color w:val="000000"/>
                <w:sz w:val="18"/>
                <w:szCs w:val="18"/>
              </w:rPr>
            </w:pPr>
            <w:r w:rsidRPr="00D5163E">
              <w:rPr>
                <w:rFonts w:cs="Calibri"/>
                <w:color w:val="000000"/>
                <w:sz w:val="18"/>
                <w:szCs w:val="18"/>
              </w:rPr>
              <w:t>1,425</w:t>
            </w:r>
          </w:p>
        </w:tc>
        <w:tc>
          <w:tcPr>
            <w:tcW w:w="791" w:type="dxa"/>
            <w:shd w:val="clear" w:color="auto" w:fill="auto"/>
            <w:vAlign w:val="center"/>
          </w:tcPr>
          <w:p w14:paraId="5F61CD8B" w14:textId="77777777" w:rsidR="00BC6704" w:rsidRPr="00D5163E" w:rsidRDefault="00BC6704" w:rsidP="007E081C">
            <w:pPr>
              <w:rPr>
                <w:rFonts w:cs="Calibri"/>
                <w:color w:val="000000"/>
                <w:sz w:val="18"/>
                <w:szCs w:val="18"/>
              </w:rPr>
            </w:pPr>
            <w:r w:rsidRPr="00D5163E">
              <w:rPr>
                <w:rFonts w:cs="Calibri"/>
                <w:color w:val="000000"/>
                <w:sz w:val="18"/>
                <w:szCs w:val="18"/>
              </w:rPr>
              <w:t>2,138</w:t>
            </w:r>
          </w:p>
        </w:tc>
        <w:tc>
          <w:tcPr>
            <w:tcW w:w="791" w:type="dxa"/>
            <w:shd w:val="clear" w:color="auto" w:fill="auto"/>
            <w:vAlign w:val="center"/>
          </w:tcPr>
          <w:p w14:paraId="46173F2A" w14:textId="77777777" w:rsidR="00BC6704" w:rsidRPr="00D5163E" w:rsidRDefault="00BC6704" w:rsidP="007E081C">
            <w:pPr>
              <w:rPr>
                <w:rFonts w:cs="Calibri"/>
                <w:color w:val="000000"/>
                <w:sz w:val="18"/>
                <w:szCs w:val="18"/>
              </w:rPr>
            </w:pPr>
            <w:r w:rsidRPr="00D5163E">
              <w:rPr>
                <w:rFonts w:cs="Calibri"/>
                <w:color w:val="000000"/>
                <w:sz w:val="18"/>
                <w:szCs w:val="18"/>
              </w:rPr>
              <w:t>2,944</w:t>
            </w:r>
          </w:p>
        </w:tc>
        <w:tc>
          <w:tcPr>
            <w:tcW w:w="791" w:type="dxa"/>
            <w:shd w:val="clear" w:color="auto" w:fill="FDE9D9"/>
            <w:vAlign w:val="center"/>
          </w:tcPr>
          <w:p w14:paraId="04DEF6CB" w14:textId="77777777" w:rsidR="00BC6704" w:rsidRPr="00D5163E" w:rsidRDefault="00BC6704" w:rsidP="007E081C">
            <w:pPr>
              <w:rPr>
                <w:rFonts w:cs="Calibri"/>
                <w:color w:val="000000"/>
                <w:sz w:val="18"/>
                <w:szCs w:val="18"/>
              </w:rPr>
            </w:pPr>
            <w:r w:rsidRPr="00D5163E">
              <w:rPr>
                <w:rFonts w:cs="Calibri"/>
                <w:color w:val="000000"/>
                <w:sz w:val="18"/>
                <w:szCs w:val="18"/>
              </w:rPr>
              <w:t>3,851</w:t>
            </w:r>
          </w:p>
        </w:tc>
        <w:tc>
          <w:tcPr>
            <w:tcW w:w="791" w:type="dxa"/>
            <w:shd w:val="clear" w:color="auto" w:fill="auto"/>
            <w:vAlign w:val="center"/>
          </w:tcPr>
          <w:p w14:paraId="78AE76A0" w14:textId="77777777" w:rsidR="00BC6704" w:rsidRPr="00D5163E" w:rsidRDefault="00BC6704" w:rsidP="007E081C">
            <w:pPr>
              <w:rPr>
                <w:rFonts w:cs="Calibri"/>
                <w:color w:val="000000"/>
                <w:sz w:val="18"/>
                <w:szCs w:val="18"/>
              </w:rPr>
            </w:pPr>
            <w:r w:rsidRPr="00D5163E">
              <w:rPr>
                <w:rFonts w:cs="Calibri"/>
                <w:color w:val="000000"/>
                <w:sz w:val="18"/>
                <w:szCs w:val="18"/>
              </w:rPr>
              <w:t>4,873</w:t>
            </w:r>
          </w:p>
        </w:tc>
        <w:tc>
          <w:tcPr>
            <w:tcW w:w="791" w:type="dxa"/>
            <w:shd w:val="clear" w:color="auto" w:fill="auto"/>
            <w:vAlign w:val="center"/>
          </w:tcPr>
          <w:p w14:paraId="5809D0C2" w14:textId="77777777" w:rsidR="00BC6704" w:rsidRPr="00D5163E" w:rsidRDefault="00BC6704" w:rsidP="007E081C">
            <w:pPr>
              <w:rPr>
                <w:rFonts w:cs="Calibri"/>
                <w:color w:val="000000"/>
                <w:sz w:val="18"/>
                <w:szCs w:val="18"/>
              </w:rPr>
            </w:pPr>
            <w:r w:rsidRPr="00D5163E">
              <w:rPr>
                <w:rFonts w:cs="Calibri"/>
                <w:color w:val="000000"/>
                <w:sz w:val="18"/>
                <w:szCs w:val="18"/>
              </w:rPr>
              <w:t>6,018</w:t>
            </w:r>
          </w:p>
        </w:tc>
        <w:tc>
          <w:tcPr>
            <w:tcW w:w="791" w:type="dxa"/>
            <w:shd w:val="clear" w:color="auto" w:fill="auto"/>
            <w:vAlign w:val="center"/>
          </w:tcPr>
          <w:p w14:paraId="0B9A8D41" w14:textId="77777777" w:rsidR="00BC6704" w:rsidRPr="00D5163E" w:rsidRDefault="00BC6704" w:rsidP="007E081C">
            <w:pPr>
              <w:rPr>
                <w:rFonts w:cs="Calibri"/>
                <w:color w:val="000000"/>
                <w:sz w:val="18"/>
                <w:szCs w:val="18"/>
              </w:rPr>
            </w:pPr>
            <w:r w:rsidRPr="00D5163E">
              <w:rPr>
                <w:rFonts w:cs="Calibri"/>
                <w:color w:val="000000"/>
                <w:sz w:val="18"/>
                <w:szCs w:val="18"/>
              </w:rPr>
              <w:t>7,302</w:t>
            </w:r>
          </w:p>
        </w:tc>
        <w:tc>
          <w:tcPr>
            <w:tcW w:w="791" w:type="dxa"/>
            <w:shd w:val="clear" w:color="auto" w:fill="auto"/>
            <w:vAlign w:val="center"/>
          </w:tcPr>
          <w:p w14:paraId="4329A3DF" w14:textId="77777777" w:rsidR="00BC6704" w:rsidRPr="00D5163E" w:rsidRDefault="00BC6704" w:rsidP="007E081C">
            <w:pPr>
              <w:rPr>
                <w:rFonts w:cs="Calibri"/>
                <w:color w:val="000000"/>
                <w:sz w:val="18"/>
                <w:szCs w:val="18"/>
              </w:rPr>
            </w:pPr>
            <w:r w:rsidRPr="00D5163E">
              <w:rPr>
                <w:rFonts w:cs="Calibri"/>
                <w:color w:val="000000"/>
                <w:sz w:val="18"/>
                <w:szCs w:val="18"/>
              </w:rPr>
              <w:t>8,745</w:t>
            </w:r>
          </w:p>
        </w:tc>
        <w:tc>
          <w:tcPr>
            <w:tcW w:w="791" w:type="dxa"/>
            <w:shd w:val="clear" w:color="auto" w:fill="FDE9D9"/>
            <w:vAlign w:val="center"/>
          </w:tcPr>
          <w:p w14:paraId="2F8070C3" w14:textId="77777777" w:rsidR="00BC6704" w:rsidRPr="00D5163E" w:rsidRDefault="00BC6704" w:rsidP="007E081C">
            <w:pPr>
              <w:rPr>
                <w:rFonts w:cs="Calibri"/>
                <w:color w:val="000000"/>
                <w:sz w:val="18"/>
                <w:szCs w:val="18"/>
              </w:rPr>
            </w:pPr>
            <w:r w:rsidRPr="00D5163E">
              <w:rPr>
                <w:rFonts w:cs="Calibri"/>
                <w:color w:val="000000"/>
                <w:sz w:val="18"/>
                <w:szCs w:val="18"/>
              </w:rPr>
              <w:t>10,357</w:t>
            </w:r>
          </w:p>
        </w:tc>
      </w:tr>
      <w:tr w:rsidR="00BC6704" w:rsidRPr="00D5163E" w14:paraId="3E106E98" w14:textId="77777777" w:rsidTr="00696431">
        <w:tc>
          <w:tcPr>
            <w:tcW w:w="2571" w:type="dxa"/>
            <w:gridSpan w:val="2"/>
            <w:shd w:val="clear" w:color="auto" w:fill="auto"/>
          </w:tcPr>
          <w:p w14:paraId="66168538" w14:textId="77777777" w:rsidR="00BC6704" w:rsidRPr="00D5163E" w:rsidRDefault="00BC6704" w:rsidP="007E081C">
            <w:pPr>
              <w:rPr>
                <w:rFonts w:cs="Calibri"/>
                <w:sz w:val="18"/>
                <w:szCs w:val="18"/>
              </w:rPr>
            </w:pPr>
            <w:r w:rsidRPr="00D5163E">
              <w:rPr>
                <w:rFonts w:cs="Calibri"/>
                <w:sz w:val="18"/>
                <w:szCs w:val="18"/>
              </w:rPr>
              <w:t>Cumulative energy saving [GWh]</w:t>
            </w:r>
          </w:p>
        </w:tc>
        <w:tc>
          <w:tcPr>
            <w:tcW w:w="651" w:type="dxa"/>
            <w:shd w:val="clear" w:color="auto" w:fill="auto"/>
            <w:vAlign w:val="center"/>
          </w:tcPr>
          <w:p w14:paraId="090198ED" w14:textId="77777777" w:rsidR="00BC6704" w:rsidRPr="00D5163E" w:rsidRDefault="00BC6704" w:rsidP="007E081C">
            <w:pPr>
              <w:rPr>
                <w:rFonts w:cs="Calibri"/>
                <w:sz w:val="18"/>
                <w:szCs w:val="18"/>
              </w:rPr>
            </w:pPr>
            <w:r w:rsidRPr="00D5163E">
              <w:rPr>
                <w:rFonts w:cs="Calibri"/>
                <w:sz w:val="18"/>
                <w:szCs w:val="18"/>
              </w:rPr>
              <w:t>-</w:t>
            </w:r>
          </w:p>
        </w:tc>
        <w:tc>
          <w:tcPr>
            <w:tcW w:w="646" w:type="dxa"/>
            <w:shd w:val="clear" w:color="auto" w:fill="auto"/>
            <w:vAlign w:val="center"/>
          </w:tcPr>
          <w:p w14:paraId="1D547EF0" w14:textId="77777777" w:rsidR="00BC6704" w:rsidRPr="00D5163E" w:rsidRDefault="00BC6704" w:rsidP="007E081C">
            <w:pPr>
              <w:rPr>
                <w:rFonts w:cs="Calibri"/>
                <w:sz w:val="18"/>
                <w:szCs w:val="18"/>
              </w:rPr>
            </w:pPr>
            <w:r w:rsidRPr="00D5163E">
              <w:rPr>
                <w:rFonts w:cs="Calibri"/>
                <w:sz w:val="18"/>
                <w:szCs w:val="18"/>
              </w:rPr>
              <w:t>-</w:t>
            </w:r>
          </w:p>
        </w:tc>
        <w:tc>
          <w:tcPr>
            <w:tcW w:w="740" w:type="dxa"/>
            <w:shd w:val="clear" w:color="auto" w:fill="auto"/>
            <w:vAlign w:val="center"/>
          </w:tcPr>
          <w:p w14:paraId="4D967190" w14:textId="77777777" w:rsidR="00BC6704" w:rsidRPr="00D5163E" w:rsidRDefault="00BC6704" w:rsidP="007E081C">
            <w:pPr>
              <w:rPr>
                <w:rFonts w:cs="Calibri"/>
                <w:color w:val="000000"/>
                <w:sz w:val="18"/>
                <w:szCs w:val="18"/>
              </w:rPr>
            </w:pPr>
            <w:r w:rsidRPr="00D5163E">
              <w:rPr>
                <w:rFonts w:cs="Calibri"/>
                <w:color w:val="000000"/>
                <w:sz w:val="18"/>
                <w:szCs w:val="18"/>
              </w:rPr>
              <w:t>69</w:t>
            </w:r>
          </w:p>
        </w:tc>
        <w:tc>
          <w:tcPr>
            <w:tcW w:w="720" w:type="dxa"/>
            <w:shd w:val="clear" w:color="auto" w:fill="FDE9D9"/>
            <w:vAlign w:val="center"/>
          </w:tcPr>
          <w:p w14:paraId="1F8F79E1" w14:textId="77777777" w:rsidR="00BC6704" w:rsidRPr="00D5163E" w:rsidRDefault="00BC6704" w:rsidP="007E081C">
            <w:pPr>
              <w:rPr>
                <w:rFonts w:cs="Calibri"/>
                <w:color w:val="000000"/>
                <w:sz w:val="18"/>
                <w:szCs w:val="18"/>
              </w:rPr>
            </w:pPr>
            <w:r w:rsidRPr="00D5163E">
              <w:rPr>
                <w:rFonts w:cs="Calibri"/>
                <w:color w:val="000000"/>
                <w:sz w:val="18"/>
                <w:szCs w:val="18"/>
              </w:rPr>
              <w:t>310</w:t>
            </w:r>
          </w:p>
        </w:tc>
        <w:tc>
          <w:tcPr>
            <w:tcW w:w="694" w:type="dxa"/>
            <w:shd w:val="clear" w:color="auto" w:fill="auto"/>
            <w:vAlign w:val="center"/>
          </w:tcPr>
          <w:p w14:paraId="5E437B09" w14:textId="77777777" w:rsidR="00BC6704" w:rsidRPr="00D5163E" w:rsidRDefault="00BC6704" w:rsidP="007E081C">
            <w:pPr>
              <w:rPr>
                <w:rFonts w:cs="Calibri"/>
                <w:color w:val="000000"/>
                <w:sz w:val="18"/>
                <w:szCs w:val="18"/>
              </w:rPr>
            </w:pPr>
            <w:r w:rsidRPr="00D5163E">
              <w:rPr>
                <w:rFonts w:cs="Calibri"/>
                <w:color w:val="000000"/>
                <w:sz w:val="18"/>
                <w:szCs w:val="18"/>
              </w:rPr>
              <w:t>1,104</w:t>
            </w:r>
          </w:p>
        </w:tc>
        <w:tc>
          <w:tcPr>
            <w:tcW w:w="694" w:type="dxa"/>
            <w:shd w:val="clear" w:color="auto" w:fill="auto"/>
            <w:vAlign w:val="center"/>
          </w:tcPr>
          <w:p w14:paraId="5DD4015A" w14:textId="77777777" w:rsidR="00BC6704" w:rsidRPr="00D5163E" w:rsidRDefault="00BC6704" w:rsidP="007E081C">
            <w:pPr>
              <w:rPr>
                <w:rFonts w:cs="Calibri"/>
                <w:color w:val="000000"/>
                <w:sz w:val="18"/>
                <w:szCs w:val="18"/>
              </w:rPr>
            </w:pPr>
            <w:r w:rsidRPr="00D5163E">
              <w:rPr>
                <w:rFonts w:cs="Calibri"/>
                <w:color w:val="000000"/>
                <w:sz w:val="18"/>
                <w:szCs w:val="18"/>
              </w:rPr>
              <w:t>2,529</w:t>
            </w:r>
          </w:p>
        </w:tc>
        <w:tc>
          <w:tcPr>
            <w:tcW w:w="791" w:type="dxa"/>
            <w:shd w:val="clear" w:color="auto" w:fill="auto"/>
            <w:vAlign w:val="center"/>
          </w:tcPr>
          <w:p w14:paraId="2944C7EB" w14:textId="77777777" w:rsidR="00BC6704" w:rsidRPr="00D5163E" w:rsidRDefault="00BC6704" w:rsidP="007E081C">
            <w:pPr>
              <w:rPr>
                <w:rFonts w:cs="Calibri"/>
                <w:color w:val="000000"/>
                <w:sz w:val="18"/>
                <w:szCs w:val="18"/>
              </w:rPr>
            </w:pPr>
            <w:r w:rsidRPr="00D5163E">
              <w:rPr>
                <w:rFonts w:cs="Calibri"/>
                <w:color w:val="000000"/>
                <w:sz w:val="18"/>
                <w:szCs w:val="18"/>
              </w:rPr>
              <w:t>4,667</w:t>
            </w:r>
          </w:p>
        </w:tc>
        <w:tc>
          <w:tcPr>
            <w:tcW w:w="791" w:type="dxa"/>
            <w:shd w:val="clear" w:color="auto" w:fill="auto"/>
            <w:vAlign w:val="center"/>
          </w:tcPr>
          <w:p w14:paraId="4EB63D44" w14:textId="77777777" w:rsidR="00BC6704" w:rsidRPr="00D5163E" w:rsidRDefault="00BC6704" w:rsidP="007E081C">
            <w:pPr>
              <w:rPr>
                <w:rFonts w:cs="Calibri"/>
                <w:color w:val="000000"/>
                <w:sz w:val="18"/>
                <w:szCs w:val="18"/>
              </w:rPr>
            </w:pPr>
            <w:r w:rsidRPr="00D5163E">
              <w:rPr>
                <w:rFonts w:cs="Calibri"/>
                <w:color w:val="000000"/>
                <w:sz w:val="18"/>
                <w:szCs w:val="18"/>
              </w:rPr>
              <w:t>7,611</w:t>
            </w:r>
          </w:p>
        </w:tc>
        <w:tc>
          <w:tcPr>
            <w:tcW w:w="791" w:type="dxa"/>
            <w:shd w:val="clear" w:color="auto" w:fill="FDE9D9"/>
            <w:vAlign w:val="center"/>
          </w:tcPr>
          <w:p w14:paraId="40592AB3" w14:textId="77777777" w:rsidR="00BC6704" w:rsidRPr="00D5163E" w:rsidRDefault="00BC6704" w:rsidP="007E081C">
            <w:pPr>
              <w:rPr>
                <w:rFonts w:cs="Calibri"/>
                <w:color w:val="000000"/>
                <w:sz w:val="18"/>
                <w:szCs w:val="18"/>
              </w:rPr>
            </w:pPr>
            <w:r w:rsidRPr="00D5163E">
              <w:rPr>
                <w:rFonts w:cs="Calibri"/>
                <w:color w:val="000000"/>
                <w:sz w:val="18"/>
                <w:szCs w:val="18"/>
              </w:rPr>
              <w:t>11,461</w:t>
            </w:r>
          </w:p>
        </w:tc>
        <w:tc>
          <w:tcPr>
            <w:tcW w:w="791" w:type="dxa"/>
            <w:shd w:val="clear" w:color="auto" w:fill="auto"/>
            <w:vAlign w:val="center"/>
          </w:tcPr>
          <w:p w14:paraId="37C7FC6E" w14:textId="77777777" w:rsidR="00BC6704" w:rsidRPr="00D5163E" w:rsidRDefault="00BC6704" w:rsidP="007E081C">
            <w:pPr>
              <w:rPr>
                <w:rFonts w:cs="Calibri"/>
                <w:color w:val="000000"/>
                <w:sz w:val="18"/>
                <w:szCs w:val="18"/>
              </w:rPr>
            </w:pPr>
            <w:r w:rsidRPr="00D5163E">
              <w:rPr>
                <w:rFonts w:cs="Calibri"/>
                <w:color w:val="000000"/>
                <w:sz w:val="18"/>
                <w:szCs w:val="18"/>
              </w:rPr>
              <w:t>16,334</w:t>
            </w:r>
          </w:p>
        </w:tc>
        <w:tc>
          <w:tcPr>
            <w:tcW w:w="791" w:type="dxa"/>
            <w:shd w:val="clear" w:color="auto" w:fill="auto"/>
            <w:vAlign w:val="center"/>
          </w:tcPr>
          <w:p w14:paraId="0E2BD4EA" w14:textId="77777777" w:rsidR="00BC6704" w:rsidRPr="00D5163E" w:rsidRDefault="00BC6704" w:rsidP="007E081C">
            <w:pPr>
              <w:rPr>
                <w:rFonts w:cs="Calibri"/>
                <w:color w:val="000000"/>
                <w:sz w:val="18"/>
                <w:szCs w:val="18"/>
              </w:rPr>
            </w:pPr>
            <w:r w:rsidRPr="00D5163E">
              <w:rPr>
                <w:rFonts w:cs="Calibri"/>
                <w:color w:val="000000"/>
                <w:sz w:val="18"/>
                <w:szCs w:val="18"/>
              </w:rPr>
              <w:t>22,352</w:t>
            </w:r>
          </w:p>
        </w:tc>
        <w:tc>
          <w:tcPr>
            <w:tcW w:w="791" w:type="dxa"/>
            <w:shd w:val="clear" w:color="auto" w:fill="auto"/>
            <w:vAlign w:val="center"/>
          </w:tcPr>
          <w:p w14:paraId="4293DD64" w14:textId="77777777" w:rsidR="00BC6704" w:rsidRPr="00D5163E" w:rsidRDefault="00BC6704" w:rsidP="007E081C">
            <w:pPr>
              <w:rPr>
                <w:rFonts w:cs="Calibri"/>
                <w:color w:val="000000"/>
                <w:sz w:val="18"/>
                <w:szCs w:val="18"/>
              </w:rPr>
            </w:pPr>
            <w:r w:rsidRPr="00D5163E">
              <w:rPr>
                <w:rFonts w:cs="Calibri"/>
                <w:color w:val="000000"/>
                <w:sz w:val="18"/>
                <w:szCs w:val="18"/>
              </w:rPr>
              <w:t>29,654</w:t>
            </w:r>
          </w:p>
        </w:tc>
        <w:tc>
          <w:tcPr>
            <w:tcW w:w="791" w:type="dxa"/>
            <w:shd w:val="clear" w:color="auto" w:fill="auto"/>
            <w:vAlign w:val="center"/>
          </w:tcPr>
          <w:p w14:paraId="3DA10AA3" w14:textId="77777777" w:rsidR="00BC6704" w:rsidRPr="00D5163E" w:rsidRDefault="00BC6704" w:rsidP="007E081C">
            <w:pPr>
              <w:rPr>
                <w:rFonts w:cs="Calibri"/>
                <w:color w:val="000000"/>
                <w:sz w:val="18"/>
                <w:szCs w:val="18"/>
              </w:rPr>
            </w:pPr>
            <w:r w:rsidRPr="00D5163E">
              <w:rPr>
                <w:rFonts w:cs="Calibri"/>
                <w:color w:val="000000"/>
                <w:sz w:val="18"/>
                <w:szCs w:val="18"/>
              </w:rPr>
              <w:t>38,399</w:t>
            </w:r>
          </w:p>
        </w:tc>
        <w:tc>
          <w:tcPr>
            <w:tcW w:w="791" w:type="dxa"/>
            <w:shd w:val="clear" w:color="auto" w:fill="FDE9D9"/>
            <w:vAlign w:val="center"/>
          </w:tcPr>
          <w:p w14:paraId="6621E9BA" w14:textId="77777777" w:rsidR="00BC6704" w:rsidRPr="00D5163E" w:rsidRDefault="00BC6704" w:rsidP="007E081C">
            <w:pPr>
              <w:rPr>
                <w:rFonts w:cs="Calibri"/>
                <w:color w:val="000000"/>
                <w:sz w:val="18"/>
                <w:szCs w:val="18"/>
              </w:rPr>
            </w:pPr>
            <w:r w:rsidRPr="00D5163E">
              <w:rPr>
                <w:rFonts w:cs="Calibri"/>
                <w:color w:val="000000"/>
                <w:sz w:val="18"/>
                <w:szCs w:val="18"/>
              </w:rPr>
              <w:t>48,757</w:t>
            </w:r>
          </w:p>
        </w:tc>
      </w:tr>
      <w:tr w:rsidR="00BC6704" w:rsidRPr="00D5163E" w14:paraId="29C43906" w14:textId="77777777" w:rsidTr="00696431">
        <w:tc>
          <w:tcPr>
            <w:tcW w:w="2571" w:type="dxa"/>
            <w:gridSpan w:val="2"/>
            <w:shd w:val="clear" w:color="auto" w:fill="auto"/>
          </w:tcPr>
          <w:p w14:paraId="176F97E3" w14:textId="77777777" w:rsidR="00BC6704" w:rsidRPr="00D5163E" w:rsidRDefault="00BC6704" w:rsidP="007E081C">
            <w:pPr>
              <w:rPr>
                <w:rFonts w:cs="Calibri"/>
                <w:sz w:val="18"/>
                <w:szCs w:val="18"/>
              </w:rPr>
            </w:pPr>
            <w:r w:rsidRPr="00D5163E">
              <w:rPr>
                <w:rFonts w:cs="Calibri"/>
                <w:sz w:val="18"/>
                <w:szCs w:val="18"/>
              </w:rPr>
              <w:t>Total Emission reduction [ktCO</w:t>
            </w:r>
            <w:r w:rsidRPr="00D5163E">
              <w:rPr>
                <w:rFonts w:cs="Calibri"/>
                <w:sz w:val="18"/>
                <w:szCs w:val="18"/>
                <w:vertAlign w:val="subscript"/>
              </w:rPr>
              <w:t>2eq</w:t>
            </w:r>
            <w:r w:rsidRPr="00D5163E">
              <w:rPr>
                <w:rFonts w:cs="Calibri"/>
                <w:sz w:val="18"/>
                <w:szCs w:val="18"/>
              </w:rPr>
              <w:t xml:space="preserve">/year] </w:t>
            </w:r>
          </w:p>
        </w:tc>
        <w:tc>
          <w:tcPr>
            <w:tcW w:w="651" w:type="dxa"/>
            <w:shd w:val="clear" w:color="auto" w:fill="auto"/>
            <w:vAlign w:val="center"/>
          </w:tcPr>
          <w:p w14:paraId="2F228AB3" w14:textId="77777777" w:rsidR="00BC6704" w:rsidRPr="00D5163E" w:rsidRDefault="00BC6704" w:rsidP="007E081C">
            <w:pPr>
              <w:rPr>
                <w:rFonts w:cs="Calibri"/>
                <w:sz w:val="18"/>
                <w:szCs w:val="18"/>
              </w:rPr>
            </w:pPr>
            <w:r w:rsidRPr="00D5163E">
              <w:rPr>
                <w:rFonts w:cs="Calibri"/>
                <w:sz w:val="18"/>
                <w:szCs w:val="18"/>
              </w:rPr>
              <w:t>-</w:t>
            </w:r>
          </w:p>
        </w:tc>
        <w:tc>
          <w:tcPr>
            <w:tcW w:w="646" w:type="dxa"/>
            <w:shd w:val="clear" w:color="auto" w:fill="auto"/>
            <w:vAlign w:val="center"/>
          </w:tcPr>
          <w:p w14:paraId="5B2FC772" w14:textId="77777777" w:rsidR="00BC6704" w:rsidRPr="00D5163E" w:rsidRDefault="00BC6704" w:rsidP="007E081C">
            <w:pPr>
              <w:rPr>
                <w:rFonts w:cs="Calibri"/>
                <w:sz w:val="18"/>
                <w:szCs w:val="18"/>
              </w:rPr>
            </w:pPr>
            <w:r w:rsidRPr="00D5163E">
              <w:rPr>
                <w:rFonts w:cs="Calibri"/>
                <w:sz w:val="18"/>
                <w:szCs w:val="18"/>
              </w:rPr>
              <w:t>-</w:t>
            </w:r>
          </w:p>
        </w:tc>
        <w:tc>
          <w:tcPr>
            <w:tcW w:w="740" w:type="dxa"/>
            <w:shd w:val="clear" w:color="auto" w:fill="auto"/>
            <w:vAlign w:val="center"/>
          </w:tcPr>
          <w:p w14:paraId="5303591F" w14:textId="77777777" w:rsidR="00BC6704" w:rsidRPr="00D5163E" w:rsidRDefault="00BC6704" w:rsidP="007E081C">
            <w:pPr>
              <w:rPr>
                <w:rFonts w:cs="Calibri"/>
                <w:color w:val="000000"/>
                <w:sz w:val="18"/>
                <w:szCs w:val="18"/>
              </w:rPr>
            </w:pPr>
            <w:r w:rsidRPr="00D5163E">
              <w:rPr>
                <w:rFonts w:cs="Calibri"/>
                <w:color w:val="000000"/>
                <w:sz w:val="18"/>
                <w:szCs w:val="18"/>
              </w:rPr>
              <w:t>56</w:t>
            </w:r>
          </w:p>
        </w:tc>
        <w:tc>
          <w:tcPr>
            <w:tcW w:w="720" w:type="dxa"/>
            <w:shd w:val="clear" w:color="auto" w:fill="FDE9D9"/>
            <w:vAlign w:val="center"/>
          </w:tcPr>
          <w:p w14:paraId="427EEC01" w14:textId="77777777" w:rsidR="00BC6704" w:rsidRPr="00D5163E" w:rsidRDefault="00BC6704" w:rsidP="007E081C">
            <w:pPr>
              <w:rPr>
                <w:rFonts w:cs="Calibri"/>
                <w:color w:val="000000"/>
                <w:sz w:val="18"/>
                <w:szCs w:val="18"/>
              </w:rPr>
            </w:pPr>
            <w:r w:rsidRPr="00D5163E">
              <w:rPr>
                <w:rFonts w:cs="Calibri"/>
                <w:color w:val="000000"/>
                <w:sz w:val="18"/>
                <w:szCs w:val="18"/>
              </w:rPr>
              <w:t>194</w:t>
            </w:r>
          </w:p>
        </w:tc>
        <w:tc>
          <w:tcPr>
            <w:tcW w:w="694" w:type="dxa"/>
            <w:shd w:val="clear" w:color="auto" w:fill="auto"/>
            <w:vAlign w:val="center"/>
          </w:tcPr>
          <w:p w14:paraId="1A30B1DD" w14:textId="77777777" w:rsidR="00BC6704" w:rsidRPr="00D5163E" w:rsidRDefault="00BC6704" w:rsidP="007E081C">
            <w:pPr>
              <w:rPr>
                <w:rFonts w:cs="Calibri"/>
                <w:color w:val="000000"/>
                <w:sz w:val="18"/>
                <w:szCs w:val="18"/>
              </w:rPr>
            </w:pPr>
            <w:r w:rsidRPr="00D5163E">
              <w:rPr>
                <w:rFonts w:cs="Calibri"/>
                <w:color w:val="000000"/>
                <w:sz w:val="18"/>
                <w:szCs w:val="18"/>
              </w:rPr>
              <w:t>642</w:t>
            </w:r>
          </w:p>
        </w:tc>
        <w:tc>
          <w:tcPr>
            <w:tcW w:w="694" w:type="dxa"/>
            <w:shd w:val="clear" w:color="auto" w:fill="auto"/>
            <w:vAlign w:val="center"/>
          </w:tcPr>
          <w:p w14:paraId="59243A69" w14:textId="77777777" w:rsidR="00BC6704" w:rsidRPr="00D5163E" w:rsidRDefault="00BC6704" w:rsidP="007E081C">
            <w:pPr>
              <w:rPr>
                <w:rFonts w:cs="Calibri"/>
                <w:color w:val="000000"/>
                <w:sz w:val="18"/>
                <w:szCs w:val="18"/>
              </w:rPr>
            </w:pPr>
            <w:r w:rsidRPr="00D5163E">
              <w:rPr>
                <w:rFonts w:cs="Calibri"/>
                <w:color w:val="000000"/>
                <w:sz w:val="18"/>
                <w:szCs w:val="18"/>
              </w:rPr>
              <w:t>1,151</w:t>
            </w:r>
          </w:p>
        </w:tc>
        <w:tc>
          <w:tcPr>
            <w:tcW w:w="791" w:type="dxa"/>
            <w:shd w:val="clear" w:color="auto" w:fill="auto"/>
            <w:vAlign w:val="center"/>
          </w:tcPr>
          <w:p w14:paraId="5DE1A0CA" w14:textId="77777777" w:rsidR="00BC6704" w:rsidRPr="00D5163E" w:rsidRDefault="00BC6704" w:rsidP="007E081C">
            <w:pPr>
              <w:rPr>
                <w:rFonts w:cs="Calibri"/>
                <w:color w:val="000000"/>
                <w:sz w:val="18"/>
                <w:szCs w:val="18"/>
              </w:rPr>
            </w:pPr>
            <w:r w:rsidRPr="00D5163E">
              <w:rPr>
                <w:rFonts w:cs="Calibri"/>
                <w:color w:val="000000"/>
                <w:sz w:val="18"/>
                <w:szCs w:val="18"/>
              </w:rPr>
              <w:t>1,728</w:t>
            </w:r>
          </w:p>
        </w:tc>
        <w:tc>
          <w:tcPr>
            <w:tcW w:w="791" w:type="dxa"/>
            <w:shd w:val="clear" w:color="auto" w:fill="auto"/>
            <w:vAlign w:val="center"/>
          </w:tcPr>
          <w:p w14:paraId="33E24CA3" w14:textId="77777777" w:rsidR="00BC6704" w:rsidRPr="00D5163E" w:rsidRDefault="00BC6704" w:rsidP="007E081C">
            <w:pPr>
              <w:rPr>
                <w:rFonts w:cs="Calibri"/>
                <w:color w:val="000000"/>
                <w:sz w:val="18"/>
                <w:szCs w:val="18"/>
              </w:rPr>
            </w:pPr>
            <w:r w:rsidRPr="00D5163E">
              <w:rPr>
                <w:rFonts w:cs="Calibri"/>
                <w:color w:val="000000"/>
                <w:sz w:val="18"/>
                <w:szCs w:val="18"/>
              </w:rPr>
              <w:t>2,378</w:t>
            </w:r>
          </w:p>
        </w:tc>
        <w:tc>
          <w:tcPr>
            <w:tcW w:w="791" w:type="dxa"/>
            <w:shd w:val="clear" w:color="auto" w:fill="FDE9D9"/>
            <w:vAlign w:val="center"/>
          </w:tcPr>
          <w:p w14:paraId="0BA2C83C" w14:textId="77777777" w:rsidR="00BC6704" w:rsidRPr="00D5163E" w:rsidRDefault="00BC6704" w:rsidP="007E081C">
            <w:pPr>
              <w:rPr>
                <w:rFonts w:cs="Calibri"/>
                <w:color w:val="000000"/>
                <w:sz w:val="18"/>
                <w:szCs w:val="18"/>
              </w:rPr>
            </w:pPr>
            <w:r w:rsidRPr="00D5163E">
              <w:rPr>
                <w:rFonts w:cs="Calibri"/>
                <w:color w:val="000000"/>
                <w:sz w:val="18"/>
                <w:szCs w:val="18"/>
              </w:rPr>
              <w:t>3,111</w:t>
            </w:r>
          </w:p>
        </w:tc>
        <w:tc>
          <w:tcPr>
            <w:tcW w:w="791" w:type="dxa"/>
            <w:shd w:val="clear" w:color="auto" w:fill="auto"/>
            <w:vAlign w:val="center"/>
          </w:tcPr>
          <w:p w14:paraId="7EE8500E" w14:textId="77777777" w:rsidR="00BC6704" w:rsidRPr="00D5163E" w:rsidRDefault="00BC6704" w:rsidP="007E081C">
            <w:pPr>
              <w:rPr>
                <w:rFonts w:cs="Calibri"/>
                <w:color w:val="000000"/>
                <w:sz w:val="18"/>
                <w:szCs w:val="18"/>
              </w:rPr>
            </w:pPr>
            <w:r w:rsidRPr="00D5163E">
              <w:rPr>
                <w:rFonts w:cs="Calibri"/>
                <w:color w:val="000000"/>
                <w:sz w:val="18"/>
                <w:szCs w:val="18"/>
              </w:rPr>
              <w:t>3,937</w:t>
            </w:r>
          </w:p>
        </w:tc>
        <w:tc>
          <w:tcPr>
            <w:tcW w:w="791" w:type="dxa"/>
            <w:shd w:val="clear" w:color="auto" w:fill="auto"/>
            <w:vAlign w:val="center"/>
          </w:tcPr>
          <w:p w14:paraId="31541403" w14:textId="77777777" w:rsidR="00BC6704" w:rsidRPr="00D5163E" w:rsidRDefault="00BC6704" w:rsidP="007E081C">
            <w:pPr>
              <w:rPr>
                <w:rFonts w:cs="Calibri"/>
                <w:color w:val="000000"/>
                <w:sz w:val="18"/>
                <w:szCs w:val="18"/>
              </w:rPr>
            </w:pPr>
            <w:r w:rsidRPr="00D5163E">
              <w:rPr>
                <w:rFonts w:cs="Calibri"/>
                <w:color w:val="000000"/>
                <w:sz w:val="18"/>
                <w:szCs w:val="18"/>
              </w:rPr>
              <w:t>4,863</w:t>
            </w:r>
          </w:p>
        </w:tc>
        <w:tc>
          <w:tcPr>
            <w:tcW w:w="791" w:type="dxa"/>
            <w:shd w:val="clear" w:color="auto" w:fill="auto"/>
            <w:vAlign w:val="center"/>
          </w:tcPr>
          <w:p w14:paraId="0190725D" w14:textId="77777777" w:rsidR="00BC6704" w:rsidRPr="00D5163E" w:rsidRDefault="00BC6704" w:rsidP="007E081C">
            <w:pPr>
              <w:rPr>
                <w:rFonts w:cs="Calibri"/>
                <w:color w:val="000000"/>
                <w:sz w:val="18"/>
                <w:szCs w:val="18"/>
              </w:rPr>
            </w:pPr>
            <w:r w:rsidRPr="00D5163E">
              <w:rPr>
                <w:rFonts w:cs="Calibri"/>
                <w:color w:val="000000"/>
                <w:sz w:val="18"/>
                <w:szCs w:val="18"/>
              </w:rPr>
              <w:t>5,900</w:t>
            </w:r>
          </w:p>
        </w:tc>
        <w:tc>
          <w:tcPr>
            <w:tcW w:w="791" w:type="dxa"/>
            <w:shd w:val="clear" w:color="auto" w:fill="auto"/>
            <w:vAlign w:val="center"/>
          </w:tcPr>
          <w:p w14:paraId="1D8000E6" w14:textId="77777777" w:rsidR="00BC6704" w:rsidRPr="00D5163E" w:rsidRDefault="00BC6704" w:rsidP="007E081C">
            <w:pPr>
              <w:rPr>
                <w:rFonts w:cs="Calibri"/>
                <w:color w:val="000000"/>
                <w:sz w:val="18"/>
                <w:szCs w:val="18"/>
              </w:rPr>
            </w:pPr>
            <w:r w:rsidRPr="00D5163E">
              <w:rPr>
                <w:rFonts w:cs="Calibri"/>
                <w:color w:val="000000"/>
                <w:sz w:val="18"/>
                <w:szCs w:val="18"/>
              </w:rPr>
              <w:t>7,066</w:t>
            </w:r>
          </w:p>
        </w:tc>
        <w:tc>
          <w:tcPr>
            <w:tcW w:w="791" w:type="dxa"/>
            <w:shd w:val="clear" w:color="auto" w:fill="FDE9D9"/>
            <w:vAlign w:val="center"/>
          </w:tcPr>
          <w:p w14:paraId="52AF4A5A" w14:textId="77777777" w:rsidR="00BC6704" w:rsidRPr="00D5163E" w:rsidRDefault="00BC6704" w:rsidP="007E081C">
            <w:pPr>
              <w:rPr>
                <w:rFonts w:cs="Calibri"/>
                <w:color w:val="000000"/>
                <w:sz w:val="18"/>
                <w:szCs w:val="18"/>
              </w:rPr>
            </w:pPr>
            <w:r w:rsidRPr="00D5163E">
              <w:rPr>
                <w:rFonts w:cs="Calibri"/>
                <w:color w:val="000000"/>
                <w:sz w:val="18"/>
                <w:szCs w:val="18"/>
              </w:rPr>
              <w:t>8,369</w:t>
            </w:r>
          </w:p>
        </w:tc>
      </w:tr>
      <w:tr w:rsidR="00BC6704" w:rsidRPr="00D5163E" w14:paraId="2B82AC97" w14:textId="77777777" w:rsidTr="00696431">
        <w:tc>
          <w:tcPr>
            <w:tcW w:w="2571" w:type="dxa"/>
            <w:gridSpan w:val="2"/>
            <w:shd w:val="clear" w:color="auto" w:fill="auto"/>
          </w:tcPr>
          <w:p w14:paraId="67CC60A3" w14:textId="77777777" w:rsidR="00BC6704" w:rsidRPr="00D5163E" w:rsidRDefault="00BC6704" w:rsidP="007E081C">
            <w:pPr>
              <w:rPr>
                <w:rFonts w:cs="Calibri"/>
                <w:sz w:val="18"/>
                <w:szCs w:val="18"/>
              </w:rPr>
            </w:pPr>
            <w:r w:rsidRPr="00D5163E">
              <w:rPr>
                <w:rFonts w:cs="Calibri"/>
                <w:sz w:val="18"/>
                <w:szCs w:val="18"/>
              </w:rPr>
              <w:t>Cumulative Emission Reduction[ktCO</w:t>
            </w:r>
            <w:r w:rsidRPr="00D5163E">
              <w:rPr>
                <w:rFonts w:cs="Calibri"/>
                <w:sz w:val="18"/>
                <w:szCs w:val="18"/>
                <w:vertAlign w:val="subscript"/>
              </w:rPr>
              <w:t>2eq</w:t>
            </w:r>
            <w:r w:rsidRPr="00D5163E">
              <w:rPr>
                <w:rFonts w:cs="Calibri"/>
                <w:sz w:val="18"/>
                <w:szCs w:val="18"/>
              </w:rPr>
              <w:t xml:space="preserve">] </w:t>
            </w:r>
          </w:p>
        </w:tc>
        <w:tc>
          <w:tcPr>
            <w:tcW w:w="651" w:type="dxa"/>
            <w:shd w:val="clear" w:color="auto" w:fill="auto"/>
            <w:vAlign w:val="center"/>
          </w:tcPr>
          <w:p w14:paraId="26A435AB" w14:textId="77777777" w:rsidR="00BC6704" w:rsidRPr="00D5163E" w:rsidRDefault="00BC6704" w:rsidP="007E081C">
            <w:pPr>
              <w:rPr>
                <w:rFonts w:cs="Calibri"/>
                <w:sz w:val="18"/>
                <w:szCs w:val="18"/>
              </w:rPr>
            </w:pPr>
            <w:r w:rsidRPr="00D5163E">
              <w:rPr>
                <w:rFonts w:cs="Calibri"/>
                <w:sz w:val="18"/>
                <w:szCs w:val="18"/>
              </w:rPr>
              <w:t>-</w:t>
            </w:r>
          </w:p>
        </w:tc>
        <w:tc>
          <w:tcPr>
            <w:tcW w:w="646" w:type="dxa"/>
            <w:shd w:val="clear" w:color="auto" w:fill="auto"/>
            <w:vAlign w:val="center"/>
          </w:tcPr>
          <w:p w14:paraId="04AB9C8B" w14:textId="77777777" w:rsidR="00BC6704" w:rsidRPr="00D5163E" w:rsidRDefault="00BC6704" w:rsidP="007E081C">
            <w:pPr>
              <w:rPr>
                <w:rFonts w:cs="Calibri"/>
                <w:sz w:val="18"/>
                <w:szCs w:val="18"/>
              </w:rPr>
            </w:pPr>
            <w:r w:rsidRPr="00D5163E">
              <w:rPr>
                <w:rFonts w:cs="Calibri"/>
                <w:sz w:val="18"/>
                <w:szCs w:val="18"/>
              </w:rPr>
              <w:t>-</w:t>
            </w:r>
          </w:p>
        </w:tc>
        <w:tc>
          <w:tcPr>
            <w:tcW w:w="740" w:type="dxa"/>
            <w:shd w:val="clear" w:color="auto" w:fill="auto"/>
            <w:vAlign w:val="center"/>
          </w:tcPr>
          <w:p w14:paraId="46A1358C" w14:textId="77777777" w:rsidR="00BC6704" w:rsidRPr="00D5163E" w:rsidRDefault="00BC6704" w:rsidP="007E081C">
            <w:pPr>
              <w:rPr>
                <w:rFonts w:cs="Calibri"/>
                <w:color w:val="000000"/>
                <w:sz w:val="18"/>
                <w:szCs w:val="18"/>
              </w:rPr>
            </w:pPr>
            <w:r w:rsidRPr="00D5163E">
              <w:rPr>
                <w:rFonts w:cs="Calibri"/>
                <w:color w:val="000000"/>
                <w:sz w:val="18"/>
                <w:szCs w:val="18"/>
              </w:rPr>
              <w:t>56</w:t>
            </w:r>
          </w:p>
        </w:tc>
        <w:tc>
          <w:tcPr>
            <w:tcW w:w="720" w:type="dxa"/>
            <w:shd w:val="clear" w:color="auto" w:fill="FDE9D9"/>
            <w:vAlign w:val="center"/>
          </w:tcPr>
          <w:p w14:paraId="3190066A" w14:textId="77777777" w:rsidR="00BC6704" w:rsidRPr="00D5163E" w:rsidRDefault="00BC6704" w:rsidP="007E081C">
            <w:pPr>
              <w:rPr>
                <w:rFonts w:cs="Calibri"/>
                <w:color w:val="000000"/>
                <w:sz w:val="18"/>
                <w:szCs w:val="18"/>
              </w:rPr>
            </w:pPr>
            <w:r w:rsidRPr="00D5163E">
              <w:rPr>
                <w:rFonts w:cs="Calibri"/>
                <w:color w:val="000000"/>
                <w:sz w:val="18"/>
                <w:szCs w:val="18"/>
              </w:rPr>
              <w:t>250</w:t>
            </w:r>
          </w:p>
        </w:tc>
        <w:tc>
          <w:tcPr>
            <w:tcW w:w="694" w:type="dxa"/>
            <w:shd w:val="clear" w:color="auto" w:fill="auto"/>
            <w:vAlign w:val="center"/>
          </w:tcPr>
          <w:p w14:paraId="7D52E014" w14:textId="77777777" w:rsidR="00BC6704" w:rsidRPr="00D5163E" w:rsidRDefault="00BC6704" w:rsidP="007E081C">
            <w:pPr>
              <w:rPr>
                <w:rFonts w:cs="Calibri"/>
                <w:color w:val="000000"/>
                <w:sz w:val="18"/>
                <w:szCs w:val="18"/>
              </w:rPr>
            </w:pPr>
            <w:r w:rsidRPr="00D5163E">
              <w:rPr>
                <w:rFonts w:cs="Calibri"/>
                <w:color w:val="000000"/>
                <w:sz w:val="18"/>
                <w:szCs w:val="18"/>
              </w:rPr>
              <w:t>892</w:t>
            </w:r>
          </w:p>
        </w:tc>
        <w:tc>
          <w:tcPr>
            <w:tcW w:w="694" w:type="dxa"/>
            <w:shd w:val="clear" w:color="auto" w:fill="auto"/>
            <w:vAlign w:val="center"/>
          </w:tcPr>
          <w:p w14:paraId="6F6B5BB8" w14:textId="77777777" w:rsidR="00BC6704" w:rsidRPr="00D5163E" w:rsidRDefault="00BC6704" w:rsidP="007E081C">
            <w:pPr>
              <w:rPr>
                <w:rFonts w:cs="Calibri"/>
                <w:color w:val="000000"/>
                <w:sz w:val="18"/>
                <w:szCs w:val="18"/>
              </w:rPr>
            </w:pPr>
            <w:r w:rsidRPr="00D5163E">
              <w:rPr>
                <w:rFonts w:cs="Calibri"/>
                <w:color w:val="000000"/>
                <w:sz w:val="18"/>
                <w:szCs w:val="18"/>
              </w:rPr>
              <w:t>2,043</w:t>
            </w:r>
          </w:p>
        </w:tc>
        <w:tc>
          <w:tcPr>
            <w:tcW w:w="791" w:type="dxa"/>
            <w:shd w:val="clear" w:color="auto" w:fill="auto"/>
            <w:vAlign w:val="center"/>
          </w:tcPr>
          <w:p w14:paraId="04AA96D0" w14:textId="77777777" w:rsidR="00BC6704" w:rsidRPr="00D5163E" w:rsidRDefault="00BC6704" w:rsidP="007E081C">
            <w:pPr>
              <w:rPr>
                <w:rFonts w:cs="Calibri"/>
                <w:color w:val="000000"/>
                <w:sz w:val="18"/>
                <w:szCs w:val="18"/>
              </w:rPr>
            </w:pPr>
            <w:r w:rsidRPr="00D5163E">
              <w:rPr>
                <w:rFonts w:cs="Calibri"/>
                <w:color w:val="000000"/>
                <w:sz w:val="18"/>
                <w:szCs w:val="18"/>
              </w:rPr>
              <w:t>3,771</w:t>
            </w:r>
          </w:p>
        </w:tc>
        <w:tc>
          <w:tcPr>
            <w:tcW w:w="791" w:type="dxa"/>
            <w:shd w:val="clear" w:color="auto" w:fill="auto"/>
            <w:vAlign w:val="center"/>
          </w:tcPr>
          <w:p w14:paraId="1F684B82" w14:textId="77777777" w:rsidR="00BC6704" w:rsidRPr="00D5163E" w:rsidRDefault="00BC6704" w:rsidP="007E081C">
            <w:pPr>
              <w:rPr>
                <w:rFonts w:cs="Calibri"/>
                <w:color w:val="000000"/>
                <w:sz w:val="18"/>
                <w:szCs w:val="18"/>
              </w:rPr>
            </w:pPr>
            <w:r w:rsidRPr="00D5163E">
              <w:rPr>
                <w:rFonts w:cs="Calibri"/>
                <w:color w:val="000000"/>
                <w:sz w:val="18"/>
                <w:szCs w:val="18"/>
              </w:rPr>
              <w:t>6,150</w:t>
            </w:r>
          </w:p>
        </w:tc>
        <w:tc>
          <w:tcPr>
            <w:tcW w:w="791" w:type="dxa"/>
            <w:shd w:val="clear" w:color="auto" w:fill="FDE9D9"/>
            <w:vAlign w:val="center"/>
          </w:tcPr>
          <w:p w14:paraId="7F257890" w14:textId="77777777" w:rsidR="00BC6704" w:rsidRPr="00D5163E" w:rsidRDefault="00BC6704" w:rsidP="007E081C">
            <w:pPr>
              <w:rPr>
                <w:rFonts w:cs="Calibri"/>
                <w:color w:val="000000"/>
                <w:sz w:val="18"/>
                <w:szCs w:val="18"/>
              </w:rPr>
            </w:pPr>
            <w:r w:rsidRPr="00D5163E">
              <w:rPr>
                <w:rFonts w:cs="Calibri"/>
                <w:color w:val="000000"/>
                <w:sz w:val="18"/>
                <w:szCs w:val="18"/>
              </w:rPr>
              <w:t>9,261</w:t>
            </w:r>
          </w:p>
        </w:tc>
        <w:tc>
          <w:tcPr>
            <w:tcW w:w="791" w:type="dxa"/>
            <w:shd w:val="clear" w:color="auto" w:fill="auto"/>
            <w:vAlign w:val="center"/>
          </w:tcPr>
          <w:p w14:paraId="5B8F314F" w14:textId="77777777" w:rsidR="00BC6704" w:rsidRPr="00D5163E" w:rsidRDefault="00BC6704" w:rsidP="007E081C">
            <w:pPr>
              <w:rPr>
                <w:rFonts w:cs="Calibri"/>
                <w:color w:val="000000"/>
                <w:sz w:val="18"/>
                <w:szCs w:val="18"/>
              </w:rPr>
            </w:pPr>
            <w:r w:rsidRPr="00D5163E">
              <w:rPr>
                <w:rFonts w:cs="Calibri"/>
                <w:color w:val="000000"/>
                <w:sz w:val="18"/>
                <w:szCs w:val="18"/>
              </w:rPr>
              <w:t>13,198</w:t>
            </w:r>
          </w:p>
        </w:tc>
        <w:tc>
          <w:tcPr>
            <w:tcW w:w="791" w:type="dxa"/>
            <w:shd w:val="clear" w:color="auto" w:fill="auto"/>
            <w:vAlign w:val="center"/>
          </w:tcPr>
          <w:p w14:paraId="1F638D6D" w14:textId="77777777" w:rsidR="00BC6704" w:rsidRPr="00D5163E" w:rsidRDefault="00BC6704" w:rsidP="007E081C">
            <w:pPr>
              <w:rPr>
                <w:rFonts w:cs="Calibri"/>
                <w:color w:val="000000"/>
                <w:sz w:val="18"/>
                <w:szCs w:val="18"/>
              </w:rPr>
            </w:pPr>
            <w:r w:rsidRPr="00D5163E">
              <w:rPr>
                <w:rFonts w:cs="Calibri"/>
                <w:color w:val="000000"/>
                <w:sz w:val="18"/>
                <w:szCs w:val="18"/>
              </w:rPr>
              <w:t>18,060</w:t>
            </w:r>
          </w:p>
        </w:tc>
        <w:tc>
          <w:tcPr>
            <w:tcW w:w="791" w:type="dxa"/>
            <w:shd w:val="clear" w:color="auto" w:fill="auto"/>
            <w:vAlign w:val="center"/>
          </w:tcPr>
          <w:p w14:paraId="49354D63" w14:textId="77777777" w:rsidR="00BC6704" w:rsidRPr="00D5163E" w:rsidRDefault="00BC6704" w:rsidP="007E081C">
            <w:pPr>
              <w:rPr>
                <w:rFonts w:cs="Calibri"/>
                <w:color w:val="000000"/>
                <w:sz w:val="18"/>
                <w:szCs w:val="18"/>
              </w:rPr>
            </w:pPr>
            <w:r w:rsidRPr="00D5163E">
              <w:rPr>
                <w:rFonts w:cs="Calibri"/>
                <w:color w:val="000000"/>
                <w:sz w:val="18"/>
                <w:szCs w:val="18"/>
              </w:rPr>
              <w:t>23,961</w:t>
            </w:r>
          </w:p>
        </w:tc>
        <w:tc>
          <w:tcPr>
            <w:tcW w:w="791" w:type="dxa"/>
            <w:shd w:val="clear" w:color="auto" w:fill="auto"/>
            <w:vAlign w:val="center"/>
          </w:tcPr>
          <w:p w14:paraId="1CE6B10C" w14:textId="77777777" w:rsidR="00BC6704" w:rsidRPr="00D5163E" w:rsidRDefault="00BC6704" w:rsidP="007E081C">
            <w:pPr>
              <w:rPr>
                <w:rFonts w:cs="Calibri"/>
                <w:color w:val="000000"/>
                <w:sz w:val="18"/>
                <w:szCs w:val="18"/>
              </w:rPr>
            </w:pPr>
            <w:r w:rsidRPr="00D5163E">
              <w:rPr>
                <w:rFonts w:cs="Calibri"/>
                <w:color w:val="000000"/>
                <w:sz w:val="18"/>
                <w:szCs w:val="18"/>
              </w:rPr>
              <w:t>31,027</w:t>
            </w:r>
          </w:p>
        </w:tc>
        <w:tc>
          <w:tcPr>
            <w:tcW w:w="791" w:type="dxa"/>
            <w:shd w:val="clear" w:color="auto" w:fill="FDE9D9"/>
            <w:vAlign w:val="center"/>
          </w:tcPr>
          <w:p w14:paraId="5922EA48" w14:textId="77777777" w:rsidR="00BC6704" w:rsidRPr="00D5163E" w:rsidRDefault="00BC6704" w:rsidP="007E081C">
            <w:pPr>
              <w:rPr>
                <w:rFonts w:cs="Calibri"/>
                <w:color w:val="000000"/>
                <w:sz w:val="18"/>
                <w:szCs w:val="18"/>
              </w:rPr>
            </w:pPr>
            <w:r w:rsidRPr="00D5163E">
              <w:rPr>
                <w:rFonts w:cs="Calibri"/>
                <w:color w:val="000000"/>
                <w:sz w:val="18"/>
                <w:szCs w:val="18"/>
              </w:rPr>
              <w:t>39,395</w:t>
            </w:r>
          </w:p>
        </w:tc>
      </w:tr>
    </w:tbl>
    <w:p w14:paraId="4F23EDED" w14:textId="77777777" w:rsidR="00BC6704" w:rsidRPr="00D5163E" w:rsidRDefault="00BC6704" w:rsidP="007E081C">
      <w:pPr>
        <w:spacing w:after="0"/>
        <w:rPr>
          <w:rFonts w:cs="Calibri"/>
          <w:sz w:val="24"/>
        </w:rPr>
      </w:pPr>
    </w:p>
    <w:p w14:paraId="306B8B78" w14:textId="5C59F825" w:rsidR="00BC6704" w:rsidRPr="00D5163E" w:rsidRDefault="00BC6704" w:rsidP="007E081C">
      <w:pPr>
        <w:spacing w:after="0"/>
        <w:jc w:val="center"/>
        <w:rPr>
          <w:rFonts w:cs="Calibri"/>
          <w:b/>
          <w:sz w:val="22"/>
          <w:szCs w:val="22"/>
        </w:rPr>
      </w:pPr>
      <w:r w:rsidRPr="00D5163E">
        <w:rPr>
          <w:rFonts w:cs="Calibri"/>
          <w:b/>
          <w:sz w:val="22"/>
          <w:szCs w:val="22"/>
        </w:rPr>
        <w:t xml:space="preserve">Table </w:t>
      </w:r>
      <w:r w:rsidR="00856C95" w:rsidRPr="00D5163E">
        <w:rPr>
          <w:rFonts w:cs="Calibri"/>
          <w:b/>
          <w:sz w:val="22"/>
          <w:szCs w:val="22"/>
        </w:rPr>
        <w:t>L</w:t>
      </w:r>
      <w:r w:rsidRPr="00D5163E">
        <w:rPr>
          <w:rFonts w:cs="Calibri"/>
          <w:b/>
          <w:sz w:val="22"/>
          <w:szCs w:val="22"/>
        </w:rPr>
        <w:t>.11: Energy Saving and Emission Reduction during 2016 to 2030 for Optimistic Penetration Rate Scenario</w:t>
      </w:r>
    </w:p>
    <w:p w14:paraId="28D2436D" w14:textId="77777777" w:rsidR="00BC6704" w:rsidRPr="00D5163E" w:rsidRDefault="00BC6704" w:rsidP="007E081C">
      <w:pPr>
        <w:spacing w:after="0"/>
        <w:rPr>
          <w:rFonts w:cs="Calibri"/>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33"/>
        <w:gridCol w:w="651"/>
        <w:gridCol w:w="646"/>
        <w:gridCol w:w="740"/>
        <w:gridCol w:w="720"/>
        <w:gridCol w:w="694"/>
        <w:gridCol w:w="694"/>
        <w:gridCol w:w="791"/>
        <w:gridCol w:w="791"/>
        <w:gridCol w:w="791"/>
        <w:gridCol w:w="791"/>
        <w:gridCol w:w="791"/>
        <w:gridCol w:w="791"/>
        <w:gridCol w:w="791"/>
        <w:gridCol w:w="791"/>
      </w:tblGrid>
      <w:tr w:rsidR="00BC6704" w:rsidRPr="00D5163E" w14:paraId="5E1226F5" w14:textId="77777777" w:rsidTr="00145155">
        <w:tc>
          <w:tcPr>
            <w:tcW w:w="1838" w:type="dxa"/>
            <w:vMerge w:val="restart"/>
            <w:shd w:val="clear" w:color="auto" w:fill="auto"/>
            <w:vAlign w:val="center"/>
          </w:tcPr>
          <w:p w14:paraId="2571755B" w14:textId="77777777" w:rsidR="00BC6704" w:rsidRPr="00D5163E" w:rsidRDefault="00BC6704" w:rsidP="007E081C">
            <w:pPr>
              <w:jc w:val="center"/>
              <w:rPr>
                <w:rFonts w:cs="Calibri"/>
                <w:b/>
                <w:sz w:val="18"/>
                <w:szCs w:val="18"/>
              </w:rPr>
            </w:pPr>
            <w:r w:rsidRPr="00D5163E">
              <w:rPr>
                <w:rFonts w:cs="Calibri"/>
                <w:b/>
                <w:sz w:val="18"/>
                <w:szCs w:val="18"/>
              </w:rPr>
              <w:t>Parameter</w:t>
            </w:r>
          </w:p>
        </w:tc>
        <w:tc>
          <w:tcPr>
            <w:tcW w:w="733" w:type="dxa"/>
            <w:shd w:val="clear" w:color="auto" w:fill="auto"/>
            <w:vAlign w:val="center"/>
          </w:tcPr>
          <w:p w14:paraId="0CAFE5D9" w14:textId="77777777" w:rsidR="00BC6704" w:rsidRPr="00D5163E" w:rsidRDefault="00BC6704" w:rsidP="007E081C">
            <w:pPr>
              <w:rPr>
                <w:rFonts w:cs="Calibri"/>
                <w:b/>
                <w:color w:val="000000"/>
                <w:sz w:val="18"/>
                <w:szCs w:val="18"/>
              </w:rPr>
            </w:pPr>
          </w:p>
        </w:tc>
        <w:tc>
          <w:tcPr>
            <w:tcW w:w="651" w:type="dxa"/>
            <w:shd w:val="clear" w:color="auto" w:fill="auto"/>
            <w:vAlign w:val="center"/>
          </w:tcPr>
          <w:p w14:paraId="53117BBD" w14:textId="77777777" w:rsidR="00BC6704" w:rsidRPr="00D5163E" w:rsidRDefault="00BC6704" w:rsidP="007E081C">
            <w:pPr>
              <w:rPr>
                <w:rFonts w:cs="Calibri"/>
                <w:b/>
                <w:color w:val="000000"/>
                <w:sz w:val="18"/>
                <w:szCs w:val="18"/>
              </w:rPr>
            </w:pPr>
            <w:r w:rsidRPr="00D5163E">
              <w:rPr>
                <w:rFonts w:cs="Calibri"/>
                <w:b/>
                <w:color w:val="000000"/>
                <w:sz w:val="18"/>
                <w:szCs w:val="18"/>
              </w:rPr>
              <w:t>Base</w:t>
            </w:r>
          </w:p>
        </w:tc>
        <w:tc>
          <w:tcPr>
            <w:tcW w:w="646" w:type="dxa"/>
            <w:shd w:val="clear" w:color="auto" w:fill="auto"/>
            <w:vAlign w:val="center"/>
          </w:tcPr>
          <w:p w14:paraId="60C4ED8E" w14:textId="77777777" w:rsidR="00BC6704" w:rsidRPr="00D5163E" w:rsidRDefault="00BC6704" w:rsidP="007E081C">
            <w:pPr>
              <w:rPr>
                <w:rFonts w:cs="Calibri"/>
                <w:b/>
                <w:color w:val="000000"/>
                <w:sz w:val="18"/>
                <w:szCs w:val="18"/>
              </w:rPr>
            </w:pPr>
          </w:p>
        </w:tc>
        <w:tc>
          <w:tcPr>
            <w:tcW w:w="740" w:type="dxa"/>
            <w:shd w:val="clear" w:color="auto" w:fill="auto"/>
            <w:vAlign w:val="center"/>
          </w:tcPr>
          <w:p w14:paraId="7DDA5000" w14:textId="77777777" w:rsidR="00BC6704" w:rsidRPr="00D5163E" w:rsidRDefault="00BC6704" w:rsidP="007E081C">
            <w:pPr>
              <w:rPr>
                <w:rFonts w:cs="Calibri"/>
                <w:b/>
                <w:color w:val="000000"/>
                <w:sz w:val="18"/>
                <w:szCs w:val="18"/>
              </w:rPr>
            </w:pPr>
            <w:r w:rsidRPr="00D5163E">
              <w:rPr>
                <w:rFonts w:cs="Calibri"/>
                <w:b/>
                <w:color w:val="000000"/>
                <w:sz w:val="18"/>
                <w:szCs w:val="18"/>
              </w:rPr>
              <w:t>Year 1</w:t>
            </w:r>
          </w:p>
        </w:tc>
        <w:tc>
          <w:tcPr>
            <w:tcW w:w="720" w:type="dxa"/>
            <w:shd w:val="clear" w:color="auto" w:fill="auto"/>
          </w:tcPr>
          <w:p w14:paraId="3B3C1406" w14:textId="77777777" w:rsidR="00BC6704" w:rsidRPr="00D5163E" w:rsidRDefault="00BC6704" w:rsidP="007E081C">
            <w:pPr>
              <w:rPr>
                <w:rFonts w:cs="Calibri"/>
                <w:b/>
                <w:color w:val="000000"/>
                <w:sz w:val="18"/>
                <w:szCs w:val="18"/>
              </w:rPr>
            </w:pPr>
            <w:r w:rsidRPr="00D5163E">
              <w:rPr>
                <w:rFonts w:cs="Calibri"/>
                <w:b/>
                <w:color w:val="000000"/>
                <w:sz w:val="18"/>
                <w:szCs w:val="18"/>
              </w:rPr>
              <w:t>Year 2</w:t>
            </w:r>
          </w:p>
        </w:tc>
        <w:tc>
          <w:tcPr>
            <w:tcW w:w="694" w:type="dxa"/>
            <w:shd w:val="clear" w:color="auto" w:fill="auto"/>
          </w:tcPr>
          <w:p w14:paraId="0AD905F8" w14:textId="77777777" w:rsidR="00BC6704" w:rsidRPr="00D5163E" w:rsidRDefault="00BC6704" w:rsidP="007E081C">
            <w:pPr>
              <w:rPr>
                <w:rFonts w:cs="Calibri"/>
                <w:b/>
                <w:color w:val="000000"/>
                <w:sz w:val="18"/>
                <w:szCs w:val="18"/>
              </w:rPr>
            </w:pPr>
            <w:r w:rsidRPr="00D5163E">
              <w:rPr>
                <w:rFonts w:cs="Calibri"/>
                <w:b/>
                <w:color w:val="000000"/>
                <w:sz w:val="18"/>
                <w:szCs w:val="18"/>
              </w:rPr>
              <w:t>Year 3</w:t>
            </w:r>
          </w:p>
        </w:tc>
        <w:tc>
          <w:tcPr>
            <w:tcW w:w="7022" w:type="dxa"/>
            <w:gridSpan w:val="9"/>
            <w:shd w:val="clear" w:color="auto" w:fill="auto"/>
            <w:vAlign w:val="center"/>
          </w:tcPr>
          <w:p w14:paraId="42C6C220" w14:textId="77777777" w:rsidR="00BC6704" w:rsidRPr="00D5163E" w:rsidRDefault="00BC6704" w:rsidP="007E081C">
            <w:pPr>
              <w:jc w:val="center"/>
              <w:rPr>
                <w:rFonts w:cs="Calibri"/>
                <w:b/>
                <w:color w:val="000000"/>
                <w:sz w:val="18"/>
                <w:szCs w:val="18"/>
              </w:rPr>
            </w:pPr>
            <w:r w:rsidRPr="00D5163E">
              <w:rPr>
                <w:rFonts w:cs="Calibri"/>
                <w:b/>
                <w:sz w:val="18"/>
                <w:szCs w:val="18"/>
              </w:rPr>
              <w:t>ADLIGHT Post Project</w:t>
            </w:r>
          </w:p>
        </w:tc>
      </w:tr>
      <w:tr w:rsidR="00BC6704" w:rsidRPr="00D5163E" w14:paraId="39C077F3" w14:textId="77777777" w:rsidTr="00145155">
        <w:tc>
          <w:tcPr>
            <w:tcW w:w="1838" w:type="dxa"/>
            <w:vMerge/>
            <w:shd w:val="clear" w:color="auto" w:fill="auto"/>
          </w:tcPr>
          <w:p w14:paraId="796D5CF7" w14:textId="77777777" w:rsidR="00BC6704" w:rsidRPr="00D5163E" w:rsidRDefault="00BC6704" w:rsidP="007E081C">
            <w:pPr>
              <w:rPr>
                <w:rFonts w:cs="Calibri"/>
                <w:b/>
                <w:sz w:val="18"/>
                <w:szCs w:val="18"/>
              </w:rPr>
            </w:pPr>
          </w:p>
        </w:tc>
        <w:tc>
          <w:tcPr>
            <w:tcW w:w="733" w:type="dxa"/>
            <w:shd w:val="clear" w:color="auto" w:fill="auto"/>
            <w:vAlign w:val="center"/>
          </w:tcPr>
          <w:p w14:paraId="7394795F" w14:textId="77777777" w:rsidR="00BC6704" w:rsidRPr="00D5163E" w:rsidRDefault="00BC6704" w:rsidP="007E081C">
            <w:pPr>
              <w:rPr>
                <w:rFonts w:cs="Calibri"/>
                <w:b/>
                <w:color w:val="000000"/>
                <w:sz w:val="18"/>
                <w:szCs w:val="18"/>
              </w:rPr>
            </w:pPr>
            <w:r w:rsidRPr="00D5163E">
              <w:rPr>
                <w:rFonts w:cs="Calibri"/>
                <w:b/>
                <w:color w:val="000000"/>
                <w:sz w:val="18"/>
                <w:szCs w:val="18"/>
              </w:rPr>
              <w:t>2016</w:t>
            </w:r>
          </w:p>
        </w:tc>
        <w:tc>
          <w:tcPr>
            <w:tcW w:w="651" w:type="dxa"/>
            <w:shd w:val="clear" w:color="auto" w:fill="auto"/>
            <w:vAlign w:val="center"/>
          </w:tcPr>
          <w:p w14:paraId="22012547" w14:textId="77777777" w:rsidR="00BC6704" w:rsidRPr="00D5163E" w:rsidRDefault="00BC6704" w:rsidP="007E081C">
            <w:pPr>
              <w:rPr>
                <w:rFonts w:cs="Calibri"/>
                <w:b/>
                <w:color w:val="000000"/>
                <w:sz w:val="18"/>
                <w:szCs w:val="18"/>
              </w:rPr>
            </w:pPr>
            <w:r w:rsidRPr="00D5163E">
              <w:rPr>
                <w:rFonts w:cs="Calibri"/>
                <w:b/>
                <w:color w:val="000000"/>
                <w:sz w:val="18"/>
                <w:szCs w:val="18"/>
              </w:rPr>
              <w:t>2017</w:t>
            </w:r>
          </w:p>
        </w:tc>
        <w:tc>
          <w:tcPr>
            <w:tcW w:w="646" w:type="dxa"/>
            <w:shd w:val="clear" w:color="auto" w:fill="auto"/>
            <w:vAlign w:val="center"/>
          </w:tcPr>
          <w:p w14:paraId="20FFE0B3" w14:textId="77777777" w:rsidR="00BC6704" w:rsidRPr="00D5163E" w:rsidRDefault="00BC6704" w:rsidP="007E081C">
            <w:pPr>
              <w:rPr>
                <w:rFonts w:cs="Calibri"/>
                <w:b/>
                <w:color w:val="000000"/>
                <w:sz w:val="18"/>
                <w:szCs w:val="18"/>
              </w:rPr>
            </w:pPr>
            <w:r w:rsidRPr="00D5163E">
              <w:rPr>
                <w:rFonts w:cs="Calibri"/>
                <w:b/>
                <w:color w:val="000000"/>
                <w:sz w:val="18"/>
                <w:szCs w:val="18"/>
              </w:rPr>
              <w:t>2018</w:t>
            </w:r>
          </w:p>
        </w:tc>
        <w:tc>
          <w:tcPr>
            <w:tcW w:w="740" w:type="dxa"/>
            <w:shd w:val="clear" w:color="auto" w:fill="auto"/>
            <w:vAlign w:val="center"/>
          </w:tcPr>
          <w:p w14:paraId="135BE695" w14:textId="77777777" w:rsidR="00BC6704" w:rsidRPr="00D5163E" w:rsidRDefault="00BC6704" w:rsidP="007E081C">
            <w:pPr>
              <w:rPr>
                <w:rFonts w:cs="Calibri"/>
                <w:b/>
                <w:color w:val="000000"/>
                <w:sz w:val="18"/>
                <w:szCs w:val="18"/>
              </w:rPr>
            </w:pPr>
            <w:r w:rsidRPr="00D5163E">
              <w:rPr>
                <w:rFonts w:cs="Calibri"/>
                <w:b/>
                <w:color w:val="000000"/>
                <w:sz w:val="18"/>
                <w:szCs w:val="18"/>
              </w:rPr>
              <w:t>2019</w:t>
            </w:r>
          </w:p>
        </w:tc>
        <w:tc>
          <w:tcPr>
            <w:tcW w:w="720" w:type="dxa"/>
            <w:shd w:val="clear" w:color="auto" w:fill="auto"/>
            <w:vAlign w:val="center"/>
          </w:tcPr>
          <w:p w14:paraId="47A99468" w14:textId="77777777" w:rsidR="00BC6704" w:rsidRPr="00D5163E" w:rsidRDefault="00BC6704" w:rsidP="007E081C">
            <w:pPr>
              <w:rPr>
                <w:rFonts w:cs="Calibri"/>
                <w:b/>
                <w:color w:val="000000"/>
                <w:sz w:val="18"/>
                <w:szCs w:val="18"/>
              </w:rPr>
            </w:pPr>
            <w:r w:rsidRPr="00D5163E">
              <w:rPr>
                <w:rFonts w:cs="Calibri"/>
                <w:b/>
                <w:color w:val="000000"/>
                <w:sz w:val="18"/>
                <w:szCs w:val="18"/>
              </w:rPr>
              <w:t>2020</w:t>
            </w:r>
          </w:p>
        </w:tc>
        <w:tc>
          <w:tcPr>
            <w:tcW w:w="694" w:type="dxa"/>
            <w:shd w:val="clear" w:color="auto" w:fill="auto"/>
            <w:vAlign w:val="center"/>
          </w:tcPr>
          <w:p w14:paraId="4FAF2F0D" w14:textId="77777777" w:rsidR="00BC6704" w:rsidRPr="00D5163E" w:rsidRDefault="00BC6704" w:rsidP="007E081C">
            <w:pPr>
              <w:rPr>
                <w:rFonts w:cs="Calibri"/>
                <w:b/>
                <w:color w:val="000000"/>
                <w:sz w:val="18"/>
                <w:szCs w:val="18"/>
              </w:rPr>
            </w:pPr>
            <w:r w:rsidRPr="00D5163E">
              <w:rPr>
                <w:rFonts w:cs="Calibri"/>
                <w:b/>
                <w:color w:val="000000"/>
                <w:sz w:val="18"/>
                <w:szCs w:val="18"/>
              </w:rPr>
              <w:t>2021</w:t>
            </w:r>
          </w:p>
        </w:tc>
        <w:tc>
          <w:tcPr>
            <w:tcW w:w="694" w:type="dxa"/>
            <w:shd w:val="clear" w:color="auto" w:fill="auto"/>
            <w:vAlign w:val="center"/>
          </w:tcPr>
          <w:p w14:paraId="0EACD453" w14:textId="77777777" w:rsidR="00BC6704" w:rsidRPr="00D5163E" w:rsidRDefault="00BC6704" w:rsidP="007E081C">
            <w:pPr>
              <w:rPr>
                <w:rFonts w:cs="Calibri"/>
                <w:b/>
                <w:color w:val="000000"/>
                <w:sz w:val="18"/>
                <w:szCs w:val="18"/>
              </w:rPr>
            </w:pPr>
            <w:r w:rsidRPr="00D5163E">
              <w:rPr>
                <w:rFonts w:cs="Calibri"/>
                <w:b/>
                <w:color w:val="000000"/>
                <w:sz w:val="18"/>
                <w:szCs w:val="18"/>
              </w:rPr>
              <w:t>2022</w:t>
            </w:r>
          </w:p>
        </w:tc>
        <w:tc>
          <w:tcPr>
            <w:tcW w:w="791" w:type="dxa"/>
            <w:shd w:val="clear" w:color="auto" w:fill="auto"/>
            <w:vAlign w:val="center"/>
          </w:tcPr>
          <w:p w14:paraId="175A3C63" w14:textId="77777777" w:rsidR="00BC6704" w:rsidRPr="00D5163E" w:rsidRDefault="00BC6704" w:rsidP="007E081C">
            <w:pPr>
              <w:rPr>
                <w:rFonts w:cs="Calibri"/>
                <w:b/>
                <w:color w:val="000000"/>
                <w:sz w:val="18"/>
                <w:szCs w:val="18"/>
              </w:rPr>
            </w:pPr>
            <w:r w:rsidRPr="00D5163E">
              <w:rPr>
                <w:rFonts w:cs="Calibri"/>
                <w:b/>
                <w:color w:val="000000"/>
                <w:sz w:val="18"/>
                <w:szCs w:val="18"/>
              </w:rPr>
              <w:t>2023</w:t>
            </w:r>
          </w:p>
        </w:tc>
        <w:tc>
          <w:tcPr>
            <w:tcW w:w="791" w:type="dxa"/>
            <w:shd w:val="clear" w:color="auto" w:fill="auto"/>
            <w:vAlign w:val="center"/>
          </w:tcPr>
          <w:p w14:paraId="7BCB5955" w14:textId="77777777" w:rsidR="00BC6704" w:rsidRPr="00D5163E" w:rsidRDefault="00BC6704" w:rsidP="007E081C">
            <w:pPr>
              <w:rPr>
                <w:rFonts w:cs="Calibri"/>
                <w:b/>
                <w:color w:val="000000"/>
                <w:sz w:val="18"/>
                <w:szCs w:val="18"/>
              </w:rPr>
            </w:pPr>
            <w:r w:rsidRPr="00D5163E">
              <w:rPr>
                <w:rFonts w:cs="Calibri"/>
                <w:b/>
                <w:color w:val="000000"/>
                <w:sz w:val="18"/>
                <w:szCs w:val="18"/>
              </w:rPr>
              <w:t>2024</w:t>
            </w:r>
          </w:p>
        </w:tc>
        <w:tc>
          <w:tcPr>
            <w:tcW w:w="791" w:type="dxa"/>
            <w:shd w:val="clear" w:color="auto" w:fill="auto"/>
            <w:vAlign w:val="center"/>
          </w:tcPr>
          <w:p w14:paraId="432F1AFF" w14:textId="77777777" w:rsidR="00BC6704" w:rsidRPr="00D5163E" w:rsidRDefault="00BC6704" w:rsidP="007E081C">
            <w:pPr>
              <w:rPr>
                <w:rFonts w:cs="Calibri"/>
                <w:b/>
                <w:color w:val="000000"/>
                <w:sz w:val="18"/>
                <w:szCs w:val="18"/>
              </w:rPr>
            </w:pPr>
            <w:r w:rsidRPr="00D5163E">
              <w:rPr>
                <w:rFonts w:cs="Calibri"/>
                <w:b/>
                <w:color w:val="000000"/>
                <w:sz w:val="18"/>
                <w:szCs w:val="18"/>
              </w:rPr>
              <w:t>2025</w:t>
            </w:r>
          </w:p>
        </w:tc>
        <w:tc>
          <w:tcPr>
            <w:tcW w:w="791" w:type="dxa"/>
            <w:shd w:val="clear" w:color="auto" w:fill="auto"/>
            <w:vAlign w:val="center"/>
          </w:tcPr>
          <w:p w14:paraId="012B91EA" w14:textId="77777777" w:rsidR="00BC6704" w:rsidRPr="00D5163E" w:rsidRDefault="00BC6704" w:rsidP="007E081C">
            <w:pPr>
              <w:rPr>
                <w:rFonts w:cs="Calibri"/>
                <w:b/>
                <w:color w:val="000000"/>
                <w:sz w:val="18"/>
                <w:szCs w:val="18"/>
              </w:rPr>
            </w:pPr>
            <w:r w:rsidRPr="00D5163E">
              <w:rPr>
                <w:rFonts w:cs="Calibri"/>
                <w:b/>
                <w:color w:val="000000"/>
                <w:sz w:val="18"/>
                <w:szCs w:val="18"/>
              </w:rPr>
              <w:t>2026</w:t>
            </w:r>
          </w:p>
        </w:tc>
        <w:tc>
          <w:tcPr>
            <w:tcW w:w="791" w:type="dxa"/>
            <w:shd w:val="clear" w:color="auto" w:fill="auto"/>
            <w:vAlign w:val="center"/>
          </w:tcPr>
          <w:p w14:paraId="7F897959" w14:textId="77777777" w:rsidR="00BC6704" w:rsidRPr="00D5163E" w:rsidRDefault="00BC6704" w:rsidP="007E081C">
            <w:pPr>
              <w:rPr>
                <w:rFonts w:cs="Calibri"/>
                <w:b/>
                <w:color w:val="000000"/>
                <w:sz w:val="18"/>
                <w:szCs w:val="18"/>
              </w:rPr>
            </w:pPr>
            <w:r w:rsidRPr="00D5163E">
              <w:rPr>
                <w:rFonts w:cs="Calibri"/>
                <w:b/>
                <w:color w:val="000000"/>
                <w:sz w:val="18"/>
                <w:szCs w:val="18"/>
              </w:rPr>
              <w:t>2027</w:t>
            </w:r>
          </w:p>
        </w:tc>
        <w:tc>
          <w:tcPr>
            <w:tcW w:w="791" w:type="dxa"/>
            <w:shd w:val="clear" w:color="auto" w:fill="auto"/>
            <w:vAlign w:val="center"/>
          </w:tcPr>
          <w:p w14:paraId="58014624" w14:textId="77777777" w:rsidR="00BC6704" w:rsidRPr="00D5163E" w:rsidRDefault="00BC6704" w:rsidP="007E081C">
            <w:pPr>
              <w:rPr>
                <w:rFonts w:cs="Calibri"/>
                <w:b/>
                <w:color w:val="000000"/>
                <w:sz w:val="18"/>
                <w:szCs w:val="18"/>
              </w:rPr>
            </w:pPr>
            <w:r w:rsidRPr="00D5163E">
              <w:rPr>
                <w:rFonts w:cs="Calibri"/>
                <w:b/>
                <w:color w:val="000000"/>
                <w:sz w:val="18"/>
                <w:szCs w:val="18"/>
              </w:rPr>
              <w:t>2028</w:t>
            </w:r>
          </w:p>
        </w:tc>
        <w:tc>
          <w:tcPr>
            <w:tcW w:w="791" w:type="dxa"/>
            <w:shd w:val="clear" w:color="auto" w:fill="auto"/>
            <w:vAlign w:val="center"/>
          </w:tcPr>
          <w:p w14:paraId="43ECAD38" w14:textId="77777777" w:rsidR="00BC6704" w:rsidRPr="00D5163E" w:rsidRDefault="00BC6704" w:rsidP="007E081C">
            <w:pPr>
              <w:rPr>
                <w:rFonts w:cs="Calibri"/>
                <w:b/>
                <w:color w:val="000000"/>
                <w:sz w:val="18"/>
                <w:szCs w:val="18"/>
              </w:rPr>
            </w:pPr>
            <w:r w:rsidRPr="00D5163E">
              <w:rPr>
                <w:rFonts w:cs="Calibri"/>
                <w:b/>
                <w:color w:val="000000"/>
                <w:sz w:val="18"/>
                <w:szCs w:val="18"/>
              </w:rPr>
              <w:t>2029</w:t>
            </w:r>
          </w:p>
        </w:tc>
        <w:tc>
          <w:tcPr>
            <w:tcW w:w="791" w:type="dxa"/>
            <w:shd w:val="clear" w:color="auto" w:fill="auto"/>
            <w:vAlign w:val="center"/>
          </w:tcPr>
          <w:p w14:paraId="69BE0486" w14:textId="77777777" w:rsidR="00BC6704" w:rsidRPr="00D5163E" w:rsidRDefault="00BC6704" w:rsidP="007E081C">
            <w:pPr>
              <w:rPr>
                <w:rFonts w:cs="Calibri"/>
                <w:b/>
                <w:color w:val="000000"/>
                <w:sz w:val="18"/>
                <w:szCs w:val="18"/>
              </w:rPr>
            </w:pPr>
            <w:r w:rsidRPr="00D5163E">
              <w:rPr>
                <w:rFonts w:cs="Calibri"/>
                <w:b/>
                <w:color w:val="000000"/>
                <w:sz w:val="18"/>
                <w:szCs w:val="18"/>
              </w:rPr>
              <w:t>2030</w:t>
            </w:r>
          </w:p>
        </w:tc>
      </w:tr>
      <w:tr w:rsidR="00BC6704" w:rsidRPr="00D5163E" w14:paraId="6F56A7E9" w14:textId="77777777" w:rsidTr="00145155">
        <w:tc>
          <w:tcPr>
            <w:tcW w:w="1838" w:type="dxa"/>
            <w:shd w:val="clear" w:color="auto" w:fill="auto"/>
          </w:tcPr>
          <w:p w14:paraId="27C67501" w14:textId="77777777" w:rsidR="00BC6704" w:rsidRPr="00D5163E" w:rsidRDefault="00BC6704" w:rsidP="007E081C">
            <w:pPr>
              <w:rPr>
                <w:rFonts w:cs="Calibri"/>
                <w:szCs w:val="20"/>
              </w:rPr>
            </w:pPr>
            <w:r w:rsidRPr="00D5163E">
              <w:rPr>
                <w:rFonts w:cs="Calibri"/>
                <w:szCs w:val="20"/>
              </w:rPr>
              <w:t>BAU Electricity for Lighting [TWh/year]</w:t>
            </w:r>
          </w:p>
        </w:tc>
        <w:tc>
          <w:tcPr>
            <w:tcW w:w="733" w:type="dxa"/>
            <w:shd w:val="clear" w:color="auto" w:fill="auto"/>
            <w:vAlign w:val="center"/>
          </w:tcPr>
          <w:p w14:paraId="03836509" w14:textId="77777777" w:rsidR="00BC6704" w:rsidRPr="00D5163E" w:rsidRDefault="00BC6704" w:rsidP="007E081C">
            <w:pPr>
              <w:rPr>
                <w:rFonts w:cs="Calibri"/>
                <w:bCs/>
                <w:szCs w:val="20"/>
              </w:rPr>
            </w:pPr>
            <w:r w:rsidRPr="00D5163E">
              <w:rPr>
                <w:rFonts w:cs="Calibri"/>
                <w:bCs/>
                <w:szCs w:val="20"/>
              </w:rPr>
              <w:t>40.98</w:t>
            </w:r>
          </w:p>
        </w:tc>
        <w:tc>
          <w:tcPr>
            <w:tcW w:w="651" w:type="dxa"/>
            <w:shd w:val="clear" w:color="auto" w:fill="auto"/>
            <w:vAlign w:val="center"/>
          </w:tcPr>
          <w:p w14:paraId="62C7AA30" w14:textId="77777777" w:rsidR="00BC6704" w:rsidRPr="00D5163E" w:rsidRDefault="00BC6704" w:rsidP="007E081C">
            <w:pPr>
              <w:rPr>
                <w:rFonts w:cs="Calibri"/>
                <w:bCs/>
                <w:szCs w:val="20"/>
              </w:rPr>
            </w:pPr>
            <w:r w:rsidRPr="00D5163E">
              <w:rPr>
                <w:rFonts w:cs="Calibri"/>
                <w:bCs/>
                <w:szCs w:val="20"/>
              </w:rPr>
              <w:t>42.61</w:t>
            </w:r>
          </w:p>
        </w:tc>
        <w:tc>
          <w:tcPr>
            <w:tcW w:w="646" w:type="dxa"/>
            <w:shd w:val="clear" w:color="auto" w:fill="auto"/>
            <w:vAlign w:val="center"/>
          </w:tcPr>
          <w:p w14:paraId="20D8DBD1" w14:textId="77777777" w:rsidR="00BC6704" w:rsidRPr="00D5163E" w:rsidRDefault="00BC6704" w:rsidP="007E081C">
            <w:pPr>
              <w:rPr>
                <w:rFonts w:cs="Calibri"/>
                <w:bCs/>
                <w:szCs w:val="20"/>
              </w:rPr>
            </w:pPr>
            <w:r w:rsidRPr="00D5163E">
              <w:rPr>
                <w:rFonts w:cs="Calibri"/>
                <w:bCs/>
                <w:szCs w:val="20"/>
              </w:rPr>
              <w:t>44.78</w:t>
            </w:r>
          </w:p>
        </w:tc>
        <w:tc>
          <w:tcPr>
            <w:tcW w:w="740" w:type="dxa"/>
            <w:shd w:val="clear" w:color="auto" w:fill="auto"/>
            <w:vAlign w:val="center"/>
          </w:tcPr>
          <w:p w14:paraId="3A759560" w14:textId="77777777" w:rsidR="00BC6704" w:rsidRPr="00D5163E" w:rsidRDefault="00BC6704" w:rsidP="007E081C">
            <w:pPr>
              <w:rPr>
                <w:rFonts w:cs="Calibri"/>
                <w:bCs/>
                <w:szCs w:val="20"/>
              </w:rPr>
            </w:pPr>
            <w:r w:rsidRPr="00D5163E">
              <w:rPr>
                <w:rFonts w:cs="Calibri"/>
                <w:bCs/>
                <w:szCs w:val="20"/>
              </w:rPr>
              <w:t>46.94</w:t>
            </w:r>
          </w:p>
        </w:tc>
        <w:tc>
          <w:tcPr>
            <w:tcW w:w="720" w:type="dxa"/>
            <w:shd w:val="clear" w:color="auto" w:fill="auto"/>
            <w:vAlign w:val="center"/>
          </w:tcPr>
          <w:p w14:paraId="4BF06368" w14:textId="77777777" w:rsidR="00BC6704" w:rsidRPr="00D5163E" w:rsidRDefault="00BC6704" w:rsidP="007E081C">
            <w:pPr>
              <w:rPr>
                <w:rFonts w:cs="Calibri"/>
                <w:bCs/>
                <w:szCs w:val="20"/>
              </w:rPr>
            </w:pPr>
            <w:r w:rsidRPr="00D5163E">
              <w:rPr>
                <w:rFonts w:cs="Calibri"/>
                <w:bCs/>
                <w:szCs w:val="20"/>
              </w:rPr>
              <w:t>49.23</w:t>
            </w:r>
          </w:p>
        </w:tc>
        <w:tc>
          <w:tcPr>
            <w:tcW w:w="694" w:type="dxa"/>
            <w:shd w:val="clear" w:color="auto" w:fill="auto"/>
            <w:vAlign w:val="center"/>
          </w:tcPr>
          <w:p w14:paraId="60227D52" w14:textId="77777777" w:rsidR="00BC6704" w:rsidRPr="00D5163E" w:rsidRDefault="00BC6704" w:rsidP="007E081C">
            <w:pPr>
              <w:rPr>
                <w:rFonts w:cs="Calibri"/>
                <w:bCs/>
                <w:szCs w:val="20"/>
              </w:rPr>
            </w:pPr>
            <w:r w:rsidRPr="00D5163E">
              <w:rPr>
                <w:rFonts w:cs="Calibri"/>
                <w:bCs/>
                <w:szCs w:val="20"/>
              </w:rPr>
              <w:t>51.50</w:t>
            </w:r>
          </w:p>
        </w:tc>
        <w:tc>
          <w:tcPr>
            <w:tcW w:w="694" w:type="dxa"/>
            <w:shd w:val="clear" w:color="auto" w:fill="auto"/>
            <w:vAlign w:val="center"/>
          </w:tcPr>
          <w:p w14:paraId="262EAC40" w14:textId="77777777" w:rsidR="00BC6704" w:rsidRPr="00D5163E" w:rsidRDefault="00BC6704" w:rsidP="007E081C">
            <w:pPr>
              <w:rPr>
                <w:rFonts w:cs="Calibri"/>
                <w:bCs/>
                <w:szCs w:val="20"/>
              </w:rPr>
            </w:pPr>
            <w:r w:rsidRPr="00D5163E">
              <w:rPr>
                <w:rFonts w:cs="Calibri"/>
                <w:bCs/>
                <w:szCs w:val="20"/>
              </w:rPr>
              <w:t>53.80</w:t>
            </w:r>
          </w:p>
        </w:tc>
        <w:tc>
          <w:tcPr>
            <w:tcW w:w="791" w:type="dxa"/>
            <w:shd w:val="clear" w:color="auto" w:fill="auto"/>
            <w:vAlign w:val="center"/>
          </w:tcPr>
          <w:p w14:paraId="6792D795" w14:textId="77777777" w:rsidR="00BC6704" w:rsidRPr="00D5163E" w:rsidRDefault="00BC6704" w:rsidP="007E081C">
            <w:pPr>
              <w:rPr>
                <w:rFonts w:cs="Calibri"/>
                <w:bCs/>
                <w:szCs w:val="20"/>
              </w:rPr>
            </w:pPr>
            <w:r w:rsidRPr="00D5163E">
              <w:rPr>
                <w:rFonts w:cs="Calibri"/>
                <w:bCs/>
                <w:szCs w:val="20"/>
              </w:rPr>
              <w:t>56.22</w:t>
            </w:r>
          </w:p>
        </w:tc>
        <w:tc>
          <w:tcPr>
            <w:tcW w:w="791" w:type="dxa"/>
            <w:shd w:val="clear" w:color="auto" w:fill="auto"/>
            <w:vAlign w:val="center"/>
          </w:tcPr>
          <w:p w14:paraId="07656226" w14:textId="77777777" w:rsidR="00BC6704" w:rsidRPr="00D5163E" w:rsidRDefault="00BC6704" w:rsidP="007E081C">
            <w:pPr>
              <w:rPr>
                <w:rFonts w:cs="Calibri"/>
                <w:bCs/>
                <w:szCs w:val="20"/>
              </w:rPr>
            </w:pPr>
            <w:r w:rsidRPr="00D5163E">
              <w:rPr>
                <w:rFonts w:cs="Calibri"/>
                <w:bCs/>
                <w:szCs w:val="20"/>
              </w:rPr>
              <w:t>58.75</w:t>
            </w:r>
          </w:p>
        </w:tc>
        <w:tc>
          <w:tcPr>
            <w:tcW w:w="791" w:type="dxa"/>
            <w:shd w:val="clear" w:color="auto" w:fill="auto"/>
            <w:vAlign w:val="center"/>
          </w:tcPr>
          <w:p w14:paraId="5772F850" w14:textId="77777777" w:rsidR="00BC6704" w:rsidRPr="00D5163E" w:rsidRDefault="00BC6704" w:rsidP="007E081C">
            <w:pPr>
              <w:rPr>
                <w:rFonts w:cs="Calibri"/>
                <w:bCs/>
                <w:szCs w:val="20"/>
              </w:rPr>
            </w:pPr>
            <w:r w:rsidRPr="00D5163E">
              <w:rPr>
                <w:rFonts w:cs="Calibri"/>
                <w:bCs/>
                <w:szCs w:val="20"/>
              </w:rPr>
              <w:t>61.43</w:t>
            </w:r>
          </w:p>
        </w:tc>
        <w:tc>
          <w:tcPr>
            <w:tcW w:w="791" w:type="dxa"/>
            <w:shd w:val="clear" w:color="auto" w:fill="auto"/>
            <w:vAlign w:val="center"/>
          </w:tcPr>
          <w:p w14:paraId="70ACEADA" w14:textId="77777777" w:rsidR="00BC6704" w:rsidRPr="00D5163E" w:rsidRDefault="00BC6704" w:rsidP="007E081C">
            <w:pPr>
              <w:rPr>
                <w:rFonts w:cs="Calibri"/>
                <w:bCs/>
                <w:szCs w:val="20"/>
              </w:rPr>
            </w:pPr>
            <w:r w:rsidRPr="00D5163E">
              <w:rPr>
                <w:rFonts w:cs="Calibri"/>
                <w:bCs/>
                <w:szCs w:val="20"/>
              </w:rPr>
              <w:t>64.30</w:t>
            </w:r>
          </w:p>
        </w:tc>
        <w:tc>
          <w:tcPr>
            <w:tcW w:w="791" w:type="dxa"/>
            <w:shd w:val="clear" w:color="auto" w:fill="auto"/>
            <w:vAlign w:val="center"/>
          </w:tcPr>
          <w:p w14:paraId="34BAAC93" w14:textId="77777777" w:rsidR="00BC6704" w:rsidRPr="00D5163E" w:rsidRDefault="00BC6704" w:rsidP="007E081C">
            <w:pPr>
              <w:rPr>
                <w:rFonts w:cs="Calibri"/>
                <w:bCs/>
                <w:szCs w:val="20"/>
              </w:rPr>
            </w:pPr>
            <w:r w:rsidRPr="00D5163E">
              <w:rPr>
                <w:rFonts w:cs="Calibri"/>
                <w:bCs/>
                <w:szCs w:val="20"/>
              </w:rPr>
              <w:t>67.33</w:t>
            </w:r>
          </w:p>
        </w:tc>
        <w:tc>
          <w:tcPr>
            <w:tcW w:w="791" w:type="dxa"/>
            <w:shd w:val="clear" w:color="auto" w:fill="auto"/>
            <w:vAlign w:val="center"/>
          </w:tcPr>
          <w:p w14:paraId="787B5525" w14:textId="77777777" w:rsidR="00BC6704" w:rsidRPr="00D5163E" w:rsidRDefault="00BC6704" w:rsidP="007E081C">
            <w:pPr>
              <w:rPr>
                <w:rFonts w:cs="Calibri"/>
                <w:bCs/>
                <w:szCs w:val="20"/>
              </w:rPr>
            </w:pPr>
            <w:r w:rsidRPr="00D5163E">
              <w:rPr>
                <w:rFonts w:cs="Calibri"/>
                <w:bCs/>
                <w:szCs w:val="20"/>
              </w:rPr>
              <w:t>70.55</w:t>
            </w:r>
          </w:p>
        </w:tc>
        <w:tc>
          <w:tcPr>
            <w:tcW w:w="791" w:type="dxa"/>
            <w:shd w:val="clear" w:color="auto" w:fill="auto"/>
            <w:vAlign w:val="center"/>
          </w:tcPr>
          <w:p w14:paraId="2E7E732A" w14:textId="77777777" w:rsidR="00BC6704" w:rsidRPr="00D5163E" w:rsidRDefault="00BC6704" w:rsidP="007E081C">
            <w:pPr>
              <w:rPr>
                <w:rFonts w:cs="Calibri"/>
                <w:bCs/>
                <w:szCs w:val="20"/>
              </w:rPr>
            </w:pPr>
            <w:r w:rsidRPr="00D5163E">
              <w:rPr>
                <w:rFonts w:cs="Calibri"/>
                <w:bCs/>
                <w:szCs w:val="20"/>
              </w:rPr>
              <w:t>74.02</w:t>
            </w:r>
          </w:p>
        </w:tc>
        <w:tc>
          <w:tcPr>
            <w:tcW w:w="791" w:type="dxa"/>
            <w:shd w:val="clear" w:color="auto" w:fill="auto"/>
            <w:vAlign w:val="center"/>
          </w:tcPr>
          <w:p w14:paraId="4414DC5D" w14:textId="77777777" w:rsidR="00BC6704" w:rsidRPr="00D5163E" w:rsidRDefault="00BC6704" w:rsidP="007E081C">
            <w:pPr>
              <w:rPr>
                <w:rFonts w:cs="Calibri"/>
                <w:bCs/>
                <w:szCs w:val="20"/>
              </w:rPr>
            </w:pPr>
            <w:r w:rsidRPr="00D5163E">
              <w:rPr>
                <w:rFonts w:cs="Calibri"/>
                <w:bCs/>
                <w:szCs w:val="20"/>
              </w:rPr>
              <w:t>77.69</w:t>
            </w:r>
          </w:p>
        </w:tc>
      </w:tr>
      <w:tr w:rsidR="00BC6704" w:rsidRPr="00D5163E" w14:paraId="0D0FE805" w14:textId="77777777" w:rsidTr="00145155">
        <w:tc>
          <w:tcPr>
            <w:tcW w:w="1838" w:type="dxa"/>
            <w:shd w:val="clear" w:color="auto" w:fill="auto"/>
          </w:tcPr>
          <w:p w14:paraId="6A748476" w14:textId="77777777" w:rsidR="00BC6704" w:rsidRPr="00D5163E" w:rsidRDefault="00BC6704" w:rsidP="007E081C">
            <w:pPr>
              <w:rPr>
                <w:rFonts w:cs="Calibri"/>
                <w:szCs w:val="20"/>
              </w:rPr>
            </w:pPr>
            <w:r w:rsidRPr="00D5163E">
              <w:rPr>
                <w:rFonts w:cs="Calibri"/>
                <w:szCs w:val="20"/>
              </w:rPr>
              <w:t>BAU Emission [MtCO</w:t>
            </w:r>
            <w:r w:rsidRPr="00D5163E">
              <w:rPr>
                <w:rFonts w:cs="Calibri"/>
                <w:szCs w:val="20"/>
                <w:vertAlign w:val="subscript"/>
              </w:rPr>
              <w:t>2eq</w:t>
            </w:r>
            <w:r w:rsidRPr="00D5163E">
              <w:rPr>
                <w:rFonts w:cs="Calibri"/>
                <w:szCs w:val="20"/>
              </w:rPr>
              <w:t>/year]</w:t>
            </w:r>
          </w:p>
        </w:tc>
        <w:tc>
          <w:tcPr>
            <w:tcW w:w="733" w:type="dxa"/>
            <w:shd w:val="clear" w:color="auto" w:fill="auto"/>
            <w:vAlign w:val="center"/>
          </w:tcPr>
          <w:p w14:paraId="130A9596" w14:textId="77777777" w:rsidR="00BC6704" w:rsidRPr="00D5163E" w:rsidRDefault="00BC6704" w:rsidP="007E081C">
            <w:pPr>
              <w:rPr>
                <w:rFonts w:cs="Calibri"/>
                <w:szCs w:val="20"/>
              </w:rPr>
            </w:pPr>
            <w:r w:rsidRPr="00D5163E">
              <w:rPr>
                <w:rFonts w:cs="Calibri"/>
                <w:szCs w:val="20"/>
              </w:rPr>
              <w:t>33.11</w:t>
            </w:r>
          </w:p>
        </w:tc>
        <w:tc>
          <w:tcPr>
            <w:tcW w:w="651" w:type="dxa"/>
            <w:shd w:val="clear" w:color="auto" w:fill="auto"/>
            <w:vAlign w:val="center"/>
          </w:tcPr>
          <w:p w14:paraId="1819527E" w14:textId="77777777" w:rsidR="00BC6704" w:rsidRPr="00D5163E" w:rsidRDefault="00BC6704" w:rsidP="007E081C">
            <w:pPr>
              <w:rPr>
                <w:rFonts w:cs="Calibri"/>
                <w:szCs w:val="20"/>
              </w:rPr>
            </w:pPr>
            <w:r w:rsidRPr="00D5163E">
              <w:rPr>
                <w:rFonts w:cs="Calibri"/>
                <w:szCs w:val="20"/>
              </w:rPr>
              <w:t>34.43</w:t>
            </w:r>
          </w:p>
        </w:tc>
        <w:tc>
          <w:tcPr>
            <w:tcW w:w="646" w:type="dxa"/>
            <w:shd w:val="clear" w:color="auto" w:fill="auto"/>
            <w:vAlign w:val="center"/>
          </w:tcPr>
          <w:p w14:paraId="1E7E6BB1" w14:textId="77777777" w:rsidR="00BC6704" w:rsidRPr="00D5163E" w:rsidRDefault="00BC6704" w:rsidP="007E081C">
            <w:pPr>
              <w:rPr>
                <w:rFonts w:cs="Calibri"/>
                <w:szCs w:val="20"/>
              </w:rPr>
            </w:pPr>
            <w:r w:rsidRPr="00D5163E">
              <w:rPr>
                <w:rFonts w:cs="Calibri"/>
                <w:szCs w:val="20"/>
              </w:rPr>
              <w:t>36.18</w:t>
            </w:r>
          </w:p>
        </w:tc>
        <w:tc>
          <w:tcPr>
            <w:tcW w:w="740" w:type="dxa"/>
            <w:shd w:val="clear" w:color="auto" w:fill="auto"/>
            <w:vAlign w:val="center"/>
          </w:tcPr>
          <w:p w14:paraId="72F61673" w14:textId="77777777" w:rsidR="00BC6704" w:rsidRPr="00D5163E" w:rsidRDefault="00BC6704" w:rsidP="007E081C">
            <w:pPr>
              <w:rPr>
                <w:rFonts w:cs="Calibri"/>
                <w:szCs w:val="20"/>
              </w:rPr>
            </w:pPr>
            <w:r w:rsidRPr="00D5163E">
              <w:rPr>
                <w:rFonts w:cs="Calibri"/>
                <w:szCs w:val="20"/>
              </w:rPr>
              <w:t>37.93</w:t>
            </w:r>
          </w:p>
        </w:tc>
        <w:tc>
          <w:tcPr>
            <w:tcW w:w="720" w:type="dxa"/>
            <w:shd w:val="clear" w:color="auto" w:fill="auto"/>
            <w:vAlign w:val="center"/>
          </w:tcPr>
          <w:p w14:paraId="65C83FF9" w14:textId="77777777" w:rsidR="00BC6704" w:rsidRPr="00D5163E" w:rsidRDefault="00BC6704" w:rsidP="007E081C">
            <w:pPr>
              <w:rPr>
                <w:rFonts w:cs="Calibri"/>
                <w:szCs w:val="20"/>
              </w:rPr>
            </w:pPr>
            <w:r w:rsidRPr="00D5163E">
              <w:rPr>
                <w:rFonts w:cs="Calibri"/>
                <w:szCs w:val="20"/>
              </w:rPr>
              <w:t>39.78</w:t>
            </w:r>
          </w:p>
        </w:tc>
        <w:tc>
          <w:tcPr>
            <w:tcW w:w="694" w:type="dxa"/>
            <w:shd w:val="clear" w:color="auto" w:fill="auto"/>
            <w:vAlign w:val="center"/>
          </w:tcPr>
          <w:p w14:paraId="4E4B1995" w14:textId="77777777" w:rsidR="00BC6704" w:rsidRPr="00D5163E" w:rsidRDefault="00BC6704" w:rsidP="007E081C">
            <w:pPr>
              <w:rPr>
                <w:rFonts w:cs="Calibri"/>
                <w:szCs w:val="20"/>
              </w:rPr>
            </w:pPr>
            <w:r w:rsidRPr="00D5163E">
              <w:rPr>
                <w:rFonts w:cs="Calibri"/>
                <w:szCs w:val="20"/>
              </w:rPr>
              <w:t>41.61</w:t>
            </w:r>
          </w:p>
        </w:tc>
        <w:tc>
          <w:tcPr>
            <w:tcW w:w="694" w:type="dxa"/>
            <w:shd w:val="clear" w:color="auto" w:fill="auto"/>
            <w:vAlign w:val="center"/>
          </w:tcPr>
          <w:p w14:paraId="32215913" w14:textId="77777777" w:rsidR="00BC6704" w:rsidRPr="00D5163E" w:rsidRDefault="00BC6704" w:rsidP="007E081C">
            <w:pPr>
              <w:rPr>
                <w:rFonts w:cs="Calibri"/>
                <w:szCs w:val="20"/>
              </w:rPr>
            </w:pPr>
            <w:r w:rsidRPr="00D5163E">
              <w:rPr>
                <w:rFonts w:cs="Calibri"/>
                <w:szCs w:val="20"/>
              </w:rPr>
              <w:t>43.47</w:t>
            </w:r>
          </w:p>
        </w:tc>
        <w:tc>
          <w:tcPr>
            <w:tcW w:w="791" w:type="dxa"/>
            <w:shd w:val="clear" w:color="auto" w:fill="auto"/>
            <w:vAlign w:val="center"/>
          </w:tcPr>
          <w:p w14:paraId="4462EF9D" w14:textId="77777777" w:rsidR="00BC6704" w:rsidRPr="00D5163E" w:rsidRDefault="00BC6704" w:rsidP="007E081C">
            <w:pPr>
              <w:rPr>
                <w:rFonts w:cs="Calibri"/>
                <w:szCs w:val="20"/>
              </w:rPr>
            </w:pPr>
            <w:r w:rsidRPr="00D5163E">
              <w:rPr>
                <w:rFonts w:cs="Calibri"/>
                <w:szCs w:val="20"/>
              </w:rPr>
              <w:t>45.43</w:t>
            </w:r>
          </w:p>
        </w:tc>
        <w:tc>
          <w:tcPr>
            <w:tcW w:w="791" w:type="dxa"/>
            <w:shd w:val="clear" w:color="auto" w:fill="auto"/>
            <w:vAlign w:val="center"/>
          </w:tcPr>
          <w:p w14:paraId="228F3F57" w14:textId="77777777" w:rsidR="00BC6704" w:rsidRPr="00D5163E" w:rsidRDefault="00BC6704" w:rsidP="007E081C">
            <w:pPr>
              <w:rPr>
                <w:rFonts w:cs="Calibri"/>
                <w:szCs w:val="20"/>
              </w:rPr>
            </w:pPr>
            <w:r w:rsidRPr="00D5163E">
              <w:rPr>
                <w:rFonts w:cs="Calibri"/>
                <w:szCs w:val="20"/>
              </w:rPr>
              <w:t>47.47</w:t>
            </w:r>
          </w:p>
        </w:tc>
        <w:tc>
          <w:tcPr>
            <w:tcW w:w="791" w:type="dxa"/>
            <w:shd w:val="clear" w:color="auto" w:fill="auto"/>
            <w:vAlign w:val="center"/>
          </w:tcPr>
          <w:p w14:paraId="6C7DB642" w14:textId="77777777" w:rsidR="00BC6704" w:rsidRPr="00D5163E" w:rsidRDefault="00BC6704" w:rsidP="007E081C">
            <w:pPr>
              <w:rPr>
                <w:rFonts w:cs="Calibri"/>
                <w:szCs w:val="20"/>
              </w:rPr>
            </w:pPr>
            <w:r w:rsidRPr="00D5163E">
              <w:rPr>
                <w:rFonts w:cs="Calibri"/>
                <w:szCs w:val="20"/>
              </w:rPr>
              <w:t>49.63</w:t>
            </w:r>
          </w:p>
        </w:tc>
        <w:tc>
          <w:tcPr>
            <w:tcW w:w="791" w:type="dxa"/>
            <w:shd w:val="clear" w:color="auto" w:fill="auto"/>
            <w:vAlign w:val="center"/>
          </w:tcPr>
          <w:p w14:paraId="2DC5F106" w14:textId="77777777" w:rsidR="00BC6704" w:rsidRPr="00D5163E" w:rsidRDefault="00BC6704" w:rsidP="007E081C">
            <w:pPr>
              <w:rPr>
                <w:rFonts w:cs="Calibri"/>
                <w:szCs w:val="20"/>
              </w:rPr>
            </w:pPr>
            <w:r w:rsidRPr="00D5163E">
              <w:rPr>
                <w:rFonts w:cs="Calibri"/>
                <w:szCs w:val="20"/>
              </w:rPr>
              <w:t>51.96</w:t>
            </w:r>
          </w:p>
        </w:tc>
        <w:tc>
          <w:tcPr>
            <w:tcW w:w="791" w:type="dxa"/>
            <w:shd w:val="clear" w:color="auto" w:fill="auto"/>
            <w:vAlign w:val="center"/>
          </w:tcPr>
          <w:p w14:paraId="1DBC2E00" w14:textId="77777777" w:rsidR="00BC6704" w:rsidRPr="00D5163E" w:rsidRDefault="00BC6704" w:rsidP="007E081C">
            <w:pPr>
              <w:rPr>
                <w:rFonts w:cs="Calibri"/>
                <w:szCs w:val="20"/>
              </w:rPr>
            </w:pPr>
            <w:r w:rsidRPr="00D5163E">
              <w:rPr>
                <w:rFonts w:cs="Calibri"/>
                <w:szCs w:val="20"/>
              </w:rPr>
              <w:t>54.40</w:t>
            </w:r>
          </w:p>
        </w:tc>
        <w:tc>
          <w:tcPr>
            <w:tcW w:w="791" w:type="dxa"/>
            <w:shd w:val="clear" w:color="auto" w:fill="auto"/>
            <w:vAlign w:val="center"/>
          </w:tcPr>
          <w:p w14:paraId="573D8007" w14:textId="77777777" w:rsidR="00BC6704" w:rsidRPr="00D5163E" w:rsidRDefault="00BC6704" w:rsidP="007E081C">
            <w:pPr>
              <w:rPr>
                <w:rFonts w:cs="Calibri"/>
                <w:szCs w:val="20"/>
              </w:rPr>
            </w:pPr>
            <w:r w:rsidRPr="00D5163E">
              <w:rPr>
                <w:rFonts w:cs="Calibri"/>
                <w:szCs w:val="20"/>
              </w:rPr>
              <w:t>57.00</w:t>
            </w:r>
          </w:p>
        </w:tc>
        <w:tc>
          <w:tcPr>
            <w:tcW w:w="791" w:type="dxa"/>
            <w:shd w:val="clear" w:color="auto" w:fill="auto"/>
            <w:vAlign w:val="center"/>
          </w:tcPr>
          <w:p w14:paraId="6D657810" w14:textId="77777777" w:rsidR="00BC6704" w:rsidRPr="00D5163E" w:rsidRDefault="00BC6704" w:rsidP="007E081C">
            <w:pPr>
              <w:rPr>
                <w:rFonts w:cs="Calibri"/>
                <w:szCs w:val="20"/>
              </w:rPr>
            </w:pPr>
            <w:r w:rsidRPr="00D5163E">
              <w:rPr>
                <w:rFonts w:cs="Calibri"/>
                <w:szCs w:val="20"/>
              </w:rPr>
              <w:t>59.81</w:t>
            </w:r>
          </w:p>
        </w:tc>
        <w:tc>
          <w:tcPr>
            <w:tcW w:w="791" w:type="dxa"/>
            <w:shd w:val="clear" w:color="auto" w:fill="auto"/>
            <w:vAlign w:val="center"/>
          </w:tcPr>
          <w:p w14:paraId="68BBF0C0" w14:textId="77777777" w:rsidR="00BC6704" w:rsidRPr="00D5163E" w:rsidRDefault="00BC6704" w:rsidP="007E081C">
            <w:pPr>
              <w:rPr>
                <w:rFonts w:cs="Calibri"/>
                <w:szCs w:val="20"/>
              </w:rPr>
            </w:pPr>
            <w:r w:rsidRPr="00D5163E">
              <w:rPr>
                <w:rFonts w:cs="Calibri"/>
                <w:szCs w:val="20"/>
              </w:rPr>
              <w:t>62.78</w:t>
            </w:r>
          </w:p>
        </w:tc>
      </w:tr>
      <w:tr w:rsidR="00BC6704" w:rsidRPr="00D5163E" w14:paraId="05D4DDCB" w14:textId="77777777" w:rsidTr="00145155">
        <w:tc>
          <w:tcPr>
            <w:tcW w:w="13044" w:type="dxa"/>
            <w:gridSpan w:val="16"/>
            <w:shd w:val="clear" w:color="auto" w:fill="auto"/>
            <w:vAlign w:val="center"/>
          </w:tcPr>
          <w:p w14:paraId="3644BB5E" w14:textId="77777777" w:rsidR="00BC6704" w:rsidRPr="00D5163E" w:rsidRDefault="00BC6704" w:rsidP="007E081C">
            <w:pPr>
              <w:rPr>
                <w:rFonts w:cs="Calibri"/>
                <w:szCs w:val="20"/>
              </w:rPr>
            </w:pPr>
            <w:r w:rsidRPr="00D5163E">
              <w:rPr>
                <w:rFonts w:cs="Calibri"/>
                <w:szCs w:val="20"/>
              </w:rPr>
              <w:t>Saving and Emission reduction from Demo</w:t>
            </w:r>
          </w:p>
        </w:tc>
      </w:tr>
      <w:tr w:rsidR="00BC6704" w:rsidRPr="00D5163E" w14:paraId="129B0985" w14:textId="77777777" w:rsidTr="00145155">
        <w:tc>
          <w:tcPr>
            <w:tcW w:w="1838" w:type="dxa"/>
            <w:shd w:val="clear" w:color="auto" w:fill="auto"/>
          </w:tcPr>
          <w:p w14:paraId="524D63A7" w14:textId="77777777" w:rsidR="00BC6704" w:rsidRPr="00D5163E" w:rsidRDefault="00BC6704" w:rsidP="007E081C">
            <w:pPr>
              <w:rPr>
                <w:rFonts w:cs="Calibri"/>
                <w:szCs w:val="20"/>
              </w:rPr>
            </w:pPr>
            <w:r w:rsidRPr="00D5163E">
              <w:rPr>
                <w:rFonts w:cs="Calibri"/>
                <w:szCs w:val="20"/>
              </w:rPr>
              <w:t>Electricity saving [GWh/year]</w:t>
            </w:r>
          </w:p>
        </w:tc>
        <w:tc>
          <w:tcPr>
            <w:tcW w:w="733" w:type="dxa"/>
            <w:shd w:val="clear" w:color="auto" w:fill="auto"/>
            <w:vAlign w:val="center"/>
          </w:tcPr>
          <w:p w14:paraId="7DF4CC44" w14:textId="77777777" w:rsidR="00BC6704" w:rsidRPr="00D5163E" w:rsidRDefault="00BC6704" w:rsidP="007E081C">
            <w:pPr>
              <w:rPr>
                <w:rFonts w:cs="Calibri"/>
                <w:szCs w:val="20"/>
              </w:rPr>
            </w:pPr>
            <w:r w:rsidRPr="00D5163E">
              <w:rPr>
                <w:rFonts w:cs="Calibri"/>
                <w:szCs w:val="20"/>
              </w:rPr>
              <w:t>-</w:t>
            </w:r>
          </w:p>
        </w:tc>
        <w:tc>
          <w:tcPr>
            <w:tcW w:w="651" w:type="dxa"/>
            <w:shd w:val="clear" w:color="auto" w:fill="auto"/>
            <w:vAlign w:val="center"/>
          </w:tcPr>
          <w:p w14:paraId="334D3B4C" w14:textId="77777777" w:rsidR="00BC6704" w:rsidRPr="00D5163E" w:rsidRDefault="00BC6704" w:rsidP="007E081C">
            <w:pPr>
              <w:rPr>
                <w:rFonts w:cs="Calibri"/>
                <w:szCs w:val="20"/>
              </w:rPr>
            </w:pPr>
            <w:r w:rsidRPr="00D5163E">
              <w:rPr>
                <w:rFonts w:cs="Calibri"/>
                <w:szCs w:val="20"/>
              </w:rPr>
              <w:t>-</w:t>
            </w:r>
          </w:p>
        </w:tc>
        <w:tc>
          <w:tcPr>
            <w:tcW w:w="646" w:type="dxa"/>
            <w:shd w:val="clear" w:color="auto" w:fill="auto"/>
            <w:vAlign w:val="center"/>
          </w:tcPr>
          <w:p w14:paraId="34E8B058" w14:textId="77777777" w:rsidR="00BC6704" w:rsidRPr="00D5163E" w:rsidRDefault="00BC6704" w:rsidP="007E081C">
            <w:pPr>
              <w:rPr>
                <w:rFonts w:cs="Calibri"/>
                <w:szCs w:val="20"/>
              </w:rPr>
            </w:pPr>
            <w:r w:rsidRPr="00D5163E">
              <w:rPr>
                <w:rFonts w:cs="Calibri"/>
                <w:szCs w:val="20"/>
              </w:rPr>
              <w:t>-</w:t>
            </w:r>
          </w:p>
        </w:tc>
        <w:tc>
          <w:tcPr>
            <w:tcW w:w="740" w:type="dxa"/>
            <w:shd w:val="clear" w:color="auto" w:fill="auto"/>
            <w:vAlign w:val="center"/>
          </w:tcPr>
          <w:p w14:paraId="5DC202B9" w14:textId="77777777" w:rsidR="00BC6704" w:rsidRPr="00D5163E" w:rsidRDefault="00BC6704" w:rsidP="007E081C">
            <w:pPr>
              <w:rPr>
                <w:rFonts w:cs="Calibri"/>
                <w:color w:val="000000"/>
                <w:sz w:val="16"/>
                <w:szCs w:val="16"/>
              </w:rPr>
            </w:pPr>
            <w:r w:rsidRPr="00D5163E">
              <w:rPr>
                <w:rFonts w:cs="Calibri"/>
                <w:color w:val="000000"/>
                <w:sz w:val="16"/>
                <w:szCs w:val="16"/>
              </w:rPr>
              <w:t>69.10</w:t>
            </w:r>
          </w:p>
        </w:tc>
        <w:tc>
          <w:tcPr>
            <w:tcW w:w="720" w:type="dxa"/>
            <w:shd w:val="clear" w:color="auto" w:fill="auto"/>
            <w:vAlign w:val="center"/>
          </w:tcPr>
          <w:p w14:paraId="76EF5C7A"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694" w:type="dxa"/>
            <w:shd w:val="clear" w:color="auto" w:fill="auto"/>
            <w:vAlign w:val="center"/>
          </w:tcPr>
          <w:p w14:paraId="57BBBC64"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694" w:type="dxa"/>
            <w:shd w:val="clear" w:color="auto" w:fill="auto"/>
            <w:vAlign w:val="center"/>
          </w:tcPr>
          <w:p w14:paraId="58371CC5"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791" w:type="dxa"/>
            <w:shd w:val="clear" w:color="auto" w:fill="auto"/>
            <w:vAlign w:val="center"/>
          </w:tcPr>
          <w:p w14:paraId="5557A69A"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791" w:type="dxa"/>
            <w:shd w:val="clear" w:color="auto" w:fill="auto"/>
            <w:vAlign w:val="center"/>
          </w:tcPr>
          <w:p w14:paraId="1E9F5783"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791" w:type="dxa"/>
            <w:shd w:val="clear" w:color="auto" w:fill="auto"/>
            <w:vAlign w:val="center"/>
          </w:tcPr>
          <w:p w14:paraId="61ECEFD7"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791" w:type="dxa"/>
            <w:shd w:val="clear" w:color="auto" w:fill="auto"/>
            <w:vAlign w:val="center"/>
          </w:tcPr>
          <w:p w14:paraId="59B9EE3C"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791" w:type="dxa"/>
            <w:shd w:val="clear" w:color="auto" w:fill="auto"/>
            <w:vAlign w:val="center"/>
          </w:tcPr>
          <w:p w14:paraId="4CF5598D"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791" w:type="dxa"/>
            <w:shd w:val="clear" w:color="auto" w:fill="auto"/>
            <w:vAlign w:val="center"/>
          </w:tcPr>
          <w:p w14:paraId="7B794352"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791" w:type="dxa"/>
            <w:shd w:val="clear" w:color="auto" w:fill="auto"/>
            <w:vAlign w:val="center"/>
          </w:tcPr>
          <w:p w14:paraId="76189D77"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c>
          <w:tcPr>
            <w:tcW w:w="791" w:type="dxa"/>
            <w:shd w:val="clear" w:color="auto" w:fill="auto"/>
            <w:vAlign w:val="center"/>
          </w:tcPr>
          <w:p w14:paraId="295DE806" w14:textId="77777777" w:rsidR="00BC6704" w:rsidRPr="00D5163E" w:rsidRDefault="00BC6704" w:rsidP="007E081C">
            <w:pPr>
              <w:rPr>
                <w:rFonts w:cs="Calibri"/>
                <w:color w:val="000000"/>
                <w:sz w:val="16"/>
                <w:szCs w:val="16"/>
              </w:rPr>
            </w:pPr>
            <w:r w:rsidRPr="00D5163E">
              <w:rPr>
                <w:rFonts w:cs="Calibri"/>
                <w:color w:val="000000"/>
                <w:sz w:val="16"/>
                <w:szCs w:val="16"/>
              </w:rPr>
              <w:t>240.69</w:t>
            </w:r>
          </w:p>
        </w:tc>
      </w:tr>
      <w:tr w:rsidR="00BC6704" w:rsidRPr="00D5163E" w14:paraId="6C87E65F" w14:textId="77777777" w:rsidTr="00145155">
        <w:tc>
          <w:tcPr>
            <w:tcW w:w="1838" w:type="dxa"/>
            <w:shd w:val="clear" w:color="auto" w:fill="auto"/>
          </w:tcPr>
          <w:p w14:paraId="60C8F6E6" w14:textId="77777777" w:rsidR="00BC6704" w:rsidRPr="00D5163E" w:rsidRDefault="00BC6704" w:rsidP="007E081C">
            <w:pPr>
              <w:rPr>
                <w:rFonts w:cs="Calibri"/>
                <w:szCs w:val="20"/>
              </w:rPr>
            </w:pPr>
            <w:r w:rsidRPr="00D5163E">
              <w:rPr>
                <w:rFonts w:cs="Calibri"/>
                <w:szCs w:val="20"/>
              </w:rPr>
              <w:t>Cumulative saving [GWh]</w:t>
            </w:r>
          </w:p>
        </w:tc>
        <w:tc>
          <w:tcPr>
            <w:tcW w:w="733" w:type="dxa"/>
            <w:shd w:val="clear" w:color="auto" w:fill="auto"/>
            <w:vAlign w:val="center"/>
          </w:tcPr>
          <w:p w14:paraId="18B4CF9E" w14:textId="77777777" w:rsidR="00BC6704" w:rsidRPr="00D5163E" w:rsidRDefault="00BC6704" w:rsidP="007E081C">
            <w:pPr>
              <w:rPr>
                <w:rFonts w:cs="Calibri"/>
                <w:szCs w:val="20"/>
              </w:rPr>
            </w:pPr>
            <w:r w:rsidRPr="00D5163E">
              <w:rPr>
                <w:rFonts w:cs="Calibri"/>
                <w:szCs w:val="20"/>
              </w:rPr>
              <w:t>-</w:t>
            </w:r>
          </w:p>
        </w:tc>
        <w:tc>
          <w:tcPr>
            <w:tcW w:w="651" w:type="dxa"/>
            <w:shd w:val="clear" w:color="auto" w:fill="auto"/>
            <w:vAlign w:val="center"/>
          </w:tcPr>
          <w:p w14:paraId="6B8D8FC0" w14:textId="77777777" w:rsidR="00BC6704" w:rsidRPr="00D5163E" w:rsidRDefault="00BC6704" w:rsidP="007E081C">
            <w:pPr>
              <w:rPr>
                <w:rFonts w:cs="Calibri"/>
                <w:szCs w:val="20"/>
              </w:rPr>
            </w:pPr>
            <w:r w:rsidRPr="00D5163E">
              <w:rPr>
                <w:rFonts w:cs="Calibri"/>
                <w:szCs w:val="20"/>
              </w:rPr>
              <w:t>-</w:t>
            </w:r>
          </w:p>
        </w:tc>
        <w:tc>
          <w:tcPr>
            <w:tcW w:w="646" w:type="dxa"/>
            <w:shd w:val="clear" w:color="auto" w:fill="auto"/>
            <w:vAlign w:val="center"/>
          </w:tcPr>
          <w:p w14:paraId="30D0B129" w14:textId="77777777" w:rsidR="00BC6704" w:rsidRPr="00D5163E" w:rsidRDefault="00BC6704" w:rsidP="007E081C">
            <w:pPr>
              <w:rPr>
                <w:rFonts w:cs="Calibri"/>
                <w:szCs w:val="20"/>
              </w:rPr>
            </w:pPr>
            <w:r w:rsidRPr="00D5163E">
              <w:rPr>
                <w:rFonts w:cs="Calibri"/>
                <w:szCs w:val="20"/>
              </w:rPr>
              <w:t>-</w:t>
            </w:r>
          </w:p>
        </w:tc>
        <w:tc>
          <w:tcPr>
            <w:tcW w:w="740" w:type="dxa"/>
            <w:shd w:val="clear" w:color="auto" w:fill="auto"/>
            <w:vAlign w:val="center"/>
          </w:tcPr>
          <w:p w14:paraId="512947D6" w14:textId="77777777" w:rsidR="00BC6704" w:rsidRPr="00D5163E" w:rsidRDefault="00BC6704" w:rsidP="007E081C">
            <w:pPr>
              <w:rPr>
                <w:rFonts w:cs="Calibri"/>
                <w:color w:val="000000"/>
                <w:sz w:val="16"/>
                <w:szCs w:val="16"/>
              </w:rPr>
            </w:pPr>
            <w:r w:rsidRPr="00D5163E">
              <w:rPr>
                <w:rFonts w:cs="Calibri"/>
                <w:color w:val="000000"/>
                <w:sz w:val="16"/>
                <w:szCs w:val="16"/>
              </w:rPr>
              <w:t>69.10</w:t>
            </w:r>
          </w:p>
        </w:tc>
        <w:tc>
          <w:tcPr>
            <w:tcW w:w="720" w:type="dxa"/>
            <w:shd w:val="clear" w:color="auto" w:fill="auto"/>
            <w:vAlign w:val="center"/>
          </w:tcPr>
          <w:p w14:paraId="37B5C3B2" w14:textId="77777777" w:rsidR="00BC6704" w:rsidRPr="00D5163E" w:rsidRDefault="00BC6704" w:rsidP="007E081C">
            <w:pPr>
              <w:rPr>
                <w:rFonts w:cs="Calibri"/>
                <w:color w:val="000000"/>
                <w:sz w:val="16"/>
                <w:szCs w:val="16"/>
              </w:rPr>
            </w:pPr>
            <w:r w:rsidRPr="00D5163E">
              <w:rPr>
                <w:rFonts w:cs="Calibri"/>
                <w:color w:val="000000"/>
                <w:sz w:val="16"/>
                <w:szCs w:val="16"/>
              </w:rPr>
              <w:t>309.79</w:t>
            </w:r>
          </w:p>
        </w:tc>
        <w:tc>
          <w:tcPr>
            <w:tcW w:w="694" w:type="dxa"/>
            <w:shd w:val="clear" w:color="auto" w:fill="auto"/>
            <w:vAlign w:val="center"/>
          </w:tcPr>
          <w:p w14:paraId="53214D2B" w14:textId="77777777" w:rsidR="00BC6704" w:rsidRPr="00D5163E" w:rsidRDefault="00BC6704" w:rsidP="007E081C">
            <w:pPr>
              <w:rPr>
                <w:rFonts w:cs="Calibri"/>
                <w:color w:val="000000"/>
                <w:sz w:val="16"/>
                <w:szCs w:val="16"/>
              </w:rPr>
            </w:pPr>
            <w:r w:rsidRPr="00D5163E">
              <w:rPr>
                <w:rFonts w:cs="Calibri"/>
                <w:color w:val="000000"/>
                <w:sz w:val="16"/>
                <w:szCs w:val="16"/>
              </w:rPr>
              <w:t>550.47</w:t>
            </w:r>
          </w:p>
        </w:tc>
        <w:tc>
          <w:tcPr>
            <w:tcW w:w="694" w:type="dxa"/>
            <w:shd w:val="clear" w:color="auto" w:fill="auto"/>
            <w:vAlign w:val="center"/>
          </w:tcPr>
          <w:p w14:paraId="3F9A4BBA" w14:textId="77777777" w:rsidR="00BC6704" w:rsidRPr="00D5163E" w:rsidRDefault="00BC6704" w:rsidP="007E081C">
            <w:pPr>
              <w:rPr>
                <w:rFonts w:cs="Calibri"/>
                <w:color w:val="000000"/>
                <w:sz w:val="16"/>
                <w:szCs w:val="16"/>
              </w:rPr>
            </w:pPr>
            <w:r w:rsidRPr="00D5163E">
              <w:rPr>
                <w:rFonts w:cs="Calibri"/>
                <w:color w:val="000000"/>
                <w:sz w:val="16"/>
                <w:szCs w:val="16"/>
              </w:rPr>
              <w:t>791.16</w:t>
            </w:r>
          </w:p>
        </w:tc>
        <w:tc>
          <w:tcPr>
            <w:tcW w:w="791" w:type="dxa"/>
            <w:shd w:val="clear" w:color="auto" w:fill="auto"/>
            <w:vAlign w:val="center"/>
          </w:tcPr>
          <w:p w14:paraId="1D5807FF" w14:textId="77777777" w:rsidR="00BC6704" w:rsidRPr="00D5163E" w:rsidRDefault="00BC6704" w:rsidP="007E081C">
            <w:pPr>
              <w:rPr>
                <w:rFonts w:cs="Calibri"/>
                <w:color w:val="000000"/>
                <w:sz w:val="16"/>
                <w:szCs w:val="16"/>
              </w:rPr>
            </w:pPr>
            <w:r w:rsidRPr="00D5163E">
              <w:rPr>
                <w:rFonts w:cs="Calibri"/>
                <w:color w:val="000000"/>
                <w:sz w:val="16"/>
                <w:szCs w:val="16"/>
              </w:rPr>
              <w:t>1,031.85</w:t>
            </w:r>
          </w:p>
        </w:tc>
        <w:tc>
          <w:tcPr>
            <w:tcW w:w="791" w:type="dxa"/>
            <w:shd w:val="clear" w:color="auto" w:fill="auto"/>
            <w:vAlign w:val="center"/>
          </w:tcPr>
          <w:p w14:paraId="55378AEA" w14:textId="77777777" w:rsidR="00BC6704" w:rsidRPr="00D5163E" w:rsidRDefault="00BC6704" w:rsidP="007E081C">
            <w:pPr>
              <w:rPr>
                <w:rFonts w:cs="Calibri"/>
                <w:color w:val="000000"/>
                <w:sz w:val="16"/>
                <w:szCs w:val="16"/>
              </w:rPr>
            </w:pPr>
            <w:r w:rsidRPr="00D5163E">
              <w:rPr>
                <w:rFonts w:cs="Calibri"/>
                <w:color w:val="000000"/>
                <w:sz w:val="16"/>
                <w:szCs w:val="16"/>
              </w:rPr>
              <w:t>1,272.54</w:t>
            </w:r>
          </w:p>
        </w:tc>
        <w:tc>
          <w:tcPr>
            <w:tcW w:w="791" w:type="dxa"/>
            <w:shd w:val="clear" w:color="auto" w:fill="auto"/>
            <w:vAlign w:val="center"/>
          </w:tcPr>
          <w:p w14:paraId="4ED92593" w14:textId="77777777" w:rsidR="00BC6704" w:rsidRPr="00D5163E" w:rsidRDefault="00BC6704" w:rsidP="007E081C">
            <w:pPr>
              <w:rPr>
                <w:rFonts w:cs="Calibri"/>
                <w:color w:val="000000"/>
                <w:sz w:val="16"/>
                <w:szCs w:val="16"/>
              </w:rPr>
            </w:pPr>
            <w:r w:rsidRPr="00D5163E">
              <w:rPr>
                <w:rFonts w:cs="Calibri"/>
                <w:color w:val="000000"/>
                <w:sz w:val="16"/>
                <w:szCs w:val="16"/>
              </w:rPr>
              <w:t>1,513.23</w:t>
            </w:r>
          </w:p>
        </w:tc>
        <w:tc>
          <w:tcPr>
            <w:tcW w:w="791" w:type="dxa"/>
            <w:shd w:val="clear" w:color="auto" w:fill="auto"/>
            <w:vAlign w:val="center"/>
          </w:tcPr>
          <w:p w14:paraId="7B8347D3" w14:textId="77777777" w:rsidR="00BC6704" w:rsidRPr="00D5163E" w:rsidRDefault="00BC6704" w:rsidP="007E081C">
            <w:pPr>
              <w:rPr>
                <w:rFonts w:cs="Calibri"/>
                <w:color w:val="000000"/>
                <w:sz w:val="16"/>
                <w:szCs w:val="16"/>
              </w:rPr>
            </w:pPr>
            <w:r w:rsidRPr="00D5163E">
              <w:rPr>
                <w:rFonts w:cs="Calibri"/>
                <w:color w:val="000000"/>
                <w:sz w:val="16"/>
                <w:szCs w:val="16"/>
              </w:rPr>
              <w:t>1,753.91</w:t>
            </w:r>
          </w:p>
        </w:tc>
        <w:tc>
          <w:tcPr>
            <w:tcW w:w="791" w:type="dxa"/>
            <w:shd w:val="clear" w:color="auto" w:fill="auto"/>
            <w:vAlign w:val="center"/>
          </w:tcPr>
          <w:p w14:paraId="7667582B" w14:textId="77777777" w:rsidR="00BC6704" w:rsidRPr="00D5163E" w:rsidRDefault="00BC6704" w:rsidP="007E081C">
            <w:pPr>
              <w:rPr>
                <w:rFonts w:cs="Calibri"/>
                <w:color w:val="000000"/>
                <w:sz w:val="16"/>
                <w:szCs w:val="16"/>
              </w:rPr>
            </w:pPr>
            <w:r w:rsidRPr="00D5163E">
              <w:rPr>
                <w:rFonts w:cs="Calibri"/>
                <w:color w:val="000000"/>
                <w:sz w:val="16"/>
                <w:szCs w:val="16"/>
              </w:rPr>
              <w:t>1,994.60</w:t>
            </w:r>
          </w:p>
        </w:tc>
        <w:tc>
          <w:tcPr>
            <w:tcW w:w="791" w:type="dxa"/>
            <w:shd w:val="clear" w:color="auto" w:fill="auto"/>
            <w:vAlign w:val="center"/>
          </w:tcPr>
          <w:p w14:paraId="75AE66D3" w14:textId="77777777" w:rsidR="00BC6704" w:rsidRPr="00D5163E" w:rsidRDefault="00BC6704" w:rsidP="007E081C">
            <w:pPr>
              <w:rPr>
                <w:rFonts w:cs="Calibri"/>
                <w:color w:val="000000"/>
                <w:sz w:val="16"/>
                <w:szCs w:val="16"/>
              </w:rPr>
            </w:pPr>
            <w:r w:rsidRPr="00D5163E">
              <w:rPr>
                <w:rFonts w:cs="Calibri"/>
                <w:color w:val="000000"/>
                <w:sz w:val="16"/>
                <w:szCs w:val="16"/>
              </w:rPr>
              <w:t>2,235.29</w:t>
            </w:r>
          </w:p>
        </w:tc>
        <w:tc>
          <w:tcPr>
            <w:tcW w:w="791" w:type="dxa"/>
            <w:shd w:val="clear" w:color="auto" w:fill="auto"/>
            <w:vAlign w:val="center"/>
          </w:tcPr>
          <w:p w14:paraId="3EAB9A93" w14:textId="77777777" w:rsidR="00BC6704" w:rsidRPr="00D5163E" w:rsidRDefault="00BC6704" w:rsidP="007E081C">
            <w:pPr>
              <w:rPr>
                <w:rFonts w:cs="Calibri"/>
                <w:color w:val="000000"/>
                <w:sz w:val="16"/>
                <w:szCs w:val="16"/>
              </w:rPr>
            </w:pPr>
            <w:r w:rsidRPr="00D5163E">
              <w:rPr>
                <w:rFonts w:cs="Calibri"/>
                <w:color w:val="000000"/>
                <w:sz w:val="16"/>
                <w:szCs w:val="16"/>
              </w:rPr>
              <w:t>2,475.98</w:t>
            </w:r>
          </w:p>
        </w:tc>
        <w:tc>
          <w:tcPr>
            <w:tcW w:w="791" w:type="dxa"/>
            <w:shd w:val="clear" w:color="auto" w:fill="auto"/>
            <w:vAlign w:val="center"/>
          </w:tcPr>
          <w:p w14:paraId="5855BEDC" w14:textId="77777777" w:rsidR="00BC6704" w:rsidRPr="00D5163E" w:rsidRDefault="00BC6704" w:rsidP="007E081C">
            <w:pPr>
              <w:rPr>
                <w:rFonts w:cs="Calibri"/>
                <w:color w:val="000000"/>
                <w:sz w:val="16"/>
                <w:szCs w:val="16"/>
              </w:rPr>
            </w:pPr>
            <w:r w:rsidRPr="00D5163E">
              <w:rPr>
                <w:rFonts w:cs="Calibri"/>
                <w:color w:val="000000"/>
                <w:sz w:val="16"/>
                <w:szCs w:val="16"/>
              </w:rPr>
              <w:t>2,716.67</w:t>
            </w:r>
          </w:p>
        </w:tc>
      </w:tr>
      <w:tr w:rsidR="00BC6704" w:rsidRPr="00D5163E" w14:paraId="4E222827" w14:textId="77777777" w:rsidTr="00145155">
        <w:tc>
          <w:tcPr>
            <w:tcW w:w="1838" w:type="dxa"/>
            <w:shd w:val="clear" w:color="auto" w:fill="auto"/>
          </w:tcPr>
          <w:p w14:paraId="349DAC4B" w14:textId="77777777" w:rsidR="00BC6704" w:rsidRPr="00D5163E" w:rsidRDefault="00BC6704" w:rsidP="007E081C">
            <w:pPr>
              <w:rPr>
                <w:rFonts w:cs="Calibri"/>
                <w:szCs w:val="20"/>
              </w:rPr>
            </w:pPr>
            <w:r w:rsidRPr="00D5163E">
              <w:rPr>
                <w:rFonts w:cs="Calibri"/>
                <w:szCs w:val="20"/>
              </w:rPr>
              <w:t>Emission reduction [kilo tCO</w:t>
            </w:r>
            <w:r w:rsidRPr="00D5163E">
              <w:rPr>
                <w:rFonts w:cs="Calibri"/>
                <w:szCs w:val="20"/>
                <w:vertAlign w:val="subscript"/>
              </w:rPr>
              <w:t>2eq</w:t>
            </w:r>
            <w:r w:rsidRPr="00D5163E">
              <w:rPr>
                <w:rFonts w:cs="Calibri"/>
                <w:szCs w:val="20"/>
              </w:rPr>
              <w:t>/year]</w:t>
            </w:r>
          </w:p>
        </w:tc>
        <w:tc>
          <w:tcPr>
            <w:tcW w:w="733" w:type="dxa"/>
            <w:shd w:val="clear" w:color="auto" w:fill="auto"/>
            <w:vAlign w:val="center"/>
          </w:tcPr>
          <w:p w14:paraId="1FE794BC" w14:textId="77777777" w:rsidR="00BC6704" w:rsidRPr="00D5163E" w:rsidRDefault="00BC6704" w:rsidP="007E081C">
            <w:pPr>
              <w:rPr>
                <w:rFonts w:cs="Calibri"/>
                <w:szCs w:val="20"/>
              </w:rPr>
            </w:pPr>
            <w:r w:rsidRPr="00D5163E">
              <w:rPr>
                <w:rFonts w:cs="Calibri"/>
                <w:szCs w:val="20"/>
              </w:rPr>
              <w:t>-</w:t>
            </w:r>
          </w:p>
        </w:tc>
        <w:tc>
          <w:tcPr>
            <w:tcW w:w="651" w:type="dxa"/>
            <w:shd w:val="clear" w:color="auto" w:fill="auto"/>
            <w:vAlign w:val="center"/>
          </w:tcPr>
          <w:p w14:paraId="1241C1D2" w14:textId="77777777" w:rsidR="00BC6704" w:rsidRPr="00D5163E" w:rsidRDefault="00BC6704" w:rsidP="007E081C">
            <w:pPr>
              <w:rPr>
                <w:rFonts w:cs="Calibri"/>
                <w:szCs w:val="20"/>
              </w:rPr>
            </w:pPr>
            <w:r w:rsidRPr="00D5163E">
              <w:rPr>
                <w:rFonts w:cs="Calibri"/>
                <w:szCs w:val="20"/>
              </w:rPr>
              <w:t>-</w:t>
            </w:r>
          </w:p>
        </w:tc>
        <w:tc>
          <w:tcPr>
            <w:tcW w:w="646" w:type="dxa"/>
            <w:shd w:val="clear" w:color="auto" w:fill="auto"/>
            <w:vAlign w:val="center"/>
          </w:tcPr>
          <w:p w14:paraId="7FB560BD" w14:textId="77777777" w:rsidR="00BC6704" w:rsidRPr="00D5163E" w:rsidRDefault="00BC6704" w:rsidP="007E081C">
            <w:pPr>
              <w:rPr>
                <w:rFonts w:cs="Calibri"/>
                <w:szCs w:val="20"/>
              </w:rPr>
            </w:pPr>
            <w:r w:rsidRPr="00D5163E">
              <w:rPr>
                <w:rFonts w:cs="Calibri"/>
                <w:szCs w:val="20"/>
              </w:rPr>
              <w:t>-</w:t>
            </w:r>
          </w:p>
        </w:tc>
        <w:tc>
          <w:tcPr>
            <w:tcW w:w="740" w:type="dxa"/>
            <w:shd w:val="clear" w:color="auto" w:fill="auto"/>
            <w:vAlign w:val="center"/>
          </w:tcPr>
          <w:p w14:paraId="6C4D2F7D" w14:textId="77777777" w:rsidR="00BC6704" w:rsidRPr="00D5163E" w:rsidRDefault="00BC6704" w:rsidP="007E081C">
            <w:pPr>
              <w:rPr>
                <w:rFonts w:cs="Calibri"/>
                <w:color w:val="000000"/>
                <w:sz w:val="16"/>
                <w:szCs w:val="16"/>
              </w:rPr>
            </w:pPr>
            <w:r w:rsidRPr="00D5163E">
              <w:rPr>
                <w:rFonts w:cs="Calibri"/>
                <w:color w:val="000000"/>
                <w:sz w:val="16"/>
                <w:szCs w:val="16"/>
              </w:rPr>
              <w:t>55.83</w:t>
            </w:r>
          </w:p>
        </w:tc>
        <w:tc>
          <w:tcPr>
            <w:tcW w:w="720" w:type="dxa"/>
            <w:shd w:val="clear" w:color="auto" w:fill="auto"/>
            <w:vAlign w:val="center"/>
          </w:tcPr>
          <w:p w14:paraId="6823BFC6"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694" w:type="dxa"/>
            <w:shd w:val="clear" w:color="auto" w:fill="auto"/>
            <w:vAlign w:val="center"/>
          </w:tcPr>
          <w:p w14:paraId="3E810864"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694" w:type="dxa"/>
            <w:shd w:val="clear" w:color="auto" w:fill="auto"/>
            <w:vAlign w:val="center"/>
          </w:tcPr>
          <w:p w14:paraId="772BA8A9"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791" w:type="dxa"/>
            <w:shd w:val="clear" w:color="auto" w:fill="auto"/>
            <w:vAlign w:val="center"/>
          </w:tcPr>
          <w:p w14:paraId="60F24E68"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791" w:type="dxa"/>
            <w:shd w:val="clear" w:color="auto" w:fill="auto"/>
            <w:vAlign w:val="center"/>
          </w:tcPr>
          <w:p w14:paraId="4AB6E517"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791" w:type="dxa"/>
            <w:shd w:val="clear" w:color="auto" w:fill="auto"/>
            <w:vAlign w:val="center"/>
          </w:tcPr>
          <w:p w14:paraId="657F801D"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791" w:type="dxa"/>
            <w:shd w:val="clear" w:color="auto" w:fill="auto"/>
            <w:vAlign w:val="center"/>
          </w:tcPr>
          <w:p w14:paraId="6762D3CA"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791" w:type="dxa"/>
            <w:shd w:val="clear" w:color="auto" w:fill="auto"/>
            <w:vAlign w:val="center"/>
          </w:tcPr>
          <w:p w14:paraId="5563E4DE"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791" w:type="dxa"/>
            <w:shd w:val="clear" w:color="auto" w:fill="auto"/>
            <w:vAlign w:val="center"/>
          </w:tcPr>
          <w:p w14:paraId="744FF57B"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791" w:type="dxa"/>
            <w:shd w:val="clear" w:color="auto" w:fill="auto"/>
            <w:vAlign w:val="center"/>
          </w:tcPr>
          <w:p w14:paraId="3A8971E9"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c>
          <w:tcPr>
            <w:tcW w:w="791" w:type="dxa"/>
            <w:shd w:val="clear" w:color="auto" w:fill="auto"/>
            <w:vAlign w:val="center"/>
          </w:tcPr>
          <w:p w14:paraId="45E3C5A5" w14:textId="77777777" w:rsidR="00BC6704" w:rsidRPr="00D5163E" w:rsidRDefault="00BC6704" w:rsidP="007E081C">
            <w:pPr>
              <w:rPr>
                <w:rFonts w:cs="Calibri"/>
                <w:color w:val="000000"/>
                <w:sz w:val="16"/>
                <w:szCs w:val="16"/>
              </w:rPr>
            </w:pPr>
            <w:r w:rsidRPr="00D5163E">
              <w:rPr>
                <w:rFonts w:cs="Calibri"/>
                <w:color w:val="000000"/>
                <w:sz w:val="16"/>
                <w:szCs w:val="16"/>
              </w:rPr>
              <w:t>194.48</w:t>
            </w:r>
          </w:p>
        </w:tc>
      </w:tr>
      <w:tr w:rsidR="00BC6704" w:rsidRPr="00D5163E" w14:paraId="42BC1A8E" w14:textId="77777777" w:rsidTr="00145155">
        <w:tc>
          <w:tcPr>
            <w:tcW w:w="1838" w:type="dxa"/>
            <w:shd w:val="clear" w:color="auto" w:fill="auto"/>
          </w:tcPr>
          <w:p w14:paraId="0F6B3883" w14:textId="77777777" w:rsidR="00BC6704" w:rsidRPr="00D5163E" w:rsidRDefault="00BC6704" w:rsidP="007E081C">
            <w:pPr>
              <w:rPr>
                <w:rFonts w:cs="Calibri"/>
                <w:szCs w:val="20"/>
              </w:rPr>
            </w:pPr>
            <w:r w:rsidRPr="00D5163E">
              <w:rPr>
                <w:rFonts w:cs="Calibri"/>
                <w:szCs w:val="20"/>
              </w:rPr>
              <w:t>Cumulative emission reduction [kilo tCO</w:t>
            </w:r>
            <w:r w:rsidRPr="00D5163E">
              <w:rPr>
                <w:rFonts w:cs="Calibri"/>
                <w:szCs w:val="20"/>
                <w:vertAlign w:val="subscript"/>
              </w:rPr>
              <w:t>2eq</w:t>
            </w:r>
            <w:r w:rsidRPr="00D5163E">
              <w:rPr>
                <w:rFonts w:cs="Calibri"/>
                <w:szCs w:val="20"/>
              </w:rPr>
              <w:t>]</w:t>
            </w:r>
          </w:p>
        </w:tc>
        <w:tc>
          <w:tcPr>
            <w:tcW w:w="733" w:type="dxa"/>
            <w:shd w:val="clear" w:color="auto" w:fill="auto"/>
            <w:vAlign w:val="center"/>
          </w:tcPr>
          <w:p w14:paraId="1F63B2FD" w14:textId="77777777" w:rsidR="00BC6704" w:rsidRPr="00D5163E" w:rsidRDefault="00BC6704" w:rsidP="007E081C">
            <w:pPr>
              <w:rPr>
                <w:rFonts w:cs="Calibri"/>
                <w:szCs w:val="20"/>
              </w:rPr>
            </w:pPr>
            <w:r w:rsidRPr="00D5163E">
              <w:rPr>
                <w:rFonts w:cs="Calibri"/>
                <w:szCs w:val="20"/>
              </w:rPr>
              <w:t>-</w:t>
            </w:r>
          </w:p>
        </w:tc>
        <w:tc>
          <w:tcPr>
            <w:tcW w:w="651" w:type="dxa"/>
            <w:shd w:val="clear" w:color="auto" w:fill="auto"/>
            <w:vAlign w:val="center"/>
          </w:tcPr>
          <w:p w14:paraId="4ED64CA1" w14:textId="77777777" w:rsidR="00BC6704" w:rsidRPr="00D5163E" w:rsidRDefault="00BC6704" w:rsidP="007E081C">
            <w:pPr>
              <w:rPr>
                <w:rFonts w:cs="Calibri"/>
                <w:szCs w:val="20"/>
              </w:rPr>
            </w:pPr>
            <w:r w:rsidRPr="00D5163E">
              <w:rPr>
                <w:rFonts w:cs="Calibri"/>
                <w:szCs w:val="20"/>
              </w:rPr>
              <w:t>-</w:t>
            </w:r>
          </w:p>
        </w:tc>
        <w:tc>
          <w:tcPr>
            <w:tcW w:w="646" w:type="dxa"/>
            <w:shd w:val="clear" w:color="auto" w:fill="auto"/>
            <w:vAlign w:val="center"/>
          </w:tcPr>
          <w:p w14:paraId="0E46A996" w14:textId="77777777" w:rsidR="00BC6704" w:rsidRPr="00D5163E" w:rsidRDefault="00BC6704" w:rsidP="007E081C">
            <w:pPr>
              <w:rPr>
                <w:rFonts w:cs="Calibri"/>
                <w:szCs w:val="20"/>
              </w:rPr>
            </w:pPr>
            <w:r w:rsidRPr="00D5163E">
              <w:rPr>
                <w:rFonts w:cs="Calibri"/>
                <w:szCs w:val="20"/>
              </w:rPr>
              <w:t>-</w:t>
            </w:r>
          </w:p>
        </w:tc>
        <w:tc>
          <w:tcPr>
            <w:tcW w:w="740" w:type="dxa"/>
            <w:shd w:val="clear" w:color="auto" w:fill="auto"/>
            <w:vAlign w:val="center"/>
          </w:tcPr>
          <w:p w14:paraId="47E4A4F3" w14:textId="77777777" w:rsidR="00BC6704" w:rsidRPr="00D5163E" w:rsidRDefault="00BC6704" w:rsidP="007E081C">
            <w:pPr>
              <w:rPr>
                <w:rFonts w:cs="Calibri"/>
                <w:color w:val="000000"/>
                <w:sz w:val="16"/>
                <w:szCs w:val="16"/>
              </w:rPr>
            </w:pPr>
            <w:r w:rsidRPr="00D5163E">
              <w:rPr>
                <w:rFonts w:cs="Calibri"/>
                <w:color w:val="000000"/>
                <w:sz w:val="16"/>
                <w:szCs w:val="16"/>
              </w:rPr>
              <w:t>55.83</w:t>
            </w:r>
          </w:p>
        </w:tc>
        <w:tc>
          <w:tcPr>
            <w:tcW w:w="720" w:type="dxa"/>
            <w:shd w:val="clear" w:color="auto" w:fill="auto"/>
            <w:vAlign w:val="center"/>
          </w:tcPr>
          <w:p w14:paraId="2998E6BB" w14:textId="77777777" w:rsidR="00BC6704" w:rsidRPr="00D5163E" w:rsidRDefault="00BC6704" w:rsidP="007E081C">
            <w:pPr>
              <w:rPr>
                <w:rFonts w:cs="Calibri"/>
                <w:color w:val="000000"/>
                <w:sz w:val="16"/>
                <w:szCs w:val="16"/>
              </w:rPr>
            </w:pPr>
            <w:r w:rsidRPr="00D5163E">
              <w:rPr>
                <w:rFonts w:cs="Calibri"/>
                <w:color w:val="000000"/>
                <w:sz w:val="16"/>
                <w:szCs w:val="16"/>
              </w:rPr>
              <w:t>250.31</w:t>
            </w:r>
          </w:p>
        </w:tc>
        <w:tc>
          <w:tcPr>
            <w:tcW w:w="694" w:type="dxa"/>
            <w:shd w:val="clear" w:color="auto" w:fill="auto"/>
            <w:vAlign w:val="center"/>
          </w:tcPr>
          <w:p w14:paraId="69D84F59" w14:textId="77777777" w:rsidR="00BC6704" w:rsidRPr="00D5163E" w:rsidRDefault="00BC6704" w:rsidP="007E081C">
            <w:pPr>
              <w:rPr>
                <w:rFonts w:cs="Calibri"/>
                <w:color w:val="000000"/>
                <w:sz w:val="16"/>
                <w:szCs w:val="16"/>
              </w:rPr>
            </w:pPr>
            <w:r w:rsidRPr="00D5163E">
              <w:rPr>
                <w:rFonts w:cs="Calibri"/>
                <w:color w:val="000000"/>
                <w:sz w:val="16"/>
                <w:szCs w:val="16"/>
              </w:rPr>
              <w:t>444.78</w:t>
            </w:r>
          </w:p>
        </w:tc>
        <w:tc>
          <w:tcPr>
            <w:tcW w:w="694" w:type="dxa"/>
            <w:shd w:val="clear" w:color="auto" w:fill="auto"/>
            <w:vAlign w:val="center"/>
          </w:tcPr>
          <w:p w14:paraId="2A690B1C" w14:textId="77777777" w:rsidR="00BC6704" w:rsidRPr="00D5163E" w:rsidRDefault="00BC6704" w:rsidP="007E081C">
            <w:pPr>
              <w:rPr>
                <w:rFonts w:cs="Calibri"/>
                <w:color w:val="000000"/>
                <w:sz w:val="16"/>
                <w:szCs w:val="16"/>
              </w:rPr>
            </w:pPr>
            <w:r w:rsidRPr="00D5163E">
              <w:rPr>
                <w:rFonts w:cs="Calibri"/>
                <w:color w:val="000000"/>
                <w:sz w:val="16"/>
                <w:szCs w:val="16"/>
              </w:rPr>
              <w:t>639.26</w:t>
            </w:r>
          </w:p>
        </w:tc>
        <w:tc>
          <w:tcPr>
            <w:tcW w:w="791" w:type="dxa"/>
            <w:shd w:val="clear" w:color="auto" w:fill="auto"/>
            <w:vAlign w:val="center"/>
          </w:tcPr>
          <w:p w14:paraId="1ADBFBBA" w14:textId="77777777" w:rsidR="00BC6704" w:rsidRPr="00D5163E" w:rsidRDefault="00BC6704" w:rsidP="007E081C">
            <w:pPr>
              <w:rPr>
                <w:rFonts w:cs="Calibri"/>
                <w:color w:val="000000"/>
                <w:sz w:val="16"/>
                <w:szCs w:val="16"/>
              </w:rPr>
            </w:pPr>
            <w:r w:rsidRPr="00D5163E">
              <w:rPr>
                <w:rFonts w:cs="Calibri"/>
                <w:color w:val="000000"/>
                <w:sz w:val="16"/>
                <w:szCs w:val="16"/>
              </w:rPr>
              <w:t>833.73</w:t>
            </w:r>
          </w:p>
        </w:tc>
        <w:tc>
          <w:tcPr>
            <w:tcW w:w="791" w:type="dxa"/>
            <w:shd w:val="clear" w:color="auto" w:fill="auto"/>
            <w:vAlign w:val="center"/>
          </w:tcPr>
          <w:p w14:paraId="0454DE26" w14:textId="77777777" w:rsidR="00BC6704" w:rsidRPr="00D5163E" w:rsidRDefault="00BC6704" w:rsidP="007E081C">
            <w:pPr>
              <w:rPr>
                <w:rFonts w:cs="Calibri"/>
                <w:color w:val="000000"/>
                <w:sz w:val="16"/>
                <w:szCs w:val="16"/>
              </w:rPr>
            </w:pPr>
            <w:r w:rsidRPr="00D5163E">
              <w:rPr>
                <w:rFonts w:cs="Calibri"/>
                <w:color w:val="000000"/>
                <w:sz w:val="16"/>
                <w:szCs w:val="16"/>
              </w:rPr>
              <w:t>1,028.21</w:t>
            </w:r>
          </w:p>
        </w:tc>
        <w:tc>
          <w:tcPr>
            <w:tcW w:w="791" w:type="dxa"/>
            <w:shd w:val="clear" w:color="auto" w:fill="auto"/>
            <w:vAlign w:val="center"/>
          </w:tcPr>
          <w:p w14:paraId="46DB0789" w14:textId="77777777" w:rsidR="00BC6704" w:rsidRPr="00D5163E" w:rsidRDefault="00BC6704" w:rsidP="007E081C">
            <w:pPr>
              <w:rPr>
                <w:rFonts w:cs="Calibri"/>
                <w:color w:val="000000"/>
                <w:sz w:val="16"/>
                <w:szCs w:val="16"/>
              </w:rPr>
            </w:pPr>
            <w:r w:rsidRPr="00D5163E">
              <w:rPr>
                <w:rFonts w:cs="Calibri"/>
                <w:color w:val="000000"/>
                <w:sz w:val="16"/>
                <w:szCs w:val="16"/>
              </w:rPr>
              <w:t>1,222.69</w:t>
            </w:r>
          </w:p>
        </w:tc>
        <w:tc>
          <w:tcPr>
            <w:tcW w:w="791" w:type="dxa"/>
            <w:shd w:val="clear" w:color="auto" w:fill="auto"/>
            <w:vAlign w:val="center"/>
          </w:tcPr>
          <w:p w14:paraId="5BBCE14B" w14:textId="77777777" w:rsidR="00BC6704" w:rsidRPr="00D5163E" w:rsidRDefault="00BC6704" w:rsidP="007E081C">
            <w:pPr>
              <w:rPr>
                <w:rFonts w:cs="Calibri"/>
                <w:color w:val="000000"/>
                <w:sz w:val="16"/>
                <w:szCs w:val="16"/>
              </w:rPr>
            </w:pPr>
            <w:r w:rsidRPr="00D5163E">
              <w:rPr>
                <w:rFonts w:cs="Calibri"/>
                <w:color w:val="000000"/>
                <w:sz w:val="16"/>
                <w:szCs w:val="16"/>
              </w:rPr>
              <w:t>1,417.16</w:t>
            </w:r>
          </w:p>
        </w:tc>
        <w:tc>
          <w:tcPr>
            <w:tcW w:w="791" w:type="dxa"/>
            <w:shd w:val="clear" w:color="auto" w:fill="auto"/>
            <w:vAlign w:val="center"/>
          </w:tcPr>
          <w:p w14:paraId="781BE1DE" w14:textId="77777777" w:rsidR="00BC6704" w:rsidRPr="00D5163E" w:rsidRDefault="00BC6704" w:rsidP="007E081C">
            <w:pPr>
              <w:rPr>
                <w:rFonts w:cs="Calibri"/>
                <w:color w:val="000000"/>
                <w:sz w:val="16"/>
                <w:szCs w:val="16"/>
              </w:rPr>
            </w:pPr>
            <w:r w:rsidRPr="00D5163E">
              <w:rPr>
                <w:rFonts w:cs="Calibri"/>
                <w:color w:val="000000"/>
                <w:sz w:val="16"/>
                <w:szCs w:val="16"/>
              </w:rPr>
              <w:t>1,611.64</w:t>
            </w:r>
          </w:p>
        </w:tc>
        <w:tc>
          <w:tcPr>
            <w:tcW w:w="791" w:type="dxa"/>
            <w:shd w:val="clear" w:color="auto" w:fill="auto"/>
            <w:vAlign w:val="center"/>
          </w:tcPr>
          <w:p w14:paraId="60B509DE" w14:textId="77777777" w:rsidR="00BC6704" w:rsidRPr="00D5163E" w:rsidRDefault="00BC6704" w:rsidP="007E081C">
            <w:pPr>
              <w:rPr>
                <w:rFonts w:cs="Calibri"/>
                <w:color w:val="000000"/>
                <w:sz w:val="16"/>
                <w:szCs w:val="16"/>
              </w:rPr>
            </w:pPr>
            <w:r w:rsidRPr="00D5163E">
              <w:rPr>
                <w:rFonts w:cs="Calibri"/>
                <w:color w:val="000000"/>
                <w:sz w:val="16"/>
                <w:szCs w:val="16"/>
              </w:rPr>
              <w:t>1,806.11</w:t>
            </w:r>
          </w:p>
        </w:tc>
        <w:tc>
          <w:tcPr>
            <w:tcW w:w="791" w:type="dxa"/>
            <w:shd w:val="clear" w:color="auto" w:fill="auto"/>
            <w:vAlign w:val="center"/>
          </w:tcPr>
          <w:p w14:paraId="1C486C08" w14:textId="77777777" w:rsidR="00BC6704" w:rsidRPr="00D5163E" w:rsidRDefault="00BC6704" w:rsidP="007E081C">
            <w:pPr>
              <w:rPr>
                <w:rFonts w:cs="Calibri"/>
                <w:color w:val="000000"/>
                <w:sz w:val="16"/>
                <w:szCs w:val="16"/>
              </w:rPr>
            </w:pPr>
            <w:r w:rsidRPr="00D5163E">
              <w:rPr>
                <w:rFonts w:cs="Calibri"/>
                <w:color w:val="000000"/>
                <w:sz w:val="16"/>
                <w:szCs w:val="16"/>
              </w:rPr>
              <w:t>2,000.59</w:t>
            </w:r>
          </w:p>
        </w:tc>
        <w:tc>
          <w:tcPr>
            <w:tcW w:w="791" w:type="dxa"/>
            <w:shd w:val="clear" w:color="auto" w:fill="auto"/>
            <w:vAlign w:val="center"/>
          </w:tcPr>
          <w:p w14:paraId="21653557" w14:textId="77777777" w:rsidR="00BC6704" w:rsidRPr="00D5163E" w:rsidRDefault="00BC6704" w:rsidP="007E081C">
            <w:pPr>
              <w:rPr>
                <w:rFonts w:cs="Calibri"/>
                <w:color w:val="000000"/>
                <w:sz w:val="16"/>
                <w:szCs w:val="16"/>
              </w:rPr>
            </w:pPr>
            <w:r w:rsidRPr="00D5163E">
              <w:rPr>
                <w:rFonts w:cs="Calibri"/>
                <w:color w:val="000000"/>
                <w:sz w:val="16"/>
                <w:szCs w:val="16"/>
              </w:rPr>
              <w:t>2,195.07</w:t>
            </w:r>
          </w:p>
        </w:tc>
      </w:tr>
      <w:tr w:rsidR="00BC6704" w:rsidRPr="00D5163E" w14:paraId="3134BAD1" w14:textId="77777777" w:rsidTr="00145155">
        <w:tc>
          <w:tcPr>
            <w:tcW w:w="13044" w:type="dxa"/>
            <w:gridSpan w:val="16"/>
            <w:shd w:val="clear" w:color="auto" w:fill="auto"/>
          </w:tcPr>
          <w:p w14:paraId="45538C28" w14:textId="77777777" w:rsidR="00BC6704" w:rsidRPr="00D5163E" w:rsidRDefault="00BC6704" w:rsidP="007E081C">
            <w:pPr>
              <w:rPr>
                <w:rFonts w:cs="Calibri"/>
                <w:szCs w:val="20"/>
              </w:rPr>
            </w:pPr>
            <w:r w:rsidRPr="00D5163E">
              <w:rPr>
                <w:rFonts w:cs="Calibri"/>
                <w:szCs w:val="20"/>
              </w:rPr>
              <w:t xml:space="preserve">Saving and Emission reduction affected by ADLIGHT for all sectors </w:t>
            </w:r>
          </w:p>
        </w:tc>
      </w:tr>
      <w:tr w:rsidR="00BC6704" w:rsidRPr="00D5163E" w14:paraId="5D585DC1" w14:textId="77777777" w:rsidTr="00145155">
        <w:tc>
          <w:tcPr>
            <w:tcW w:w="2571" w:type="dxa"/>
            <w:gridSpan w:val="2"/>
            <w:shd w:val="clear" w:color="auto" w:fill="auto"/>
          </w:tcPr>
          <w:p w14:paraId="4EEFA710" w14:textId="77777777" w:rsidR="00BC6704" w:rsidRPr="00D5163E" w:rsidRDefault="00BC6704" w:rsidP="007E081C">
            <w:pPr>
              <w:rPr>
                <w:rFonts w:cs="Calibri"/>
                <w:szCs w:val="20"/>
              </w:rPr>
            </w:pPr>
            <w:r w:rsidRPr="00D5163E">
              <w:rPr>
                <w:rFonts w:cs="Calibri"/>
                <w:szCs w:val="20"/>
              </w:rPr>
              <w:t>Penetration rate for all sectors [%]</w:t>
            </w:r>
          </w:p>
        </w:tc>
        <w:tc>
          <w:tcPr>
            <w:tcW w:w="651" w:type="dxa"/>
            <w:shd w:val="clear" w:color="auto" w:fill="auto"/>
            <w:vAlign w:val="center"/>
          </w:tcPr>
          <w:p w14:paraId="5AE8E10F" w14:textId="77777777" w:rsidR="00BC6704" w:rsidRPr="00D5163E" w:rsidRDefault="00BC6704" w:rsidP="007E081C">
            <w:pPr>
              <w:rPr>
                <w:rFonts w:cs="Calibri"/>
                <w:szCs w:val="20"/>
              </w:rPr>
            </w:pPr>
            <w:r w:rsidRPr="00D5163E">
              <w:rPr>
                <w:rFonts w:cs="Calibri"/>
                <w:szCs w:val="20"/>
              </w:rPr>
              <w:t>-</w:t>
            </w:r>
          </w:p>
        </w:tc>
        <w:tc>
          <w:tcPr>
            <w:tcW w:w="646" w:type="dxa"/>
            <w:shd w:val="clear" w:color="auto" w:fill="auto"/>
            <w:vAlign w:val="center"/>
          </w:tcPr>
          <w:p w14:paraId="330EEAE5" w14:textId="77777777" w:rsidR="00BC6704" w:rsidRPr="00D5163E" w:rsidRDefault="00BC6704" w:rsidP="007E081C">
            <w:pPr>
              <w:rPr>
                <w:rFonts w:cs="Calibri"/>
                <w:sz w:val="18"/>
                <w:szCs w:val="18"/>
              </w:rPr>
            </w:pPr>
            <w:r w:rsidRPr="00D5163E">
              <w:rPr>
                <w:rFonts w:cs="Calibri"/>
                <w:sz w:val="18"/>
                <w:szCs w:val="18"/>
              </w:rPr>
              <w:t>-</w:t>
            </w:r>
          </w:p>
        </w:tc>
        <w:tc>
          <w:tcPr>
            <w:tcW w:w="740" w:type="dxa"/>
            <w:shd w:val="clear" w:color="auto" w:fill="auto"/>
            <w:vAlign w:val="center"/>
          </w:tcPr>
          <w:p w14:paraId="5E5622FD" w14:textId="77777777" w:rsidR="00BC6704" w:rsidRPr="00D5163E" w:rsidRDefault="00BC6704" w:rsidP="007E081C">
            <w:pPr>
              <w:rPr>
                <w:rFonts w:cs="Calibri"/>
                <w:sz w:val="18"/>
                <w:szCs w:val="18"/>
              </w:rPr>
            </w:pPr>
            <w:r w:rsidRPr="00D5163E">
              <w:rPr>
                <w:rFonts w:cs="Calibri"/>
                <w:sz w:val="18"/>
                <w:szCs w:val="18"/>
              </w:rPr>
              <w:t>-</w:t>
            </w:r>
          </w:p>
        </w:tc>
        <w:tc>
          <w:tcPr>
            <w:tcW w:w="720" w:type="dxa"/>
            <w:shd w:val="clear" w:color="auto" w:fill="auto"/>
            <w:vAlign w:val="center"/>
          </w:tcPr>
          <w:p w14:paraId="29892EE9" w14:textId="77777777" w:rsidR="00BC6704" w:rsidRPr="00D5163E" w:rsidRDefault="00BC6704" w:rsidP="007E081C">
            <w:pPr>
              <w:rPr>
                <w:rFonts w:cs="Calibri"/>
                <w:sz w:val="18"/>
                <w:szCs w:val="18"/>
              </w:rPr>
            </w:pPr>
            <w:r w:rsidRPr="00D5163E">
              <w:rPr>
                <w:rFonts w:cs="Calibri"/>
                <w:sz w:val="18"/>
                <w:szCs w:val="18"/>
              </w:rPr>
              <w:t>-</w:t>
            </w:r>
          </w:p>
        </w:tc>
        <w:tc>
          <w:tcPr>
            <w:tcW w:w="694" w:type="dxa"/>
            <w:shd w:val="clear" w:color="auto" w:fill="auto"/>
            <w:vAlign w:val="center"/>
          </w:tcPr>
          <w:p w14:paraId="0ED962CF" w14:textId="77777777" w:rsidR="00BC6704" w:rsidRPr="00D5163E" w:rsidRDefault="00BC6704" w:rsidP="007E081C">
            <w:pPr>
              <w:rPr>
                <w:rFonts w:cs="Calibri"/>
                <w:color w:val="000000"/>
                <w:sz w:val="18"/>
                <w:szCs w:val="18"/>
              </w:rPr>
            </w:pPr>
            <w:r w:rsidRPr="00D5163E">
              <w:rPr>
                <w:rFonts w:cs="Calibri"/>
                <w:color w:val="000000"/>
                <w:sz w:val="18"/>
                <w:szCs w:val="18"/>
              </w:rPr>
              <w:t>2.85%</w:t>
            </w:r>
          </w:p>
        </w:tc>
        <w:tc>
          <w:tcPr>
            <w:tcW w:w="694" w:type="dxa"/>
            <w:shd w:val="clear" w:color="auto" w:fill="auto"/>
            <w:vAlign w:val="center"/>
          </w:tcPr>
          <w:p w14:paraId="44B06196" w14:textId="77777777" w:rsidR="00BC6704" w:rsidRPr="00D5163E" w:rsidRDefault="00BC6704" w:rsidP="007E081C">
            <w:pPr>
              <w:rPr>
                <w:rFonts w:cs="Calibri"/>
                <w:color w:val="000000"/>
                <w:sz w:val="18"/>
                <w:szCs w:val="18"/>
              </w:rPr>
            </w:pPr>
            <w:r w:rsidRPr="00D5163E">
              <w:rPr>
                <w:rFonts w:cs="Calibri"/>
                <w:color w:val="000000"/>
                <w:sz w:val="18"/>
                <w:szCs w:val="18"/>
              </w:rPr>
              <w:t>3.84%</w:t>
            </w:r>
          </w:p>
        </w:tc>
        <w:tc>
          <w:tcPr>
            <w:tcW w:w="791" w:type="dxa"/>
            <w:shd w:val="clear" w:color="auto" w:fill="auto"/>
            <w:vAlign w:val="center"/>
          </w:tcPr>
          <w:p w14:paraId="3D9C8EC9" w14:textId="77777777" w:rsidR="00BC6704" w:rsidRPr="00D5163E" w:rsidRDefault="00BC6704" w:rsidP="007E081C">
            <w:pPr>
              <w:rPr>
                <w:rFonts w:cs="Calibri"/>
                <w:color w:val="000000"/>
                <w:sz w:val="18"/>
                <w:szCs w:val="18"/>
              </w:rPr>
            </w:pPr>
            <w:r w:rsidRPr="00D5163E">
              <w:rPr>
                <w:rFonts w:cs="Calibri"/>
                <w:color w:val="000000"/>
                <w:sz w:val="18"/>
                <w:szCs w:val="18"/>
              </w:rPr>
              <w:t>5.17%</w:t>
            </w:r>
          </w:p>
        </w:tc>
        <w:tc>
          <w:tcPr>
            <w:tcW w:w="791" w:type="dxa"/>
            <w:shd w:val="clear" w:color="auto" w:fill="auto"/>
            <w:vAlign w:val="center"/>
          </w:tcPr>
          <w:p w14:paraId="3A1E7FF3" w14:textId="77777777" w:rsidR="00BC6704" w:rsidRPr="00D5163E" w:rsidRDefault="00BC6704" w:rsidP="007E081C">
            <w:pPr>
              <w:rPr>
                <w:rFonts w:cs="Calibri"/>
                <w:color w:val="000000"/>
                <w:sz w:val="18"/>
                <w:szCs w:val="18"/>
              </w:rPr>
            </w:pPr>
            <w:r w:rsidRPr="00D5163E">
              <w:rPr>
                <w:rFonts w:cs="Calibri"/>
                <w:color w:val="000000"/>
                <w:sz w:val="18"/>
                <w:szCs w:val="18"/>
              </w:rPr>
              <w:t>6.92%</w:t>
            </w:r>
          </w:p>
        </w:tc>
        <w:tc>
          <w:tcPr>
            <w:tcW w:w="791" w:type="dxa"/>
            <w:shd w:val="clear" w:color="auto" w:fill="auto"/>
            <w:vAlign w:val="center"/>
          </w:tcPr>
          <w:p w14:paraId="3F1F5954" w14:textId="77777777" w:rsidR="00BC6704" w:rsidRPr="00D5163E" w:rsidRDefault="00BC6704" w:rsidP="007E081C">
            <w:pPr>
              <w:rPr>
                <w:rFonts w:cs="Calibri"/>
                <w:color w:val="000000"/>
                <w:sz w:val="18"/>
                <w:szCs w:val="18"/>
              </w:rPr>
            </w:pPr>
            <w:r w:rsidRPr="00D5163E">
              <w:rPr>
                <w:rFonts w:cs="Calibri"/>
                <w:color w:val="000000"/>
                <w:sz w:val="18"/>
                <w:szCs w:val="18"/>
              </w:rPr>
              <w:t>9.20%</w:t>
            </w:r>
          </w:p>
        </w:tc>
        <w:tc>
          <w:tcPr>
            <w:tcW w:w="791" w:type="dxa"/>
            <w:shd w:val="clear" w:color="auto" w:fill="auto"/>
            <w:vAlign w:val="center"/>
          </w:tcPr>
          <w:p w14:paraId="30B2D35E" w14:textId="77777777" w:rsidR="00BC6704" w:rsidRPr="00D5163E" w:rsidRDefault="00BC6704" w:rsidP="007E081C">
            <w:pPr>
              <w:rPr>
                <w:rFonts w:cs="Calibri"/>
                <w:color w:val="000000"/>
                <w:sz w:val="18"/>
                <w:szCs w:val="18"/>
              </w:rPr>
            </w:pPr>
            <w:r w:rsidRPr="00D5163E">
              <w:rPr>
                <w:rFonts w:cs="Calibri"/>
                <w:color w:val="000000"/>
                <w:sz w:val="18"/>
                <w:szCs w:val="18"/>
              </w:rPr>
              <w:t>12.14%</w:t>
            </w:r>
          </w:p>
        </w:tc>
        <w:tc>
          <w:tcPr>
            <w:tcW w:w="791" w:type="dxa"/>
            <w:shd w:val="clear" w:color="auto" w:fill="auto"/>
            <w:vAlign w:val="center"/>
          </w:tcPr>
          <w:p w14:paraId="57638D8C" w14:textId="77777777" w:rsidR="00BC6704" w:rsidRPr="00D5163E" w:rsidRDefault="00BC6704" w:rsidP="007E081C">
            <w:pPr>
              <w:rPr>
                <w:rFonts w:cs="Calibri"/>
                <w:color w:val="000000"/>
                <w:sz w:val="18"/>
                <w:szCs w:val="18"/>
              </w:rPr>
            </w:pPr>
            <w:r w:rsidRPr="00D5163E">
              <w:rPr>
                <w:rFonts w:cs="Calibri"/>
                <w:color w:val="000000"/>
                <w:sz w:val="18"/>
                <w:szCs w:val="18"/>
              </w:rPr>
              <w:t>15.85%</w:t>
            </w:r>
          </w:p>
        </w:tc>
        <w:tc>
          <w:tcPr>
            <w:tcW w:w="791" w:type="dxa"/>
            <w:shd w:val="clear" w:color="auto" w:fill="auto"/>
            <w:vAlign w:val="center"/>
          </w:tcPr>
          <w:p w14:paraId="213A09E1" w14:textId="77777777" w:rsidR="00BC6704" w:rsidRPr="00D5163E" w:rsidRDefault="00BC6704" w:rsidP="007E081C">
            <w:pPr>
              <w:rPr>
                <w:rFonts w:cs="Calibri"/>
                <w:color w:val="000000"/>
                <w:sz w:val="18"/>
                <w:szCs w:val="18"/>
              </w:rPr>
            </w:pPr>
            <w:r w:rsidRPr="00D5163E">
              <w:rPr>
                <w:rFonts w:cs="Calibri"/>
                <w:color w:val="000000"/>
                <w:sz w:val="18"/>
                <w:szCs w:val="18"/>
              </w:rPr>
              <w:t>20.43%</w:t>
            </w:r>
          </w:p>
        </w:tc>
        <w:tc>
          <w:tcPr>
            <w:tcW w:w="791" w:type="dxa"/>
            <w:shd w:val="clear" w:color="auto" w:fill="auto"/>
            <w:vAlign w:val="center"/>
          </w:tcPr>
          <w:p w14:paraId="4A99C44B" w14:textId="77777777" w:rsidR="00BC6704" w:rsidRPr="00D5163E" w:rsidRDefault="00BC6704" w:rsidP="007E081C">
            <w:pPr>
              <w:rPr>
                <w:rFonts w:cs="Calibri"/>
                <w:color w:val="000000"/>
                <w:sz w:val="18"/>
                <w:szCs w:val="18"/>
              </w:rPr>
            </w:pPr>
            <w:r w:rsidRPr="00D5163E">
              <w:rPr>
                <w:rFonts w:cs="Calibri"/>
                <w:color w:val="000000"/>
                <w:sz w:val="18"/>
                <w:szCs w:val="18"/>
              </w:rPr>
              <w:t>25.93%</w:t>
            </w:r>
          </w:p>
        </w:tc>
        <w:tc>
          <w:tcPr>
            <w:tcW w:w="791" w:type="dxa"/>
            <w:shd w:val="clear" w:color="auto" w:fill="auto"/>
            <w:vAlign w:val="center"/>
          </w:tcPr>
          <w:p w14:paraId="080C5CFF" w14:textId="77777777" w:rsidR="00BC6704" w:rsidRPr="00D5163E" w:rsidRDefault="00BC6704" w:rsidP="007E081C">
            <w:pPr>
              <w:rPr>
                <w:rFonts w:cs="Calibri"/>
                <w:color w:val="000000"/>
                <w:sz w:val="18"/>
                <w:szCs w:val="18"/>
              </w:rPr>
            </w:pPr>
            <w:r w:rsidRPr="00D5163E">
              <w:rPr>
                <w:rFonts w:cs="Calibri"/>
                <w:color w:val="000000"/>
                <w:sz w:val="18"/>
                <w:szCs w:val="18"/>
              </w:rPr>
              <w:t>32.31%</w:t>
            </w:r>
          </w:p>
        </w:tc>
      </w:tr>
      <w:tr w:rsidR="00BC6704" w:rsidRPr="00D5163E" w14:paraId="1874C37E" w14:textId="77777777" w:rsidTr="00145155">
        <w:tc>
          <w:tcPr>
            <w:tcW w:w="13044" w:type="dxa"/>
            <w:gridSpan w:val="16"/>
            <w:shd w:val="clear" w:color="auto" w:fill="auto"/>
          </w:tcPr>
          <w:p w14:paraId="22119B05" w14:textId="30F38413" w:rsidR="00BC6704" w:rsidRPr="00D5163E" w:rsidRDefault="00BC6704" w:rsidP="007E081C">
            <w:pPr>
              <w:rPr>
                <w:rFonts w:cs="Calibri"/>
                <w:szCs w:val="20"/>
              </w:rPr>
            </w:pPr>
            <w:r w:rsidRPr="00D5163E">
              <w:rPr>
                <w:rFonts w:cs="Calibri"/>
                <w:szCs w:val="20"/>
              </w:rPr>
              <w:t>Saving due to increasing lighting efficacy [%]</w:t>
            </w:r>
          </w:p>
        </w:tc>
      </w:tr>
      <w:tr w:rsidR="00BC6704" w:rsidRPr="00D5163E" w14:paraId="14E7478B" w14:textId="77777777" w:rsidTr="00145155">
        <w:tc>
          <w:tcPr>
            <w:tcW w:w="2571" w:type="dxa"/>
            <w:gridSpan w:val="2"/>
            <w:shd w:val="clear" w:color="auto" w:fill="auto"/>
          </w:tcPr>
          <w:p w14:paraId="527C86D9" w14:textId="77777777" w:rsidR="00BC6704" w:rsidRPr="00D5163E" w:rsidRDefault="00BC6704" w:rsidP="007E081C">
            <w:pPr>
              <w:rPr>
                <w:rFonts w:cs="Calibri"/>
                <w:szCs w:val="20"/>
              </w:rPr>
            </w:pPr>
            <w:r w:rsidRPr="00D5163E">
              <w:rPr>
                <w:rFonts w:cs="Calibri"/>
                <w:szCs w:val="20"/>
              </w:rPr>
              <w:t xml:space="preserve">Residential </w:t>
            </w:r>
          </w:p>
        </w:tc>
        <w:tc>
          <w:tcPr>
            <w:tcW w:w="651" w:type="dxa"/>
            <w:shd w:val="clear" w:color="auto" w:fill="auto"/>
          </w:tcPr>
          <w:p w14:paraId="0E4E1704" w14:textId="77777777" w:rsidR="00BC6704" w:rsidRPr="00D5163E" w:rsidRDefault="00BC6704" w:rsidP="007E081C">
            <w:pPr>
              <w:rPr>
                <w:rFonts w:cs="Calibri"/>
                <w:szCs w:val="20"/>
              </w:rPr>
            </w:pPr>
          </w:p>
        </w:tc>
        <w:tc>
          <w:tcPr>
            <w:tcW w:w="646" w:type="dxa"/>
            <w:shd w:val="clear" w:color="auto" w:fill="auto"/>
            <w:vAlign w:val="bottom"/>
          </w:tcPr>
          <w:p w14:paraId="64D5A24F" w14:textId="77777777" w:rsidR="00BC6704" w:rsidRPr="00D5163E" w:rsidRDefault="00BC6704" w:rsidP="007E081C">
            <w:pPr>
              <w:rPr>
                <w:rFonts w:cs="Calibri"/>
                <w:color w:val="000000"/>
                <w:sz w:val="16"/>
                <w:szCs w:val="16"/>
              </w:rPr>
            </w:pPr>
            <w:r w:rsidRPr="00D5163E">
              <w:rPr>
                <w:rFonts w:cs="Calibri"/>
                <w:color w:val="000000"/>
                <w:sz w:val="16"/>
                <w:szCs w:val="16"/>
              </w:rPr>
              <w:t>57%</w:t>
            </w:r>
          </w:p>
        </w:tc>
        <w:tc>
          <w:tcPr>
            <w:tcW w:w="740" w:type="dxa"/>
            <w:shd w:val="clear" w:color="auto" w:fill="auto"/>
            <w:vAlign w:val="bottom"/>
          </w:tcPr>
          <w:p w14:paraId="72C090D4" w14:textId="77777777" w:rsidR="00BC6704" w:rsidRPr="00D5163E" w:rsidRDefault="00BC6704" w:rsidP="007E081C">
            <w:pPr>
              <w:rPr>
                <w:rFonts w:cs="Calibri"/>
                <w:color w:val="000000"/>
                <w:sz w:val="16"/>
                <w:szCs w:val="16"/>
              </w:rPr>
            </w:pPr>
            <w:r w:rsidRPr="00D5163E">
              <w:rPr>
                <w:rFonts w:cs="Calibri"/>
                <w:color w:val="000000"/>
                <w:sz w:val="16"/>
                <w:szCs w:val="16"/>
              </w:rPr>
              <w:t>58.2%</w:t>
            </w:r>
          </w:p>
        </w:tc>
        <w:tc>
          <w:tcPr>
            <w:tcW w:w="720" w:type="dxa"/>
            <w:shd w:val="clear" w:color="auto" w:fill="auto"/>
            <w:vAlign w:val="bottom"/>
          </w:tcPr>
          <w:p w14:paraId="608116F1" w14:textId="77777777" w:rsidR="00BC6704" w:rsidRPr="00D5163E" w:rsidRDefault="00BC6704" w:rsidP="007E081C">
            <w:pPr>
              <w:rPr>
                <w:rFonts w:cs="Calibri"/>
                <w:color w:val="000000"/>
                <w:sz w:val="16"/>
                <w:szCs w:val="16"/>
              </w:rPr>
            </w:pPr>
            <w:r w:rsidRPr="00D5163E">
              <w:rPr>
                <w:rFonts w:cs="Calibri"/>
                <w:color w:val="000000"/>
                <w:sz w:val="16"/>
                <w:szCs w:val="16"/>
              </w:rPr>
              <w:t>59.4%</w:t>
            </w:r>
          </w:p>
        </w:tc>
        <w:tc>
          <w:tcPr>
            <w:tcW w:w="694" w:type="dxa"/>
            <w:shd w:val="clear" w:color="auto" w:fill="auto"/>
            <w:vAlign w:val="bottom"/>
          </w:tcPr>
          <w:p w14:paraId="5359F40A" w14:textId="77777777" w:rsidR="00BC6704" w:rsidRPr="00D5163E" w:rsidRDefault="00BC6704" w:rsidP="007E081C">
            <w:pPr>
              <w:rPr>
                <w:rFonts w:cs="Calibri"/>
                <w:color w:val="000000"/>
                <w:sz w:val="16"/>
                <w:szCs w:val="16"/>
              </w:rPr>
            </w:pPr>
            <w:r w:rsidRPr="00D5163E">
              <w:rPr>
                <w:rFonts w:cs="Calibri"/>
                <w:color w:val="000000"/>
                <w:sz w:val="16"/>
                <w:szCs w:val="16"/>
              </w:rPr>
              <w:t>60.6%</w:t>
            </w:r>
          </w:p>
        </w:tc>
        <w:tc>
          <w:tcPr>
            <w:tcW w:w="694" w:type="dxa"/>
            <w:shd w:val="clear" w:color="auto" w:fill="auto"/>
            <w:vAlign w:val="bottom"/>
          </w:tcPr>
          <w:p w14:paraId="3CF41154" w14:textId="77777777" w:rsidR="00BC6704" w:rsidRPr="00D5163E" w:rsidRDefault="00BC6704" w:rsidP="007E081C">
            <w:pPr>
              <w:rPr>
                <w:rFonts w:cs="Calibri"/>
                <w:color w:val="000000"/>
                <w:sz w:val="16"/>
                <w:szCs w:val="16"/>
              </w:rPr>
            </w:pPr>
            <w:r w:rsidRPr="00D5163E">
              <w:rPr>
                <w:rFonts w:cs="Calibri"/>
                <w:color w:val="000000"/>
                <w:sz w:val="16"/>
                <w:szCs w:val="16"/>
              </w:rPr>
              <w:t>61.8%</w:t>
            </w:r>
          </w:p>
        </w:tc>
        <w:tc>
          <w:tcPr>
            <w:tcW w:w="791" w:type="dxa"/>
            <w:shd w:val="clear" w:color="auto" w:fill="auto"/>
            <w:vAlign w:val="bottom"/>
          </w:tcPr>
          <w:p w14:paraId="7A499A5B" w14:textId="77777777" w:rsidR="00BC6704" w:rsidRPr="00D5163E" w:rsidRDefault="00BC6704" w:rsidP="007E081C">
            <w:pPr>
              <w:rPr>
                <w:rFonts w:cs="Calibri"/>
                <w:color w:val="000000"/>
                <w:sz w:val="16"/>
                <w:szCs w:val="16"/>
              </w:rPr>
            </w:pPr>
            <w:r w:rsidRPr="00D5163E">
              <w:rPr>
                <w:rFonts w:cs="Calibri"/>
                <w:color w:val="000000"/>
                <w:sz w:val="16"/>
                <w:szCs w:val="16"/>
              </w:rPr>
              <w:t>63.0%</w:t>
            </w:r>
          </w:p>
        </w:tc>
        <w:tc>
          <w:tcPr>
            <w:tcW w:w="791" w:type="dxa"/>
            <w:shd w:val="clear" w:color="auto" w:fill="auto"/>
            <w:vAlign w:val="bottom"/>
          </w:tcPr>
          <w:p w14:paraId="74B382E7" w14:textId="77777777" w:rsidR="00BC6704" w:rsidRPr="00D5163E" w:rsidRDefault="00BC6704" w:rsidP="007E081C">
            <w:pPr>
              <w:rPr>
                <w:rFonts w:cs="Calibri"/>
                <w:color w:val="000000"/>
                <w:sz w:val="16"/>
                <w:szCs w:val="16"/>
              </w:rPr>
            </w:pPr>
            <w:r w:rsidRPr="00D5163E">
              <w:rPr>
                <w:rFonts w:cs="Calibri"/>
                <w:color w:val="000000"/>
                <w:sz w:val="16"/>
                <w:szCs w:val="16"/>
              </w:rPr>
              <w:t>64.2%</w:t>
            </w:r>
          </w:p>
        </w:tc>
        <w:tc>
          <w:tcPr>
            <w:tcW w:w="791" w:type="dxa"/>
            <w:shd w:val="clear" w:color="auto" w:fill="auto"/>
            <w:vAlign w:val="bottom"/>
          </w:tcPr>
          <w:p w14:paraId="25B1BCB3" w14:textId="77777777" w:rsidR="00BC6704" w:rsidRPr="00D5163E" w:rsidRDefault="00BC6704" w:rsidP="007E081C">
            <w:pPr>
              <w:rPr>
                <w:rFonts w:cs="Calibri"/>
                <w:color w:val="000000"/>
                <w:sz w:val="16"/>
                <w:szCs w:val="16"/>
              </w:rPr>
            </w:pPr>
            <w:r w:rsidRPr="00D5163E">
              <w:rPr>
                <w:rFonts w:cs="Calibri"/>
                <w:color w:val="000000"/>
                <w:sz w:val="16"/>
                <w:szCs w:val="16"/>
              </w:rPr>
              <w:t>65.4%</w:t>
            </w:r>
          </w:p>
        </w:tc>
        <w:tc>
          <w:tcPr>
            <w:tcW w:w="791" w:type="dxa"/>
            <w:shd w:val="clear" w:color="auto" w:fill="auto"/>
            <w:vAlign w:val="bottom"/>
          </w:tcPr>
          <w:p w14:paraId="2EA0DE58" w14:textId="77777777" w:rsidR="00BC6704" w:rsidRPr="00D5163E" w:rsidRDefault="00BC6704" w:rsidP="007E081C">
            <w:pPr>
              <w:rPr>
                <w:rFonts w:cs="Calibri"/>
                <w:color w:val="000000"/>
                <w:sz w:val="16"/>
                <w:szCs w:val="16"/>
              </w:rPr>
            </w:pPr>
            <w:r w:rsidRPr="00D5163E">
              <w:rPr>
                <w:rFonts w:cs="Calibri"/>
                <w:color w:val="000000"/>
                <w:sz w:val="16"/>
                <w:szCs w:val="16"/>
              </w:rPr>
              <w:t>66.6%</w:t>
            </w:r>
          </w:p>
        </w:tc>
        <w:tc>
          <w:tcPr>
            <w:tcW w:w="791" w:type="dxa"/>
            <w:shd w:val="clear" w:color="auto" w:fill="auto"/>
            <w:vAlign w:val="bottom"/>
          </w:tcPr>
          <w:p w14:paraId="6C7E9C19" w14:textId="77777777" w:rsidR="00BC6704" w:rsidRPr="00D5163E" w:rsidRDefault="00BC6704" w:rsidP="007E081C">
            <w:pPr>
              <w:rPr>
                <w:rFonts w:cs="Calibri"/>
                <w:color w:val="000000"/>
                <w:sz w:val="16"/>
                <w:szCs w:val="16"/>
              </w:rPr>
            </w:pPr>
            <w:r w:rsidRPr="00D5163E">
              <w:rPr>
                <w:rFonts w:cs="Calibri"/>
                <w:color w:val="000000"/>
                <w:sz w:val="16"/>
                <w:szCs w:val="16"/>
              </w:rPr>
              <w:t>67.8%</w:t>
            </w:r>
          </w:p>
        </w:tc>
        <w:tc>
          <w:tcPr>
            <w:tcW w:w="791" w:type="dxa"/>
            <w:shd w:val="clear" w:color="auto" w:fill="auto"/>
            <w:vAlign w:val="bottom"/>
          </w:tcPr>
          <w:p w14:paraId="50376BE2" w14:textId="77777777" w:rsidR="00BC6704" w:rsidRPr="00D5163E" w:rsidRDefault="00BC6704" w:rsidP="007E081C">
            <w:pPr>
              <w:rPr>
                <w:rFonts w:cs="Calibri"/>
                <w:color w:val="000000"/>
                <w:sz w:val="16"/>
                <w:szCs w:val="16"/>
              </w:rPr>
            </w:pPr>
            <w:r w:rsidRPr="00D5163E">
              <w:rPr>
                <w:rFonts w:cs="Calibri"/>
                <w:color w:val="000000"/>
                <w:sz w:val="16"/>
                <w:szCs w:val="16"/>
              </w:rPr>
              <w:t>57%</w:t>
            </w:r>
          </w:p>
        </w:tc>
        <w:tc>
          <w:tcPr>
            <w:tcW w:w="791" w:type="dxa"/>
            <w:shd w:val="clear" w:color="auto" w:fill="auto"/>
            <w:vAlign w:val="bottom"/>
          </w:tcPr>
          <w:p w14:paraId="7932A03B" w14:textId="77777777" w:rsidR="00BC6704" w:rsidRPr="00D5163E" w:rsidRDefault="00BC6704" w:rsidP="007E081C">
            <w:pPr>
              <w:rPr>
                <w:rFonts w:cs="Calibri"/>
                <w:color w:val="000000"/>
                <w:sz w:val="16"/>
                <w:szCs w:val="16"/>
              </w:rPr>
            </w:pPr>
            <w:r w:rsidRPr="00D5163E">
              <w:rPr>
                <w:rFonts w:cs="Calibri"/>
                <w:color w:val="000000"/>
                <w:sz w:val="16"/>
                <w:szCs w:val="16"/>
              </w:rPr>
              <w:t>58.2%</w:t>
            </w:r>
          </w:p>
        </w:tc>
        <w:tc>
          <w:tcPr>
            <w:tcW w:w="791" w:type="dxa"/>
            <w:shd w:val="clear" w:color="auto" w:fill="auto"/>
            <w:vAlign w:val="bottom"/>
          </w:tcPr>
          <w:p w14:paraId="2639DD30" w14:textId="77777777" w:rsidR="00BC6704" w:rsidRPr="00D5163E" w:rsidRDefault="00BC6704" w:rsidP="007E081C">
            <w:pPr>
              <w:rPr>
                <w:rFonts w:cs="Calibri"/>
                <w:color w:val="000000"/>
                <w:sz w:val="16"/>
                <w:szCs w:val="16"/>
              </w:rPr>
            </w:pPr>
            <w:r w:rsidRPr="00D5163E">
              <w:rPr>
                <w:rFonts w:cs="Calibri"/>
                <w:color w:val="000000"/>
                <w:sz w:val="16"/>
                <w:szCs w:val="16"/>
              </w:rPr>
              <w:t>59.4%</w:t>
            </w:r>
          </w:p>
        </w:tc>
      </w:tr>
      <w:tr w:rsidR="00BC6704" w:rsidRPr="00D5163E" w14:paraId="35D8A08F" w14:textId="77777777" w:rsidTr="00145155">
        <w:tc>
          <w:tcPr>
            <w:tcW w:w="2571" w:type="dxa"/>
            <w:gridSpan w:val="2"/>
            <w:shd w:val="clear" w:color="auto" w:fill="auto"/>
          </w:tcPr>
          <w:p w14:paraId="07B04F74" w14:textId="77777777" w:rsidR="00BC6704" w:rsidRPr="00D5163E" w:rsidRDefault="00BC6704" w:rsidP="007E081C">
            <w:pPr>
              <w:rPr>
                <w:rFonts w:cs="Calibri"/>
                <w:szCs w:val="20"/>
              </w:rPr>
            </w:pPr>
            <w:r w:rsidRPr="00D5163E">
              <w:rPr>
                <w:rFonts w:cs="Calibri"/>
                <w:szCs w:val="20"/>
              </w:rPr>
              <w:lastRenderedPageBreak/>
              <w:t>Industry</w:t>
            </w:r>
          </w:p>
        </w:tc>
        <w:tc>
          <w:tcPr>
            <w:tcW w:w="651" w:type="dxa"/>
            <w:shd w:val="clear" w:color="auto" w:fill="auto"/>
          </w:tcPr>
          <w:p w14:paraId="11E4D236" w14:textId="77777777" w:rsidR="00BC6704" w:rsidRPr="00D5163E" w:rsidRDefault="00BC6704" w:rsidP="007E081C">
            <w:pPr>
              <w:rPr>
                <w:rFonts w:cs="Calibri"/>
                <w:szCs w:val="20"/>
              </w:rPr>
            </w:pPr>
          </w:p>
        </w:tc>
        <w:tc>
          <w:tcPr>
            <w:tcW w:w="646" w:type="dxa"/>
            <w:shd w:val="clear" w:color="auto" w:fill="auto"/>
            <w:vAlign w:val="bottom"/>
          </w:tcPr>
          <w:p w14:paraId="12611685" w14:textId="77777777" w:rsidR="00BC6704" w:rsidRPr="00D5163E" w:rsidRDefault="00BC6704" w:rsidP="007E081C">
            <w:pPr>
              <w:rPr>
                <w:rFonts w:cs="Calibri"/>
                <w:color w:val="000000"/>
                <w:sz w:val="16"/>
                <w:szCs w:val="16"/>
              </w:rPr>
            </w:pPr>
            <w:r w:rsidRPr="00D5163E">
              <w:rPr>
                <w:rFonts w:cs="Calibri"/>
                <w:color w:val="000000"/>
                <w:sz w:val="16"/>
                <w:szCs w:val="16"/>
              </w:rPr>
              <w:t>48%</w:t>
            </w:r>
          </w:p>
        </w:tc>
        <w:tc>
          <w:tcPr>
            <w:tcW w:w="740" w:type="dxa"/>
            <w:shd w:val="clear" w:color="auto" w:fill="auto"/>
            <w:vAlign w:val="bottom"/>
          </w:tcPr>
          <w:p w14:paraId="31A9A8EF" w14:textId="77777777" w:rsidR="00BC6704" w:rsidRPr="00D5163E" w:rsidRDefault="00BC6704" w:rsidP="007E081C">
            <w:pPr>
              <w:rPr>
                <w:rFonts w:cs="Calibri"/>
                <w:color w:val="000000"/>
                <w:sz w:val="16"/>
                <w:szCs w:val="16"/>
              </w:rPr>
            </w:pPr>
            <w:r w:rsidRPr="00D5163E">
              <w:rPr>
                <w:rFonts w:cs="Calibri"/>
                <w:color w:val="000000"/>
                <w:sz w:val="16"/>
                <w:szCs w:val="16"/>
              </w:rPr>
              <w:t>49.5%</w:t>
            </w:r>
          </w:p>
        </w:tc>
        <w:tc>
          <w:tcPr>
            <w:tcW w:w="720" w:type="dxa"/>
            <w:shd w:val="clear" w:color="auto" w:fill="auto"/>
            <w:vAlign w:val="bottom"/>
          </w:tcPr>
          <w:p w14:paraId="54C2B0A4" w14:textId="77777777" w:rsidR="00BC6704" w:rsidRPr="00D5163E" w:rsidRDefault="00BC6704" w:rsidP="007E081C">
            <w:pPr>
              <w:rPr>
                <w:rFonts w:cs="Calibri"/>
                <w:color w:val="000000"/>
                <w:sz w:val="16"/>
                <w:szCs w:val="16"/>
              </w:rPr>
            </w:pPr>
            <w:r w:rsidRPr="00D5163E">
              <w:rPr>
                <w:rFonts w:cs="Calibri"/>
                <w:color w:val="000000"/>
                <w:sz w:val="16"/>
                <w:szCs w:val="16"/>
              </w:rPr>
              <w:t>51.0%</w:t>
            </w:r>
          </w:p>
        </w:tc>
        <w:tc>
          <w:tcPr>
            <w:tcW w:w="694" w:type="dxa"/>
            <w:shd w:val="clear" w:color="auto" w:fill="auto"/>
            <w:vAlign w:val="bottom"/>
          </w:tcPr>
          <w:p w14:paraId="4BFF58EC" w14:textId="77777777" w:rsidR="00BC6704" w:rsidRPr="00D5163E" w:rsidRDefault="00BC6704" w:rsidP="007E081C">
            <w:pPr>
              <w:rPr>
                <w:rFonts w:cs="Calibri"/>
                <w:color w:val="000000"/>
                <w:sz w:val="16"/>
                <w:szCs w:val="16"/>
              </w:rPr>
            </w:pPr>
            <w:r w:rsidRPr="00D5163E">
              <w:rPr>
                <w:rFonts w:cs="Calibri"/>
                <w:color w:val="000000"/>
                <w:sz w:val="16"/>
                <w:szCs w:val="16"/>
              </w:rPr>
              <w:t>52.5%</w:t>
            </w:r>
          </w:p>
        </w:tc>
        <w:tc>
          <w:tcPr>
            <w:tcW w:w="694" w:type="dxa"/>
            <w:shd w:val="clear" w:color="auto" w:fill="auto"/>
            <w:vAlign w:val="bottom"/>
          </w:tcPr>
          <w:p w14:paraId="1E032B4E" w14:textId="77777777" w:rsidR="00BC6704" w:rsidRPr="00D5163E" w:rsidRDefault="00BC6704" w:rsidP="007E081C">
            <w:pPr>
              <w:rPr>
                <w:rFonts w:cs="Calibri"/>
                <w:color w:val="000000"/>
                <w:sz w:val="16"/>
                <w:szCs w:val="16"/>
              </w:rPr>
            </w:pPr>
            <w:r w:rsidRPr="00D5163E">
              <w:rPr>
                <w:rFonts w:cs="Calibri"/>
                <w:color w:val="000000"/>
                <w:sz w:val="16"/>
                <w:szCs w:val="16"/>
              </w:rPr>
              <w:t>54.0%</w:t>
            </w:r>
          </w:p>
        </w:tc>
        <w:tc>
          <w:tcPr>
            <w:tcW w:w="791" w:type="dxa"/>
            <w:shd w:val="clear" w:color="auto" w:fill="auto"/>
            <w:vAlign w:val="bottom"/>
          </w:tcPr>
          <w:p w14:paraId="7AA11371" w14:textId="77777777" w:rsidR="00BC6704" w:rsidRPr="00D5163E" w:rsidRDefault="00BC6704" w:rsidP="007E081C">
            <w:pPr>
              <w:rPr>
                <w:rFonts w:cs="Calibri"/>
                <w:color w:val="000000"/>
                <w:sz w:val="16"/>
                <w:szCs w:val="16"/>
              </w:rPr>
            </w:pPr>
            <w:r w:rsidRPr="00D5163E">
              <w:rPr>
                <w:rFonts w:cs="Calibri"/>
                <w:color w:val="000000"/>
                <w:sz w:val="16"/>
                <w:szCs w:val="16"/>
              </w:rPr>
              <w:t>55.5%</w:t>
            </w:r>
          </w:p>
        </w:tc>
        <w:tc>
          <w:tcPr>
            <w:tcW w:w="791" w:type="dxa"/>
            <w:shd w:val="clear" w:color="auto" w:fill="auto"/>
            <w:vAlign w:val="bottom"/>
          </w:tcPr>
          <w:p w14:paraId="1073DA87" w14:textId="77777777" w:rsidR="00BC6704" w:rsidRPr="00D5163E" w:rsidRDefault="00BC6704" w:rsidP="007E081C">
            <w:pPr>
              <w:rPr>
                <w:rFonts w:cs="Calibri"/>
                <w:color w:val="000000"/>
                <w:sz w:val="16"/>
                <w:szCs w:val="16"/>
              </w:rPr>
            </w:pPr>
            <w:r w:rsidRPr="00D5163E">
              <w:rPr>
                <w:rFonts w:cs="Calibri"/>
                <w:color w:val="000000"/>
                <w:sz w:val="16"/>
                <w:szCs w:val="16"/>
              </w:rPr>
              <w:t>57.0%</w:t>
            </w:r>
          </w:p>
        </w:tc>
        <w:tc>
          <w:tcPr>
            <w:tcW w:w="791" w:type="dxa"/>
            <w:shd w:val="clear" w:color="auto" w:fill="auto"/>
            <w:vAlign w:val="bottom"/>
          </w:tcPr>
          <w:p w14:paraId="479325EA" w14:textId="77777777" w:rsidR="00BC6704" w:rsidRPr="00D5163E" w:rsidRDefault="00BC6704" w:rsidP="007E081C">
            <w:pPr>
              <w:rPr>
                <w:rFonts w:cs="Calibri"/>
                <w:color w:val="000000"/>
                <w:sz w:val="16"/>
                <w:szCs w:val="16"/>
              </w:rPr>
            </w:pPr>
            <w:r w:rsidRPr="00D5163E">
              <w:rPr>
                <w:rFonts w:cs="Calibri"/>
                <w:color w:val="000000"/>
                <w:sz w:val="16"/>
                <w:szCs w:val="16"/>
              </w:rPr>
              <w:t>58.5%</w:t>
            </w:r>
          </w:p>
        </w:tc>
        <w:tc>
          <w:tcPr>
            <w:tcW w:w="791" w:type="dxa"/>
            <w:shd w:val="clear" w:color="auto" w:fill="auto"/>
            <w:vAlign w:val="bottom"/>
          </w:tcPr>
          <w:p w14:paraId="732256AD" w14:textId="77777777" w:rsidR="00BC6704" w:rsidRPr="00D5163E" w:rsidRDefault="00BC6704" w:rsidP="007E081C">
            <w:pPr>
              <w:rPr>
                <w:rFonts w:cs="Calibri"/>
                <w:color w:val="000000"/>
                <w:sz w:val="16"/>
                <w:szCs w:val="16"/>
              </w:rPr>
            </w:pPr>
            <w:r w:rsidRPr="00D5163E">
              <w:rPr>
                <w:rFonts w:cs="Calibri"/>
                <w:color w:val="000000"/>
                <w:sz w:val="16"/>
                <w:szCs w:val="16"/>
              </w:rPr>
              <w:t>60.0%</w:t>
            </w:r>
          </w:p>
        </w:tc>
        <w:tc>
          <w:tcPr>
            <w:tcW w:w="791" w:type="dxa"/>
            <w:shd w:val="clear" w:color="auto" w:fill="auto"/>
            <w:vAlign w:val="bottom"/>
          </w:tcPr>
          <w:p w14:paraId="07640E6E" w14:textId="77777777" w:rsidR="00BC6704" w:rsidRPr="00D5163E" w:rsidRDefault="00BC6704" w:rsidP="007E081C">
            <w:pPr>
              <w:rPr>
                <w:rFonts w:cs="Calibri"/>
                <w:color w:val="000000"/>
                <w:sz w:val="16"/>
                <w:szCs w:val="16"/>
              </w:rPr>
            </w:pPr>
            <w:r w:rsidRPr="00D5163E">
              <w:rPr>
                <w:rFonts w:cs="Calibri"/>
                <w:color w:val="000000"/>
                <w:sz w:val="16"/>
                <w:szCs w:val="16"/>
              </w:rPr>
              <w:t>61.5%</w:t>
            </w:r>
          </w:p>
        </w:tc>
        <w:tc>
          <w:tcPr>
            <w:tcW w:w="791" w:type="dxa"/>
            <w:shd w:val="clear" w:color="auto" w:fill="auto"/>
            <w:vAlign w:val="bottom"/>
          </w:tcPr>
          <w:p w14:paraId="248A54E0" w14:textId="77777777" w:rsidR="00BC6704" w:rsidRPr="00D5163E" w:rsidRDefault="00BC6704" w:rsidP="007E081C">
            <w:pPr>
              <w:rPr>
                <w:rFonts w:cs="Calibri"/>
                <w:color w:val="000000"/>
                <w:sz w:val="16"/>
                <w:szCs w:val="16"/>
              </w:rPr>
            </w:pPr>
            <w:r w:rsidRPr="00D5163E">
              <w:rPr>
                <w:rFonts w:cs="Calibri"/>
                <w:color w:val="000000"/>
                <w:sz w:val="16"/>
                <w:szCs w:val="16"/>
              </w:rPr>
              <w:t>48%</w:t>
            </w:r>
          </w:p>
        </w:tc>
        <w:tc>
          <w:tcPr>
            <w:tcW w:w="791" w:type="dxa"/>
            <w:shd w:val="clear" w:color="auto" w:fill="auto"/>
            <w:vAlign w:val="bottom"/>
          </w:tcPr>
          <w:p w14:paraId="69E6D0B7" w14:textId="77777777" w:rsidR="00BC6704" w:rsidRPr="00D5163E" w:rsidRDefault="00BC6704" w:rsidP="007E081C">
            <w:pPr>
              <w:rPr>
                <w:rFonts w:cs="Calibri"/>
                <w:color w:val="000000"/>
                <w:sz w:val="16"/>
                <w:szCs w:val="16"/>
              </w:rPr>
            </w:pPr>
            <w:r w:rsidRPr="00D5163E">
              <w:rPr>
                <w:rFonts w:cs="Calibri"/>
                <w:color w:val="000000"/>
                <w:sz w:val="16"/>
                <w:szCs w:val="16"/>
              </w:rPr>
              <w:t>49.5%</w:t>
            </w:r>
          </w:p>
        </w:tc>
        <w:tc>
          <w:tcPr>
            <w:tcW w:w="791" w:type="dxa"/>
            <w:shd w:val="clear" w:color="auto" w:fill="auto"/>
            <w:vAlign w:val="bottom"/>
          </w:tcPr>
          <w:p w14:paraId="56E1F749" w14:textId="77777777" w:rsidR="00BC6704" w:rsidRPr="00D5163E" w:rsidRDefault="00BC6704" w:rsidP="007E081C">
            <w:pPr>
              <w:rPr>
                <w:rFonts w:cs="Calibri"/>
                <w:color w:val="000000"/>
                <w:sz w:val="16"/>
                <w:szCs w:val="16"/>
              </w:rPr>
            </w:pPr>
            <w:r w:rsidRPr="00D5163E">
              <w:rPr>
                <w:rFonts w:cs="Calibri"/>
                <w:color w:val="000000"/>
                <w:sz w:val="16"/>
                <w:szCs w:val="16"/>
              </w:rPr>
              <w:t>51.0%</w:t>
            </w:r>
          </w:p>
        </w:tc>
      </w:tr>
      <w:tr w:rsidR="00BC6704" w:rsidRPr="00D5163E" w14:paraId="1826FAC6" w14:textId="77777777" w:rsidTr="00145155">
        <w:tc>
          <w:tcPr>
            <w:tcW w:w="2571" w:type="dxa"/>
            <w:gridSpan w:val="2"/>
            <w:shd w:val="clear" w:color="auto" w:fill="auto"/>
          </w:tcPr>
          <w:p w14:paraId="52945D26" w14:textId="77777777" w:rsidR="00BC6704" w:rsidRPr="00D5163E" w:rsidRDefault="00BC6704" w:rsidP="007E081C">
            <w:pPr>
              <w:rPr>
                <w:rFonts w:cs="Calibri"/>
                <w:szCs w:val="20"/>
              </w:rPr>
            </w:pPr>
            <w:r w:rsidRPr="00D5163E">
              <w:rPr>
                <w:rFonts w:cs="Calibri"/>
                <w:szCs w:val="20"/>
              </w:rPr>
              <w:t xml:space="preserve">Commercial </w:t>
            </w:r>
          </w:p>
        </w:tc>
        <w:tc>
          <w:tcPr>
            <w:tcW w:w="651" w:type="dxa"/>
            <w:shd w:val="clear" w:color="auto" w:fill="auto"/>
          </w:tcPr>
          <w:p w14:paraId="20C6546C" w14:textId="77777777" w:rsidR="00BC6704" w:rsidRPr="00D5163E" w:rsidRDefault="00BC6704" w:rsidP="007E081C">
            <w:pPr>
              <w:rPr>
                <w:rFonts w:cs="Calibri"/>
                <w:szCs w:val="20"/>
              </w:rPr>
            </w:pPr>
          </w:p>
        </w:tc>
        <w:tc>
          <w:tcPr>
            <w:tcW w:w="646" w:type="dxa"/>
            <w:shd w:val="clear" w:color="auto" w:fill="auto"/>
            <w:vAlign w:val="bottom"/>
          </w:tcPr>
          <w:p w14:paraId="73A17000" w14:textId="77777777" w:rsidR="00BC6704" w:rsidRPr="00D5163E" w:rsidRDefault="00BC6704" w:rsidP="007E081C">
            <w:pPr>
              <w:rPr>
                <w:rFonts w:cs="Calibri"/>
                <w:color w:val="000000"/>
                <w:sz w:val="16"/>
                <w:szCs w:val="16"/>
              </w:rPr>
            </w:pPr>
            <w:r w:rsidRPr="00D5163E">
              <w:rPr>
                <w:rFonts w:cs="Calibri"/>
                <w:color w:val="000000"/>
                <w:sz w:val="16"/>
                <w:szCs w:val="16"/>
              </w:rPr>
              <w:t>48%</w:t>
            </w:r>
          </w:p>
        </w:tc>
        <w:tc>
          <w:tcPr>
            <w:tcW w:w="740" w:type="dxa"/>
            <w:shd w:val="clear" w:color="auto" w:fill="auto"/>
            <w:vAlign w:val="bottom"/>
          </w:tcPr>
          <w:p w14:paraId="135295C1" w14:textId="77777777" w:rsidR="00BC6704" w:rsidRPr="00D5163E" w:rsidRDefault="00BC6704" w:rsidP="007E081C">
            <w:pPr>
              <w:rPr>
                <w:rFonts w:cs="Calibri"/>
                <w:color w:val="000000"/>
                <w:sz w:val="16"/>
                <w:szCs w:val="16"/>
              </w:rPr>
            </w:pPr>
            <w:r w:rsidRPr="00D5163E">
              <w:rPr>
                <w:rFonts w:cs="Calibri"/>
                <w:color w:val="000000"/>
                <w:sz w:val="16"/>
                <w:szCs w:val="16"/>
              </w:rPr>
              <w:t>49.5%</w:t>
            </w:r>
          </w:p>
        </w:tc>
        <w:tc>
          <w:tcPr>
            <w:tcW w:w="720" w:type="dxa"/>
            <w:shd w:val="clear" w:color="auto" w:fill="auto"/>
            <w:vAlign w:val="bottom"/>
          </w:tcPr>
          <w:p w14:paraId="6247DA36" w14:textId="77777777" w:rsidR="00BC6704" w:rsidRPr="00D5163E" w:rsidRDefault="00BC6704" w:rsidP="007E081C">
            <w:pPr>
              <w:rPr>
                <w:rFonts w:cs="Calibri"/>
                <w:color w:val="000000"/>
                <w:sz w:val="16"/>
                <w:szCs w:val="16"/>
              </w:rPr>
            </w:pPr>
            <w:r w:rsidRPr="00D5163E">
              <w:rPr>
                <w:rFonts w:cs="Calibri"/>
                <w:color w:val="000000"/>
                <w:sz w:val="16"/>
                <w:szCs w:val="16"/>
              </w:rPr>
              <w:t>51.0%</w:t>
            </w:r>
          </w:p>
        </w:tc>
        <w:tc>
          <w:tcPr>
            <w:tcW w:w="694" w:type="dxa"/>
            <w:shd w:val="clear" w:color="auto" w:fill="auto"/>
            <w:vAlign w:val="bottom"/>
          </w:tcPr>
          <w:p w14:paraId="798B464B" w14:textId="77777777" w:rsidR="00BC6704" w:rsidRPr="00D5163E" w:rsidRDefault="00BC6704" w:rsidP="007E081C">
            <w:pPr>
              <w:rPr>
                <w:rFonts w:cs="Calibri"/>
                <w:color w:val="000000"/>
                <w:sz w:val="16"/>
                <w:szCs w:val="16"/>
              </w:rPr>
            </w:pPr>
            <w:r w:rsidRPr="00D5163E">
              <w:rPr>
                <w:rFonts w:cs="Calibri"/>
                <w:color w:val="000000"/>
                <w:sz w:val="16"/>
                <w:szCs w:val="16"/>
              </w:rPr>
              <w:t>52.5%</w:t>
            </w:r>
          </w:p>
        </w:tc>
        <w:tc>
          <w:tcPr>
            <w:tcW w:w="694" w:type="dxa"/>
            <w:shd w:val="clear" w:color="auto" w:fill="auto"/>
            <w:vAlign w:val="bottom"/>
          </w:tcPr>
          <w:p w14:paraId="6F14B509" w14:textId="77777777" w:rsidR="00BC6704" w:rsidRPr="00D5163E" w:rsidRDefault="00BC6704" w:rsidP="007E081C">
            <w:pPr>
              <w:rPr>
                <w:rFonts w:cs="Calibri"/>
                <w:color w:val="000000"/>
                <w:sz w:val="16"/>
                <w:szCs w:val="16"/>
              </w:rPr>
            </w:pPr>
            <w:r w:rsidRPr="00D5163E">
              <w:rPr>
                <w:rFonts w:cs="Calibri"/>
                <w:color w:val="000000"/>
                <w:sz w:val="16"/>
                <w:szCs w:val="16"/>
              </w:rPr>
              <w:t>54.0%</w:t>
            </w:r>
          </w:p>
        </w:tc>
        <w:tc>
          <w:tcPr>
            <w:tcW w:w="791" w:type="dxa"/>
            <w:shd w:val="clear" w:color="auto" w:fill="auto"/>
            <w:vAlign w:val="bottom"/>
          </w:tcPr>
          <w:p w14:paraId="08721BF9" w14:textId="77777777" w:rsidR="00BC6704" w:rsidRPr="00D5163E" w:rsidRDefault="00BC6704" w:rsidP="007E081C">
            <w:pPr>
              <w:rPr>
                <w:rFonts w:cs="Calibri"/>
                <w:color w:val="000000"/>
                <w:sz w:val="16"/>
                <w:szCs w:val="16"/>
              </w:rPr>
            </w:pPr>
            <w:r w:rsidRPr="00D5163E">
              <w:rPr>
                <w:rFonts w:cs="Calibri"/>
                <w:color w:val="000000"/>
                <w:sz w:val="16"/>
                <w:szCs w:val="16"/>
              </w:rPr>
              <w:t>55.5%</w:t>
            </w:r>
          </w:p>
        </w:tc>
        <w:tc>
          <w:tcPr>
            <w:tcW w:w="791" w:type="dxa"/>
            <w:shd w:val="clear" w:color="auto" w:fill="auto"/>
            <w:vAlign w:val="bottom"/>
          </w:tcPr>
          <w:p w14:paraId="1CA7E31F" w14:textId="77777777" w:rsidR="00BC6704" w:rsidRPr="00D5163E" w:rsidRDefault="00BC6704" w:rsidP="007E081C">
            <w:pPr>
              <w:rPr>
                <w:rFonts w:cs="Calibri"/>
                <w:color w:val="000000"/>
                <w:sz w:val="16"/>
                <w:szCs w:val="16"/>
              </w:rPr>
            </w:pPr>
            <w:r w:rsidRPr="00D5163E">
              <w:rPr>
                <w:rFonts w:cs="Calibri"/>
                <w:color w:val="000000"/>
                <w:sz w:val="16"/>
                <w:szCs w:val="16"/>
              </w:rPr>
              <w:t>57.0%</w:t>
            </w:r>
          </w:p>
        </w:tc>
        <w:tc>
          <w:tcPr>
            <w:tcW w:w="791" w:type="dxa"/>
            <w:shd w:val="clear" w:color="auto" w:fill="auto"/>
            <w:vAlign w:val="bottom"/>
          </w:tcPr>
          <w:p w14:paraId="6FC0D08F" w14:textId="77777777" w:rsidR="00BC6704" w:rsidRPr="00D5163E" w:rsidRDefault="00BC6704" w:rsidP="007E081C">
            <w:pPr>
              <w:rPr>
                <w:rFonts w:cs="Calibri"/>
                <w:color w:val="000000"/>
                <w:sz w:val="16"/>
                <w:szCs w:val="16"/>
              </w:rPr>
            </w:pPr>
            <w:r w:rsidRPr="00D5163E">
              <w:rPr>
                <w:rFonts w:cs="Calibri"/>
                <w:color w:val="000000"/>
                <w:sz w:val="16"/>
                <w:szCs w:val="16"/>
              </w:rPr>
              <w:t>58.5%</w:t>
            </w:r>
          </w:p>
        </w:tc>
        <w:tc>
          <w:tcPr>
            <w:tcW w:w="791" w:type="dxa"/>
            <w:shd w:val="clear" w:color="auto" w:fill="auto"/>
            <w:vAlign w:val="bottom"/>
          </w:tcPr>
          <w:p w14:paraId="530DF5E9" w14:textId="77777777" w:rsidR="00BC6704" w:rsidRPr="00D5163E" w:rsidRDefault="00BC6704" w:rsidP="007E081C">
            <w:pPr>
              <w:rPr>
                <w:rFonts w:cs="Calibri"/>
                <w:color w:val="000000"/>
                <w:sz w:val="16"/>
                <w:szCs w:val="16"/>
              </w:rPr>
            </w:pPr>
            <w:r w:rsidRPr="00D5163E">
              <w:rPr>
                <w:rFonts w:cs="Calibri"/>
                <w:color w:val="000000"/>
                <w:sz w:val="16"/>
                <w:szCs w:val="16"/>
              </w:rPr>
              <w:t>60.0%</w:t>
            </w:r>
          </w:p>
        </w:tc>
        <w:tc>
          <w:tcPr>
            <w:tcW w:w="791" w:type="dxa"/>
            <w:shd w:val="clear" w:color="auto" w:fill="auto"/>
            <w:vAlign w:val="bottom"/>
          </w:tcPr>
          <w:p w14:paraId="599FBE24" w14:textId="77777777" w:rsidR="00BC6704" w:rsidRPr="00D5163E" w:rsidRDefault="00BC6704" w:rsidP="007E081C">
            <w:pPr>
              <w:rPr>
                <w:rFonts w:cs="Calibri"/>
                <w:color w:val="000000"/>
                <w:sz w:val="16"/>
                <w:szCs w:val="16"/>
              </w:rPr>
            </w:pPr>
            <w:r w:rsidRPr="00D5163E">
              <w:rPr>
                <w:rFonts w:cs="Calibri"/>
                <w:color w:val="000000"/>
                <w:sz w:val="16"/>
                <w:szCs w:val="16"/>
              </w:rPr>
              <w:t>61.5%</w:t>
            </w:r>
          </w:p>
        </w:tc>
        <w:tc>
          <w:tcPr>
            <w:tcW w:w="791" w:type="dxa"/>
            <w:shd w:val="clear" w:color="auto" w:fill="auto"/>
            <w:vAlign w:val="bottom"/>
          </w:tcPr>
          <w:p w14:paraId="604E4464" w14:textId="77777777" w:rsidR="00BC6704" w:rsidRPr="00D5163E" w:rsidRDefault="00BC6704" w:rsidP="007E081C">
            <w:pPr>
              <w:rPr>
                <w:rFonts w:cs="Calibri"/>
                <w:color w:val="000000"/>
                <w:sz w:val="16"/>
                <w:szCs w:val="16"/>
              </w:rPr>
            </w:pPr>
            <w:r w:rsidRPr="00D5163E">
              <w:rPr>
                <w:rFonts w:cs="Calibri"/>
                <w:color w:val="000000"/>
                <w:sz w:val="16"/>
                <w:szCs w:val="16"/>
              </w:rPr>
              <w:t>48%</w:t>
            </w:r>
          </w:p>
        </w:tc>
        <w:tc>
          <w:tcPr>
            <w:tcW w:w="791" w:type="dxa"/>
            <w:shd w:val="clear" w:color="auto" w:fill="auto"/>
            <w:vAlign w:val="bottom"/>
          </w:tcPr>
          <w:p w14:paraId="35A29DF3" w14:textId="77777777" w:rsidR="00BC6704" w:rsidRPr="00D5163E" w:rsidRDefault="00BC6704" w:rsidP="007E081C">
            <w:pPr>
              <w:rPr>
                <w:rFonts w:cs="Calibri"/>
                <w:color w:val="000000"/>
                <w:sz w:val="16"/>
                <w:szCs w:val="16"/>
              </w:rPr>
            </w:pPr>
            <w:r w:rsidRPr="00D5163E">
              <w:rPr>
                <w:rFonts w:cs="Calibri"/>
                <w:color w:val="000000"/>
                <w:sz w:val="16"/>
                <w:szCs w:val="16"/>
              </w:rPr>
              <w:t>49.5%</w:t>
            </w:r>
          </w:p>
        </w:tc>
        <w:tc>
          <w:tcPr>
            <w:tcW w:w="791" w:type="dxa"/>
            <w:shd w:val="clear" w:color="auto" w:fill="auto"/>
            <w:vAlign w:val="bottom"/>
          </w:tcPr>
          <w:p w14:paraId="3A924327" w14:textId="77777777" w:rsidR="00BC6704" w:rsidRPr="00D5163E" w:rsidRDefault="00BC6704" w:rsidP="007E081C">
            <w:pPr>
              <w:rPr>
                <w:rFonts w:cs="Calibri"/>
                <w:color w:val="000000"/>
                <w:sz w:val="16"/>
                <w:szCs w:val="16"/>
              </w:rPr>
            </w:pPr>
            <w:r w:rsidRPr="00D5163E">
              <w:rPr>
                <w:rFonts w:cs="Calibri"/>
                <w:color w:val="000000"/>
                <w:sz w:val="16"/>
                <w:szCs w:val="16"/>
              </w:rPr>
              <w:t>51.0%</w:t>
            </w:r>
          </w:p>
        </w:tc>
      </w:tr>
      <w:tr w:rsidR="00BC6704" w:rsidRPr="00D5163E" w14:paraId="3165E622" w14:textId="77777777" w:rsidTr="00145155">
        <w:tc>
          <w:tcPr>
            <w:tcW w:w="2571" w:type="dxa"/>
            <w:gridSpan w:val="2"/>
            <w:shd w:val="clear" w:color="auto" w:fill="auto"/>
          </w:tcPr>
          <w:p w14:paraId="2A6F3BF9" w14:textId="77777777" w:rsidR="00BC6704" w:rsidRPr="00D5163E" w:rsidRDefault="00BC6704" w:rsidP="007E081C">
            <w:pPr>
              <w:rPr>
                <w:rFonts w:cs="Calibri"/>
                <w:szCs w:val="20"/>
              </w:rPr>
            </w:pPr>
            <w:r w:rsidRPr="00D5163E">
              <w:rPr>
                <w:rFonts w:cs="Calibri"/>
                <w:szCs w:val="20"/>
              </w:rPr>
              <w:t xml:space="preserve">Social </w:t>
            </w:r>
          </w:p>
        </w:tc>
        <w:tc>
          <w:tcPr>
            <w:tcW w:w="651" w:type="dxa"/>
            <w:shd w:val="clear" w:color="auto" w:fill="auto"/>
          </w:tcPr>
          <w:p w14:paraId="085C8239" w14:textId="77777777" w:rsidR="00BC6704" w:rsidRPr="00D5163E" w:rsidRDefault="00BC6704" w:rsidP="007E081C">
            <w:pPr>
              <w:rPr>
                <w:rFonts w:cs="Calibri"/>
                <w:szCs w:val="20"/>
              </w:rPr>
            </w:pPr>
          </w:p>
        </w:tc>
        <w:tc>
          <w:tcPr>
            <w:tcW w:w="646" w:type="dxa"/>
            <w:shd w:val="clear" w:color="auto" w:fill="auto"/>
            <w:vAlign w:val="bottom"/>
          </w:tcPr>
          <w:p w14:paraId="5FFC721D" w14:textId="77777777" w:rsidR="00BC6704" w:rsidRPr="00D5163E" w:rsidRDefault="00BC6704" w:rsidP="007E081C">
            <w:pPr>
              <w:rPr>
                <w:rFonts w:cs="Calibri"/>
                <w:color w:val="000000"/>
                <w:sz w:val="16"/>
                <w:szCs w:val="16"/>
              </w:rPr>
            </w:pPr>
            <w:r w:rsidRPr="00D5163E">
              <w:rPr>
                <w:rFonts w:cs="Calibri"/>
                <w:color w:val="000000"/>
                <w:sz w:val="16"/>
                <w:szCs w:val="16"/>
              </w:rPr>
              <w:t>48%</w:t>
            </w:r>
          </w:p>
        </w:tc>
        <w:tc>
          <w:tcPr>
            <w:tcW w:w="740" w:type="dxa"/>
            <w:shd w:val="clear" w:color="auto" w:fill="auto"/>
            <w:vAlign w:val="bottom"/>
          </w:tcPr>
          <w:p w14:paraId="72B29F38" w14:textId="77777777" w:rsidR="00BC6704" w:rsidRPr="00D5163E" w:rsidRDefault="00BC6704" w:rsidP="007E081C">
            <w:pPr>
              <w:rPr>
                <w:rFonts w:cs="Calibri"/>
                <w:color w:val="000000"/>
                <w:sz w:val="16"/>
                <w:szCs w:val="16"/>
              </w:rPr>
            </w:pPr>
            <w:r w:rsidRPr="00D5163E">
              <w:rPr>
                <w:rFonts w:cs="Calibri"/>
                <w:color w:val="000000"/>
                <w:sz w:val="16"/>
                <w:szCs w:val="16"/>
              </w:rPr>
              <w:t>49.5%</w:t>
            </w:r>
          </w:p>
        </w:tc>
        <w:tc>
          <w:tcPr>
            <w:tcW w:w="720" w:type="dxa"/>
            <w:shd w:val="clear" w:color="auto" w:fill="auto"/>
            <w:vAlign w:val="bottom"/>
          </w:tcPr>
          <w:p w14:paraId="49931BA2" w14:textId="77777777" w:rsidR="00BC6704" w:rsidRPr="00D5163E" w:rsidRDefault="00BC6704" w:rsidP="007E081C">
            <w:pPr>
              <w:rPr>
                <w:rFonts w:cs="Calibri"/>
                <w:color w:val="000000"/>
                <w:sz w:val="16"/>
                <w:szCs w:val="16"/>
              </w:rPr>
            </w:pPr>
            <w:r w:rsidRPr="00D5163E">
              <w:rPr>
                <w:rFonts w:cs="Calibri"/>
                <w:color w:val="000000"/>
                <w:sz w:val="16"/>
                <w:szCs w:val="16"/>
              </w:rPr>
              <w:t>51.0%</w:t>
            </w:r>
          </w:p>
        </w:tc>
        <w:tc>
          <w:tcPr>
            <w:tcW w:w="694" w:type="dxa"/>
            <w:shd w:val="clear" w:color="auto" w:fill="auto"/>
            <w:vAlign w:val="bottom"/>
          </w:tcPr>
          <w:p w14:paraId="2B97EC18" w14:textId="77777777" w:rsidR="00BC6704" w:rsidRPr="00D5163E" w:rsidRDefault="00BC6704" w:rsidP="007E081C">
            <w:pPr>
              <w:rPr>
                <w:rFonts w:cs="Calibri"/>
                <w:color w:val="000000"/>
                <w:sz w:val="16"/>
                <w:szCs w:val="16"/>
              </w:rPr>
            </w:pPr>
            <w:r w:rsidRPr="00D5163E">
              <w:rPr>
                <w:rFonts w:cs="Calibri"/>
                <w:color w:val="000000"/>
                <w:sz w:val="16"/>
                <w:szCs w:val="16"/>
              </w:rPr>
              <w:t>52.5%</w:t>
            </w:r>
          </w:p>
        </w:tc>
        <w:tc>
          <w:tcPr>
            <w:tcW w:w="694" w:type="dxa"/>
            <w:shd w:val="clear" w:color="auto" w:fill="auto"/>
            <w:vAlign w:val="bottom"/>
          </w:tcPr>
          <w:p w14:paraId="7E49312D" w14:textId="77777777" w:rsidR="00BC6704" w:rsidRPr="00D5163E" w:rsidRDefault="00BC6704" w:rsidP="007E081C">
            <w:pPr>
              <w:rPr>
                <w:rFonts w:cs="Calibri"/>
                <w:color w:val="000000"/>
                <w:sz w:val="16"/>
                <w:szCs w:val="16"/>
              </w:rPr>
            </w:pPr>
            <w:r w:rsidRPr="00D5163E">
              <w:rPr>
                <w:rFonts w:cs="Calibri"/>
                <w:color w:val="000000"/>
                <w:sz w:val="16"/>
                <w:szCs w:val="16"/>
              </w:rPr>
              <w:t>54.0%</w:t>
            </w:r>
          </w:p>
        </w:tc>
        <w:tc>
          <w:tcPr>
            <w:tcW w:w="791" w:type="dxa"/>
            <w:shd w:val="clear" w:color="auto" w:fill="auto"/>
            <w:vAlign w:val="bottom"/>
          </w:tcPr>
          <w:p w14:paraId="58F09118" w14:textId="77777777" w:rsidR="00BC6704" w:rsidRPr="00D5163E" w:rsidRDefault="00BC6704" w:rsidP="007E081C">
            <w:pPr>
              <w:rPr>
                <w:rFonts w:cs="Calibri"/>
                <w:color w:val="000000"/>
                <w:sz w:val="16"/>
                <w:szCs w:val="16"/>
              </w:rPr>
            </w:pPr>
            <w:r w:rsidRPr="00D5163E">
              <w:rPr>
                <w:rFonts w:cs="Calibri"/>
                <w:color w:val="000000"/>
                <w:sz w:val="16"/>
                <w:szCs w:val="16"/>
              </w:rPr>
              <w:t>55.5%</w:t>
            </w:r>
          </w:p>
        </w:tc>
        <w:tc>
          <w:tcPr>
            <w:tcW w:w="791" w:type="dxa"/>
            <w:shd w:val="clear" w:color="auto" w:fill="auto"/>
            <w:vAlign w:val="bottom"/>
          </w:tcPr>
          <w:p w14:paraId="1FFB2867" w14:textId="77777777" w:rsidR="00BC6704" w:rsidRPr="00D5163E" w:rsidRDefault="00BC6704" w:rsidP="007E081C">
            <w:pPr>
              <w:rPr>
                <w:rFonts w:cs="Calibri"/>
                <w:color w:val="000000"/>
                <w:sz w:val="16"/>
                <w:szCs w:val="16"/>
              </w:rPr>
            </w:pPr>
            <w:r w:rsidRPr="00D5163E">
              <w:rPr>
                <w:rFonts w:cs="Calibri"/>
                <w:color w:val="000000"/>
                <w:sz w:val="16"/>
                <w:szCs w:val="16"/>
              </w:rPr>
              <w:t>57.0%</w:t>
            </w:r>
          </w:p>
        </w:tc>
        <w:tc>
          <w:tcPr>
            <w:tcW w:w="791" w:type="dxa"/>
            <w:shd w:val="clear" w:color="auto" w:fill="auto"/>
            <w:vAlign w:val="bottom"/>
          </w:tcPr>
          <w:p w14:paraId="0149B35D" w14:textId="77777777" w:rsidR="00BC6704" w:rsidRPr="00D5163E" w:rsidRDefault="00BC6704" w:rsidP="007E081C">
            <w:pPr>
              <w:rPr>
                <w:rFonts w:cs="Calibri"/>
                <w:color w:val="000000"/>
                <w:sz w:val="16"/>
                <w:szCs w:val="16"/>
              </w:rPr>
            </w:pPr>
            <w:r w:rsidRPr="00D5163E">
              <w:rPr>
                <w:rFonts w:cs="Calibri"/>
                <w:color w:val="000000"/>
                <w:sz w:val="16"/>
                <w:szCs w:val="16"/>
              </w:rPr>
              <w:t>58.5%</w:t>
            </w:r>
          </w:p>
        </w:tc>
        <w:tc>
          <w:tcPr>
            <w:tcW w:w="791" w:type="dxa"/>
            <w:shd w:val="clear" w:color="auto" w:fill="auto"/>
            <w:vAlign w:val="bottom"/>
          </w:tcPr>
          <w:p w14:paraId="0372B641" w14:textId="77777777" w:rsidR="00BC6704" w:rsidRPr="00D5163E" w:rsidRDefault="00BC6704" w:rsidP="007E081C">
            <w:pPr>
              <w:rPr>
                <w:rFonts w:cs="Calibri"/>
                <w:color w:val="000000"/>
                <w:sz w:val="16"/>
                <w:szCs w:val="16"/>
              </w:rPr>
            </w:pPr>
            <w:r w:rsidRPr="00D5163E">
              <w:rPr>
                <w:rFonts w:cs="Calibri"/>
                <w:color w:val="000000"/>
                <w:sz w:val="16"/>
                <w:szCs w:val="16"/>
              </w:rPr>
              <w:t>60.0%</w:t>
            </w:r>
          </w:p>
        </w:tc>
        <w:tc>
          <w:tcPr>
            <w:tcW w:w="791" w:type="dxa"/>
            <w:shd w:val="clear" w:color="auto" w:fill="auto"/>
            <w:vAlign w:val="bottom"/>
          </w:tcPr>
          <w:p w14:paraId="62C68952" w14:textId="77777777" w:rsidR="00BC6704" w:rsidRPr="00D5163E" w:rsidRDefault="00BC6704" w:rsidP="007E081C">
            <w:pPr>
              <w:rPr>
                <w:rFonts w:cs="Calibri"/>
                <w:color w:val="000000"/>
                <w:sz w:val="16"/>
                <w:szCs w:val="16"/>
              </w:rPr>
            </w:pPr>
            <w:r w:rsidRPr="00D5163E">
              <w:rPr>
                <w:rFonts w:cs="Calibri"/>
                <w:color w:val="000000"/>
                <w:sz w:val="16"/>
                <w:szCs w:val="16"/>
              </w:rPr>
              <w:t>61.5%</w:t>
            </w:r>
          </w:p>
        </w:tc>
        <w:tc>
          <w:tcPr>
            <w:tcW w:w="791" w:type="dxa"/>
            <w:shd w:val="clear" w:color="auto" w:fill="auto"/>
            <w:vAlign w:val="bottom"/>
          </w:tcPr>
          <w:p w14:paraId="758EEC7C" w14:textId="77777777" w:rsidR="00BC6704" w:rsidRPr="00D5163E" w:rsidRDefault="00BC6704" w:rsidP="007E081C">
            <w:pPr>
              <w:rPr>
                <w:rFonts w:cs="Calibri"/>
                <w:color w:val="000000"/>
                <w:sz w:val="16"/>
                <w:szCs w:val="16"/>
              </w:rPr>
            </w:pPr>
            <w:r w:rsidRPr="00D5163E">
              <w:rPr>
                <w:rFonts w:cs="Calibri"/>
                <w:color w:val="000000"/>
                <w:sz w:val="16"/>
                <w:szCs w:val="16"/>
              </w:rPr>
              <w:t>48%</w:t>
            </w:r>
          </w:p>
        </w:tc>
        <w:tc>
          <w:tcPr>
            <w:tcW w:w="791" w:type="dxa"/>
            <w:shd w:val="clear" w:color="auto" w:fill="auto"/>
            <w:vAlign w:val="bottom"/>
          </w:tcPr>
          <w:p w14:paraId="0713438B" w14:textId="77777777" w:rsidR="00BC6704" w:rsidRPr="00D5163E" w:rsidRDefault="00BC6704" w:rsidP="007E081C">
            <w:pPr>
              <w:rPr>
                <w:rFonts w:cs="Calibri"/>
                <w:color w:val="000000"/>
                <w:sz w:val="16"/>
                <w:szCs w:val="16"/>
              </w:rPr>
            </w:pPr>
            <w:r w:rsidRPr="00D5163E">
              <w:rPr>
                <w:rFonts w:cs="Calibri"/>
                <w:color w:val="000000"/>
                <w:sz w:val="16"/>
                <w:szCs w:val="16"/>
              </w:rPr>
              <w:t>49.5%</w:t>
            </w:r>
          </w:p>
        </w:tc>
        <w:tc>
          <w:tcPr>
            <w:tcW w:w="791" w:type="dxa"/>
            <w:shd w:val="clear" w:color="auto" w:fill="auto"/>
            <w:vAlign w:val="bottom"/>
          </w:tcPr>
          <w:p w14:paraId="0912CD98" w14:textId="77777777" w:rsidR="00BC6704" w:rsidRPr="00D5163E" w:rsidRDefault="00BC6704" w:rsidP="007E081C">
            <w:pPr>
              <w:rPr>
                <w:rFonts w:cs="Calibri"/>
                <w:color w:val="000000"/>
                <w:sz w:val="16"/>
                <w:szCs w:val="16"/>
              </w:rPr>
            </w:pPr>
            <w:r w:rsidRPr="00D5163E">
              <w:rPr>
                <w:rFonts w:cs="Calibri"/>
                <w:color w:val="000000"/>
                <w:sz w:val="16"/>
                <w:szCs w:val="16"/>
              </w:rPr>
              <w:t>51.0%</w:t>
            </w:r>
          </w:p>
        </w:tc>
      </w:tr>
      <w:tr w:rsidR="00BC6704" w:rsidRPr="00D5163E" w14:paraId="028FADFE" w14:textId="77777777" w:rsidTr="00145155">
        <w:tc>
          <w:tcPr>
            <w:tcW w:w="2571" w:type="dxa"/>
            <w:gridSpan w:val="2"/>
            <w:shd w:val="clear" w:color="auto" w:fill="auto"/>
          </w:tcPr>
          <w:p w14:paraId="2D3A7CBF" w14:textId="77777777" w:rsidR="00BC6704" w:rsidRPr="00D5163E" w:rsidRDefault="00BC6704" w:rsidP="007E081C">
            <w:pPr>
              <w:rPr>
                <w:rFonts w:cs="Calibri"/>
                <w:szCs w:val="20"/>
              </w:rPr>
            </w:pPr>
            <w:r w:rsidRPr="00D5163E">
              <w:rPr>
                <w:rFonts w:cs="Calibri"/>
                <w:szCs w:val="20"/>
              </w:rPr>
              <w:t xml:space="preserve">Gov. Office </w:t>
            </w:r>
          </w:p>
        </w:tc>
        <w:tc>
          <w:tcPr>
            <w:tcW w:w="651" w:type="dxa"/>
            <w:shd w:val="clear" w:color="auto" w:fill="auto"/>
          </w:tcPr>
          <w:p w14:paraId="37D06F6C" w14:textId="77777777" w:rsidR="00BC6704" w:rsidRPr="00D5163E" w:rsidRDefault="00BC6704" w:rsidP="007E081C">
            <w:pPr>
              <w:rPr>
                <w:rFonts w:cs="Calibri"/>
                <w:szCs w:val="20"/>
              </w:rPr>
            </w:pPr>
          </w:p>
        </w:tc>
        <w:tc>
          <w:tcPr>
            <w:tcW w:w="646" w:type="dxa"/>
            <w:shd w:val="clear" w:color="auto" w:fill="auto"/>
            <w:vAlign w:val="bottom"/>
          </w:tcPr>
          <w:p w14:paraId="524F5960" w14:textId="77777777" w:rsidR="00BC6704" w:rsidRPr="00D5163E" w:rsidRDefault="00BC6704" w:rsidP="007E081C">
            <w:pPr>
              <w:rPr>
                <w:rFonts w:cs="Calibri"/>
                <w:color w:val="000000"/>
                <w:sz w:val="16"/>
                <w:szCs w:val="16"/>
              </w:rPr>
            </w:pPr>
            <w:r w:rsidRPr="00D5163E">
              <w:rPr>
                <w:rFonts w:cs="Calibri"/>
                <w:color w:val="000000"/>
                <w:sz w:val="16"/>
                <w:szCs w:val="16"/>
              </w:rPr>
              <w:t>48%</w:t>
            </w:r>
          </w:p>
        </w:tc>
        <w:tc>
          <w:tcPr>
            <w:tcW w:w="740" w:type="dxa"/>
            <w:shd w:val="clear" w:color="auto" w:fill="auto"/>
            <w:vAlign w:val="bottom"/>
          </w:tcPr>
          <w:p w14:paraId="49249B3B" w14:textId="77777777" w:rsidR="00BC6704" w:rsidRPr="00D5163E" w:rsidRDefault="00BC6704" w:rsidP="007E081C">
            <w:pPr>
              <w:rPr>
                <w:rFonts w:cs="Calibri"/>
                <w:color w:val="000000"/>
                <w:sz w:val="16"/>
                <w:szCs w:val="16"/>
              </w:rPr>
            </w:pPr>
            <w:r w:rsidRPr="00D5163E">
              <w:rPr>
                <w:rFonts w:cs="Calibri"/>
                <w:color w:val="000000"/>
                <w:sz w:val="16"/>
                <w:szCs w:val="16"/>
              </w:rPr>
              <w:t>49.5%</w:t>
            </w:r>
          </w:p>
        </w:tc>
        <w:tc>
          <w:tcPr>
            <w:tcW w:w="720" w:type="dxa"/>
            <w:shd w:val="clear" w:color="auto" w:fill="auto"/>
            <w:vAlign w:val="bottom"/>
          </w:tcPr>
          <w:p w14:paraId="1C63FABB" w14:textId="77777777" w:rsidR="00BC6704" w:rsidRPr="00D5163E" w:rsidRDefault="00BC6704" w:rsidP="007E081C">
            <w:pPr>
              <w:rPr>
                <w:rFonts w:cs="Calibri"/>
                <w:color w:val="000000"/>
                <w:sz w:val="16"/>
                <w:szCs w:val="16"/>
              </w:rPr>
            </w:pPr>
            <w:r w:rsidRPr="00D5163E">
              <w:rPr>
                <w:rFonts w:cs="Calibri"/>
                <w:color w:val="000000"/>
                <w:sz w:val="16"/>
                <w:szCs w:val="16"/>
              </w:rPr>
              <w:t>51.0%</w:t>
            </w:r>
          </w:p>
        </w:tc>
        <w:tc>
          <w:tcPr>
            <w:tcW w:w="694" w:type="dxa"/>
            <w:shd w:val="clear" w:color="auto" w:fill="auto"/>
            <w:vAlign w:val="bottom"/>
          </w:tcPr>
          <w:p w14:paraId="429698AC" w14:textId="77777777" w:rsidR="00BC6704" w:rsidRPr="00D5163E" w:rsidRDefault="00BC6704" w:rsidP="007E081C">
            <w:pPr>
              <w:rPr>
                <w:rFonts w:cs="Calibri"/>
                <w:color w:val="000000"/>
                <w:sz w:val="16"/>
                <w:szCs w:val="16"/>
              </w:rPr>
            </w:pPr>
            <w:r w:rsidRPr="00D5163E">
              <w:rPr>
                <w:rFonts w:cs="Calibri"/>
                <w:color w:val="000000"/>
                <w:sz w:val="16"/>
                <w:szCs w:val="16"/>
              </w:rPr>
              <w:t>52.5%</w:t>
            </w:r>
          </w:p>
        </w:tc>
        <w:tc>
          <w:tcPr>
            <w:tcW w:w="694" w:type="dxa"/>
            <w:shd w:val="clear" w:color="auto" w:fill="auto"/>
            <w:vAlign w:val="bottom"/>
          </w:tcPr>
          <w:p w14:paraId="266BD5ED" w14:textId="77777777" w:rsidR="00BC6704" w:rsidRPr="00D5163E" w:rsidRDefault="00BC6704" w:rsidP="007E081C">
            <w:pPr>
              <w:rPr>
                <w:rFonts w:cs="Calibri"/>
                <w:color w:val="000000"/>
                <w:sz w:val="16"/>
                <w:szCs w:val="16"/>
              </w:rPr>
            </w:pPr>
            <w:r w:rsidRPr="00D5163E">
              <w:rPr>
                <w:rFonts w:cs="Calibri"/>
                <w:color w:val="000000"/>
                <w:sz w:val="16"/>
                <w:szCs w:val="16"/>
              </w:rPr>
              <w:t>54.0%</w:t>
            </w:r>
          </w:p>
        </w:tc>
        <w:tc>
          <w:tcPr>
            <w:tcW w:w="791" w:type="dxa"/>
            <w:shd w:val="clear" w:color="auto" w:fill="auto"/>
            <w:vAlign w:val="bottom"/>
          </w:tcPr>
          <w:p w14:paraId="11FABDF7" w14:textId="77777777" w:rsidR="00BC6704" w:rsidRPr="00D5163E" w:rsidRDefault="00BC6704" w:rsidP="007E081C">
            <w:pPr>
              <w:rPr>
                <w:rFonts w:cs="Calibri"/>
                <w:color w:val="000000"/>
                <w:sz w:val="16"/>
                <w:szCs w:val="16"/>
              </w:rPr>
            </w:pPr>
            <w:r w:rsidRPr="00D5163E">
              <w:rPr>
                <w:rFonts w:cs="Calibri"/>
                <w:color w:val="000000"/>
                <w:sz w:val="16"/>
                <w:szCs w:val="16"/>
              </w:rPr>
              <w:t>55.5%</w:t>
            </w:r>
          </w:p>
        </w:tc>
        <w:tc>
          <w:tcPr>
            <w:tcW w:w="791" w:type="dxa"/>
            <w:shd w:val="clear" w:color="auto" w:fill="auto"/>
            <w:vAlign w:val="bottom"/>
          </w:tcPr>
          <w:p w14:paraId="5B56708A" w14:textId="77777777" w:rsidR="00BC6704" w:rsidRPr="00D5163E" w:rsidRDefault="00BC6704" w:rsidP="007E081C">
            <w:pPr>
              <w:rPr>
                <w:rFonts w:cs="Calibri"/>
                <w:color w:val="000000"/>
                <w:sz w:val="16"/>
                <w:szCs w:val="16"/>
              </w:rPr>
            </w:pPr>
            <w:r w:rsidRPr="00D5163E">
              <w:rPr>
                <w:rFonts w:cs="Calibri"/>
                <w:color w:val="000000"/>
                <w:sz w:val="16"/>
                <w:szCs w:val="16"/>
              </w:rPr>
              <w:t>57.0%</w:t>
            </w:r>
          </w:p>
        </w:tc>
        <w:tc>
          <w:tcPr>
            <w:tcW w:w="791" w:type="dxa"/>
            <w:shd w:val="clear" w:color="auto" w:fill="auto"/>
            <w:vAlign w:val="bottom"/>
          </w:tcPr>
          <w:p w14:paraId="1E2846BC" w14:textId="77777777" w:rsidR="00BC6704" w:rsidRPr="00D5163E" w:rsidRDefault="00BC6704" w:rsidP="007E081C">
            <w:pPr>
              <w:rPr>
                <w:rFonts w:cs="Calibri"/>
                <w:color w:val="000000"/>
                <w:sz w:val="16"/>
                <w:szCs w:val="16"/>
              </w:rPr>
            </w:pPr>
            <w:r w:rsidRPr="00D5163E">
              <w:rPr>
                <w:rFonts w:cs="Calibri"/>
                <w:color w:val="000000"/>
                <w:sz w:val="16"/>
                <w:szCs w:val="16"/>
              </w:rPr>
              <w:t>58.5%</w:t>
            </w:r>
          </w:p>
        </w:tc>
        <w:tc>
          <w:tcPr>
            <w:tcW w:w="791" w:type="dxa"/>
            <w:shd w:val="clear" w:color="auto" w:fill="auto"/>
            <w:vAlign w:val="bottom"/>
          </w:tcPr>
          <w:p w14:paraId="0A2E63A8" w14:textId="77777777" w:rsidR="00BC6704" w:rsidRPr="00D5163E" w:rsidRDefault="00BC6704" w:rsidP="007E081C">
            <w:pPr>
              <w:rPr>
                <w:rFonts w:cs="Calibri"/>
                <w:color w:val="000000"/>
                <w:sz w:val="16"/>
                <w:szCs w:val="16"/>
              </w:rPr>
            </w:pPr>
            <w:r w:rsidRPr="00D5163E">
              <w:rPr>
                <w:rFonts w:cs="Calibri"/>
                <w:color w:val="000000"/>
                <w:sz w:val="16"/>
                <w:szCs w:val="16"/>
              </w:rPr>
              <w:t>60.0%</w:t>
            </w:r>
          </w:p>
        </w:tc>
        <w:tc>
          <w:tcPr>
            <w:tcW w:w="791" w:type="dxa"/>
            <w:shd w:val="clear" w:color="auto" w:fill="auto"/>
            <w:vAlign w:val="bottom"/>
          </w:tcPr>
          <w:p w14:paraId="30B1D0D7" w14:textId="77777777" w:rsidR="00BC6704" w:rsidRPr="00D5163E" w:rsidRDefault="00BC6704" w:rsidP="007E081C">
            <w:pPr>
              <w:rPr>
                <w:rFonts w:cs="Calibri"/>
                <w:color w:val="000000"/>
                <w:sz w:val="16"/>
                <w:szCs w:val="16"/>
              </w:rPr>
            </w:pPr>
            <w:r w:rsidRPr="00D5163E">
              <w:rPr>
                <w:rFonts w:cs="Calibri"/>
                <w:color w:val="000000"/>
                <w:sz w:val="16"/>
                <w:szCs w:val="16"/>
              </w:rPr>
              <w:t>61.5%</w:t>
            </w:r>
          </w:p>
        </w:tc>
        <w:tc>
          <w:tcPr>
            <w:tcW w:w="791" w:type="dxa"/>
            <w:shd w:val="clear" w:color="auto" w:fill="auto"/>
            <w:vAlign w:val="bottom"/>
          </w:tcPr>
          <w:p w14:paraId="30A59369" w14:textId="77777777" w:rsidR="00BC6704" w:rsidRPr="00D5163E" w:rsidRDefault="00BC6704" w:rsidP="007E081C">
            <w:pPr>
              <w:rPr>
                <w:rFonts w:cs="Calibri"/>
                <w:color w:val="000000"/>
                <w:sz w:val="16"/>
                <w:szCs w:val="16"/>
              </w:rPr>
            </w:pPr>
            <w:r w:rsidRPr="00D5163E">
              <w:rPr>
                <w:rFonts w:cs="Calibri"/>
                <w:color w:val="000000"/>
                <w:sz w:val="16"/>
                <w:szCs w:val="16"/>
              </w:rPr>
              <w:t>48%</w:t>
            </w:r>
          </w:p>
        </w:tc>
        <w:tc>
          <w:tcPr>
            <w:tcW w:w="791" w:type="dxa"/>
            <w:shd w:val="clear" w:color="auto" w:fill="auto"/>
            <w:vAlign w:val="bottom"/>
          </w:tcPr>
          <w:p w14:paraId="5B14EBAC" w14:textId="77777777" w:rsidR="00BC6704" w:rsidRPr="00D5163E" w:rsidRDefault="00BC6704" w:rsidP="007E081C">
            <w:pPr>
              <w:rPr>
                <w:rFonts w:cs="Calibri"/>
                <w:color w:val="000000"/>
                <w:sz w:val="16"/>
                <w:szCs w:val="16"/>
              </w:rPr>
            </w:pPr>
            <w:r w:rsidRPr="00D5163E">
              <w:rPr>
                <w:rFonts w:cs="Calibri"/>
                <w:color w:val="000000"/>
                <w:sz w:val="16"/>
                <w:szCs w:val="16"/>
              </w:rPr>
              <w:t>49.5%</w:t>
            </w:r>
          </w:p>
        </w:tc>
        <w:tc>
          <w:tcPr>
            <w:tcW w:w="791" w:type="dxa"/>
            <w:shd w:val="clear" w:color="auto" w:fill="auto"/>
            <w:vAlign w:val="bottom"/>
          </w:tcPr>
          <w:p w14:paraId="4CA21F18" w14:textId="77777777" w:rsidR="00BC6704" w:rsidRPr="00D5163E" w:rsidRDefault="00BC6704" w:rsidP="007E081C">
            <w:pPr>
              <w:rPr>
                <w:rFonts w:cs="Calibri"/>
                <w:color w:val="000000"/>
                <w:sz w:val="16"/>
                <w:szCs w:val="16"/>
              </w:rPr>
            </w:pPr>
            <w:r w:rsidRPr="00D5163E">
              <w:rPr>
                <w:rFonts w:cs="Calibri"/>
                <w:color w:val="000000"/>
                <w:sz w:val="16"/>
                <w:szCs w:val="16"/>
              </w:rPr>
              <w:t>51.0%</w:t>
            </w:r>
          </w:p>
        </w:tc>
      </w:tr>
      <w:tr w:rsidR="00BC6704" w:rsidRPr="00D5163E" w14:paraId="05BD3BE0" w14:textId="77777777" w:rsidTr="00145155">
        <w:tc>
          <w:tcPr>
            <w:tcW w:w="2571" w:type="dxa"/>
            <w:gridSpan w:val="2"/>
            <w:shd w:val="clear" w:color="auto" w:fill="auto"/>
          </w:tcPr>
          <w:p w14:paraId="5D12ADAE" w14:textId="77777777" w:rsidR="00BC6704" w:rsidRPr="00D5163E" w:rsidRDefault="00BC6704" w:rsidP="007E081C">
            <w:pPr>
              <w:rPr>
                <w:rFonts w:cs="Calibri"/>
                <w:szCs w:val="20"/>
              </w:rPr>
            </w:pPr>
            <w:r w:rsidRPr="00D5163E">
              <w:rPr>
                <w:rFonts w:cs="Calibri"/>
                <w:szCs w:val="20"/>
              </w:rPr>
              <w:t xml:space="preserve">Street Lighting </w:t>
            </w:r>
          </w:p>
        </w:tc>
        <w:tc>
          <w:tcPr>
            <w:tcW w:w="651" w:type="dxa"/>
            <w:shd w:val="clear" w:color="auto" w:fill="auto"/>
          </w:tcPr>
          <w:p w14:paraId="309DE633" w14:textId="77777777" w:rsidR="00BC6704" w:rsidRPr="00D5163E" w:rsidRDefault="00BC6704" w:rsidP="007E081C">
            <w:pPr>
              <w:rPr>
                <w:rFonts w:cs="Calibri"/>
                <w:szCs w:val="20"/>
              </w:rPr>
            </w:pPr>
          </w:p>
        </w:tc>
        <w:tc>
          <w:tcPr>
            <w:tcW w:w="646" w:type="dxa"/>
            <w:shd w:val="clear" w:color="auto" w:fill="auto"/>
            <w:vAlign w:val="bottom"/>
          </w:tcPr>
          <w:p w14:paraId="3494F1EB" w14:textId="77777777" w:rsidR="00BC6704" w:rsidRPr="00D5163E" w:rsidRDefault="00BC6704" w:rsidP="007E081C">
            <w:pPr>
              <w:rPr>
                <w:rFonts w:cs="Calibri"/>
                <w:color w:val="000000"/>
                <w:sz w:val="16"/>
                <w:szCs w:val="16"/>
              </w:rPr>
            </w:pPr>
            <w:r w:rsidRPr="00D5163E">
              <w:rPr>
                <w:rFonts w:cs="Calibri"/>
                <w:color w:val="000000"/>
                <w:sz w:val="16"/>
                <w:szCs w:val="16"/>
              </w:rPr>
              <w:t>64%</w:t>
            </w:r>
          </w:p>
        </w:tc>
        <w:tc>
          <w:tcPr>
            <w:tcW w:w="740" w:type="dxa"/>
            <w:shd w:val="clear" w:color="auto" w:fill="auto"/>
            <w:vAlign w:val="bottom"/>
          </w:tcPr>
          <w:p w14:paraId="51119179" w14:textId="77777777" w:rsidR="00BC6704" w:rsidRPr="00D5163E" w:rsidRDefault="00BC6704" w:rsidP="007E081C">
            <w:pPr>
              <w:rPr>
                <w:rFonts w:cs="Calibri"/>
                <w:color w:val="000000"/>
                <w:sz w:val="16"/>
                <w:szCs w:val="16"/>
              </w:rPr>
            </w:pPr>
            <w:r w:rsidRPr="00D5163E">
              <w:rPr>
                <w:rFonts w:cs="Calibri"/>
                <w:color w:val="000000"/>
                <w:sz w:val="16"/>
                <w:szCs w:val="16"/>
              </w:rPr>
              <w:t>65.0%</w:t>
            </w:r>
          </w:p>
        </w:tc>
        <w:tc>
          <w:tcPr>
            <w:tcW w:w="720" w:type="dxa"/>
            <w:shd w:val="clear" w:color="auto" w:fill="auto"/>
            <w:vAlign w:val="bottom"/>
          </w:tcPr>
          <w:p w14:paraId="2A06A547" w14:textId="77777777" w:rsidR="00BC6704" w:rsidRPr="00D5163E" w:rsidRDefault="00BC6704" w:rsidP="007E081C">
            <w:pPr>
              <w:rPr>
                <w:rFonts w:cs="Calibri"/>
                <w:color w:val="000000"/>
                <w:sz w:val="16"/>
                <w:szCs w:val="16"/>
              </w:rPr>
            </w:pPr>
            <w:r w:rsidRPr="00D5163E">
              <w:rPr>
                <w:rFonts w:cs="Calibri"/>
                <w:color w:val="000000"/>
                <w:sz w:val="16"/>
                <w:szCs w:val="16"/>
              </w:rPr>
              <w:t>66.0%</w:t>
            </w:r>
          </w:p>
        </w:tc>
        <w:tc>
          <w:tcPr>
            <w:tcW w:w="694" w:type="dxa"/>
            <w:shd w:val="clear" w:color="auto" w:fill="auto"/>
            <w:vAlign w:val="bottom"/>
          </w:tcPr>
          <w:p w14:paraId="5BFF51DC" w14:textId="77777777" w:rsidR="00BC6704" w:rsidRPr="00D5163E" w:rsidRDefault="00BC6704" w:rsidP="007E081C">
            <w:pPr>
              <w:rPr>
                <w:rFonts w:cs="Calibri"/>
                <w:color w:val="000000"/>
                <w:sz w:val="16"/>
                <w:szCs w:val="16"/>
              </w:rPr>
            </w:pPr>
            <w:r w:rsidRPr="00D5163E">
              <w:rPr>
                <w:rFonts w:cs="Calibri"/>
                <w:color w:val="000000"/>
                <w:sz w:val="16"/>
                <w:szCs w:val="16"/>
              </w:rPr>
              <w:t>67.0%</w:t>
            </w:r>
          </w:p>
        </w:tc>
        <w:tc>
          <w:tcPr>
            <w:tcW w:w="694" w:type="dxa"/>
            <w:shd w:val="clear" w:color="auto" w:fill="auto"/>
            <w:vAlign w:val="bottom"/>
          </w:tcPr>
          <w:p w14:paraId="6CF4402F" w14:textId="77777777" w:rsidR="00BC6704" w:rsidRPr="00D5163E" w:rsidRDefault="00BC6704" w:rsidP="007E081C">
            <w:pPr>
              <w:rPr>
                <w:rFonts w:cs="Calibri"/>
                <w:color w:val="000000"/>
                <w:sz w:val="16"/>
                <w:szCs w:val="16"/>
              </w:rPr>
            </w:pPr>
            <w:r w:rsidRPr="00D5163E">
              <w:rPr>
                <w:rFonts w:cs="Calibri"/>
                <w:color w:val="000000"/>
                <w:sz w:val="16"/>
                <w:szCs w:val="16"/>
              </w:rPr>
              <w:t>68.0%</w:t>
            </w:r>
          </w:p>
        </w:tc>
        <w:tc>
          <w:tcPr>
            <w:tcW w:w="791" w:type="dxa"/>
            <w:shd w:val="clear" w:color="auto" w:fill="auto"/>
            <w:vAlign w:val="bottom"/>
          </w:tcPr>
          <w:p w14:paraId="714F2E0D" w14:textId="77777777" w:rsidR="00BC6704" w:rsidRPr="00D5163E" w:rsidRDefault="00BC6704" w:rsidP="007E081C">
            <w:pPr>
              <w:rPr>
                <w:rFonts w:cs="Calibri"/>
                <w:color w:val="000000"/>
                <w:sz w:val="16"/>
                <w:szCs w:val="16"/>
              </w:rPr>
            </w:pPr>
            <w:r w:rsidRPr="00D5163E">
              <w:rPr>
                <w:rFonts w:cs="Calibri"/>
                <w:color w:val="000000"/>
                <w:sz w:val="16"/>
                <w:szCs w:val="16"/>
              </w:rPr>
              <w:t>69.0%</w:t>
            </w:r>
          </w:p>
        </w:tc>
        <w:tc>
          <w:tcPr>
            <w:tcW w:w="791" w:type="dxa"/>
            <w:shd w:val="clear" w:color="auto" w:fill="auto"/>
            <w:vAlign w:val="bottom"/>
          </w:tcPr>
          <w:p w14:paraId="05A6A6FB" w14:textId="77777777" w:rsidR="00BC6704" w:rsidRPr="00D5163E" w:rsidRDefault="00BC6704" w:rsidP="007E081C">
            <w:pPr>
              <w:rPr>
                <w:rFonts w:cs="Calibri"/>
                <w:color w:val="000000"/>
                <w:sz w:val="16"/>
                <w:szCs w:val="16"/>
              </w:rPr>
            </w:pPr>
            <w:r w:rsidRPr="00D5163E">
              <w:rPr>
                <w:rFonts w:cs="Calibri"/>
                <w:color w:val="000000"/>
                <w:sz w:val="16"/>
                <w:szCs w:val="16"/>
              </w:rPr>
              <w:t>70.0%</w:t>
            </w:r>
          </w:p>
        </w:tc>
        <w:tc>
          <w:tcPr>
            <w:tcW w:w="791" w:type="dxa"/>
            <w:shd w:val="clear" w:color="auto" w:fill="auto"/>
            <w:vAlign w:val="bottom"/>
          </w:tcPr>
          <w:p w14:paraId="6560A134" w14:textId="77777777" w:rsidR="00BC6704" w:rsidRPr="00D5163E" w:rsidRDefault="00BC6704" w:rsidP="007E081C">
            <w:pPr>
              <w:rPr>
                <w:rFonts w:cs="Calibri"/>
                <w:color w:val="000000"/>
                <w:sz w:val="16"/>
                <w:szCs w:val="16"/>
              </w:rPr>
            </w:pPr>
            <w:r w:rsidRPr="00D5163E">
              <w:rPr>
                <w:rFonts w:cs="Calibri"/>
                <w:color w:val="000000"/>
                <w:sz w:val="16"/>
                <w:szCs w:val="16"/>
              </w:rPr>
              <w:t>71.0%</w:t>
            </w:r>
          </w:p>
        </w:tc>
        <w:tc>
          <w:tcPr>
            <w:tcW w:w="791" w:type="dxa"/>
            <w:shd w:val="clear" w:color="auto" w:fill="auto"/>
            <w:vAlign w:val="bottom"/>
          </w:tcPr>
          <w:p w14:paraId="471546AB" w14:textId="77777777" w:rsidR="00BC6704" w:rsidRPr="00D5163E" w:rsidRDefault="00BC6704" w:rsidP="007E081C">
            <w:pPr>
              <w:rPr>
                <w:rFonts w:cs="Calibri"/>
                <w:color w:val="000000"/>
                <w:sz w:val="16"/>
                <w:szCs w:val="16"/>
              </w:rPr>
            </w:pPr>
            <w:r w:rsidRPr="00D5163E">
              <w:rPr>
                <w:rFonts w:cs="Calibri"/>
                <w:color w:val="000000"/>
                <w:sz w:val="16"/>
                <w:szCs w:val="16"/>
              </w:rPr>
              <w:t>72.0%</w:t>
            </w:r>
          </w:p>
        </w:tc>
        <w:tc>
          <w:tcPr>
            <w:tcW w:w="791" w:type="dxa"/>
            <w:shd w:val="clear" w:color="auto" w:fill="auto"/>
            <w:vAlign w:val="bottom"/>
          </w:tcPr>
          <w:p w14:paraId="1644F4DA" w14:textId="77777777" w:rsidR="00BC6704" w:rsidRPr="00D5163E" w:rsidRDefault="00BC6704" w:rsidP="007E081C">
            <w:pPr>
              <w:rPr>
                <w:rFonts w:cs="Calibri"/>
                <w:color w:val="000000"/>
                <w:sz w:val="16"/>
                <w:szCs w:val="16"/>
              </w:rPr>
            </w:pPr>
            <w:r w:rsidRPr="00D5163E">
              <w:rPr>
                <w:rFonts w:cs="Calibri"/>
                <w:color w:val="000000"/>
                <w:sz w:val="16"/>
                <w:szCs w:val="16"/>
              </w:rPr>
              <w:t>73.0%</w:t>
            </w:r>
          </w:p>
        </w:tc>
        <w:tc>
          <w:tcPr>
            <w:tcW w:w="791" w:type="dxa"/>
            <w:shd w:val="clear" w:color="auto" w:fill="auto"/>
            <w:vAlign w:val="bottom"/>
          </w:tcPr>
          <w:p w14:paraId="6E7203CB" w14:textId="77777777" w:rsidR="00BC6704" w:rsidRPr="00D5163E" w:rsidRDefault="00BC6704" w:rsidP="007E081C">
            <w:pPr>
              <w:rPr>
                <w:rFonts w:cs="Calibri"/>
                <w:color w:val="000000"/>
                <w:sz w:val="16"/>
                <w:szCs w:val="16"/>
              </w:rPr>
            </w:pPr>
            <w:r w:rsidRPr="00D5163E">
              <w:rPr>
                <w:rFonts w:cs="Calibri"/>
                <w:color w:val="000000"/>
                <w:sz w:val="16"/>
                <w:szCs w:val="16"/>
              </w:rPr>
              <w:t>64%</w:t>
            </w:r>
          </w:p>
        </w:tc>
        <w:tc>
          <w:tcPr>
            <w:tcW w:w="791" w:type="dxa"/>
            <w:shd w:val="clear" w:color="auto" w:fill="auto"/>
            <w:vAlign w:val="bottom"/>
          </w:tcPr>
          <w:p w14:paraId="27087038" w14:textId="77777777" w:rsidR="00BC6704" w:rsidRPr="00D5163E" w:rsidRDefault="00BC6704" w:rsidP="007E081C">
            <w:pPr>
              <w:rPr>
                <w:rFonts w:cs="Calibri"/>
                <w:color w:val="000000"/>
                <w:sz w:val="16"/>
                <w:szCs w:val="16"/>
              </w:rPr>
            </w:pPr>
            <w:r w:rsidRPr="00D5163E">
              <w:rPr>
                <w:rFonts w:cs="Calibri"/>
                <w:color w:val="000000"/>
                <w:sz w:val="16"/>
                <w:szCs w:val="16"/>
              </w:rPr>
              <w:t>65.0%</w:t>
            </w:r>
          </w:p>
        </w:tc>
        <w:tc>
          <w:tcPr>
            <w:tcW w:w="791" w:type="dxa"/>
            <w:shd w:val="clear" w:color="auto" w:fill="auto"/>
            <w:vAlign w:val="bottom"/>
          </w:tcPr>
          <w:p w14:paraId="09C5D65C" w14:textId="77777777" w:rsidR="00BC6704" w:rsidRPr="00D5163E" w:rsidRDefault="00BC6704" w:rsidP="007E081C">
            <w:pPr>
              <w:rPr>
                <w:rFonts w:cs="Calibri"/>
                <w:color w:val="000000"/>
                <w:sz w:val="16"/>
                <w:szCs w:val="16"/>
              </w:rPr>
            </w:pPr>
            <w:r w:rsidRPr="00D5163E">
              <w:rPr>
                <w:rFonts w:cs="Calibri"/>
                <w:color w:val="000000"/>
                <w:sz w:val="16"/>
                <w:szCs w:val="16"/>
              </w:rPr>
              <w:t>66.0%</w:t>
            </w:r>
          </w:p>
        </w:tc>
      </w:tr>
      <w:tr w:rsidR="00BC6704" w:rsidRPr="00D5163E" w14:paraId="45CFB30B" w14:textId="77777777" w:rsidTr="00145155">
        <w:tc>
          <w:tcPr>
            <w:tcW w:w="2571" w:type="dxa"/>
            <w:gridSpan w:val="2"/>
            <w:shd w:val="clear" w:color="auto" w:fill="auto"/>
          </w:tcPr>
          <w:p w14:paraId="47AEB98C" w14:textId="77777777" w:rsidR="00BC6704" w:rsidRPr="00D5163E" w:rsidRDefault="00BC6704" w:rsidP="007E081C">
            <w:pPr>
              <w:rPr>
                <w:rFonts w:cs="Calibri"/>
                <w:szCs w:val="20"/>
              </w:rPr>
            </w:pPr>
            <w:r w:rsidRPr="00D5163E">
              <w:rPr>
                <w:rFonts w:cs="Calibri"/>
                <w:szCs w:val="20"/>
              </w:rPr>
              <w:t>Total saving affected by the project in all sectors [GWh/year]</w:t>
            </w:r>
          </w:p>
        </w:tc>
        <w:tc>
          <w:tcPr>
            <w:tcW w:w="651" w:type="dxa"/>
            <w:shd w:val="clear" w:color="auto" w:fill="auto"/>
          </w:tcPr>
          <w:p w14:paraId="1510FA0B" w14:textId="77777777" w:rsidR="00BC6704" w:rsidRPr="00D5163E" w:rsidRDefault="00BC6704" w:rsidP="007E081C">
            <w:pPr>
              <w:rPr>
                <w:rFonts w:cs="Calibri"/>
                <w:szCs w:val="20"/>
              </w:rPr>
            </w:pPr>
          </w:p>
        </w:tc>
        <w:tc>
          <w:tcPr>
            <w:tcW w:w="646" w:type="dxa"/>
            <w:shd w:val="clear" w:color="auto" w:fill="auto"/>
          </w:tcPr>
          <w:p w14:paraId="475524BA" w14:textId="77777777" w:rsidR="00BC6704" w:rsidRPr="00D5163E" w:rsidRDefault="00BC6704" w:rsidP="007E081C">
            <w:pPr>
              <w:rPr>
                <w:rFonts w:cs="Calibri"/>
                <w:szCs w:val="20"/>
              </w:rPr>
            </w:pPr>
          </w:p>
        </w:tc>
        <w:tc>
          <w:tcPr>
            <w:tcW w:w="740" w:type="dxa"/>
            <w:shd w:val="clear" w:color="auto" w:fill="auto"/>
            <w:vAlign w:val="center"/>
          </w:tcPr>
          <w:p w14:paraId="286EDE45" w14:textId="77777777" w:rsidR="00BC6704" w:rsidRPr="00D5163E" w:rsidRDefault="00BC6704" w:rsidP="007E081C">
            <w:pPr>
              <w:rPr>
                <w:rFonts w:cs="Calibri"/>
                <w:color w:val="000000"/>
                <w:szCs w:val="20"/>
              </w:rPr>
            </w:pPr>
          </w:p>
        </w:tc>
        <w:tc>
          <w:tcPr>
            <w:tcW w:w="720" w:type="dxa"/>
            <w:shd w:val="clear" w:color="auto" w:fill="auto"/>
            <w:vAlign w:val="center"/>
          </w:tcPr>
          <w:p w14:paraId="4051C9B8" w14:textId="77777777" w:rsidR="00BC6704" w:rsidRPr="00D5163E" w:rsidRDefault="00BC6704" w:rsidP="007E081C">
            <w:pPr>
              <w:rPr>
                <w:rFonts w:cs="Calibri"/>
                <w:color w:val="000000"/>
                <w:szCs w:val="20"/>
              </w:rPr>
            </w:pPr>
          </w:p>
        </w:tc>
        <w:tc>
          <w:tcPr>
            <w:tcW w:w="694" w:type="dxa"/>
            <w:shd w:val="clear" w:color="auto" w:fill="auto"/>
            <w:vAlign w:val="center"/>
          </w:tcPr>
          <w:p w14:paraId="1CB46AB8" w14:textId="77777777" w:rsidR="00BC6704" w:rsidRPr="00D5163E" w:rsidRDefault="00BC6704" w:rsidP="007E081C">
            <w:pPr>
              <w:rPr>
                <w:rFonts w:cs="Calibri"/>
                <w:color w:val="000000"/>
                <w:szCs w:val="20"/>
              </w:rPr>
            </w:pPr>
            <w:r w:rsidRPr="00D5163E">
              <w:rPr>
                <w:rFonts w:cs="Calibri"/>
                <w:color w:val="000000"/>
                <w:szCs w:val="20"/>
              </w:rPr>
              <w:t>788</w:t>
            </w:r>
          </w:p>
        </w:tc>
        <w:tc>
          <w:tcPr>
            <w:tcW w:w="694" w:type="dxa"/>
            <w:shd w:val="clear" w:color="auto" w:fill="auto"/>
            <w:vAlign w:val="center"/>
          </w:tcPr>
          <w:p w14:paraId="506EC446" w14:textId="77777777" w:rsidR="00BC6704" w:rsidRPr="00D5163E" w:rsidRDefault="00BC6704" w:rsidP="007E081C">
            <w:pPr>
              <w:rPr>
                <w:rFonts w:cs="Calibri"/>
                <w:color w:val="000000"/>
                <w:szCs w:val="20"/>
              </w:rPr>
            </w:pPr>
            <w:r w:rsidRPr="00D5163E">
              <w:rPr>
                <w:rFonts w:cs="Calibri"/>
                <w:color w:val="000000"/>
                <w:szCs w:val="20"/>
              </w:rPr>
              <w:t>1,137</w:t>
            </w:r>
          </w:p>
        </w:tc>
        <w:tc>
          <w:tcPr>
            <w:tcW w:w="791" w:type="dxa"/>
            <w:shd w:val="clear" w:color="auto" w:fill="auto"/>
            <w:vAlign w:val="center"/>
          </w:tcPr>
          <w:p w14:paraId="446C8A72" w14:textId="77777777" w:rsidR="00BC6704" w:rsidRPr="00D5163E" w:rsidRDefault="00BC6704" w:rsidP="007E081C">
            <w:pPr>
              <w:rPr>
                <w:rFonts w:cs="Calibri"/>
                <w:color w:val="000000"/>
                <w:szCs w:val="20"/>
              </w:rPr>
            </w:pPr>
            <w:r w:rsidRPr="00D5163E">
              <w:rPr>
                <w:rFonts w:cs="Calibri"/>
                <w:color w:val="000000"/>
                <w:szCs w:val="20"/>
              </w:rPr>
              <w:t>1,635</w:t>
            </w:r>
          </w:p>
        </w:tc>
        <w:tc>
          <w:tcPr>
            <w:tcW w:w="791" w:type="dxa"/>
            <w:shd w:val="clear" w:color="auto" w:fill="auto"/>
            <w:vAlign w:val="center"/>
          </w:tcPr>
          <w:p w14:paraId="1308092A" w14:textId="77777777" w:rsidR="00BC6704" w:rsidRPr="00D5163E" w:rsidRDefault="00BC6704" w:rsidP="007E081C">
            <w:pPr>
              <w:rPr>
                <w:rFonts w:cs="Calibri"/>
                <w:color w:val="000000"/>
                <w:szCs w:val="20"/>
              </w:rPr>
            </w:pPr>
            <w:r w:rsidRPr="00D5163E">
              <w:rPr>
                <w:rFonts w:cs="Calibri"/>
                <w:color w:val="000000"/>
                <w:szCs w:val="20"/>
              </w:rPr>
              <w:t>2,337</w:t>
            </w:r>
          </w:p>
        </w:tc>
        <w:tc>
          <w:tcPr>
            <w:tcW w:w="791" w:type="dxa"/>
            <w:shd w:val="clear" w:color="auto" w:fill="auto"/>
            <w:vAlign w:val="center"/>
          </w:tcPr>
          <w:p w14:paraId="36544A41" w14:textId="77777777" w:rsidR="00BC6704" w:rsidRPr="00D5163E" w:rsidRDefault="00BC6704" w:rsidP="007E081C">
            <w:pPr>
              <w:rPr>
                <w:rFonts w:cs="Calibri"/>
                <w:color w:val="000000"/>
                <w:szCs w:val="20"/>
              </w:rPr>
            </w:pPr>
            <w:r w:rsidRPr="00D5163E">
              <w:rPr>
                <w:rFonts w:cs="Calibri"/>
                <w:color w:val="000000"/>
                <w:szCs w:val="20"/>
              </w:rPr>
              <w:t>3,321</w:t>
            </w:r>
          </w:p>
        </w:tc>
        <w:tc>
          <w:tcPr>
            <w:tcW w:w="791" w:type="dxa"/>
            <w:shd w:val="clear" w:color="auto" w:fill="auto"/>
            <w:vAlign w:val="center"/>
          </w:tcPr>
          <w:p w14:paraId="5AB169B7" w14:textId="77777777" w:rsidR="00BC6704" w:rsidRPr="00D5163E" w:rsidRDefault="00BC6704" w:rsidP="007E081C">
            <w:pPr>
              <w:rPr>
                <w:rFonts w:cs="Calibri"/>
                <w:color w:val="000000"/>
                <w:szCs w:val="20"/>
              </w:rPr>
            </w:pPr>
            <w:r w:rsidRPr="00D5163E">
              <w:rPr>
                <w:rFonts w:cs="Calibri"/>
                <w:color w:val="000000"/>
                <w:szCs w:val="20"/>
              </w:rPr>
              <w:t>4,684</w:t>
            </w:r>
          </w:p>
        </w:tc>
        <w:tc>
          <w:tcPr>
            <w:tcW w:w="791" w:type="dxa"/>
            <w:shd w:val="clear" w:color="auto" w:fill="auto"/>
            <w:vAlign w:val="center"/>
          </w:tcPr>
          <w:p w14:paraId="633183F8" w14:textId="77777777" w:rsidR="00BC6704" w:rsidRPr="00D5163E" w:rsidRDefault="00BC6704" w:rsidP="007E081C">
            <w:pPr>
              <w:rPr>
                <w:rFonts w:cs="Calibri"/>
                <w:color w:val="000000"/>
                <w:szCs w:val="20"/>
              </w:rPr>
            </w:pPr>
            <w:r w:rsidRPr="00D5163E">
              <w:rPr>
                <w:rFonts w:cs="Calibri"/>
                <w:color w:val="000000"/>
                <w:szCs w:val="20"/>
              </w:rPr>
              <w:t>6,539</w:t>
            </w:r>
          </w:p>
        </w:tc>
        <w:tc>
          <w:tcPr>
            <w:tcW w:w="791" w:type="dxa"/>
            <w:shd w:val="clear" w:color="auto" w:fill="auto"/>
            <w:vAlign w:val="center"/>
          </w:tcPr>
          <w:p w14:paraId="7DA0AFE9" w14:textId="77777777" w:rsidR="00BC6704" w:rsidRPr="00D5163E" w:rsidRDefault="00BC6704" w:rsidP="007E081C">
            <w:pPr>
              <w:rPr>
                <w:rFonts w:cs="Calibri"/>
                <w:color w:val="000000"/>
                <w:szCs w:val="20"/>
              </w:rPr>
            </w:pPr>
            <w:r w:rsidRPr="00D5163E">
              <w:rPr>
                <w:rFonts w:cs="Calibri"/>
                <w:color w:val="000000"/>
                <w:szCs w:val="20"/>
              </w:rPr>
              <w:t>9,017</w:t>
            </w:r>
          </w:p>
        </w:tc>
        <w:tc>
          <w:tcPr>
            <w:tcW w:w="791" w:type="dxa"/>
            <w:shd w:val="clear" w:color="auto" w:fill="auto"/>
            <w:vAlign w:val="center"/>
          </w:tcPr>
          <w:p w14:paraId="1889704A" w14:textId="77777777" w:rsidR="00BC6704" w:rsidRPr="00D5163E" w:rsidRDefault="00BC6704" w:rsidP="007E081C">
            <w:pPr>
              <w:rPr>
                <w:rFonts w:cs="Calibri"/>
                <w:color w:val="000000"/>
                <w:szCs w:val="20"/>
              </w:rPr>
            </w:pPr>
            <w:r w:rsidRPr="00D5163E">
              <w:rPr>
                <w:rFonts w:cs="Calibri"/>
                <w:color w:val="000000"/>
                <w:szCs w:val="20"/>
              </w:rPr>
              <w:t>12,250</w:t>
            </w:r>
          </w:p>
        </w:tc>
        <w:tc>
          <w:tcPr>
            <w:tcW w:w="791" w:type="dxa"/>
            <w:shd w:val="clear" w:color="auto" w:fill="auto"/>
            <w:vAlign w:val="center"/>
          </w:tcPr>
          <w:p w14:paraId="6BA576E9" w14:textId="77777777" w:rsidR="00BC6704" w:rsidRPr="00D5163E" w:rsidRDefault="00BC6704" w:rsidP="007E081C">
            <w:pPr>
              <w:rPr>
                <w:rFonts w:cs="Calibri"/>
                <w:color w:val="000000"/>
                <w:szCs w:val="20"/>
              </w:rPr>
            </w:pPr>
            <w:r w:rsidRPr="00D5163E">
              <w:rPr>
                <w:rFonts w:cs="Calibri"/>
                <w:color w:val="000000"/>
                <w:szCs w:val="20"/>
              </w:rPr>
              <w:t>16,342</w:t>
            </w:r>
          </w:p>
        </w:tc>
      </w:tr>
      <w:tr w:rsidR="00BC6704" w:rsidRPr="00D5163E" w14:paraId="68F81C90" w14:textId="77777777" w:rsidTr="00145155">
        <w:tc>
          <w:tcPr>
            <w:tcW w:w="2571" w:type="dxa"/>
            <w:gridSpan w:val="2"/>
            <w:shd w:val="clear" w:color="auto" w:fill="auto"/>
          </w:tcPr>
          <w:p w14:paraId="4C148423" w14:textId="77777777" w:rsidR="00BC6704" w:rsidRPr="00D5163E" w:rsidRDefault="00BC6704" w:rsidP="007E081C">
            <w:pPr>
              <w:rPr>
                <w:rFonts w:cs="Calibri"/>
                <w:szCs w:val="20"/>
              </w:rPr>
            </w:pPr>
            <w:r w:rsidRPr="00D5163E">
              <w:rPr>
                <w:rFonts w:cs="Calibri"/>
                <w:szCs w:val="20"/>
              </w:rPr>
              <w:t>Total emission reduction affected by the project in all sectors [ktCO</w:t>
            </w:r>
            <w:r w:rsidRPr="00D5163E">
              <w:rPr>
                <w:rFonts w:cs="Calibri"/>
                <w:szCs w:val="20"/>
                <w:vertAlign w:val="subscript"/>
              </w:rPr>
              <w:t>2eq</w:t>
            </w:r>
            <w:r w:rsidRPr="00D5163E">
              <w:rPr>
                <w:rFonts w:cs="Calibri"/>
                <w:szCs w:val="20"/>
              </w:rPr>
              <w:t>/year]</w:t>
            </w:r>
          </w:p>
        </w:tc>
        <w:tc>
          <w:tcPr>
            <w:tcW w:w="651" w:type="dxa"/>
            <w:shd w:val="clear" w:color="auto" w:fill="auto"/>
          </w:tcPr>
          <w:p w14:paraId="4A1E1612" w14:textId="77777777" w:rsidR="00BC6704" w:rsidRPr="00D5163E" w:rsidRDefault="00BC6704" w:rsidP="007E081C">
            <w:pPr>
              <w:rPr>
                <w:rFonts w:cs="Calibri"/>
                <w:szCs w:val="20"/>
              </w:rPr>
            </w:pPr>
          </w:p>
        </w:tc>
        <w:tc>
          <w:tcPr>
            <w:tcW w:w="646" w:type="dxa"/>
            <w:shd w:val="clear" w:color="auto" w:fill="auto"/>
          </w:tcPr>
          <w:p w14:paraId="7F4184D4" w14:textId="77777777" w:rsidR="00BC6704" w:rsidRPr="00D5163E" w:rsidRDefault="00BC6704" w:rsidP="007E081C">
            <w:pPr>
              <w:rPr>
                <w:rFonts w:cs="Calibri"/>
                <w:szCs w:val="20"/>
              </w:rPr>
            </w:pPr>
          </w:p>
        </w:tc>
        <w:tc>
          <w:tcPr>
            <w:tcW w:w="740" w:type="dxa"/>
            <w:shd w:val="clear" w:color="auto" w:fill="auto"/>
            <w:vAlign w:val="center"/>
          </w:tcPr>
          <w:p w14:paraId="0F91C67C" w14:textId="77777777" w:rsidR="00BC6704" w:rsidRPr="00D5163E" w:rsidRDefault="00BC6704" w:rsidP="007E081C">
            <w:pPr>
              <w:rPr>
                <w:rFonts w:cs="Calibri"/>
                <w:color w:val="000000"/>
                <w:szCs w:val="20"/>
              </w:rPr>
            </w:pPr>
          </w:p>
        </w:tc>
        <w:tc>
          <w:tcPr>
            <w:tcW w:w="720" w:type="dxa"/>
            <w:shd w:val="clear" w:color="auto" w:fill="auto"/>
            <w:vAlign w:val="center"/>
          </w:tcPr>
          <w:p w14:paraId="6678341F" w14:textId="77777777" w:rsidR="00BC6704" w:rsidRPr="00D5163E" w:rsidRDefault="00BC6704" w:rsidP="007E081C">
            <w:pPr>
              <w:rPr>
                <w:rFonts w:cs="Calibri"/>
                <w:color w:val="000000"/>
                <w:szCs w:val="20"/>
              </w:rPr>
            </w:pPr>
          </w:p>
        </w:tc>
        <w:tc>
          <w:tcPr>
            <w:tcW w:w="694" w:type="dxa"/>
            <w:shd w:val="clear" w:color="auto" w:fill="auto"/>
            <w:vAlign w:val="center"/>
          </w:tcPr>
          <w:p w14:paraId="2C74887E" w14:textId="77777777" w:rsidR="00BC6704" w:rsidRPr="00D5163E" w:rsidRDefault="00BC6704" w:rsidP="007E081C">
            <w:pPr>
              <w:rPr>
                <w:rFonts w:cs="Calibri"/>
                <w:color w:val="000000"/>
                <w:szCs w:val="20"/>
              </w:rPr>
            </w:pPr>
            <w:r w:rsidRPr="00D5163E">
              <w:rPr>
                <w:rFonts w:cs="Calibri"/>
                <w:color w:val="000000"/>
                <w:szCs w:val="20"/>
              </w:rPr>
              <w:t>637</w:t>
            </w:r>
          </w:p>
        </w:tc>
        <w:tc>
          <w:tcPr>
            <w:tcW w:w="694" w:type="dxa"/>
            <w:shd w:val="clear" w:color="auto" w:fill="auto"/>
            <w:vAlign w:val="center"/>
          </w:tcPr>
          <w:p w14:paraId="0DA50D96" w14:textId="77777777" w:rsidR="00BC6704" w:rsidRPr="00D5163E" w:rsidRDefault="00BC6704" w:rsidP="007E081C">
            <w:pPr>
              <w:rPr>
                <w:rFonts w:cs="Calibri"/>
                <w:color w:val="000000"/>
                <w:szCs w:val="20"/>
              </w:rPr>
            </w:pPr>
            <w:r w:rsidRPr="00D5163E">
              <w:rPr>
                <w:rFonts w:cs="Calibri"/>
                <w:color w:val="000000"/>
                <w:szCs w:val="20"/>
              </w:rPr>
              <w:t>919</w:t>
            </w:r>
          </w:p>
        </w:tc>
        <w:tc>
          <w:tcPr>
            <w:tcW w:w="791" w:type="dxa"/>
            <w:shd w:val="clear" w:color="auto" w:fill="auto"/>
            <w:vAlign w:val="center"/>
          </w:tcPr>
          <w:p w14:paraId="1006F5BB" w14:textId="77777777" w:rsidR="00BC6704" w:rsidRPr="00D5163E" w:rsidRDefault="00BC6704" w:rsidP="007E081C">
            <w:pPr>
              <w:rPr>
                <w:rFonts w:cs="Calibri"/>
                <w:color w:val="000000"/>
                <w:szCs w:val="20"/>
              </w:rPr>
            </w:pPr>
            <w:r w:rsidRPr="00D5163E">
              <w:rPr>
                <w:rFonts w:cs="Calibri"/>
                <w:color w:val="000000"/>
                <w:szCs w:val="20"/>
              </w:rPr>
              <w:t>1,321</w:t>
            </w:r>
          </w:p>
        </w:tc>
        <w:tc>
          <w:tcPr>
            <w:tcW w:w="791" w:type="dxa"/>
            <w:shd w:val="clear" w:color="auto" w:fill="auto"/>
            <w:vAlign w:val="center"/>
          </w:tcPr>
          <w:p w14:paraId="760DD049" w14:textId="77777777" w:rsidR="00BC6704" w:rsidRPr="00D5163E" w:rsidRDefault="00BC6704" w:rsidP="007E081C">
            <w:pPr>
              <w:rPr>
                <w:rFonts w:cs="Calibri"/>
                <w:color w:val="000000"/>
                <w:szCs w:val="20"/>
              </w:rPr>
            </w:pPr>
            <w:r w:rsidRPr="00D5163E">
              <w:rPr>
                <w:rFonts w:cs="Calibri"/>
                <w:color w:val="000000"/>
                <w:szCs w:val="20"/>
              </w:rPr>
              <w:t>1,888</w:t>
            </w:r>
          </w:p>
        </w:tc>
        <w:tc>
          <w:tcPr>
            <w:tcW w:w="791" w:type="dxa"/>
            <w:shd w:val="clear" w:color="auto" w:fill="auto"/>
            <w:vAlign w:val="center"/>
          </w:tcPr>
          <w:p w14:paraId="0AFC7A0F" w14:textId="77777777" w:rsidR="00BC6704" w:rsidRPr="00D5163E" w:rsidRDefault="00BC6704" w:rsidP="007E081C">
            <w:pPr>
              <w:rPr>
                <w:rFonts w:cs="Calibri"/>
                <w:color w:val="000000"/>
                <w:szCs w:val="20"/>
              </w:rPr>
            </w:pPr>
            <w:r w:rsidRPr="00D5163E">
              <w:rPr>
                <w:rFonts w:cs="Calibri"/>
                <w:color w:val="000000"/>
                <w:szCs w:val="20"/>
              </w:rPr>
              <w:t>2,683</w:t>
            </w:r>
          </w:p>
        </w:tc>
        <w:tc>
          <w:tcPr>
            <w:tcW w:w="791" w:type="dxa"/>
            <w:shd w:val="clear" w:color="auto" w:fill="auto"/>
            <w:vAlign w:val="center"/>
          </w:tcPr>
          <w:p w14:paraId="12E33664" w14:textId="77777777" w:rsidR="00BC6704" w:rsidRPr="00D5163E" w:rsidRDefault="00BC6704" w:rsidP="007E081C">
            <w:pPr>
              <w:rPr>
                <w:rFonts w:cs="Calibri"/>
                <w:color w:val="000000"/>
                <w:szCs w:val="20"/>
              </w:rPr>
            </w:pPr>
            <w:r w:rsidRPr="00D5163E">
              <w:rPr>
                <w:rFonts w:cs="Calibri"/>
                <w:color w:val="000000"/>
                <w:szCs w:val="20"/>
              </w:rPr>
              <w:t>3,785</w:t>
            </w:r>
          </w:p>
        </w:tc>
        <w:tc>
          <w:tcPr>
            <w:tcW w:w="791" w:type="dxa"/>
            <w:shd w:val="clear" w:color="auto" w:fill="auto"/>
            <w:vAlign w:val="center"/>
          </w:tcPr>
          <w:p w14:paraId="31AA62DC" w14:textId="77777777" w:rsidR="00BC6704" w:rsidRPr="00D5163E" w:rsidRDefault="00BC6704" w:rsidP="007E081C">
            <w:pPr>
              <w:rPr>
                <w:rFonts w:cs="Calibri"/>
                <w:color w:val="000000"/>
                <w:szCs w:val="20"/>
              </w:rPr>
            </w:pPr>
            <w:r w:rsidRPr="00D5163E">
              <w:rPr>
                <w:rFonts w:cs="Calibri"/>
                <w:color w:val="000000"/>
                <w:szCs w:val="20"/>
              </w:rPr>
              <w:t>5,284</w:t>
            </w:r>
          </w:p>
        </w:tc>
        <w:tc>
          <w:tcPr>
            <w:tcW w:w="791" w:type="dxa"/>
            <w:shd w:val="clear" w:color="auto" w:fill="auto"/>
            <w:vAlign w:val="center"/>
          </w:tcPr>
          <w:p w14:paraId="709F652A" w14:textId="77777777" w:rsidR="00BC6704" w:rsidRPr="00D5163E" w:rsidRDefault="00BC6704" w:rsidP="007E081C">
            <w:pPr>
              <w:rPr>
                <w:rFonts w:cs="Calibri"/>
                <w:color w:val="000000"/>
                <w:szCs w:val="20"/>
              </w:rPr>
            </w:pPr>
            <w:r w:rsidRPr="00D5163E">
              <w:rPr>
                <w:rFonts w:cs="Calibri"/>
                <w:color w:val="000000"/>
                <w:szCs w:val="20"/>
              </w:rPr>
              <w:t>7,285</w:t>
            </w:r>
          </w:p>
        </w:tc>
        <w:tc>
          <w:tcPr>
            <w:tcW w:w="791" w:type="dxa"/>
            <w:shd w:val="clear" w:color="auto" w:fill="auto"/>
            <w:vAlign w:val="center"/>
          </w:tcPr>
          <w:p w14:paraId="2DF8F4E5" w14:textId="77777777" w:rsidR="00BC6704" w:rsidRPr="00D5163E" w:rsidRDefault="00BC6704" w:rsidP="007E081C">
            <w:pPr>
              <w:rPr>
                <w:rFonts w:cs="Calibri"/>
                <w:color w:val="000000"/>
                <w:szCs w:val="20"/>
              </w:rPr>
            </w:pPr>
            <w:r w:rsidRPr="00D5163E">
              <w:rPr>
                <w:rFonts w:cs="Calibri"/>
                <w:color w:val="000000"/>
                <w:szCs w:val="20"/>
              </w:rPr>
              <w:t>9,898</w:t>
            </w:r>
          </w:p>
        </w:tc>
        <w:tc>
          <w:tcPr>
            <w:tcW w:w="791" w:type="dxa"/>
            <w:shd w:val="clear" w:color="auto" w:fill="auto"/>
            <w:vAlign w:val="center"/>
          </w:tcPr>
          <w:p w14:paraId="42D7B99A" w14:textId="77777777" w:rsidR="00BC6704" w:rsidRPr="00D5163E" w:rsidRDefault="00BC6704" w:rsidP="007E081C">
            <w:pPr>
              <w:rPr>
                <w:rFonts w:cs="Calibri"/>
                <w:color w:val="000000"/>
                <w:szCs w:val="20"/>
              </w:rPr>
            </w:pPr>
            <w:r w:rsidRPr="00D5163E">
              <w:rPr>
                <w:rFonts w:cs="Calibri"/>
                <w:color w:val="000000"/>
                <w:szCs w:val="20"/>
              </w:rPr>
              <w:t>13,204</w:t>
            </w:r>
          </w:p>
        </w:tc>
      </w:tr>
      <w:tr w:rsidR="00BC6704" w:rsidRPr="00D5163E" w14:paraId="1278ECC5" w14:textId="77777777" w:rsidTr="00145155">
        <w:tc>
          <w:tcPr>
            <w:tcW w:w="13044" w:type="dxa"/>
            <w:gridSpan w:val="16"/>
            <w:shd w:val="clear" w:color="auto" w:fill="auto"/>
            <w:vAlign w:val="center"/>
          </w:tcPr>
          <w:p w14:paraId="116CB56E" w14:textId="77777777" w:rsidR="00BC6704" w:rsidRPr="00D5163E" w:rsidRDefault="00BC6704" w:rsidP="007E081C">
            <w:pPr>
              <w:rPr>
                <w:rFonts w:cs="Calibri"/>
                <w:szCs w:val="20"/>
              </w:rPr>
            </w:pPr>
            <w:r w:rsidRPr="00D5163E">
              <w:rPr>
                <w:rFonts w:cs="Calibri"/>
                <w:szCs w:val="20"/>
              </w:rPr>
              <w:t>Total Energy Saving and Emission Reduction from DEMO and affected by the ADLIGHT Project</w:t>
            </w:r>
          </w:p>
        </w:tc>
      </w:tr>
      <w:tr w:rsidR="00BC6704" w:rsidRPr="00D5163E" w14:paraId="21FA8484" w14:textId="77777777" w:rsidTr="00145155">
        <w:tc>
          <w:tcPr>
            <w:tcW w:w="2571" w:type="dxa"/>
            <w:gridSpan w:val="2"/>
            <w:shd w:val="clear" w:color="auto" w:fill="auto"/>
          </w:tcPr>
          <w:p w14:paraId="441FF0B2" w14:textId="77777777" w:rsidR="00BC6704" w:rsidRPr="00D5163E" w:rsidRDefault="00BC6704" w:rsidP="007E081C">
            <w:pPr>
              <w:rPr>
                <w:rFonts w:cs="Calibri"/>
                <w:szCs w:val="20"/>
              </w:rPr>
            </w:pPr>
            <w:r w:rsidRPr="00D5163E">
              <w:rPr>
                <w:rFonts w:cs="Calibri"/>
                <w:szCs w:val="20"/>
              </w:rPr>
              <w:t>Total energy saving [GWh/year]</w:t>
            </w:r>
          </w:p>
        </w:tc>
        <w:tc>
          <w:tcPr>
            <w:tcW w:w="651" w:type="dxa"/>
            <w:shd w:val="clear" w:color="auto" w:fill="auto"/>
            <w:vAlign w:val="center"/>
          </w:tcPr>
          <w:p w14:paraId="1861C02C" w14:textId="77777777" w:rsidR="00BC6704" w:rsidRPr="00D5163E" w:rsidRDefault="00BC6704" w:rsidP="007E081C">
            <w:pPr>
              <w:rPr>
                <w:rFonts w:cs="Calibri"/>
                <w:szCs w:val="20"/>
              </w:rPr>
            </w:pPr>
            <w:r w:rsidRPr="00D5163E">
              <w:rPr>
                <w:rFonts w:cs="Calibri"/>
                <w:szCs w:val="20"/>
              </w:rPr>
              <w:t>-</w:t>
            </w:r>
          </w:p>
        </w:tc>
        <w:tc>
          <w:tcPr>
            <w:tcW w:w="646" w:type="dxa"/>
            <w:shd w:val="clear" w:color="auto" w:fill="auto"/>
            <w:vAlign w:val="center"/>
          </w:tcPr>
          <w:p w14:paraId="791613D9" w14:textId="77777777" w:rsidR="00BC6704" w:rsidRPr="00D5163E" w:rsidRDefault="00BC6704" w:rsidP="007E081C">
            <w:pPr>
              <w:rPr>
                <w:rFonts w:cs="Calibri"/>
                <w:szCs w:val="20"/>
              </w:rPr>
            </w:pPr>
            <w:r w:rsidRPr="00D5163E">
              <w:rPr>
                <w:rFonts w:cs="Calibri"/>
                <w:szCs w:val="20"/>
              </w:rPr>
              <w:t>-</w:t>
            </w:r>
          </w:p>
        </w:tc>
        <w:tc>
          <w:tcPr>
            <w:tcW w:w="740" w:type="dxa"/>
            <w:shd w:val="clear" w:color="auto" w:fill="auto"/>
            <w:vAlign w:val="bottom"/>
          </w:tcPr>
          <w:p w14:paraId="5F04710E" w14:textId="77777777" w:rsidR="00BC6704" w:rsidRPr="00D5163E" w:rsidRDefault="00BC6704" w:rsidP="007E081C">
            <w:pPr>
              <w:rPr>
                <w:rFonts w:cs="Calibri"/>
                <w:color w:val="000000"/>
                <w:szCs w:val="20"/>
              </w:rPr>
            </w:pPr>
            <w:r w:rsidRPr="00D5163E">
              <w:rPr>
                <w:rFonts w:cs="Calibri"/>
                <w:color w:val="000000"/>
                <w:szCs w:val="20"/>
              </w:rPr>
              <w:t>69</w:t>
            </w:r>
          </w:p>
        </w:tc>
        <w:tc>
          <w:tcPr>
            <w:tcW w:w="720" w:type="dxa"/>
            <w:shd w:val="clear" w:color="auto" w:fill="FDE9D9"/>
            <w:vAlign w:val="bottom"/>
          </w:tcPr>
          <w:p w14:paraId="4871FE47" w14:textId="77777777" w:rsidR="00BC6704" w:rsidRPr="00D5163E" w:rsidRDefault="00BC6704" w:rsidP="007E081C">
            <w:pPr>
              <w:rPr>
                <w:rFonts w:cs="Calibri"/>
                <w:color w:val="000000"/>
                <w:szCs w:val="20"/>
              </w:rPr>
            </w:pPr>
            <w:r w:rsidRPr="00D5163E">
              <w:rPr>
                <w:rFonts w:cs="Calibri"/>
                <w:color w:val="000000"/>
                <w:szCs w:val="20"/>
              </w:rPr>
              <w:t>241</w:t>
            </w:r>
          </w:p>
        </w:tc>
        <w:tc>
          <w:tcPr>
            <w:tcW w:w="694" w:type="dxa"/>
            <w:shd w:val="clear" w:color="auto" w:fill="auto"/>
            <w:vAlign w:val="bottom"/>
          </w:tcPr>
          <w:p w14:paraId="5834BB9D" w14:textId="77777777" w:rsidR="00BC6704" w:rsidRPr="00D5163E" w:rsidRDefault="00BC6704" w:rsidP="007E081C">
            <w:pPr>
              <w:rPr>
                <w:rFonts w:cs="Calibri"/>
                <w:color w:val="000000"/>
                <w:szCs w:val="20"/>
              </w:rPr>
            </w:pPr>
            <w:r w:rsidRPr="00D5163E">
              <w:rPr>
                <w:rFonts w:cs="Calibri"/>
                <w:color w:val="000000"/>
                <w:szCs w:val="20"/>
              </w:rPr>
              <w:t>1,029</w:t>
            </w:r>
          </w:p>
        </w:tc>
        <w:tc>
          <w:tcPr>
            <w:tcW w:w="694" w:type="dxa"/>
            <w:shd w:val="clear" w:color="auto" w:fill="auto"/>
            <w:vAlign w:val="bottom"/>
          </w:tcPr>
          <w:p w14:paraId="7A0E5D5C" w14:textId="77777777" w:rsidR="00BC6704" w:rsidRPr="00D5163E" w:rsidRDefault="00BC6704" w:rsidP="007E081C">
            <w:pPr>
              <w:rPr>
                <w:rFonts w:cs="Calibri"/>
                <w:color w:val="000000"/>
                <w:szCs w:val="20"/>
              </w:rPr>
            </w:pPr>
            <w:r w:rsidRPr="00D5163E">
              <w:rPr>
                <w:rFonts w:cs="Calibri"/>
                <w:color w:val="000000"/>
                <w:szCs w:val="20"/>
              </w:rPr>
              <w:t>1,378</w:t>
            </w:r>
          </w:p>
        </w:tc>
        <w:tc>
          <w:tcPr>
            <w:tcW w:w="791" w:type="dxa"/>
            <w:shd w:val="clear" w:color="auto" w:fill="auto"/>
            <w:vAlign w:val="bottom"/>
          </w:tcPr>
          <w:p w14:paraId="14207EC5" w14:textId="77777777" w:rsidR="00BC6704" w:rsidRPr="00D5163E" w:rsidRDefault="00BC6704" w:rsidP="007E081C">
            <w:pPr>
              <w:rPr>
                <w:rFonts w:cs="Calibri"/>
                <w:color w:val="000000"/>
                <w:szCs w:val="20"/>
              </w:rPr>
            </w:pPr>
            <w:r w:rsidRPr="00D5163E">
              <w:rPr>
                <w:rFonts w:cs="Calibri"/>
                <w:color w:val="000000"/>
                <w:szCs w:val="20"/>
              </w:rPr>
              <w:t>1,875</w:t>
            </w:r>
          </w:p>
        </w:tc>
        <w:tc>
          <w:tcPr>
            <w:tcW w:w="791" w:type="dxa"/>
            <w:shd w:val="clear" w:color="auto" w:fill="auto"/>
            <w:vAlign w:val="bottom"/>
          </w:tcPr>
          <w:p w14:paraId="3DAC1812" w14:textId="77777777" w:rsidR="00BC6704" w:rsidRPr="00D5163E" w:rsidRDefault="00BC6704" w:rsidP="007E081C">
            <w:pPr>
              <w:rPr>
                <w:rFonts w:cs="Calibri"/>
                <w:color w:val="000000"/>
                <w:szCs w:val="20"/>
              </w:rPr>
            </w:pPr>
            <w:r w:rsidRPr="00D5163E">
              <w:rPr>
                <w:rFonts w:cs="Calibri"/>
                <w:color w:val="000000"/>
                <w:szCs w:val="20"/>
              </w:rPr>
              <w:t>2,577</w:t>
            </w:r>
          </w:p>
        </w:tc>
        <w:tc>
          <w:tcPr>
            <w:tcW w:w="791" w:type="dxa"/>
            <w:shd w:val="clear" w:color="auto" w:fill="FDE9D9"/>
            <w:vAlign w:val="bottom"/>
          </w:tcPr>
          <w:p w14:paraId="0E242F7A" w14:textId="77777777" w:rsidR="00BC6704" w:rsidRPr="00D5163E" w:rsidRDefault="00BC6704" w:rsidP="007E081C">
            <w:pPr>
              <w:rPr>
                <w:rFonts w:cs="Calibri"/>
                <w:color w:val="000000"/>
                <w:szCs w:val="20"/>
              </w:rPr>
            </w:pPr>
            <w:r w:rsidRPr="00D5163E">
              <w:rPr>
                <w:rFonts w:cs="Calibri"/>
                <w:color w:val="000000"/>
                <w:szCs w:val="20"/>
              </w:rPr>
              <w:t>3,561</w:t>
            </w:r>
          </w:p>
        </w:tc>
        <w:tc>
          <w:tcPr>
            <w:tcW w:w="791" w:type="dxa"/>
            <w:shd w:val="clear" w:color="auto" w:fill="auto"/>
            <w:vAlign w:val="bottom"/>
          </w:tcPr>
          <w:p w14:paraId="1D3E12FF" w14:textId="77777777" w:rsidR="00BC6704" w:rsidRPr="00D5163E" w:rsidRDefault="00BC6704" w:rsidP="007E081C">
            <w:pPr>
              <w:rPr>
                <w:rFonts w:cs="Calibri"/>
                <w:color w:val="000000"/>
                <w:szCs w:val="20"/>
              </w:rPr>
            </w:pPr>
            <w:r w:rsidRPr="00D5163E">
              <w:rPr>
                <w:rFonts w:cs="Calibri"/>
                <w:color w:val="000000"/>
                <w:szCs w:val="20"/>
              </w:rPr>
              <w:t>4,925</w:t>
            </w:r>
          </w:p>
        </w:tc>
        <w:tc>
          <w:tcPr>
            <w:tcW w:w="791" w:type="dxa"/>
            <w:shd w:val="clear" w:color="auto" w:fill="auto"/>
            <w:vAlign w:val="bottom"/>
          </w:tcPr>
          <w:p w14:paraId="716B7289" w14:textId="77777777" w:rsidR="00BC6704" w:rsidRPr="00D5163E" w:rsidRDefault="00BC6704" w:rsidP="007E081C">
            <w:pPr>
              <w:rPr>
                <w:rFonts w:cs="Calibri"/>
                <w:color w:val="000000"/>
                <w:szCs w:val="20"/>
              </w:rPr>
            </w:pPr>
            <w:r w:rsidRPr="00D5163E">
              <w:rPr>
                <w:rFonts w:cs="Calibri"/>
                <w:color w:val="000000"/>
                <w:szCs w:val="20"/>
              </w:rPr>
              <w:t>6,780</w:t>
            </w:r>
          </w:p>
        </w:tc>
        <w:tc>
          <w:tcPr>
            <w:tcW w:w="791" w:type="dxa"/>
            <w:shd w:val="clear" w:color="auto" w:fill="auto"/>
            <w:vAlign w:val="bottom"/>
          </w:tcPr>
          <w:p w14:paraId="4215F0EC" w14:textId="77777777" w:rsidR="00BC6704" w:rsidRPr="00D5163E" w:rsidRDefault="00BC6704" w:rsidP="007E081C">
            <w:pPr>
              <w:rPr>
                <w:rFonts w:cs="Calibri"/>
                <w:color w:val="000000"/>
                <w:szCs w:val="20"/>
              </w:rPr>
            </w:pPr>
            <w:r w:rsidRPr="00D5163E">
              <w:rPr>
                <w:rFonts w:cs="Calibri"/>
                <w:color w:val="000000"/>
                <w:szCs w:val="20"/>
              </w:rPr>
              <w:t>9,257</w:t>
            </w:r>
          </w:p>
        </w:tc>
        <w:tc>
          <w:tcPr>
            <w:tcW w:w="791" w:type="dxa"/>
            <w:shd w:val="clear" w:color="auto" w:fill="auto"/>
            <w:vAlign w:val="bottom"/>
          </w:tcPr>
          <w:p w14:paraId="5EC87103" w14:textId="77777777" w:rsidR="00BC6704" w:rsidRPr="00D5163E" w:rsidRDefault="00BC6704" w:rsidP="007E081C">
            <w:pPr>
              <w:rPr>
                <w:rFonts w:cs="Calibri"/>
                <w:color w:val="000000"/>
                <w:szCs w:val="20"/>
              </w:rPr>
            </w:pPr>
            <w:r w:rsidRPr="00D5163E">
              <w:rPr>
                <w:rFonts w:cs="Calibri"/>
                <w:color w:val="000000"/>
                <w:szCs w:val="20"/>
              </w:rPr>
              <w:t>12,491</w:t>
            </w:r>
          </w:p>
        </w:tc>
        <w:tc>
          <w:tcPr>
            <w:tcW w:w="791" w:type="dxa"/>
            <w:shd w:val="clear" w:color="auto" w:fill="FDE9D9"/>
            <w:vAlign w:val="bottom"/>
          </w:tcPr>
          <w:p w14:paraId="4AA473C7" w14:textId="77777777" w:rsidR="00BC6704" w:rsidRPr="00D5163E" w:rsidRDefault="00BC6704" w:rsidP="007E081C">
            <w:pPr>
              <w:rPr>
                <w:rFonts w:cs="Calibri"/>
                <w:color w:val="000000"/>
                <w:szCs w:val="20"/>
              </w:rPr>
            </w:pPr>
            <w:r w:rsidRPr="00D5163E">
              <w:rPr>
                <w:rFonts w:cs="Calibri"/>
                <w:color w:val="000000"/>
                <w:szCs w:val="20"/>
              </w:rPr>
              <w:t>16,583</w:t>
            </w:r>
          </w:p>
        </w:tc>
      </w:tr>
      <w:tr w:rsidR="00BC6704" w:rsidRPr="00D5163E" w14:paraId="769D452B" w14:textId="77777777" w:rsidTr="00145155">
        <w:tc>
          <w:tcPr>
            <w:tcW w:w="2571" w:type="dxa"/>
            <w:gridSpan w:val="2"/>
            <w:shd w:val="clear" w:color="auto" w:fill="auto"/>
          </w:tcPr>
          <w:p w14:paraId="22BA9306" w14:textId="77777777" w:rsidR="00BC6704" w:rsidRPr="00D5163E" w:rsidRDefault="00BC6704" w:rsidP="007E081C">
            <w:pPr>
              <w:rPr>
                <w:rFonts w:cs="Calibri"/>
                <w:szCs w:val="20"/>
              </w:rPr>
            </w:pPr>
            <w:r w:rsidRPr="00D5163E">
              <w:rPr>
                <w:rFonts w:cs="Calibri"/>
                <w:szCs w:val="20"/>
              </w:rPr>
              <w:t>Cumulative energy saving [GWh]</w:t>
            </w:r>
          </w:p>
        </w:tc>
        <w:tc>
          <w:tcPr>
            <w:tcW w:w="651" w:type="dxa"/>
            <w:shd w:val="clear" w:color="auto" w:fill="auto"/>
            <w:vAlign w:val="center"/>
          </w:tcPr>
          <w:p w14:paraId="6AA70333" w14:textId="77777777" w:rsidR="00BC6704" w:rsidRPr="00D5163E" w:rsidRDefault="00BC6704" w:rsidP="007E081C">
            <w:pPr>
              <w:rPr>
                <w:rFonts w:cs="Calibri"/>
                <w:szCs w:val="20"/>
              </w:rPr>
            </w:pPr>
            <w:r w:rsidRPr="00D5163E">
              <w:rPr>
                <w:rFonts w:cs="Calibri"/>
                <w:szCs w:val="20"/>
              </w:rPr>
              <w:t>-</w:t>
            </w:r>
          </w:p>
        </w:tc>
        <w:tc>
          <w:tcPr>
            <w:tcW w:w="646" w:type="dxa"/>
            <w:shd w:val="clear" w:color="auto" w:fill="auto"/>
            <w:vAlign w:val="center"/>
          </w:tcPr>
          <w:p w14:paraId="2432BA4F" w14:textId="77777777" w:rsidR="00BC6704" w:rsidRPr="00D5163E" w:rsidRDefault="00BC6704" w:rsidP="007E081C">
            <w:pPr>
              <w:rPr>
                <w:rFonts w:cs="Calibri"/>
                <w:szCs w:val="20"/>
              </w:rPr>
            </w:pPr>
            <w:r w:rsidRPr="00D5163E">
              <w:rPr>
                <w:rFonts w:cs="Calibri"/>
                <w:szCs w:val="20"/>
              </w:rPr>
              <w:t>-</w:t>
            </w:r>
          </w:p>
        </w:tc>
        <w:tc>
          <w:tcPr>
            <w:tcW w:w="740" w:type="dxa"/>
            <w:shd w:val="clear" w:color="auto" w:fill="auto"/>
            <w:vAlign w:val="bottom"/>
          </w:tcPr>
          <w:p w14:paraId="49222910" w14:textId="77777777" w:rsidR="00BC6704" w:rsidRPr="00D5163E" w:rsidRDefault="00BC6704" w:rsidP="007E081C">
            <w:pPr>
              <w:rPr>
                <w:rFonts w:cs="Calibri"/>
                <w:color w:val="000000"/>
                <w:szCs w:val="20"/>
              </w:rPr>
            </w:pPr>
            <w:r w:rsidRPr="00D5163E">
              <w:rPr>
                <w:rFonts w:cs="Calibri"/>
                <w:color w:val="000000"/>
                <w:szCs w:val="20"/>
              </w:rPr>
              <w:t>69</w:t>
            </w:r>
          </w:p>
        </w:tc>
        <w:tc>
          <w:tcPr>
            <w:tcW w:w="720" w:type="dxa"/>
            <w:shd w:val="clear" w:color="auto" w:fill="FDE9D9"/>
            <w:vAlign w:val="bottom"/>
          </w:tcPr>
          <w:p w14:paraId="3E8E25C7" w14:textId="77777777" w:rsidR="00BC6704" w:rsidRPr="00D5163E" w:rsidRDefault="00BC6704" w:rsidP="007E081C">
            <w:pPr>
              <w:rPr>
                <w:rFonts w:cs="Calibri"/>
                <w:color w:val="000000"/>
                <w:szCs w:val="20"/>
              </w:rPr>
            </w:pPr>
            <w:r w:rsidRPr="00D5163E">
              <w:rPr>
                <w:rFonts w:cs="Calibri"/>
                <w:color w:val="000000"/>
                <w:szCs w:val="20"/>
              </w:rPr>
              <w:t>310</w:t>
            </w:r>
          </w:p>
        </w:tc>
        <w:tc>
          <w:tcPr>
            <w:tcW w:w="694" w:type="dxa"/>
            <w:shd w:val="clear" w:color="auto" w:fill="auto"/>
            <w:vAlign w:val="bottom"/>
          </w:tcPr>
          <w:p w14:paraId="6E4C0A66" w14:textId="77777777" w:rsidR="00BC6704" w:rsidRPr="00D5163E" w:rsidRDefault="00BC6704" w:rsidP="007E081C">
            <w:pPr>
              <w:rPr>
                <w:rFonts w:cs="Calibri"/>
                <w:color w:val="000000"/>
                <w:szCs w:val="20"/>
              </w:rPr>
            </w:pPr>
            <w:r w:rsidRPr="00D5163E">
              <w:rPr>
                <w:rFonts w:cs="Calibri"/>
                <w:color w:val="000000"/>
                <w:szCs w:val="20"/>
              </w:rPr>
              <w:t>1,339</w:t>
            </w:r>
          </w:p>
        </w:tc>
        <w:tc>
          <w:tcPr>
            <w:tcW w:w="694" w:type="dxa"/>
            <w:shd w:val="clear" w:color="auto" w:fill="auto"/>
            <w:vAlign w:val="bottom"/>
          </w:tcPr>
          <w:p w14:paraId="7637D35A" w14:textId="77777777" w:rsidR="00BC6704" w:rsidRPr="00D5163E" w:rsidRDefault="00BC6704" w:rsidP="007E081C">
            <w:pPr>
              <w:rPr>
                <w:rFonts w:cs="Calibri"/>
                <w:color w:val="000000"/>
                <w:szCs w:val="20"/>
              </w:rPr>
            </w:pPr>
            <w:r w:rsidRPr="00D5163E">
              <w:rPr>
                <w:rFonts w:cs="Calibri"/>
                <w:color w:val="000000"/>
                <w:szCs w:val="20"/>
              </w:rPr>
              <w:t>2,717</w:t>
            </w:r>
          </w:p>
        </w:tc>
        <w:tc>
          <w:tcPr>
            <w:tcW w:w="791" w:type="dxa"/>
            <w:shd w:val="clear" w:color="auto" w:fill="auto"/>
            <w:vAlign w:val="bottom"/>
          </w:tcPr>
          <w:p w14:paraId="56B41DE7" w14:textId="77777777" w:rsidR="00BC6704" w:rsidRPr="00D5163E" w:rsidRDefault="00BC6704" w:rsidP="007E081C">
            <w:pPr>
              <w:rPr>
                <w:rFonts w:cs="Calibri"/>
                <w:color w:val="000000"/>
                <w:szCs w:val="20"/>
              </w:rPr>
            </w:pPr>
            <w:r w:rsidRPr="00D5163E">
              <w:rPr>
                <w:rFonts w:cs="Calibri"/>
                <w:color w:val="000000"/>
                <w:szCs w:val="20"/>
              </w:rPr>
              <w:t>4,592</w:t>
            </w:r>
          </w:p>
        </w:tc>
        <w:tc>
          <w:tcPr>
            <w:tcW w:w="791" w:type="dxa"/>
            <w:shd w:val="clear" w:color="auto" w:fill="auto"/>
            <w:vAlign w:val="bottom"/>
          </w:tcPr>
          <w:p w14:paraId="56EC0AA5" w14:textId="77777777" w:rsidR="00BC6704" w:rsidRPr="00D5163E" w:rsidRDefault="00BC6704" w:rsidP="007E081C">
            <w:pPr>
              <w:rPr>
                <w:rFonts w:cs="Calibri"/>
                <w:color w:val="000000"/>
                <w:szCs w:val="20"/>
              </w:rPr>
            </w:pPr>
            <w:r w:rsidRPr="00D5163E">
              <w:rPr>
                <w:rFonts w:cs="Calibri"/>
                <w:color w:val="000000"/>
                <w:szCs w:val="20"/>
              </w:rPr>
              <w:t>7,170</w:t>
            </w:r>
          </w:p>
        </w:tc>
        <w:tc>
          <w:tcPr>
            <w:tcW w:w="791" w:type="dxa"/>
            <w:shd w:val="clear" w:color="auto" w:fill="FDE9D9"/>
            <w:vAlign w:val="bottom"/>
          </w:tcPr>
          <w:p w14:paraId="38615314" w14:textId="77777777" w:rsidR="00BC6704" w:rsidRPr="00D5163E" w:rsidRDefault="00BC6704" w:rsidP="007E081C">
            <w:pPr>
              <w:rPr>
                <w:rFonts w:cs="Calibri"/>
                <w:color w:val="000000"/>
                <w:szCs w:val="20"/>
              </w:rPr>
            </w:pPr>
            <w:r w:rsidRPr="00D5163E">
              <w:rPr>
                <w:rFonts w:cs="Calibri"/>
                <w:color w:val="000000"/>
                <w:szCs w:val="20"/>
              </w:rPr>
              <w:t>10,731</w:t>
            </w:r>
          </w:p>
        </w:tc>
        <w:tc>
          <w:tcPr>
            <w:tcW w:w="791" w:type="dxa"/>
            <w:shd w:val="clear" w:color="auto" w:fill="auto"/>
            <w:vAlign w:val="bottom"/>
          </w:tcPr>
          <w:p w14:paraId="08BCF8C4" w14:textId="77777777" w:rsidR="00BC6704" w:rsidRPr="00D5163E" w:rsidRDefault="00BC6704" w:rsidP="007E081C">
            <w:pPr>
              <w:rPr>
                <w:rFonts w:cs="Calibri"/>
                <w:color w:val="000000"/>
                <w:szCs w:val="20"/>
              </w:rPr>
            </w:pPr>
            <w:r w:rsidRPr="00D5163E">
              <w:rPr>
                <w:rFonts w:cs="Calibri"/>
                <w:color w:val="000000"/>
                <w:szCs w:val="20"/>
              </w:rPr>
              <w:t>15,656</w:t>
            </w:r>
          </w:p>
        </w:tc>
        <w:tc>
          <w:tcPr>
            <w:tcW w:w="791" w:type="dxa"/>
            <w:shd w:val="clear" w:color="auto" w:fill="auto"/>
            <w:vAlign w:val="bottom"/>
          </w:tcPr>
          <w:p w14:paraId="54A02A27" w14:textId="77777777" w:rsidR="00BC6704" w:rsidRPr="00D5163E" w:rsidRDefault="00BC6704" w:rsidP="007E081C">
            <w:pPr>
              <w:rPr>
                <w:rFonts w:cs="Calibri"/>
                <w:color w:val="000000"/>
                <w:szCs w:val="20"/>
              </w:rPr>
            </w:pPr>
            <w:r w:rsidRPr="00D5163E">
              <w:rPr>
                <w:rFonts w:cs="Calibri"/>
                <w:color w:val="000000"/>
                <w:szCs w:val="20"/>
              </w:rPr>
              <w:t>22,436</w:t>
            </w:r>
          </w:p>
        </w:tc>
        <w:tc>
          <w:tcPr>
            <w:tcW w:w="791" w:type="dxa"/>
            <w:shd w:val="clear" w:color="auto" w:fill="auto"/>
            <w:vAlign w:val="bottom"/>
          </w:tcPr>
          <w:p w14:paraId="1F7E07CA" w14:textId="77777777" w:rsidR="00BC6704" w:rsidRPr="00D5163E" w:rsidRDefault="00BC6704" w:rsidP="007E081C">
            <w:pPr>
              <w:rPr>
                <w:rFonts w:cs="Calibri"/>
                <w:color w:val="000000"/>
                <w:szCs w:val="20"/>
              </w:rPr>
            </w:pPr>
            <w:r w:rsidRPr="00D5163E">
              <w:rPr>
                <w:rFonts w:cs="Calibri"/>
                <w:color w:val="000000"/>
                <w:szCs w:val="20"/>
              </w:rPr>
              <w:t>31,693</w:t>
            </w:r>
          </w:p>
        </w:tc>
        <w:tc>
          <w:tcPr>
            <w:tcW w:w="791" w:type="dxa"/>
            <w:shd w:val="clear" w:color="auto" w:fill="auto"/>
            <w:vAlign w:val="bottom"/>
          </w:tcPr>
          <w:p w14:paraId="40FDA042" w14:textId="77777777" w:rsidR="00BC6704" w:rsidRPr="00D5163E" w:rsidRDefault="00BC6704" w:rsidP="007E081C">
            <w:pPr>
              <w:rPr>
                <w:rFonts w:cs="Calibri"/>
                <w:color w:val="000000"/>
                <w:szCs w:val="20"/>
              </w:rPr>
            </w:pPr>
            <w:r w:rsidRPr="00D5163E">
              <w:rPr>
                <w:rFonts w:cs="Calibri"/>
                <w:color w:val="000000"/>
                <w:szCs w:val="20"/>
              </w:rPr>
              <w:t>44,184</w:t>
            </w:r>
          </w:p>
        </w:tc>
        <w:tc>
          <w:tcPr>
            <w:tcW w:w="791" w:type="dxa"/>
            <w:shd w:val="clear" w:color="auto" w:fill="FDE9D9"/>
            <w:vAlign w:val="bottom"/>
          </w:tcPr>
          <w:p w14:paraId="5CF9CF94" w14:textId="77777777" w:rsidR="00BC6704" w:rsidRPr="00D5163E" w:rsidRDefault="00BC6704" w:rsidP="007E081C">
            <w:pPr>
              <w:rPr>
                <w:rFonts w:cs="Calibri"/>
                <w:color w:val="000000"/>
                <w:szCs w:val="20"/>
              </w:rPr>
            </w:pPr>
            <w:r w:rsidRPr="00D5163E">
              <w:rPr>
                <w:rFonts w:cs="Calibri"/>
                <w:color w:val="000000"/>
                <w:szCs w:val="20"/>
              </w:rPr>
              <w:t>60,767</w:t>
            </w:r>
          </w:p>
        </w:tc>
      </w:tr>
      <w:tr w:rsidR="00BC6704" w:rsidRPr="00D5163E" w14:paraId="3776EFDD" w14:textId="77777777" w:rsidTr="00145155">
        <w:tc>
          <w:tcPr>
            <w:tcW w:w="2571" w:type="dxa"/>
            <w:gridSpan w:val="2"/>
            <w:shd w:val="clear" w:color="auto" w:fill="auto"/>
          </w:tcPr>
          <w:p w14:paraId="0A736BC0" w14:textId="77777777" w:rsidR="00BC6704" w:rsidRPr="00D5163E" w:rsidRDefault="00BC6704" w:rsidP="007E081C">
            <w:pPr>
              <w:rPr>
                <w:rFonts w:cs="Calibri"/>
                <w:szCs w:val="20"/>
              </w:rPr>
            </w:pPr>
            <w:r w:rsidRPr="00D5163E">
              <w:rPr>
                <w:rFonts w:cs="Calibri"/>
                <w:szCs w:val="20"/>
              </w:rPr>
              <w:t>Total Emission reduction [ktCO</w:t>
            </w:r>
            <w:r w:rsidRPr="00D5163E">
              <w:rPr>
                <w:rFonts w:cs="Calibri"/>
                <w:szCs w:val="20"/>
                <w:vertAlign w:val="subscript"/>
              </w:rPr>
              <w:t>2eq</w:t>
            </w:r>
            <w:r w:rsidRPr="00D5163E">
              <w:rPr>
                <w:rFonts w:cs="Calibri"/>
                <w:szCs w:val="20"/>
              </w:rPr>
              <w:t xml:space="preserve">/year] </w:t>
            </w:r>
          </w:p>
        </w:tc>
        <w:tc>
          <w:tcPr>
            <w:tcW w:w="651" w:type="dxa"/>
            <w:shd w:val="clear" w:color="auto" w:fill="auto"/>
            <w:vAlign w:val="center"/>
          </w:tcPr>
          <w:p w14:paraId="08F9523C" w14:textId="77777777" w:rsidR="00BC6704" w:rsidRPr="00D5163E" w:rsidRDefault="00BC6704" w:rsidP="007E081C">
            <w:pPr>
              <w:rPr>
                <w:rFonts w:cs="Calibri"/>
                <w:szCs w:val="20"/>
              </w:rPr>
            </w:pPr>
            <w:r w:rsidRPr="00D5163E">
              <w:rPr>
                <w:rFonts w:cs="Calibri"/>
                <w:szCs w:val="20"/>
              </w:rPr>
              <w:t>-</w:t>
            </w:r>
          </w:p>
        </w:tc>
        <w:tc>
          <w:tcPr>
            <w:tcW w:w="646" w:type="dxa"/>
            <w:shd w:val="clear" w:color="auto" w:fill="auto"/>
            <w:vAlign w:val="center"/>
          </w:tcPr>
          <w:p w14:paraId="5FD48516" w14:textId="77777777" w:rsidR="00BC6704" w:rsidRPr="00D5163E" w:rsidRDefault="00BC6704" w:rsidP="007E081C">
            <w:pPr>
              <w:rPr>
                <w:rFonts w:cs="Calibri"/>
                <w:szCs w:val="20"/>
              </w:rPr>
            </w:pPr>
            <w:r w:rsidRPr="00D5163E">
              <w:rPr>
                <w:rFonts w:cs="Calibri"/>
                <w:szCs w:val="20"/>
              </w:rPr>
              <w:t>-</w:t>
            </w:r>
          </w:p>
        </w:tc>
        <w:tc>
          <w:tcPr>
            <w:tcW w:w="740" w:type="dxa"/>
            <w:shd w:val="clear" w:color="auto" w:fill="auto"/>
            <w:vAlign w:val="bottom"/>
          </w:tcPr>
          <w:p w14:paraId="77028D28" w14:textId="77777777" w:rsidR="00BC6704" w:rsidRPr="00D5163E" w:rsidRDefault="00BC6704" w:rsidP="007E081C">
            <w:pPr>
              <w:rPr>
                <w:rFonts w:cs="Calibri"/>
                <w:color w:val="000000"/>
                <w:szCs w:val="20"/>
              </w:rPr>
            </w:pPr>
            <w:r w:rsidRPr="00D5163E">
              <w:rPr>
                <w:rFonts w:cs="Calibri"/>
                <w:color w:val="000000"/>
                <w:szCs w:val="20"/>
              </w:rPr>
              <w:t>56</w:t>
            </w:r>
          </w:p>
        </w:tc>
        <w:tc>
          <w:tcPr>
            <w:tcW w:w="720" w:type="dxa"/>
            <w:shd w:val="clear" w:color="auto" w:fill="FDE9D9"/>
            <w:vAlign w:val="bottom"/>
          </w:tcPr>
          <w:p w14:paraId="37EE3483" w14:textId="77777777" w:rsidR="00BC6704" w:rsidRPr="00D5163E" w:rsidRDefault="00BC6704" w:rsidP="007E081C">
            <w:pPr>
              <w:rPr>
                <w:rFonts w:cs="Calibri"/>
                <w:color w:val="000000"/>
                <w:szCs w:val="20"/>
              </w:rPr>
            </w:pPr>
            <w:r w:rsidRPr="00D5163E">
              <w:rPr>
                <w:rFonts w:cs="Calibri"/>
                <w:color w:val="000000"/>
                <w:szCs w:val="20"/>
              </w:rPr>
              <w:t>194</w:t>
            </w:r>
          </w:p>
        </w:tc>
        <w:tc>
          <w:tcPr>
            <w:tcW w:w="694" w:type="dxa"/>
            <w:shd w:val="clear" w:color="auto" w:fill="auto"/>
            <w:vAlign w:val="bottom"/>
          </w:tcPr>
          <w:p w14:paraId="48615E88" w14:textId="77777777" w:rsidR="00BC6704" w:rsidRPr="00D5163E" w:rsidRDefault="00BC6704" w:rsidP="007E081C">
            <w:pPr>
              <w:rPr>
                <w:rFonts w:cs="Calibri"/>
                <w:color w:val="000000"/>
                <w:szCs w:val="20"/>
              </w:rPr>
            </w:pPr>
            <w:r w:rsidRPr="00D5163E">
              <w:rPr>
                <w:rFonts w:cs="Calibri"/>
                <w:color w:val="000000"/>
                <w:szCs w:val="20"/>
              </w:rPr>
              <w:t>832</w:t>
            </w:r>
          </w:p>
        </w:tc>
        <w:tc>
          <w:tcPr>
            <w:tcW w:w="694" w:type="dxa"/>
            <w:shd w:val="clear" w:color="auto" w:fill="auto"/>
            <w:vAlign w:val="bottom"/>
          </w:tcPr>
          <w:p w14:paraId="5A74522F" w14:textId="77777777" w:rsidR="00BC6704" w:rsidRPr="00D5163E" w:rsidRDefault="00BC6704" w:rsidP="007E081C">
            <w:pPr>
              <w:rPr>
                <w:rFonts w:cs="Calibri"/>
                <w:color w:val="000000"/>
                <w:szCs w:val="20"/>
              </w:rPr>
            </w:pPr>
            <w:r w:rsidRPr="00D5163E">
              <w:rPr>
                <w:rFonts w:cs="Calibri"/>
                <w:color w:val="000000"/>
                <w:szCs w:val="20"/>
              </w:rPr>
              <w:t>1,114</w:t>
            </w:r>
          </w:p>
        </w:tc>
        <w:tc>
          <w:tcPr>
            <w:tcW w:w="791" w:type="dxa"/>
            <w:shd w:val="clear" w:color="auto" w:fill="auto"/>
            <w:vAlign w:val="bottom"/>
          </w:tcPr>
          <w:p w14:paraId="3B81B98E" w14:textId="77777777" w:rsidR="00BC6704" w:rsidRPr="00D5163E" w:rsidRDefault="00BC6704" w:rsidP="007E081C">
            <w:pPr>
              <w:rPr>
                <w:rFonts w:cs="Calibri"/>
                <w:color w:val="000000"/>
                <w:szCs w:val="20"/>
              </w:rPr>
            </w:pPr>
            <w:r w:rsidRPr="00D5163E">
              <w:rPr>
                <w:rFonts w:cs="Calibri"/>
                <w:color w:val="000000"/>
                <w:szCs w:val="20"/>
              </w:rPr>
              <w:t>1,515</w:t>
            </w:r>
          </w:p>
        </w:tc>
        <w:tc>
          <w:tcPr>
            <w:tcW w:w="791" w:type="dxa"/>
            <w:shd w:val="clear" w:color="auto" w:fill="auto"/>
            <w:vAlign w:val="bottom"/>
          </w:tcPr>
          <w:p w14:paraId="7AB84650" w14:textId="77777777" w:rsidR="00BC6704" w:rsidRPr="00D5163E" w:rsidRDefault="00BC6704" w:rsidP="007E081C">
            <w:pPr>
              <w:rPr>
                <w:rFonts w:cs="Calibri"/>
                <w:color w:val="000000"/>
                <w:szCs w:val="20"/>
              </w:rPr>
            </w:pPr>
            <w:r w:rsidRPr="00D5163E">
              <w:rPr>
                <w:rFonts w:cs="Calibri"/>
                <w:color w:val="000000"/>
                <w:szCs w:val="20"/>
              </w:rPr>
              <w:t>2,083</w:t>
            </w:r>
          </w:p>
        </w:tc>
        <w:tc>
          <w:tcPr>
            <w:tcW w:w="791" w:type="dxa"/>
            <w:shd w:val="clear" w:color="auto" w:fill="FDE9D9"/>
            <w:vAlign w:val="bottom"/>
          </w:tcPr>
          <w:p w14:paraId="0A6E6114" w14:textId="77777777" w:rsidR="00BC6704" w:rsidRPr="00D5163E" w:rsidRDefault="00BC6704" w:rsidP="007E081C">
            <w:pPr>
              <w:rPr>
                <w:rFonts w:cs="Calibri"/>
                <w:color w:val="000000"/>
                <w:szCs w:val="20"/>
              </w:rPr>
            </w:pPr>
            <w:r w:rsidRPr="00D5163E">
              <w:rPr>
                <w:rFonts w:cs="Calibri"/>
                <w:color w:val="000000"/>
                <w:szCs w:val="20"/>
              </w:rPr>
              <w:t>2,877</w:t>
            </w:r>
          </w:p>
        </w:tc>
        <w:tc>
          <w:tcPr>
            <w:tcW w:w="791" w:type="dxa"/>
            <w:shd w:val="clear" w:color="auto" w:fill="auto"/>
            <w:vAlign w:val="bottom"/>
          </w:tcPr>
          <w:p w14:paraId="478EF30A" w14:textId="77777777" w:rsidR="00BC6704" w:rsidRPr="00D5163E" w:rsidRDefault="00BC6704" w:rsidP="007E081C">
            <w:pPr>
              <w:rPr>
                <w:rFonts w:cs="Calibri"/>
                <w:color w:val="000000"/>
                <w:szCs w:val="20"/>
              </w:rPr>
            </w:pPr>
            <w:r w:rsidRPr="00D5163E">
              <w:rPr>
                <w:rFonts w:cs="Calibri"/>
                <w:color w:val="000000"/>
                <w:szCs w:val="20"/>
              </w:rPr>
              <w:t>3,979</w:t>
            </w:r>
          </w:p>
        </w:tc>
        <w:tc>
          <w:tcPr>
            <w:tcW w:w="791" w:type="dxa"/>
            <w:shd w:val="clear" w:color="auto" w:fill="auto"/>
            <w:vAlign w:val="bottom"/>
          </w:tcPr>
          <w:p w14:paraId="520E9801" w14:textId="77777777" w:rsidR="00BC6704" w:rsidRPr="00D5163E" w:rsidRDefault="00BC6704" w:rsidP="007E081C">
            <w:pPr>
              <w:rPr>
                <w:rFonts w:cs="Calibri"/>
                <w:color w:val="000000"/>
                <w:szCs w:val="20"/>
              </w:rPr>
            </w:pPr>
            <w:r w:rsidRPr="00D5163E">
              <w:rPr>
                <w:rFonts w:cs="Calibri"/>
                <w:color w:val="000000"/>
                <w:szCs w:val="20"/>
              </w:rPr>
              <w:t>5,478</w:t>
            </w:r>
          </w:p>
        </w:tc>
        <w:tc>
          <w:tcPr>
            <w:tcW w:w="791" w:type="dxa"/>
            <w:shd w:val="clear" w:color="auto" w:fill="auto"/>
            <w:vAlign w:val="bottom"/>
          </w:tcPr>
          <w:p w14:paraId="14EA423F" w14:textId="77777777" w:rsidR="00BC6704" w:rsidRPr="00D5163E" w:rsidRDefault="00BC6704" w:rsidP="007E081C">
            <w:pPr>
              <w:rPr>
                <w:rFonts w:cs="Calibri"/>
                <w:color w:val="000000"/>
                <w:szCs w:val="20"/>
              </w:rPr>
            </w:pPr>
            <w:r w:rsidRPr="00D5163E">
              <w:rPr>
                <w:rFonts w:cs="Calibri"/>
                <w:color w:val="000000"/>
                <w:szCs w:val="20"/>
              </w:rPr>
              <w:t>7,480</w:t>
            </w:r>
          </w:p>
        </w:tc>
        <w:tc>
          <w:tcPr>
            <w:tcW w:w="791" w:type="dxa"/>
            <w:shd w:val="clear" w:color="auto" w:fill="auto"/>
            <w:vAlign w:val="bottom"/>
          </w:tcPr>
          <w:p w14:paraId="79FC233B" w14:textId="77777777" w:rsidR="00BC6704" w:rsidRPr="00D5163E" w:rsidRDefault="00BC6704" w:rsidP="007E081C">
            <w:pPr>
              <w:rPr>
                <w:rFonts w:cs="Calibri"/>
                <w:color w:val="000000"/>
                <w:szCs w:val="20"/>
              </w:rPr>
            </w:pPr>
            <w:r w:rsidRPr="00D5163E">
              <w:rPr>
                <w:rFonts w:cs="Calibri"/>
                <w:color w:val="000000"/>
                <w:szCs w:val="20"/>
              </w:rPr>
              <w:t>10,093</w:t>
            </w:r>
          </w:p>
        </w:tc>
        <w:tc>
          <w:tcPr>
            <w:tcW w:w="791" w:type="dxa"/>
            <w:shd w:val="clear" w:color="auto" w:fill="FDE9D9"/>
            <w:vAlign w:val="bottom"/>
          </w:tcPr>
          <w:p w14:paraId="58E07F0D" w14:textId="77777777" w:rsidR="00BC6704" w:rsidRPr="00D5163E" w:rsidRDefault="00BC6704" w:rsidP="007E081C">
            <w:pPr>
              <w:rPr>
                <w:rFonts w:cs="Calibri"/>
                <w:color w:val="000000"/>
                <w:szCs w:val="20"/>
              </w:rPr>
            </w:pPr>
            <w:r w:rsidRPr="00D5163E">
              <w:rPr>
                <w:rFonts w:cs="Calibri"/>
                <w:color w:val="000000"/>
                <w:szCs w:val="20"/>
              </w:rPr>
              <w:t>13,399</w:t>
            </w:r>
          </w:p>
        </w:tc>
      </w:tr>
      <w:tr w:rsidR="00BC6704" w:rsidRPr="00D5163E" w14:paraId="65FE0CF3" w14:textId="77777777" w:rsidTr="00145155">
        <w:tc>
          <w:tcPr>
            <w:tcW w:w="2571" w:type="dxa"/>
            <w:gridSpan w:val="2"/>
            <w:shd w:val="clear" w:color="auto" w:fill="auto"/>
          </w:tcPr>
          <w:p w14:paraId="68DCB877" w14:textId="77777777" w:rsidR="00BC6704" w:rsidRPr="00D5163E" w:rsidRDefault="00BC6704" w:rsidP="007E081C">
            <w:pPr>
              <w:rPr>
                <w:rFonts w:cs="Calibri"/>
                <w:szCs w:val="20"/>
              </w:rPr>
            </w:pPr>
            <w:r w:rsidRPr="00D5163E">
              <w:rPr>
                <w:rFonts w:cs="Calibri"/>
                <w:szCs w:val="20"/>
              </w:rPr>
              <w:t>Cumulative Emission Reduction[ktCO</w:t>
            </w:r>
            <w:r w:rsidRPr="00D5163E">
              <w:rPr>
                <w:rFonts w:cs="Calibri"/>
                <w:szCs w:val="20"/>
                <w:vertAlign w:val="subscript"/>
              </w:rPr>
              <w:t>2eq</w:t>
            </w:r>
            <w:r w:rsidRPr="00D5163E">
              <w:rPr>
                <w:rFonts w:cs="Calibri"/>
                <w:szCs w:val="20"/>
              </w:rPr>
              <w:t xml:space="preserve">] </w:t>
            </w:r>
          </w:p>
        </w:tc>
        <w:tc>
          <w:tcPr>
            <w:tcW w:w="651" w:type="dxa"/>
            <w:shd w:val="clear" w:color="auto" w:fill="auto"/>
            <w:vAlign w:val="center"/>
          </w:tcPr>
          <w:p w14:paraId="769D9C7F" w14:textId="77777777" w:rsidR="00BC6704" w:rsidRPr="00D5163E" w:rsidRDefault="00BC6704" w:rsidP="007E081C">
            <w:pPr>
              <w:rPr>
                <w:rFonts w:cs="Calibri"/>
                <w:szCs w:val="20"/>
              </w:rPr>
            </w:pPr>
            <w:r w:rsidRPr="00D5163E">
              <w:rPr>
                <w:rFonts w:cs="Calibri"/>
                <w:szCs w:val="20"/>
              </w:rPr>
              <w:t>-</w:t>
            </w:r>
          </w:p>
        </w:tc>
        <w:tc>
          <w:tcPr>
            <w:tcW w:w="646" w:type="dxa"/>
            <w:shd w:val="clear" w:color="auto" w:fill="auto"/>
            <w:vAlign w:val="center"/>
          </w:tcPr>
          <w:p w14:paraId="1789AA3A" w14:textId="77777777" w:rsidR="00BC6704" w:rsidRPr="00D5163E" w:rsidRDefault="00BC6704" w:rsidP="007E081C">
            <w:pPr>
              <w:rPr>
                <w:rFonts w:cs="Calibri"/>
                <w:szCs w:val="20"/>
              </w:rPr>
            </w:pPr>
            <w:r w:rsidRPr="00D5163E">
              <w:rPr>
                <w:rFonts w:cs="Calibri"/>
                <w:szCs w:val="20"/>
              </w:rPr>
              <w:t>-</w:t>
            </w:r>
          </w:p>
        </w:tc>
        <w:tc>
          <w:tcPr>
            <w:tcW w:w="740" w:type="dxa"/>
            <w:shd w:val="clear" w:color="auto" w:fill="auto"/>
            <w:vAlign w:val="bottom"/>
          </w:tcPr>
          <w:p w14:paraId="175430BD" w14:textId="77777777" w:rsidR="00BC6704" w:rsidRPr="00D5163E" w:rsidRDefault="00BC6704" w:rsidP="007E081C">
            <w:pPr>
              <w:rPr>
                <w:rFonts w:cs="Calibri"/>
                <w:color w:val="000000"/>
                <w:szCs w:val="20"/>
              </w:rPr>
            </w:pPr>
            <w:r w:rsidRPr="00D5163E">
              <w:rPr>
                <w:rFonts w:cs="Calibri"/>
                <w:color w:val="000000"/>
                <w:szCs w:val="20"/>
              </w:rPr>
              <w:t>56</w:t>
            </w:r>
          </w:p>
        </w:tc>
        <w:tc>
          <w:tcPr>
            <w:tcW w:w="720" w:type="dxa"/>
            <w:shd w:val="clear" w:color="auto" w:fill="FDE9D9"/>
            <w:vAlign w:val="bottom"/>
          </w:tcPr>
          <w:p w14:paraId="13DE88F2" w14:textId="77777777" w:rsidR="00BC6704" w:rsidRPr="00D5163E" w:rsidRDefault="00BC6704" w:rsidP="007E081C">
            <w:pPr>
              <w:rPr>
                <w:rFonts w:cs="Calibri"/>
                <w:color w:val="000000"/>
                <w:szCs w:val="20"/>
              </w:rPr>
            </w:pPr>
            <w:r w:rsidRPr="00D5163E">
              <w:rPr>
                <w:rFonts w:cs="Calibri"/>
                <w:color w:val="000000"/>
                <w:szCs w:val="20"/>
              </w:rPr>
              <w:t>250</w:t>
            </w:r>
          </w:p>
        </w:tc>
        <w:tc>
          <w:tcPr>
            <w:tcW w:w="694" w:type="dxa"/>
            <w:shd w:val="clear" w:color="auto" w:fill="auto"/>
            <w:vAlign w:val="bottom"/>
          </w:tcPr>
          <w:p w14:paraId="5B386DED" w14:textId="77777777" w:rsidR="00BC6704" w:rsidRPr="00D5163E" w:rsidRDefault="00BC6704" w:rsidP="007E081C">
            <w:pPr>
              <w:rPr>
                <w:rFonts w:cs="Calibri"/>
                <w:color w:val="000000"/>
                <w:szCs w:val="20"/>
              </w:rPr>
            </w:pPr>
            <w:r w:rsidRPr="00D5163E">
              <w:rPr>
                <w:rFonts w:cs="Calibri"/>
                <w:color w:val="000000"/>
                <w:szCs w:val="20"/>
              </w:rPr>
              <w:t>1,082</w:t>
            </w:r>
          </w:p>
        </w:tc>
        <w:tc>
          <w:tcPr>
            <w:tcW w:w="694" w:type="dxa"/>
            <w:shd w:val="clear" w:color="auto" w:fill="auto"/>
            <w:vAlign w:val="bottom"/>
          </w:tcPr>
          <w:p w14:paraId="1EDDF7EA" w14:textId="77777777" w:rsidR="00BC6704" w:rsidRPr="00D5163E" w:rsidRDefault="00BC6704" w:rsidP="007E081C">
            <w:pPr>
              <w:rPr>
                <w:rFonts w:cs="Calibri"/>
                <w:color w:val="000000"/>
                <w:szCs w:val="20"/>
              </w:rPr>
            </w:pPr>
            <w:r w:rsidRPr="00D5163E">
              <w:rPr>
                <w:rFonts w:cs="Calibri"/>
                <w:color w:val="000000"/>
                <w:szCs w:val="20"/>
              </w:rPr>
              <w:t>2,195</w:t>
            </w:r>
          </w:p>
        </w:tc>
        <w:tc>
          <w:tcPr>
            <w:tcW w:w="791" w:type="dxa"/>
            <w:shd w:val="clear" w:color="auto" w:fill="auto"/>
            <w:vAlign w:val="bottom"/>
          </w:tcPr>
          <w:p w14:paraId="447C852E" w14:textId="77777777" w:rsidR="00BC6704" w:rsidRPr="00D5163E" w:rsidRDefault="00BC6704" w:rsidP="007E081C">
            <w:pPr>
              <w:rPr>
                <w:rFonts w:cs="Calibri"/>
                <w:color w:val="000000"/>
                <w:szCs w:val="20"/>
              </w:rPr>
            </w:pPr>
            <w:r w:rsidRPr="00D5163E">
              <w:rPr>
                <w:rFonts w:cs="Calibri"/>
                <w:color w:val="000000"/>
                <w:szCs w:val="20"/>
              </w:rPr>
              <w:t>3,711</w:t>
            </w:r>
          </w:p>
        </w:tc>
        <w:tc>
          <w:tcPr>
            <w:tcW w:w="791" w:type="dxa"/>
            <w:shd w:val="clear" w:color="auto" w:fill="auto"/>
            <w:vAlign w:val="bottom"/>
          </w:tcPr>
          <w:p w14:paraId="780DFFE3" w14:textId="77777777" w:rsidR="00BC6704" w:rsidRPr="00D5163E" w:rsidRDefault="00BC6704" w:rsidP="007E081C">
            <w:pPr>
              <w:rPr>
                <w:rFonts w:cs="Calibri"/>
                <w:color w:val="000000"/>
                <w:szCs w:val="20"/>
              </w:rPr>
            </w:pPr>
            <w:r w:rsidRPr="00D5163E">
              <w:rPr>
                <w:rFonts w:cs="Calibri"/>
                <w:color w:val="000000"/>
                <w:szCs w:val="20"/>
              </w:rPr>
              <w:t>5,793</w:t>
            </w:r>
          </w:p>
        </w:tc>
        <w:tc>
          <w:tcPr>
            <w:tcW w:w="791" w:type="dxa"/>
            <w:shd w:val="clear" w:color="auto" w:fill="FDE9D9"/>
            <w:vAlign w:val="bottom"/>
          </w:tcPr>
          <w:p w14:paraId="4C1EA0EC" w14:textId="77777777" w:rsidR="00BC6704" w:rsidRPr="00D5163E" w:rsidRDefault="00BC6704" w:rsidP="007E081C">
            <w:pPr>
              <w:rPr>
                <w:rFonts w:cs="Calibri"/>
                <w:color w:val="000000"/>
                <w:szCs w:val="20"/>
              </w:rPr>
            </w:pPr>
            <w:r w:rsidRPr="00D5163E">
              <w:rPr>
                <w:rFonts w:cs="Calibri"/>
                <w:color w:val="000000"/>
                <w:szCs w:val="20"/>
              </w:rPr>
              <w:t>8,671</w:t>
            </w:r>
          </w:p>
        </w:tc>
        <w:tc>
          <w:tcPr>
            <w:tcW w:w="791" w:type="dxa"/>
            <w:shd w:val="clear" w:color="auto" w:fill="auto"/>
            <w:vAlign w:val="bottom"/>
          </w:tcPr>
          <w:p w14:paraId="4E106882" w14:textId="77777777" w:rsidR="00BC6704" w:rsidRPr="00D5163E" w:rsidRDefault="00BC6704" w:rsidP="007E081C">
            <w:pPr>
              <w:rPr>
                <w:rFonts w:cs="Calibri"/>
                <w:color w:val="000000"/>
                <w:szCs w:val="20"/>
              </w:rPr>
            </w:pPr>
            <w:r w:rsidRPr="00D5163E">
              <w:rPr>
                <w:rFonts w:cs="Calibri"/>
                <w:color w:val="000000"/>
                <w:szCs w:val="20"/>
              </w:rPr>
              <w:t>12,650</w:t>
            </w:r>
          </w:p>
        </w:tc>
        <w:tc>
          <w:tcPr>
            <w:tcW w:w="791" w:type="dxa"/>
            <w:shd w:val="clear" w:color="auto" w:fill="auto"/>
            <w:vAlign w:val="bottom"/>
          </w:tcPr>
          <w:p w14:paraId="668616D8" w14:textId="77777777" w:rsidR="00BC6704" w:rsidRPr="00D5163E" w:rsidRDefault="00BC6704" w:rsidP="007E081C">
            <w:pPr>
              <w:rPr>
                <w:rFonts w:cs="Calibri"/>
                <w:color w:val="000000"/>
                <w:szCs w:val="20"/>
              </w:rPr>
            </w:pPr>
            <w:r w:rsidRPr="00D5163E">
              <w:rPr>
                <w:rFonts w:cs="Calibri"/>
                <w:color w:val="000000"/>
                <w:szCs w:val="20"/>
              </w:rPr>
              <w:t>18,128</w:t>
            </w:r>
          </w:p>
        </w:tc>
        <w:tc>
          <w:tcPr>
            <w:tcW w:w="791" w:type="dxa"/>
            <w:shd w:val="clear" w:color="auto" w:fill="auto"/>
            <w:vAlign w:val="bottom"/>
          </w:tcPr>
          <w:p w14:paraId="41275195" w14:textId="77777777" w:rsidR="00BC6704" w:rsidRPr="00D5163E" w:rsidRDefault="00BC6704" w:rsidP="007E081C">
            <w:pPr>
              <w:rPr>
                <w:rFonts w:cs="Calibri"/>
                <w:color w:val="000000"/>
                <w:szCs w:val="20"/>
              </w:rPr>
            </w:pPr>
            <w:r w:rsidRPr="00D5163E">
              <w:rPr>
                <w:rFonts w:cs="Calibri"/>
                <w:color w:val="000000"/>
                <w:szCs w:val="20"/>
              </w:rPr>
              <w:t>25,608</w:t>
            </w:r>
          </w:p>
        </w:tc>
        <w:tc>
          <w:tcPr>
            <w:tcW w:w="791" w:type="dxa"/>
            <w:shd w:val="clear" w:color="auto" w:fill="auto"/>
            <w:vAlign w:val="bottom"/>
          </w:tcPr>
          <w:p w14:paraId="1C71974D" w14:textId="77777777" w:rsidR="00BC6704" w:rsidRPr="00D5163E" w:rsidRDefault="00BC6704" w:rsidP="007E081C">
            <w:pPr>
              <w:rPr>
                <w:rFonts w:cs="Calibri"/>
                <w:color w:val="000000"/>
                <w:szCs w:val="20"/>
              </w:rPr>
            </w:pPr>
            <w:r w:rsidRPr="00D5163E">
              <w:rPr>
                <w:rFonts w:cs="Calibri"/>
                <w:color w:val="000000"/>
                <w:szCs w:val="20"/>
              </w:rPr>
              <w:t>35,701</w:t>
            </w:r>
          </w:p>
        </w:tc>
        <w:tc>
          <w:tcPr>
            <w:tcW w:w="791" w:type="dxa"/>
            <w:shd w:val="clear" w:color="auto" w:fill="FDE9D9"/>
            <w:vAlign w:val="bottom"/>
          </w:tcPr>
          <w:p w14:paraId="4CC6141A" w14:textId="77777777" w:rsidR="00BC6704" w:rsidRPr="00D5163E" w:rsidRDefault="00BC6704" w:rsidP="007E081C">
            <w:pPr>
              <w:rPr>
                <w:rFonts w:cs="Calibri"/>
                <w:color w:val="000000"/>
                <w:szCs w:val="20"/>
              </w:rPr>
            </w:pPr>
            <w:r w:rsidRPr="00D5163E">
              <w:rPr>
                <w:rFonts w:cs="Calibri"/>
                <w:color w:val="000000"/>
                <w:szCs w:val="20"/>
              </w:rPr>
              <w:t>49,100</w:t>
            </w:r>
          </w:p>
        </w:tc>
      </w:tr>
    </w:tbl>
    <w:p w14:paraId="5E43A882" w14:textId="77777777" w:rsidR="00BC6704" w:rsidRPr="00D5163E" w:rsidRDefault="00BC6704" w:rsidP="007E081C">
      <w:pPr>
        <w:spacing w:after="0"/>
        <w:rPr>
          <w:rFonts w:cs="Calibri"/>
          <w:sz w:val="24"/>
        </w:rPr>
      </w:pPr>
    </w:p>
    <w:p w14:paraId="53ECE538" w14:textId="77777777" w:rsidR="00BC6704" w:rsidRPr="00D5163E" w:rsidRDefault="00BC6704" w:rsidP="007E081C">
      <w:pPr>
        <w:rPr>
          <w:rFonts w:cs="Calibri"/>
          <w:sz w:val="22"/>
          <w:szCs w:val="22"/>
        </w:rPr>
        <w:sectPr w:rsidR="00BC6704" w:rsidRPr="00D5163E" w:rsidSect="00BC6704">
          <w:pgSz w:w="15840" w:h="12240" w:orient="landscape" w:code="1"/>
          <w:pgMar w:top="2070" w:right="720" w:bottom="720" w:left="720" w:header="720" w:footer="720" w:gutter="0"/>
          <w:cols w:space="720"/>
          <w:docGrid w:linePitch="360"/>
        </w:sectPr>
      </w:pPr>
    </w:p>
    <w:p w14:paraId="71E8FC26" w14:textId="5A7F9974" w:rsidR="00BC6704" w:rsidRPr="00D5163E" w:rsidRDefault="00856C95" w:rsidP="007E081C">
      <w:pPr>
        <w:jc w:val="center"/>
        <w:rPr>
          <w:b/>
          <w:bCs/>
          <w:sz w:val="22"/>
          <w:szCs w:val="22"/>
        </w:rPr>
      </w:pPr>
      <w:r w:rsidRPr="00D5163E">
        <w:rPr>
          <w:b/>
          <w:bCs/>
          <w:sz w:val="22"/>
          <w:szCs w:val="22"/>
        </w:rPr>
        <w:lastRenderedPageBreak/>
        <w:t>Annex M. Annual Targets</w:t>
      </w:r>
    </w:p>
    <w:p w14:paraId="3EE8612D" w14:textId="77777777" w:rsidR="00CA4477" w:rsidRPr="00D5163E" w:rsidRDefault="00CA4477" w:rsidP="007E081C">
      <w:pPr>
        <w:jc w:val="center"/>
        <w:rPr>
          <w:b/>
          <w:bCs/>
          <w:sz w:val="22"/>
          <w:szCs w:val="22"/>
        </w:rPr>
      </w:pPr>
    </w:p>
    <w:p w14:paraId="5281106F" w14:textId="77777777" w:rsidR="00CA4477" w:rsidRPr="00D5163E" w:rsidRDefault="00CA4477" w:rsidP="007E081C">
      <w:pPr>
        <w:spacing w:after="0"/>
        <w:jc w:val="left"/>
        <w:rPr>
          <w:b/>
          <w:sz w:val="22"/>
          <w:szCs w:val="22"/>
        </w:rPr>
      </w:pPr>
    </w:p>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38"/>
        <w:gridCol w:w="2700"/>
        <w:gridCol w:w="2250"/>
        <w:gridCol w:w="2340"/>
        <w:gridCol w:w="2430"/>
      </w:tblGrid>
      <w:tr w:rsidR="00A751D2" w:rsidRPr="00D5163E" w14:paraId="41A0894F" w14:textId="77777777" w:rsidTr="00A751D2">
        <w:trPr>
          <w:trHeight w:val="62"/>
        </w:trPr>
        <w:tc>
          <w:tcPr>
            <w:tcW w:w="3438" w:type="dxa"/>
            <w:shd w:val="clear" w:color="auto" w:fill="D9D9D9" w:themeFill="background1" w:themeFillShade="D9"/>
            <w:vAlign w:val="center"/>
            <w:hideMark/>
          </w:tcPr>
          <w:p w14:paraId="3C6063EB" w14:textId="77777777" w:rsidR="0037075F" w:rsidRPr="00D5163E" w:rsidRDefault="0037075F" w:rsidP="007E081C">
            <w:pPr>
              <w:spacing w:after="0"/>
              <w:jc w:val="center"/>
              <w:rPr>
                <w:rFonts w:cs="Calibri"/>
                <w:b/>
                <w:bCs/>
                <w:szCs w:val="20"/>
              </w:rPr>
            </w:pPr>
            <w:r w:rsidRPr="00D5163E">
              <w:rPr>
                <w:rFonts w:cs="Calibri"/>
                <w:b/>
                <w:bCs/>
                <w:szCs w:val="20"/>
              </w:rPr>
              <w:t>Indicator</w:t>
            </w:r>
          </w:p>
        </w:tc>
        <w:tc>
          <w:tcPr>
            <w:tcW w:w="2700" w:type="dxa"/>
            <w:shd w:val="clear" w:color="auto" w:fill="D9D9D9" w:themeFill="background1" w:themeFillShade="D9"/>
            <w:vAlign w:val="center"/>
            <w:hideMark/>
          </w:tcPr>
          <w:p w14:paraId="58E5EFEF" w14:textId="77777777" w:rsidR="0037075F" w:rsidRPr="00D5163E" w:rsidRDefault="0037075F" w:rsidP="007E081C">
            <w:pPr>
              <w:spacing w:after="0"/>
              <w:jc w:val="center"/>
              <w:rPr>
                <w:rFonts w:cs="Calibri"/>
                <w:b/>
                <w:bCs/>
                <w:szCs w:val="20"/>
              </w:rPr>
            </w:pPr>
            <w:r w:rsidRPr="00D5163E">
              <w:rPr>
                <w:rFonts w:cs="Calibri"/>
                <w:b/>
                <w:bCs/>
                <w:szCs w:val="20"/>
              </w:rPr>
              <w:t>Baseline</w:t>
            </w:r>
          </w:p>
        </w:tc>
        <w:tc>
          <w:tcPr>
            <w:tcW w:w="2250" w:type="dxa"/>
            <w:shd w:val="clear" w:color="auto" w:fill="D9D9D9" w:themeFill="background1" w:themeFillShade="D9"/>
            <w:vAlign w:val="center"/>
            <w:hideMark/>
          </w:tcPr>
          <w:p w14:paraId="08327B32" w14:textId="77777777" w:rsidR="0037075F" w:rsidRPr="00D5163E" w:rsidRDefault="0037075F" w:rsidP="007E081C">
            <w:pPr>
              <w:spacing w:after="0"/>
              <w:jc w:val="center"/>
              <w:rPr>
                <w:rFonts w:cs="Calibri"/>
                <w:b/>
                <w:bCs/>
                <w:szCs w:val="20"/>
              </w:rPr>
            </w:pPr>
            <w:r w:rsidRPr="00D5163E">
              <w:rPr>
                <w:rFonts w:cs="Calibri"/>
                <w:b/>
                <w:bCs/>
                <w:szCs w:val="20"/>
              </w:rPr>
              <w:t>Year 1</w:t>
            </w:r>
          </w:p>
        </w:tc>
        <w:tc>
          <w:tcPr>
            <w:tcW w:w="2340" w:type="dxa"/>
            <w:shd w:val="clear" w:color="auto" w:fill="D9D9D9" w:themeFill="background1" w:themeFillShade="D9"/>
            <w:vAlign w:val="center"/>
            <w:hideMark/>
          </w:tcPr>
          <w:p w14:paraId="13ACD8B3" w14:textId="77777777" w:rsidR="0037075F" w:rsidRPr="00D5163E" w:rsidRDefault="0037075F" w:rsidP="007E081C">
            <w:pPr>
              <w:spacing w:after="0"/>
              <w:jc w:val="center"/>
              <w:rPr>
                <w:rFonts w:cs="Calibri"/>
                <w:b/>
                <w:bCs/>
                <w:szCs w:val="20"/>
              </w:rPr>
            </w:pPr>
            <w:r w:rsidRPr="00D5163E">
              <w:rPr>
                <w:rFonts w:cs="Calibri"/>
                <w:b/>
                <w:bCs/>
                <w:szCs w:val="20"/>
              </w:rPr>
              <w:t>Year 2</w:t>
            </w:r>
          </w:p>
        </w:tc>
        <w:tc>
          <w:tcPr>
            <w:tcW w:w="2430" w:type="dxa"/>
            <w:shd w:val="clear" w:color="auto" w:fill="D9D9D9" w:themeFill="background1" w:themeFillShade="D9"/>
            <w:vAlign w:val="center"/>
            <w:hideMark/>
          </w:tcPr>
          <w:p w14:paraId="0F9E293C" w14:textId="58CDBE32" w:rsidR="0037075F" w:rsidRPr="00D5163E" w:rsidRDefault="0037075F" w:rsidP="007E081C">
            <w:pPr>
              <w:spacing w:after="0"/>
              <w:jc w:val="center"/>
              <w:rPr>
                <w:rFonts w:cs="Calibri"/>
                <w:b/>
                <w:bCs/>
                <w:szCs w:val="20"/>
              </w:rPr>
            </w:pPr>
            <w:r w:rsidRPr="00D5163E">
              <w:rPr>
                <w:rFonts w:cs="Calibri"/>
                <w:b/>
                <w:bCs/>
                <w:szCs w:val="20"/>
              </w:rPr>
              <w:t>Year 3</w:t>
            </w:r>
          </w:p>
        </w:tc>
      </w:tr>
      <w:tr w:rsidR="00CA4477" w:rsidRPr="00D5163E" w14:paraId="6280A8C0" w14:textId="77777777" w:rsidTr="00A751D2">
        <w:trPr>
          <w:trHeight w:val="47"/>
        </w:trPr>
        <w:tc>
          <w:tcPr>
            <w:tcW w:w="13158" w:type="dxa"/>
            <w:gridSpan w:val="5"/>
            <w:shd w:val="clear" w:color="auto" w:fill="auto"/>
            <w:vAlign w:val="center"/>
            <w:hideMark/>
          </w:tcPr>
          <w:p w14:paraId="46C0837A" w14:textId="6EE5E9A2" w:rsidR="00CA4477" w:rsidRPr="00D5163E" w:rsidRDefault="00CA4477" w:rsidP="007E081C">
            <w:pPr>
              <w:spacing w:after="0"/>
              <w:jc w:val="left"/>
              <w:rPr>
                <w:rFonts w:cs="Calibri"/>
                <w:b/>
                <w:bCs/>
                <w:szCs w:val="20"/>
              </w:rPr>
            </w:pPr>
            <w:r w:rsidRPr="00D5163E">
              <w:rPr>
                <w:rFonts w:cs="Calibri"/>
                <w:b/>
                <w:bCs/>
                <w:szCs w:val="20"/>
              </w:rPr>
              <w:t>Project Goal</w:t>
            </w:r>
            <w:r w:rsidR="00471674" w:rsidRPr="00D5163E">
              <w:rPr>
                <w:rFonts w:cs="Calibri"/>
                <w:b/>
                <w:bCs/>
                <w:szCs w:val="20"/>
              </w:rPr>
              <w:t xml:space="preserve">: </w:t>
            </w:r>
            <w:r w:rsidR="00471674" w:rsidRPr="00D5163E">
              <w:rPr>
                <w:rFonts w:cs="Calibri"/>
                <w:b/>
                <w:szCs w:val="20"/>
              </w:rPr>
              <w:t>To reduce the growth rate of annual GHG emissions from lighting energy use by means of reducing electricity consumption in the energy end-use sectors</w:t>
            </w:r>
          </w:p>
        </w:tc>
      </w:tr>
      <w:tr w:rsidR="00CA4477" w:rsidRPr="00D5163E" w14:paraId="6B24AAE2" w14:textId="77777777" w:rsidTr="00A751D2">
        <w:trPr>
          <w:trHeight w:val="47"/>
        </w:trPr>
        <w:tc>
          <w:tcPr>
            <w:tcW w:w="13158" w:type="dxa"/>
            <w:gridSpan w:val="5"/>
            <w:shd w:val="clear" w:color="auto" w:fill="auto"/>
            <w:vAlign w:val="center"/>
            <w:hideMark/>
          </w:tcPr>
          <w:p w14:paraId="138B8973" w14:textId="433137AA" w:rsidR="00CA4477" w:rsidRPr="00D5163E" w:rsidRDefault="00CA4477" w:rsidP="007E081C">
            <w:pPr>
              <w:spacing w:after="0"/>
              <w:jc w:val="left"/>
              <w:rPr>
                <w:rFonts w:cs="Calibri"/>
                <w:b/>
                <w:bCs/>
                <w:szCs w:val="20"/>
              </w:rPr>
            </w:pPr>
            <w:r w:rsidRPr="00D5163E">
              <w:rPr>
                <w:rFonts w:cs="Calibri"/>
                <w:b/>
                <w:bCs/>
                <w:szCs w:val="20"/>
              </w:rPr>
              <w:t>Project Objective</w:t>
            </w:r>
            <w:r w:rsidR="00471674" w:rsidRPr="00D5163E">
              <w:rPr>
                <w:rFonts w:cs="Calibri"/>
                <w:b/>
                <w:bCs/>
                <w:szCs w:val="20"/>
              </w:rPr>
              <w:t xml:space="preserve">: </w:t>
            </w:r>
            <w:r w:rsidR="00471674" w:rsidRPr="00D5163E">
              <w:rPr>
                <w:rFonts w:cs="Calibri"/>
                <w:b/>
                <w:szCs w:val="20"/>
              </w:rPr>
              <w:t>To increase the penetration of high quality energy efficient lighting technologies in Indonesia through the transformation of the national market, thereby reducing electricity demand and the related greenhouse gas (GHG) emissions</w:t>
            </w:r>
            <w:r w:rsidR="00471674" w:rsidRPr="00D5163E">
              <w:rPr>
                <w:rFonts w:cs="Calibri"/>
                <w:szCs w:val="20"/>
              </w:rPr>
              <w:t>.</w:t>
            </w:r>
          </w:p>
        </w:tc>
      </w:tr>
      <w:tr w:rsidR="0037075F" w:rsidRPr="00D5163E" w14:paraId="2CBF00D4" w14:textId="77777777" w:rsidTr="00A751D2">
        <w:trPr>
          <w:trHeight w:val="47"/>
        </w:trPr>
        <w:tc>
          <w:tcPr>
            <w:tcW w:w="3438" w:type="dxa"/>
            <w:shd w:val="clear" w:color="auto" w:fill="auto"/>
          </w:tcPr>
          <w:p w14:paraId="78BCA373" w14:textId="39E2FCC0" w:rsidR="0037075F" w:rsidRPr="00D5163E" w:rsidRDefault="0037075F"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Cumulative electricity savings by EOP, GWh</w:t>
            </w:r>
          </w:p>
        </w:tc>
        <w:tc>
          <w:tcPr>
            <w:tcW w:w="2700" w:type="dxa"/>
            <w:shd w:val="clear" w:color="auto" w:fill="auto"/>
          </w:tcPr>
          <w:p w14:paraId="77D75CA6" w14:textId="3D94289E" w:rsidR="0037075F" w:rsidRPr="00D5163E" w:rsidRDefault="0037075F" w:rsidP="007E081C">
            <w:pPr>
              <w:tabs>
                <w:tab w:val="num" w:pos="450"/>
              </w:tabs>
              <w:spacing w:after="0"/>
              <w:jc w:val="center"/>
              <w:rPr>
                <w:rFonts w:cs="Calibri"/>
                <w:szCs w:val="20"/>
              </w:rPr>
            </w:pPr>
            <w:r w:rsidRPr="00D5163E">
              <w:rPr>
                <w:rFonts w:cs="Calibri"/>
                <w:szCs w:val="20"/>
              </w:rPr>
              <w:t>0</w:t>
            </w:r>
          </w:p>
        </w:tc>
        <w:tc>
          <w:tcPr>
            <w:tcW w:w="2250" w:type="dxa"/>
            <w:shd w:val="clear" w:color="auto" w:fill="auto"/>
            <w:vAlign w:val="center"/>
          </w:tcPr>
          <w:p w14:paraId="1C0A3F79" w14:textId="0AC1ED7D" w:rsidR="0037075F" w:rsidRPr="00D5163E" w:rsidRDefault="00E35277" w:rsidP="007E081C">
            <w:pPr>
              <w:spacing w:after="0"/>
              <w:jc w:val="center"/>
              <w:rPr>
                <w:rFonts w:cs="Calibri"/>
                <w:szCs w:val="20"/>
              </w:rPr>
            </w:pPr>
            <w:r w:rsidRPr="00D5163E">
              <w:rPr>
                <w:rFonts w:cs="Calibri"/>
                <w:szCs w:val="20"/>
              </w:rPr>
              <w:t>10.0</w:t>
            </w:r>
            <w:r w:rsidR="004144ED" w:rsidRPr="00D5163E">
              <w:rPr>
                <w:rFonts w:cs="Calibri"/>
                <w:szCs w:val="20"/>
              </w:rPr>
              <w:br/>
            </w:r>
            <w:r w:rsidR="00795658" w:rsidRPr="00D5163E">
              <w:rPr>
                <w:rFonts w:cs="Calibri"/>
                <w:szCs w:val="20"/>
              </w:rPr>
              <w:t>(36,000,000 MJ)</w:t>
            </w:r>
          </w:p>
        </w:tc>
        <w:tc>
          <w:tcPr>
            <w:tcW w:w="2340" w:type="dxa"/>
            <w:shd w:val="clear" w:color="auto" w:fill="auto"/>
          </w:tcPr>
          <w:p w14:paraId="5031BF7A" w14:textId="3D897367" w:rsidR="0037075F" w:rsidRPr="00D5163E" w:rsidRDefault="0037075F" w:rsidP="007E081C">
            <w:pPr>
              <w:tabs>
                <w:tab w:val="num" w:pos="450"/>
              </w:tabs>
              <w:spacing w:after="0"/>
              <w:ind w:left="126"/>
              <w:jc w:val="center"/>
              <w:rPr>
                <w:rFonts w:cs="Calibri"/>
                <w:szCs w:val="20"/>
              </w:rPr>
            </w:pPr>
            <w:r w:rsidRPr="00D5163E">
              <w:rPr>
                <w:rFonts w:cs="Calibri"/>
                <w:szCs w:val="20"/>
              </w:rPr>
              <w:t>17.27</w:t>
            </w:r>
            <w:r w:rsidR="00FE061B" w:rsidRPr="00D5163E">
              <w:rPr>
                <w:rFonts w:cs="Calibri"/>
                <w:szCs w:val="20"/>
              </w:rPr>
              <w:br/>
              <w:t>(62,172,000 MJ)</w:t>
            </w:r>
          </w:p>
        </w:tc>
        <w:tc>
          <w:tcPr>
            <w:tcW w:w="2430" w:type="dxa"/>
            <w:shd w:val="clear" w:color="auto" w:fill="auto"/>
          </w:tcPr>
          <w:p w14:paraId="45B430C0" w14:textId="6679B3B3" w:rsidR="0037075F" w:rsidRPr="00D5163E" w:rsidRDefault="0037075F" w:rsidP="007E081C">
            <w:pPr>
              <w:tabs>
                <w:tab w:val="num" w:pos="450"/>
              </w:tabs>
              <w:spacing w:after="0"/>
              <w:ind w:left="126"/>
              <w:jc w:val="center"/>
              <w:rPr>
                <w:rFonts w:cs="Calibri"/>
                <w:szCs w:val="20"/>
              </w:rPr>
            </w:pPr>
            <w:r w:rsidRPr="00D5163E">
              <w:rPr>
                <w:rFonts w:cs="Calibri"/>
                <w:szCs w:val="20"/>
              </w:rPr>
              <w:t>77.45</w:t>
            </w:r>
            <w:r w:rsidR="00FE061B" w:rsidRPr="00D5163E">
              <w:rPr>
                <w:rFonts w:cs="Calibri"/>
                <w:szCs w:val="20"/>
              </w:rPr>
              <w:br/>
            </w:r>
            <w:r w:rsidR="00FE061B" w:rsidRPr="00D5163E">
              <w:rPr>
                <w:rFonts w:cs="Calibri"/>
                <w:sz w:val="18"/>
                <w:szCs w:val="18"/>
              </w:rPr>
              <w:t>(278,820,000 MJ)</w:t>
            </w:r>
          </w:p>
        </w:tc>
      </w:tr>
      <w:tr w:rsidR="0037075F" w:rsidRPr="00D5163E" w14:paraId="15E5EBED" w14:textId="77777777" w:rsidTr="00A751D2">
        <w:trPr>
          <w:trHeight w:val="47"/>
        </w:trPr>
        <w:tc>
          <w:tcPr>
            <w:tcW w:w="3438" w:type="dxa"/>
            <w:shd w:val="clear" w:color="auto" w:fill="auto"/>
          </w:tcPr>
          <w:p w14:paraId="2366EFF2" w14:textId="2EA90423" w:rsidR="0037075F" w:rsidRPr="00D5163E" w:rsidRDefault="0069285F"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asciiTheme="majorHAnsi" w:eastAsia="Times New Roman" w:hAnsiTheme="majorHAnsi"/>
                <w:color w:val="000000"/>
              </w:rPr>
              <w:t>D</w:t>
            </w:r>
            <w:r w:rsidR="00EB6E97" w:rsidRPr="00D5163E">
              <w:rPr>
                <w:rFonts w:asciiTheme="majorHAnsi" w:eastAsia="Times New Roman" w:hAnsiTheme="majorHAnsi"/>
                <w:color w:val="000000"/>
              </w:rPr>
              <w:t>irect project GHG emissions mitigated</w:t>
            </w:r>
            <w:r w:rsidR="00AD4EA8" w:rsidRPr="00D5163E">
              <w:rPr>
                <w:rFonts w:asciiTheme="majorHAnsi" w:eastAsia="Times New Roman" w:hAnsiTheme="majorHAnsi"/>
                <w:color w:val="000000"/>
              </w:rPr>
              <w:t xml:space="preserve"> by EOP</w:t>
            </w:r>
            <w:r w:rsidR="0037075F" w:rsidRPr="00D5163E">
              <w:rPr>
                <w:rFonts w:cs="Calibri"/>
                <w:szCs w:val="20"/>
              </w:rPr>
              <w:t>, kt</w:t>
            </w:r>
            <w:r w:rsidR="00A751D2" w:rsidRPr="00D5163E">
              <w:rPr>
                <w:rFonts w:cs="Calibri"/>
                <w:szCs w:val="20"/>
              </w:rPr>
              <w:t xml:space="preserve"> CO</w:t>
            </w:r>
            <w:r w:rsidR="00A751D2" w:rsidRPr="00D5163E">
              <w:rPr>
                <w:rFonts w:cs="Calibri"/>
                <w:szCs w:val="20"/>
                <w:vertAlign w:val="subscript"/>
              </w:rPr>
              <w:t>2</w:t>
            </w:r>
            <w:r w:rsidR="00E1727E" w:rsidRPr="00D5163E">
              <w:rPr>
                <w:rFonts w:cs="Calibri"/>
                <w:szCs w:val="20"/>
                <w:vertAlign w:val="subscript"/>
              </w:rPr>
              <w:t xml:space="preserve"> (</w:t>
            </w:r>
            <w:r w:rsidR="00E1727E" w:rsidRPr="00D5163E">
              <w:rPr>
                <w:rFonts w:cs="Calibri"/>
                <w:szCs w:val="20"/>
              </w:rPr>
              <w:t>GEF Core Indicator 6.2)</w:t>
            </w:r>
          </w:p>
        </w:tc>
        <w:tc>
          <w:tcPr>
            <w:tcW w:w="2700" w:type="dxa"/>
            <w:shd w:val="clear" w:color="auto" w:fill="auto"/>
          </w:tcPr>
          <w:p w14:paraId="3F0FD554" w14:textId="2B37F82A" w:rsidR="0037075F" w:rsidRPr="00D5163E" w:rsidRDefault="0037075F" w:rsidP="007E081C">
            <w:pPr>
              <w:spacing w:after="0"/>
              <w:jc w:val="center"/>
              <w:rPr>
                <w:rFonts w:cs="Calibri"/>
                <w:szCs w:val="20"/>
              </w:rPr>
            </w:pPr>
            <w:r w:rsidRPr="00D5163E">
              <w:rPr>
                <w:rFonts w:cs="Calibri"/>
                <w:szCs w:val="20"/>
              </w:rPr>
              <w:t>0</w:t>
            </w:r>
          </w:p>
        </w:tc>
        <w:tc>
          <w:tcPr>
            <w:tcW w:w="2250" w:type="dxa"/>
            <w:shd w:val="clear" w:color="auto" w:fill="auto"/>
            <w:vAlign w:val="center"/>
          </w:tcPr>
          <w:p w14:paraId="09DB5C29" w14:textId="77777777" w:rsidR="0037075F" w:rsidRPr="00D5163E" w:rsidRDefault="00E35277" w:rsidP="007E081C">
            <w:pPr>
              <w:spacing w:after="0"/>
              <w:jc w:val="center"/>
              <w:rPr>
                <w:rFonts w:cs="Calibri"/>
                <w:sz w:val="18"/>
                <w:szCs w:val="18"/>
                <w:vertAlign w:val="subscript"/>
              </w:rPr>
            </w:pPr>
            <w:r w:rsidRPr="00D5163E">
              <w:rPr>
                <w:rFonts w:cs="Calibri"/>
                <w:szCs w:val="20"/>
              </w:rPr>
              <w:t>8.08</w:t>
            </w:r>
            <w:r w:rsidR="00D028B0" w:rsidRPr="00D5163E">
              <w:rPr>
                <w:rFonts w:cs="Calibri"/>
                <w:szCs w:val="20"/>
              </w:rPr>
              <w:t xml:space="preserve"> </w:t>
            </w:r>
            <w:r w:rsidR="00D028B0" w:rsidRPr="00D5163E">
              <w:rPr>
                <w:rFonts w:cs="Calibri"/>
                <w:sz w:val="18"/>
                <w:szCs w:val="18"/>
              </w:rPr>
              <w:t>kt CO</w:t>
            </w:r>
            <w:r w:rsidR="00D028B0" w:rsidRPr="00D5163E">
              <w:rPr>
                <w:rFonts w:cs="Calibri"/>
                <w:sz w:val="18"/>
                <w:szCs w:val="18"/>
                <w:vertAlign w:val="subscript"/>
              </w:rPr>
              <w:t>2 (direct by EOP)</w:t>
            </w:r>
          </w:p>
          <w:p w14:paraId="43A59B77" w14:textId="77777777" w:rsidR="00D028B0" w:rsidRPr="00D5163E" w:rsidRDefault="00D028B0" w:rsidP="007E081C">
            <w:pPr>
              <w:spacing w:after="0"/>
              <w:jc w:val="center"/>
              <w:rPr>
                <w:rFonts w:cs="Calibri"/>
                <w:szCs w:val="20"/>
              </w:rPr>
            </w:pPr>
          </w:p>
          <w:p w14:paraId="5D77DD1E" w14:textId="1B114C5A" w:rsidR="00D028B0" w:rsidRPr="00D5163E" w:rsidRDefault="004F0998" w:rsidP="007E081C">
            <w:pPr>
              <w:spacing w:after="0"/>
              <w:jc w:val="center"/>
              <w:rPr>
                <w:rFonts w:cs="Calibri"/>
                <w:szCs w:val="20"/>
              </w:rPr>
            </w:pPr>
            <w:r w:rsidRPr="00D5163E">
              <w:rPr>
                <w:rFonts w:asciiTheme="majorHAnsi" w:hAnsiTheme="majorHAnsi" w:cs="Calibri"/>
                <w:sz w:val="18"/>
                <w:szCs w:val="18"/>
              </w:rPr>
              <w:t>73.36 kt CO</w:t>
            </w:r>
            <w:r w:rsidRPr="00D5163E">
              <w:rPr>
                <w:rFonts w:asciiTheme="majorHAnsi" w:hAnsiTheme="majorHAnsi" w:cs="Calibri"/>
                <w:sz w:val="18"/>
                <w:szCs w:val="18"/>
                <w:vertAlign w:val="subscript"/>
              </w:rPr>
              <w:t>2 (Lifetime direct by EOP)</w:t>
            </w:r>
          </w:p>
        </w:tc>
        <w:tc>
          <w:tcPr>
            <w:tcW w:w="2340" w:type="dxa"/>
            <w:shd w:val="clear" w:color="auto" w:fill="auto"/>
          </w:tcPr>
          <w:p w14:paraId="6A42E55C" w14:textId="77777777" w:rsidR="00876ACB" w:rsidRPr="00D5163E" w:rsidRDefault="00876ACB" w:rsidP="00820716">
            <w:pPr>
              <w:tabs>
                <w:tab w:val="num" w:pos="450"/>
              </w:tabs>
              <w:spacing w:after="0"/>
              <w:ind w:left="126"/>
              <w:rPr>
                <w:rFonts w:ascii="Times New Roman" w:hAnsi="Times New Roman" w:cs="Calibri"/>
                <w:noProof/>
                <w:sz w:val="18"/>
                <w:szCs w:val="18"/>
              </w:rPr>
            </w:pPr>
            <w:r w:rsidRPr="00D5163E">
              <w:rPr>
                <w:rFonts w:cs="Calibri"/>
                <w:sz w:val="18"/>
                <w:szCs w:val="18"/>
              </w:rPr>
              <w:t>13.96 kt CO</w:t>
            </w:r>
            <w:r w:rsidRPr="00D5163E">
              <w:rPr>
                <w:rFonts w:cs="Calibri"/>
                <w:sz w:val="18"/>
                <w:szCs w:val="18"/>
                <w:vertAlign w:val="subscript"/>
              </w:rPr>
              <w:t>2 (direct by EOP)</w:t>
            </w:r>
          </w:p>
          <w:p w14:paraId="2365E32C" w14:textId="77777777" w:rsidR="00876ACB" w:rsidRPr="00D5163E" w:rsidRDefault="00876ACB" w:rsidP="00876ACB">
            <w:pPr>
              <w:tabs>
                <w:tab w:val="num" w:pos="450"/>
              </w:tabs>
              <w:spacing w:after="0"/>
              <w:rPr>
                <w:rFonts w:cs="Calibri"/>
                <w:sz w:val="18"/>
                <w:szCs w:val="18"/>
              </w:rPr>
            </w:pPr>
          </w:p>
          <w:p w14:paraId="5A6AAD6D" w14:textId="25109061" w:rsidR="0037075F" w:rsidRPr="00D5163E" w:rsidRDefault="00876ACB" w:rsidP="00876ACB">
            <w:pPr>
              <w:tabs>
                <w:tab w:val="num" w:pos="450"/>
              </w:tabs>
              <w:spacing w:after="0"/>
              <w:ind w:left="126"/>
              <w:jc w:val="center"/>
              <w:rPr>
                <w:rFonts w:cs="Calibri"/>
                <w:szCs w:val="20"/>
              </w:rPr>
            </w:pPr>
            <w:r w:rsidRPr="00D5163E">
              <w:rPr>
                <w:rFonts w:asciiTheme="majorHAnsi" w:hAnsiTheme="majorHAnsi" w:cs="Calibri"/>
                <w:sz w:val="18"/>
                <w:szCs w:val="18"/>
              </w:rPr>
              <w:t>121.76 kt CO</w:t>
            </w:r>
            <w:r w:rsidRPr="00D5163E">
              <w:rPr>
                <w:rFonts w:asciiTheme="majorHAnsi" w:hAnsiTheme="majorHAnsi" w:cs="Calibri"/>
                <w:sz w:val="18"/>
                <w:szCs w:val="18"/>
                <w:vertAlign w:val="subscript"/>
              </w:rPr>
              <w:t>2 (Lifetime direct by EOP)</w:t>
            </w:r>
          </w:p>
        </w:tc>
        <w:tc>
          <w:tcPr>
            <w:tcW w:w="2430" w:type="dxa"/>
            <w:shd w:val="clear" w:color="auto" w:fill="auto"/>
          </w:tcPr>
          <w:p w14:paraId="26A756F0" w14:textId="77777777" w:rsidR="003E0912" w:rsidRPr="00D5163E" w:rsidRDefault="003E0912" w:rsidP="00820716">
            <w:pPr>
              <w:tabs>
                <w:tab w:val="num" w:pos="450"/>
              </w:tabs>
              <w:spacing w:after="0"/>
              <w:ind w:left="126"/>
              <w:rPr>
                <w:rFonts w:ascii="Times New Roman" w:hAnsi="Times New Roman" w:cs="Calibri"/>
                <w:noProof/>
                <w:sz w:val="18"/>
                <w:szCs w:val="18"/>
              </w:rPr>
            </w:pPr>
            <w:r w:rsidRPr="00D5163E">
              <w:rPr>
                <w:rFonts w:cs="Calibri"/>
                <w:sz w:val="18"/>
                <w:szCs w:val="18"/>
              </w:rPr>
              <w:t>62.58 kt CO</w:t>
            </w:r>
            <w:r w:rsidRPr="00D5163E">
              <w:rPr>
                <w:rFonts w:cs="Calibri"/>
                <w:sz w:val="18"/>
                <w:szCs w:val="18"/>
                <w:vertAlign w:val="subscript"/>
              </w:rPr>
              <w:t>2 (direct by EOP)</w:t>
            </w:r>
          </w:p>
          <w:p w14:paraId="7CBF09A1" w14:textId="77777777" w:rsidR="003E0912" w:rsidRPr="00D5163E" w:rsidRDefault="003E0912" w:rsidP="003E0912">
            <w:pPr>
              <w:tabs>
                <w:tab w:val="num" w:pos="450"/>
              </w:tabs>
              <w:spacing w:after="0"/>
              <w:ind w:left="126"/>
              <w:rPr>
                <w:rFonts w:cs="Calibri"/>
                <w:sz w:val="18"/>
                <w:szCs w:val="18"/>
              </w:rPr>
            </w:pPr>
          </w:p>
          <w:p w14:paraId="1CE19A37" w14:textId="077F8EAA" w:rsidR="0037075F" w:rsidRPr="00D5163E" w:rsidRDefault="003E0912" w:rsidP="00820716">
            <w:pPr>
              <w:pStyle w:val="ListParagraph"/>
              <w:ind w:left="136"/>
              <w:rPr>
                <w:rFonts w:asciiTheme="majorHAnsi" w:hAnsiTheme="majorHAnsi" w:cs="Calibri"/>
                <w:sz w:val="18"/>
                <w:szCs w:val="18"/>
              </w:rPr>
            </w:pPr>
            <w:r w:rsidRPr="00D5163E">
              <w:rPr>
                <w:rFonts w:asciiTheme="majorHAnsi" w:hAnsiTheme="majorHAnsi" w:cs="Calibri"/>
                <w:sz w:val="18"/>
                <w:szCs w:val="18"/>
              </w:rPr>
              <w:t>548.77 kt CO</w:t>
            </w:r>
            <w:r w:rsidRPr="00D5163E">
              <w:rPr>
                <w:rFonts w:asciiTheme="majorHAnsi" w:hAnsiTheme="majorHAnsi" w:cs="Calibri"/>
                <w:sz w:val="18"/>
                <w:szCs w:val="18"/>
                <w:vertAlign w:val="subscript"/>
              </w:rPr>
              <w:t>2 (Lifetime direct by EOP)</w:t>
            </w:r>
          </w:p>
        </w:tc>
      </w:tr>
      <w:tr w:rsidR="0037075F" w:rsidRPr="00D5163E" w14:paraId="32DBFBF1" w14:textId="77777777" w:rsidTr="00E35277">
        <w:trPr>
          <w:trHeight w:val="206"/>
        </w:trPr>
        <w:tc>
          <w:tcPr>
            <w:tcW w:w="3438" w:type="dxa"/>
            <w:shd w:val="clear" w:color="auto" w:fill="auto"/>
          </w:tcPr>
          <w:p w14:paraId="368F9F01" w14:textId="53EAC407" w:rsidR="0037075F" w:rsidRPr="00D5163E" w:rsidRDefault="00F00501"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 xml:space="preserve">Number </w:t>
            </w:r>
            <w:r w:rsidR="0037075F" w:rsidRPr="00D5163E">
              <w:rPr>
                <w:rFonts w:cs="Calibri"/>
                <w:szCs w:val="20"/>
              </w:rPr>
              <w:t>of women and men participating in capacity building trainings throughout the project</w:t>
            </w:r>
            <w:r w:rsidR="005B3ACF" w:rsidRPr="00D5163E">
              <w:rPr>
                <w:rFonts w:cs="Calibri"/>
                <w:szCs w:val="20"/>
              </w:rPr>
              <w:t xml:space="preserve"> (GEF Core Ind</w:t>
            </w:r>
            <w:r w:rsidR="00E1727E" w:rsidRPr="00D5163E">
              <w:rPr>
                <w:rFonts w:cs="Calibri"/>
                <w:szCs w:val="20"/>
              </w:rPr>
              <w:t>icator 11)</w:t>
            </w:r>
          </w:p>
        </w:tc>
        <w:tc>
          <w:tcPr>
            <w:tcW w:w="2700" w:type="dxa"/>
            <w:shd w:val="clear" w:color="auto" w:fill="auto"/>
          </w:tcPr>
          <w:p w14:paraId="3ED3C8F9" w14:textId="0CF7EE86" w:rsidR="0037075F" w:rsidRPr="00D5163E" w:rsidRDefault="0037075F" w:rsidP="007E081C">
            <w:pPr>
              <w:spacing w:after="0"/>
              <w:jc w:val="center"/>
              <w:rPr>
                <w:rFonts w:cs="Calibri"/>
                <w:szCs w:val="20"/>
              </w:rPr>
            </w:pPr>
            <w:r w:rsidRPr="00D5163E">
              <w:rPr>
                <w:rFonts w:cs="Calibri"/>
                <w:szCs w:val="20"/>
              </w:rPr>
              <w:t>0</w:t>
            </w:r>
          </w:p>
        </w:tc>
        <w:tc>
          <w:tcPr>
            <w:tcW w:w="2250" w:type="dxa"/>
            <w:shd w:val="clear" w:color="auto" w:fill="auto"/>
          </w:tcPr>
          <w:p w14:paraId="5DD1C99A" w14:textId="70348034" w:rsidR="0037075F" w:rsidRPr="00D5163E" w:rsidRDefault="00AA48BA" w:rsidP="007E081C">
            <w:pPr>
              <w:spacing w:after="0"/>
              <w:jc w:val="center"/>
              <w:rPr>
                <w:rFonts w:cs="Calibri"/>
                <w:szCs w:val="20"/>
              </w:rPr>
            </w:pPr>
            <w:r w:rsidRPr="00D5163E">
              <w:rPr>
                <w:rFonts w:cs="Calibri"/>
                <w:szCs w:val="20"/>
              </w:rPr>
              <w:t>15</w:t>
            </w:r>
            <w:r w:rsidR="00E35277" w:rsidRPr="00D5163E">
              <w:rPr>
                <w:rFonts w:cs="Calibri"/>
                <w:szCs w:val="20"/>
              </w:rPr>
              <w:t>/</w:t>
            </w:r>
            <w:r w:rsidRPr="00D5163E">
              <w:rPr>
                <w:rFonts w:cs="Calibri"/>
                <w:szCs w:val="20"/>
              </w:rPr>
              <w:t>35</w:t>
            </w:r>
          </w:p>
        </w:tc>
        <w:tc>
          <w:tcPr>
            <w:tcW w:w="2340" w:type="dxa"/>
            <w:shd w:val="clear" w:color="auto" w:fill="auto"/>
          </w:tcPr>
          <w:p w14:paraId="54300E48" w14:textId="61F1BB0D" w:rsidR="0037075F" w:rsidRPr="00D5163E" w:rsidRDefault="00AA48BA" w:rsidP="007E081C">
            <w:pPr>
              <w:spacing w:after="0"/>
              <w:jc w:val="center"/>
              <w:rPr>
                <w:rFonts w:cs="Calibri"/>
                <w:szCs w:val="20"/>
              </w:rPr>
            </w:pPr>
            <w:r w:rsidRPr="00D5163E">
              <w:rPr>
                <w:rFonts w:cs="Calibri"/>
                <w:szCs w:val="20"/>
              </w:rPr>
              <w:t>30</w:t>
            </w:r>
            <w:r w:rsidR="0037075F" w:rsidRPr="00D5163E">
              <w:rPr>
                <w:rFonts w:cs="Calibri"/>
                <w:szCs w:val="20"/>
              </w:rPr>
              <w:t>/</w:t>
            </w:r>
            <w:r w:rsidRPr="00D5163E">
              <w:rPr>
                <w:rFonts w:cs="Calibri"/>
                <w:szCs w:val="20"/>
              </w:rPr>
              <w:t>70</w:t>
            </w:r>
          </w:p>
        </w:tc>
        <w:tc>
          <w:tcPr>
            <w:tcW w:w="2430" w:type="dxa"/>
            <w:shd w:val="clear" w:color="auto" w:fill="auto"/>
          </w:tcPr>
          <w:p w14:paraId="7DA15F8F" w14:textId="11A1D976" w:rsidR="0037075F" w:rsidRPr="00D5163E" w:rsidRDefault="00AA48BA" w:rsidP="007E081C">
            <w:pPr>
              <w:spacing w:after="0"/>
              <w:jc w:val="center"/>
              <w:rPr>
                <w:rFonts w:cs="Calibri"/>
                <w:szCs w:val="20"/>
              </w:rPr>
            </w:pPr>
            <w:r w:rsidRPr="00D5163E">
              <w:rPr>
                <w:rFonts w:cs="Calibri"/>
                <w:szCs w:val="20"/>
              </w:rPr>
              <w:t>60/140</w:t>
            </w:r>
          </w:p>
        </w:tc>
      </w:tr>
      <w:tr w:rsidR="00CA4477" w:rsidRPr="00D5163E" w14:paraId="5C461F9F" w14:textId="77777777" w:rsidTr="00A751D2">
        <w:trPr>
          <w:trHeight w:val="47"/>
        </w:trPr>
        <w:tc>
          <w:tcPr>
            <w:tcW w:w="13158" w:type="dxa"/>
            <w:gridSpan w:val="5"/>
            <w:shd w:val="clear" w:color="auto" w:fill="F2F2F2" w:themeFill="background1" w:themeFillShade="F2"/>
            <w:vAlign w:val="center"/>
            <w:hideMark/>
          </w:tcPr>
          <w:p w14:paraId="3C5D244B" w14:textId="016E73BA" w:rsidR="00CA4477" w:rsidRPr="00D5163E" w:rsidRDefault="00CA4477" w:rsidP="007E081C">
            <w:pPr>
              <w:spacing w:after="0"/>
              <w:jc w:val="left"/>
              <w:rPr>
                <w:rFonts w:cs="Calibri"/>
                <w:b/>
                <w:bCs/>
                <w:szCs w:val="20"/>
              </w:rPr>
            </w:pPr>
            <w:r w:rsidRPr="00D5163E">
              <w:rPr>
                <w:rFonts w:cs="Calibri"/>
                <w:b/>
                <w:bCs/>
                <w:szCs w:val="20"/>
              </w:rPr>
              <w:t>Outcome 1</w:t>
            </w:r>
            <w:r w:rsidR="0037075F" w:rsidRPr="00D5163E">
              <w:rPr>
                <w:rFonts w:cs="Calibri"/>
                <w:b/>
                <w:bCs/>
                <w:szCs w:val="20"/>
              </w:rPr>
              <w:t>: Improved quality, energy efficient and affordable locally-produced EEL products and systems</w:t>
            </w:r>
          </w:p>
        </w:tc>
      </w:tr>
      <w:tr w:rsidR="0037075F" w:rsidRPr="00D5163E" w14:paraId="479F26FA" w14:textId="77777777" w:rsidTr="00A751D2">
        <w:trPr>
          <w:trHeight w:val="206"/>
        </w:trPr>
        <w:tc>
          <w:tcPr>
            <w:tcW w:w="3438" w:type="dxa"/>
            <w:shd w:val="clear" w:color="auto" w:fill="auto"/>
            <w:noWrap/>
          </w:tcPr>
          <w:p w14:paraId="170E4198" w14:textId="77777777" w:rsidR="0037075F" w:rsidRPr="00D5163E" w:rsidRDefault="0037075F"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Efficiency of locally produced lighting systems increased, (lm/W) and Production cost decreased from baseline level (%)</w:t>
            </w:r>
          </w:p>
          <w:p w14:paraId="18F718D2" w14:textId="77777777" w:rsidR="0037075F" w:rsidRPr="00D5163E" w:rsidRDefault="0037075F" w:rsidP="007E081C">
            <w:pPr>
              <w:spacing w:after="0"/>
              <w:ind w:left="130"/>
              <w:rPr>
                <w:rFonts w:cs="Calibri"/>
                <w:szCs w:val="20"/>
              </w:rPr>
            </w:pPr>
          </w:p>
          <w:p w14:paraId="5A7FF765" w14:textId="77777777" w:rsidR="0037075F" w:rsidRPr="00D5163E" w:rsidRDefault="0037075F" w:rsidP="00DD7CE7">
            <w:pPr>
              <w:pStyle w:val="ListParagraph"/>
              <w:numPr>
                <w:ilvl w:val="0"/>
                <w:numId w:val="23"/>
              </w:numPr>
              <w:ind w:left="630" w:hanging="212"/>
              <w:contextualSpacing/>
              <w:jc w:val="both"/>
              <w:rPr>
                <w:rFonts w:ascii="Calibri" w:hAnsi="Calibri" w:cs="Calibri"/>
                <w:i/>
                <w:noProof/>
                <w:sz w:val="20"/>
                <w:szCs w:val="20"/>
              </w:rPr>
            </w:pPr>
            <w:r w:rsidRPr="00D5163E">
              <w:rPr>
                <w:rFonts w:ascii="Calibri" w:hAnsi="Calibri" w:cs="Calibri"/>
                <w:i/>
                <w:sz w:val="20"/>
                <w:szCs w:val="20"/>
              </w:rPr>
              <w:t>Indoor Type</w:t>
            </w:r>
          </w:p>
          <w:p w14:paraId="7A42C5FD" w14:textId="77777777" w:rsidR="0037075F" w:rsidRPr="00D5163E" w:rsidRDefault="0037075F" w:rsidP="007E081C">
            <w:pPr>
              <w:pStyle w:val="ListParagraph"/>
              <w:ind w:left="630"/>
              <w:contextualSpacing/>
              <w:jc w:val="both"/>
              <w:rPr>
                <w:rFonts w:ascii="Calibri" w:hAnsi="Calibri" w:cs="Calibri"/>
                <w:sz w:val="20"/>
                <w:szCs w:val="20"/>
              </w:rPr>
            </w:pPr>
          </w:p>
          <w:p w14:paraId="6EB2751E" w14:textId="77777777" w:rsidR="0037075F" w:rsidRPr="00D5163E" w:rsidRDefault="0037075F" w:rsidP="007E081C">
            <w:pPr>
              <w:pStyle w:val="ListParagraph"/>
              <w:ind w:left="630"/>
              <w:contextualSpacing/>
              <w:jc w:val="both"/>
              <w:rPr>
                <w:rFonts w:ascii="Calibri" w:hAnsi="Calibri" w:cs="Calibri"/>
                <w:sz w:val="20"/>
                <w:szCs w:val="20"/>
              </w:rPr>
            </w:pPr>
          </w:p>
          <w:p w14:paraId="4F43E3A1" w14:textId="77777777" w:rsidR="0037075F" w:rsidRPr="00D5163E" w:rsidRDefault="0037075F" w:rsidP="007E081C">
            <w:pPr>
              <w:pStyle w:val="ListParagraph"/>
              <w:ind w:left="630"/>
              <w:contextualSpacing/>
              <w:jc w:val="both"/>
              <w:rPr>
                <w:rFonts w:ascii="Calibri" w:hAnsi="Calibri" w:cs="Calibri"/>
                <w:sz w:val="20"/>
                <w:szCs w:val="20"/>
              </w:rPr>
            </w:pPr>
          </w:p>
          <w:p w14:paraId="5FAF79E8" w14:textId="77777777" w:rsidR="0037075F" w:rsidRPr="00D5163E" w:rsidRDefault="0037075F" w:rsidP="007E081C">
            <w:pPr>
              <w:pStyle w:val="ListParagraph"/>
              <w:ind w:left="630"/>
              <w:contextualSpacing/>
              <w:jc w:val="both"/>
              <w:rPr>
                <w:rFonts w:ascii="Calibri" w:hAnsi="Calibri" w:cs="Calibri"/>
                <w:sz w:val="20"/>
                <w:szCs w:val="20"/>
              </w:rPr>
            </w:pPr>
          </w:p>
          <w:p w14:paraId="69E4ABFF" w14:textId="77777777" w:rsidR="0037075F" w:rsidRPr="00D5163E" w:rsidRDefault="0037075F" w:rsidP="007E081C">
            <w:pPr>
              <w:pStyle w:val="ListParagraph"/>
              <w:ind w:left="630"/>
              <w:contextualSpacing/>
              <w:jc w:val="both"/>
              <w:rPr>
                <w:rFonts w:ascii="Calibri" w:hAnsi="Calibri" w:cs="Calibri"/>
                <w:sz w:val="20"/>
                <w:szCs w:val="20"/>
              </w:rPr>
            </w:pPr>
          </w:p>
          <w:p w14:paraId="04A73300" w14:textId="77777777" w:rsidR="0037075F" w:rsidRPr="00D5163E" w:rsidRDefault="0037075F" w:rsidP="00DD7CE7">
            <w:pPr>
              <w:pStyle w:val="ListParagraph"/>
              <w:numPr>
                <w:ilvl w:val="0"/>
                <w:numId w:val="23"/>
              </w:numPr>
              <w:ind w:left="630" w:hanging="212"/>
              <w:contextualSpacing/>
              <w:jc w:val="both"/>
              <w:rPr>
                <w:rFonts w:ascii="Calibri" w:hAnsi="Calibri" w:cs="Calibri"/>
                <w:i/>
                <w:noProof/>
                <w:sz w:val="20"/>
                <w:szCs w:val="20"/>
              </w:rPr>
            </w:pPr>
            <w:r w:rsidRPr="00D5163E">
              <w:rPr>
                <w:rFonts w:ascii="Calibri" w:hAnsi="Calibri" w:cs="Calibri"/>
                <w:i/>
                <w:sz w:val="20"/>
                <w:szCs w:val="20"/>
              </w:rPr>
              <w:t>Outdoor Type</w:t>
            </w:r>
          </w:p>
          <w:p w14:paraId="0937F074" w14:textId="77777777" w:rsidR="0037075F" w:rsidRPr="00D5163E" w:rsidRDefault="0037075F" w:rsidP="007E081C">
            <w:pPr>
              <w:spacing w:after="0"/>
              <w:jc w:val="left"/>
              <w:rPr>
                <w:rFonts w:cs="Calibri"/>
                <w:szCs w:val="20"/>
              </w:rPr>
            </w:pPr>
          </w:p>
        </w:tc>
        <w:tc>
          <w:tcPr>
            <w:tcW w:w="2700" w:type="dxa"/>
            <w:shd w:val="clear" w:color="auto" w:fill="auto"/>
          </w:tcPr>
          <w:p w14:paraId="1D5C46EB" w14:textId="77777777" w:rsidR="0037075F" w:rsidRPr="00D5163E" w:rsidRDefault="0037075F" w:rsidP="007E081C">
            <w:pPr>
              <w:tabs>
                <w:tab w:val="num" w:pos="450"/>
              </w:tabs>
              <w:spacing w:after="0"/>
              <w:rPr>
                <w:rFonts w:cs="Calibri"/>
                <w:szCs w:val="20"/>
              </w:rPr>
            </w:pPr>
          </w:p>
          <w:p w14:paraId="78195685" w14:textId="77777777" w:rsidR="0037075F" w:rsidRPr="00D5163E" w:rsidRDefault="0037075F" w:rsidP="007E081C">
            <w:pPr>
              <w:tabs>
                <w:tab w:val="num" w:pos="450"/>
              </w:tabs>
              <w:spacing w:after="0"/>
              <w:rPr>
                <w:rFonts w:cs="Calibri"/>
                <w:szCs w:val="20"/>
              </w:rPr>
            </w:pPr>
          </w:p>
          <w:p w14:paraId="7F193282" w14:textId="77777777" w:rsidR="0037075F" w:rsidRPr="00D5163E" w:rsidRDefault="0037075F" w:rsidP="007E081C">
            <w:pPr>
              <w:spacing w:after="0"/>
              <w:rPr>
                <w:rFonts w:cs="Calibri"/>
                <w:szCs w:val="20"/>
              </w:rPr>
            </w:pPr>
          </w:p>
          <w:p w14:paraId="60345C2E" w14:textId="77777777" w:rsidR="0037075F" w:rsidRPr="00D5163E" w:rsidRDefault="0037075F" w:rsidP="007E081C">
            <w:pPr>
              <w:pStyle w:val="ListParagraph"/>
              <w:ind w:left="342"/>
              <w:jc w:val="both"/>
              <w:rPr>
                <w:rFonts w:ascii="Calibri" w:hAnsi="Calibri" w:cs="Calibri"/>
                <w:sz w:val="20"/>
                <w:szCs w:val="20"/>
              </w:rPr>
            </w:pPr>
          </w:p>
          <w:p w14:paraId="53C131E4" w14:textId="77777777" w:rsidR="0037075F" w:rsidRPr="00D5163E" w:rsidRDefault="0037075F" w:rsidP="007E081C">
            <w:pPr>
              <w:pStyle w:val="ListParagraph"/>
              <w:ind w:left="342"/>
              <w:jc w:val="both"/>
              <w:rPr>
                <w:rFonts w:ascii="Calibri" w:hAnsi="Calibri" w:cs="Calibri"/>
                <w:sz w:val="20"/>
                <w:szCs w:val="20"/>
              </w:rPr>
            </w:pPr>
          </w:p>
          <w:p w14:paraId="35A3E839" w14:textId="77777777" w:rsidR="0037075F" w:rsidRPr="00D5163E" w:rsidRDefault="0037075F" w:rsidP="00DD7CE7">
            <w:pPr>
              <w:pStyle w:val="ListParagraph"/>
              <w:numPr>
                <w:ilvl w:val="0"/>
                <w:numId w:val="20"/>
              </w:numPr>
              <w:ind w:left="342" w:hanging="238"/>
              <w:contextualSpacing/>
              <w:jc w:val="both"/>
              <w:rPr>
                <w:rFonts w:ascii="Calibri" w:hAnsi="Calibri" w:cs="Calibri"/>
                <w:noProof/>
                <w:sz w:val="20"/>
                <w:szCs w:val="20"/>
              </w:rPr>
            </w:pPr>
            <w:r w:rsidRPr="00D5163E">
              <w:rPr>
                <w:rFonts w:ascii="Calibri" w:hAnsi="Calibri" w:cs="Calibri"/>
                <w:sz w:val="20"/>
                <w:szCs w:val="20"/>
              </w:rPr>
              <w:t xml:space="preserve">Eff: </w:t>
            </w:r>
            <w:r w:rsidRPr="00D5163E">
              <w:rPr>
                <w:rFonts w:ascii="Calibri" w:hAnsi="Calibri" w:cs="Calibri"/>
                <w:b/>
                <w:sz w:val="20"/>
                <w:szCs w:val="20"/>
              </w:rPr>
              <w:t>70</w:t>
            </w:r>
            <w:r w:rsidRPr="00D5163E">
              <w:rPr>
                <w:rFonts w:ascii="Calibri" w:hAnsi="Calibri" w:cs="Calibri"/>
                <w:sz w:val="20"/>
                <w:szCs w:val="20"/>
              </w:rPr>
              <w:t xml:space="preserve"> lm/W; </w:t>
            </w:r>
          </w:p>
          <w:p w14:paraId="6C1097DD" w14:textId="77777777" w:rsidR="0037075F" w:rsidRPr="00D5163E" w:rsidRDefault="0037075F" w:rsidP="00DD7CE7">
            <w:pPr>
              <w:pStyle w:val="ListParagraph"/>
              <w:numPr>
                <w:ilvl w:val="0"/>
                <w:numId w:val="20"/>
              </w:numPr>
              <w:ind w:left="342" w:hanging="238"/>
              <w:contextualSpacing/>
              <w:jc w:val="both"/>
              <w:rPr>
                <w:rFonts w:ascii="Calibri" w:hAnsi="Calibri" w:cs="Calibri"/>
                <w:noProof/>
                <w:sz w:val="20"/>
                <w:szCs w:val="20"/>
              </w:rPr>
            </w:pPr>
            <w:r w:rsidRPr="00D5163E">
              <w:rPr>
                <w:rFonts w:ascii="Calibri" w:hAnsi="Calibri" w:cs="Calibri"/>
                <w:sz w:val="20"/>
                <w:szCs w:val="20"/>
              </w:rPr>
              <w:t>Supply chain  cost: 100 % (Baseline supply chain cost to be determined at project inception)</w:t>
            </w:r>
          </w:p>
          <w:p w14:paraId="539EEC39" w14:textId="77777777" w:rsidR="0037075F" w:rsidRPr="00D5163E" w:rsidRDefault="0037075F" w:rsidP="007E081C">
            <w:pPr>
              <w:pStyle w:val="ListParagraph"/>
              <w:ind w:left="342"/>
              <w:jc w:val="both"/>
              <w:rPr>
                <w:rFonts w:ascii="Calibri" w:hAnsi="Calibri" w:cs="Calibri"/>
                <w:sz w:val="20"/>
                <w:szCs w:val="20"/>
              </w:rPr>
            </w:pPr>
          </w:p>
          <w:p w14:paraId="13894013" w14:textId="77777777" w:rsidR="00A751D2" w:rsidRPr="00D5163E" w:rsidRDefault="0037075F" w:rsidP="00DD7CE7">
            <w:pPr>
              <w:pStyle w:val="ListParagraph"/>
              <w:numPr>
                <w:ilvl w:val="0"/>
                <w:numId w:val="20"/>
              </w:numPr>
              <w:ind w:left="342" w:hanging="238"/>
              <w:contextualSpacing/>
              <w:jc w:val="both"/>
              <w:rPr>
                <w:rFonts w:ascii="Calibri" w:hAnsi="Calibri" w:cs="Calibri"/>
                <w:noProof/>
                <w:sz w:val="20"/>
                <w:szCs w:val="20"/>
              </w:rPr>
            </w:pPr>
            <w:r w:rsidRPr="00D5163E">
              <w:rPr>
                <w:rFonts w:ascii="Calibri" w:hAnsi="Calibri" w:cs="Calibri"/>
                <w:sz w:val="20"/>
                <w:szCs w:val="20"/>
              </w:rPr>
              <w:t xml:space="preserve">Eff: </w:t>
            </w:r>
            <w:r w:rsidRPr="00D5163E">
              <w:rPr>
                <w:rFonts w:ascii="Calibri" w:hAnsi="Calibri" w:cs="Calibri"/>
                <w:b/>
                <w:sz w:val="20"/>
                <w:szCs w:val="20"/>
              </w:rPr>
              <w:t>100</w:t>
            </w:r>
            <w:r w:rsidRPr="00D5163E">
              <w:rPr>
                <w:rFonts w:ascii="Calibri" w:hAnsi="Calibri" w:cs="Calibri"/>
                <w:sz w:val="20"/>
                <w:szCs w:val="20"/>
              </w:rPr>
              <w:t xml:space="preserve"> lm/W;</w:t>
            </w:r>
          </w:p>
          <w:p w14:paraId="421055E0" w14:textId="136BC616" w:rsidR="0037075F" w:rsidRPr="00D5163E" w:rsidRDefault="0037075F" w:rsidP="00DD7CE7">
            <w:pPr>
              <w:pStyle w:val="ListParagraph"/>
              <w:numPr>
                <w:ilvl w:val="0"/>
                <w:numId w:val="20"/>
              </w:numPr>
              <w:ind w:left="342" w:hanging="238"/>
              <w:contextualSpacing/>
              <w:jc w:val="both"/>
              <w:rPr>
                <w:rFonts w:ascii="Calibri" w:hAnsi="Calibri" w:cs="Calibri"/>
                <w:noProof/>
                <w:sz w:val="20"/>
                <w:szCs w:val="20"/>
              </w:rPr>
            </w:pPr>
            <w:r w:rsidRPr="00D5163E">
              <w:rPr>
                <w:rFonts w:ascii="Calibri" w:hAnsi="Calibri" w:cs="Calibri"/>
                <w:sz w:val="20"/>
                <w:szCs w:val="20"/>
              </w:rPr>
              <w:t>Supply chain  cost:100% (at project inception)</w:t>
            </w:r>
          </w:p>
        </w:tc>
        <w:tc>
          <w:tcPr>
            <w:tcW w:w="2250" w:type="dxa"/>
            <w:shd w:val="clear" w:color="auto" w:fill="auto"/>
            <w:vAlign w:val="center"/>
          </w:tcPr>
          <w:p w14:paraId="07BB5403" w14:textId="77777777" w:rsidR="0037075F" w:rsidRPr="00D5163E" w:rsidRDefault="0037075F" w:rsidP="007E081C">
            <w:pPr>
              <w:spacing w:after="0"/>
              <w:jc w:val="center"/>
              <w:rPr>
                <w:rFonts w:cs="Calibri"/>
                <w:szCs w:val="20"/>
              </w:rPr>
            </w:pPr>
          </w:p>
        </w:tc>
        <w:tc>
          <w:tcPr>
            <w:tcW w:w="2340" w:type="dxa"/>
            <w:shd w:val="clear" w:color="auto" w:fill="auto"/>
          </w:tcPr>
          <w:p w14:paraId="4FD05362" w14:textId="77777777" w:rsidR="0037075F" w:rsidRPr="00D5163E" w:rsidRDefault="0037075F" w:rsidP="007E081C">
            <w:pPr>
              <w:tabs>
                <w:tab w:val="num" w:pos="450"/>
              </w:tabs>
              <w:spacing w:after="0"/>
              <w:rPr>
                <w:rFonts w:cs="Calibri"/>
                <w:szCs w:val="20"/>
              </w:rPr>
            </w:pPr>
          </w:p>
          <w:p w14:paraId="061BB9BC" w14:textId="77777777" w:rsidR="0037075F" w:rsidRPr="00D5163E" w:rsidRDefault="0037075F" w:rsidP="007E081C">
            <w:pPr>
              <w:tabs>
                <w:tab w:val="num" w:pos="450"/>
              </w:tabs>
              <w:spacing w:after="0"/>
              <w:rPr>
                <w:rFonts w:cs="Calibri"/>
                <w:szCs w:val="20"/>
              </w:rPr>
            </w:pPr>
          </w:p>
          <w:p w14:paraId="68A9CF06" w14:textId="77777777" w:rsidR="0037075F" w:rsidRPr="00D5163E" w:rsidRDefault="0037075F" w:rsidP="007E081C">
            <w:pPr>
              <w:pStyle w:val="ListParagraph"/>
              <w:ind w:left="342"/>
              <w:jc w:val="both"/>
              <w:rPr>
                <w:rFonts w:ascii="Calibri" w:hAnsi="Calibri" w:cs="Calibri"/>
                <w:sz w:val="20"/>
                <w:szCs w:val="20"/>
              </w:rPr>
            </w:pPr>
          </w:p>
          <w:p w14:paraId="55780394" w14:textId="77777777" w:rsidR="0037075F" w:rsidRPr="00D5163E" w:rsidRDefault="0037075F" w:rsidP="007E081C">
            <w:pPr>
              <w:pStyle w:val="ListParagraph"/>
              <w:ind w:left="342"/>
              <w:jc w:val="both"/>
              <w:rPr>
                <w:rFonts w:ascii="Calibri" w:hAnsi="Calibri" w:cs="Calibri"/>
                <w:sz w:val="20"/>
                <w:szCs w:val="20"/>
              </w:rPr>
            </w:pPr>
          </w:p>
          <w:p w14:paraId="782E1BE7" w14:textId="77777777" w:rsidR="0037075F" w:rsidRPr="00D5163E" w:rsidRDefault="0037075F" w:rsidP="007E081C">
            <w:pPr>
              <w:pStyle w:val="ListParagraph"/>
              <w:ind w:left="342"/>
              <w:jc w:val="both"/>
              <w:rPr>
                <w:rFonts w:ascii="Calibri" w:hAnsi="Calibri" w:cs="Calibri"/>
                <w:sz w:val="20"/>
                <w:szCs w:val="20"/>
              </w:rPr>
            </w:pPr>
          </w:p>
          <w:p w14:paraId="1BF176A4" w14:textId="77777777" w:rsidR="0037075F" w:rsidRPr="00D5163E" w:rsidRDefault="0037075F" w:rsidP="00DD7CE7">
            <w:pPr>
              <w:pStyle w:val="ListParagraph"/>
              <w:numPr>
                <w:ilvl w:val="0"/>
                <w:numId w:val="20"/>
              </w:numPr>
              <w:ind w:left="342" w:hanging="238"/>
              <w:contextualSpacing/>
              <w:jc w:val="both"/>
              <w:rPr>
                <w:rFonts w:ascii="Calibri" w:hAnsi="Calibri" w:cs="Calibri"/>
                <w:noProof/>
                <w:sz w:val="20"/>
                <w:szCs w:val="20"/>
              </w:rPr>
            </w:pPr>
            <w:r w:rsidRPr="00D5163E">
              <w:rPr>
                <w:rFonts w:ascii="Calibri" w:hAnsi="Calibri" w:cs="Calibri"/>
                <w:sz w:val="20"/>
                <w:szCs w:val="20"/>
              </w:rPr>
              <w:t xml:space="preserve">Eff: </w:t>
            </w:r>
            <w:r w:rsidRPr="00D5163E">
              <w:rPr>
                <w:rFonts w:ascii="Calibri" w:hAnsi="Calibri" w:cs="Calibri"/>
                <w:b/>
                <w:sz w:val="20"/>
                <w:szCs w:val="20"/>
              </w:rPr>
              <w:t>120</w:t>
            </w:r>
            <w:r w:rsidRPr="00D5163E">
              <w:rPr>
                <w:rFonts w:ascii="Calibri" w:hAnsi="Calibri" w:cs="Calibri"/>
                <w:sz w:val="20"/>
                <w:szCs w:val="20"/>
              </w:rPr>
              <w:t xml:space="preserve"> lm/W;</w:t>
            </w:r>
          </w:p>
          <w:p w14:paraId="19611F83" w14:textId="77777777" w:rsidR="0037075F" w:rsidRPr="00D5163E" w:rsidRDefault="0037075F" w:rsidP="00DD7CE7">
            <w:pPr>
              <w:pStyle w:val="ListParagraph"/>
              <w:numPr>
                <w:ilvl w:val="0"/>
                <w:numId w:val="20"/>
              </w:numPr>
              <w:ind w:left="342" w:hanging="238"/>
              <w:contextualSpacing/>
              <w:jc w:val="both"/>
              <w:rPr>
                <w:rFonts w:ascii="Calibri" w:hAnsi="Calibri" w:cs="Calibri"/>
                <w:noProof/>
                <w:sz w:val="20"/>
                <w:szCs w:val="20"/>
              </w:rPr>
            </w:pPr>
            <w:r w:rsidRPr="00D5163E">
              <w:rPr>
                <w:rFonts w:ascii="Calibri" w:hAnsi="Calibri" w:cs="Calibri"/>
                <w:sz w:val="20"/>
                <w:szCs w:val="20"/>
              </w:rPr>
              <w:t xml:space="preserve">Supply chain cost: </w:t>
            </w:r>
            <w:r w:rsidRPr="00D5163E">
              <w:rPr>
                <w:rFonts w:ascii="Calibri" w:hAnsi="Calibri" w:cs="Calibri"/>
                <w:b/>
                <w:sz w:val="20"/>
                <w:szCs w:val="20"/>
              </w:rPr>
              <w:t xml:space="preserve">80% </w:t>
            </w:r>
            <w:r w:rsidRPr="00D5163E">
              <w:rPr>
                <w:rFonts w:ascii="Calibri" w:hAnsi="Calibri" w:cs="Calibri"/>
                <w:sz w:val="20"/>
                <w:szCs w:val="20"/>
              </w:rPr>
              <w:t>of Baseline</w:t>
            </w:r>
          </w:p>
          <w:p w14:paraId="3E02A554" w14:textId="77777777" w:rsidR="0037075F" w:rsidRPr="00D5163E" w:rsidRDefault="0037075F" w:rsidP="007E081C">
            <w:pPr>
              <w:pStyle w:val="ListParagraph"/>
              <w:ind w:left="342"/>
              <w:jc w:val="both"/>
              <w:rPr>
                <w:rFonts w:ascii="Calibri" w:hAnsi="Calibri" w:cs="Calibri"/>
                <w:sz w:val="20"/>
                <w:szCs w:val="20"/>
              </w:rPr>
            </w:pPr>
          </w:p>
          <w:p w14:paraId="068D5EF6" w14:textId="77777777" w:rsidR="0037075F" w:rsidRPr="00D5163E" w:rsidRDefault="0037075F" w:rsidP="007E081C">
            <w:pPr>
              <w:pStyle w:val="ListParagraph"/>
              <w:ind w:left="342"/>
              <w:jc w:val="both"/>
              <w:rPr>
                <w:rFonts w:ascii="Calibri" w:hAnsi="Calibri" w:cs="Calibri"/>
                <w:sz w:val="20"/>
                <w:szCs w:val="20"/>
              </w:rPr>
            </w:pPr>
          </w:p>
          <w:p w14:paraId="68B45B20" w14:textId="77777777" w:rsidR="0037075F" w:rsidRPr="00D5163E" w:rsidRDefault="0037075F" w:rsidP="007E081C">
            <w:pPr>
              <w:pStyle w:val="ListParagraph"/>
              <w:ind w:left="342"/>
              <w:jc w:val="both"/>
              <w:rPr>
                <w:rFonts w:ascii="Calibri" w:hAnsi="Calibri" w:cs="Calibri"/>
                <w:sz w:val="20"/>
                <w:szCs w:val="20"/>
              </w:rPr>
            </w:pPr>
          </w:p>
          <w:p w14:paraId="6A18D701" w14:textId="77777777" w:rsidR="0037075F" w:rsidRPr="00D5163E" w:rsidRDefault="0037075F" w:rsidP="00DD7CE7">
            <w:pPr>
              <w:pStyle w:val="ListParagraph"/>
              <w:numPr>
                <w:ilvl w:val="0"/>
                <w:numId w:val="20"/>
              </w:numPr>
              <w:ind w:left="342" w:hanging="238"/>
              <w:contextualSpacing/>
              <w:jc w:val="both"/>
              <w:rPr>
                <w:rFonts w:ascii="Calibri" w:hAnsi="Calibri" w:cs="Calibri"/>
                <w:noProof/>
                <w:sz w:val="20"/>
                <w:szCs w:val="20"/>
              </w:rPr>
            </w:pPr>
            <w:r w:rsidRPr="00D5163E">
              <w:rPr>
                <w:rFonts w:ascii="Calibri" w:hAnsi="Calibri" w:cs="Calibri"/>
                <w:sz w:val="20"/>
                <w:szCs w:val="20"/>
              </w:rPr>
              <w:t xml:space="preserve">Eff: </w:t>
            </w:r>
            <w:r w:rsidRPr="00D5163E">
              <w:rPr>
                <w:rFonts w:ascii="Calibri" w:hAnsi="Calibri" w:cs="Calibri"/>
                <w:b/>
                <w:sz w:val="20"/>
                <w:szCs w:val="20"/>
              </w:rPr>
              <w:t>130</w:t>
            </w:r>
            <w:r w:rsidRPr="00D5163E">
              <w:rPr>
                <w:rFonts w:ascii="Calibri" w:hAnsi="Calibri" w:cs="Calibri"/>
                <w:sz w:val="20"/>
                <w:szCs w:val="20"/>
              </w:rPr>
              <w:t xml:space="preserve"> lm/W;</w:t>
            </w:r>
          </w:p>
          <w:p w14:paraId="38929E34" w14:textId="6AF836B5" w:rsidR="0037075F" w:rsidRPr="00D5163E" w:rsidRDefault="0037075F" w:rsidP="00DD7CE7">
            <w:pPr>
              <w:pStyle w:val="ListParagraph"/>
              <w:numPr>
                <w:ilvl w:val="0"/>
                <w:numId w:val="20"/>
              </w:numPr>
              <w:ind w:left="342" w:hanging="238"/>
              <w:contextualSpacing/>
              <w:jc w:val="both"/>
              <w:rPr>
                <w:rFonts w:ascii="Calibri" w:hAnsi="Calibri" w:cs="Calibri"/>
                <w:noProof/>
                <w:sz w:val="20"/>
                <w:szCs w:val="20"/>
              </w:rPr>
            </w:pPr>
            <w:r w:rsidRPr="00D5163E">
              <w:rPr>
                <w:rFonts w:ascii="Calibri" w:hAnsi="Calibri" w:cs="Calibri"/>
                <w:sz w:val="20"/>
                <w:szCs w:val="20"/>
              </w:rPr>
              <w:t xml:space="preserve">Supply chain Cost: </w:t>
            </w:r>
            <w:r w:rsidRPr="00D5163E">
              <w:rPr>
                <w:rFonts w:ascii="Calibri" w:hAnsi="Calibri" w:cs="Calibri"/>
                <w:b/>
                <w:sz w:val="20"/>
                <w:szCs w:val="20"/>
              </w:rPr>
              <w:t>80%</w:t>
            </w:r>
            <w:r w:rsidRPr="00D5163E">
              <w:rPr>
                <w:rFonts w:ascii="Calibri" w:hAnsi="Calibri" w:cs="Calibri"/>
                <w:sz w:val="20"/>
                <w:szCs w:val="20"/>
              </w:rPr>
              <w:t xml:space="preserve"> of Baseline</w:t>
            </w:r>
          </w:p>
        </w:tc>
        <w:tc>
          <w:tcPr>
            <w:tcW w:w="2430" w:type="dxa"/>
            <w:shd w:val="clear" w:color="auto" w:fill="auto"/>
          </w:tcPr>
          <w:p w14:paraId="11DD488E" w14:textId="77777777" w:rsidR="0037075F" w:rsidRPr="00D5163E" w:rsidRDefault="0037075F" w:rsidP="007E081C">
            <w:pPr>
              <w:spacing w:after="0"/>
              <w:ind w:left="130"/>
              <w:rPr>
                <w:rFonts w:cs="Calibri"/>
                <w:szCs w:val="20"/>
              </w:rPr>
            </w:pPr>
          </w:p>
          <w:p w14:paraId="713538DD" w14:textId="77777777" w:rsidR="0037075F" w:rsidRPr="00D5163E" w:rsidRDefault="0037075F" w:rsidP="007E081C">
            <w:pPr>
              <w:spacing w:after="0"/>
              <w:ind w:left="130"/>
              <w:rPr>
                <w:rFonts w:cs="Calibri"/>
                <w:szCs w:val="20"/>
              </w:rPr>
            </w:pPr>
          </w:p>
          <w:p w14:paraId="21D368DA" w14:textId="77777777" w:rsidR="0037075F" w:rsidRPr="00D5163E" w:rsidRDefault="0037075F" w:rsidP="007E081C">
            <w:pPr>
              <w:pStyle w:val="ListParagraph"/>
              <w:ind w:left="342"/>
              <w:jc w:val="both"/>
              <w:rPr>
                <w:rFonts w:ascii="Calibri" w:hAnsi="Calibri" w:cs="Calibri"/>
                <w:sz w:val="20"/>
                <w:szCs w:val="20"/>
              </w:rPr>
            </w:pPr>
          </w:p>
          <w:p w14:paraId="4EEC9907" w14:textId="77777777" w:rsidR="0037075F" w:rsidRPr="00D5163E" w:rsidRDefault="0037075F" w:rsidP="007E081C">
            <w:pPr>
              <w:pStyle w:val="ListParagraph"/>
              <w:ind w:left="342"/>
              <w:jc w:val="both"/>
              <w:rPr>
                <w:rFonts w:ascii="Calibri" w:hAnsi="Calibri" w:cs="Calibri"/>
                <w:sz w:val="20"/>
                <w:szCs w:val="20"/>
              </w:rPr>
            </w:pPr>
          </w:p>
          <w:p w14:paraId="65B788DE" w14:textId="77777777" w:rsidR="0037075F" w:rsidRPr="00D5163E" w:rsidRDefault="0037075F" w:rsidP="007E081C">
            <w:pPr>
              <w:pStyle w:val="ListParagraph"/>
              <w:ind w:left="342"/>
              <w:jc w:val="both"/>
              <w:rPr>
                <w:rFonts w:ascii="Calibri" w:hAnsi="Calibri" w:cs="Calibri"/>
                <w:sz w:val="20"/>
                <w:szCs w:val="20"/>
              </w:rPr>
            </w:pPr>
          </w:p>
          <w:p w14:paraId="4D0A98FF" w14:textId="77777777" w:rsidR="0037075F" w:rsidRPr="00D5163E" w:rsidRDefault="0037075F" w:rsidP="00DD7CE7">
            <w:pPr>
              <w:pStyle w:val="ListParagraph"/>
              <w:numPr>
                <w:ilvl w:val="0"/>
                <w:numId w:val="20"/>
              </w:numPr>
              <w:tabs>
                <w:tab w:val="num" w:pos="450"/>
              </w:tabs>
              <w:ind w:left="342" w:hanging="238"/>
              <w:contextualSpacing/>
              <w:jc w:val="both"/>
              <w:rPr>
                <w:rFonts w:ascii="Calibri" w:hAnsi="Calibri" w:cs="Calibri"/>
                <w:noProof/>
                <w:sz w:val="20"/>
                <w:szCs w:val="20"/>
              </w:rPr>
            </w:pPr>
            <w:r w:rsidRPr="00D5163E">
              <w:rPr>
                <w:rFonts w:ascii="Calibri" w:hAnsi="Calibri" w:cs="Calibri"/>
                <w:sz w:val="20"/>
                <w:szCs w:val="20"/>
              </w:rPr>
              <w:t xml:space="preserve">Eff: </w:t>
            </w:r>
            <w:r w:rsidRPr="00D5163E">
              <w:rPr>
                <w:rFonts w:ascii="Calibri" w:hAnsi="Calibri" w:cs="Calibri"/>
                <w:b/>
                <w:sz w:val="20"/>
                <w:szCs w:val="20"/>
              </w:rPr>
              <w:t>150</w:t>
            </w:r>
            <w:r w:rsidRPr="00D5163E">
              <w:rPr>
                <w:rFonts w:ascii="Calibri" w:hAnsi="Calibri" w:cs="Calibri"/>
                <w:sz w:val="20"/>
                <w:szCs w:val="20"/>
              </w:rPr>
              <w:t xml:space="preserve"> lm/W;</w:t>
            </w:r>
          </w:p>
          <w:p w14:paraId="2A9C3B24" w14:textId="4F579C8A" w:rsidR="0037075F" w:rsidRPr="00D5163E" w:rsidRDefault="0037075F" w:rsidP="00DD7CE7">
            <w:pPr>
              <w:pStyle w:val="ListParagraph"/>
              <w:numPr>
                <w:ilvl w:val="0"/>
                <w:numId w:val="20"/>
              </w:numPr>
              <w:tabs>
                <w:tab w:val="num" w:pos="450"/>
              </w:tabs>
              <w:ind w:left="342" w:hanging="238"/>
              <w:contextualSpacing/>
              <w:jc w:val="both"/>
              <w:rPr>
                <w:rFonts w:ascii="Calibri" w:hAnsi="Calibri" w:cs="Calibri"/>
                <w:noProof/>
                <w:sz w:val="20"/>
                <w:szCs w:val="20"/>
              </w:rPr>
            </w:pPr>
            <w:r w:rsidRPr="00D5163E">
              <w:rPr>
                <w:rFonts w:ascii="Calibri" w:hAnsi="Calibri" w:cs="Calibri"/>
                <w:sz w:val="20"/>
                <w:szCs w:val="20"/>
              </w:rPr>
              <w:t>Supply chain</w:t>
            </w:r>
            <w:r w:rsidR="00A751D2" w:rsidRPr="00D5163E">
              <w:rPr>
                <w:rFonts w:ascii="Calibri" w:hAnsi="Calibri" w:cs="Calibri"/>
                <w:sz w:val="20"/>
                <w:szCs w:val="20"/>
              </w:rPr>
              <w:t xml:space="preserve"> </w:t>
            </w:r>
            <w:r w:rsidRPr="00D5163E">
              <w:rPr>
                <w:rFonts w:ascii="Calibri" w:hAnsi="Calibri" w:cs="Calibri"/>
                <w:sz w:val="20"/>
                <w:szCs w:val="20"/>
              </w:rPr>
              <w:t xml:space="preserve">cost: </w:t>
            </w:r>
            <w:r w:rsidRPr="00D5163E">
              <w:rPr>
                <w:rFonts w:ascii="Calibri" w:hAnsi="Calibri" w:cs="Calibri"/>
                <w:b/>
                <w:sz w:val="20"/>
                <w:szCs w:val="20"/>
              </w:rPr>
              <w:t>70%</w:t>
            </w:r>
            <w:r w:rsidRPr="00D5163E">
              <w:rPr>
                <w:rFonts w:ascii="Calibri" w:hAnsi="Calibri" w:cs="Calibri"/>
                <w:sz w:val="20"/>
                <w:szCs w:val="20"/>
              </w:rPr>
              <w:t xml:space="preserve"> of Baseline</w:t>
            </w:r>
          </w:p>
          <w:p w14:paraId="46959903" w14:textId="77777777" w:rsidR="0037075F" w:rsidRPr="00D5163E" w:rsidRDefault="0037075F" w:rsidP="007E081C">
            <w:pPr>
              <w:pStyle w:val="ListParagraph"/>
              <w:ind w:left="342"/>
              <w:jc w:val="both"/>
              <w:rPr>
                <w:rFonts w:ascii="Calibri" w:hAnsi="Calibri" w:cs="Calibri"/>
                <w:sz w:val="20"/>
                <w:szCs w:val="20"/>
              </w:rPr>
            </w:pPr>
          </w:p>
          <w:p w14:paraId="7B1620AD" w14:textId="77777777" w:rsidR="0037075F" w:rsidRPr="00D5163E" w:rsidRDefault="0037075F" w:rsidP="007E081C">
            <w:pPr>
              <w:pStyle w:val="ListParagraph"/>
              <w:ind w:left="342"/>
              <w:jc w:val="both"/>
              <w:rPr>
                <w:rFonts w:ascii="Calibri" w:hAnsi="Calibri" w:cs="Calibri"/>
                <w:sz w:val="20"/>
                <w:szCs w:val="20"/>
              </w:rPr>
            </w:pPr>
          </w:p>
          <w:p w14:paraId="1AF0809D" w14:textId="77777777" w:rsidR="0037075F" w:rsidRPr="00D5163E" w:rsidRDefault="0037075F" w:rsidP="007E081C">
            <w:pPr>
              <w:pStyle w:val="ListParagraph"/>
              <w:ind w:left="342"/>
              <w:jc w:val="both"/>
              <w:rPr>
                <w:rFonts w:ascii="Calibri" w:hAnsi="Calibri" w:cs="Calibri"/>
                <w:sz w:val="20"/>
                <w:szCs w:val="20"/>
              </w:rPr>
            </w:pPr>
          </w:p>
          <w:p w14:paraId="1782D2F1" w14:textId="77777777" w:rsidR="0037075F" w:rsidRPr="00D5163E" w:rsidRDefault="0037075F" w:rsidP="00DD7CE7">
            <w:pPr>
              <w:pStyle w:val="ListParagraph"/>
              <w:numPr>
                <w:ilvl w:val="0"/>
                <w:numId w:val="20"/>
              </w:numPr>
              <w:ind w:left="342" w:hanging="238"/>
              <w:contextualSpacing/>
              <w:jc w:val="both"/>
              <w:rPr>
                <w:rFonts w:ascii="Calibri" w:hAnsi="Calibri" w:cs="Calibri"/>
                <w:noProof/>
                <w:sz w:val="20"/>
                <w:szCs w:val="20"/>
              </w:rPr>
            </w:pPr>
            <w:r w:rsidRPr="00D5163E">
              <w:rPr>
                <w:rFonts w:ascii="Calibri" w:hAnsi="Calibri" w:cs="Calibri"/>
                <w:b/>
                <w:sz w:val="20"/>
                <w:szCs w:val="20"/>
              </w:rPr>
              <w:t xml:space="preserve">170 </w:t>
            </w:r>
            <w:r w:rsidRPr="00D5163E">
              <w:rPr>
                <w:rFonts w:ascii="Calibri" w:hAnsi="Calibri" w:cs="Calibri"/>
                <w:sz w:val="20"/>
                <w:szCs w:val="20"/>
              </w:rPr>
              <w:t>lm/W;</w:t>
            </w:r>
          </w:p>
          <w:p w14:paraId="0CB645C4" w14:textId="4E3539D3" w:rsidR="0037075F" w:rsidRPr="00D5163E" w:rsidRDefault="0037075F" w:rsidP="00DD7CE7">
            <w:pPr>
              <w:pStyle w:val="ListParagraph"/>
              <w:numPr>
                <w:ilvl w:val="0"/>
                <w:numId w:val="20"/>
              </w:numPr>
              <w:ind w:left="342" w:hanging="238"/>
              <w:contextualSpacing/>
              <w:jc w:val="both"/>
              <w:rPr>
                <w:rFonts w:ascii="Calibri" w:hAnsi="Calibri" w:cs="Calibri"/>
                <w:noProof/>
                <w:sz w:val="20"/>
                <w:szCs w:val="20"/>
              </w:rPr>
            </w:pPr>
            <w:r w:rsidRPr="00D5163E">
              <w:rPr>
                <w:rFonts w:ascii="Calibri" w:hAnsi="Calibri" w:cs="Calibri"/>
                <w:sz w:val="20"/>
                <w:szCs w:val="20"/>
              </w:rPr>
              <w:t xml:space="preserve">Supply chain cost: </w:t>
            </w:r>
            <w:r w:rsidRPr="00D5163E">
              <w:rPr>
                <w:rFonts w:ascii="Calibri" w:hAnsi="Calibri" w:cs="Calibri"/>
                <w:b/>
                <w:sz w:val="20"/>
                <w:szCs w:val="20"/>
              </w:rPr>
              <w:t>70%</w:t>
            </w:r>
            <w:r w:rsidRPr="00D5163E">
              <w:rPr>
                <w:rFonts w:ascii="Calibri" w:hAnsi="Calibri" w:cs="Calibri"/>
                <w:sz w:val="20"/>
                <w:szCs w:val="20"/>
              </w:rPr>
              <w:t xml:space="preserve"> of Baseline</w:t>
            </w:r>
          </w:p>
        </w:tc>
      </w:tr>
      <w:tr w:rsidR="0037075F" w:rsidRPr="00D5163E" w14:paraId="71B2854B" w14:textId="77777777" w:rsidTr="00A751D2">
        <w:trPr>
          <w:trHeight w:val="422"/>
        </w:trPr>
        <w:tc>
          <w:tcPr>
            <w:tcW w:w="3438" w:type="dxa"/>
            <w:shd w:val="clear" w:color="auto" w:fill="auto"/>
          </w:tcPr>
          <w:p w14:paraId="3FA71631" w14:textId="2EDDBE7A" w:rsidR="0037075F" w:rsidRPr="00D5163E" w:rsidRDefault="0037075F" w:rsidP="007E081C">
            <w:pPr>
              <w:spacing w:after="0"/>
              <w:jc w:val="left"/>
              <w:rPr>
                <w:rFonts w:cs="Calibri"/>
                <w:szCs w:val="20"/>
              </w:rPr>
            </w:pPr>
            <w:r w:rsidRPr="00D5163E">
              <w:rPr>
                <w:rFonts w:cs="Calibri"/>
                <w:szCs w:val="20"/>
              </w:rPr>
              <w:t xml:space="preserve">Cumulative number of lighting manufacturers who received technical </w:t>
            </w:r>
            <w:r w:rsidRPr="00D5163E">
              <w:rPr>
                <w:rFonts w:cs="Calibri"/>
                <w:szCs w:val="20"/>
              </w:rPr>
              <w:lastRenderedPageBreak/>
              <w:t>assistance to upgrade production facilities</w:t>
            </w:r>
          </w:p>
        </w:tc>
        <w:tc>
          <w:tcPr>
            <w:tcW w:w="2700" w:type="dxa"/>
            <w:shd w:val="clear" w:color="auto" w:fill="auto"/>
          </w:tcPr>
          <w:p w14:paraId="080B39AF" w14:textId="0BE11EDF" w:rsidR="0037075F" w:rsidRPr="00D5163E" w:rsidRDefault="0037075F" w:rsidP="007E081C">
            <w:pPr>
              <w:spacing w:after="0"/>
              <w:jc w:val="center"/>
              <w:rPr>
                <w:rFonts w:cs="Calibri"/>
                <w:szCs w:val="20"/>
              </w:rPr>
            </w:pPr>
            <w:r w:rsidRPr="00D5163E">
              <w:rPr>
                <w:rFonts w:cs="Calibri"/>
                <w:szCs w:val="20"/>
              </w:rPr>
              <w:lastRenderedPageBreak/>
              <w:t>0</w:t>
            </w:r>
          </w:p>
        </w:tc>
        <w:tc>
          <w:tcPr>
            <w:tcW w:w="2250" w:type="dxa"/>
            <w:shd w:val="clear" w:color="auto" w:fill="auto"/>
            <w:vAlign w:val="center"/>
          </w:tcPr>
          <w:p w14:paraId="31B0A6EC" w14:textId="77777777" w:rsidR="0037075F" w:rsidRPr="00D5163E" w:rsidRDefault="0037075F" w:rsidP="007E081C">
            <w:pPr>
              <w:spacing w:after="0"/>
              <w:jc w:val="center"/>
              <w:rPr>
                <w:rFonts w:cs="Calibri"/>
                <w:szCs w:val="20"/>
              </w:rPr>
            </w:pPr>
          </w:p>
        </w:tc>
        <w:tc>
          <w:tcPr>
            <w:tcW w:w="2340" w:type="dxa"/>
            <w:shd w:val="clear" w:color="auto" w:fill="auto"/>
          </w:tcPr>
          <w:p w14:paraId="610075FD" w14:textId="1BE55398" w:rsidR="0037075F" w:rsidRPr="00D5163E" w:rsidRDefault="0037075F" w:rsidP="007E081C">
            <w:pPr>
              <w:spacing w:after="0"/>
              <w:jc w:val="center"/>
              <w:rPr>
                <w:rFonts w:cs="Calibri"/>
                <w:szCs w:val="20"/>
              </w:rPr>
            </w:pPr>
            <w:r w:rsidRPr="00D5163E">
              <w:rPr>
                <w:rFonts w:cs="Calibri"/>
                <w:szCs w:val="20"/>
              </w:rPr>
              <w:t>3  manufacturers (1 for each associations)</w:t>
            </w:r>
          </w:p>
        </w:tc>
        <w:tc>
          <w:tcPr>
            <w:tcW w:w="2430" w:type="dxa"/>
            <w:shd w:val="clear" w:color="auto" w:fill="auto"/>
          </w:tcPr>
          <w:p w14:paraId="5051EB08" w14:textId="47C4B28E" w:rsidR="0037075F" w:rsidRPr="00D5163E" w:rsidRDefault="0037075F" w:rsidP="007E081C">
            <w:pPr>
              <w:spacing w:after="0"/>
              <w:jc w:val="center"/>
              <w:rPr>
                <w:rFonts w:cs="Calibri"/>
                <w:szCs w:val="20"/>
              </w:rPr>
            </w:pPr>
            <w:r w:rsidRPr="00D5163E">
              <w:rPr>
                <w:rFonts w:cs="Calibri"/>
                <w:szCs w:val="20"/>
              </w:rPr>
              <w:t xml:space="preserve">6 </w:t>
            </w:r>
          </w:p>
        </w:tc>
      </w:tr>
      <w:tr w:rsidR="0037075F" w:rsidRPr="00D5163E" w14:paraId="54C51D32" w14:textId="77777777" w:rsidTr="00A751D2">
        <w:trPr>
          <w:trHeight w:val="422"/>
        </w:trPr>
        <w:tc>
          <w:tcPr>
            <w:tcW w:w="3438" w:type="dxa"/>
            <w:shd w:val="clear" w:color="auto" w:fill="auto"/>
          </w:tcPr>
          <w:p w14:paraId="1EF58FD1" w14:textId="77777777" w:rsidR="0037075F" w:rsidRPr="00D5163E" w:rsidRDefault="0037075F" w:rsidP="00DD7CE7">
            <w:pPr>
              <w:pStyle w:val="ListParagraph"/>
              <w:numPr>
                <w:ilvl w:val="0"/>
                <w:numId w:val="21"/>
              </w:numPr>
              <w:ind w:left="167" w:right="110" w:hanging="142"/>
              <w:contextualSpacing/>
              <w:jc w:val="both"/>
              <w:rPr>
                <w:rFonts w:ascii="Calibri" w:hAnsi="Calibri" w:cs="Calibri"/>
                <w:noProof/>
                <w:sz w:val="20"/>
                <w:szCs w:val="20"/>
              </w:rPr>
            </w:pPr>
            <w:r w:rsidRPr="00D5163E">
              <w:rPr>
                <w:rFonts w:ascii="Calibri" w:hAnsi="Calibri" w:cs="Calibri"/>
                <w:sz w:val="20"/>
                <w:szCs w:val="20"/>
              </w:rPr>
              <w:t>Investment grade proposal for business transformation plans</w:t>
            </w:r>
          </w:p>
          <w:p w14:paraId="688FFBE8" w14:textId="77777777" w:rsidR="00E35277" w:rsidRPr="00D5163E" w:rsidRDefault="00E35277" w:rsidP="007E081C">
            <w:pPr>
              <w:pStyle w:val="ListParagraph"/>
              <w:ind w:left="167" w:right="110"/>
              <w:contextualSpacing/>
              <w:jc w:val="both"/>
              <w:rPr>
                <w:rFonts w:ascii="Calibri" w:hAnsi="Calibri" w:cs="Calibri"/>
                <w:sz w:val="20"/>
                <w:szCs w:val="20"/>
              </w:rPr>
            </w:pPr>
          </w:p>
          <w:p w14:paraId="4D9AFF5F" w14:textId="77777777" w:rsidR="0037075F" w:rsidRPr="00D5163E" w:rsidRDefault="0037075F" w:rsidP="00DD7CE7">
            <w:pPr>
              <w:pStyle w:val="ListParagraph"/>
              <w:numPr>
                <w:ilvl w:val="0"/>
                <w:numId w:val="23"/>
              </w:numPr>
              <w:ind w:left="630" w:hanging="212"/>
              <w:contextualSpacing/>
              <w:jc w:val="both"/>
              <w:rPr>
                <w:rFonts w:ascii="Calibri" w:hAnsi="Calibri" w:cs="Calibri"/>
                <w:i/>
                <w:noProof/>
                <w:sz w:val="20"/>
                <w:szCs w:val="20"/>
              </w:rPr>
            </w:pPr>
            <w:r w:rsidRPr="00D5163E">
              <w:rPr>
                <w:rFonts w:ascii="Calibri" w:hAnsi="Calibri" w:cs="Calibri"/>
                <w:i/>
                <w:sz w:val="20"/>
                <w:szCs w:val="20"/>
              </w:rPr>
              <w:t>Submitted by manufacturers</w:t>
            </w:r>
          </w:p>
          <w:p w14:paraId="35C4E993" w14:textId="77777777" w:rsidR="00E35277" w:rsidRPr="00D5163E" w:rsidRDefault="00E35277" w:rsidP="007E081C">
            <w:pPr>
              <w:pStyle w:val="ListParagraph"/>
              <w:ind w:left="630"/>
              <w:contextualSpacing/>
              <w:jc w:val="both"/>
              <w:rPr>
                <w:rFonts w:ascii="Calibri" w:hAnsi="Calibri" w:cs="Calibri"/>
                <w:i/>
                <w:sz w:val="20"/>
                <w:szCs w:val="20"/>
              </w:rPr>
            </w:pPr>
          </w:p>
          <w:p w14:paraId="297608AF" w14:textId="4E43AD10" w:rsidR="0037075F" w:rsidRPr="00D5163E" w:rsidRDefault="0037075F" w:rsidP="00DD7CE7">
            <w:pPr>
              <w:pStyle w:val="ListParagraph"/>
              <w:numPr>
                <w:ilvl w:val="0"/>
                <w:numId w:val="23"/>
              </w:numPr>
              <w:ind w:left="630" w:hanging="212"/>
              <w:contextualSpacing/>
              <w:jc w:val="both"/>
              <w:rPr>
                <w:rFonts w:cs="Calibri"/>
                <w:noProof/>
                <w:szCs w:val="20"/>
              </w:rPr>
            </w:pPr>
            <w:r w:rsidRPr="00D5163E">
              <w:rPr>
                <w:rFonts w:ascii="Calibri" w:hAnsi="Calibri" w:cs="Calibri"/>
                <w:i/>
                <w:sz w:val="20"/>
                <w:szCs w:val="20"/>
              </w:rPr>
              <w:t>Approved by banks.</w:t>
            </w:r>
          </w:p>
        </w:tc>
        <w:tc>
          <w:tcPr>
            <w:tcW w:w="2700" w:type="dxa"/>
            <w:shd w:val="clear" w:color="auto" w:fill="auto"/>
          </w:tcPr>
          <w:p w14:paraId="15531894" w14:textId="77777777" w:rsidR="0037075F" w:rsidRPr="00D5163E" w:rsidRDefault="0037075F" w:rsidP="007E081C">
            <w:pPr>
              <w:pStyle w:val="ListParagraph"/>
              <w:ind w:left="340"/>
              <w:jc w:val="both"/>
              <w:rPr>
                <w:rFonts w:ascii="Calibri" w:hAnsi="Calibri" w:cs="Calibri"/>
                <w:sz w:val="20"/>
                <w:szCs w:val="20"/>
              </w:rPr>
            </w:pPr>
          </w:p>
          <w:p w14:paraId="2FE2B078" w14:textId="77777777" w:rsidR="0037075F" w:rsidRPr="00D5163E" w:rsidRDefault="0037075F" w:rsidP="007E081C">
            <w:pPr>
              <w:pStyle w:val="ListParagraph"/>
              <w:ind w:left="340"/>
              <w:jc w:val="both"/>
              <w:rPr>
                <w:rFonts w:ascii="Calibri" w:hAnsi="Calibri" w:cs="Calibri"/>
                <w:sz w:val="20"/>
                <w:szCs w:val="20"/>
              </w:rPr>
            </w:pPr>
          </w:p>
          <w:p w14:paraId="2698C91B" w14:textId="77777777" w:rsidR="0037075F" w:rsidRPr="00D5163E" w:rsidRDefault="0037075F" w:rsidP="007E081C">
            <w:pPr>
              <w:pStyle w:val="ListParagraph"/>
              <w:ind w:left="340"/>
              <w:jc w:val="both"/>
              <w:rPr>
                <w:rFonts w:ascii="Calibri" w:hAnsi="Calibri" w:cs="Calibri"/>
                <w:sz w:val="20"/>
                <w:szCs w:val="20"/>
              </w:rPr>
            </w:pPr>
          </w:p>
          <w:p w14:paraId="4E67DEA9" w14:textId="77777777" w:rsidR="0037075F" w:rsidRPr="00D5163E" w:rsidRDefault="0037075F" w:rsidP="00DD7CE7">
            <w:pPr>
              <w:pStyle w:val="ListParagraph"/>
              <w:numPr>
                <w:ilvl w:val="0"/>
                <w:numId w:val="20"/>
              </w:numPr>
              <w:ind w:left="340" w:hanging="238"/>
              <w:contextualSpacing/>
              <w:jc w:val="both"/>
              <w:rPr>
                <w:rFonts w:ascii="Calibri" w:hAnsi="Calibri" w:cs="Calibri"/>
                <w:noProof/>
                <w:sz w:val="20"/>
                <w:szCs w:val="20"/>
              </w:rPr>
            </w:pPr>
            <w:r w:rsidRPr="00D5163E">
              <w:rPr>
                <w:rFonts w:ascii="Calibri" w:hAnsi="Calibri" w:cs="Calibri"/>
                <w:sz w:val="20"/>
                <w:szCs w:val="20"/>
              </w:rPr>
              <w:t>0</w:t>
            </w:r>
          </w:p>
          <w:p w14:paraId="01D5C8AC" w14:textId="77777777" w:rsidR="0037075F" w:rsidRPr="00D5163E" w:rsidRDefault="0037075F" w:rsidP="007E081C">
            <w:pPr>
              <w:pStyle w:val="ListParagraph"/>
              <w:ind w:left="340"/>
              <w:contextualSpacing/>
              <w:jc w:val="both"/>
              <w:rPr>
                <w:rFonts w:ascii="Calibri" w:hAnsi="Calibri" w:cs="Calibri"/>
                <w:sz w:val="20"/>
                <w:szCs w:val="20"/>
              </w:rPr>
            </w:pPr>
          </w:p>
          <w:p w14:paraId="3037ECF4" w14:textId="018028B5" w:rsidR="0037075F" w:rsidRPr="00D5163E" w:rsidRDefault="0037075F" w:rsidP="00DD7CE7">
            <w:pPr>
              <w:pStyle w:val="ListParagraph"/>
              <w:numPr>
                <w:ilvl w:val="0"/>
                <w:numId w:val="20"/>
              </w:numPr>
              <w:ind w:left="340" w:hanging="238"/>
              <w:contextualSpacing/>
              <w:jc w:val="both"/>
              <w:rPr>
                <w:rFonts w:cs="Calibri"/>
                <w:noProof/>
                <w:szCs w:val="20"/>
              </w:rPr>
            </w:pPr>
            <w:r w:rsidRPr="00D5163E">
              <w:rPr>
                <w:rFonts w:ascii="Calibri" w:hAnsi="Calibri" w:cs="Calibri"/>
                <w:sz w:val="20"/>
                <w:szCs w:val="20"/>
              </w:rPr>
              <w:t>0</w:t>
            </w:r>
          </w:p>
        </w:tc>
        <w:tc>
          <w:tcPr>
            <w:tcW w:w="2250" w:type="dxa"/>
            <w:shd w:val="clear" w:color="auto" w:fill="auto"/>
            <w:vAlign w:val="center"/>
          </w:tcPr>
          <w:p w14:paraId="6C8A1C23" w14:textId="77777777" w:rsidR="0037075F" w:rsidRPr="00D5163E" w:rsidRDefault="0037075F" w:rsidP="007E081C">
            <w:pPr>
              <w:spacing w:after="0"/>
              <w:jc w:val="center"/>
              <w:rPr>
                <w:rFonts w:cs="Calibri"/>
                <w:szCs w:val="20"/>
              </w:rPr>
            </w:pPr>
          </w:p>
        </w:tc>
        <w:tc>
          <w:tcPr>
            <w:tcW w:w="2340" w:type="dxa"/>
            <w:shd w:val="clear" w:color="auto" w:fill="auto"/>
          </w:tcPr>
          <w:p w14:paraId="3F38C4DF" w14:textId="77777777" w:rsidR="0037075F" w:rsidRPr="00D5163E" w:rsidRDefault="0037075F" w:rsidP="007E081C">
            <w:pPr>
              <w:pStyle w:val="ListParagraph"/>
              <w:ind w:left="340"/>
              <w:jc w:val="both"/>
              <w:rPr>
                <w:rFonts w:ascii="Calibri" w:hAnsi="Calibri" w:cs="Calibri"/>
                <w:sz w:val="20"/>
                <w:szCs w:val="20"/>
              </w:rPr>
            </w:pPr>
          </w:p>
          <w:p w14:paraId="7FE56A03" w14:textId="77777777" w:rsidR="0037075F" w:rsidRPr="00D5163E" w:rsidRDefault="0037075F" w:rsidP="007E081C">
            <w:pPr>
              <w:pStyle w:val="ListParagraph"/>
              <w:ind w:left="340"/>
              <w:jc w:val="both"/>
              <w:rPr>
                <w:rFonts w:ascii="Calibri" w:hAnsi="Calibri" w:cs="Calibri"/>
                <w:sz w:val="20"/>
                <w:szCs w:val="20"/>
              </w:rPr>
            </w:pPr>
          </w:p>
          <w:p w14:paraId="1F20EE7A" w14:textId="77777777" w:rsidR="0037075F" w:rsidRPr="00D5163E" w:rsidRDefault="0037075F" w:rsidP="007E081C">
            <w:pPr>
              <w:pStyle w:val="ListParagraph"/>
              <w:ind w:left="340"/>
              <w:jc w:val="both"/>
              <w:rPr>
                <w:rFonts w:ascii="Calibri" w:hAnsi="Calibri" w:cs="Calibri"/>
                <w:sz w:val="20"/>
                <w:szCs w:val="20"/>
              </w:rPr>
            </w:pPr>
          </w:p>
          <w:p w14:paraId="4D697BB0" w14:textId="77777777" w:rsidR="0037075F" w:rsidRPr="00D5163E" w:rsidRDefault="0037075F" w:rsidP="00DD7CE7">
            <w:pPr>
              <w:pStyle w:val="ListParagraph"/>
              <w:numPr>
                <w:ilvl w:val="0"/>
                <w:numId w:val="20"/>
              </w:numPr>
              <w:ind w:left="340" w:hanging="238"/>
              <w:contextualSpacing/>
              <w:jc w:val="both"/>
              <w:rPr>
                <w:rFonts w:ascii="Calibri" w:hAnsi="Calibri" w:cs="Calibri"/>
                <w:noProof/>
                <w:sz w:val="20"/>
                <w:szCs w:val="20"/>
              </w:rPr>
            </w:pPr>
            <w:r w:rsidRPr="00D5163E">
              <w:rPr>
                <w:rFonts w:ascii="Calibri" w:hAnsi="Calibri" w:cs="Calibri"/>
                <w:sz w:val="20"/>
                <w:szCs w:val="20"/>
              </w:rPr>
              <w:t>3</w:t>
            </w:r>
          </w:p>
          <w:p w14:paraId="62BADFB5" w14:textId="77777777" w:rsidR="0037075F" w:rsidRPr="00D5163E" w:rsidRDefault="0037075F" w:rsidP="007E081C">
            <w:pPr>
              <w:pStyle w:val="ListParagraph"/>
              <w:ind w:left="340"/>
              <w:jc w:val="both"/>
              <w:rPr>
                <w:rFonts w:ascii="Calibri" w:hAnsi="Calibri" w:cs="Calibri"/>
                <w:sz w:val="20"/>
                <w:szCs w:val="20"/>
              </w:rPr>
            </w:pPr>
          </w:p>
          <w:p w14:paraId="36251B9D" w14:textId="77777777" w:rsidR="0037075F" w:rsidRPr="00D5163E" w:rsidRDefault="0037075F" w:rsidP="00DD7CE7">
            <w:pPr>
              <w:pStyle w:val="ListParagraph"/>
              <w:numPr>
                <w:ilvl w:val="0"/>
                <w:numId w:val="20"/>
              </w:numPr>
              <w:ind w:left="340" w:hanging="238"/>
              <w:contextualSpacing/>
              <w:jc w:val="both"/>
              <w:rPr>
                <w:rFonts w:ascii="Calibri" w:hAnsi="Calibri" w:cs="Calibri"/>
                <w:noProof/>
                <w:sz w:val="20"/>
                <w:szCs w:val="20"/>
              </w:rPr>
            </w:pPr>
            <w:r w:rsidRPr="00D5163E">
              <w:rPr>
                <w:rFonts w:ascii="Calibri" w:hAnsi="Calibri" w:cs="Calibri"/>
                <w:sz w:val="20"/>
                <w:szCs w:val="20"/>
              </w:rPr>
              <w:t>3</w:t>
            </w:r>
          </w:p>
          <w:p w14:paraId="09666035" w14:textId="77777777" w:rsidR="0037075F" w:rsidRPr="00D5163E" w:rsidRDefault="0037075F" w:rsidP="007E081C">
            <w:pPr>
              <w:spacing w:after="0"/>
              <w:jc w:val="center"/>
              <w:rPr>
                <w:rFonts w:cs="Calibri"/>
                <w:szCs w:val="20"/>
              </w:rPr>
            </w:pPr>
          </w:p>
        </w:tc>
        <w:tc>
          <w:tcPr>
            <w:tcW w:w="2430" w:type="dxa"/>
            <w:shd w:val="clear" w:color="auto" w:fill="auto"/>
          </w:tcPr>
          <w:p w14:paraId="48A12F59" w14:textId="77777777" w:rsidR="0037075F" w:rsidRPr="00D5163E" w:rsidRDefault="0037075F" w:rsidP="007E081C">
            <w:pPr>
              <w:pStyle w:val="ListParagraph"/>
              <w:ind w:left="340"/>
              <w:jc w:val="both"/>
              <w:rPr>
                <w:rFonts w:ascii="Calibri" w:hAnsi="Calibri" w:cs="Calibri"/>
                <w:sz w:val="20"/>
                <w:szCs w:val="20"/>
              </w:rPr>
            </w:pPr>
          </w:p>
          <w:p w14:paraId="6AA256F3" w14:textId="77777777" w:rsidR="0037075F" w:rsidRPr="00D5163E" w:rsidRDefault="0037075F" w:rsidP="007E081C">
            <w:pPr>
              <w:pStyle w:val="ListParagraph"/>
              <w:ind w:left="340"/>
              <w:jc w:val="both"/>
              <w:rPr>
                <w:rFonts w:ascii="Calibri" w:hAnsi="Calibri" w:cs="Calibri"/>
                <w:sz w:val="20"/>
                <w:szCs w:val="20"/>
              </w:rPr>
            </w:pPr>
          </w:p>
          <w:p w14:paraId="70EE9E83" w14:textId="77777777" w:rsidR="0037075F" w:rsidRPr="00D5163E" w:rsidRDefault="0037075F" w:rsidP="007E081C">
            <w:pPr>
              <w:pStyle w:val="ListParagraph"/>
              <w:ind w:left="340"/>
              <w:jc w:val="both"/>
              <w:rPr>
                <w:rFonts w:ascii="Calibri" w:hAnsi="Calibri" w:cs="Calibri"/>
                <w:sz w:val="20"/>
                <w:szCs w:val="20"/>
              </w:rPr>
            </w:pPr>
          </w:p>
          <w:p w14:paraId="0D43F98F" w14:textId="77777777" w:rsidR="0037075F" w:rsidRPr="00D5163E" w:rsidRDefault="0037075F" w:rsidP="00DD7CE7">
            <w:pPr>
              <w:pStyle w:val="ListParagraph"/>
              <w:numPr>
                <w:ilvl w:val="0"/>
                <w:numId w:val="20"/>
              </w:numPr>
              <w:ind w:left="340" w:hanging="238"/>
              <w:contextualSpacing/>
              <w:jc w:val="both"/>
              <w:rPr>
                <w:rFonts w:ascii="Calibri" w:hAnsi="Calibri" w:cs="Calibri"/>
                <w:noProof/>
                <w:sz w:val="20"/>
                <w:szCs w:val="20"/>
              </w:rPr>
            </w:pPr>
            <w:r w:rsidRPr="00D5163E">
              <w:rPr>
                <w:rFonts w:ascii="Calibri" w:hAnsi="Calibri" w:cs="Calibri"/>
                <w:sz w:val="20"/>
                <w:szCs w:val="20"/>
              </w:rPr>
              <w:t>6</w:t>
            </w:r>
          </w:p>
          <w:p w14:paraId="03C9A112" w14:textId="77777777" w:rsidR="0037075F" w:rsidRPr="00D5163E" w:rsidRDefault="0037075F" w:rsidP="007E081C">
            <w:pPr>
              <w:pStyle w:val="ListParagraph"/>
              <w:ind w:left="340"/>
              <w:jc w:val="both"/>
              <w:rPr>
                <w:rFonts w:ascii="Calibri" w:hAnsi="Calibri" w:cs="Calibri"/>
                <w:sz w:val="20"/>
                <w:szCs w:val="20"/>
              </w:rPr>
            </w:pPr>
          </w:p>
          <w:p w14:paraId="6934D2E7" w14:textId="77777777" w:rsidR="0037075F" w:rsidRPr="00D5163E" w:rsidRDefault="0037075F" w:rsidP="00DD7CE7">
            <w:pPr>
              <w:pStyle w:val="ListParagraph"/>
              <w:numPr>
                <w:ilvl w:val="0"/>
                <w:numId w:val="20"/>
              </w:numPr>
              <w:ind w:left="340" w:hanging="238"/>
              <w:contextualSpacing/>
              <w:jc w:val="both"/>
              <w:rPr>
                <w:rFonts w:ascii="Calibri" w:hAnsi="Calibri" w:cs="Calibri"/>
                <w:noProof/>
                <w:sz w:val="20"/>
                <w:szCs w:val="20"/>
              </w:rPr>
            </w:pPr>
            <w:r w:rsidRPr="00D5163E">
              <w:rPr>
                <w:rFonts w:ascii="Calibri" w:hAnsi="Calibri" w:cs="Calibri"/>
                <w:sz w:val="20"/>
                <w:szCs w:val="20"/>
              </w:rPr>
              <w:t>6</w:t>
            </w:r>
          </w:p>
          <w:p w14:paraId="172DD806" w14:textId="77777777" w:rsidR="0037075F" w:rsidRPr="00D5163E" w:rsidRDefault="0037075F" w:rsidP="007E081C">
            <w:pPr>
              <w:spacing w:after="0"/>
              <w:jc w:val="center"/>
              <w:rPr>
                <w:rFonts w:cs="Calibri"/>
                <w:szCs w:val="20"/>
              </w:rPr>
            </w:pPr>
          </w:p>
        </w:tc>
      </w:tr>
      <w:tr w:rsidR="0037075F" w:rsidRPr="00D5163E" w14:paraId="2909AA77" w14:textId="77777777" w:rsidTr="00A751D2">
        <w:trPr>
          <w:trHeight w:val="422"/>
        </w:trPr>
        <w:tc>
          <w:tcPr>
            <w:tcW w:w="3438" w:type="dxa"/>
            <w:shd w:val="clear" w:color="auto" w:fill="auto"/>
          </w:tcPr>
          <w:p w14:paraId="5D48EE6D" w14:textId="77777777" w:rsidR="0037075F" w:rsidRPr="00D5163E" w:rsidRDefault="0037075F" w:rsidP="00DD7CE7">
            <w:pPr>
              <w:pStyle w:val="ListParagraph"/>
              <w:numPr>
                <w:ilvl w:val="0"/>
                <w:numId w:val="21"/>
              </w:numPr>
              <w:ind w:left="167" w:right="110" w:hanging="142"/>
              <w:contextualSpacing/>
              <w:jc w:val="both"/>
              <w:rPr>
                <w:rFonts w:ascii="Calibri" w:hAnsi="Calibri" w:cs="Calibri"/>
                <w:noProof/>
                <w:sz w:val="20"/>
                <w:szCs w:val="20"/>
              </w:rPr>
            </w:pPr>
            <w:r w:rsidRPr="00D5163E">
              <w:rPr>
                <w:rFonts w:ascii="Calibri" w:eastAsia="Times New Roman" w:hAnsi="Calibri" w:cs="Calibri"/>
                <w:sz w:val="20"/>
                <w:szCs w:val="20"/>
                <w:lang w:eastAsia="en-GB"/>
              </w:rPr>
              <w:t xml:space="preserve">Ratio of women and men who believe they have the capacity to  </w:t>
            </w:r>
          </w:p>
          <w:p w14:paraId="5F0815CC" w14:textId="77777777" w:rsidR="00E35277" w:rsidRPr="00D5163E" w:rsidRDefault="00E35277" w:rsidP="007E081C">
            <w:pPr>
              <w:pStyle w:val="ListParagraph"/>
              <w:ind w:left="167" w:right="110"/>
              <w:contextualSpacing/>
              <w:jc w:val="both"/>
              <w:rPr>
                <w:rFonts w:ascii="Calibri" w:hAnsi="Calibri" w:cs="Calibri"/>
                <w:sz w:val="20"/>
                <w:szCs w:val="20"/>
              </w:rPr>
            </w:pPr>
          </w:p>
          <w:p w14:paraId="0A163242" w14:textId="2E13FC89" w:rsidR="00E35277" w:rsidRPr="00D5163E" w:rsidRDefault="0037075F" w:rsidP="00DD7CE7">
            <w:pPr>
              <w:pStyle w:val="ListParagraph"/>
              <w:numPr>
                <w:ilvl w:val="0"/>
                <w:numId w:val="23"/>
              </w:numPr>
              <w:ind w:left="630" w:hanging="212"/>
              <w:contextualSpacing/>
              <w:jc w:val="both"/>
              <w:rPr>
                <w:rFonts w:ascii="Calibri" w:hAnsi="Calibri" w:cs="Calibri"/>
                <w:i/>
                <w:noProof/>
                <w:sz w:val="20"/>
                <w:szCs w:val="20"/>
              </w:rPr>
            </w:pPr>
            <w:r w:rsidRPr="00D5163E">
              <w:rPr>
                <w:rFonts w:ascii="Calibri" w:hAnsi="Calibri" w:cs="Calibri"/>
                <w:i/>
                <w:sz w:val="20"/>
                <w:szCs w:val="20"/>
              </w:rPr>
              <w:t>Submit (</w:t>
            </w:r>
            <w:r w:rsidR="00E35277" w:rsidRPr="00D5163E">
              <w:rPr>
                <w:rFonts w:ascii="Calibri" w:hAnsi="Calibri" w:cs="Calibri"/>
                <w:i/>
                <w:sz w:val="20"/>
                <w:szCs w:val="20"/>
              </w:rPr>
              <w:t xml:space="preserve">by </w:t>
            </w:r>
            <w:r w:rsidRPr="00D5163E">
              <w:rPr>
                <w:rFonts w:ascii="Calibri" w:hAnsi="Calibri" w:cs="Calibri"/>
                <w:i/>
                <w:sz w:val="20"/>
                <w:szCs w:val="20"/>
              </w:rPr>
              <w:t>local manufacturers)</w:t>
            </w:r>
          </w:p>
          <w:p w14:paraId="6AE5FBDC" w14:textId="77777777" w:rsidR="00E35277" w:rsidRPr="00D5163E" w:rsidRDefault="00E35277" w:rsidP="007E081C">
            <w:pPr>
              <w:pStyle w:val="ListParagraph"/>
              <w:ind w:left="630"/>
              <w:contextualSpacing/>
              <w:jc w:val="both"/>
              <w:rPr>
                <w:rFonts w:ascii="Calibri" w:hAnsi="Calibri" w:cs="Calibri"/>
                <w:i/>
                <w:sz w:val="20"/>
                <w:szCs w:val="20"/>
              </w:rPr>
            </w:pPr>
          </w:p>
          <w:p w14:paraId="7553A132" w14:textId="4FCBCF7D" w:rsidR="0037075F" w:rsidRPr="00D5163E" w:rsidRDefault="0037075F" w:rsidP="00DD7CE7">
            <w:pPr>
              <w:pStyle w:val="ListParagraph"/>
              <w:numPr>
                <w:ilvl w:val="0"/>
                <w:numId w:val="23"/>
              </w:numPr>
              <w:ind w:left="630" w:hanging="212"/>
              <w:contextualSpacing/>
              <w:jc w:val="both"/>
              <w:rPr>
                <w:rFonts w:ascii="Calibri" w:hAnsi="Calibri" w:cs="Calibri"/>
                <w:i/>
                <w:noProof/>
                <w:sz w:val="20"/>
                <w:szCs w:val="20"/>
              </w:rPr>
            </w:pPr>
            <w:r w:rsidRPr="00D5163E">
              <w:rPr>
                <w:rFonts w:ascii="Calibri" w:hAnsi="Calibri" w:cs="Calibri"/>
                <w:i/>
                <w:sz w:val="20"/>
                <w:szCs w:val="20"/>
              </w:rPr>
              <w:t>Approve (</w:t>
            </w:r>
            <w:r w:rsidR="00E35277" w:rsidRPr="00D5163E">
              <w:rPr>
                <w:rFonts w:ascii="Calibri" w:hAnsi="Calibri" w:cs="Calibri"/>
                <w:i/>
                <w:sz w:val="20"/>
                <w:szCs w:val="20"/>
              </w:rPr>
              <w:t xml:space="preserve">by </w:t>
            </w:r>
            <w:r w:rsidRPr="00D5163E">
              <w:rPr>
                <w:rFonts w:ascii="Calibri" w:hAnsi="Calibri" w:cs="Calibri"/>
                <w:i/>
                <w:sz w:val="20"/>
                <w:szCs w:val="20"/>
              </w:rPr>
              <w:t>banks)</w:t>
            </w:r>
          </w:p>
          <w:p w14:paraId="58E3BF55" w14:textId="77777777" w:rsidR="00E35277" w:rsidRPr="00D5163E" w:rsidRDefault="00E35277" w:rsidP="007E081C">
            <w:pPr>
              <w:contextualSpacing/>
              <w:rPr>
                <w:rFonts w:cs="Calibri"/>
                <w:i/>
                <w:szCs w:val="20"/>
              </w:rPr>
            </w:pPr>
          </w:p>
          <w:p w14:paraId="5B443D65" w14:textId="245BFA2B" w:rsidR="0037075F" w:rsidRPr="00D5163E" w:rsidRDefault="0037075F" w:rsidP="007E081C">
            <w:pPr>
              <w:pStyle w:val="ListParagraph"/>
              <w:ind w:left="167" w:right="110"/>
              <w:contextualSpacing/>
              <w:jc w:val="both"/>
              <w:rPr>
                <w:rFonts w:cs="Calibri"/>
                <w:szCs w:val="20"/>
              </w:rPr>
            </w:pPr>
            <w:r w:rsidRPr="00D5163E">
              <w:rPr>
                <w:rFonts w:ascii="Calibri" w:eastAsia="Times New Roman" w:hAnsi="Calibri" w:cs="Calibri"/>
                <w:sz w:val="20"/>
                <w:szCs w:val="20"/>
                <w:lang w:eastAsia="en-GB"/>
              </w:rPr>
              <w:t>investment grade proposal for business transformation plans</w:t>
            </w:r>
          </w:p>
        </w:tc>
        <w:tc>
          <w:tcPr>
            <w:tcW w:w="2700" w:type="dxa"/>
            <w:shd w:val="clear" w:color="auto" w:fill="auto"/>
          </w:tcPr>
          <w:p w14:paraId="779918F6" w14:textId="77777777" w:rsidR="0037075F" w:rsidRPr="00D5163E" w:rsidRDefault="0037075F" w:rsidP="007E081C">
            <w:pPr>
              <w:tabs>
                <w:tab w:val="num" w:pos="450"/>
              </w:tabs>
              <w:spacing w:after="0"/>
              <w:rPr>
                <w:rFonts w:cs="Calibri"/>
                <w:szCs w:val="20"/>
              </w:rPr>
            </w:pPr>
          </w:p>
          <w:p w14:paraId="475F914C" w14:textId="77777777" w:rsidR="0037075F" w:rsidRPr="00D5163E" w:rsidRDefault="0037075F" w:rsidP="007E081C">
            <w:pPr>
              <w:tabs>
                <w:tab w:val="num" w:pos="450"/>
              </w:tabs>
              <w:spacing w:after="0"/>
              <w:rPr>
                <w:rFonts w:cs="Calibri"/>
                <w:szCs w:val="20"/>
              </w:rPr>
            </w:pPr>
          </w:p>
          <w:p w14:paraId="54391CD5" w14:textId="77777777" w:rsidR="00E35277" w:rsidRPr="00D5163E" w:rsidRDefault="00E35277" w:rsidP="007E081C">
            <w:pPr>
              <w:tabs>
                <w:tab w:val="num" w:pos="450"/>
              </w:tabs>
              <w:spacing w:after="0"/>
              <w:rPr>
                <w:rFonts w:cs="Calibri"/>
                <w:szCs w:val="20"/>
              </w:rPr>
            </w:pPr>
          </w:p>
          <w:p w14:paraId="4B3D5BE5" w14:textId="77777777" w:rsidR="0037075F" w:rsidRPr="00D5163E" w:rsidRDefault="0037075F" w:rsidP="00DD7CE7">
            <w:pPr>
              <w:numPr>
                <w:ilvl w:val="0"/>
                <w:numId w:val="18"/>
              </w:numPr>
              <w:tabs>
                <w:tab w:val="clear" w:pos="360"/>
                <w:tab w:val="num" w:pos="126"/>
                <w:tab w:val="num" w:pos="450"/>
                <w:tab w:val="num" w:pos="644"/>
              </w:tabs>
              <w:spacing w:after="0"/>
              <w:ind w:left="126" w:hanging="126"/>
              <w:rPr>
                <w:rFonts w:ascii="Times New Roman" w:hAnsi="Times New Roman" w:cs="Calibri"/>
                <w:noProof/>
                <w:szCs w:val="20"/>
              </w:rPr>
            </w:pPr>
            <w:r w:rsidRPr="00D5163E">
              <w:rPr>
                <w:rFonts w:cs="Calibri"/>
                <w:szCs w:val="20"/>
              </w:rPr>
              <w:t>0</w:t>
            </w:r>
          </w:p>
          <w:p w14:paraId="0BFB34DD" w14:textId="77777777" w:rsidR="0037075F" w:rsidRPr="00D5163E" w:rsidRDefault="0037075F" w:rsidP="007E081C">
            <w:pPr>
              <w:tabs>
                <w:tab w:val="num" w:pos="450"/>
                <w:tab w:val="num" w:pos="644"/>
              </w:tabs>
              <w:spacing w:after="0"/>
              <w:ind w:left="126"/>
              <w:rPr>
                <w:rFonts w:cs="Calibri"/>
                <w:szCs w:val="20"/>
              </w:rPr>
            </w:pPr>
          </w:p>
          <w:p w14:paraId="3F27BF80" w14:textId="77777777" w:rsidR="0037075F" w:rsidRPr="00D5163E" w:rsidRDefault="0037075F" w:rsidP="00DD7CE7">
            <w:pPr>
              <w:numPr>
                <w:ilvl w:val="0"/>
                <w:numId w:val="18"/>
              </w:numPr>
              <w:tabs>
                <w:tab w:val="clear" w:pos="360"/>
                <w:tab w:val="num" w:pos="126"/>
                <w:tab w:val="num" w:pos="450"/>
                <w:tab w:val="num" w:pos="644"/>
              </w:tabs>
              <w:spacing w:after="0"/>
              <w:ind w:left="126" w:hanging="126"/>
              <w:rPr>
                <w:rFonts w:ascii="Times New Roman" w:hAnsi="Times New Roman" w:cs="Calibri"/>
                <w:noProof/>
                <w:szCs w:val="20"/>
              </w:rPr>
            </w:pPr>
            <w:r w:rsidRPr="00D5163E">
              <w:rPr>
                <w:rFonts w:cs="Calibri"/>
                <w:szCs w:val="20"/>
              </w:rPr>
              <w:t>0</w:t>
            </w:r>
          </w:p>
          <w:p w14:paraId="63F439E9" w14:textId="77777777" w:rsidR="0037075F" w:rsidRPr="00D5163E" w:rsidRDefault="0037075F" w:rsidP="007E081C">
            <w:pPr>
              <w:spacing w:after="0"/>
              <w:jc w:val="center"/>
              <w:rPr>
                <w:rFonts w:cs="Calibri"/>
                <w:szCs w:val="20"/>
              </w:rPr>
            </w:pPr>
          </w:p>
        </w:tc>
        <w:tc>
          <w:tcPr>
            <w:tcW w:w="2250" w:type="dxa"/>
            <w:shd w:val="clear" w:color="auto" w:fill="auto"/>
            <w:vAlign w:val="center"/>
          </w:tcPr>
          <w:p w14:paraId="6C52BEA4" w14:textId="77777777" w:rsidR="00E35277" w:rsidRPr="00D5163E" w:rsidRDefault="00E35277" w:rsidP="00DD7CE7">
            <w:pPr>
              <w:numPr>
                <w:ilvl w:val="0"/>
                <w:numId w:val="18"/>
              </w:numPr>
              <w:tabs>
                <w:tab w:val="clear" w:pos="360"/>
                <w:tab w:val="num" w:pos="126"/>
                <w:tab w:val="num" w:pos="450"/>
                <w:tab w:val="num" w:pos="644"/>
              </w:tabs>
              <w:spacing w:after="0"/>
              <w:ind w:left="126" w:hanging="126"/>
              <w:rPr>
                <w:rFonts w:ascii="Times New Roman" w:hAnsi="Times New Roman" w:cs="Calibri"/>
                <w:noProof/>
                <w:szCs w:val="20"/>
              </w:rPr>
            </w:pPr>
            <w:r w:rsidRPr="00D5163E">
              <w:rPr>
                <w:rFonts w:cs="Calibri"/>
                <w:szCs w:val="20"/>
              </w:rPr>
              <w:t>30/70</w:t>
            </w:r>
          </w:p>
          <w:p w14:paraId="3D6884A7" w14:textId="77777777" w:rsidR="00E35277" w:rsidRPr="00D5163E" w:rsidRDefault="00E35277" w:rsidP="007E081C">
            <w:pPr>
              <w:tabs>
                <w:tab w:val="num" w:pos="450"/>
                <w:tab w:val="num" w:pos="644"/>
              </w:tabs>
              <w:spacing w:after="0"/>
              <w:ind w:left="126"/>
              <w:rPr>
                <w:rFonts w:cs="Calibri"/>
                <w:szCs w:val="20"/>
              </w:rPr>
            </w:pPr>
          </w:p>
          <w:p w14:paraId="6DB5C3DF" w14:textId="77777777" w:rsidR="00E35277" w:rsidRPr="00D5163E" w:rsidRDefault="00E35277" w:rsidP="00DD7CE7">
            <w:pPr>
              <w:numPr>
                <w:ilvl w:val="0"/>
                <w:numId w:val="18"/>
              </w:numPr>
              <w:tabs>
                <w:tab w:val="clear" w:pos="360"/>
                <w:tab w:val="num" w:pos="126"/>
                <w:tab w:val="num" w:pos="450"/>
                <w:tab w:val="num" w:pos="644"/>
              </w:tabs>
              <w:spacing w:after="0"/>
              <w:ind w:left="126" w:hanging="126"/>
              <w:rPr>
                <w:rFonts w:ascii="Times New Roman" w:hAnsi="Times New Roman" w:cs="Calibri"/>
                <w:noProof/>
                <w:szCs w:val="20"/>
              </w:rPr>
            </w:pPr>
            <w:r w:rsidRPr="00D5163E">
              <w:rPr>
                <w:rFonts w:cs="Calibri"/>
                <w:szCs w:val="20"/>
              </w:rPr>
              <w:t>30/70</w:t>
            </w:r>
          </w:p>
          <w:p w14:paraId="2B5E80E7" w14:textId="77777777" w:rsidR="0037075F" w:rsidRPr="00D5163E" w:rsidRDefault="0037075F" w:rsidP="007E081C">
            <w:pPr>
              <w:spacing w:after="0"/>
              <w:jc w:val="center"/>
              <w:rPr>
                <w:rFonts w:cs="Calibri"/>
                <w:szCs w:val="20"/>
              </w:rPr>
            </w:pPr>
          </w:p>
        </w:tc>
        <w:tc>
          <w:tcPr>
            <w:tcW w:w="2340" w:type="dxa"/>
            <w:shd w:val="clear" w:color="auto" w:fill="auto"/>
          </w:tcPr>
          <w:p w14:paraId="278F2B68" w14:textId="77777777" w:rsidR="0037075F" w:rsidRPr="00D5163E" w:rsidRDefault="0037075F" w:rsidP="007E081C">
            <w:pPr>
              <w:tabs>
                <w:tab w:val="num" w:pos="450"/>
              </w:tabs>
              <w:spacing w:after="0"/>
              <w:rPr>
                <w:rFonts w:cs="Calibri"/>
                <w:b/>
                <w:szCs w:val="20"/>
              </w:rPr>
            </w:pPr>
          </w:p>
          <w:p w14:paraId="3A810375" w14:textId="77777777" w:rsidR="0037075F" w:rsidRPr="00D5163E" w:rsidRDefault="0037075F" w:rsidP="007E081C">
            <w:pPr>
              <w:tabs>
                <w:tab w:val="num" w:pos="450"/>
              </w:tabs>
              <w:spacing w:after="0"/>
              <w:rPr>
                <w:rFonts w:cs="Calibri"/>
                <w:b/>
                <w:szCs w:val="20"/>
              </w:rPr>
            </w:pPr>
          </w:p>
          <w:p w14:paraId="6199C901" w14:textId="77777777" w:rsidR="0037075F" w:rsidRPr="00D5163E" w:rsidRDefault="0037075F" w:rsidP="007E081C">
            <w:pPr>
              <w:tabs>
                <w:tab w:val="num" w:pos="450"/>
              </w:tabs>
              <w:spacing w:after="0"/>
              <w:rPr>
                <w:rFonts w:cs="Calibri"/>
                <w:b/>
                <w:szCs w:val="20"/>
              </w:rPr>
            </w:pPr>
          </w:p>
          <w:p w14:paraId="63C10E7E" w14:textId="77777777" w:rsidR="0037075F" w:rsidRPr="00D5163E" w:rsidRDefault="0037075F" w:rsidP="00DD7CE7">
            <w:pPr>
              <w:numPr>
                <w:ilvl w:val="0"/>
                <w:numId w:val="18"/>
              </w:numPr>
              <w:tabs>
                <w:tab w:val="clear" w:pos="360"/>
                <w:tab w:val="num" w:pos="126"/>
                <w:tab w:val="num" w:pos="450"/>
                <w:tab w:val="num" w:pos="644"/>
              </w:tabs>
              <w:spacing w:after="0"/>
              <w:ind w:left="126" w:hanging="126"/>
              <w:rPr>
                <w:rFonts w:ascii="Times New Roman" w:hAnsi="Times New Roman" w:cs="Calibri"/>
                <w:noProof/>
                <w:szCs w:val="20"/>
              </w:rPr>
            </w:pPr>
            <w:r w:rsidRPr="00D5163E">
              <w:rPr>
                <w:rFonts w:cs="Calibri"/>
                <w:szCs w:val="20"/>
              </w:rPr>
              <w:t>30/70</w:t>
            </w:r>
          </w:p>
          <w:p w14:paraId="0055F489" w14:textId="77777777" w:rsidR="0037075F" w:rsidRPr="00D5163E" w:rsidRDefault="0037075F" w:rsidP="007E081C">
            <w:pPr>
              <w:tabs>
                <w:tab w:val="num" w:pos="450"/>
                <w:tab w:val="num" w:pos="644"/>
              </w:tabs>
              <w:spacing w:after="0"/>
              <w:ind w:left="126"/>
              <w:rPr>
                <w:rFonts w:cs="Calibri"/>
                <w:szCs w:val="20"/>
              </w:rPr>
            </w:pPr>
          </w:p>
          <w:p w14:paraId="7C92C970" w14:textId="77777777" w:rsidR="0037075F" w:rsidRPr="00D5163E" w:rsidRDefault="0037075F" w:rsidP="00DD7CE7">
            <w:pPr>
              <w:numPr>
                <w:ilvl w:val="0"/>
                <w:numId w:val="18"/>
              </w:numPr>
              <w:tabs>
                <w:tab w:val="clear" w:pos="360"/>
                <w:tab w:val="num" w:pos="126"/>
                <w:tab w:val="num" w:pos="450"/>
                <w:tab w:val="num" w:pos="644"/>
              </w:tabs>
              <w:spacing w:after="0"/>
              <w:ind w:left="126" w:hanging="126"/>
              <w:rPr>
                <w:rFonts w:ascii="Times New Roman" w:hAnsi="Times New Roman" w:cs="Calibri"/>
                <w:noProof/>
                <w:szCs w:val="20"/>
              </w:rPr>
            </w:pPr>
            <w:r w:rsidRPr="00D5163E">
              <w:rPr>
                <w:rFonts w:cs="Calibri"/>
                <w:szCs w:val="20"/>
              </w:rPr>
              <w:t>30/70</w:t>
            </w:r>
          </w:p>
          <w:p w14:paraId="2646CB32" w14:textId="77777777" w:rsidR="0037075F" w:rsidRPr="00D5163E" w:rsidRDefault="0037075F" w:rsidP="007E081C">
            <w:pPr>
              <w:tabs>
                <w:tab w:val="num" w:pos="450"/>
              </w:tabs>
              <w:spacing w:after="0"/>
              <w:ind w:left="126"/>
              <w:rPr>
                <w:rFonts w:cs="Calibri"/>
                <w:szCs w:val="20"/>
              </w:rPr>
            </w:pPr>
          </w:p>
          <w:p w14:paraId="04EE0879" w14:textId="77777777" w:rsidR="0037075F" w:rsidRPr="00D5163E" w:rsidRDefault="0037075F" w:rsidP="007E081C">
            <w:pPr>
              <w:tabs>
                <w:tab w:val="num" w:pos="450"/>
              </w:tabs>
              <w:spacing w:after="0"/>
              <w:ind w:left="126"/>
              <w:rPr>
                <w:rFonts w:cs="Calibri"/>
                <w:szCs w:val="20"/>
              </w:rPr>
            </w:pPr>
          </w:p>
          <w:p w14:paraId="6383EEEA" w14:textId="77777777" w:rsidR="0037075F" w:rsidRPr="00D5163E" w:rsidRDefault="0037075F" w:rsidP="007E081C">
            <w:pPr>
              <w:spacing w:after="0"/>
              <w:jc w:val="center"/>
              <w:rPr>
                <w:rFonts w:cs="Calibri"/>
                <w:szCs w:val="20"/>
              </w:rPr>
            </w:pPr>
          </w:p>
        </w:tc>
        <w:tc>
          <w:tcPr>
            <w:tcW w:w="2430" w:type="dxa"/>
            <w:shd w:val="clear" w:color="auto" w:fill="auto"/>
          </w:tcPr>
          <w:p w14:paraId="3AC7AC20" w14:textId="77777777" w:rsidR="0037075F" w:rsidRPr="00D5163E" w:rsidRDefault="0037075F" w:rsidP="007E081C">
            <w:pPr>
              <w:tabs>
                <w:tab w:val="num" w:pos="450"/>
              </w:tabs>
              <w:spacing w:after="0"/>
              <w:ind w:left="126"/>
              <w:rPr>
                <w:rFonts w:cs="Calibri"/>
                <w:szCs w:val="20"/>
              </w:rPr>
            </w:pPr>
          </w:p>
          <w:p w14:paraId="19231ADF" w14:textId="77777777" w:rsidR="0037075F" w:rsidRPr="00D5163E" w:rsidRDefault="0037075F" w:rsidP="007E081C">
            <w:pPr>
              <w:tabs>
                <w:tab w:val="num" w:pos="450"/>
              </w:tabs>
              <w:spacing w:after="0"/>
              <w:ind w:left="126"/>
              <w:rPr>
                <w:rFonts w:cs="Calibri"/>
                <w:szCs w:val="20"/>
              </w:rPr>
            </w:pPr>
          </w:p>
          <w:p w14:paraId="64B347ED" w14:textId="77777777" w:rsidR="0037075F" w:rsidRPr="00D5163E" w:rsidRDefault="0037075F" w:rsidP="007E081C">
            <w:pPr>
              <w:tabs>
                <w:tab w:val="num" w:pos="450"/>
              </w:tabs>
              <w:spacing w:after="0"/>
              <w:ind w:left="126"/>
              <w:rPr>
                <w:rFonts w:cs="Calibri"/>
                <w:szCs w:val="20"/>
              </w:rPr>
            </w:pPr>
          </w:p>
          <w:p w14:paraId="4CDB4928" w14:textId="77777777" w:rsidR="0037075F" w:rsidRPr="00D5163E" w:rsidRDefault="0037075F" w:rsidP="00DD7CE7">
            <w:pPr>
              <w:numPr>
                <w:ilvl w:val="0"/>
                <w:numId w:val="18"/>
              </w:numPr>
              <w:tabs>
                <w:tab w:val="clear" w:pos="360"/>
                <w:tab w:val="num" w:pos="126"/>
                <w:tab w:val="num" w:pos="450"/>
                <w:tab w:val="num" w:pos="644"/>
              </w:tabs>
              <w:spacing w:after="0"/>
              <w:ind w:left="126" w:hanging="126"/>
              <w:rPr>
                <w:rFonts w:ascii="Times New Roman" w:hAnsi="Times New Roman" w:cs="Calibri"/>
                <w:noProof/>
                <w:szCs w:val="20"/>
              </w:rPr>
            </w:pPr>
            <w:r w:rsidRPr="00D5163E">
              <w:rPr>
                <w:rFonts w:cs="Calibri"/>
                <w:szCs w:val="20"/>
              </w:rPr>
              <w:t>30/70</w:t>
            </w:r>
          </w:p>
          <w:p w14:paraId="13925941" w14:textId="77777777" w:rsidR="0037075F" w:rsidRPr="00D5163E" w:rsidRDefault="0037075F" w:rsidP="007E081C">
            <w:pPr>
              <w:tabs>
                <w:tab w:val="num" w:pos="450"/>
                <w:tab w:val="num" w:pos="644"/>
              </w:tabs>
              <w:spacing w:after="0"/>
              <w:ind w:left="126"/>
              <w:rPr>
                <w:rFonts w:cs="Calibri"/>
                <w:szCs w:val="20"/>
              </w:rPr>
            </w:pPr>
          </w:p>
          <w:p w14:paraId="7076BE4B" w14:textId="77777777" w:rsidR="0037075F" w:rsidRPr="00D5163E" w:rsidRDefault="0037075F" w:rsidP="00DD7CE7">
            <w:pPr>
              <w:numPr>
                <w:ilvl w:val="0"/>
                <w:numId w:val="18"/>
              </w:numPr>
              <w:tabs>
                <w:tab w:val="clear" w:pos="360"/>
                <w:tab w:val="num" w:pos="126"/>
                <w:tab w:val="num" w:pos="450"/>
                <w:tab w:val="num" w:pos="644"/>
              </w:tabs>
              <w:spacing w:after="0"/>
              <w:ind w:left="126" w:hanging="126"/>
              <w:rPr>
                <w:rFonts w:ascii="Times New Roman" w:hAnsi="Times New Roman" w:cs="Calibri"/>
                <w:noProof/>
                <w:szCs w:val="20"/>
              </w:rPr>
            </w:pPr>
            <w:r w:rsidRPr="00D5163E">
              <w:rPr>
                <w:rFonts w:cs="Calibri"/>
                <w:szCs w:val="20"/>
              </w:rPr>
              <w:t>30/70</w:t>
            </w:r>
          </w:p>
          <w:p w14:paraId="166F3F7B" w14:textId="77777777" w:rsidR="0037075F" w:rsidRPr="00D5163E" w:rsidRDefault="0037075F" w:rsidP="007E081C">
            <w:pPr>
              <w:tabs>
                <w:tab w:val="num" w:pos="450"/>
              </w:tabs>
              <w:spacing w:after="0"/>
              <w:rPr>
                <w:rFonts w:cs="Calibri"/>
                <w:szCs w:val="20"/>
              </w:rPr>
            </w:pPr>
          </w:p>
          <w:p w14:paraId="35A57F19" w14:textId="77777777" w:rsidR="0037075F" w:rsidRPr="00D5163E" w:rsidRDefault="0037075F" w:rsidP="007E081C">
            <w:pPr>
              <w:spacing w:after="0"/>
              <w:jc w:val="center"/>
              <w:rPr>
                <w:rFonts w:cs="Calibri"/>
                <w:szCs w:val="20"/>
              </w:rPr>
            </w:pPr>
          </w:p>
        </w:tc>
      </w:tr>
      <w:tr w:rsidR="00CA4477" w:rsidRPr="00D5163E" w14:paraId="56C335A1" w14:textId="77777777" w:rsidTr="00A751D2">
        <w:trPr>
          <w:trHeight w:val="47"/>
        </w:trPr>
        <w:tc>
          <w:tcPr>
            <w:tcW w:w="13158" w:type="dxa"/>
            <w:gridSpan w:val="5"/>
            <w:shd w:val="clear" w:color="auto" w:fill="F2F2F2" w:themeFill="background1" w:themeFillShade="F2"/>
            <w:vAlign w:val="center"/>
            <w:hideMark/>
          </w:tcPr>
          <w:p w14:paraId="68B083F5" w14:textId="27C38F5F" w:rsidR="00CA4477" w:rsidRPr="00D5163E" w:rsidRDefault="00CA4477" w:rsidP="007E081C">
            <w:pPr>
              <w:spacing w:after="0"/>
              <w:jc w:val="left"/>
              <w:rPr>
                <w:rFonts w:cs="Calibri"/>
                <w:b/>
                <w:bCs/>
                <w:szCs w:val="20"/>
              </w:rPr>
            </w:pPr>
          </w:p>
        </w:tc>
      </w:tr>
      <w:tr w:rsidR="00CA4477" w:rsidRPr="00D5163E" w14:paraId="1F565187" w14:textId="77777777" w:rsidTr="00363EB2">
        <w:trPr>
          <w:trHeight w:val="47"/>
        </w:trPr>
        <w:tc>
          <w:tcPr>
            <w:tcW w:w="13158" w:type="dxa"/>
            <w:gridSpan w:val="5"/>
            <w:shd w:val="clear" w:color="auto" w:fill="F2F2F2" w:themeFill="background1" w:themeFillShade="F2"/>
            <w:vAlign w:val="center"/>
            <w:hideMark/>
          </w:tcPr>
          <w:p w14:paraId="022D4FAD" w14:textId="4EC9ACF4" w:rsidR="00CA4477" w:rsidRPr="00D5163E" w:rsidRDefault="00CA4477" w:rsidP="007E081C">
            <w:pPr>
              <w:spacing w:after="0"/>
              <w:jc w:val="left"/>
              <w:rPr>
                <w:rFonts w:cs="Calibri"/>
                <w:b/>
                <w:bCs/>
                <w:szCs w:val="20"/>
              </w:rPr>
            </w:pPr>
            <w:r w:rsidRPr="00D5163E">
              <w:rPr>
                <w:rFonts w:cs="Calibri"/>
                <w:b/>
                <w:bCs/>
                <w:szCs w:val="20"/>
              </w:rPr>
              <w:t>Outcome 3</w:t>
            </w:r>
            <w:r w:rsidR="00482FBE" w:rsidRPr="00D5163E">
              <w:rPr>
                <w:rFonts w:cs="Calibri"/>
                <w:b/>
                <w:szCs w:val="20"/>
              </w:rPr>
              <w:t>: Increased market penetration of high quality and efficient lighting</w:t>
            </w:r>
          </w:p>
        </w:tc>
      </w:tr>
      <w:tr w:rsidR="00482FBE" w:rsidRPr="00D5163E" w14:paraId="4D688635" w14:textId="77777777" w:rsidTr="00A751D2">
        <w:trPr>
          <w:trHeight w:val="47"/>
        </w:trPr>
        <w:tc>
          <w:tcPr>
            <w:tcW w:w="3438" w:type="dxa"/>
            <w:shd w:val="clear" w:color="auto" w:fill="auto"/>
          </w:tcPr>
          <w:p w14:paraId="4D826BEE" w14:textId="15925970"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 xml:space="preserve">Cumulative no. of innovative financial support schemes developed </w:t>
            </w:r>
            <w:r w:rsidRPr="00D5163E">
              <w:rPr>
                <w:rFonts w:eastAsia="Calibri" w:cs="Calibri"/>
                <w:szCs w:val="20"/>
              </w:rPr>
              <w:t>to accelerate penetration of EE lighting systems</w:t>
            </w:r>
          </w:p>
        </w:tc>
        <w:tc>
          <w:tcPr>
            <w:tcW w:w="2700" w:type="dxa"/>
            <w:shd w:val="clear" w:color="auto" w:fill="auto"/>
          </w:tcPr>
          <w:p w14:paraId="0C121468" w14:textId="77777777"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0</w:t>
            </w:r>
          </w:p>
          <w:p w14:paraId="2CA5A456" w14:textId="77777777" w:rsidR="00482FBE" w:rsidRPr="00D5163E" w:rsidRDefault="00482FBE" w:rsidP="007E081C">
            <w:pPr>
              <w:tabs>
                <w:tab w:val="num" w:pos="450"/>
              </w:tabs>
              <w:spacing w:after="0"/>
              <w:ind w:left="126"/>
              <w:rPr>
                <w:rFonts w:cs="Calibri"/>
                <w:szCs w:val="20"/>
              </w:rPr>
            </w:pPr>
          </w:p>
          <w:p w14:paraId="699E46D0" w14:textId="77777777" w:rsidR="00482FBE" w:rsidRPr="00D5163E" w:rsidRDefault="00482FBE" w:rsidP="007E081C">
            <w:pPr>
              <w:tabs>
                <w:tab w:val="num" w:pos="450"/>
              </w:tabs>
              <w:spacing w:after="0"/>
              <w:ind w:left="126"/>
              <w:rPr>
                <w:rFonts w:cs="Calibri"/>
                <w:szCs w:val="20"/>
              </w:rPr>
            </w:pPr>
          </w:p>
          <w:p w14:paraId="1F7369AC" w14:textId="77777777" w:rsidR="00482FBE" w:rsidRPr="00D5163E" w:rsidRDefault="00482FBE" w:rsidP="00977EE9">
            <w:pPr>
              <w:spacing w:after="0"/>
              <w:rPr>
                <w:rFonts w:cs="Calibri"/>
                <w:szCs w:val="20"/>
              </w:rPr>
            </w:pPr>
          </w:p>
        </w:tc>
        <w:tc>
          <w:tcPr>
            <w:tcW w:w="2250" w:type="dxa"/>
            <w:shd w:val="clear" w:color="auto" w:fill="auto"/>
            <w:vAlign w:val="center"/>
          </w:tcPr>
          <w:p w14:paraId="29A9A7A7" w14:textId="5F75FC79" w:rsidR="00482FBE" w:rsidRPr="00D5163E" w:rsidRDefault="00363EB2" w:rsidP="00DD7CE7">
            <w:pPr>
              <w:numPr>
                <w:ilvl w:val="0"/>
                <w:numId w:val="18"/>
              </w:numPr>
              <w:tabs>
                <w:tab w:val="num" w:pos="126"/>
                <w:tab w:val="num" w:pos="450"/>
              </w:tabs>
              <w:spacing w:after="0"/>
              <w:ind w:left="0" w:firstLine="0"/>
              <w:rPr>
                <w:rFonts w:ascii="Times New Roman" w:hAnsi="Times New Roman" w:cs="Calibri"/>
                <w:noProof/>
                <w:szCs w:val="20"/>
              </w:rPr>
            </w:pPr>
            <w:r w:rsidRPr="00D5163E">
              <w:rPr>
                <w:rFonts w:cs="Calibri"/>
                <w:szCs w:val="20"/>
              </w:rPr>
              <w:t>1</w:t>
            </w:r>
          </w:p>
        </w:tc>
        <w:tc>
          <w:tcPr>
            <w:tcW w:w="2340" w:type="dxa"/>
            <w:shd w:val="clear" w:color="auto" w:fill="auto"/>
          </w:tcPr>
          <w:p w14:paraId="6E90B7CC" w14:textId="77777777"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2</w:t>
            </w:r>
          </w:p>
          <w:p w14:paraId="40E7F5EF" w14:textId="77777777" w:rsidR="00482FBE" w:rsidRPr="00D5163E" w:rsidRDefault="00482FBE" w:rsidP="007E081C">
            <w:pPr>
              <w:tabs>
                <w:tab w:val="num" w:pos="450"/>
              </w:tabs>
              <w:spacing w:after="0"/>
              <w:ind w:left="126"/>
              <w:rPr>
                <w:rFonts w:cs="Calibri"/>
                <w:szCs w:val="20"/>
              </w:rPr>
            </w:pPr>
          </w:p>
          <w:p w14:paraId="1DD2B029" w14:textId="77777777" w:rsidR="00482FBE" w:rsidRPr="00D5163E" w:rsidRDefault="00482FBE" w:rsidP="007E081C">
            <w:pPr>
              <w:tabs>
                <w:tab w:val="num" w:pos="450"/>
              </w:tabs>
              <w:spacing w:after="0"/>
              <w:ind w:left="126"/>
              <w:rPr>
                <w:rFonts w:cs="Calibri"/>
                <w:szCs w:val="20"/>
              </w:rPr>
            </w:pPr>
          </w:p>
          <w:p w14:paraId="6C918609" w14:textId="77777777" w:rsidR="00482FBE" w:rsidRPr="00D5163E" w:rsidRDefault="00482FBE" w:rsidP="00977EE9">
            <w:pPr>
              <w:spacing w:after="0"/>
              <w:rPr>
                <w:rFonts w:cs="Calibri"/>
                <w:szCs w:val="20"/>
              </w:rPr>
            </w:pPr>
          </w:p>
        </w:tc>
        <w:tc>
          <w:tcPr>
            <w:tcW w:w="2430" w:type="dxa"/>
            <w:shd w:val="clear" w:color="auto" w:fill="auto"/>
          </w:tcPr>
          <w:p w14:paraId="0750A8CB" w14:textId="77777777" w:rsidR="00482FBE" w:rsidRPr="00D5163E" w:rsidRDefault="00482FBE" w:rsidP="00DD7CE7">
            <w:pPr>
              <w:numPr>
                <w:ilvl w:val="0"/>
                <w:numId w:val="19"/>
              </w:numPr>
              <w:spacing w:after="0"/>
              <w:ind w:left="130" w:hanging="130"/>
              <w:rPr>
                <w:rFonts w:ascii="Times New Roman" w:hAnsi="Times New Roman" w:cs="Calibri"/>
                <w:noProof/>
                <w:szCs w:val="20"/>
              </w:rPr>
            </w:pPr>
            <w:r w:rsidRPr="00D5163E">
              <w:rPr>
                <w:rFonts w:cs="Calibri"/>
                <w:szCs w:val="20"/>
              </w:rPr>
              <w:t>4</w:t>
            </w:r>
            <w:r w:rsidRPr="00D5163E">
              <w:rPr>
                <w:rStyle w:val="FootnoteReference"/>
                <w:rFonts w:ascii="Calibri" w:hAnsi="Calibri" w:cs="Calibri"/>
                <w:sz w:val="20"/>
                <w:szCs w:val="20"/>
              </w:rPr>
              <w:footnoteReference w:id="38"/>
            </w:r>
          </w:p>
          <w:p w14:paraId="3C683216" w14:textId="77777777" w:rsidR="00482FBE" w:rsidRPr="00D5163E" w:rsidRDefault="00482FBE" w:rsidP="007E081C">
            <w:pPr>
              <w:spacing w:after="0"/>
              <w:ind w:left="130"/>
              <w:rPr>
                <w:rFonts w:cs="Calibri"/>
                <w:szCs w:val="20"/>
              </w:rPr>
            </w:pPr>
          </w:p>
          <w:p w14:paraId="045654A1" w14:textId="77777777" w:rsidR="00482FBE" w:rsidRPr="00D5163E" w:rsidRDefault="00482FBE" w:rsidP="007E081C">
            <w:pPr>
              <w:spacing w:after="0"/>
              <w:ind w:left="130"/>
              <w:rPr>
                <w:rFonts w:cs="Calibri"/>
                <w:szCs w:val="20"/>
              </w:rPr>
            </w:pPr>
          </w:p>
          <w:p w14:paraId="3603DE00" w14:textId="77777777" w:rsidR="00482FBE" w:rsidRPr="00D5163E" w:rsidRDefault="00482FBE" w:rsidP="00977EE9">
            <w:pPr>
              <w:spacing w:after="0"/>
              <w:rPr>
                <w:rFonts w:cs="Calibri"/>
                <w:szCs w:val="20"/>
              </w:rPr>
            </w:pPr>
          </w:p>
        </w:tc>
      </w:tr>
      <w:tr w:rsidR="00482FBE" w:rsidRPr="00D5163E" w14:paraId="79359BA5" w14:textId="77777777" w:rsidTr="00A751D2">
        <w:trPr>
          <w:trHeight w:val="47"/>
        </w:trPr>
        <w:tc>
          <w:tcPr>
            <w:tcW w:w="3438" w:type="dxa"/>
            <w:shd w:val="clear" w:color="auto" w:fill="auto"/>
          </w:tcPr>
          <w:p w14:paraId="5A76202B" w14:textId="0EE4B380"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Cumulative no. of pi</w:t>
            </w:r>
            <w:r w:rsidR="00363EB2" w:rsidRPr="00D5163E">
              <w:rPr>
                <w:rFonts w:cs="Calibri"/>
                <w:szCs w:val="20"/>
              </w:rPr>
              <w:t>lot demonstration</w:t>
            </w:r>
            <w:r w:rsidRPr="00D5163E">
              <w:rPr>
                <w:rFonts w:cs="Calibri"/>
                <w:szCs w:val="20"/>
              </w:rPr>
              <w:t xml:space="preserve"> completed and replication plans developed and approved for implementation</w:t>
            </w:r>
          </w:p>
        </w:tc>
        <w:tc>
          <w:tcPr>
            <w:tcW w:w="2700" w:type="dxa"/>
            <w:shd w:val="clear" w:color="auto" w:fill="auto"/>
          </w:tcPr>
          <w:p w14:paraId="7873C5B1" w14:textId="77777777"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0</w:t>
            </w:r>
          </w:p>
          <w:p w14:paraId="0C7420DF" w14:textId="77777777" w:rsidR="00482FBE" w:rsidRPr="00D5163E" w:rsidRDefault="00482FBE" w:rsidP="007E081C">
            <w:pPr>
              <w:tabs>
                <w:tab w:val="num" w:pos="450"/>
              </w:tabs>
              <w:spacing w:after="0"/>
              <w:ind w:left="126"/>
              <w:rPr>
                <w:rFonts w:cs="Calibri"/>
                <w:szCs w:val="20"/>
              </w:rPr>
            </w:pPr>
          </w:p>
          <w:p w14:paraId="5E1DD15E" w14:textId="77777777" w:rsidR="00482FBE" w:rsidRPr="00D5163E" w:rsidRDefault="00482FBE" w:rsidP="007E081C">
            <w:pPr>
              <w:tabs>
                <w:tab w:val="num" w:pos="450"/>
              </w:tabs>
              <w:spacing w:after="0"/>
              <w:ind w:left="126"/>
              <w:rPr>
                <w:rFonts w:cs="Calibri"/>
                <w:szCs w:val="20"/>
              </w:rPr>
            </w:pPr>
          </w:p>
          <w:p w14:paraId="00BCEFCF" w14:textId="77777777" w:rsidR="00482FBE" w:rsidRPr="00D5163E" w:rsidRDefault="00482FBE" w:rsidP="007E081C">
            <w:pPr>
              <w:spacing w:after="0"/>
              <w:jc w:val="center"/>
              <w:rPr>
                <w:rFonts w:cs="Calibri"/>
                <w:szCs w:val="20"/>
              </w:rPr>
            </w:pPr>
          </w:p>
        </w:tc>
        <w:tc>
          <w:tcPr>
            <w:tcW w:w="2250" w:type="dxa"/>
            <w:shd w:val="clear" w:color="auto" w:fill="auto"/>
            <w:vAlign w:val="center"/>
          </w:tcPr>
          <w:p w14:paraId="6B489809" w14:textId="77777777" w:rsidR="00482FBE" w:rsidRPr="00D5163E" w:rsidRDefault="00482FBE" w:rsidP="007E081C">
            <w:pPr>
              <w:spacing w:after="0"/>
              <w:jc w:val="center"/>
              <w:rPr>
                <w:rFonts w:cs="Calibri"/>
                <w:szCs w:val="20"/>
              </w:rPr>
            </w:pPr>
          </w:p>
        </w:tc>
        <w:tc>
          <w:tcPr>
            <w:tcW w:w="2340" w:type="dxa"/>
            <w:shd w:val="clear" w:color="auto" w:fill="auto"/>
          </w:tcPr>
          <w:p w14:paraId="75DE3FCF" w14:textId="77777777"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3 (1 cities and 2 buildings)</w:t>
            </w:r>
          </w:p>
          <w:p w14:paraId="6A42E614" w14:textId="77777777" w:rsidR="00482FBE" w:rsidRPr="00D5163E" w:rsidRDefault="00482FBE" w:rsidP="007E081C">
            <w:pPr>
              <w:tabs>
                <w:tab w:val="num" w:pos="450"/>
              </w:tabs>
              <w:spacing w:after="0"/>
              <w:ind w:left="126"/>
              <w:rPr>
                <w:rFonts w:cs="Calibri"/>
                <w:szCs w:val="20"/>
              </w:rPr>
            </w:pPr>
          </w:p>
          <w:p w14:paraId="5AFD882E" w14:textId="77777777" w:rsidR="00482FBE" w:rsidRPr="00D5163E" w:rsidRDefault="00482FBE" w:rsidP="007E081C">
            <w:pPr>
              <w:spacing w:after="0"/>
              <w:jc w:val="center"/>
              <w:rPr>
                <w:rFonts w:cs="Calibri"/>
                <w:szCs w:val="20"/>
              </w:rPr>
            </w:pPr>
          </w:p>
        </w:tc>
        <w:tc>
          <w:tcPr>
            <w:tcW w:w="2430" w:type="dxa"/>
            <w:shd w:val="clear" w:color="auto" w:fill="auto"/>
          </w:tcPr>
          <w:p w14:paraId="4B5E3C21" w14:textId="2ED1FB5C"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5 (2 cities, 2 buildings and a residential area) With possible replication in 2 cities and 7 buildings</w:t>
            </w:r>
          </w:p>
        </w:tc>
      </w:tr>
      <w:tr w:rsidR="00482FBE" w:rsidRPr="00D5163E" w14:paraId="1F2CBA1D" w14:textId="77777777" w:rsidTr="00A751D2">
        <w:trPr>
          <w:trHeight w:val="47"/>
        </w:trPr>
        <w:tc>
          <w:tcPr>
            <w:tcW w:w="3438" w:type="dxa"/>
            <w:shd w:val="clear" w:color="auto" w:fill="auto"/>
          </w:tcPr>
          <w:p w14:paraId="05B98F24" w14:textId="77777777"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Number of stakeholders engaged</w:t>
            </w:r>
          </w:p>
          <w:p w14:paraId="036C1433" w14:textId="77777777" w:rsidR="00363EB2" w:rsidRPr="00D5163E" w:rsidRDefault="00363EB2" w:rsidP="007E081C">
            <w:pPr>
              <w:tabs>
                <w:tab w:val="num" w:pos="450"/>
              </w:tabs>
              <w:spacing w:after="0"/>
              <w:ind w:left="126"/>
              <w:rPr>
                <w:rFonts w:cs="Calibri"/>
                <w:szCs w:val="20"/>
              </w:rPr>
            </w:pPr>
          </w:p>
          <w:p w14:paraId="3AB51EBC" w14:textId="527EE99E" w:rsidR="00482FBE" w:rsidRPr="00D5163E" w:rsidRDefault="00363EB2" w:rsidP="00DD7CE7">
            <w:pPr>
              <w:pStyle w:val="ListParagraph"/>
              <w:numPr>
                <w:ilvl w:val="0"/>
                <w:numId w:val="23"/>
              </w:numPr>
              <w:ind w:left="630" w:hanging="212"/>
              <w:contextualSpacing/>
              <w:jc w:val="both"/>
              <w:rPr>
                <w:rFonts w:ascii="Calibri" w:hAnsi="Calibri" w:cs="Calibri"/>
                <w:i/>
                <w:noProof/>
                <w:sz w:val="20"/>
                <w:szCs w:val="20"/>
              </w:rPr>
            </w:pPr>
            <w:r w:rsidRPr="00D5163E">
              <w:rPr>
                <w:rFonts w:ascii="Calibri" w:hAnsi="Calibri" w:cs="Calibri"/>
                <w:i/>
                <w:sz w:val="20"/>
                <w:szCs w:val="20"/>
              </w:rPr>
              <w:t>M</w:t>
            </w:r>
            <w:r w:rsidR="00482FBE" w:rsidRPr="00D5163E">
              <w:rPr>
                <w:rFonts w:ascii="Calibri" w:hAnsi="Calibri" w:cs="Calibri"/>
                <w:i/>
                <w:sz w:val="20"/>
                <w:szCs w:val="20"/>
              </w:rPr>
              <w:t>unicipalities</w:t>
            </w:r>
          </w:p>
          <w:p w14:paraId="644F8C44" w14:textId="77777777" w:rsidR="00363EB2" w:rsidRPr="00D5163E" w:rsidRDefault="00363EB2" w:rsidP="007E081C">
            <w:pPr>
              <w:pStyle w:val="ListParagraph"/>
              <w:ind w:left="630"/>
              <w:contextualSpacing/>
              <w:jc w:val="both"/>
              <w:rPr>
                <w:rFonts w:ascii="Calibri" w:hAnsi="Calibri" w:cs="Calibri"/>
                <w:i/>
                <w:sz w:val="20"/>
                <w:szCs w:val="20"/>
              </w:rPr>
            </w:pPr>
          </w:p>
          <w:p w14:paraId="69D54509" w14:textId="70519E98" w:rsidR="00363EB2" w:rsidRPr="00D5163E" w:rsidRDefault="00482FBE" w:rsidP="00DD7CE7">
            <w:pPr>
              <w:pStyle w:val="ListParagraph"/>
              <w:numPr>
                <w:ilvl w:val="0"/>
                <w:numId w:val="23"/>
              </w:numPr>
              <w:ind w:left="630" w:hanging="212"/>
              <w:contextualSpacing/>
              <w:jc w:val="both"/>
              <w:rPr>
                <w:rFonts w:ascii="Calibri" w:hAnsi="Calibri" w:cs="Calibri"/>
                <w:i/>
                <w:noProof/>
                <w:sz w:val="20"/>
                <w:szCs w:val="20"/>
              </w:rPr>
            </w:pPr>
            <w:r w:rsidRPr="00D5163E">
              <w:rPr>
                <w:rFonts w:ascii="Calibri" w:hAnsi="Calibri" w:cs="Calibri"/>
                <w:i/>
                <w:sz w:val="20"/>
                <w:szCs w:val="20"/>
              </w:rPr>
              <w:t xml:space="preserve">clients (project developers/ building owners) </w:t>
            </w:r>
          </w:p>
          <w:p w14:paraId="188FAEEF" w14:textId="77777777" w:rsidR="00363EB2" w:rsidRPr="00D5163E" w:rsidRDefault="00363EB2" w:rsidP="007E081C">
            <w:pPr>
              <w:pStyle w:val="ListParagraph"/>
              <w:rPr>
                <w:rFonts w:ascii="Calibri" w:hAnsi="Calibri" w:cs="Calibri"/>
                <w:i/>
                <w:sz w:val="20"/>
                <w:szCs w:val="20"/>
              </w:rPr>
            </w:pPr>
          </w:p>
          <w:p w14:paraId="42DE5960" w14:textId="77777777" w:rsidR="00482FBE" w:rsidRPr="00D5163E" w:rsidRDefault="00482FBE" w:rsidP="00DD7CE7">
            <w:pPr>
              <w:pStyle w:val="ListParagraph"/>
              <w:numPr>
                <w:ilvl w:val="0"/>
                <w:numId w:val="23"/>
              </w:numPr>
              <w:ind w:left="630" w:hanging="212"/>
              <w:contextualSpacing/>
              <w:jc w:val="both"/>
              <w:rPr>
                <w:rFonts w:ascii="Calibri" w:hAnsi="Calibri" w:cs="Calibri"/>
                <w:i/>
                <w:noProof/>
                <w:sz w:val="20"/>
                <w:szCs w:val="20"/>
              </w:rPr>
            </w:pPr>
            <w:r w:rsidRPr="00D5163E">
              <w:rPr>
                <w:rFonts w:ascii="Calibri" w:hAnsi="Calibri" w:cs="Calibri"/>
                <w:i/>
                <w:sz w:val="20"/>
                <w:szCs w:val="20"/>
              </w:rPr>
              <w:t xml:space="preserve">technology providers </w:t>
            </w:r>
          </w:p>
          <w:p w14:paraId="1D5C2332" w14:textId="77777777" w:rsidR="00363EB2" w:rsidRPr="00D5163E" w:rsidRDefault="00363EB2" w:rsidP="007E081C">
            <w:pPr>
              <w:contextualSpacing/>
              <w:rPr>
                <w:rFonts w:cs="Calibri"/>
                <w:i/>
                <w:szCs w:val="20"/>
              </w:rPr>
            </w:pPr>
          </w:p>
          <w:p w14:paraId="2B5DAC18" w14:textId="54312DF3" w:rsidR="00482FBE" w:rsidRPr="00D5163E" w:rsidRDefault="00482FBE" w:rsidP="00DD7CE7">
            <w:pPr>
              <w:pStyle w:val="ListParagraph"/>
              <w:numPr>
                <w:ilvl w:val="0"/>
                <w:numId w:val="23"/>
              </w:numPr>
              <w:ind w:left="630" w:hanging="212"/>
              <w:contextualSpacing/>
              <w:jc w:val="both"/>
              <w:rPr>
                <w:rFonts w:ascii="Calibri" w:hAnsi="Calibri" w:cs="Calibri"/>
                <w:i/>
                <w:noProof/>
                <w:sz w:val="20"/>
                <w:szCs w:val="20"/>
              </w:rPr>
            </w:pPr>
            <w:r w:rsidRPr="00D5163E">
              <w:rPr>
                <w:rFonts w:ascii="Calibri" w:hAnsi="Calibri" w:cs="Calibri"/>
                <w:i/>
                <w:sz w:val="20"/>
                <w:szCs w:val="20"/>
              </w:rPr>
              <w:t xml:space="preserve">financial institutions </w:t>
            </w:r>
          </w:p>
        </w:tc>
        <w:tc>
          <w:tcPr>
            <w:tcW w:w="2700" w:type="dxa"/>
            <w:shd w:val="clear" w:color="auto" w:fill="auto"/>
          </w:tcPr>
          <w:p w14:paraId="0F603E18" w14:textId="77777777" w:rsidR="00482FBE" w:rsidRPr="00D5163E" w:rsidRDefault="00482FBE" w:rsidP="007E081C">
            <w:pPr>
              <w:tabs>
                <w:tab w:val="num" w:pos="450"/>
              </w:tabs>
              <w:spacing w:after="0"/>
              <w:ind w:left="126"/>
              <w:rPr>
                <w:rFonts w:cs="Calibri"/>
                <w:szCs w:val="20"/>
              </w:rPr>
            </w:pPr>
          </w:p>
          <w:p w14:paraId="7A3AD783" w14:textId="77777777" w:rsidR="00482FBE" w:rsidRPr="00D5163E" w:rsidRDefault="00482FBE" w:rsidP="007E081C">
            <w:pPr>
              <w:tabs>
                <w:tab w:val="num" w:pos="450"/>
              </w:tabs>
              <w:spacing w:after="0"/>
              <w:ind w:left="126"/>
              <w:rPr>
                <w:rFonts w:cs="Calibri"/>
                <w:szCs w:val="20"/>
              </w:rPr>
            </w:pPr>
          </w:p>
          <w:p w14:paraId="3E6AB0A7" w14:textId="77777777"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0</w:t>
            </w:r>
          </w:p>
          <w:p w14:paraId="46F08CA7" w14:textId="77777777" w:rsidR="00363EB2" w:rsidRPr="00D5163E" w:rsidRDefault="00363EB2" w:rsidP="007E081C">
            <w:pPr>
              <w:tabs>
                <w:tab w:val="num" w:pos="450"/>
              </w:tabs>
              <w:spacing w:after="0"/>
              <w:ind w:left="126"/>
              <w:rPr>
                <w:rFonts w:cs="Calibri"/>
                <w:szCs w:val="20"/>
              </w:rPr>
            </w:pPr>
          </w:p>
          <w:p w14:paraId="1E07DE72" w14:textId="77777777"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0</w:t>
            </w:r>
          </w:p>
          <w:p w14:paraId="2EED84D8" w14:textId="77777777" w:rsidR="00482FBE" w:rsidRPr="00D5163E" w:rsidRDefault="00482FBE" w:rsidP="007E081C">
            <w:pPr>
              <w:tabs>
                <w:tab w:val="num" w:pos="450"/>
              </w:tabs>
              <w:spacing w:after="0"/>
              <w:rPr>
                <w:rFonts w:cs="Calibri"/>
                <w:szCs w:val="20"/>
              </w:rPr>
            </w:pPr>
          </w:p>
          <w:p w14:paraId="690E2C9B" w14:textId="77777777" w:rsidR="00482FBE" w:rsidRPr="00D5163E" w:rsidRDefault="00482FBE" w:rsidP="007E081C">
            <w:pPr>
              <w:tabs>
                <w:tab w:val="num" w:pos="450"/>
              </w:tabs>
              <w:spacing w:after="0"/>
              <w:rPr>
                <w:rFonts w:cs="Calibri"/>
                <w:szCs w:val="20"/>
              </w:rPr>
            </w:pPr>
          </w:p>
          <w:p w14:paraId="5FD223DA" w14:textId="77777777"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0</w:t>
            </w:r>
          </w:p>
          <w:p w14:paraId="1BB65177" w14:textId="77777777" w:rsidR="00482FBE" w:rsidRPr="00D5163E" w:rsidRDefault="00482FBE" w:rsidP="007E081C">
            <w:pPr>
              <w:tabs>
                <w:tab w:val="num" w:pos="450"/>
              </w:tabs>
              <w:spacing w:after="0"/>
              <w:ind w:left="126"/>
              <w:rPr>
                <w:rFonts w:cs="Calibri"/>
                <w:szCs w:val="20"/>
              </w:rPr>
            </w:pPr>
          </w:p>
          <w:p w14:paraId="439FDE73" w14:textId="3C6011F4"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0</w:t>
            </w:r>
          </w:p>
        </w:tc>
        <w:tc>
          <w:tcPr>
            <w:tcW w:w="2250" w:type="dxa"/>
            <w:shd w:val="clear" w:color="auto" w:fill="auto"/>
            <w:vAlign w:val="center"/>
          </w:tcPr>
          <w:p w14:paraId="00D6D2BC" w14:textId="77777777" w:rsidR="007A2D0C" w:rsidRPr="00D5163E" w:rsidRDefault="007A2D0C" w:rsidP="007A2D0C">
            <w:pPr>
              <w:tabs>
                <w:tab w:val="num" w:pos="450"/>
              </w:tabs>
              <w:spacing w:after="0"/>
              <w:ind w:left="126"/>
              <w:rPr>
                <w:rFonts w:ascii="Times New Roman" w:hAnsi="Times New Roman" w:cs="Calibri"/>
                <w:noProof/>
                <w:szCs w:val="20"/>
              </w:rPr>
            </w:pPr>
          </w:p>
          <w:p w14:paraId="6261BCC6" w14:textId="0D368D49" w:rsidR="00482FBE" w:rsidRPr="00D5163E" w:rsidRDefault="00363EB2"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1</w:t>
            </w:r>
          </w:p>
          <w:p w14:paraId="554D11D2" w14:textId="77777777" w:rsidR="00363EB2" w:rsidRPr="00D5163E" w:rsidRDefault="00363EB2" w:rsidP="007E081C">
            <w:pPr>
              <w:tabs>
                <w:tab w:val="num" w:pos="450"/>
              </w:tabs>
              <w:spacing w:after="0"/>
              <w:ind w:left="126"/>
              <w:rPr>
                <w:rFonts w:cs="Calibri"/>
                <w:szCs w:val="20"/>
              </w:rPr>
            </w:pPr>
          </w:p>
          <w:p w14:paraId="5A93E540" w14:textId="77777777" w:rsidR="00363EB2" w:rsidRPr="00D5163E" w:rsidRDefault="00363EB2"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lastRenderedPageBreak/>
              <w:t>1</w:t>
            </w:r>
          </w:p>
          <w:p w14:paraId="08B176BD" w14:textId="77777777" w:rsidR="00363EB2" w:rsidRPr="00D5163E" w:rsidRDefault="00363EB2" w:rsidP="007A2D0C">
            <w:pPr>
              <w:tabs>
                <w:tab w:val="num" w:pos="450"/>
              </w:tabs>
              <w:spacing w:after="0"/>
              <w:ind w:left="126"/>
              <w:rPr>
                <w:rFonts w:cs="Calibri"/>
                <w:szCs w:val="20"/>
              </w:rPr>
            </w:pPr>
          </w:p>
          <w:p w14:paraId="1B24F526" w14:textId="77777777" w:rsidR="00363EB2" w:rsidRPr="00D5163E" w:rsidRDefault="00363EB2" w:rsidP="007A2D0C">
            <w:pPr>
              <w:tabs>
                <w:tab w:val="num" w:pos="450"/>
              </w:tabs>
              <w:spacing w:after="0"/>
              <w:ind w:left="126"/>
              <w:rPr>
                <w:rFonts w:cs="Calibri"/>
                <w:szCs w:val="20"/>
              </w:rPr>
            </w:pPr>
          </w:p>
          <w:p w14:paraId="70413D1F" w14:textId="77777777" w:rsidR="00363EB2" w:rsidRPr="00D5163E" w:rsidRDefault="00363EB2" w:rsidP="00DD7CE7">
            <w:pPr>
              <w:numPr>
                <w:ilvl w:val="0"/>
                <w:numId w:val="18"/>
              </w:numPr>
              <w:tabs>
                <w:tab w:val="num" w:pos="126"/>
                <w:tab w:val="num" w:pos="450"/>
              </w:tabs>
              <w:spacing w:after="0"/>
              <w:ind w:left="126" w:hanging="126"/>
              <w:rPr>
                <w:rFonts w:cs="Calibri"/>
                <w:szCs w:val="20"/>
              </w:rPr>
            </w:pPr>
            <w:r w:rsidRPr="00D5163E">
              <w:rPr>
                <w:rFonts w:cs="Calibri"/>
                <w:szCs w:val="20"/>
              </w:rPr>
              <w:t>1</w:t>
            </w:r>
          </w:p>
          <w:p w14:paraId="73DD6707" w14:textId="77777777" w:rsidR="00363EB2" w:rsidRPr="00D5163E" w:rsidRDefault="00363EB2" w:rsidP="007A2D0C">
            <w:pPr>
              <w:tabs>
                <w:tab w:val="num" w:pos="450"/>
              </w:tabs>
              <w:spacing w:after="0"/>
              <w:ind w:left="126"/>
              <w:rPr>
                <w:rFonts w:cs="Calibri"/>
                <w:szCs w:val="20"/>
              </w:rPr>
            </w:pPr>
          </w:p>
          <w:p w14:paraId="6725B16D" w14:textId="5AE66F6A" w:rsidR="00363EB2" w:rsidRPr="00D5163E" w:rsidRDefault="00363EB2" w:rsidP="00DD7CE7">
            <w:pPr>
              <w:numPr>
                <w:ilvl w:val="0"/>
                <w:numId w:val="18"/>
              </w:numPr>
              <w:tabs>
                <w:tab w:val="num" w:pos="126"/>
                <w:tab w:val="num" w:pos="450"/>
              </w:tabs>
              <w:spacing w:after="0"/>
              <w:ind w:left="126" w:hanging="126"/>
              <w:rPr>
                <w:rFonts w:cs="Calibri"/>
                <w:szCs w:val="20"/>
              </w:rPr>
            </w:pPr>
            <w:r w:rsidRPr="00D5163E">
              <w:rPr>
                <w:rFonts w:cs="Calibri"/>
                <w:szCs w:val="20"/>
              </w:rPr>
              <w:t>1</w:t>
            </w:r>
          </w:p>
        </w:tc>
        <w:tc>
          <w:tcPr>
            <w:tcW w:w="2340" w:type="dxa"/>
            <w:shd w:val="clear" w:color="auto" w:fill="auto"/>
          </w:tcPr>
          <w:p w14:paraId="2BD6343C" w14:textId="77777777" w:rsidR="00482FBE" w:rsidRPr="00D5163E" w:rsidRDefault="00482FBE" w:rsidP="007E081C">
            <w:pPr>
              <w:tabs>
                <w:tab w:val="num" w:pos="450"/>
              </w:tabs>
              <w:spacing w:after="0"/>
              <w:ind w:left="126"/>
              <w:rPr>
                <w:rFonts w:cs="Calibri"/>
                <w:szCs w:val="20"/>
              </w:rPr>
            </w:pPr>
          </w:p>
          <w:p w14:paraId="539E9AE4" w14:textId="77777777" w:rsidR="00482FBE" w:rsidRPr="00D5163E" w:rsidRDefault="00482FBE" w:rsidP="007E081C">
            <w:pPr>
              <w:tabs>
                <w:tab w:val="num" w:pos="450"/>
              </w:tabs>
              <w:spacing w:after="0"/>
              <w:ind w:left="126"/>
              <w:rPr>
                <w:rFonts w:cs="Calibri"/>
                <w:szCs w:val="20"/>
              </w:rPr>
            </w:pPr>
          </w:p>
          <w:p w14:paraId="06A90668" w14:textId="77777777"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2</w:t>
            </w:r>
          </w:p>
          <w:p w14:paraId="0958297C" w14:textId="77777777" w:rsidR="00363EB2" w:rsidRPr="00D5163E" w:rsidRDefault="00363EB2" w:rsidP="007E081C">
            <w:pPr>
              <w:tabs>
                <w:tab w:val="num" w:pos="450"/>
              </w:tabs>
              <w:spacing w:after="0"/>
              <w:ind w:left="126"/>
              <w:rPr>
                <w:rFonts w:cs="Calibri"/>
                <w:szCs w:val="20"/>
              </w:rPr>
            </w:pPr>
          </w:p>
          <w:p w14:paraId="1D6774A3" w14:textId="77777777"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3</w:t>
            </w:r>
          </w:p>
          <w:p w14:paraId="24F2552D" w14:textId="77777777" w:rsidR="00482FBE" w:rsidRPr="00D5163E" w:rsidRDefault="00482FBE" w:rsidP="007E081C">
            <w:pPr>
              <w:tabs>
                <w:tab w:val="num" w:pos="450"/>
              </w:tabs>
              <w:spacing w:after="0"/>
              <w:rPr>
                <w:rFonts w:cs="Calibri"/>
                <w:szCs w:val="20"/>
              </w:rPr>
            </w:pPr>
          </w:p>
          <w:p w14:paraId="7FBA6F84" w14:textId="77777777" w:rsidR="00482FBE" w:rsidRPr="00D5163E" w:rsidRDefault="00482FBE" w:rsidP="007E081C">
            <w:pPr>
              <w:tabs>
                <w:tab w:val="num" w:pos="450"/>
              </w:tabs>
              <w:spacing w:after="0"/>
              <w:rPr>
                <w:rFonts w:cs="Calibri"/>
                <w:szCs w:val="20"/>
              </w:rPr>
            </w:pPr>
          </w:p>
          <w:p w14:paraId="2E5528CB" w14:textId="77777777"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3</w:t>
            </w:r>
          </w:p>
          <w:p w14:paraId="140AC7BE" w14:textId="77777777" w:rsidR="00482FBE" w:rsidRPr="00D5163E" w:rsidRDefault="00482FBE" w:rsidP="007E081C">
            <w:pPr>
              <w:tabs>
                <w:tab w:val="num" w:pos="450"/>
              </w:tabs>
              <w:spacing w:after="0"/>
              <w:ind w:left="126"/>
              <w:rPr>
                <w:rFonts w:cs="Calibri"/>
                <w:szCs w:val="20"/>
              </w:rPr>
            </w:pPr>
          </w:p>
          <w:p w14:paraId="2C147FA9" w14:textId="7C9D8F40"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1</w:t>
            </w:r>
          </w:p>
        </w:tc>
        <w:tc>
          <w:tcPr>
            <w:tcW w:w="2430" w:type="dxa"/>
            <w:shd w:val="clear" w:color="auto" w:fill="auto"/>
          </w:tcPr>
          <w:p w14:paraId="438D722D" w14:textId="77777777" w:rsidR="00482FBE" w:rsidRPr="00D5163E" w:rsidRDefault="00482FBE" w:rsidP="007E081C">
            <w:pPr>
              <w:tabs>
                <w:tab w:val="num" w:pos="450"/>
              </w:tabs>
              <w:spacing w:after="0"/>
              <w:rPr>
                <w:rFonts w:cs="Calibri"/>
                <w:szCs w:val="20"/>
              </w:rPr>
            </w:pPr>
          </w:p>
          <w:p w14:paraId="2461FFCA" w14:textId="77777777" w:rsidR="00482FBE" w:rsidRPr="00D5163E" w:rsidRDefault="00482FBE" w:rsidP="007E081C">
            <w:pPr>
              <w:tabs>
                <w:tab w:val="num" w:pos="450"/>
              </w:tabs>
              <w:spacing w:after="0"/>
              <w:rPr>
                <w:rFonts w:cs="Calibri"/>
                <w:szCs w:val="20"/>
              </w:rPr>
            </w:pPr>
          </w:p>
          <w:p w14:paraId="5E9EC13F" w14:textId="77777777"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4</w:t>
            </w:r>
          </w:p>
          <w:p w14:paraId="5D0076B4" w14:textId="77777777" w:rsidR="00363EB2" w:rsidRPr="00D5163E" w:rsidRDefault="00363EB2" w:rsidP="007E081C">
            <w:pPr>
              <w:tabs>
                <w:tab w:val="num" w:pos="450"/>
              </w:tabs>
              <w:spacing w:after="0"/>
              <w:ind w:left="126"/>
              <w:rPr>
                <w:rFonts w:cs="Calibri"/>
                <w:szCs w:val="20"/>
              </w:rPr>
            </w:pPr>
          </w:p>
          <w:p w14:paraId="0B687810" w14:textId="77777777"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6</w:t>
            </w:r>
          </w:p>
          <w:p w14:paraId="41D2C00D" w14:textId="77777777" w:rsidR="00482FBE" w:rsidRPr="00D5163E" w:rsidRDefault="00482FBE" w:rsidP="007E081C">
            <w:pPr>
              <w:tabs>
                <w:tab w:val="num" w:pos="450"/>
              </w:tabs>
              <w:spacing w:after="0"/>
              <w:rPr>
                <w:rFonts w:cs="Calibri"/>
                <w:b/>
                <w:szCs w:val="20"/>
              </w:rPr>
            </w:pPr>
          </w:p>
          <w:p w14:paraId="4D1E7C14" w14:textId="77777777" w:rsidR="00482FBE" w:rsidRPr="00D5163E" w:rsidRDefault="00482FBE" w:rsidP="007E081C">
            <w:pPr>
              <w:tabs>
                <w:tab w:val="num" w:pos="450"/>
              </w:tabs>
              <w:spacing w:after="0"/>
              <w:rPr>
                <w:rFonts w:cs="Calibri"/>
                <w:b/>
                <w:szCs w:val="20"/>
              </w:rPr>
            </w:pPr>
          </w:p>
          <w:p w14:paraId="258ADE70" w14:textId="77777777"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5</w:t>
            </w:r>
          </w:p>
          <w:p w14:paraId="5B8439FD" w14:textId="77777777" w:rsidR="00482FBE" w:rsidRPr="00D5163E" w:rsidRDefault="00482FBE" w:rsidP="007E081C">
            <w:pPr>
              <w:tabs>
                <w:tab w:val="num" w:pos="450"/>
              </w:tabs>
              <w:spacing w:after="0"/>
              <w:rPr>
                <w:rFonts w:cs="Calibri"/>
                <w:szCs w:val="20"/>
              </w:rPr>
            </w:pPr>
          </w:p>
          <w:p w14:paraId="297240CD" w14:textId="3077E552"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cs="Calibri"/>
                <w:szCs w:val="20"/>
              </w:rPr>
              <w:t>2</w:t>
            </w:r>
          </w:p>
        </w:tc>
      </w:tr>
      <w:tr w:rsidR="00482FBE" w:rsidRPr="00D5163E" w14:paraId="3CF6BDB6" w14:textId="77777777" w:rsidTr="00A751D2">
        <w:trPr>
          <w:trHeight w:val="47"/>
        </w:trPr>
        <w:tc>
          <w:tcPr>
            <w:tcW w:w="3438" w:type="dxa"/>
            <w:shd w:val="clear" w:color="auto" w:fill="auto"/>
          </w:tcPr>
          <w:p w14:paraId="3DF181C9" w14:textId="11D2B13F" w:rsidR="00482FBE" w:rsidRPr="00D5163E" w:rsidRDefault="00482FBE" w:rsidP="00DD7CE7">
            <w:pPr>
              <w:numPr>
                <w:ilvl w:val="0"/>
                <w:numId w:val="18"/>
              </w:numPr>
              <w:tabs>
                <w:tab w:val="num" w:pos="126"/>
                <w:tab w:val="num" w:pos="450"/>
              </w:tabs>
              <w:spacing w:after="0"/>
              <w:ind w:left="126" w:hanging="126"/>
              <w:rPr>
                <w:rFonts w:ascii="Times New Roman" w:hAnsi="Times New Roman" w:cs="Calibri"/>
                <w:noProof/>
                <w:szCs w:val="20"/>
              </w:rPr>
            </w:pPr>
            <w:r w:rsidRPr="00D5163E">
              <w:rPr>
                <w:rFonts w:eastAsia="Times New Roman" w:cs="Calibri"/>
                <w:szCs w:val="20"/>
                <w:lang w:eastAsia="en-GB"/>
              </w:rPr>
              <w:lastRenderedPageBreak/>
              <w:t>Women’s and men’s level of satisfaction with EEL systems provided (reliability, affordability, convenience, efficiency</w:t>
            </w:r>
            <w:r w:rsidRPr="00D5163E">
              <w:rPr>
                <w:rFonts w:cs="Calibri"/>
                <w:szCs w:val="20"/>
              </w:rPr>
              <w:t>)</w:t>
            </w:r>
          </w:p>
        </w:tc>
        <w:tc>
          <w:tcPr>
            <w:tcW w:w="2700" w:type="dxa"/>
            <w:shd w:val="clear" w:color="auto" w:fill="auto"/>
          </w:tcPr>
          <w:p w14:paraId="565009C4" w14:textId="77777777" w:rsidR="00482FBE" w:rsidRPr="00D5163E" w:rsidRDefault="00482FBE" w:rsidP="00DD7CE7">
            <w:pPr>
              <w:numPr>
                <w:ilvl w:val="0"/>
                <w:numId w:val="18"/>
              </w:numPr>
              <w:tabs>
                <w:tab w:val="clear" w:pos="360"/>
                <w:tab w:val="num" w:pos="126"/>
                <w:tab w:val="num" w:pos="450"/>
                <w:tab w:val="num" w:pos="644"/>
              </w:tabs>
              <w:spacing w:after="0"/>
              <w:ind w:left="126" w:hanging="126"/>
              <w:rPr>
                <w:rFonts w:ascii="Times New Roman" w:hAnsi="Times New Roman" w:cs="Calibri"/>
                <w:noProof/>
                <w:szCs w:val="20"/>
              </w:rPr>
            </w:pPr>
            <w:r w:rsidRPr="00D5163E">
              <w:rPr>
                <w:rFonts w:cs="Calibri"/>
                <w:szCs w:val="20"/>
              </w:rPr>
              <w:t>0</w:t>
            </w:r>
          </w:p>
          <w:p w14:paraId="57938C94" w14:textId="77777777" w:rsidR="00482FBE" w:rsidRPr="00D5163E" w:rsidRDefault="00482FBE" w:rsidP="007E081C">
            <w:pPr>
              <w:tabs>
                <w:tab w:val="num" w:pos="450"/>
              </w:tabs>
              <w:spacing w:after="0"/>
              <w:rPr>
                <w:rFonts w:cs="Calibri"/>
                <w:szCs w:val="20"/>
              </w:rPr>
            </w:pPr>
          </w:p>
          <w:p w14:paraId="5284E494" w14:textId="77777777" w:rsidR="00482FBE" w:rsidRPr="00D5163E" w:rsidRDefault="00482FBE" w:rsidP="007E081C">
            <w:pPr>
              <w:tabs>
                <w:tab w:val="num" w:pos="450"/>
              </w:tabs>
              <w:spacing w:after="0"/>
              <w:ind w:left="126"/>
              <w:rPr>
                <w:rFonts w:cs="Calibri"/>
                <w:szCs w:val="20"/>
              </w:rPr>
            </w:pPr>
          </w:p>
          <w:p w14:paraId="4F41E14C" w14:textId="77777777" w:rsidR="00482FBE" w:rsidRPr="00D5163E" w:rsidRDefault="00482FBE" w:rsidP="007E081C">
            <w:pPr>
              <w:tabs>
                <w:tab w:val="num" w:pos="450"/>
              </w:tabs>
              <w:spacing w:after="0"/>
              <w:ind w:left="126"/>
              <w:rPr>
                <w:rFonts w:cs="Calibri"/>
                <w:szCs w:val="20"/>
              </w:rPr>
            </w:pPr>
          </w:p>
          <w:p w14:paraId="2D6D1127" w14:textId="77777777" w:rsidR="00482FBE" w:rsidRPr="00D5163E" w:rsidRDefault="00482FBE" w:rsidP="007E081C">
            <w:pPr>
              <w:tabs>
                <w:tab w:val="num" w:pos="450"/>
              </w:tabs>
              <w:spacing w:after="0"/>
              <w:ind w:left="126"/>
              <w:rPr>
                <w:rFonts w:cs="Calibri"/>
                <w:szCs w:val="20"/>
              </w:rPr>
            </w:pPr>
          </w:p>
          <w:p w14:paraId="750CD063" w14:textId="77777777" w:rsidR="00482FBE" w:rsidRPr="00D5163E" w:rsidRDefault="00482FBE" w:rsidP="007E081C">
            <w:pPr>
              <w:spacing w:after="0"/>
              <w:jc w:val="center"/>
              <w:rPr>
                <w:rFonts w:cs="Calibri"/>
                <w:szCs w:val="20"/>
              </w:rPr>
            </w:pPr>
          </w:p>
        </w:tc>
        <w:tc>
          <w:tcPr>
            <w:tcW w:w="2250" w:type="dxa"/>
            <w:shd w:val="clear" w:color="auto" w:fill="auto"/>
            <w:vAlign w:val="center"/>
          </w:tcPr>
          <w:p w14:paraId="07A3540A" w14:textId="69D04C4E" w:rsidR="00482FBE" w:rsidRPr="00D5163E" w:rsidRDefault="00363EB2" w:rsidP="00DD7CE7">
            <w:pPr>
              <w:numPr>
                <w:ilvl w:val="0"/>
                <w:numId w:val="18"/>
              </w:numPr>
              <w:tabs>
                <w:tab w:val="clear" w:pos="360"/>
                <w:tab w:val="num" w:pos="126"/>
                <w:tab w:val="num" w:pos="450"/>
                <w:tab w:val="num" w:pos="644"/>
              </w:tabs>
              <w:spacing w:after="0"/>
              <w:ind w:left="126" w:hanging="126"/>
              <w:rPr>
                <w:rFonts w:ascii="Times New Roman" w:hAnsi="Times New Roman" w:cs="Calibri"/>
                <w:noProof/>
                <w:szCs w:val="20"/>
              </w:rPr>
            </w:pPr>
            <w:r w:rsidRPr="00D5163E">
              <w:rPr>
                <w:rFonts w:cs="Calibri"/>
                <w:szCs w:val="20"/>
              </w:rPr>
              <w:t xml:space="preserve">At least </w:t>
            </w:r>
            <w:r w:rsidR="00B35EAF" w:rsidRPr="00D5163E">
              <w:rPr>
                <w:rFonts w:cs="Calibri"/>
                <w:szCs w:val="20"/>
              </w:rPr>
              <w:t>5</w:t>
            </w:r>
            <w:r w:rsidRPr="00D5163E">
              <w:rPr>
                <w:rFonts w:cs="Calibri"/>
                <w:szCs w:val="20"/>
              </w:rPr>
              <w:t>0 % of women and men beneficiaries are highly satisfied with the EEL systems provided (minimum score 7/10)</w:t>
            </w:r>
          </w:p>
        </w:tc>
        <w:tc>
          <w:tcPr>
            <w:tcW w:w="2340" w:type="dxa"/>
            <w:shd w:val="clear" w:color="auto" w:fill="auto"/>
          </w:tcPr>
          <w:p w14:paraId="1FDBB0AB" w14:textId="0899EB16" w:rsidR="00482FBE" w:rsidRPr="00D5163E" w:rsidRDefault="00482FBE" w:rsidP="00DD7CE7">
            <w:pPr>
              <w:numPr>
                <w:ilvl w:val="0"/>
                <w:numId w:val="18"/>
              </w:numPr>
              <w:tabs>
                <w:tab w:val="clear" w:pos="360"/>
                <w:tab w:val="num" w:pos="126"/>
                <w:tab w:val="num" w:pos="450"/>
                <w:tab w:val="num" w:pos="644"/>
              </w:tabs>
              <w:spacing w:after="0"/>
              <w:ind w:left="126" w:hanging="126"/>
              <w:rPr>
                <w:rFonts w:ascii="Times New Roman" w:hAnsi="Times New Roman" w:cs="Calibri"/>
                <w:noProof/>
                <w:szCs w:val="20"/>
              </w:rPr>
            </w:pPr>
            <w:r w:rsidRPr="00D5163E">
              <w:rPr>
                <w:rFonts w:cs="Calibri"/>
                <w:szCs w:val="20"/>
              </w:rPr>
              <w:t>At least 60 % of women and men beneficiaries are highly satisfied with the EEL systems provided (minimum score 7/10)</w:t>
            </w:r>
          </w:p>
        </w:tc>
        <w:tc>
          <w:tcPr>
            <w:tcW w:w="2430" w:type="dxa"/>
            <w:shd w:val="clear" w:color="auto" w:fill="auto"/>
          </w:tcPr>
          <w:p w14:paraId="2DC36B43" w14:textId="13DC56FA" w:rsidR="00482FBE" w:rsidRPr="00D5163E" w:rsidRDefault="00482FBE" w:rsidP="00DD7CE7">
            <w:pPr>
              <w:numPr>
                <w:ilvl w:val="0"/>
                <w:numId w:val="18"/>
              </w:numPr>
              <w:tabs>
                <w:tab w:val="clear" w:pos="360"/>
                <w:tab w:val="num" w:pos="126"/>
                <w:tab w:val="num" w:pos="450"/>
                <w:tab w:val="num" w:pos="644"/>
              </w:tabs>
              <w:spacing w:after="0"/>
              <w:ind w:left="126" w:hanging="126"/>
              <w:rPr>
                <w:rFonts w:ascii="Times New Roman" w:hAnsi="Times New Roman" w:cs="Calibri"/>
                <w:noProof/>
                <w:szCs w:val="20"/>
              </w:rPr>
            </w:pPr>
            <w:r w:rsidRPr="00D5163E">
              <w:rPr>
                <w:rFonts w:cs="Calibri"/>
                <w:szCs w:val="20"/>
              </w:rPr>
              <w:t>At least 70 % of women and men beneficiaries are highly satisfied with the EEL systems provided (minimum score 7/10)</w:t>
            </w:r>
          </w:p>
        </w:tc>
      </w:tr>
    </w:tbl>
    <w:p w14:paraId="568E5D12" w14:textId="77777777" w:rsidR="00CA4477" w:rsidRPr="00D5163E" w:rsidRDefault="00CA4477" w:rsidP="007E081C">
      <w:pPr>
        <w:spacing w:after="0"/>
        <w:jc w:val="left"/>
        <w:rPr>
          <w:b/>
          <w:sz w:val="22"/>
          <w:szCs w:val="22"/>
        </w:rPr>
      </w:pPr>
    </w:p>
    <w:p w14:paraId="71B3F33C" w14:textId="77777777" w:rsidR="00856C95" w:rsidRPr="00D5163E" w:rsidRDefault="00856C95" w:rsidP="007E081C">
      <w:pPr>
        <w:jc w:val="center"/>
        <w:rPr>
          <w:rFonts w:cs="Calibri"/>
          <w:b/>
          <w:sz w:val="22"/>
          <w:szCs w:val="22"/>
        </w:rPr>
        <w:sectPr w:rsidR="00856C95" w:rsidRPr="00D5163E" w:rsidSect="00471674">
          <w:pgSz w:w="15840" w:h="12240" w:orient="landscape" w:code="1"/>
          <w:pgMar w:top="2070" w:right="720" w:bottom="720" w:left="720" w:header="720" w:footer="720" w:gutter="0"/>
          <w:cols w:space="720"/>
          <w:docGrid w:linePitch="360"/>
        </w:sectPr>
      </w:pPr>
    </w:p>
    <w:p w14:paraId="6C2EDD1E" w14:textId="3AEE2942" w:rsidR="00856C95" w:rsidRPr="00D5163E" w:rsidRDefault="00856C95" w:rsidP="007E081C">
      <w:pPr>
        <w:pBdr>
          <w:bottom w:val="single" w:sz="4" w:space="1" w:color="auto"/>
        </w:pBdr>
        <w:jc w:val="center"/>
        <w:rPr>
          <w:b/>
          <w:bCs/>
          <w:sz w:val="22"/>
          <w:szCs w:val="22"/>
        </w:rPr>
      </w:pPr>
      <w:r w:rsidRPr="00D5163E">
        <w:rPr>
          <w:b/>
          <w:bCs/>
          <w:sz w:val="22"/>
          <w:szCs w:val="22"/>
        </w:rPr>
        <w:lastRenderedPageBreak/>
        <w:t>Annex N. Gender Analysis</w:t>
      </w:r>
      <w:r w:rsidR="00CA4477" w:rsidRPr="00D5163E">
        <w:rPr>
          <w:b/>
          <w:bCs/>
          <w:sz w:val="22"/>
          <w:szCs w:val="22"/>
        </w:rPr>
        <w:t xml:space="preserve"> and Action Plan</w:t>
      </w:r>
    </w:p>
    <w:p w14:paraId="5DB19EC5" w14:textId="77777777" w:rsidR="00CA4477" w:rsidRPr="00D5163E" w:rsidRDefault="00CA4477" w:rsidP="007E081C">
      <w:pPr>
        <w:jc w:val="center"/>
        <w:rPr>
          <w:rFonts w:cs="Calibri"/>
          <w:b/>
          <w:sz w:val="22"/>
          <w:szCs w:val="22"/>
        </w:rPr>
      </w:pPr>
    </w:p>
    <w:p w14:paraId="685335B8" w14:textId="77777777" w:rsidR="00471674" w:rsidRPr="00D5163E" w:rsidRDefault="00471674" w:rsidP="007E081C">
      <w:pPr>
        <w:spacing w:after="160" w:line="259" w:lineRule="auto"/>
        <w:jc w:val="left"/>
        <w:rPr>
          <w:rFonts w:eastAsia="Calibri"/>
          <w:b/>
          <w:sz w:val="32"/>
          <w:szCs w:val="32"/>
        </w:rPr>
      </w:pPr>
      <w:r w:rsidRPr="00D5163E">
        <w:rPr>
          <w:rFonts w:eastAsia="Calibri"/>
          <w:b/>
          <w:sz w:val="32"/>
          <w:szCs w:val="32"/>
        </w:rPr>
        <w:t xml:space="preserve">Gender Analysis and Gender Action Plan for the ADLIGHT Project </w:t>
      </w:r>
    </w:p>
    <w:p w14:paraId="5E8D30CC" w14:textId="77777777" w:rsidR="00471674" w:rsidRPr="00D5163E" w:rsidRDefault="00471674" w:rsidP="007E081C">
      <w:pPr>
        <w:spacing w:after="160" w:line="259" w:lineRule="auto"/>
        <w:jc w:val="left"/>
        <w:rPr>
          <w:rFonts w:eastAsia="Calibri" w:cs="Calibri"/>
          <w:b/>
          <w:sz w:val="22"/>
          <w:szCs w:val="22"/>
        </w:rPr>
      </w:pPr>
    </w:p>
    <w:p w14:paraId="2D96F837" w14:textId="77777777" w:rsidR="00471674" w:rsidRPr="00D5163E" w:rsidRDefault="00471674" w:rsidP="006846C2">
      <w:pPr>
        <w:pStyle w:val="BodyText1"/>
        <w:rPr>
          <w:rFonts w:asciiTheme="majorHAnsi" w:eastAsia="MS Gothic" w:hAnsiTheme="majorHAnsi"/>
          <w:b/>
          <w:sz w:val="28"/>
          <w:szCs w:val="28"/>
        </w:rPr>
      </w:pPr>
      <w:bookmarkStart w:id="49" w:name="_Toc512516513"/>
      <w:r w:rsidRPr="00D5163E">
        <w:rPr>
          <w:rFonts w:asciiTheme="majorHAnsi" w:eastAsia="MS Gothic" w:hAnsiTheme="majorHAnsi"/>
          <w:b/>
          <w:sz w:val="28"/>
          <w:szCs w:val="28"/>
        </w:rPr>
        <w:t>Gender analysis</w:t>
      </w:r>
      <w:bookmarkEnd w:id="49"/>
      <w:r w:rsidRPr="00D5163E">
        <w:rPr>
          <w:rFonts w:asciiTheme="majorHAnsi" w:eastAsia="MS Gothic" w:hAnsiTheme="majorHAnsi"/>
          <w:b/>
          <w:sz w:val="28"/>
          <w:szCs w:val="28"/>
        </w:rPr>
        <w:t xml:space="preserve"> </w:t>
      </w:r>
    </w:p>
    <w:p w14:paraId="13BD10CD" w14:textId="77777777" w:rsidR="00471674" w:rsidRPr="00D5163E" w:rsidRDefault="00471674" w:rsidP="007E081C">
      <w:pPr>
        <w:spacing w:after="160" w:line="259" w:lineRule="auto"/>
        <w:jc w:val="left"/>
        <w:rPr>
          <w:rFonts w:eastAsia="Calibri"/>
          <w:sz w:val="22"/>
          <w:szCs w:val="22"/>
        </w:rPr>
      </w:pPr>
    </w:p>
    <w:p w14:paraId="573A5280" w14:textId="77777777" w:rsidR="00471674" w:rsidRPr="00D5163E" w:rsidRDefault="00471674" w:rsidP="006846C2">
      <w:pPr>
        <w:pStyle w:val="BodyText1"/>
        <w:rPr>
          <w:rFonts w:asciiTheme="majorHAnsi" w:eastAsia="MS Gothic" w:hAnsiTheme="majorHAnsi"/>
          <w:b/>
        </w:rPr>
      </w:pPr>
      <w:bookmarkStart w:id="50" w:name="_Toc512516514"/>
      <w:r w:rsidRPr="00D5163E">
        <w:rPr>
          <w:rFonts w:asciiTheme="majorHAnsi" w:eastAsia="MS Gothic" w:hAnsiTheme="majorHAnsi"/>
          <w:b/>
        </w:rPr>
        <w:t>Introduction</w:t>
      </w:r>
      <w:bookmarkEnd w:id="50"/>
      <w:r w:rsidRPr="00D5163E">
        <w:rPr>
          <w:rFonts w:asciiTheme="majorHAnsi" w:eastAsia="MS Gothic" w:hAnsiTheme="majorHAnsi"/>
          <w:b/>
        </w:rPr>
        <w:t xml:space="preserve"> </w:t>
      </w:r>
    </w:p>
    <w:p w14:paraId="62CAAE95" w14:textId="77777777" w:rsidR="00D0479B" w:rsidRPr="00D5163E" w:rsidRDefault="00471674" w:rsidP="00D0479B">
      <w:pPr>
        <w:spacing w:after="0" w:line="259" w:lineRule="auto"/>
        <w:rPr>
          <w:rFonts w:eastAsia="Calibri"/>
          <w:sz w:val="22"/>
          <w:szCs w:val="22"/>
        </w:rPr>
      </w:pPr>
      <w:r w:rsidRPr="00D5163E">
        <w:rPr>
          <w:rFonts w:eastAsia="Calibri"/>
          <w:sz w:val="22"/>
          <w:szCs w:val="22"/>
        </w:rPr>
        <w:t xml:space="preserve">This assessment aims to provide an overview of the state of gender equality in Indonesia and identify gender gaps, challenges and opportunities for UNDP and Government partners through the ADLIGHT project. This assessment illustrates how gender equality can be advanced through the transformation of Indonesia’s lighting market. The assessment was based on available data from global and Indonesian studies, </w:t>
      </w:r>
      <w:r w:rsidR="00D0479B" w:rsidRPr="00D5163E">
        <w:rPr>
          <w:rFonts w:eastAsia="Calibri"/>
          <w:sz w:val="22"/>
          <w:szCs w:val="22"/>
        </w:rPr>
        <w:t>donor agencies and interviews.</w:t>
      </w:r>
    </w:p>
    <w:p w14:paraId="359ECE80" w14:textId="77777777" w:rsidR="00D0479B" w:rsidRPr="00D5163E" w:rsidRDefault="00D0479B" w:rsidP="00D0479B">
      <w:pPr>
        <w:spacing w:after="0" w:line="259" w:lineRule="auto"/>
        <w:rPr>
          <w:rFonts w:eastAsia="Calibri"/>
          <w:sz w:val="22"/>
          <w:szCs w:val="22"/>
        </w:rPr>
      </w:pPr>
    </w:p>
    <w:p w14:paraId="737BE405" w14:textId="56B27758" w:rsidR="00471674" w:rsidRPr="00D5163E" w:rsidRDefault="00471674" w:rsidP="00D0479B">
      <w:pPr>
        <w:spacing w:after="0" w:line="259" w:lineRule="auto"/>
        <w:jc w:val="left"/>
        <w:rPr>
          <w:rFonts w:eastAsia="Calibri"/>
          <w:sz w:val="22"/>
          <w:szCs w:val="22"/>
        </w:rPr>
      </w:pPr>
      <w:r w:rsidRPr="00D5163E">
        <w:rPr>
          <w:rFonts w:eastAsia="Calibri" w:cs="Calibri"/>
          <w:iCs/>
          <w:sz w:val="22"/>
          <w:szCs w:val="22"/>
        </w:rPr>
        <w:t xml:space="preserve">ADLIGHT aims to </w:t>
      </w:r>
      <w:r w:rsidRPr="00D5163E">
        <w:rPr>
          <w:rFonts w:eastAsia="Calibri" w:cs="Calibri"/>
          <w:sz w:val="22"/>
          <w:szCs w:val="22"/>
        </w:rPr>
        <w:t>promote the increased deployment of high efficiency lighting technologies in Indonesia through the transformation of the national market, thereby reducing electricity demand and the related greenhouse gas (GHG) emissions</w:t>
      </w:r>
      <w:r w:rsidRPr="00D5163E">
        <w:rPr>
          <w:rFonts w:eastAsia="Calibri" w:cs="Calibri"/>
          <w:iCs/>
          <w:sz w:val="22"/>
          <w:szCs w:val="22"/>
        </w:rPr>
        <w:t>.</w:t>
      </w:r>
      <w:r w:rsidRPr="00D5163E">
        <w:rPr>
          <w:rFonts w:eastAsia="Calibri" w:cs="Calibri"/>
          <w:iCs/>
          <w:sz w:val="22"/>
          <w:szCs w:val="22"/>
        </w:rPr>
        <w:br/>
      </w:r>
      <w:r w:rsidRPr="00D5163E">
        <w:rPr>
          <w:rFonts w:eastAsia="Calibri" w:cs="Calibri"/>
          <w:iCs/>
          <w:sz w:val="22"/>
          <w:szCs w:val="22"/>
        </w:rPr>
        <w:br/>
      </w:r>
      <w:r w:rsidRPr="00D5163E">
        <w:rPr>
          <w:rFonts w:eastAsia="Calibri" w:cs="Calibri"/>
          <w:sz w:val="22"/>
          <w:szCs w:val="22"/>
        </w:rPr>
        <w:t>This will be achieved through implementation o</w:t>
      </w:r>
      <w:r w:rsidR="00D0479B" w:rsidRPr="00D5163E">
        <w:rPr>
          <w:rFonts w:eastAsia="Calibri" w:cs="Calibri"/>
          <w:sz w:val="22"/>
          <w:szCs w:val="22"/>
        </w:rPr>
        <w:t>f three Components, namely:</w:t>
      </w:r>
      <w:r w:rsidR="00D0479B" w:rsidRPr="00D5163E">
        <w:rPr>
          <w:rFonts w:eastAsia="Calibri" w:cs="Calibri"/>
          <w:sz w:val="22"/>
          <w:szCs w:val="22"/>
        </w:rPr>
        <w:br/>
        <w:t xml:space="preserve">(1) </w:t>
      </w:r>
      <w:r w:rsidRPr="00D5163E">
        <w:rPr>
          <w:rFonts w:eastAsia="Calibri" w:cs="Calibri"/>
          <w:sz w:val="22"/>
          <w:szCs w:val="22"/>
        </w:rPr>
        <w:t xml:space="preserve">Support to local lighting industry to prepare the market for high quality, high efficient lighting systems, </w:t>
      </w:r>
      <w:r w:rsidRPr="00D5163E">
        <w:rPr>
          <w:rFonts w:eastAsia="Calibri" w:cs="Calibri"/>
          <w:sz w:val="22"/>
          <w:szCs w:val="22"/>
        </w:rPr>
        <w:br/>
        <w:t xml:space="preserve">(2) Regulatory mechanisms; and market monitoring, verification, and enforcement, and </w:t>
      </w:r>
      <w:r w:rsidRPr="00D5163E">
        <w:rPr>
          <w:rFonts w:eastAsia="Calibri" w:cs="Calibri"/>
          <w:sz w:val="22"/>
          <w:szCs w:val="22"/>
        </w:rPr>
        <w:br/>
        <w:t>(3) New business models and awareness raising for high efficiency lighting technology penetration.</w:t>
      </w:r>
      <w:r w:rsidRPr="00D5163E">
        <w:rPr>
          <w:rFonts w:eastAsia="Calibri" w:cs="Calibri"/>
          <w:sz w:val="22"/>
          <w:szCs w:val="22"/>
        </w:rPr>
        <w:br/>
      </w:r>
      <w:r w:rsidRPr="00D5163E">
        <w:rPr>
          <w:rFonts w:eastAsia="Calibri"/>
          <w:sz w:val="22"/>
          <w:szCs w:val="22"/>
        </w:rPr>
        <w:t xml:space="preserve">  </w:t>
      </w:r>
      <w:r w:rsidRPr="00D5163E">
        <w:rPr>
          <w:rFonts w:eastAsia="Calibri"/>
          <w:sz w:val="22"/>
          <w:szCs w:val="22"/>
        </w:rPr>
        <w:br/>
      </w:r>
    </w:p>
    <w:p w14:paraId="72E786C1" w14:textId="20E541A4" w:rsidR="00471674" w:rsidRPr="00D5163E" w:rsidRDefault="00471674" w:rsidP="006846C2">
      <w:pPr>
        <w:pStyle w:val="BodyText1"/>
        <w:rPr>
          <w:rFonts w:asciiTheme="majorHAnsi" w:eastAsia="MS Gothic" w:hAnsiTheme="majorHAnsi"/>
          <w:b/>
          <w:sz w:val="28"/>
          <w:szCs w:val="28"/>
        </w:rPr>
      </w:pPr>
      <w:bookmarkStart w:id="51" w:name="_Toc512516515"/>
      <w:r w:rsidRPr="00D5163E">
        <w:rPr>
          <w:rFonts w:asciiTheme="majorHAnsi" w:eastAsia="MS Gothic" w:hAnsiTheme="majorHAnsi"/>
          <w:b/>
          <w:sz w:val="28"/>
          <w:szCs w:val="28"/>
        </w:rPr>
        <w:t>Gender equality in Indonesia: contextual analysis</w:t>
      </w:r>
      <w:bookmarkEnd w:id="51"/>
    </w:p>
    <w:p w14:paraId="37298C61" w14:textId="77777777" w:rsidR="00471674" w:rsidRPr="00D5163E" w:rsidRDefault="00471674" w:rsidP="007E081C">
      <w:pPr>
        <w:spacing w:after="160" w:line="259" w:lineRule="auto"/>
        <w:jc w:val="left"/>
        <w:rPr>
          <w:rFonts w:eastAsia="Calibri"/>
          <w:sz w:val="22"/>
          <w:szCs w:val="22"/>
        </w:rPr>
      </w:pPr>
    </w:p>
    <w:p w14:paraId="33844DEE" w14:textId="77777777" w:rsidR="00D0479B" w:rsidRPr="00D5163E" w:rsidRDefault="00471674" w:rsidP="00D0479B">
      <w:pPr>
        <w:pStyle w:val="BodyText1"/>
        <w:rPr>
          <w:rFonts w:asciiTheme="majorHAnsi" w:eastAsia="MS Gothic" w:hAnsiTheme="majorHAnsi"/>
          <w:b/>
        </w:rPr>
      </w:pPr>
      <w:bookmarkStart w:id="52" w:name="_Toc512516516"/>
      <w:r w:rsidRPr="00D5163E">
        <w:rPr>
          <w:rFonts w:asciiTheme="majorHAnsi" w:eastAsia="MS Gothic" w:hAnsiTheme="majorHAnsi"/>
          <w:b/>
        </w:rPr>
        <w:t>Status of gender equality in Indonesia</w:t>
      </w:r>
      <w:bookmarkEnd w:id="52"/>
      <w:r w:rsidR="00D0479B" w:rsidRPr="00D5163E">
        <w:rPr>
          <w:rFonts w:asciiTheme="majorHAnsi" w:eastAsia="MS Gothic" w:hAnsiTheme="majorHAnsi"/>
          <w:b/>
        </w:rPr>
        <w:t xml:space="preserve"> </w:t>
      </w:r>
    </w:p>
    <w:p w14:paraId="4096F554" w14:textId="77777777" w:rsidR="00D0479B" w:rsidRPr="00D5163E" w:rsidRDefault="00D0479B" w:rsidP="00D0479B">
      <w:pPr>
        <w:pStyle w:val="BodyText1"/>
        <w:rPr>
          <w:rFonts w:eastAsia="Calibri" w:cs="Times"/>
          <w:sz w:val="22"/>
          <w:szCs w:val="22"/>
          <w:lang w:val="en-AU"/>
        </w:rPr>
      </w:pPr>
    </w:p>
    <w:p w14:paraId="52CBF3EF" w14:textId="77777777" w:rsidR="00D0479B" w:rsidRPr="00D5163E" w:rsidRDefault="00471674" w:rsidP="00D0479B">
      <w:pPr>
        <w:pStyle w:val="BodyText1"/>
        <w:jc w:val="left"/>
        <w:rPr>
          <w:rFonts w:asciiTheme="majorHAnsi" w:eastAsia="Calibri" w:hAnsiTheme="majorHAnsi"/>
          <w:b/>
          <w:sz w:val="22"/>
          <w:szCs w:val="22"/>
          <w:lang w:val="en-AU"/>
        </w:rPr>
      </w:pPr>
      <w:r w:rsidRPr="00D5163E">
        <w:rPr>
          <w:rFonts w:asciiTheme="majorHAnsi" w:eastAsia="Calibri" w:hAnsiTheme="majorHAnsi" w:cs="Times"/>
          <w:sz w:val="22"/>
          <w:szCs w:val="22"/>
          <w:lang w:val="en-AU"/>
        </w:rPr>
        <w:t>Vast inequalities between men and women persist in Indonesia, at every level of society. In 2016, Indonesia ranked 88th out of 144 countries in the World Economic Forum’s Global Gender Gap Report, scoring .682. This reveals a gap for female legislators, senior officials and managers. Indonesia has a Gender Inequality Index value of 0.467, ranking it 105 out of 159 countries in the 2015 index. The GII reflects gender-based inequalities in three areas: reproductive health, empowerment, and economic activity.</w:t>
      </w:r>
      <w:r w:rsidRPr="00D5163E">
        <w:rPr>
          <w:rFonts w:asciiTheme="majorHAnsi" w:eastAsia="Calibri" w:hAnsiTheme="majorHAnsi" w:cs="Times"/>
          <w:sz w:val="22"/>
          <w:szCs w:val="22"/>
          <w:vertAlign w:val="superscript"/>
          <w:lang w:val="en-AU"/>
        </w:rPr>
        <w:footnoteReference w:id="39"/>
      </w:r>
    </w:p>
    <w:p w14:paraId="18DA9E70" w14:textId="77777777" w:rsidR="00D0479B" w:rsidRPr="00D5163E" w:rsidRDefault="00D0479B" w:rsidP="00D0479B">
      <w:pPr>
        <w:pStyle w:val="BodyText1"/>
        <w:jc w:val="left"/>
        <w:rPr>
          <w:rFonts w:asciiTheme="majorHAnsi" w:eastAsia="Calibri" w:hAnsiTheme="majorHAnsi"/>
          <w:b/>
          <w:sz w:val="22"/>
          <w:szCs w:val="22"/>
          <w:lang w:val="en-AU"/>
        </w:rPr>
      </w:pPr>
    </w:p>
    <w:p w14:paraId="40699719" w14:textId="7EEB5B23" w:rsidR="00D0479B" w:rsidRPr="00D5163E" w:rsidRDefault="00471674" w:rsidP="00D0479B">
      <w:pPr>
        <w:pStyle w:val="BodyText1"/>
        <w:rPr>
          <w:rFonts w:asciiTheme="majorHAnsi" w:eastAsia="Calibri" w:hAnsiTheme="majorHAnsi"/>
          <w:sz w:val="22"/>
          <w:szCs w:val="22"/>
          <w:lang w:val="en-AU"/>
        </w:rPr>
      </w:pPr>
      <w:r w:rsidRPr="00D5163E">
        <w:rPr>
          <w:rFonts w:asciiTheme="majorHAnsi" w:eastAsia="Calibri" w:hAnsiTheme="majorHAnsi"/>
          <w:sz w:val="22"/>
          <w:szCs w:val="22"/>
          <w:lang w:val="en-AU"/>
        </w:rPr>
        <w:t>According to the National Labour Data in Indonesia’s national labour survey (SAKERNAS) in 2015, women’s labor force participation rates 48.9% as opposed to 82.7% for men</w:t>
      </w:r>
      <w:r w:rsidRPr="00D5163E">
        <w:rPr>
          <w:rFonts w:asciiTheme="majorHAnsi" w:eastAsia="Calibri" w:hAnsiTheme="majorHAnsi"/>
          <w:sz w:val="22"/>
          <w:szCs w:val="22"/>
          <w:vertAlign w:val="superscript"/>
          <w:lang w:val="en-AU"/>
        </w:rPr>
        <w:footnoteReference w:id="40"/>
      </w:r>
      <w:r w:rsidRPr="00D5163E">
        <w:rPr>
          <w:rFonts w:asciiTheme="majorHAnsi" w:eastAsia="Calibri" w:hAnsiTheme="majorHAnsi"/>
          <w:sz w:val="22"/>
          <w:szCs w:val="22"/>
          <w:lang w:val="en-AU"/>
        </w:rPr>
        <w:t xml:space="preserve">. When compared to previous years, the data reveals that over the last ten years, there is an increase of tertiary educated young women gaining meaningful wage work in the formal sector, mostly in urban areas. However women in poorer families are becoming more likely to resort to informal work to make ends meet. This inequality gap is </w:t>
      </w:r>
      <w:r w:rsidRPr="00D5163E">
        <w:rPr>
          <w:rFonts w:asciiTheme="majorHAnsi" w:eastAsia="Calibri" w:hAnsiTheme="majorHAnsi"/>
          <w:sz w:val="22"/>
          <w:szCs w:val="22"/>
          <w:lang w:val="en-AU"/>
        </w:rPr>
        <w:lastRenderedPageBreak/>
        <w:t xml:space="preserve">reflected in the increasing GINI coefficient of .397 in Indonesia. Over the past 20 years inequality has risen faster than any other country in south-east Asia. </w:t>
      </w:r>
      <w:r w:rsidRPr="00D5163E">
        <w:rPr>
          <w:rFonts w:asciiTheme="majorHAnsi" w:eastAsia="Calibri" w:hAnsiTheme="majorHAnsi"/>
          <w:sz w:val="22"/>
          <w:szCs w:val="22"/>
          <w:vertAlign w:val="superscript"/>
          <w:lang w:val="en-AU"/>
        </w:rPr>
        <w:footnoteReference w:id="41"/>
      </w:r>
      <w:r w:rsidRPr="00D5163E">
        <w:rPr>
          <w:rFonts w:asciiTheme="majorHAnsi" w:eastAsia="Calibri" w:hAnsiTheme="majorHAnsi"/>
          <w:sz w:val="22"/>
          <w:szCs w:val="22"/>
          <w:lang w:val="en-AU"/>
        </w:rPr>
        <w:t xml:space="preserve"> Workers in the informal sector, do not have access to minimum wage rights, or benefits of wage work like insurance, parental leave, or sick leave, and are most vulnerable to exploitation, injury and financial instability. The informal sector is mostly made up of low-skilled and low-educated women, either working for family members or</w:t>
      </w:r>
      <w:r w:rsidR="00D0479B" w:rsidRPr="00D5163E">
        <w:rPr>
          <w:rFonts w:asciiTheme="majorHAnsi" w:eastAsia="Calibri" w:hAnsiTheme="majorHAnsi"/>
          <w:sz w:val="22"/>
          <w:szCs w:val="22"/>
          <w:lang w:val="en-AU"/>
        </w:rPr>
        <w:t xml:space="preserve"> running their own businesses.</w:t>
      </w:r>
    </w:p>
    <w:p w14:paraId="16F638BD" w14:textId="77777777" w:rsidR="00D0479B" w:rsidRPr="00D5163E" w:rsidRDefault="00D0479B" w:rsidP="00D0479B">
      <w:pPr>
        <w:pStyle w:val="BodyText1"/>
        <w:rPr>
          <w:rFonts w:asciiTheme="majorHAnsi" w:eastAsia="Calibri" w:hAnsiTheme="majorHAnsi"/>
          <w:sz w:val="22"/>
          <w:szCs w:val="22"/>
          <w:lang w:val="en-AU"/>
        </w:rPr>
      </w:pPr>
    </w:p>
    <w:p w14:paraId="3E242749" w14:textId="2DD67293" w:rsidR="00D0479B" w:rsidRPr="00D5163E" w:rsidRDefault="00471674" w:rsidP="00D0479B">
      <w:pPr>
        <w:pStyle w:val="BodyText1"/>
        <w:rPr>
          <w:rFonts w:asciiTheme="majorHAnsi" w:eastAsia="Calibri" w:hAnsiTheme="majorHAnsi"/>
          <w:sz w:val="22"/>
          <w:szCs w:val="22"/>
          <w:lang w:val="en-AU"/>
        </w:rPr>
      </w:pPr>
      <w:r w:rsidRPr="00D5163E">
        <w:rPr>
          <w:rFonts w:asciiTheme="majorHAnsi" w:hAnsiTheme="majorHAnsi" w:cs="Arial"/>
          <w:sz w:val="22"/>
          <w:szCs w:val="22"/>
          <w:shd w:val="clear" w:color="auto" w:fill="FFFFFF"/>
          <w:lang w:val="en-AU"/>
        </w:rPr>
        <w:t>In Indonesia, small to medium enterprises (SMEs) make up 57% of the GDP. About one-third of medium-sized enterprises are owned by women and this number is increasing by 8%</w:t>
      </w:r>
      <w:r w:rsidRPr="00D5163E">
        <w:rPr>
          <w:rFonts w:asciiTheme="majorHAnsi" w:hAnsiTheme="majorHAnsi" w:cs="Arial"/>
          <w:sz w:val="22"/>
          <w:szCs w:val="22"/>
          <w:shd w:val="clear" w:color="auto" w:fill="FFFFFF"/>
          <w:vertAlign w:val="superscript"/>
          <w:lang w:val="en-AU"/>
        </w:rPr>
        <w:footnoteReference w:id="42"/>
      </w:r>
      <w:r w:rsidRPr="00D5163E">
        <w:rPr>
          <w:rFonts w:asciiTheme="majorHAnsi" w:hAnsiTheme="majorHAnsi" w:cs="Arial"/>
          <w:sz w:val="22"/>
          <w:szCs w:val="22"/>
          <w:shd w:val="clear" w:color="auto" w:fill="FFFFFF"/>
          <w:lang w:val="en-AU"/>
        </w:rPr>
        <w:t xml:space="preserve"> annually while the number of SMEs owned by men is dropping. Women-led SMEs are an important untapped opportunity that can support economic growth and innovation. However, barriers are in the way to unlocking this potential. The results of preliminary research into the barriers faced by women-led SMEs conducted by UNDP Indonesia found that women-led enterprise often lack access to finance, including credit due to a range of challenges: lack of education around managing financing, lending agencies and banks exercise discrimination, combined with women’s tendency to put forward her husband or brother’s name when applying for credit. This results in women having far less agency and decision-making power when operating her enterprise, and spending family income</w:t>
      </w:r>
      <w:r w:rsidRPr="00D5163E">
        <w:rPr>
          <w:rFonts w:asciiTheme="majorHAnsi" w:hAnsiTheme="majorHAnsi" w:cs="Arial"/>
          <w:color w:val="333333"/>
          <w:sz w:val="22"/>
          <w:szCs w:val="22"/>
          <w:shd w:val="clear" w:color="auto" w:fill="FFFFFF"/>
          <w:lang w:val="en-AU"/>
        </w:rPr>
        <w:t>.</w:t>
      </w:r>
    </w:p>
    <w:p w14:paraId="10B76747" w14:textId="77777777" w:rsidR="00D0479B" w:rsidRPr="00D5163E" w:rsidRDefault="00D0479B" w:rsidP="00D0479B">
      <w:pPr>
        <w:pStyle w:val="BodyText1"/>
        <w:jc w:val="left"/>
        <w:rPr>
          <w:rFonts w:asciiTheme="majorHAnsi" w:eastAsia="Calibri" w:hAnsiTheme="majorHAnsi"/>
          <w:i/>
          <w:sz w:val="22"/>
          <w:szCs w:val="22"/>
          <w:lang w:val="en-AU"/>
        </w:rPr>
      </w:pPr>
    </w:p>
    <w:p w14:paraId="74B573AD" w14:textId="0C04016D" w:rsidR="00471674" w:rsidRPr="00D5163E" w:rsidRDefault="00471674" w:rsidP="00D0479B">
      <w:pPr>
        <w:pStyle w:val="BodyText1"/>
        <w:rPr>
          <w:rFonts w:asciiTheme="majorHAnsi" w:hAnsiTheme="majorHAnsi" w:cs="Arial"/>
          <w:sz w:val="22"/>
          <w:szCs w:val="22"/>
          <w:lang w:val="en-AU"/>
        </w:rPr>
      </w:pPr>
      <w:r w:rsidRPr="00D5163E">
        <w:rPr>
          <w:rFonts w:asciiTheme="majorHAnsi" w:eastAsia="Calibri" w:hAnsiTheme="majorHAnsi"/>
          <w:sz w:val="22"/>
          <w:szCs w:val="22"/>
          <w:lang w:val="en-AU"/>
        </w:rPr>
        <w:t xml:space="preserve">Women are underrepresented in positions of leadership in every sector in Indonesia. Particularly at the political level, </w:t>
      </w:r>
      <w:r w:rsidRPr="00D5163E">
        <w:rPr>
          <w:rFonts w:asciiTheme="majorHAnsi" w:hAnsiTheme="majorHAnsi" w:cs="Arial"/>
          <w:sz w:val="22"/>
          <w:szCs w:val="22"/>
          <w:lang w:val="en-AU"/>
        </w:rPr>
        <w:t xml:space="preserve">indicators surrounding progress in female political participation has shown both progress and need for change. There has been an increase in women representation in national parliament from 17.32 to 18.04 per cent in 2016. At the sub-national level women hold less than 15 percent of seats (14.6 percent in provincial and 25.8 percent in regional). In the executive branch, almost half of civil servants are women, yet less than 20% hold decision-making positions. President Joko Widodo has been congratulated for appointing eight women in his cabinet of 34 ministers. </w:t>
      </w:r>
    </w:p>
    <w:p w14:paraId="50F77D2A" w14:textId="77777777" w:rsidR="00D0479B" w:rsidRPr="00D5163E" w:rsidRDefault="00D0479B" w:rsidP="00D0479B">
      <w:pPr>
        <w:pStyle w:val="BodyText1"/>
        <w:jc w:val="left"/>
        <w:rPr>
          <w:rFonts w:asciiTheme="majorHAnsi" w:eastAsia="MS Gothic" w:hAnsiTheme="majorHAnsi"/>
          <w:b/>
        </w:rPr>
      </w:pPr>
    </w:p>
    <w:p w14:paraId="62A76B71" w14:textId="35850FAD" w:rsidR="00D0479B" w:rsidRPr="00D5163E" w:rsidRDefault="00471674" w:rsidP="00D0479B">
      <w:pPr>
        <w:pStyle w:val="BodyText1"/>
        <w:rPr>
          <w:rFonts w:asciiTheme="majorHAnsi" w:eastAsia="MS Gothic" w:hAnsiTheme="majorHAnsi"/>
          <w:b/>
        </w:rPr>
      </w:pPr>
      <w:bookmarkStart w:id="53" w:name="_Toc512516517"/>
      <w:r w:rsidRPr="00D5163E">
        <w:rPr>
          <w:rFonts w:asciiTheme="majorHAnsi" w:eastAsia="MS Gothic" w:hAnsiTheme="majorHAnsi"/>
          <w:b/>
        </w:rPr>
        <w:t>Legal and Administrative Framework Protecting Women and Promoting Gender Equality</w:t>
      </w:r>
      <w:bookmarkEnd w:id="53"/>
    </w:p>
    <w:p w14:paraId="4FAE3EAE" w14:textId="77777777" w:rsidR="00D0479B" w:rsidRPr="00D5163E" w:rsidRDefault="00D0479B" w:rsidP="00D0479B">
      <w:pPr>
        <w:pStyle w:val="BodyText1"/>
        <w:rPr>
          <w:rFonts w:asciiTheme="majorHAnsi" w:eastAsia="Calibri" w:hAnsiTheme="majorHAnsi" w:cs="Times"/>
          <w:sz w:val="22"/>
          <w:szCs w:val="22"/>
          <w:lang w:val="en-AU"/>
        </w:rPr>
      </w:pPr>
    </w:p>
    <w:p w14:paraId="6D4735DE" w14:textId="77777777" w:rsidR="00D0479B" w:rsidRPr="00D5163E" w:rsidRDefault="00471674" w:rsidP="00D0479B">
      <w:pPr>
        <w:pStyle w:val="BodyText1"/>
        <w:rPr>
          <w:rFonts w:asciiTheme="majorHAnsi" w:eastAsia="Calibri" w:hAnsiTheme="majorHAnsi" w:cs="Times"/>
          <w:sz w:val="22"/>
          <w:szCs w:val="22"/>
          <w:lang w:val="en-AU"/>
        </w:rPr>
      </w:pPr>
      <w:r w:rsidRPr="00D5163E">
        <w:rPr>
          <w:rFonts w:asciiTheme="majorHAnsi" w:eastAsia="Calibri" w:hAnsiTheme="majorHAnsi" w:cs="Times"/>
          <w:sz w:val="22"/>
          <w:szCs w:val="22"/>
          <w:lang w:val="en-AU"/>
        </w:rPr>
        <w:t>At the international leveI, Indonesia has shown commitment to advancing gender equality. In 1984, it ratified the Convention on the Elimination of All Forms of Discrimination against Women (CEDAW) which committed nation states to harmonizing domestic</w:t>
      </w:r>
      <w:r w:rsidR="00D0479B" w:rsidRPr="00D5163E">
        <w:rPr>
          <w:rFonts w:asciiTheme="majorHAnsi" w:eastAsia="Calibri" w:hAnsiTheme="majorHAnsi" w:cs="Times"/>
          <w:sz w:val="22"/>
          <w:szCs w:val="22"/>
          <w:lang w:val="en-AU"/>
        </w:rPr>
        <w:t xml:space="preserve"> laws with international law. </w:t>
      </w:r>
    </w:p>
    <w:p w14:paraId="41718149" w14:textId="77777777" w:rsidR="00D0479B" w:rsidRPr="00D5163E" w:rsidRDefault="00D0479B" w:rsidP="00D0479B">
      <w:pPr>
        <w:pStyle w:val="BodyText1"/>
        <w:jc w:val="left"/>
        <w:rPr>
          <w:rFonts w:asciiTheme="majorHAnsi" w:eastAsia="Calibri" w:hAnsiTheme="majorHAnsi" w:cs="Times"/>
          <w:sz w:val="22"/>
          <w:szCs w:val="22"/>
          <w:lang w:val="en-AU"/>
        </w:rPr>
      </w:pPr>
    </w:p>
    <w:p w14:paraId="4AF9B778" w14:textId="77777777" w:rsidR="00D0479B" w:rsidRPr="00D5163E" w:rsidRDefault="00471674" w:rsidP="00D0479B">
      <w:pPr>
        <w:pStyle w:val="BodyText1"/>
        <w:jc w:val="thaiDistribute"/>
        <w:rPr>
          <w:rFonts w:asciiTheme="majorHAnsi" w:hAnsiTheme="majorHAnsi" w:cs="Arial"/>
          <w:sz w:val="22"/>
          <w:szCs w:val="22"/>
          <w:shd w:val="clear" w:color="auto" w:fill="FFFFFF"/>
          <w:lang w:val="en-AU"/>
        </w:rPr>
      </w:pPr>
      <w:r w:rsidRPr="00D5163E">
        <w:rPr>
          <w:rFonts w:asciiTheme="majorHAnsi" w:eastAsia="Calibri" w:hAnsiTheme="majorHAnsi" w:cs="Times"/>
          <w:sz w:val="22"/>
          <w:szCs w:val="22"/>
          <w:lang w:val="en-AU"/>
        </w:rPr>
        <w:t xml:space="preserve">The Government of Indonesia has committed to achieving 17 Sustainable Development Goals (SDGs), all of which have specific indicators related to gender in addition to Goal 5 for Gender Equality. Gender mainstreaming is an approach public and private sectors are more commonly utilizing to achieve the SDGs, and in particular the Government of Indonesia’s agenda through special regulations </w:t>
      </w:r>
      <w:r w:rsidRPr="00D5163E">
        <w:rPr>
          <w:rFonts w:asciiTheme="majorHAnsi" w:hAnsiTheme="majorHAnsi" w:cs="Arial"/>
          <w:sz w:val="22"/>
          <w:szCs w:val="22"/>
          <w:shd w:val="clear" w:color="auto" w:fill="FFFFFF"/>
          <w:lang w:val="en-AU"/>
        </w:rPr>
        <w:t xml:space="preserve">on Gender Mainstreaming and Gender Responsive Planning and Budgeting. Specifically, Gender mainstreaming has become national policy since the year of 2000. The commitment to integrate gender equality into national development was confirmed by Presidential Decree No. 9/2000 on “Gender Mainstreaming in National Development” regulating that all government sectors, at national and sub-national level, including the Commander of the Armed Forces, the Chief Police, and the Supreme Attorney, shall integrate a gender mainstreaming policy and strategy into its respective tasks and functions. All sectors shall report the implementation of the policy to the Ministry of Women’s Empowerment and Child Protection annually which reports the progress of gender </w:t>
      </w:r>
      <w:r w:rsidR="00D0479B" w:rsidRPr="00D5163E">
        <w:rPr>
          <w:rFonts w:asciiTheme="majorHAnsi" w:hAnsiTheme="majorHAnsi" w:cs="Arial"/>
          <w:sz w:val="22"/>
          <w:szCs w:val="22"/>
          <w:shd w:val="clear" w:color="auto" w:fill="FFFFFF"/>
          <w:lang w:val="en-AU"/>
        </w:rPr>
        <w:t>mainstreaming to the President.</w:t>
      </w:r>
    </w:p>
    <w:p w14:paraId="4BAD48E9" w14:textId="77777777" w:rsidR="00D0479B" w:rsidRPr="00D5163E" w:rsidRDefault="00D0479B" w:rsidP="00D0479B">
      <w:pPr>
        <w:pStyle w:val="BodyText1"/>
        <w:jc w:val="thaiDistribute"/>
        <w:rPr>
          <w:rFonts w:asciiTheme="majorHAnsi" w:hAnsiTheme="majorHAnsi" w:cs="Arial"/>
          <w:sz w:val="22"/>
          <w:szCs w:val="22"/>
          <w:shd w:val="clear" w:color="auto" w:fill="FFFFFF"/>
          <w:lang w:val="en-AU"/>
        </w:rPr>
      </w:pPr>
    </w:p>
    <w:p w14:paraId="2371B779" w14:textId="69004D95" w:rsidR="00471674" w:rsidRPr="00D5163E" w:rsidRDefault="00471674" w:rsidP="00D0479B">
      <w:pPr>
        <w:pStyle w:val="BodyText1"/>
        <w:jc w:val="thaiDistribute"/>
        <w:rPr>
          <w:rFonts w:asciiTheme="majorHAnsi" w:eastAsia="Calibri" w:hAnsiTheme="majorHAnsi" w:cs="Times"/>
          <w:sz w:val="22"/>
          <w:szCs w:val="22"/>
          <w:lang w:val="en-AU"/>
        </w:rPr>
      </w:pPr>
      <w:r w:rsidRPr="00D5163E">
        <w:rPr>
          <w:rFonts w:asciiTheme="majorHAnsi" w:hAnsiTheme="majorHAnsi" w:cs="Arial"/>
          <w:sz w:val="22"/>
          <w:szCs w:val="22"/>
          <w:shd w:val="clear" w:color="auto" w:fill="FFFFFF"/>
          <w:lang w:val="en-AU"/>
        </w:rPr>
        <w:lastRenderedPageBreak/>
        <w:t>While there is strong commitment to the Gender Mainstreaming Regulation in Indonesia, there are still challenges in its implementation such as lack of mindset and political will for gender-responsive budgeting as well as the lack of investment in sex-disaggregated data. Further to this, improving institutional knowledge, and strengthening monitoring and evaluation, and gender-related accountability mechanisms are necessary for gender mainstreaming at policy and implementation levels.</w:t>
      </w:r>
      <w:r w:rsidRPr="00D5163E">
        <w:rPr>
          <w:rFonts w:asciiTheme="majorHAnsi" w:hAnsiTheme="majorHAnsi" w:cs="Arial"/>
          <w:sz w:val="22"/>
          <w:szCs w:val="22"/>
          <w:shd w:val="clear" w:color="auto" w:fill="FFFFFF"/>
          <w:vertAlign w:val="superscript"/>
          <w:lang w:val="en-AU"/>
        </w:rPr>
        <w:footnoteReference w:id="43"/>
      </w:r>
    </w:p>
    <w:p w14:paraId="242E9E11" w14:textId="77777777" w:rsidR="00D0479B" w:rsidRPr="00D5163E" w:rsidRDefault="00D0479B" w:rsidP="006846C2">
      <w:pPr>
        <w:pStyle w:val="BodyText1"/>
        <w:rPr>
          <w:rFonts w:asciiTheme="majorHAnsi" w:eastAsia="MS Gothic" w:hAnsiTheme="majorHAnsi"/>
          <w:b/>
        </w:rPr>
      </w:pPr>
      <w:bookmarkStart w:id="54" w:name="_Toc512516518"/>
    </w:p>
    <w:p w14:paraId="17E103E6" w14:textId="4BDABF5D" w:rsidR="00D0479B" w:rsidRPr="00D5163E" w:rsidRDefault="00471674" w:rsidP="00D0479B">
      <w:pPr>
        <w:pStyle w:val="BodyText1"/>
        <w:rPr>
          <w:rFonts w:asciiTheme="majorHAnsi" w:eastAsia="MS Gothic" w:hAnsiTheme="majorHAnsi"/>
          <w:b/>
        </w:rPr>
      </w:pPr>
      <w:r w:rsidRPr="00D5163E">
        <w:rPr>
          <w:rFonts w:asciiTheme="majorHAnsi" w:eastAsia="MS Gothic" w:hAnsiTheme="majorHAnsi"/>
          <w:b/>
        </w:rPr>
        <w:t>Gender and energy access</w:t>
      </w:r>
      <w:bookmarkEnd w:id="54"/>
    </w:p>
    <w:p w14:paraId="1AA559DA" w14:textId="77777777" w:rsidR="00D0479B" w:rsidRPr="00D5163E" w:rsidRDefault="00D0479B" w:rsidP="00D0479B">
      <w:pPr>
        <w:pStyle w:val="BodyText1"/>
        <w:rPr>
          <w:rFonts w:asciiTheme="majorHAnsi" w:eastAsia="MS Gothic" w:hAnsiTheme="majorHAnsi"/>
          <w:b/>
          <w:sz w:val="22"/>
          <w:szCs w:val="22"/>
        </w:rPr>
      </w:pPr>
    </w:p>
    <w:p w14:paraId="3231E7F3" w14:textId="77777777" w:rsidR="00D0479B" w:rsidRPr="00D5163E" w:rsidRDefault="00471674" w:rsidP="00D0479B">
      <w:pPr>
        <w:pStyle w:val="BodyText1"/>
        <w:rPr>
          <w:rFonts w:asciiTheme="majorHAnsi" w:hAnsiTheme="majorHAnsi"/>
          <w:color w:val="auto"/>
          <w:sz w:val="22"/>
          <w:szCs w:val="22"/>
          <w:shd w:val="clear" w:color="auto" w:fill="FFFFFF"/>
          <w:lang w:val="en-AU"/>
        </w:rPr>
      </w:pPr>
      <w:r w:rsidRPr="00D5163E">
        <w:rPr>
          <w:rFonts w:asciiTheme="majorHAnsi" w:hAnsiTheme="majorHAnsi"/>
          <w:sz w:val="22"/>
          <w:szCs w:val="22"/>
          <w:u w:val="single"/>
          <w:shd w:val="clear" w:color="auto" w:fill="FFFFFF"/>
          <w:lang w:val="en-AU"/>
        </w:rPr>
        <w:t>T</w:t>
      </w:r>
      <w:r w:rsidRPr="00D5163E">
        <w:rPr>
          <w:rFonts w:asciiTheme="majorHAnsi" w:hAnsiTheme="majorHAnsi"/>
          <w:sz w:val="22"/>
          <w:szCs w:val="22"/>
          <w:shd w:val="clear" w:color="auto" w:fill="FFFFFF"/>
          <w:lang w:val="en-AU"/>
        </w:rPr>
        <w:t>he correlations between poverty, access to affordable and effective energy resources and gender equality has been widely explored. Access to affordable, reliable, sustainable and modern energy is a human development enabler – it provides men and women with more time and money in and outside of the household, at work, while curbing GHGs and improving the health and safety of communities. For example, improved access to time-saving electric appliances has been significantly more transformative for women than men due to women’s primary role relative to household chores.</w:t>
      </w:r>
      <w:r w:rsidRPr="00D5163E">
        <w:rPr>
          <w:rFonts w:asciiTheme="majorHAnsi" w:hAnsiTheme="majorHAnsi"/>
          <w:sz w:val="22"/>
          <w:szCs w:val="22"/>
          <w:shd w:val="clear" w:color="auto" w:fill="FFFFFF"/>
          <w:vertAlign w:val="superscript"/>
          <w:lang w:val="en-AU"/>
        </w:rPr>
        <w:footnoteReference w:id="44"/>
      </w:r>
      <w:r w:rsidRPr="00D5163E">
        <w:rPr>
          <w:rFonts w:asciiTheme="majorHAnsi" w:hAnsiTheme="majorHAnsi"/>
          <w:sz w:val="22"/>
          <w:szCs w:val="22"/>
          <w:shd w:val="clear" w:color="auto" w:fill="FFFFFF"/>
          <w:lang w:val="en-AU"/>
        </w:rPr>
        <w:t xml:space="preserve"> </w:t>
      </w:r>
      <w:r w:rsidRPr="00D5163E">
        <w:rPr>
          <w:rFonts w:asciiTheme="majorHAnsi" w:hAnsiTheme="majorHAnsi"/>
          <w:sz w:val="22"/>
          <w:szCs w:val="22"/>
          <w:shd w:val="clear" w:color="auto" w:fill="FFFFFF"/>
          <w:lang w:val="en-AU"/>
        </w:rPr>
        <w:br/>
        <w:t>Due to persistent gender roles in Indonesia and around the world, lighting technology directly impacts men and women differently, while also impacting structured systems that hinder gender equality</w:t>
      </w:r>
      <w:r w:rsidR="00D0479B" w:rsidRPr="00D5163E">
        <w:rPr>
          <w:rFonts w:asciiTheme="majorHAnsi" w:hAnsiTheme="majorHAnsi"/>
          <w:color w:val="auto"/>
          <w:sz w:val="22"/>
          <w:szCs w:val="22"/>
          <w:shd w:val="clear" w:color="auto" w:fill="FFFFFF"/>
          <w:lang w:val="en-AU"/>
        </w:rPr>
        <w:t>.</w:t>
      </w:r>
    </w:p>
    <w:p w14:paraId="6366FEFC" w14:textId="77777777" w:rsidR="00D0479B" w:rsidRPr="00D5163E" w:rsidRDefault="00D0479B" w:rsidP="00D0479B">
      <w:pPr>
        <w:pStyle w:val="BodyText1"/>
        <w:rPr>
          <w:rFonts w:asciiTheme="majorHAnsi" w:hAnsiTheme="majorHAnsi"/>
          <w:color w:val="auto"/>
          <w:sz w:val="22"/>
          <w:szCs w:val="22"/>
          <w:shd w:val="clear" w:color="auto" w:fill="FFFFFF"/>
          <w:lang w:val="en-AU"/>
        </w:rPr>
      </w:pPr>
    </w:p>
    <w:p w14:paraId="3F7C1D94" w14:textId="77777777" w:rsidR="00D0479B" w:rsidRPr="00D5163E" w:rsidRDefault="00471674" w:rsidP="00D0479B">
      <w:pPr>
        <w:pStyle w:val="BodyText1"/>
        <w:rPr>
          <w:rFonts w:asciiTheme="majorHAnsi" w:hAnsiTheme="majorHAnsi"/>
          <w:color w:val="auto"/>
          <w:sz w:val="22"/>
          <w:szCs w:val="22"/>
          <w:shd w:val="clear" w:color="auto" w:fill="FFFFFF"/>
          <w:lang w:val="en-AU"/>
        </w:rPr>
      </w:pPr>
      <w:r w:rsidRPr="00D5163E">
        <w:rPr>
          <w:rFonts w:asciiTheme="majorHAnsi" w:eastAsia="Calibri" w:hAnsiTheme="majorHAnsi"/>
          <w:sz w:val="22"/>
          <w:szCs w:val="22"/>
        </w:rPr>
        <w:t>Ministry of Energy and Mineral Resources states that Indonesia has reached 95.35% of electrification ratio at national level and 97.10% at rural areas. Approximately 2,300 villages are still living without access to electricity,</w:t>
      </w:r>
      <w:r w:rsidRPr="00D5163E">
        <w:rPr>
          <w:rFonts w:asciiTheme="majorHAnsi" w:eastAsia="Calibri" w:hAnsiTheme="majorHAnsi"/>
          <w:sz w:val="22"/>
          <w:szCs w:val="22"/>
        </w:rPr>
        <w:footnoteReference w:id="45"/>
      </w:r>
      <w:r w:rsidRPr="00D5163E">
        <w:rPr>
          <w:rFonts w:asciiTheme="majorHAnsi" w:eastAsia="Calibri" w:hAnsiTheme="majorHAnsi"/>
          <w:sz w:val="22"/>
          <w:szCs w:val="22"/>
        </w:rPr>
        <w:t xml:space="preserve"> either using firewood for cooking or kerosene lamps for visibility. Kerosene is harmful, particularly for women who are primarily responsible for cooking, cleaning and using electrical sources for household duties.  The World Bank estimates that breathing kerosene fumes is the equivalent of smoking two packets of cigarettes a day and two-thirds of adult females with lung cancer in developing nations are non-smokers.</w:t>
      </w:r>
      <w:r w:rsidRPr="00D5163E">
        <w:rPr>
          <w:rFonts w:asciiTheme="majorHAnsi" w:eastAsia="Calibri" w:hAnsiTheme="majorHAnsi"/>
          <w:sz w:val="22"/>
          <w:szCs w:val="22"/>
        </w:rPr>
        <w:footnoteReference w:id="46"/>
      </w:r>
      <w:r w:rsidRPr="00D5163E">
        <w:rPr>
          <w:rFonts w:asciiTheme="majorHAnsi" w:eastAsia="Calibri" w:hAnsiTheme="majorHAnsi"/>
          <w:sz w:val="22"/>
          <w:szCs w:val="22"/>
        </w:rPr>
        <w:t xml:space="preserve"> Kerosene lamps are widely used for lighting in rural areas of Asia and Africa where electrical distribution is either not available, or too costly for widespread use.</w:t>
      </w:r>
      <w:r w:rsidRPr="00D5163E">
        <w:rPr>
          <w:rFonts w:asciiTheme="majorHAnsi" w:eastAsia="Calibri" w:hAnsiTheme="majorHAnsi"/>
          <w:sz w:val="22"/>
          <w:szCs w:val="22"/>
        </w:rPr>
        <w:footnoteReference w:id="47"/>
      </w:r>
      <w:r w:rsidRPr="00D5163E">
        <w:rPr>
          <w:rFonts w:asciiTheme="majorHAnsi" w:eastAsia="Calibri" w:hAnsiTheme="majorHAnsi"/>
          <w:sz w:val="22"/>
          <w:szCs w:val="22"/>
        </w:rPr>
        <w:t xml:space="preserve"> Yet using kerosene for lighting is extremely inefficient, dangerous and expensive, and it has extensive healt</w:t>
      </w:r>
      <w:r w:rsidR="00D0479B" w:rsidRPr="00D5163E">
        <w:rPr>
          <w:rFonts w:asciiTheme="majorHAnsi" w:eastAsia="Calibri" w:hAnsiTheme="majorHAnsi"/>
          <w:sz w:val="22"/>
          <w:szCs w:val="22"/>
        </w:rPr>
        <w:t xml:space="preserve">h and environmental drawbacks. </w:t>
      </w:r>
    </w:p>
    <w:p w14:paraId="47C7803D" w14:textId="77777777" w:rsidR="00D0479B" w:rsidRPr="00D5163E" w:rsidRDefault="00D0479B" w:rsidP="00D0479B">
      <w:pPr>
        <w:pStyle w:val="BodyText1"/>
        <w:rPr>
          <w:rFonts w:asciiTheme="majorHAnsi" w:hAnsiTheme="majorHAnsi"/>
          <w:color w:val="auto"/>
          <w:sz w:val="22"/>
          <w:szCs w:val="22"/>
          <w:shd w:val="clear" w:color="auto" w:fill="FFFFFF"/>
        </w:rPr>
      </w:pPr>
    </w:p>
    <w:p w14:paraId="20B7E3E9" w14:textId="77777777" w:rsidR="00D0479B" w:rsidRPr="00D5163E" w:rsidRDefault="00471674" w:rsidP="00D0479B">
      <w:pPr>
        <w:pStyle w:val="BodyText1"/>
        <w:rPr>
          <w:rFonts w:asciiTheme="majorHAnsi" w:eastAsia="Calibri" w:hAnsiTheme="majorHAnsi"/>
          <w:sz w:val="22"/>
          <w:szCs w:val="22"/>
        </w:rPr>
      </w:pPr>
      <w:r w:rsidRPr="00D5163E">
        <w:rPr>
          <w:rFonts w:asciiTheme="majorHAnsi" w:eastAsia="Calibri" w:hAnsiTheme="majorHAnsi"/>
          <w:sz w:val="22"/>
          <w:szCs w:val="22"/>
        </w:rPr>
        <w:t>At some other rural areas, the hardship of collecting and using firewood for cooking in the outdoor causes great problems for women. Women cook on open fires by burning dung, wood or other biomass. The collection and transport of fuel represents a labor intensive and time-consuming task, undertaken mainly by women and children. The health impacts on women from using firewood can be enormous — smoke produced from open fires, lung diseases caused by smoke and indoor air pollution, neck and back injuries caused by the transportation of heavy wood loads. These ailments combined with the difficult access to health services at the remote rural areas doubles the burden placed on women.</w:t>
      </w:r>
      <w:r w:rsidRPr="00D5163E">
        <w:rPr>
          <w:rFonts w:asciiTheme="majorHAnsi" w:eastAsia="Calibri" w:hAnsiTheme="majorHAnsi"/>
          <w:sz w:val="22"/>
          <w:szCs w:val="22"/>
          <w:vertAlign w:val="superscript"/>
        </w:rPr>
        <w:footnoteReference w:id="48"/>
      </w:r>
    </w:p>
    <w:p w14:paraId="5E84C404" w14:textId="77777777" w:rsidR="00D0479B" w:rsidRPr="00D5163E" w:rsidRDefault="00D0479B" w:rsidP="00D0479B">
      <w:pPr>
        <w:pStyle w:val="BodyText1"/>
        <w:rPr>
          <w:rFonts w:asciiTheme="majorHAnsi" w:eastAsia="Calibri" w:hAnsiTheme="majorHAnsi"/>
          <w:sz w:val="22"/>
          <w:szCs w:val="22"/>
        </w:rPr>
      </w:pPr>
    </w:p>
    <w:p w14:paraId="3BBCAB9A" w14:textId="49AF20A9" w:rsidR="00471674" w:rsidRPr="00D5163E" w:rsidRDefault="00471674" w:rsidP="00D0479B">
      <w:pPr>
        <w:pStyle w:val="BodyText1"/>
        <w:jc w:val="left"/>
        <w:rPr>
          <w:rFonts w:asciiTheme="majorHAnsi" w:hAnsiTheme="majorHAnsi"/>
          <w:color w:val="auto"/>
          <w:sz w:val="22"/>
          <w:szCs w:val="22"/>
          <w:shd w:val="clear" w:color="auto" w:fill="FFFFFF"/>
          <w:lang w:val="en-AU"/>
        </w:rPr>
      </w:pPr>
      <w:r w:rsidRPr="00D5163E">
        <w:rPr>
          <w:rFonts w:asciiTheme="majorHAnsi" w:eastAsia="Calibri" w:hAnsiTheme="majorHAnsi"/>
          <w:sz w:val="22"/>
          <w:szCs w:val="28"/>
        </w:rPr>
        <w:t xml:space="preserve">Dr. Nuzainah Gintin of Indonesia says, “Energy is very important in women’s daily lives, especially for serving food for families, lighting for teaching their children at night, and energy for their small food </w:t>
      </w:r>
      <w:r w:rsidRPr="00D5163E">
        <w:rPr>
          <w:rFonts w:asciiTheme="majorHAnsi" w:eastAsia="Calibri" w:hAnsiTheme="majorHAnsi"/>
          <w:sz w:val="22"/>
          <w:szCs w:val="28"/>
        </w:rPr>
        <w:lastRenderedPageBreak/>
        <w:t>industries… cooking and small business are the major challenges facing women around access to energy… for the women in my country, a change that would allow them to be financially independent would have the most impact in their lives.”</w:t>
      </w:r>
      <w:r w:rsidRPr="00D5163E">
        <w:rPr>
          <w:rFonts w:asciiTheme="majorHAnsi" w:eastAsia="Calibri" w:hAnsiTheme="majorHAnsi"/>
          <w:sz w:val="22"/>
          <w:szCs w:val="28"/>
        </w:rPr>
        <w:br/>
      </w:r>
    </w:p>
    <w:p w14:paraId="50100777" w14:textId="77777777" w:rsidR="00471674" w:rsidRPr="00D5163E" w:rsidRDefault="00471674" w:rsidP="006846C2">
      <w:pPr>
        <w:pStyle w:val="BodyText1"/>
        <w:rPr>
          <w:rFonts w:asciiTheme="majorHAnsi" w:eastAsia="MS Gothic" w:hAnsiTheme="majorHAnsi"/>
          <w:b/>
          <w:sz w:val="28"/>
          <w:szCs w:val="28"/>
        </w:rPr>
      </w:pPr>
      <w:bookmarkStart w:id="55" w:name="_Toc512516519"/>
      <w:r w:rsidRPr="00D5163E">
        <w:rPr>
          <w:rFonts w:asciiTheme="majorHAnsi" w:eastAsia="MS Gothic" w:hAnsiTheme="majorHAnsi"/>
          <w:b/>
          <w:sz w:val="28"/>
          <w:szCs w:val="28"/>
        </w:rPr>
        <w:t>Gender and energy efficient lighting</w:t>
      </w:r>
      <w:bookmarkEnd w:id="55"/>
      <w:r w:rsidRPr="00D5163E">
        <w:rPr>
          <w:rFonts w:asciiTheme="majorHAnsi" w:eastAsia="MS Gothic" w:hAnsiTheme="majorHAnsi"/>
          <w:b/>
          <w:sz w:val="28"/>
          <w:szCs w:val="28"/>
        </w:rPr>
        <w:t xml:space="preserve"> </w:t>
      </w:r>
    </w:p>
    <w:p w14:paraId="11FB35E0" w14:textId="77777777" w:rsidR="00471674" w:rsidRPr="00D5163E" w:rsidRDefault="00471674" w:rsidP="007E081C">
      <w:pPr>
        <w:widowControl w:val="0"/>
        <w:autoSpaceDE w:val="0"/>
        <w:autoSpaceDN w:val="0"/>
        <w:adjustRightInd w:val="0"/>
        <w:spacing w:after="240"/>
        <w:jc w:val="left"/>
        <w:rPr>
          <w:rFonts w:ascii="Calibri Light" w:eastAsia="MS Gothic" w:hAnsi="Calibri Light"/>
          <w:color w:val="1F4D78"/>
          <w:sz w:val="24"/>
        </w:rPr>
      </w:pPr>
    </w:p>
    <w:p w14:paraId="6D4E9D73" w14:textId="77777777" w:rsidR="00471674" w:rsidRPr="00D5163E" w:rsidRDefault="00471674" w:rsidP="006846C2">
      <w:pPr>
        <w:pStyle w:val="BodyText1"/>
        <w:jc w:val="left"/>
        <w:rPr>
          <w:rFonts w:ascii="Calibri" w:eastAsia="Calibri" w:hAnsi="Calibri"/>
          <w:color w:val="auto"/>
          <w:sz w:val="22"/>
          <w:szCs w:val="22"/>
          <w:lang w:val="en-US" w:eastAsia="en-US"/>
        </w:rPr>
      </w:pPr>
      <w:bookmarkStart w:id="56" w:name="_Toc512516520"/>
      <w:r w:rsidRPr="00D5163E">
        <w:rPr>
          <w:rFonts w:asciiTheme="majorHAnsi" w:eastAsia="MS Gothic" w:hAnsiTheme="majorHAnsi"/>
          <w:b/>
        </w:rPr>
        <w:t>Street lighting</w:t>
      </w:r>
      <w:bookmarkEnd w:id="56"/>
      <w:r w:rsidRPr="00D5163E">
        <w:rPr>
          <w:rFonts w:ascii="Calibri" w:eastAsia="Calibri" w:hAnsi="Calibri"/>
          <w:color w:val="auto"/>
          <w:sz w:val="22"/>
          <w:szCs w:val="22"/>
          <w:lang w:val="en-US" w:eastAsia="en-US"/>
        </w:rPr>
        <w:br/>
      </w:r>
    </w:p>
    <w:p w14:paraId="7BFB4520" w14:textId="77777777" w:rsidR="00471674" w:rsidRPr="00D5163E" w:rsidRDefault="00471674" w:rsidP="00D0479B">
      <w:pPr>
        <w:widowControl w:val="0"/>
        <w:autoSpaceDE w:val="0"/>
        <w:autoSpaceDN w:val="0"/>
        <w:adjustRightInd w:val="0"/>
        <w:spacing w:after="240"/>
        <w:rPr>
          <w:rFonts w:ascii="Calibri Light" w:eastAsia="MS Gothic" w:hAnsi="Calibri Light"/>
          <w:color w:val="2E74B5"/>
          <w:sz w:val="26"/>
          <w:szCs w:val="26"/>
        </w:rPr>
      </w:pPr>
      <w:r w:rsidRPr="00D5163E">
        <w:rPr>
          <w:rFonts w:eastAsia="Calibri"/>
          <w:sz w:val="22"/>
          <w:szCs w:val="22"/>
        </w:rPr>
        <w:t>Indonesian cities typically have sub-optimal street lighting systems, with illegal connections, limited metering coverage and poor service standards.</w:t>
      </w:r>
      <w:r w:rsidRPr="00D5163E">
        <w:rPr>
          <w:rFonts w:eastAsia="Calibri"/>
          <w:sz w:val="22"/>
          <w:szCs w:val="22"/>
          <w:vertAlign w:val="superscript"/>
        </w:rPr>
        <w:footnoteReference w:id="49"/>
      </w:r>
      <w:r w:rsidRPr="00D5163E">
        <w:rPr>
          <w:rFonts w:eastAsia="Calibri"/>
          <w:sz w:val="22"/>
          <w:szCs w:val="22"/>
        </w:rPr>
        <w:t xml:space="preserve"> </w:t>
      </w:r>
      <w:bookmarkStart w:id="57" w:name="_Hlk511971673"/>
      <w:r w:rsidRPr="00D5163E">
        <w:rPr>
          <w:rFonts w:eastAsia="Calibri"/>
          <w:sz w:val="22"/>
          <w:szCs w:val="22"/>
        </w:rPr>
        <w:t xml:space="preserve">Increasing the energy efficiency of street lighting is not only cost effective, it provides gender-sensitive results by improving nigh-time safety in cities. </w:t>
      </w:r>
      <w:bookmarkEnd w:id="57"/>
      <w:r w:rsidRPr="00D5163E">
        <w:rPr>
          <w:rFonts w:eastAsia="Calibri"/>
          <w:sz w:val="22"/>
          <w:szCs w:val="22"/>
        </w:rPr>
        <w:t>According to UN-Habitat, women’s vulnerability to sexual harassment and assault makes them in higher need for security.</w:t>
      </w:r>
      <w:r w:rsidRPr="00D5163E">
        <w:rPr>
          <w:rFonts w:eastAsia="Calibri"/>
          <w:sz w:val="22"/>
          <w:szCs w:val="22"/>
          <w:vertAlign w:val="superscript"/>
        </w:rPr>
        <w:footnoteReference w:id="50"/>
      </w:r>
      <w:r w:rsidRPr="00D5163E">
        <w:rPr>
          <w:rFonts w:eastAsia="Calibri"/>
          <w:sz w:val="22"/>
          <w:szCs w:val="22"/>
        </w:rPr>
        <w:t xml:space="preserve"> In Indonesia, for example, one in three women have experienced violence against them in their lifetimes. There are a range of initiatives undertaken in Indonesia to address gender-based violence, using public lighting safety as an entry point. For example, UNWomen in Indonesia is working with the Government to promote ‘Safe Cities’ that addresses lack of street lighting to address the high rates of violence and harassment against women in urban spaces.</w:t>
      </w:r>
      <w:r w:rsidRPr="00D5163E">
        <w:rPr>
          <w:rFonts w:eastAsia="Calibri"/>
          <w:sz w:val="22"/>
          <w:szCs w:val="22"/>
          <w:vertAlign w:val="superscript"/>
        </w:rPr>
        <w:footnoteReference w:id="51"/>
      </w:r>
    </w:p>
    <w:p w14:paraId="7197E2AB" w14:textId="77777777" w:rsidR="00471674" w:rsidRPr="00D5163E" w:rsidRDefault="00471674" w:rsidP="00D0479B">
      <w:pPr>
        <w:spacing w:after="0"/>
        <w:rPr>
          <w:rFonts w:eastAsia="Times New Roman" w:cs="Calibri"/>
          <w:color w:val="FF0000"/>
          <w:sz w:val="22"/>
          <w:szCs w:val="22"/>
          <w:lang w:val="en-GB" w:eastAsia="en-GB"/>
        </w:rPr>
      </w:pPr>
      <w:r w:rsidRPr="00D5163E">
        <w:rPr>
          <w:rFonts w:eastAsia="Calibri"/>
          <w:sz w:val="22"/>
          <w:szCs w:val="22"/>
        </w:rPr>
        <w:t xml:space="preserve">The GIZ project Smart Street Lighting Initiative (SSLI) which commenced in 2014 in Indonesia effectively ensured participation of women’s representatives the perceptions of women and men with relation to safe street lighting. As a result of focus group discussions, results showed that there is a need to raise awareness of energy efficiency among both women and men; public perception of street lighting is in general positive, although there were comments on lamps that did not turn on, frequently malfunction, and are not immediately replaced; </w:t>
      </w:r>
      <w:bookmarkStart w:id="58" w:name="_Hlk511971777"/>
      <w:r w:rsidRPr="00D5163E">
        <w:rPr>
          <w:rFonts w:eastAsia="Calibri"/>
          <w:sz w:val="22"/>
          <w:szCs w:val="22"/>
        </w:rPr>
        <w:t>women and men have different perceptions on what constitutes adequate illumination, as well as the sense of safety it provides on a particular street, with men having the tendency to perceive that the illumination had been adequate while the women tended to claim that it was not bright enough</w:t>
      </w:r>
      <w:bookmarkEnd w:id="58"/>
      <w:r w:rsidRPr="00D5163E">
        <w:rPr>
          <w:rFonts w:eastAsia="Calibri"/>
          <w:sz w:val="22"/>
          <w:szCs w:val="22"/>
        </w:rPr>
        <w:t>; and in the area where the SSLI was implemented, more men than women accessed the street at night due to both cultural reasons around women staying at the home, and also because it was not lit well.</w:t>
      </w:r>
      <w:r w:rsidRPr="00D5163E">
        <w:rPr>
          <w:rFonts w:eastAsia="Calibri"/>
          <w:sz w:val="22"/>
          <w:szCs w:val="22"/>
          <w:vertAlign w:val="superscript"/>
        </w:rPr>
        <w:footnoteReference w:id="52"/>
      </w:r>
    </w:p>
    <w:p w14:paraId="6ADFB8AC" w14:textId="77777777" w:rsidR="00471674" w:rsidRPr="00D5163E" w:rsidRDefault="00471674" w:rsidP="007E081C">
      <w:pPr>
        <w:autoSpaceDE w:val="0"/>
        <w:autoSpaceDN w:val="0"/>
        <w:adjustRightInd w:val="0"/>
        <w:spacing w:after="0"/>
        <w:jc w:val="left"/>
        <w:rPr>
          <w:rFonts w:eastAsia="Times New Roman"/>
          <w:color w:val="FF0000"/>
          <w:sz w:val="22"/>
          <w:szCs w:val="22"/>
          <w:lang w:val="en-AU"/>
        </w:rPr>
      </w:pPr>
    </w:p>
    <w:p w14:paraId="23BC96BF" w14:textId="77777777" w:rsidR="00471674" w:rsidRPr="00D5163E" w:rsidRDefault="00471674" w:rsidP="006846C2">
      <w:pPr>
        <w:pStyle w:val="BodyText1"/>
        <w:rPr>
          <w:rFonts w:asciiTheme="majorHAnsi" w:eastAsia="MS Gothic" w:hAnsiTheme="majorHAnsi"/>
          <w:b/>
        </w:rPr>
      </w:pPr>
      <w:bookmarkStart w:id="59" w:name="_Toc512516521"/>
      <w:r w:rsidRPr="00D5163E">
        <w:rPr>
          <w:rFonts w:asciiTheme="majorHAnsi" w:eastAsia="MS Gothic" w:hAnsiTheme="majorHAnsi"/>
          <w:b/>
        </w:rPr>
        <w:t>Residential areas</w:t>
      </w:r>
      <w:bookmarkEnd w:id="59"/>
      <w:r w:rsidRPr="00D5163E">
        <w:rPr>
          <w:rFonts w:asciiTheme="majorHAnsi" w:eastAsia="MS Gothic" w:hAnsiTheme="majorHAnsi"/>
          <w:b/>
        </w:rPr>
        <w:t xml:space="preserve"> </w:t>
      </w:r>
    </w:p>
    <w:p w14:paraId="14EFE565" w14:textId="77777777" w:rsidR="00471674" w:rsidRPr="00D5163E" w:rsidRDefault="00471674" w:rsidP="007E081C">
      <w:pPr>
        <w:autoSpaceDE w:val="0"/>
        <w:autoSpaceDN w:val="0"/>
        <w:adjustRightInd w:val="0"/>
        <w:spacing w:after="0"/>
        <w:jc w:val="left"/>
        <w:rPr>
          <w:rFonts w:eastAsia="Times New Roman"/>
          <w:sz w:val="22"/>
          <w:szCs w:val="22"/>
          <w:lang w:val="en-AU"/>
        </w:rPr>
      </w:pPr>
    </w:p>
    <w:p w14:paraId="52401C85" w14:textId="77777777" w:rsidR="00471674" w:rsidRPr="00D5163E" w:rsidRDefault="00471674" w:rsidP="00D0479B">
      <w:pPr>
        <w:autoSpaceDE w:val="0"/>
        <w:autoSpaceDN w:val="0"/>
        <w:adjustRightInd w:val="0"/>
        <w:spacing w:after="0"/>
        <w:rPr>
          <w:rFonts w:eastAsia="Calibri" w:cs="Calibri"/>
          <w:color w:val="000000"/>
          <w:sz w:val="22"/>
          <w:szCs w:val="22"/>
          <w:lang w:val="en-GB"/>
        </w:rPr>
      </w:pPr>
      <w:r w:rsidRPr="00D5163E">
        <w:rPr>
          <w:rFonts w:eastAsia="Times New Roman"/>
          <w:sz w:val="22"/>
          <w:szCs w:val="22"/>
          <w:lang w:val="en-AU"/>
        </w:rPr>
        <w:t xml:space="preserve">A pilot study from 2013 on residential energy consumption in the city of Bandung, Indonesia, demonstrated the importance of women’s role in household energy consumption. </w:t>
      </w:r>
      <w:r w:rsidRPr="00D5163E">
        <w:rPr>
          <w:rFonts w:eastAsia="Calibri"/>
          <w:sz w:val="22"/>
          <w:szCs w:val="22"/>
        </w:rPr>
        <w:t xml:space="preserve">The </w:t>
      </w:r>
      <w:r w:rsidRPr="00D5163E">
        <w:rPr>
          <w:rFonts w:eastAsia="Calibri" w:cs="Calibri"/>
          <w:color w:val="000000"/>
          <w:sz w:val="22"/>
          <w:szCs w:val="22"/>
          <w:lang w:val="en-GB"/>
        </w:rPr>
        <w:t>results showed that in households where the woman (wife) was the dominant decision maker on decisions about energy expenditure and control of energy consumption in the household, the energy consumption tended to be the lowest. The mean energy consumption of these households was 23-25% lower than in the households where energy decisions were made by the husband or by joint decision.</w:t>
      </w:r>
      <w:r w:rsidRPr="00D5163E">
        <w:rPr>
          <w:rFonts w:eastAsia="Calibri" w:cs="Calibri"/>
          <w:color w:val="000000"/>
          <w:sz w:val="22"/>
          <w:szCs w:val="22"/>
          <w:vertAlign w:val="superscript"/>
          <w:lang w:val="en-GB"/>
        </w:rPr>
        <w:footnoteReference w:id="53"/>
      </w:r>
      <w:r w:rsidRPr="00D5163E">
        <w:rPr>
          <w:rFonts w:eastAsia="Calibri" w:cs="Calibri"/>
          <w:color w:val="000000"/>
          <w:sz w:val="22"/>
          <w:szCs w:val="22"/>
          <w:lang w:val="en-GB"/>
        </w:rPr>
        <w:t xml:space="preserve"> </w:t>
      </w:r>
    </w:p>
    <w:p w14:paraId="00930970" w14:textId="77777777" w:rsidR="00471674" w:rsidRPr="00D5163E" w:rsidRDefault="00471674" w:rsidP="007E081C">
      <w:pPr>
        <w:spacing w:after="160" w:line="259" w:lineRule="auto"/>
        <w:jc w:val="left"/>
        <w:rPr>
          <w:rFonts w:eastAsia="Calibri"/>
          <w:sz w:val="22"/>
          <w:szCs w:val="22"/>
        </w:rPr>
      </w:pPr>
    </w:p>
    <w:p w14:paraId="6D6C4577" w14:textId="77777777" w:rsidR="00471674" w:rsidRPr="00D5163E" w:rsidRDefault="00471674" w:rsidP="007E081C">
      <w:pPr>
        <w:spacing w:after="160" w:line="259" w:lineRule="auto"/>
        <w:jc w:val="left"/>
        <w:rPr>
          <w:rFonts w:eastAsia="Calibri"/>
          <w:sz w:val="22"/>
          <w:szCs w:val="22"/>
        </w:rPr>
      </w:pPr>
    </w:p>
    <w:p w14:paraId="7A659C35" w14:textId="4210C78F" w:rsidR="00D0479B" w:rsidRPr="00D5163E" w:rsidRDefault="00471674" w:rsidP="00D0479B">
      <w:pPr>
        <w:pStyle w:val="BodyText1"/>
        <w:rPr>
          <w:rFonts w:asciiTheme="majorHAnsi" w:eastAsia="MS Gothic" w:hAnsiTheme="majorHAnsi"/>
          <w:b/>
          <w:sz w:val="28"/>
          <w:szCs w:val="28"/>
        </w:rPr>
      </w:pPr>
      <w:bookmarkStart w:id="60" w:name="_Toc512516523"/>
      <w:r w:rsidRPr="00D5163E">
        <w:rPr>
          <w:rFonts w:asciiTheme="majorHAnsi" w:eastAsia="MS Gothic" w:hAnsiTheme="majorHAnsi"/>
          <w:b/>
          <w:sz w:val="28"/>
          <w:szCs w:val="28"/>
        </w:rPr>
        <w:t>Representation of women in the energy industry</w:t>
      </w:r>
      <w:bookmarkEnd w:id="60"/>
    </w:p>
    <w:p w14:paraId="0E1A72C6" w14:textId="77777777" w:rsidR="00D0479B" w:rsidRPr="00D5163E" w:rsidRDefault="00D0479B" w:rsidP="00D0479B">
      <w:pPr>
        <w:pStyle w:val="BodyText1"/>
        <w:rPr>
          <w:rFonts w:asciiTheme="majorHAnsi" w:eastAsia="MS Gothic" w:hAnsiTheme="majorHAnsi"/>
          <w:b/>
          <w:sz w:val="28"/>
          <w:szCs w:val="28"/>
        </w:rPr>
      </w:pPr>
    </w:p>
    <w:p w14:paraId="3DEDE463" w14:textId="77777777" w:rsidR="00D0479B" w:rsidRPr="00D5163E" w:rsidRDefault="00471674" w:rsidP="00D0479B">
      <w:pPr>
        <w:pStyle w:val="BodyText1"/>
        <w:rPr>
          <w:rFonts w:asciiTheme="majorHAnsi" w:eastAsia="Calibri" w:hAnsiTheme="majorHAnsi"/>
          <w:b/>
          <w:sz w:val="22"/>
          <w:szCs w:val="22"/>
        </w:rPr>
      </w:pPr>
      <w:r w:rsidRPr="00D5163E">
        <w:rPr>
          <w:rFonts w:asciiTheme="majorHAnsi" w:eastAsia="Calibri" w:hAnsiTheme="majorHAnsi" w:cs="Times"/>
          <w:sz w:val="22"/>
          <w:szCs w:val="22"/>
        </w:rPr>
        <w:t xml:space="preserve">Beyond household energy consumption, there are many examples of women as producers, technicians and entrepreneurs in sustainable energy. However, </w:t>
      </w:r>
      <w:bookmarkStart w:id="61" w:name="_Hlk511971878"/>
      <w:r w:rsidRPr="00D5163E">
        <w:rPr>
          <w:rFonts w:asciiTheme="majorHAnsi" w:eastAsia="Calibri" w:hAnsiTheme="majorHAnsi" w:cs="Times"/>
          <w:sz w:val="22"/>
          <w:szCs w:val="22"/>
        </w:rPr>
        <w:t>the traditional energy sector is still one of the least gender-inclusive sectors to date globally. According to one estimate, women represent only 6 percent, 4 percent and less than 1 percent of the technical, decision-making and top management positions, respectively, in the energy sector.</w:t>
      </w:r>
      <w:bookmarkEnd w:id="61"/>
      <w:r w:rsidRPr="00D5163E">
        <w:rPr>
          <w:rFonts w:asciiTheme="majorHAnsi" w:eastAsia="Calibri" w:hAnsiTheme="majorHAnsi" w:cs="Times"/>
          <w:b/>
          <w:bCs/>
          <w:position w:val="8"/>
          <w:sz w:val="22"/>
          <w:szCs w:val="22"/>
        </w:rPr>
        <w:t xml:space="preserve">  </w:t>
      </w:r>
      <w:r w:rsidRPr="00D5163E">
        <w:rPr>
          <w:rFonts w:asciiTheme="majorHAnsi" w:eastAsia="Calibri" w:hAnsiTheme="majorHAnsi" w:cs="Times"/>
          <w:sz w:val="22"/>
          <w:szCs w:val="22"/>
        </w:rPr>
        <w:t>For women entrepreneurs who would like to thrive within the energy industry, existing structural inequality, which manifests itself in the form of discrimination in law and practice, also poses barriers.</w:t>
      </w:r>
    </w:p>
    <w:p w14:paraId="6B959B6C" w14:textId="77777777" w:rsidR="00D0479B" w:rsidRPr="00D5163E" w:rsidRDefault="00D0479B" w:rsidP="00D0479B">
      <w:pPr>
        <w:pStyle w:val="BodyText1"/>
        <w:rPr>
          <w:rFonts w:asciiTheme="majorHAnsi" w:eastAsia="Calibri" w:hAnsiTheme="majorHAnsi"/>
          <w:b/>
          <w:sz w:val="22"/>
          <w:szCs w:val="22"/>
        </w:rPr>
      </w:pPr>
    </w:p>
    <w:p w14:paraId="51A56084" w14:textId="15CF4B4E" w:rsidR="00D0479B" w:rsidRPr="00D5163E" w:rsidRDefault="002C5619" w:rsidP="00D0479B">
      <w:pPr>
        <w:pStyle w:val="BodyText1"/>
        <w:rPr>
          <w:rFonts w:asciiTheme="majorHAnsi" w:hAnsiTheme="majorHAnsi"/>
          <w:sz w:val="22"/>
          <w:szCs w:val="22"/>
          <w:lang w:val="en-AU"/>
        </w:rPr>
      </w:pPr>
      <w:r>
        <w:rPr>
          <w:rFonts w:asciiTheme="majorHAnsi" w:eastAsia="Calibri" w:hAnsiTheme="majorHAnsi"/>
          <w:sz w:val="22"/>
          <w:szCs w:val="22"/>
        </w:rPr>
        <w:t>UNEP</w:t>
      </w:r>
      <w:r w:rsidR="00471674" w:rsidRPr="00D5163E">
        <w:rPr>
          <w:rFonts w:asciiTheme="majorHAnsi" w:eastAsia="Calibri" w:hAnsiTheme="majorHAnsi"/>
          <w:sz w:val="22"/>
          <w:szCs w:val="22"/>
        </w:rPr>
        <w:t xml:space="preserve"> has reported on the underrepresentation of women in the energy sector at a global level, and the impact this has on gender equality. </w:t>
      </w:r>
      <w:r w:rsidR="00471674" w:rsidRPr="00D5163E">
        <w:rPr>
          <w:rFonts w:asciiTheme="majorHAnsi" w:hAnsiTheme="majorHAnsi"/>
          <w:sz w:val="22"/>
          <w:szCs w:val="22"/>
          <w:lang w:val="en-AU"/>
        </w:rPr>
        <w:t>Gender aspects in the planning and policy cycles and sectors often has little visibility in formal and centralized policy frameworks. Men over-represent at the global policy level, for example At COP21, where 140 countries presented their plans for emission reductions (Intended Nationally Determined Contributions or INDCs), only 50 countries referred to gender as important in combatting climate change.</w:t>
      </w:r>
      <w:r w:rsidR="00471674" w:rsidRPr="00D5163E">
        <w:rPr>
          <w:rFonts w:asciiTheme="majorHAnsi" w:hAnsiTheme="majorHAnsi"/>
          <w:sz w:val="22"/>
          <w:szCs w:val="22"/>
          <w:vertAlign w:val="superscript"/>
          <w:lang w:val="en-AU"/>
        </w:rPr>
        <w:footnoteReference w:id="54"/>
      </w:r>
      <w:r w:rsidR="00471674" w:rsidRPr="00D5163E">
        <w:rPr>
          <w:rFonts w:asciiTheme="majorHAnsi" w:hAnsiTheme="majorHAnsi"/>
          <w:sz w:val="22"/>
          <w:szCs w:val="22"/>
          <w:lang w:val="en-AU"/>
        </w:rPr>
        <w:t xml:space="preserve"> Energy policies typically focus on issues of investment, tariffs, privies, access, availability, infrastructure development, participation and environment – all of which are linked to gender roles. However energy policy is oft</w:t>
      </w:r>
      <w:r w:rsidR="00D0479B" w:rsidRPr="00D5163E">
        <w:rPr>
          <w:rFonts w:asciiTheme="majorHAnsi" w:hAnsiTheme="majorHAnsi"/>
          <w:sz w:val="22"/>
          <w:szCs w:val="22"/>
          <w:lang w:val="en-AU"/>
        </w:rPr>
        <w:t xml:space="preserve">en considered gender-neutral. </w:t>
      </w:r>
    </w:p>
    <w:p w14:paraId="2039BF35" w14:textId="77777777" w:rsidR="00D0479B" w:rsidRPr="00D5163E" w:rsidRDefault="00D0479B" w:rsidP="00D0479B">
      <w:pPr>
        <w:pStyle w:val="BodyText1"/>
        <w:rPr>
          <w:rFonts w:asciiTheme="majorHAnsi" w:hAnsiTheme="majorHAnsi"/>
          <w:sz w:val="22"/>
          <w:szCs w:val="22"/>
          <w:lang w:val="en-AU"/>
        </w:rPr>
      </w:pPr>
    </w:p>
    <w:p w14:paraId="19259F19" w14:textId="77777777" w:rsidR="00D0479B" w:rsidRPr="00D5163E" w:rsidRDefault="00471674" w:rsidP="00D0479B">
      <w:pPr>
        <w:pStyle w:val="BodyText1"/>
        <w:rPr>
          <w:rFonts w:asciiTheme="majorHAnsi" w:eastAsia="MS Gothic" w:hAnsiTheme="majorHAnsi"/>
          <w:b/>
          <w:sz w:val="28"/>
          <w:szCs w:val="28"/>
        </w:rPr>
      </w:pPr>
      <w:r w:rsidRPr="00D5163E">
        <w:rPr>
          <w:rFonts w:asciiTheme="majorHAnsi" w:hAnsiTheme="majorHAnsi"/>
          <w:sz w:val="22"/>
          <w:szCs w:val="22"/>
          <w:lang w:val="en-AU"/>
        </w:rPr>
        <w:t xml:space="preserve">Consequently, the forums in which energy issues are identified and potential solutions proposed are likely to have an inadvertent male bias (UNIDO and UN Women 2013). In addition to the leadership gap, the share of women in the workforce in the energy sector is generally quite low however greater sex-disaggregated data on this is needed. To address this disparity, governments should consider reserving dedicated spots for women as community representatives and within electricity entities, whether a rural electricity cooperative board of directors or a distribution billing and collections team. Intentionally seeking women’s views and insights will lead to innovations and enhance a program’s effectiveness. </w:t>
      </w:r>
    </w:p>
    <w:p w14:paraId="0A9216FB" w14:textId="77777777" w:rsidR="00D0479B" w:rsidRPr="00D5163E" w:rsidRDefault="00D0479B" w:rsidP="00D0479B">
      <w:pPr>
        <w:pStyle w:val="BodyText1"/>
        <w:rPr>
          <w:rFonts w:asciiTheme="majorHAnsi" w:eastAsia="MS Gothic" w:hAnsiTheme="majorHAnsi"/>
          <w:b/>
          <w:sz w:val="28"/>
          <w:szCs w:val="28"/>
          <w:lang w:val="en-AU"/>
        </w:rPr>
      </w:pPr>
    </w:p>
    <w:p w14:paraId="220E24F3" w14:textId="77777777" w:rsidR="00D0479B" w:rsidRPr="00D5163E" w:rsidRDefault="00471674" w:rsidP="00D0479B">
      <w:pPr>
        <w:pStyle w:val="BodyText1"/>
        <w:rPr>
          <w:rFonts w:asciiTheme="majorHAnsi" w:eastAsia="MS Gothic" w:hAnsiTheme="majorHAnsi"/>
          <w:b/>
          <w:sz w:val="28"/>
          <w:szCs w:val="28"/>
        </w:rPr>
      </w:pPr>
      <w:r w:rsidRPr="00D5163E">
        <w:rPr>
          <w:rFonts w:asciiTheme="majorHAnsi" w:eastAsia="Calibri" w:hAnsiTheme="majorHAnsi"/>
          <w:sz w:val="22"/>
          <w:szCs w:val="22"/>
        </w:rPr>
        <w:t>Lack of sex-disaggregated data presents challenges for promoting gender equality in the energy sector.</w:t>
      </w:r>
      <w:r w:rsidRPr="00D5163E">
        <w:rPr>
          <w:rFonts w:asciiTheme="majorHAnsi" w:eastAsia="Calibri" w:hAnsiTheme="majorHAnsi"/>
          <w:sz w:val="22"/>
          <w:szCs w:val="22"/>
        </w:rPr>
        <w:br/>
        <w:t>As for Indonesia, there is little data available about the representation of women in the lighting industry, at various levels of the market. However, in a focus group discussion held by Institute for Essential Services Reform with Ministry of Women’s Empowerment and Child Protection on gender mainstreaming in Indonesia’s renewable energy sector, several gender gaps were identified</w:t>
      </w:r>
      <w:r w:rsidRPr="00D5163E">
        <w:rPr>
          <w:rFonts w:asciiTheme="majorHAnsi" w:eastAsia="Calibri" w:hAnsiTheme="majorHAnsi"/>
          <w:sz w:val="22"/>
          <w:szCs w:val="22"/>
          <w:vertAlign w:val="superscript"/>
        </w:rPr>
        <w:footnoteReference w:id="55"/>
      </w:r>
      <w:r w:rsidRPr="00D5163E">
        <w:rPr>
          <w:rFonts w:asciiTheme="majorHAnsi" w:eastAsia="Calibri" w:hAnsiTheme="majorHAnsi"/>
          <w:sz w:val="22"/>
          <w:szCs w:val="22"/>
        </w:rPr>
        <w:t xml:space="preserve"> that can be applied to the wider energy sector in general. </w:t>
      </w:r>
      <w:bookmarkStart w:id="62" w:name="_Hlk512005240"/>
      <w:r w:rsidRPr="00D5163E">
        <w:rPr>
          <w:rFonts w:asciiTheme="majorHAnsi" w:eastAsia="Calibri" w:hAnsiTheme="majorHAnsi"/>
          <w:sz w:val="22"/>
          <w:szCs w:val="22"/>
        </w:rPr>
        <w:t>Access to information related to energy is limited to women, given the male-dominated industry, which in turn limits women’s participation and contribution to shaping policy</w:t>
      </w:r>
      <w:bookmarkEnd w:id="62"/>
      <w:r w:rsidRPr="00D5163E">
        <w:rPr>
          <w:rFonts w:asciiTheme="majorHAnsi" w:eastAsia="Calibri" w:hAnsiTheme="majorHAnsi"/>
          <w:sz w:val="22"/>
          <w:szCs w:val="22"/>
        </w:rPr>
        <w:t>. This emphasizes that women are underrepresented at the decision making level in public and private spaces resulting in poor understanding of</w:t>
      </w:r>
      <w:r w:rsidR="00D0479B" w:rsidRPr="00D5163E">
        <w:rPr>
          <w:rFonts w:asciiTheme="majorHAnsi" w:eastAsia="Calibri" w:hAnsiTheme="majorHAnsi"/>
          <w:sz w:val="22"/>
          <w:szCs w:val="22"/>
        </w:rPr>
        <w:t xml:space="preserve"> gender implications of policy.</w:t>
      </w:r>
    </w:p>
    <w:p w14:paraId="50622642" w14:textId="77777777" w:rsidR="00D0479B" w:rsidRPr="00D5163E" w:rsidRDefault="00D0479B" w:rsidP="00D0479B">
      <w:pPr>
        <w:pStyle w:val="BodyText1"/>
        <w:rPr>
          <w:rFonts w:asciiTheme="majorHAnsi" w:eastAsia="MS Gothic" w:hAnsiTheme="majorHAnsi"/>
          <w:b/>
          <w:sz w:val="28"/>
          <w:szCs w:val="28"/>
        </w:rPr>
      </w:pPr>
    </w:p>
    <w:p w14:paraId="171D51CE" w14:textId="77777777" w:rsidR="00D0479B" w:rsidRPr="00D5163E" w:rsidRDefault="00471674" w:rsidP="00D0479B">
      <w:pPr>
        <w:pStyle w:val="BodyText1"/>
        <w:rPr>
          <w:rFonts w:asciiTheme="majorHAnsi" w:eastAsia="MS Gothic" w:hAnsiTheme="majorHAnsi"/>
          <w:b/>
          <w:sz w:val="28"/>
          <w:szCs w:val="28"/>
        </w:rPr>
      </w:pPr>
      <w:r w:rsidRPr="00D5163E">
        <w:rPr>
          <w:rFonts w:asciiTheme="majorHAnsi" w:hAnsiTheme="majorHAnsi"/>
          <w:sz w:val="22"/>
          <w:szCs w:val="22"/>
          <w:lang w:val="en-AU"/>
        </w:rPr>
        <w:t>Performance in Indonesia’s labour market has been weak, according to a report by Asia Development Bank</w:t>
      </w:r>
      <w:r w:rsidRPr="00D5163E">
        <w:rPr>
          <w:rFonts w:asciiTheme="majorHAnsi" w:hAnsiTheme="majorHAnsi"/>
          <w:sz w:val="22"/>
          <w:szCs w:val="22"/>
          <w:vertAlign w:val="superscript"/>
          <w:lang w:val="en-AU"/>
        </w:rPr>
        <w:footnoteReference w:id="56"/>
      </w:r>
      <w:r w:rsidRPr="00D5163E">
        <w:rPr>
          <w:rFonts w:asciiTheme="majorHAnsi" w:hAnsiTheme="majorHAnsi"/>
          <w:sz w:val="22"/>
          <w:szCs w:val="22"/>
          <w:lang w:val="en-AU"/>
        </w:rPr>
        <w:t xml:space="preserve"> Slow job growth and high levels of labor underutilization affect different groups of workers, particularly young people, women and those in rural areas. Investment in education in recent decades has </w:t>
      </w:r>
      <w:r w:rsidRPr="00D5163E">
        <w:rPr>
          <w:rFonts w:asciiTheme="majorHAnsi" w:hAnsiTheme="majorHAnsi"/>
          <w:sz w:val="22"/>
          <w:szCs w:val="22"/>
          <w:lang w:val="en-AU"/>
        </w:rPr>
        <w:lastRenderedPageBreak/>
        <w:t xml:space="preserve">not resulted in the expansion of labor productivity. For men and women, up-skilling and re-skilling opportunities are limited and access to career mobility is limited. Women in particular are restricted in the workforce due to gender roles ensuring their </w:t>
      </w:r>
      <w:r w:rsidR="00D0479B" w:rsidRPr="00D5163E">
        <w:rPr>
          <w:rFonts w:asciiTheme="majorHAnsi" w:hAnsiTheme="majorHAnsi"/>
          <w:sz w:val="22"/>
          <w:szCs w:val="22"/>
          <w:lang w:val="en-AU"/>
        </w:rPr>
        <w:t xml:space="preserve">efforts are spent in the home. </w:t>
      </w:r>
    </w:p>
    <w:p w14:paraId="2D617B1B" w14:textId="77777777" w:rsidR="00D0479B" w:rsidRPr="00D5163E" w:rsidRDefault="00D0479B" w:rsidP="00D0479B">
      <w:pPr>
        <w:pStyle w:val="BodyText1"/>
        <w:rPr>
          <w:rFonts w:asciiTheme="majorHAnsi" w:eastAsia="MS Gothic" w:hAnsiTheme="majorHAnsi"/>
          <w:b/>
          <w:sz w:val="28"/>
          <w:szCs w:val="28"/>
          <w:lang w:val="en-AU"/>
        </w:rPr>
      </w:pPr>
    </w:p>
    <w:p w14:paraId="699EEC5B" w14:textId="32D7A058" w:rsidR="00D0479B" w:rsidRPr="00D5163E" w:rsidRDefault="00471674" w:rsidP="00D0479B">
      <w:pPr>
        <w:pStyle w:val="BodyText1"/>
        <w:rPr>
          <w:rFonts w:asciiTheme="majorHAnsi" w:eastAsia="MS Gothic" w:hAnsiTheme="majorHAnsi"/>
          <w:b/>
          <w:sz w:val="28"/>
          <w:szCs w:val="28"/>
        </w:rPr>
      </w:pPr>
      <w:r w:rsidRPr="00D5163E">
        <w:rPr>
          <w:rFonts w:asciiTheme="majorHAnsi" w:hAnsiTheme="majorHAnsi"/>
          <w:sz w:val="22"/>
          <w:szCs w:val="22"/>
          <w:lang w:val="en-AU"/>
        </w:rPr>
        <w:t>In both developed and developing countries women’s best chance of becoming involved in sustainable energy provision is at the community level (</w:t>
      </w:r>
      <w:r w:rsidR="002C5619">
        <w:rPr>
          <w:rFonts w:asciiTheme="majorHAnsi" w:hAnsiTheme="majorHAnsi"/>
          <w:sz w:val="22"/>
          <w:szCs w:val="22"/>
          <w:lang w:val="en-AU"/>
        </w:rPr>
        <w:t>UNEP</w:t>
      </w:r>
      <w:r w:rsidRPr="00D5163E">
        <w:rPr>
          <w:rFonts w:asciiTheme="majorHAnsi" w:hAnsiTheme="majorHAnsi"/>
          <w:sz w:val="22"/>
          <w:szCs w:val="22"/>
          <w:lang w:val="en-AU"/>
        </w:rPr>
        <w:t>). Business models for small-scale energy production range from consignment arrangements, to linking of entrepreneurs to microfinancing institutions (possibly through the use of loan guarantee funds, which lowers the risk for financing institutions), to women individually or in groups taking on the manufacture or assembly of devices (sometimes as part of family businesses), to women’s networks raising awareness of, for example, polic</w:t>
      </w:r>
      <w:bookmarkStart w:id="63" w:name="_Hlk511973805"/>
      <w:r w:rsidR="00D0479B" w:rsidRPr="00D5163E">
        <w:rPr>
          <w:rFonts w:asciiTheme="majorHAnsi" w:hAnsiTheme="majorHAnsi"/>
          <w:sz w:val="22"/>
          <w:szCs w:val="22"/>
          <w:lang w:val="en-AU"/>
        </w:rPr>
        <w:t>y, options, pricing and safety.</w:t>
      </w:r>
    </w:p>
    <w:p w14:paraId="3A2DCAB9" w14:textId="77777777" w:rsidR="00D0479B" w:rsidRPr="00D5163E" w:rsidRDefault="00D0479B" w:rsidP="00D0479B">
      <w:pPr>
        <w:pStyle w:val="BodyText1"/>
        <w:rPr>
          <w:rFonts w:asciiTheme="majorHAnsi" w:eastAsia="MS Gothic" w:hAnsiTheme="majorHAnsi"/>
          <w:b/>
          <w:sz w:val="28"/>
          <w:szCs w:val="28"/>
          <w:lang w:val="en-AU"/>
        </w:rPr>
      </w:pPr>
    </w:p>
    <w:p w14:paraId="430B30EA" w14:textId="10DE45F0" w:rsidR="00471674" w:rsidRPr="00D5163E" w:rsidRDefault="00471674" w:rsidP="00D0479B">
      <w:pPr>
        <w:pStyle w:val="BodyText1"/>
        <w:rPr>
          <w:rFonts w:asciiTheme="majorHAnsi" w:eastAsia="MS Gothic" w:hAnsiTheme="majorHAnsi"/>
          <w:b/>
          <w:sz w:val="28"/>
          <w:szCs w:val="28"/>
        </w:rPr>
      </w:pPr>
      <w:r w:rsidRPr="00D5163E">
        <w:rPr>
          <w:rFonts w:asciiTheme="majorHAnsi" w:hAnsiTheme="majorHAnsi"/>
          <w:sz w:val="22"/>
          <w:szCs w:val="22"/>
          <w:lang w:val="en-AU"/>
        </w:rPr>
        <w:t>Gender gaps related to access to energy, finances, training, employment and entrepreneurship need to be addressed in Indonesia</w:t>
      </w:r>
      <w:bookmarkEnd w:id="63"/>
      <w:r w:rsidRPr="00D5163E">
        <w:rPr>
          <w:rFonts w:asciiTheme="majorHAnsi" w:hAnsiTheme="majorHAnsi"/>
          <w:sz w:val="22"/>
          <w:szCs w:val="22"/>
          <w:lang w:val="en-AU"/>
        </w:rPr>
        <w:t>. Creating policies that include both men and women, will result in more sustainable outcomes. Infrastructure and market transformation projects such as ADLIGHT have the opportunity to promote new skills, training, increased employment and entrepreneurship opportunities for women, as well as more equitable benefit-sharing at the community level.</w:t>
      </w:r>
    </w:p>
    <w:p w14:paraId="6AA4869C" w14:textId="77777777" w:rsidR="00D0479B" w:rsidRPr="00D5163E" w:rsidRDefault="00D0479B" w:rsidP="00D0479B">
      <w:pPr>
        <w:pStyle w:val="BodyText1"/>
        <w:rPr>
          <w:rFonts w:asciiTheme="majorHAnsi" w:eastAsia="MS Gothic" w:hAnsiTheme="majorHAnsi"/>
          <w:b/>
          <w:sz w:val="28"/>
          <w:szCs w:val="28"/>
        </w:rPr>
      </w:pPr>
    </w:p>
    <w:p w14:paraId="1F606018" w14:textId="77777777" w:rsidR="00471674" w:rsidRPr="00D5163E" w:rsidRDefault="00471674" w:rsidP="006846C2">
      <w:pPr>
        <w:pStyle w:val="BodyText1"/>
        <w:rPr>
          <w:rFonts w:asciiTheme="majorHAnsi" w:eastAsia="MS Gothic" w:hAnsiTheme="majorHAnsi"/>
          <w:b/>
          <w:sz w:val="28"/>
          <w:szCs w:val="28"/>
        </w:rPr>
      </w:pPr>
      <w:bookmarkStart w:id="64" w:name="_Toc512516524"/>
      <w:r w:rsidRPr="00D5163E">
        <w:rPr>
          <w:rFonts w:asciiTheme="majorHAnsi" w:eastAsia="MS Gothic" w:hAnsiTheme="majorHAnsi"/>
          <w:b/>
          <w:sz w:val="28"/>
          <w:szCs w:val="28"/>
        </w:rPr>
        <w:t>Conclusion</w:t>
      </w:r>
      <w:bookmarkEnd w:id="64"/>
      <w:r w:rsidRPr="00D5163E">
        <w:rPr>
          <w:rFonts w:asciiTheme="majorHAnsi" w:eastAsia="MS Gothic" w:hAnsiTheme="majorHAnsi"/>
          <w:b/>
          <w:sz w:val="28"/>
          <w:szCs w:val="28"/>
        </w:rPr>
        <w:t xml:space="preserve"> </w:t>
      </w:r>
    </w:p>
    <w:p w14:paraId="1EB3514D" w14:textId="77777777" w:rsidR="006846C2" w:rsidRPr="00D5163E" w:rsidRDefault="006846C2" w:rsidP="007E081C">
      <w:pPr>
        <w:spacing w:after="160" w:line="259" w:lineRule="auto"/>
        <w:jc w:val="left"/>
        <w:rPr>
          <w:rFonts w:eastAsia="Times New Roman"/>
          <w:sz w:val="22"/>
          <w:szCs w:val="22"/>
          <w:lang w:val="en-AU"/>
        </w:rPr>
      </w:pPr>
    </w:p>
    <w:p w14:paraId="4F533F73" w14:textId="5821AB3E" w:rsidR="00471674" w:rsidRPr="00D5163E" w:rsidRDefault="00471674" w:rsidP="00D0479B">
      <w:pPr>
        <w:spacing w:after="160" w:line="259" w:lineRule="auto"/>
        <w:rPr>
          <w:rFonts w:eastAsia="Times New Roman"/>
          <w:sz w:val="22"/>
          <w:szCs w:val="22"/>
          <w:lang w:val="en-AU"/>
        </w:rPr>
      </w:pPr>
      <w:r w:rsidRPr="00D5163E">
        <w:rPr>
          <w:rFonts w:eastAsia="Times New Roman"/>
          <w:sz w:val="22"/>
          <w:szCs w:val="22"/>
          <w:lang w:val="en-AU"/>
        </w:rPr>
        <w:t>ADLIGHT presents unique opportunities to strengthen women’s participation in the energy efficient electricity sector along the entire value chain, from manufacturing, installation, maintenance, distribution, and billings.</w:t>
      </w:r>
      <w:r w:rsidRPr="00D5163E">
        <w:rPr>
          <w:rFonts w:eastAsia="Times New Roman"/>
          <w:sz w:val="22"/>
          <w:szCs w:val="22"/>
          <w:vertAlign w:val="superscript"/>
          <w:lang w:val="en-AU"/>
        </w:rPr>
        <w:footnoteReference w:id="57"/>
      </w:r>
      <w:r w:rsidRPr="00D5163E">
        <w:rPr>
          <w:rFonts w:eastAsia="Times New Roman"/>
          <w:sz w:val="22"/>
          <w:szCs w:val="22"/>
          <w:lang w:val="en-AU"/>
        </w:rPr>
        <w:t xml:space="preserve"> However deeper gendered assessments need to be conducted in order to illustrate how women and men interact with the local economy differently. Energy sectors are primarily male-dominated in Indonesia and globally, however women are an untapped resource, as key beneficiaries of lighting technologies, and consultants on how to most effectively raise awareness about new lighting technologies. Finally, addressing gender gaps at leadership, policy and industrial levels in the electricity sector is an opportunity to advance gender equality, and the economy of Indonesia at large. </w:t>
      </w:r>
      <w:r w:rsidRPr="00D5163E">
        <w:rPr>
          <w:rFonts w:eastAsia="Times New Roman"/>
          <w:sz w:val="22"/>
          <w:szCs w:val="22"/>
          <w:lang w:val="en-AU"/>
        </w:rPr>
        <w:br/>
      </w:r>
    </w:p>
    <w:p w14:paraId="7226ACAF" w14:textId="77777777" w:rsidR="00471674" w:rsidRPr="00D5163E" w:rsidRDefault="00471674" w:rsidP="007E081C">
      <w:pPr>
        <w:spacing w:after="160" w:line="259" w:lineRule="auto"/>
        <w:jc w:val="left"/>
        <w:rPr>
          <w:rFonts w:eastAsia="Times New Roman"/>
          <w:sz w:val="22"/>
          <w:szCs w:val="22"/>
          <w:lang w:val="en-AU"/>
        </w:rPr>
      </w:pPr>
    </w:p>
    <w:p w14:paraId="50BBB759" w14:textId="77777777" w:rsidR="00471674" w:rsidRPr="00D5163E" w:rsidRDefault="00471674" w:rsidP="007E081C">
      <w:pPr>
        <w:spacing w:after="160" w:line="259" w:lineRule="auto"/>
        <w:jc w:val="left"/>
        <w:rPr>
          <w:rFonts w:eastAsia="Times New Roman"/>
          <w:sz w:val="22"/>
          <w:szCs w:val="22"/>
          <w:lang w:val="en-AU"/>
        </w:rPr>
      </w:pPr>
    </w:p>
    <w:p w14:paraId="36C8B0AF" w14:textId="77777777" w:rsidR="00471674" w:rsidRPr="00D5163E" w:rsidRDefault="00471674" w:rsidP="00DD7CE7">
      <w:pPr>
        <w:keepNext/>
        <w:keepLines/>
        <w:numPr>
          <w:ilvl w:val="0"/>
          <w:numId w:val="66"/>
        </w:numPr>
        <w:spacing w:before="240" w:after="0" w:line="259" w:lineRule="auto"/>
        <w:ind w:left="0" w:firstLine="0"/>
        <w:jc w:val="left"/>
        <w:outlineLvl w:val="0"/>
        <w:rPr>
          <w:rFonts w:ascii="Calibri Light" w:eastAsia="MS Gothic" w:hAnsi="Calibri Light"/>
          <w:color w:val="2E74B5"/>
          <w:sz w:val="32"/>
          <w:szCs w:val="32"/>
        </w:rPr>
        <w:sectPr w:rsidR="00471674" w:rsidRPr="00D5163E" w:rsidSect="00D0479B">
          <w:pgSz w:w="12240" w:h="15840" w:code="1"/>
          <w:pgMar w:top="720" w:right="1440" w:bottom="720" w:left="1440" w:header="720" w:footer="720" w:gutter="0"/>
          <w:cols w:space="720"/>
          <w:docGrid w:linePitch="360"/>
        </w:sectPr>
      </w:pPr>
      <w:bookmarkStart w:id="65" w:name="_Toc512516525"/>
    </w:p>
    <w:p w14:paraId="4C75C240" w14:textId="00CC403A" w:rsidR="00471674" w:rsidRPr="00D5163E" w:rsidRDefault="00471674" w:rsidP="00F55DB9">
      <w:pPr>
        <w:pStyle w:val="BodyText1"/>
        <w:ind w:left="720"/>
        <w:jc w:val="left"/>
        <w:rPr>
          <w:rFonts w:ascii="Calibri" w:eastAsia="Calibri" w:hAnsi="Calibri"/>
          <w:b/>
          <w:color w:val="auto"/>
          <w:sz w:val="22"/>
          <w:szCs w:val="22"/>
          <w:lang w:val="en-AU" w:eastAsia="en-US"/>
        </w:rPr>
      </w:pPr>
      <w:r w:rsidRPr="00D5163E">
        <w:rPr>
          <w:rFonts w:asciiTheme="majorHAnsi" w:eastAsia="MS Gothic" w:hAnsiTheme="majorHAnsi"/>
          <w:b/>
          <w:sz w:val="28"/>
          <w:szCs w:val="28"/>
        </w:rPr>
        <w:lastRenderedPageBreak/>
        <w:t>Proposed Gender Action Plan</w:t>
      </w:r>
      <w:bookmarkEnd w:id="65"/>
      <w:r w:rsidRPr="00D5163E">
        <w:rPr>
          <w:rFonts w:asciiTheme="majorHAnsi" w:eastAsia="MS Gothic" w:hAnsiTheme="majorHAnsi"/>
          <w:b/>
          <w:sz w:val="28"/>
          <w:szCs w:val="28"/>
        </w:rPr>
        <w:t xml:space="preserve"> </w:t>
      </w:r>
      <w:r w:rsidRPr="00D5163E">
        <w:rPr>
          <w:rFonts w:ascii="Calibri" w:eastAsia="Calibri" w:hAnsi="Calibri"/>
          <w:b/>
          <w:color w:val="auto"/>
          <w:sz w:val="22"/>
          <w:szCs w:val="22"/>
          <w:lang w:val="en-AU" w:eastAsia="en-US"/>
        </w:rPr>
        <w:br/>
      </w:r>
    </w:p>
    <w:tbl>
      <w:tblPr>
        <w:tblStyle w:val="TableGrid1"/>
        <w:tblW w:w="9630" w:type="dxa"/>
        <w:tblInd w:w="625" w:type="dxa"/>
        <w:tblLook w:val="04A0" w:firstRow="1" w:lastRow="0" w:firstColumn="1" w:lastColumn="0" w:noHBand="0" w:noVBand="1"/>
      </w:tblPr>
      <w:tblGrid>
        <w:gridCol w:w="2070"/>
        <w:gridCol w:w="2430"/>
        <w:gridCol w:w="2700"/>
        <w:gridCol w:w="2430"/>
      </w:tblGrid>
      <w:tr w:rsidR="00471674" w:rsidRPr="00D5163E" w14:paraId="2EF03BED" w14:textId="77777777" w:rsidTr="00F55DB9">
        <w:trPr>
          <w:trHeight w:val="274"/>
          <w:tblHeader/>
        </w:trPr>
        <w:tc>
          <w:tcPr>
            <w:tcW w:w="2070" w:type="dxa"/>
            <w:shd w:val="clear" w:color="auto" w:fill="F2F2F2" w:themeFill="background1" w:themeFillShade="F2"/>
          </w:tcPr>
          <w:p w14:paraId="5CA9E0D3" w14:textId="49E0A94B" w:rsidR="00471674" w:rsidRPr="00D5163E" w:rsidRDefault="00471674" w:rsidP="007E081C">
            <w:pPr>
              <w:spacing w:before="100" w:beforeAutospacing="1" w:after="100" w:afterAutospacing="1"/>
              <w:jc w:val="center"/>
              <w:rPr>
                <w:b/>
                <w:szCs w:val="22"/>
                <w:lang w:val="en-AU"/>
              </w:rPr>
            </w:pPr>
            <w:r w:rsidRPr="00D5163E">
              <w:rPr>
                <w:b/>
                <w:szCs w:val="22"/>
                <w:lang w:val="en-AU"/>
              </w:rPr>
              <w:t>Objective</w:t>
            </w:r>
          </w:p>
        </w:tc>
        <w:tc>
          <w:tcPr>
            <w:tcW w:w="2430" w:type="dxa"/>
            <w:shd w:val="clear" w:color="auto" w:fill="F2F2F2" w:themeFill="background1" w:themeFillShade="F2"/>
          </w:tcPr>
          <w:p w14:paraId="7C22D4BE" w14:textId="4ACB8946" w:rsidR="00471674" w:rsidRPr="00D5163E" w:rsidRDefault="00471674" w:rsidP="007E081C">
            <w:pPr>
              <w:spacing w:after="0"/>
              <w:jc w:val="center"/>
              <w:rPr>
                <w:b/>
                <w:szCs w:val="22"/>
              </w:rPr>
            </w:pPr>
            <w:r w:rsidRPr="00D5163E">
              <w:rPr>
                <w:b/>
                <w:szCs w:val="22"/>
              </w:rPr>
              <w:t>Action</w:t>
            </w:r>
          </w:p>
        </w:tc>
        <w:tc>
          <w:tcPr>
            <w:tcW w:w="2700" w:type="dxa"/>
            <w:shd w:val="clear" w:color="auto" w:fill="F2F2F2" w:themeFill="background1" w:themeFillShade="F2"/>
          </w:tcPr>
          <w:p w14:paraId="5F4871E9" w14:textId="7D5E12E6" w:rsidR="00471674" w:rsidRPr="00D5163E" w:rsidRDefault="00471674" w:rsidP="007E081C">
            <w:pPr>
              <w:spacing w:after="0"/>
              <w:jc w:val="center"/>
              <w:rPr>
                <w:b/>
                <w:szCs w:val="22"/>
              </w:rPr>
            </w:pPr>
            <w:r w:rsidRPr="00D5163E">
              <w:rPr>
                <w:b/>
                <w:szCs w:val="22"/>
              </w:rPr>
              <w:t>Indicator</w:t>
            </w:r>
          </w:p>
        </w:tc>
        <w:tc>
          <w:tcPr>
            <w:tcW w:w="2430" w:type="dxa"/>
            <w:shd w:val="clear" w:color="auto" w:fill="F2F2F2" w:themeFill="background1" w:themeFillShade="F2"/>
          </w:tcPr>
          <w:p w14:paraId="7946DF44" w14:textId="1D0804E8" w:rsidR="00471674" w:rsidRPr="00D5163E" w:rsidRDefault="00471674" w:rsidP="007E081C">
            <w:pPr>
              <w:spacing w:after="0"/>
              <w:jc w:val="center"/>
              <w:rPr>
                <w:b/>
                <w:szCs w:val="22"/>
              </w:rPr>
            </w:pPr>
            <w:r w:rsidRPr="00D5163E">
              <w:rPr>
                <w:b/>
                <w:szCs w:val="22"/>
              </w:rPr>
              <w:t>Responsible institution</w:t>
            </w:r>
          </w:p>
        </w:tc>
      </w:tr>
      <w:tr w:rsidR="00471674" w:rsidRPr="00D5163E" w14:paraId="6045D854" w14:textId="77777777" w:rsidTr="00F55DB9">
        <w:trPr>
          <w:trHeight w:val="274"/>
        </w:trPr>
        <w:tc>
          <w:tcPr>
            <w:tcW w:w="9630" w:type="dxa"/>
            <w:gridSpan w:val="4"/>
          </w:tcPr>
          <w:p w14:paraId="5137AF1D" w14:textId="77777777" w:rsidR="00471674" w:rsidRPr="00D5163E" w:rsidRDefault="00471674" w:rsidP="007E081C">
            <w:pPr>
              <w:spacing w:after="0"/>
              <w:jc w:val="left"/>
              <w:rPr>
                <w:b/>
                <w:szCs w:val="22"/>
              </w:rPr>
            </w:pPr>
            <w:r w:rsidRPr="00D5163E">
              <w:rPr>
                <w:b/>
                <w:szCs w:val="22"/>
              </w:rPr>
              <w:t xml:space="preserve">Overall objective </w:t>
            </w:r>
          </w:p>
        </w:tc>
      </w:tr>
      <w:tr w:rsidR="00471674" w:rsidRPr="00D5163E" w14:paraId="10A0BFA9" w14:textId="77777777" w:rsidTr="00F55DB9">
        <w:trPr>
          <w:trHeight w:val="274"/>
        </w:trPr>
        <w:tc>
          <w:tcPr>
            <w:tcW w:w="2070" w:type="dxa"/>
          </w:tcPr>
          <w:p w14:paraId="728904D3" w14:textId="77777777" w:rsidR="00471674" w:rsidRPr="00D5163E" w:rsidRDefault="00471674" w:rsidP="007E081C">
            <w:pPr>
              <w:tabs>
                <w:tab w:val="num" w:pos="450"/>
              </w:tabs>
              <w:spacing w:after="0"/>
              <w:jc w:val="left"/>
              <w:rPr>
                <w:szCs w:val="22"/>
              </w:rPr>
            </w:pPr>
            <w:r w:rsidRPr="00D5163E">
              <w:rPr>
                <w:rFonts w:eastAsia="Times New Roman"/>
                <w:szCs w:val="22"/>
                <w:lang w:eastAsia="en-GB"/>
              </w:rPr>
              <w:t xml:space="preserve">Active participation of women and men </w:t>
            </w:r>
            <w:r w:rsidRPr="00D5163E">
              <w:rPr>
                <w:szCs w:val="22"/>
              </w:rPr>
              <w:t>in capacity building trainings throughout the project</w:t>
            </w:r>
          </w:p>
          <w:p w14:paraId="0D8B0B97" w14:textId="77777777" w:rsidR="00471674" w:rsidRPr="00D5163E" w:rsidRDefault="00471674" w:rsidP="007E081C">
            <w:pPr>
              <w:tabs>
                <w:tab w:val="num" w:pos="450"/>
              </w:tabs>
              <w:spacing w:after="0"/>
              <w:jc w:val="left"/>
              <w:rPr>
                <w:b/>
                <w:szCs w:val="22"/>
              </w:rPr>
            </w:pPr>
          </w:p>
        </w:tc>
        <w:tc>
          <w:tcPr>
            <w:tcW w:w="2430" w:type="dxa"/>
          </w:tcPr>
          <w:p w14:paraId="2A4859C7" w14:textId="77777777" w:rsidR="00471674" w:rsidRPr="00D5163E" w:rsidRDefault="00471674" w:rsidP="007E081C">
            <w:pPr>
              <w:spacing w:after="0"/>
              <w:jc w:val="left"/>
              <w:rPr>
                <w:b/>
                <w:szCs w:val="22"/>
              </w:rPr>
            </w:pPr>
            <w:r w:rsidRPr="00D5163E">
              <w:rPr>
                <w:rFonts w:eastAsia="Times New Roman"/>
                <w:szCs w:val="22"/>
                <w:lang w:eastAsia="en-GB"/>
              </w:rPr>
              <w:t xml:space="preserve">Require and encourage active participation of women and men </w:t>
            </w:r>
            <w:r w:rsidRPr="00D5163E">
              <w:rPr>
                <w:szCs w:val="22"/>
              </w:rPr>
              <w:t>in capacity building trainings throughout the project</w:t>
            </w:r>
          </w:p>
        </w:tc>
        <w:tc>
          <w:tcPr>
            <w:tcW w:w="2700" w:type="dxa"/>
          </w:tcPr>
          <w:p w14:paraId="34A8EA6E" w14:textId="77777777" w:rsidR="00471674" w:rsidRPr="00D5163E" w:rsidRDefault="00471674" w:rsidP="007E081C">
            <w:pPr>
              <w:tabs>
                <w:tab w:val="num" w:pos="450"/>
              </w:tabs>
              <w:spacing w:after="0"/>
              <w:jc w:val="left"/>
              <w:rPr>
                <w:rFonts w:eastAsia="Times New Roman"/>
                <w:szCs w:val="22"/>
                <w:lang w:eastAsia="en-GB"/>
              </w:rPr>
            </w:pPr>
            <w:r w:rsidRPr="00D5163E">
              <w:rPr>
                <w:rFonts w:eastAsia="Times New Roman"/>
                <w:szCs w:val="22"/>
                <w:lang w:eastAsia="en-GB"/>
              </w:rPr>
              <w:t xml:space="preserve">Cumulative number of women and men </w:t>
            </w:r>
            <w:r w:rsidRPr="00D5163E">
              <w:rPr>
                <w:szCs w:val="22"/>
              </w:rPr>
              <w:t>participating in capacity building trainings throughout the project</w:t>
            </w:r>
          </w:p>
          <w:p w14:paraId="4F364E35" w14:textId="77777777" w:rsidR="00471674" w:rsidRPr="00D5163E" w:rsidRDefault="00471674" w:rsidP="007E081C">
            <w:pPr>
              <w:spacing w:after="0"/>
              <w:jc w:val="left"/>
              <w:rPr>
                <w:rFonts w:eastAsia="Times New Roman"/>
                <w:szCs w:val="22"/>
                <w:lang w:eastAsia="en-GB"/>
              </w:rPr>
            </w:pPr>
          </w:p>
          <w:p w14:paraId="716335B2" w14:textId="77777777" w:rsidR="00471674" w:rsidRPr="00D5163E" w:rsidRDefault="00471674" w:rsidP="007E081C">
            <w:pPr>
              <w:tabs>
                <w:tab w:val="num" w:pos="450"/>
              </w:tabs>
              <w:spacing w:after="0"/>
              <w:jc w:val="left"/>
              <w:rPr>
                <w:b/>
                <w:szCs w:val="22"/>
              </w:rPr>
            </w:pPr>
            <w:r w:rsidRPr="00D5163E">
              <w:rPr>
                <w:rFonts w:eastAsia="Times New Roman"/>
                <w:szCs w:val="22"/>
                <w:lang w:eastAsia="en-GB"/>
              </w:rPr>
              <w:t xml:space="preserve">Ratio of women and men </w:t>
            </w:r>
            <w:r w:rsidRPr="00D5163E">
              <w:rPr>
                <w:szCs w:val="22"/>
              </w:rPr>
              <w:t>participating in capacity building trainings throughout the project</w:t>
            </w:r>
          </w:p>
        </w:tc>
        <w:tc>
          <w:tcPr>
            <w:tcW w:w="2430" w:type="dxa"/>
          </w:tcPr>
          <w:p w14:paraId="060FE3D4" w14:textId="77777777" w:rsidR="00471674" w:rsidRPr="00D5163E" w:rsidRDefault="00471674" w:rsidP="007E081C">
            <w:pPr>
              <w:spacing w:after="0"/>
              <w:jc w:val="left"/>
              <w:rPr>
                <w:szCs w:val="22"/>
              </w:rPr>
            </w:pPr>
            <w:r w:rsidRPr="00D5163E">
              <w:rPr>
                <w:szCs w:val="22"/>
              </w:rPr>
              <w:t>PMU</w:t>
            </w:r>
          </w:p>
          <w:p w14:paraId="2AA400BA" w14:textId="77777777" w:rsidR="00471674" w:rsidRPr="00D5163E" w:rsidRDefault="00471674" w:rsidP="007E081C">
            <w:pPr>
              <w:spacing w:after="0"/>
              <w:jc w:val="left"/>
              <w:rPr>
                <w:szCs w:val="22"/>
              </w:rPr>
            </w:pPr>
            <w:r w:rsidRPr="00D5163E">
              <w:rPr>
                <w:rFonts w:cs="Calibri"/>
                <w:szCs w:val="22"/>
              </w:rPr>
              <w:t>MEMR/DGNREEC</w:t>
            </w:r>
          </w:p>
          <w:p w14:paraId="70BCA8B3" w14:textId="77777777" w:rsidR="00471674" w:rsidRPr="00D5163E" w:rsidRDefault="00471674" w:rsidP="007E081C">
            <w:pPr>
              <w:spacing w:after="0"/>
              <w:jc w:val="left"/>
              <w:rPr>
                <w:b/>
                <w:szCs w:val="22"/>
              </w:rPr>
            </w:pPr>
          </w:p>
        </w:tc>
      </w:tr>
      <w:tr w:rsidR="00471674" w:rsidRPr="00D5163E" w14:paraId="58CAE54E" w14:textId="77777777" w:rsidTr="00F55DB9">
        <w:trPr>
          <w:trHeight w:val="274"/>
        </w:trPr>
        <w:tc>
          <w:tcPr>
            <w:tcW w:w="9630" w:type="dxa"/>
            <w:gridSpan w:val="4"/>
            <w:shd w:val="clear" w:color="auto" w:fill="D9D9D9" w:themeFill="background1" w:themeFillShade="D9"/>
          </w:tcPr>
          <w:p w14:paraId="01E567C7" w14:textId="77777777" w:rsidR="00471674" w:rsidRPr="00D5163E" w:rsidRDefault="00471674" w:rsidP="007E081C">
            <w:pPr>
              <w:spacing w:after="0"/>
              <w:jc w:val="left"/>
              <w:rPr>
                <w:szCs w:val="22"/>
              </w:rPr>
            </w:pPr>
            <w:r w:rsidRPr="00D5163E">
              <w:rPr>
                <w:rFonts w:cs="Calibri"/>
                <w:szCs w:val="22"/>
              </w:rPr>
              <w:t>Outcome 1. Improved quality, energy efficient and affordable locally-produced EE Lighting (EEL) products and systems</w:t>
            </w:r>
          </w:p>
        </w:tc>
      </w:tr>
      <w:tr w:rsidR="00471674" w:rsidRPr="00D5163E" w14:paraId="77BE474C" w14:textId="77777777" w:rsidTr="00F55DB9">
        <w:trPr>
          <w:trHeight w:val="274"/>
        </w:trPr>
        <w:tc>
          <w:tcPr>
            <w:tcW w:w="2070" w:type="dxa"/>
          </w:tcPr>
          <w:p w14:paraId="7ACBBB06" w14:textId="77777777" w:rsidR="00471674" w:rsidRPr="00D5163E" w:rsidRDefault="00471674" w:rsidP="007E081C">
            <w:pPr>
              <w:spacing w:before="100" w:beforeAutospacing="1" w:after="100" w:afterAutospacing="1"/>
              <w:jc w:val="left"/>
              <w:rPr>
                <w:rFonts w:cs="Calibri"/>
                <w:szCs w:val="22"/>
                <w:lang w:val="en-AU"/>
              </w:rPr>
            </w:pPr>
            <w:r w:rsidRPr="00D5163E">
              <w:rPr>
                <w:rFonts w:cs="Calibri"/>
                <w:szCs w:val="22"/>
                <w:lang w:val="en-AU"/>
              </w:rPr>
              <w:t xml:space="preserve">Enhanced gender balanced employment in the energy sector </w:t>
            </w:r>
          </w:p>
          <w:p w14:paraId="74D2D647" w14:textId="77777777" w:rsidR="00471674" w:rsidRPr="00D5163E" w:rsidRDefault="00471674" w:rsidP="007E081C">
            <w:pPr>
              <w:spacing w:before="100" w:beforeAutospacing="1" w:after="100" w:afterAutospacing="1"/>
              <w:jc w:val="left"/>
              <w:rPr>
                <w:szCs w:val="22"/>
                <w:lang w:val="en-AU"/>
              </w:rPr>
            </w:pPr>
          </w:p>
          <w:p w14:paraId="577360CC" w14:textId="77777777" w:rsidR="00471674" w:rsidRPr="00D5163E" w:rsidRDefault="00471674" w:rsidP="007E081C">
            <w:pPr>
              <w:spacing w:before="100" w:beforeAutospacing="1" w:after="100" w:afterAutospacing="1"/>
              <w:jc w:val="left"/>
              <w:rPr>
                <w:szCs w:val="22"/>
                <w:lang w:val="en-AU"/>
              </w:rPr>
            </w:pPr>
          </w:p>
          <w:p w14:paraId="00554775" w14:textId="77777777" w:rsidR="00471674" w:rsidRPr="00D5163E" w:rsidRDefault="00471674" w:rsidP="007E081C">
            <w:pPr>
              <w:spacing w:before="100" w:beforeAutospacing="1" w:after="100" w:afterAutospacing="1"/>
              <w:jc w:val="left"/>
              <w:rPr>
                <w:szCs w:val="22"/>
                <w:lang w:val="en-AU"/>
              </w:rPr>
            </w:pPr>
          </w:p>
          <w:p w14:paraId="62A302B5" w14:textId="77777777" w:rsidR="00471674" w:rsidRPr="00D5163E" w:rsidRDefault="00471674" w:rsidP="007E081C">
            <w:pPr>
              <w:spacing w:before="100" w:beforeAutospacing="1" w:after="100" w:afterAutospacing="1"/>
              <w:jc w:val="left"/>
              <w:rPr>
                <w:szCs w:val="22"/>
                <w:lang w:val="en-AU"/>
              </w:rPr>
            </w:pPr>
          </w:p>
          <w:p w14:paraId="22ABC43B" w14:textId="77777777" w:rsidR="00471674" w:rsidRPr="00D5163E" w:rsidRDefault="00471674" w:rsidP="007E081C">
            <w:pPr>
              <w:spacing w:before="100" w:beforeAutospacing="1" w:after="100" w:afterAutospacing="1"/>
              <w:jc w:val="left"/>
              <w:rPr>
                <w:szCs w:val="22"/>
                <w:lang w:val="en-AU"/>
              </w:rPr>
            </w:pPr>
          </w:p>
          <w:p w14:paraId="3293D191" w14:textId="77777777" w:rsidR="00471674" w:rsidRPr="00D5163E" w:rsidRDefault="00471674" w:rsidP="007E081C">
            <w:pPr>
              <w:spacing w:before="100" w:beforeAutospacing="1" w:after="100" w:afterAutospacing="1"/>
              <w:jc w:val="left"/>
              <w:rPr>
                <w:szCs w:val="22"/>
                <w:lang w:val="en-AU"/>
              </w:rPr>
            </w:pPr>
          </w:p>
        </w:tc>
        <w:tc>
          <w:tcPr>
            <w:tcW w:w="2430" w:type="dxa"/>
          </w:tcPr>
          <w:p w14:paraId="6BDB821D" w14:textId="77777777" w:rsidR="00471674" w:rsidRPr="00D5163E" w:rsidRDefault="00471674" w:rsidP="007E081C">
            <w:pPr>
              <w:spacing w:after="0"/>
              <w:jc w:val="left"/>
              <w:rPr>
                <w:rFonts w:cs="Calibri"/>
                <w:szCs w:val="22"/>
              </w:rPr>
            </w:pPr>
            <w:r w:rsidRPr="00D5163E">
              <w:rPr>
                <w:rFonts w:cs="Calibri"/>
                <w:szCs w:val="22"/>
              </w:rPr>
              <w:t>Encourage local manufacturers to increase the number of female interns and request lighting manufacturer associations also to encourage the increase of female interns in the local manufactories</w:t>
            </w:r>
          </w:p>
          <w:p w14:paraId="5F1B7597" w14:textId="77777777" w:rsidR="00471674" w:rsidRPr="00D5163E" w:rsidRDefault="00471674" w:rsidP="007E081C">
            <w:pPr>
              <w:spacing w:before="100" w:beforeAutospacing="1" w:after="100" w:afterAutospacing="1"/>
              <w:jc w:val="left"/>
              <w:rPr>
                <w:rFonts w:eastAsia="Times New Roman"/>
                <w:szCs w:val="22"/>
                <w:lang w:eastAsia="en-GB"/>
              </w:rPr>
            </w:pPr>
            <w:r w:rsidRPr="00D5163E">
              <w:rPr>
                <w:rFonts w:eastAsia="Times New Roman"/>
                <w:szCs w:val="22"/>
                <w:lang w:eastAsia="en-GB"/>
              </w:rPr>
              <w:t>Contracting women in consultancy, financial and customer services, as appropriate</w:t>
            </w:r>
          </w:p>
        </w:tc>
        <w:tc>
          <w:tcPr>
            <w:tcW w:w="2700" w:type="dxa"/>
          </w:tcPr>
          <w:p w14:paraId="3B7B00A4" w14:textId="77777777" w:rsidR="00471674" w:rsidRPr="00D5163E" w:rsidRDefault="00471674" w:rsidP="007E081C">
            <w:pPr>
              <w:spacing w:after="0"/>
              <w:jc w:val="left"/>
              <w:rPr>
                <w:szCs w:val="22"/>
              </w:rPr>
            </w:pPr>
            <w:r w:rsidRPr="00D5163E">
              <w:rPr>
                <w:szCs w:val="22"/>
              </w:rPr>
              <w:t xml:space="preserve">Ratio of women and men interns in local EEL manufacturing companies </w:t>
            </w:r>
          </w:p>
          <w:p w14:paraId="78D464CC" w14:textId="77777777" w:rsidR="00471674" w:rsidRPr="00D5163E" w:rsidRDefault="00471674" w:rsidP="007E081C">
            <w:pPr>
              <w:spacing w:after="0"/>
              <w:jc w:val="left"/>
              <w:rPr>
                <w:szCs w:val="22"/>
              </w:rPr>
            </w:pPr>
          </w:p>
          <w:p w14:paraId="072BE26B" w14:textId="77777777" w:rsidR="00471674" w:rsidRPr="00D5163E" w:rsidRDefault="00471674" w:rsidP="007E081C">
            <w:pPr>
              <w:spacing w:after="0"/>
              <w:jc w:val="left"/>
              <w:rPr>
                <w:szCs w:val="22"/>
              </w:rPr>
            </w:pPr>
          </w:p>
          <w:p w14:paraId="3999E389" w14:textId="77777777" w:rsidR="00471674" w:rsidRPr="00D5163E" w:rsidRDefault="00471674" w:rsidP="007E081C">
            <w:pPr>
              <w:spacing w:after="0"/>
              <w:jc w:val="left"/>
              <w:rPr>
                <w:szCs w:val="22"/>
              </w:rPr>
            </w:pPr>
          </w:p>
          <w:p w14:paraId="5FBACF3E" w14:textId="77777777" w:rsidR="00471674" w:rsidRPr="00D5163E" w:rsidRDefault="00471674" w:rsidP="007E081C">
            <w:pPr>
              <w:spacing w:after="0"/>
              <w:jc w:val="left"/>
              <w:rPr>
                <w:szCs w:val="22"/>
              </w:rPr>
            </w:pPr>
          </w:p>
          <w:p w14:paraId="1CAD5A83" w14:textId="77777777" w:rsidR="00471674" w:rsidRPr="00D5163E" w:rsidRDefault="00471674" w:rsidP="007E081C">
            <w:pPr>
              <w:spacing w:after="0"/>
              <w:jc w:val="left"/>
              <w:rPr>
                <w:szCs w:val="22"/>
              </w:rPr>
            </w:pPr>
          </w:p>
          <w:p w14:paraId="41761707" w14:textId="77777777" w:rsidR="00471674" w:rsidRPr="00D5163E" w:rsidRDefault="00471674" w:rsidP="007E081C">
            <w:pPr>
              <w:spacing w:after="0"/>
              <w:jc w:val="left"/>
              <w:rPr>
                <w:szCs w:val="22"/>
              </w:rPr>
            </w:pPr>
          </w:p>
          <w:p w14:paraId="6A5E2D4D" w14:textId="77777777" w:rsidR="00471674" w:rsidRPr="00D5163E" w:rsidRDefault="00471674" w:rsidP="007E081C">
            <w:pPr>
              <w:spacing w:before="100" w:beforeAutospacing="1" w:after="100" w:afterAutospacing="1"/>
              <w:jc w:val="left"/>
              <w:rPr>
                <w:szCs w:val="22"/>
              </w:rPr>
            </w:pPr>
            <w:r w:rsidRPr="00D5163E">
              <w:rPr>
                <w:szCs w:val="22"/>
              </w:rPr>
              <w:t xml:space="preserve">Ratio of women and men </w:t>
            </w:r>
            <w:r w:rsidRPr="00D5163E">
              <w:rPr>
                <w:rFonts w:eastAsia="Times New Roman"/>
                <w:szCs w:val="22"/>
                <w:lang w:eastAsia="en-GB"/>
              </w:rPr>
              <w:t xml:space="preserve">employed through jobs created from the project </w:t>
            </w:r>
            <w:r w:rsidRPr="00D5163E">
              <w:rPr>
                <w:szCs w:val="22"/>
              </w:rPr>
              <w:t>(40/60)</w:t>
            </w:r>
          </w:p>
        </w:tc>
        <w:tc>
          <w:tcPr>
            <w:tcW w:w="2430" w:type="dxa"/>
          </w:tcPr>
          <w:p w14:paraId="39FCC0EF" w14:textId="77777777" w:rsidR="00471674" w:rsidRPr="00D5163E" w:rsidRDefault="00471674" w:rsidP="007E081C">
            <w:pPr>
              <w:spacing w:after="0"/>
              <w:jc w:val="left"/>
              <w:rPr>
                <w:szCs w:val="22"/>
              </w:rPr>
            </w:pPr>
            <w:r w:rsidRPr="00D5163E">
              <w:rPr>
                <w:szCs w:val="22"/>
              </w:rPr>
              <w:t>PMU</w:t>
            </w:r>
          </w:p>
          <w:p w14:paraId="3082621F" w14:textId="77777777" w:rsidR="00471674" w:rsidRPr="00D5163E" w:rsidRDefault="00471674" w:rsidP="007E081C">
            <w:pPr>
              <w:spacing w:after="0"/>
              <w:jc w:val="left"/>
              <w:rPr>
                <w:szCs w:val="22"/>
              </w:rPr>
            </w:pPr>
            <w:r w:rsidRPr="00D5163E">
              <w:rPr>
                <w:rFonts w:cs="Calibri"/>
                <w:szCs w:val="22"/>
              </w:rPr>
              <w:t>MEMR/DGNREEC</w:t>
            </w:r>
          </w:p>
          <w:p w14:paraId="14FB1C2D" w14:textId="77777777" w:rsidR="00471674" w:rsidRPr="00D5163E" w:rsidRDefault="00471674" w:rsidP="007E081C">
            <w:pPr>
              <w:spacing w:after="0"/>
              <w:jc w:val="left"/>
              <w:rPr>
                <w:szCs w:val="22"/>
              </w:rPr>
            </w:pPr>
          </w:p>
          <w:p w14:paraId="0074A6D2" w14:textId="77777777" w:rsidR="00471674" w:rsidRPr="00D5163E" w:rsidRDefault="00471674" w:rsidP="007E081C">
            <w:pPr>
              <w:spacing w:after="0"/>
              <w:jc w:val="left"/>
              <w:rPr>
                <w:szCs w:val="22"/>
              </w:rPr>
            </w:pPr>
          </w:p>
          <w:p w14:paraId="163069CF" w14:textId="77777777" w:rsidR="00471674" w:rsidRPr="00D5163E" w:rsidRDefault="00471674" w:rsidP="007E081C">
            <w:pPr>
              <w:spacing w:after="0"/>
              <w:jc w:val="left"/>
              <w:rPr>
                <w:szCs w:val="22"/>
              </w:rPr>
            </w:pPr>
          </w:p>
          <w:p w14:paraId="5A57E16C" w14:textId="77777777" w:rsidR="00471674" w:rsidRPr="00D5163E" w:rsidRDefault="00471674" w:rsidP="007E081C">
            <w:pPr>
              <w:spacing w:after="0"/>
              <w:jc w:val="left"/>
              <w:rPr>
                <w:szCs w:val="22"/>
              </w:rPr>
            </w:pPr>
          </w:p>
          <w:p w14:paraId="786FCC8D" w14:textId="77777777" w:rsidR="00471674" w:rsidRPr="00D5163E" w:rsidRDefault="00471674" w:rsidP="007E081C">
            <w:pPr>
              <w:spacing w:after="0"/>
              <w:jc w:val="left"/>
              <w:rPr>
                <w:szCs w:val="22"/>
              </w:rPr>
            </w:pPr>
          </w:p>
          <w:p w14:paraId="74073D6C" w14:textId="77777777" w:rsidR="00471674" w:rsidRPr="00D5163E" w:rsidRDefault="00471674" w:rsidP="007E081C">
            <w:pPr>
              <w:spacing w:after="0"/>
              <w:jc w:val="left"/>
              <w:rPr>
                <w:szCs w:val="22"/>
              </w:rPr>
            </w:pPr>
          </w:p>
          <w:p w14:paraId="54CC5058" w14:textId="77777777" w:rsidR="00471674" w:rsidRPr="00D5163E" w:rsidRDefault="00471674" w:rsidP="007E081C">
            <w:pPr>
              <w:spacing w:after="0"/>
              <w:jc w:val="left"/>
              <w:rPr>
                <w:szCs w:val="22"/>
              </w:rPr>
            </w:pPr>
          </w:p>
          <w:p w14:paraId="3D332067" w14:textId="77777777" w:rsidR="00471674" w:rsidRPr="00D5163E" w:rsidRDefault="00471674" w:rsidP="007E081C">
            <w:pPr>
              <w:spacing w:after="0"/>
              <w:jc w:val="left"/>
              <w:rPr>
                <w:szCs w:val="22"/>
              </w:rPr>
            </w:pPr>
          </w:p>
          <w:p w14:paraId="6D6EE07D" w14:textId="77777777" w:rsidR="00471674" w:rsidRPr="00D5163E" w:rsidRDefault="00471674" w:rsidP="007E081C">
            <w:pPr>
              <w:spacing w:after="0"/>
              <w:jc w:val="left"/>
              <w:rPr>
                <w:szCs w:val="22"/>
              </w:rPr>
            </w:pPr>
          </w:p>
          <w:p w14:paraId="51A709C7" w14:textId="77777777" w:rsidR="00471674" w:rsidRPr="00D5163E" w:rsidRDefault="00471674" w:rsidP="007E081C">
            <w:pPr>
              <w:spacing w:after="0"/>
              <w:jc w:val="left"/>
              <w:rPr>
                <w:szCs w:val="22"/>
              </w:rPr>
            </w:pPr>
            <w:r w:rsidRPr="00D5163E">
              <w:rPr>
                <w:szCs w:val="22"/>
              </w:rPr>
              <w:t>PMU</w:t>
            </w:r>
          </w:p>
          <w:p w14:paraId="102F0691" w14:textId="77777777" w:rsidR="00471674" w:rsidRPr="00D5163E" w:rsidRDefault="00471674" w:rsidP="007E081C">
            <w:pPr>
              <w:spacing w:after="0"/>
              <w:jc w:val="left"/>
              <w:rPr>
                <w:szCs w:val="22"/>
              </w:rPr>
            </w:pPr>
            <w:r w:rsidRPr="00D5163E">
              <w:rPr>
                <w:szCs w:val="22"/>
              </w:rPr>
              <w:t xml:space="preserve">UNDP </w:t>
            </w:r>
          </w:p>
          <w:p w14:paraId="771B9208" w14:textId="152F28D6" w:rsidR="00471674" w:rsidRPr="00D5163E" w:rsidRDefault="002C5619" w:rsidP="007E081C">
            <w:pPr>
              <w:spacing w:after="0"/>
              <w:jc w:val="left"/>
              <w:rPr>
                <w:szCs w:val="22"/>
              </w:rPr>
            </w:pPr>
            <w:r>
              <w:rPr>
                <w:szCs w:val="22"/>
              </w:rPr>
              <w:t>UNEP</w:t>
            </w:r>
            <w:r w:rsidR="00471674" w:rsidRPr="00D5163E">
              <w:rPr>
                <w:szCs w:val="22"/>
              </w:rPr>
              <w:t xml:space="preserve">  </w:t>
            </w:r>
          </w:p>
        </w:tc>
      </w:tr>
      <w:tr w:rsidR="00471674" w:rsidRPr="00D5163E" w14:paraId="1AC687E1" w14:textId="77777777" w:rsidTr="00F55DB9">
        <w:trPr>
          <w:trHeight w:val="274"/>
        </w:trPr>
        <w:tc>
          <w:tcPr>
            <w:tcW w:w="2070" w:type="dxa"/>
          </w:tcPr>
          <w:p w14:paraId="59C21B54" w14:textId="77777777" w:rsidR="00471674" w:rsidRPr="00D5163E" w:rsidRDefault="00471674" w:rsidP="007E081C">
            <w:pPr>
              <w:spacing w:before="100" w:beforeAutospacing="1" w:after="100" w:afterAutospacing="1"/>
              <w:jc w:val="left"/>
              <w:rPr>
                <w:rFonts w:cs="Calibri"/>
                <w:szCs w:val="22"/>
                <w:lang w:val="en-AU"/>
              </w:rPr>
            </w:pPr>
            <w:r w:rsidRPr="00D5163E">
              <w:rPr>
                <w:rFonts w:cs="Calibri"/>
                <w:szCs w:val="22"/>
                <w:lang w:val="en-AU"/>
              </w:rPr>
              <w:t xml:space="preserve">Active participation of women and men in the periodic market surveys </w:t>
            </w:r>
          </w:p>
        </w:tc>
        <w:tc>
          <w:tcPr>
            <w:tcW w:w="2430" w:type="dxa"/>
          </w:tcPr>
          <w:p w14:paraId="069F54F0" w14:textId="77777777" w:rsidR="00471674" w:rsidRPr="00D5163E" w:rsidRDefault="00471674" w:rsidP="007E081C">
            <w:pPr>
              <w:spacing w:after="0"/>
              <w:jc w:val="left"/>
              <w:rPr>
                <w:rFonts w:cs="Calibri"/>
                <w:szCs w:val="22"/>
              </w:rPr>
            </w:pPr>
            <w:r w:rsidRPr="00D5163E">
              <w:rPr>
                <w:rFonts w:cs="Calibri"/>
                <w:szCs w:val="22"/>
              </w:rPr>
              <w:t xml:space="preserve">In the design of periodic market surveys on production of EEL, incorporate gender sensitive questions </w:t>
            </w:r>
          </w:p>
          <w:p w14:paraId="298A327C" w14:textId="77777777" w:rsidR="00471674" w:rsidRPr="00D5163E" w:rsidRDefault="00471674" w:rsidP="007E081C">
            <w:pPr>
              <w:spacing w:after="0"/>
              <w:jc w:val="left"/>
              <w:rPr>
                <w:rFonts w:cs="Calibri"/>
                <w:szCs w:val="22"/>
              </w:rPr>
            </w:pPr>
          </w:p>
          <w:p w14:paraId="35BF9AD6" w14:textId="77777777" w:rsidR="00471674" w:rsidRPr="00D5163E" w:rsidRDefault="00471674" w:rsidP="007E081C">
            <w:pPr>
              <w:spacing w:after="0"/>
              <w:jc w:val="left"/>
              <w:rPr>
                <w:rFonts w:cs="Calibri"/>
                <w:color w:val="000000"/>
                <w:szCs w:val="22"/>
              </w:rPr>
            </w:pPr>
            <w:r w:rsidRPr="00D5163E">
              <w:rPr>
                <w:rFonts w:cs="Calibri"/>
                <w:color w:val="000000"/>
                <w:szCs w:val="22"/>
              </w:rPr>
              <w:t>In the design of periodic market surveys on application of EEL, develop surveys that specifically address women’s needs, preferences and habits in acquirement, consumption and disposal of EEL products</w:t>
            </w:r>
          </w:p>
          <w:p w14:paraId="12A3CAC7" w14:textId="77777777" w:rsidR="00471674" w:rsidRPr="00D5163E" w:rsidRDefault="00471674" w:rsidP="007E081C">
            <w:pPr>
              <w:spacing w:after="0"/>
              <w:jc w:val="left"/>
              <w:rPr>
                <w:rFonts w:eastAsia="Times New Roman" w:cs="Calibri"/>
                <w:szCs w:val="22"/>
                <w:lang w:eastAsia="en-GB"/>
              </w:rPr>
            </w:pPr>
          </w:p>
          <w:p w14:paraId="30A6EF43" w14:textId="77777777" w:rsidR="00471674" w:rsidRPr="00D5163E" w:rsidRDefault="00471674" w:rsidP="007E081C">
            <w:pPr>
              <w:spacing w:after="0"/>
              <w:jc w:val="left"/>
              <w:rPr>
                <w:szCs w:val="22"/>
              </w:rPr>
            </w:pPr>
            <w:r w:rsidRPr="00D5163E">
              <w:rPr>
                <w:rFonts w:eastAsia="Times New Roman" w:cs="Calibri"/>
                <w:szCs w:val="22"/>
                <w:lang w:eastAsia="en-GB"/>
              </w:rPr>
              <w:lastRenderedPageBreak/>
              <w:t>Ensure that the periodic market surveys conducted amongst the beneficiaries of the EEL systems are targeting women and men separately (i.e. both men and women in the household rather than one household as a whole)</w:t>
            </w:r>
          </w:p>
        </w:tc>
        <w:tc>
          <w:tcPr>
            <w:tcW w:w="2700" w:type="dxa"/>
          </w:tcPr>
          <w:p w14:paraId="0F35B54F" w14:textId="77777777" w:rsidR="00471674" w:rsidRPr="00D5163E" w:rsidRDefault="00471674" w:rsidP="007E081C">
            <w:pPr>
              <w:spacing w:after="0"/>
              <w:jc w:val="left"/>
              <w:rPr>
                <w:szCs w:val="22"/>
              </w:rPr>
            </w:pPr>
            <w:r w:rsidRPr="00D5163E">
              <w:rPr>
                <w:rFonts w:eastAsia="Times New Roman"/>
                <w:szCs w:val="22"/>
                <w:lang w:eastAsia="en-GB"/>
              </w:rPr>
              <w:lastRenderedPageBreak/>
              <w:t xml:space="preserve">Ratio of women and men </w:t>
            </w:r>
            <w:r w:rsidRPr="00D5163E">
              <w:rPr>
                <w:szCs w:val="22"/>
              </w:rPr>
              <w:t xml:space="preserve">participating in the periodic market surveys </w:t>
            </w:r>
          </w:p>
          <w:p w14:paraId="1A79549E" w14:textId="77777777" w:rsidR="00471674" w:rsidRPr="00D5163E" w:rsidRDefault="00471674" w:rsidP="007E081C">
            <w:pPr>
              <w:spacing w:after="0"/>
              <w:ind w:left="720"/>
              <w:contextualSpacing/>
              <w:jc w:val="left"/>
              <w:rPr>
                <w:szCs w:val="22"/>
              </w:rPr>
            </w:pPr>
            <w:r w:rsidRPr="00D5163E">
              <w:rPr>
                <w:szCs w:val="22"/>
              </w:rPr>
              <w:t xml:space="preserve"> </w:t>
            </w:r>
          </w:p>
        </w:tc>
        <w:tc>
          <w:tcPr>
            <w:tcW w:w="2430" w:type="dxa"/>
          </w:tcPr>
          <w:p w14:paraId="3BAFFEBA" w14:textId="77777777" w:rsidR="00471674" w:rsidRPr="00D5163E" w:rsidRDefault="00471674" w:rsidP="007E081C">
            <w:pPr>
              <w:spacing w:after="0"/>
              <w:jc w:val="left"/>
              <w:rPr>
                <w:szCs w:val="22"/>
              </w:rPr>
            </w:pPr>
            <w:r w:rsidRPr="00D5163E">
              <w:rPr>
                <w:szCs w:val="22"/>
              </w:rPr>
              <w:t>PMU</w:t>
            </w:r>
          </w:p>
          <w:p w14:paraId="69CBEA6D" w14:textId="77777777" w:rsidR="00471674" w:rsidRPr="00D5163E" w:rsidRDefault="00471674" w:rsidP="007E081C">
            <w:pPr>
              <w:spacing w:after="0"/>
              <w:jc w:val="left"/>
              <w:rPr>
                <w:szCs w:val="22"/>
              </w:rPr>
            </w:pPr>
            <w:r w:rsidRPr="00D5163E">
              <w:rPr>
                <w:rFonts w:cs="Calibri"/>
                <w:color w:val="000000"/>
                <w:szCs w:val="22"/>
              </w:rPr>
              <w:t>MEMR/DGNREEC</w:t>
            </w:r>
          </w:p>
          <w:p w14:paraId="4EED5507" w14:textId="77777777" w:rsidR="00471674" w:rsidRPr="00D5163E" w:rsidRDefault="00471674" w:rsidP="007E081C">
            <w:pPr>
              <w:spacing w:after="0"/>
              <w:jc w:val="left"/>
              <w:rPr>
                <w:szCs w:val="22"/>
              </w:rPr>
            </w:pPr>
          </w:p>
          <w:p w14:paraId="01E3C9EF" w14:textId="77777777" w:rsidR="00471674" w:rsidRPr="00D5163E" w:rsidRDefault="00471674" w:rsidP="007E081C">
            <w:pPr>
              <w:spacing w:after="0"/>
              <w:jc w:val="left"/>
              <w:rPr>
                <w:szCs w:val="22"/>
              </w:rPr>
            </w:pPr>
          </w:p>
        </w:tc>
      </w:tr>
      <w:tr w:rsidR="00471674" w:rsidRPr="00D5163E" w14:paraId="46193BAE" w14:textId="77777777" w:rsidTr="00F55DB9">
        <w:trPr>
          <w:trHeight w:val="274"/>
        </w:trPr>
        <w:tc>
          <w:tcPr>
            <w:tcW w:w="2070" w:type="dxa"/>
          </w:tcPr>
          <w:p w14:paraId="4D57831B" w14:textId="77777777" w:rsidR="00471674" w:rsidRPr="00D5163E" w:rsidRDefault="00471674" w:rsidP="007E081C">
            <w:pPr>
              <w:spacing w:after="0"/>
              <w:ind w:right="110"/>
              <w:jc w:val="left"/>
              <w:rPr>
                <w:rFonts w:cs="Calibri"/>
                <w:szCs w:val="22"/>
              </w:rPr>
            </w:pPr>
            <w:r w:rsidRPr="00D5163E">
              <w:rPr>
                <w:rFonts w:cs="Calibri"/>
                <w:szCs w:val="22"/>
              </w:rPr>
              <w:t>Women and men have the capacity to submit (from manufacturers) and approve (by banks) investment grade proposals for business transformation plans</w:t>
            </w:r>
          </w:p>
          <w:p w14:paraId="314D6E6A" w14:textId="77777777" w:rsidR="00471674" w:rsidRPr="00D5163E" w:rsidRDefault="00471674" w:rsidP="007E081C">
            <w:pPr>
              <w:spacing w:after="0"/>
              <w:ind w:right="110"/>
              <w:jc w:val="left"/>
              <w:rPr>
                <w:szCs w:val="22"/>
              </w:rPr>
            </w:pPr>
          </w:p>
        </w:tc>
        <w:tc>
          <w:tcPr>
            <w:tcW w:w="2430" w:type="dxa"/>
          </w:tcPr>
          <w:p w14:paraId="0291968D" w14:textId="77777777" w:rsidR="00471674" w:rsidRPr="00D5163E" w:rsidRDefault="00471674" w:rsidP="007E081C">
            <w:pPr>
              <w:spacing w:after="0"/>
              <w:ind w:left="25" w:right="110"/>
              <w:jc w:val="left"/>
              <w:rPr>
                <w:rFonts w:eastAsia="Times New Roman"/>
                <w:szCs w:val="22"/>
                <w:lang w:eastAsia="en-GB"/>
              </w:rPr>
            </w:pPr>
            <w:r w:rsidRPr="00D5163E">
              <w:rPr>
                <w:rFonts w:eastAsia="Times New Roman"/>
                <w:szCs w:val="22"/>
                <w:lang w:eastAsia="en-GB"/>
              </w:rPr>
              <w:t xml:space="preserve">Require and encourage active participation of women and men </w:t>
            </w:r>
            <w:r w:rsidRPr="00D5163E">
              <w:rPr>
                <w:szCs w:val="22"/>
              </w:rPr>
              <w:t xml:space="preserve">in trainings, workshops and focus group dialogues </w:t>
            </w:r>
          </w:p>
        </w:tc>
        <w:tc>
          <w:tcPr>
            <w:tcW w:w="2700" w:type="dxa"/>
          </w:tcPr>
          <w:p w14:paraId="264961FC" w14:textId="77777777" w:rsidR="00471674" w:rsidRPr="00D5163E" w:rsidRDefault="00471674" w:rsidP="007E081C">
            <w:pPr>
              <w:spacing w:after="0"/>
              <w:ind w:right="110"/>
              <w:jc w:val="left"/>
              <w:rPr>
                <w:rFonts w:cs="Calibri"/>
                <w:szCs w:val="22"/>
              </w:rPr>
            </w:pPr>
            <w:r w:rsidRPr="00D5163E">
              <w:rPr>
                <w:rFonts w:eastAsia="Times New Roman"/>
                <w:szCs w:val="22"/>
                <w:lang w:eastAsia="en-GB"/>
              </w:rPr>
              <w:t xml:space="preserve">Cumulative number of women and men who believe </w:t>
            </w:r>
            <w:r w:rsidRPr="00D5163E">
              <w:rPr>
                <w:rFonts w:cs="Calibri"/>
                <w:szCs w:val="22"/>
              </w:rPr>
              <w:t>they have the capacity to submit and approve of investment grade proposals for business transformation plans</w:t>
            </w:r>
          </w:p>
          <w:p w14:paraId="6840D451" w14:textId="77777777" w:rsidR="00471674" w:rsidRPr="00D5163E" w:rsidRDefault="00471674" w:rsidP="007E081C">
            <w:pPr>
              <w:spacing w:after="0"/>
              <w:ind w:right="110"/>
              <w:jc w:val="left"/>
              <w:rPr>
                <w:rFonts w:cs="Calibri"/>
                <w:szCs w:val="22"/>
              </w:rPr>
            </w:pPr>
          </w:p>
          <w:p w14:paraId="1A1E1B1E" w14:textId="77777777" w:rsidR="00471674" w:rsidRPr="00D5163E" w:rsidRDefault="00471674" w:rsidP="007E081C">
            <w:pPr>
              <w:spacing w:after="0"/>
              <w:ind w:right="110"/>
              <w:jc w:val="left"/>
              <w:rPr>
                <w:rFonts w:cs="Calibri"/>
                <w:szCs w:val="22"/>
              </w:rPr>
            </w:pPr>
            <w:r w:rsidRPr="00D5163E">
              <w:rPr>
                <w:rFonts w:eastAsia="Times New Roman"/>
                <w:szCs w:val="22"/>
                <w:lang w:eastAsia="en-GB"/>
              </w:rPr>
              <w:t xml:space="preserve">Ratio of women and men </w:t>
            </w:r>
            <w:r w:rsidRPr="00D5163E">
              <w:rPr>
                <w:szCs w:val="22"/>
              </w:rPr>
              <w:t>participating in trainings, workshops and focus group dialogues</w:t>
            </w:r>
          </w:p>
          <w:p w14:paraId="100312C3" w14:textId="77777777" w:rsidR="00471674" w:rsidRPr="00D5163E" w:rsidRDefault="00471674" w:rsidP="007E081C">
            <w:pPr>
              <w:spacing w:after="0"/>
              <w:jc w:val="left"/>
              <w:rPr>
                <w:szCs w:val="22"/>
              </w:rPr>
            </w:pPr>
          </w:p>
        </w:tc>
        <w:tc>
          <w:tcPr>
            <w:tcW w:w="2430" w:type="dxa"/>
          </w:tcPr>
          <w:p w14:paraId="60F3738B" w14:textId="77777777" w:rsidR="00471674" w:rsidRPr="00D5163E" w:rsidRDefault="00471674" w:rsidP="007E081C">
            <w:pPr>
              <w:spacing w:after="0"/>
              <w:jc w:val="left"/>
              <w:rPr>
                <w:szCs w:val="22"/>
              </w:rPr>
            </w:pPr>
            <w:r w:rsidRPr="00D5163E">
              <w:rPr>
                <w:szCs w:val="22"/>
              </w:rPr>
              <w:t>PMU</w:t>
            </w:r>
          </w:p>
          <w:p w14:paraId="76A477E1" w14:textId="77777777" w:rsidR="00471674" w:rsidRPr="00D5163E" w:rsidRDefault="00471674" w:rsidP="007E081C">
            <w:pPr>
              <w:spacing w:after="0"/>
              <w:jc w:val="left"/>
              <w:rPr>
                <w:szCs w:val="22"/>
              </w:rPr>
            </w:pPr>
            <w:r w:rsidRPr="00D5163E">
              <w:rPr>
                <w:rFonts w:cs="Calibri"/>
                <w:szCs w:val="22"/>
              </w:rPr>
              <w:t>MEMR/DGNREEC</w:t>
            </w:r>
          </w:p>
          <w:p w14:paraId="1E97F185" w14:textId="77777777" w:rsidR="00471674" w:rsidRPr="00D5163E" w:rsidRDefault="00471674" w:rsidP="007E081C">
            <w:pPr>
              <w:spacing w:after="0"/>
              <w:jc w:val="left"/>
              <w:rPr>
                <w:szCs w:val="22"/>
              </w:rPr>
            </w:pPr>
          </w:p>
        </w:tc>
      </w:tr>
      <w:tr w:rsidR="00471674" w:rsidRPr="00D5163E" w14:paraId="6EEA4E74" w14:textId="77777777" w:rsidTr="00F55DB9">
        <w:trPr>
          <w:trHeight w:val="274"/>
        </w:trPr>
        <w:tc>
          <w:tcPr>
            <w:tcW w:w="9630" w:type="dxa"/>
            <w:gridSpan w:val="4"/>
            <w:shd w:val="clear" w:color="auto" w:fill="D9D9D9" w:themeFill="background1" w:themeFillShade="D9"/>
          </w:tcPr>
          <w:p w14:paraId="51135D2C" w14:textId="3ADC36B1" w:rsidR="00471674" w:rsidRPr="00D5163E" w:rsidRDefault="00471674" w:rsidP="00F45BF7">
            <w:pPr>
              <w:spacing w:after="0"/>
              <w:jc w:val="left"/>
              <w:rPr>
                <w:szCs w:val="22"/>
              </w:rPr>
            </w:pPr>
          </w:p>
        </w:tc>
      </w:tr>
      <w:tr w:rsidR="00471674" w:rsidRPr="00D5163E" w14:paraId="53C2BB5E" w14:textId="77777777" w:rsidTr="00F55DB9">
        <w:trPr>
          <w:trHeight w:val="274"/>
        </w:trPr>
        <w:tc>
          <w:tcPr>
            <w:tcW w:w="2070" w:type="dxa"/>
          </w:tcPr>
          <w:p w14:paraId="2DD0A071" w14:textId="2D2AE591" w:rsidR="00471674" w:rsidRPr="00D5163E" w:rsidRDefault="00471674" w:rsidP="007E081C">
            <w:pPr>
              <w:spacing w:before="100" w:beforeAutospacing="1" w:after="100" w:afterAutospacing="1"/>
              <w:jc w:val="left"/>
              <w:rPr>
                <w:szCs w:val="22"/>
                <w:lang w:val="en-AU"/>
              </w:rPr>
            </w:pPr>
          </w:p>
        </w:tc>
        <w:tc>
          <w:tcPr>
            <w:tcW w:w="2430" w:type="dxa"/>
          </w:tcPr>
          <w:p w14:paraId="7B59DF51" w14:textId="469E5623" w:rsidR="00471674" w:rsidRPr="00D5163E" w:rsidRDefault="00471674" w:rsidP="007E081C">
            <w:pPr>
              <w:spacing w:after="0"/>
              <w:jc w:val="left"/>
              <w:rPr>
                <w:szCs w:val="22"/>
              </w:rPr>
            </w:pPr>
          </w:p>
        </w:tc>
        <w:tc>
          <w:tcPr>
            <w:tcW w:w="2700" w:type="dxa"/>
          </w:tcPr>
          <w:p w14:paraId="6DDD4211" w14:textId="623A8E58" w:rsidR="00471674" w:rsidRPr="00D5163E" w:rsidRDefault="00471674" w:rsidP="007E081C">
            <w:pPr>
              <w:spacing w:before="100" w:beforeAutospacing="1" w:after="100" w:afterAutospacing="1"/>
              <w:jc w:val="left"/>
              <w:rPr>
                <w:szCs w:val="22"/>
              </w:rPr>
            </w:pPr>
          </w:p>
        </w:tc>
        <w:tc>
          <w:tcPr>
            <w:tcW w:w="2430" w:type="dxa"/>
          </w:tcPr>
          <w:p w14:paraId="60CDD71F" w14:textId="72CA4A41" w:rsidR="00471674" w:rsidRPr="00D5163E" w:rsidRDefault="00471674" w:rsidP="007E081C">
            <w:pPr>
              <w:spacing w:after="0"/>
              <w:jc w:val="left"/>
              <w:rPr>
                <w:szCs w:val="22"/>
              </w:rPr>
            </w:pPr>
          </w:p>
        </w:tc>
      </w:tr>
      <w:tr w:rsidR="00471674" w:rsidRPr="00D5163E" w14:paraId="34CDD586" w14:textId="77777777" w:rsidTr="00F55DB9">
        <w:trPr>
          <w:trHeight w:val="274"/>
        </w:trPr>
        <w:tc>
          <w:tcPr>
            <w:tcW w:w="2070" w:type="dxa"/>
          </w:tcPr>
          <w:p w14:paraId="709AEFB2" w14:textId="029C7F1F" w:rsidR="00471674" w:rsidRPr="00D5163E" w:rsidRDefault="00471674" w:rsidP="007E081C">
            <w:pPr>
              <w:spacing w:before="100" w:beforeAutospacing="1" w:after="100" w:afterAutospacing="1"/>
              <w:jc w:val="left"/>
              <w:rPr>
                <w:rFonts w:cs="Calibri"/>
                <w:szCs w:val="22"/>
                <w:lang w:val="en-AU"/>
              </w:rPr>
            </w:pPr>
          </w:p>
        </w:tc>
        <w:tc>
          <w:tcPr>
            <w:tcW w:w="2430" w:type="dxa"/>
          </w:tcPr>
          <w:p w14:paraId="02EA64BF" w14:textId="5B3CF26D" w:rsidR="00471674" w:rsidRPr="00D5163E" w:rsidRDefault="00471674" w:rsidP="007E081C">
            <w:pPr>
              <w:spacing w:before="100" w:beforeAutospacing="1" w:after="100" w:afterAutospacing="1"/>
              <w:jc w:val="left"/>
              <w:rPr>
                <w:rFonts w:eastAsia="Times New Roman" w:cs="Calibri"/>
                <w:szCs w:val="22"/>
                <w:lang w:eastAsia="en-GB"/>
              </w:rPr>
            </w:pPr>
          </w:p>
        </w:tc>
        <w:tc>
          <w:tcPr>
            <w:tcW w:w="2700" w:type="dxa"/>
          </w:tcPr>
          <w:p w14:paraId="28FE425B" w14:textId="70598062" w:rsidR="00471674" w:rsidRPr="00D5163E" w:rsidRDefault="00471674" w:rsidP="007E081C">
            <w:pPr>
              <w:spacing w:after="0"/>
              <w:jc w:val="left"/>
              <w:rPr>
                <w:rFonts w:eastAsia="Times New Roman"/>
                <w:szCs w:val="22"/>
                <w:lang w:eastAsia="en-GB"/>
              </w:rPr>
            </w:pPr>
          </w:p>
        </w:tc>
        <w:tc>
          <w:tcPr>
            <w:tcW w:w="2430" w:type="dxa"/>
          </w:tcPr>
          <w:p w14:paraId="013A4DF8" w14:textId="77777777" w:rsidR="00471674" w:rsidRPr="00D5163E" w:rsidRDefault="00471674" w:rsidP="007E081C">
            <w:pPr>
              <w:spacing w:after="0"/>
              <w:jc w:val="left"/>
              <w:rPr>
                <w:szCs w:val="22"/>
              </w:rPr>
            </w:pPr>
          </w:p>
        </w:tc>
      </w:tr>
      <w:tr w:rsidR="00471674" w:rsidRPr="00D5163E" w14:paraId="2BF0108A" w14:textId="77777777" w:rsidTr="00F55DB9">
        <w:trPr>
          <w:trHeight w:val="459"/>
        </w:trPr>
        <w:tc>
          <w:tcPr>
            <w:tcW w:w="9630" w:type="dxa"/>
            <w:gridSpan w:val="4"/>
            <w:shd w:val="clear" w:color="auto" w:fill="D9D9D9" w:themeFill="background1" w:themeFillShade="D9"/>
          </w:tcPr>
          <w:p w14:paraId="57853286" w14:textId="77777777" w:rsidR="00471674" w:rsidRPr="00D5163E" w:rsidRDefault="00471674" w:rsidP="007E081C">
            <w:pPr>
              <w:spacing w:after="0"/>
              <w:jc w:val="left"/>
              <w:rPr>
                <w:szCs w:val="22"/>
              </w:rPr>
            </w:pPr>
            <w:r w:rsidRPr="00D5163E">
              <w:rPr>
                <w:rFonts w:cs="Calibri"/>
                <w:szCs w:val="22"/>
              </w:rPr>
              <w:t>Outcome 3</w:t>
            </w:r>
            <w:r w:rsidRPr="00D5163E">
              <w:rPr>
                <w:rFonts w:cs="Calibri"/>
                <w:bCs/>
                <w:szCs w:val="22"/>
              </w:rPr>
              <w:t>: Increased penetration of high quality and efficient lighting</w:t>
            </w:r>
          </w:p>
        </w:tc>
      </w:tr>
      <w:tr w:rsidR="00471674" w:rsidRPr="00D5163E" w14:paraId="7B0AFF23" w14:textId="77777777" w:rsidTr="00F55DB9">
        <w:trPr>
          <w:trHeight w:val="274"/>
        </w:trPr>
        <w:tc>
          <w:tcPr>
            <w:tcW w:w="2070" w:type="dxa"/>
          </w:tcPr>
          <w:p w14:paraId="33B755CD" w14:textId="77777777" w:rsidR="00471674" w:rsidRPr="00D5163E" w:rsidRDefault="00471674" w:rsidP="007E081C">
            <w:pPr>
              <w:spacing w:after="0"/>
              <w:jc w:val="left"/>
              <w:rPr>
                <w:szCs w:val="22"/>
              </w:rPr>
            </w:pPr>
            <w:r w:rsidRPr="00D5163E">
              <w:rPr>
                <w:szCs w:val="22"/>
              </w:rPr>
              <w:t xml:space="preserve">Enhanced gender balanced employment in the energy sector </w:t>
            </w:r>
          </w:p>
          <w:p w14:paraId="1B6360E2" w14:textId="77777777" w:rsidR="00471674" w:rsidRPr="00D5163E" w:rsidRDefault="00471674" w:rsidP="007E081C">
            <w:pPr>
              <w:spacing w:after="0"/>
              <w:jc w:val="left"/>
              <w:rPr>
                <w:rFonts w:eastAsia="Times New Roman" w:cs="Calibri"/>
                <w:szCs w:val="22"/>
                <w:lang w:eastAsia="en-GB"/>
              </w:rPr>
            </w:pPr>
          </w:p>
        </w:tc>
        <w:tc>
          <w:tcPr>
            <w:tcW w:w="2430" w:type="dxa"/>
          </w:tcPr>
          <w:p w14:paraId="4E88758C" w14:textId="77777777" w:rsidR="00471674" w:rsidRPr="00D5163E" w:rsidRDefault="00471674" w:rsidP="007E081C">
            <w:pPr>
              <w:spacing w:before="100" w:beforeAutospacing="1" w:after="100" w:afterAutospacing="1"/>
              <w:jc w:val="left"/>
              <w:rPr>
                <w:rFonts w:eastAsia="Times New Roman"/>
                <w:szCs w:val="22"/>
                <w:lang w:eastAsia="en-GB"/>
              </w:rPr>
            </w:pPr>
            <w:r w:rsidRPr="00D5163E">
              <w:rPr>
                <w:rFonts w:eastAsia="Times New Roman"/>
                <w:szCs w:val="22"/>
                <w:lang w:eastAsia="en-GB"/>
              </w:rPr>
              <w:t>Contracting women in consultancy, financial and customer services, as appropriate</w:t>
            </w:r>
          </w:p>
          <w:p w14:paraId="64126595" w14:textId="77777777" w:rsidR="00471674" w:rsidRPr="00D5163E" w:rsidRDefault="00471674" w:rsidP="007E081C">
            <w:pPr>
              <w:spacing w:before="100" w:beforeAutospacing="1" w:after="100" w:afterAutospacing="1"/>
              <w:jc w:val="left"/>
              <w:rPr>
                <w:rFonts w:eastAsia="Times New Roman"/>
                <w:szCs w:val="22"/>
                <w:lang w:eastAsia="en-GB"/>
              </w:rPr>
            </w:pPr>
            <w:r w:rsidRPr="00D5163E">
              <w:rPr>
                <w:rFonts w:eastAsia="Times New Roman"/>
                <w:szCs w:val="22"/>
                <w:lang w:eastAsia="en-GB"/>
              </w:rPr>
              <w:t xml:space="preserve">Require and encourage contractors to employ women, as appropriate </w:t>
            </w:r>
          </w:p>
        </w:tc>
        <w:tc>
          <w:tcPr>
            <w:tcW w:w="2700" w:type="dxa"/>
          </w:tcPr>
          <w:p w14:paraId="30CFEA49" w14:textId="77777777" w:rsidR="00471674" w:rsidRPr="00D5163E" w:rsidRDefault="00471674" w:rsidP="007E081C">
            <w:pPr>
              <w:spacing w:before="100" w:beforeAutospacing="1" w:after="100" w:afterAutospacing="1"/>
              <w:jc w:val="left"/>
              <w:rPr>
                <w:rFonts w:eastAsia="Times New Roman"/>
                <w:szCs w:val="22"/>
                <w:lang w:eastAsia="en-GB"/>
              </w:rPr>
            </w:pPr>
            <w:r w:rsidRPr="00D5163E">
              <w:rPr>
                <w:szCs w:val="22"/>
              </w:rPr>
              <w:t>Ratio of women and men</w:t>
            </w:r>
            <w:r w:rsidRPr="00D5163E">
              <w:rPr>
                <w:rFonts w:eastAsia="Times New Roman"/>
                <w:szCs w:val="22"/>
                <w:lang w:eastAsia="en-GB"/>
              </w:rPr>
              <w:t xml:space="preserve"> employed through jobs created from the project </w:t>
            </w:r>
          </w:p>
          <w:p w14:paraId="335BAE3D" w14:textId="77777777" w:rsidR="00471674" w:rsidRPr="00D5163E" w:rsidRDefault="00471674" w:rsidP="007E081C">
            <w:pPr>
              <w:spacing w:before="100" w:beforeAutospacing="1" w:after="100" w:afterAutospacing="1"/>
              <w:jc w:val="left"/>
              <w:rPr>
                <w:rFonts w:eastAsia="Times New Roman"/>
                <w:szCs w:val="22"/>
                <w:lang w:eastAsia="en-GB"/>
              </w:rPr>
            </w:pPr>
          </w:p>
          <w:p w14:paraId="5F382B15" w14:textId="77777777" w:rsidR="00471674" w:rsidRPr="00D5163E" w:rsidRDefault="00471674" w:rsidP="007E081C">
            <w:pPr>
              <w:spacing w:after="0"/>
              <w:jc w:val="left"/>
              <w:rPr>
                <w:rFonts w:eastAsia="Times New Roman"/>
                <w:szCs w:val="22"/>
                <w:lang w:eastAsia="en-GB"/>
              </w:rPr>
            </w:pPr>
          </w:p>
        </w:tc>
        <w:tc>
          <w:tcPr>
            <w:tcW w:w="2430" w:type="dxa"/>
          </w:tcPr>
          <w:p w14:paraId="08D9A511" w14:textId="77777777" w:rsidR="00471674" w:rsidRPr="00D5163E" w:rsidRDefault="00471674" w:rsidP="007E081C">
            <w:pPr>
              <w:spacing w:after="0"/>
              <w:jc w:val="left"/>
              <w:rPr>
                <w:szCs w:val="22"/>
              </w:rPr>
            </w:pPr>
            <w:r w:rsidRPr="00D5163E">
              <w:rPr>
                <w:szCs w:val="22"/>
              </w:rPr>
              <w:t>PMU</w:t>
            </w:r>
          </w:p>
          <w:p w14:paraId="209E27E3" w14:textId="77777777" w:rsidR="00471674" w:rsidRPr="00D5163E" w:rsidRDefault="00471674" w:rsidP="007E081C">
            <w:pPr>
              <w:spacing w:after="0"/>
              <w:jc w:val="left"/>
              <w:rPr>
                <w:szCs w:val="22"/>
              </w:rPr>
            </w:pPr>
            <w:r w:rsidRPr="00D5163E">
              <w:rPr>
                <w:rFonts w:cs="Calibri"/>
                <w:color w:val="000000"/>
                <w:szCs w:val="22"/>
              </w:rPr>
              <w:t>MEMR/DGNREEC</w:t>
            </w:r>
          </w:p>
          <w:p w14:paraId="6E6CF778" w14:textId="77777777" w:rsidR="00471674" w:rsidRPr="00D5163E" w:rsidRDefault="00471674" w:rsidP="007E081C">
            <w:pPr>
              <w:spacing w:after="0"/>
              <w:jc w:val="left"/>
              <w:rPr>
                <w:szCs w:val="22"/>
              </w:rPr>
            </w:pPr>
            <w:r w:rsidRPr="00D5163E">
              <w:rPr>
                <w:szCs w:val="22"/>
              </w:rPr>
              <w:t>UNDP</w:t>
            </w:r>
          </w:p>
          <w:p w14:paraId="655EA5C9" w14:textId="177FB203" w:rsidR="00471674" w:rsidRPr="00D5163E" w:rsidRDefault="002C5619" w:rsidP="007E081C">
            <w:pPr>
              <w:spacing w:after="0"/>
              <w:jc w:val="left"/>
              <w:rPr>
                <w:szCs w:val="22"/>
              </w:rPr>
            </w:pPr>
            <w:r>
              <w:rPr>
                <w:szCs w:val="22"/>
              </w:rPr>
              <w:t>UNEP</w:t>
            </w:r>
            <w:r w:rsidR="00471674" w:rsidRPr="00D5163E">
              <w:rPr>
                <w:szCs w:val="22"/>
              </w:rPr>
              <w:t xml:space="preserve">  </w:t>
            </w:r>
          </w:p>
        </w:tc>
      </w:tr>
      <w:tr w:rsidR="00471674" w:rsidRPr="00D5163E" w14:paraId="462AA959" w14:textId="77777777" w:rsidTr="00F55DB9">
        <w:trPr>
          <w:trHeight w:val="274"/>
        </w:trPr>
        <w:tc>
          <w:tcPr>
            <w:tcW w:w="2070" w:type="dxa"/>
          </w:tcPr>
          <w:p w14:paraId="6FEAC9DD" w14:textId="77777777" w:rsidR="00471674" w:rsidRPr="00D5163E" w:rsidRDefault="00471674" w:rsidP="007E081C">
            <w:pPr>
              <w:spacing w:after="0"/>
              <w:jc w:val="left"/>
              <w:rPr>
                <w:szCs w:val="22"/>
              </w:rPr>
            </w:pPr>
            <w:r w:rsidRPr="00D5163E">
              <w:rPr>
                <w:rFonts w:eastAsia="Times New Roman" w:cs="Calibri"/>
                <w:szCs w:val="22"/>
                <w:lang w:eastAsia="en-GB"/>
              </w:rPr>
              <w:t xml:space="preserve">Equal participation of women and men in stakeholder consultation meetings on installation of EEL systems in pilot areas </w:t>
            </w:r>
          </w:p>
        </w:tc>
        <w:tc>
          <w:tcPr>
            <w:tcW w:w="2430" w:type="dxa"/>
          </w:tcPr>
          <w:p w14:paraId="1D4F0F8F" w14:textId="77777777" w:rsidR="00471674" w:rsidRPr="00D5163E" w:rsidRDefault="00471674" w:rsidP="007E081C">
            <w:pPr>
              <w:spacing w:before="100" w:beforeAutospacing="1" w:after="100" w:afterAutospacing="1"/>
              <w:jc w:val="left"/>
              <w:rPr>
                <w:rFonts w:eastAsia="Times New Roman"/>
                <w:szCs w:val="22"/>
                <w:lang w:eastAsia="en-GB"/>
              </w:rPr>
            </w:pPr>
            <w:r w:rsidRPr="00D5163E">
              <w:rPr>
                <w:rFonts w:eastAsia="Times New Roman"/>
                <w:szCs w:val="22"/>
                <w:lang w:eastAsia="en-GB"/>
              </w:rPr>
              <w:t xml:space="preserve">Require and encourage active participation of women and men </w:t>
            </w:r>
            <w:r w:rsidRPr="00D5163E">
              <w:rPr>
                <w:rFonts w:eastAsia="Times New Roman" w:cs="Calibri"/>
                <w:szCs w:val="22"/>
                <w:lang w:eastAsia="en-GB"/>
              </w:rPr>
              <w:t>in stakeholder consultation meetings for the general public on installation of EEL systems in pilot areas</w:t>
            </w:r>
          </w:p>
          <w:p w14:paraId="7D14A68E" w14:textId="77777777" w:rsidR="00471674" w:rsidRPr="00D5163E" w:rsidRDefault="00471674" w:rsidP="007E081C">
            <w:pPr>
              <w:spacing w:after="0"/>
              <w:jc w:val="left"/>
              <w:rPr>
                <w:szCs w:val="22"/>
              </w:rPr>
            </w:pPr>
            <w:r w:rsidRPr="00D5163E">
              <w:rPr>
                <w:rFonts w:eastAsia="Times New Roman" w:cs="Calibri"/>
                <w:szCs w:val="22"/>
                <w:lang w:eastAsia="en-GB"/>
              </w:rPr>
              <w:lastRenderedPageBreak/>
              <w:t xml:space="preserve">Ensure that stakeholder consultation meetings are held at times and locations convenient for women </w:t>
            </w:r>
          </w:p>
        </w:tc>
        <w:tc>
          <w:tcPr>
            <w:tcW w:w="2700" w:type="dxa"/>
          </w:tcPr>
          <w:p w14:paraId="1C468BFA" w14:textId="77777777" w:rsidR="00471674" w:rsidRPr="00D5163E" w:rsidRDefault="00471674" w:rsidP="007E081C">
            <w:pPr>
              <w:spacing w:after="0"/>
              <w:jc w:val="left"/>
              <w:rPr>
                <w:szCs w:val="22"/>
              </w:rPr>
            </w:pPr>
            <w:r w:rsidRPr="00D5163E">
              <w:rPr>
                <w:rFonts w:eastAsia="Times New Roman"/>
                <w:szCs w:val="22"/>
                <w:lang w:eastAsia="en-GB"/>
              </w:rPr>
              <w:lastRenderedPageBreak/>
              <w:t xml:space="preserve">Ratio of women and men </w:t>
            </w:r>
            <w:r w:rsidRPr="00D5163E">
              <w:rPr>
                <w:szCs w:val="22"/>
              </w:rPr>
              <w:t>participating in</w:t>
            </w:r>
            <w:r w:rsidRPr="00D5163E">
              <w:rPr>
                <w:rFonts w:eastAsia="Times New Roman" w:cs="Calibri"/>
                <w:szCs w:val="22"/>
                <w:lang w:eastAsia="en-GB"/>
              </w:rPr>
              <w:t xml:space="preserve"> stakeholder consultation meetings in pilot areas</w:t>
            </w:r>
          </w:p>
        </w:tc>
        <w:tc>
          <w:tcPr>
            <w:tcW w:w="2430" w:type="dxa"/>
          </w:tcPr>
          <w:p w14:paraId="5974A8FF" w14:textId="77777777" w:rsidR="00471674" w:rsidRPr="00D5163E" w:rsidRDefault="00471674" w:rsidP="007E081C">
            <w:pPr>
              <w:spacing w:after="0"/>
              <w:jc w:val="left"/>
              <w:rPr>
                <w:szCs w:val="22"/>
              </w:rPr>
            </w:pPr>
            <w:r w:rsidRPr="00D5163E">
              <w:rPr>
                <w:szCs w:val="22"/>
              </w:rPr>
              <w:t>PMU</w:t>
            </w:r>
          </w:p>
          <w:p w14:paraId="6B841ACC" w14:textId="77777777" w:rsidR="00471674" w:rsidRPr="00D5163E" w:rsidRDefault="00471674" w:rsidP="007E081C">
            <w:pPr>
              <w:spacing w:after="0"/>
              <w:jc w:val="left"/>
              <w:rPr>
                <w:szCs w:val="22"/>
              </w:rPr>
            </w:pPr>
            <w:r w:rsidRPr="00D5163E">
              <w:rPr>
                <w:rFonts w:cs="Calibri"/>
                <w:color w:val="000000"/>
                <w:szCs w:val="22"/>
              </w:rPr>
              <w:t>MEMR/DGNREEC</w:t>
            </w:r>
          </w:p>
          <w:p w14:paraId="4604EDFC" w14:textId="77777777" w:rsidR="00471674" w:rsidRPr="00D5163E" w:rsidRDefault="00471674" w:rsidP="007E081C">
            <w:pPr>
              <w:spacing w:after="0"/>
              <w:jc w:val="left"/>
              <w:rPr>
                <w:szCs w:val="22"/>
              </w:rPr>
            </w:pPr>
          </w:p>
        </w:tc>
      </w:tr>
      <w:tr w:rsidR="00471674" w:rsidRPr="00D5163E" w14:paraId="6DBEC94A" w14:textId="77777777" w:rsidTr="00F55DB9">
        <w:trPr>
          <w:trHeight w:val="274"/>
        </w:trPr>
        <w:tc>
          <w:tcPr>
            <w:tcW w:w="2070" w:type="dxa"/>
          </w:tcPr>
          <w:p w14:paraId="6DAF9C23" w14:textId="77777777" w:rsidR="00471674" w:rsidRPr="00D5163E" w:rsidRDefault="00471674" w:rsidP="007E081C">
            <w:pPr>
              <w:spacing w:before="100" w:beforeAutospacing="1" w:after="100" w:afterAutospacing="1"/>
              <w:jc w:val="left"/>
              <w:rPr>
                <w:rFonts w:eastAsia="Times New Roman"/>
                <w:szCs w:val="22"/>
                <w:lang w:eastAsia="en-GB"/>
              </w:rPr>
            </w:pPr>
            <w:r w:rsidRPr="00D5163E">
              <w:rPr>
                <w:rFonts w:eastAsia="Times New Roman"/>
                <w:szCs w:val="22"/>
                <w:lang w:eastAsia="en-GB"/>
              </w:rPr>
              <w:t xml:space="preserve">Women and men in pilot areas are benefiting from EEL technologies equally </w:t>
            </w:r>
          </w:p>
          <w:p w14:paraId="0505DEA2" w14:textId="77777777" w:rsidR="00471674" w:rsidRPr="00D5163E" w:rsidRDefault="00471674" w:rsidP="007E081C">
            <w:pPr>
              <w:spacing w:after="0"/>
              <w:jc w:val="left"/>
              <w:rPr>
                <w:szCs w:val="22"/>
              </w:rPr>
            </w:pPr>
          </w:p>
        </w:tc>
        <w:tc>
          <w:tcPr>
            <w:tcW w:w="2430" w:type="dxa"/>
          </w:tcPr>
          <w:p w14:paraId="4D3AA054" w14:textId="77777777" w:rsidR="00471674" w:rsidRPr="00D5163E" w:rsidRDefault="00471674" w:rsidP="007E081C">
            <w:pPr>
              <w:spacing w:before="100" w:beforeAutospacing="1" w:after="100" w:afterAutospacing="1"/>
              <w:jc w:val="left"/>
              <w:rPr>
                <w:rFonts w:eastAsia="Times New Roman"/>
                <w:szCs w:val="22"/>
                <w:lang w:eastAsia="en-GB"/>
              </w:rPr>
            </w:pPr>
            <w:r w:rsidRPr="00D5163E">
              <w:rPr>
                <w:rFonts w:eastAsia="Times New Roman"/>
                <w:szCs w:val="22"/>
                <w:lang w:eastAsia="en-GB"/>
              </w:rPr>
              <w:t xml:space="preserve">Collect information on number of beneficiaries and their level of satisfaction through periodic market surveys, monitoring visits etc. </w:t>
            </w:r>
          </w:p>
          <w:p w14:paraId="5D258830" w14:textId="77777777" w:rsidR="00471674" w:rsidRPr="00D5163E" w:rsidRDefault="00471674" w:rsidP="007E081C">
            <w:pPr>
              <w:tabs>
                <w:tab w:val="num" w:pos="450"/>
              </w:tabs>
              <w:spacing w:after="0"/>
              <w:jc w:val="left"/>
              <w:rPr>
                <w:szCs w:val="22"/>
              </w:rPr>
            </w:pPr>
          </w:p>
        </w:tc>
        <w:tc>
          <w:tcPr>
            <w:tcW w:w="2700" w:type="dxa"/>
          </w:tcPr>
          <w:p w14:paraId="03E672D5" w14:textId="77777777" w:rsidR="00471674" w:rsidRPr="00D5163E" w:rsidRDefault="00471674" w:rsidP="007E081C">
            <w:pPr>
              <w:spacing w:after="0"/>
              <w:jc w:val="left"/>
              <w:rPr>
                <w:rFonts w:cs="Calibri"/>
                <w:szCs w:val="22"/>
              </w:rPr>
            </w:pPr>
            <w:r w:rsidRPr="00D5163E">
              <w:rPr>
                <w:rFonts w:eastAsia="Times New Roman"/>
                <w:szCs w:val="22"/>
                <w:lang w:eastAsia="en-GB"/>
              </w:rPr>
              <w:t xml:space="preserve">Cumulative number of women and men </w:t>
            </w:r>
            <w:r w:rsidRPr="00D5163E">
              <w:rPr>
                <w:rFonts w:cs="Calibri"/>
                <w:szCs w:val="22"/>
              </w:rPr>
              <w:t xml:space="preserve">benefiting from EEL technologies as influenced by the project </w:t>
            </w:r>
          </w:p>
          <w:p w14:paraId="3ACFFD3E" w14:textId="77777777" w:rsidR="00471674" w:rsidRPr="00D5163E" w:rsidRDefault="00471674" w:rsidP="007E081C">
            <w:pPr>
              <w:spacing w:after="0"/>
              <w:jc w:val="left"/>
              <w:rPr>
                <w:rFonts w:eastAsia="Times New Roman"/>
                <w:szCs w:val="22"/>
                <w:lang w:eastAsia="en-GB"/>
              </w:rPr>
            </w:pPr>
          </w:p>
          <w:p w14:paraId="5832FF46" w14:textId="77777777" w:rsidR="00471674" w:rsidRPr="00D5163E" w:rsidRDefault="00471674" w:rsidP="007E081C">
            <w:pPr>
              <w:spacing w:after="0"/>
              <w:jc w:val="left"/>
              <w:rPr>
                <w:rFonts w:cs="Calibri"/>
                <w:szCs w:val="22"/>
              </w:rPr>
            </w:pPr>
            <w:r w:rsidRPr="00D5163E">
              <w:rPr>
                <w:rFonts w:eastAsia="Times New Roman"/>
                <w:szCs w:val="22"/>
                <w:lang w:eastAsia="en-GB"/>
              </w:rPr>
              <w:t xml:space="preserve">Ratio of women and men </w:t>
            </w:r>
            <w:r w:rsidRPr="00D5163E">
              <w:rPr>
                <w:rFonts w:cs="Calibri"/>
                <w:szCs w:val="22"/>
              </w:rPr>
              <w:t xml:space="preserve">benefiting from EEL technologies as influenced by the project </w:t>
            </w:r>
          </w:p>
          <w:p w14:paraId="377812C5" w14:textId="77777777" w:rsidR="00471674" w:rsidRPr="00D5163E" w:rsidRDefault="00471674" w:rsidP="007E081C">
            <w:pPr>
              <w:spacing w:after="0"/>
              <w:jc w:val="left"/>
              <w:rPr>
                <w:rFonts w:eastAsia="Times New Roman" w:cs="Calibri"/>
                <w:szCs w:val="22"/>
                <w:lang w:eastAsia="en-GB"/>
              </w:rPr>
            </w:pPr>
          </w:p>
          <w:p w14:paraId="1474F074" w14:textId="77777777" w:rsidR="00471674" w:rsidRPr="00D5163E" w:rsidRDefault="00471674" w:rsidP="007E081C">
            <w:pPr>
              <w:spacing w:after="0"/>
              <w:jc w:val="left"/>
              <w:rPr>
                <w:color w:val="FF0000"/>
                <w:szCs w:val="22"/>
              </w:rPr>
            </w:pPr>
            <w:r w:rsidRPr="00D5163E">
              <w:rPr>
                <w:rFonts w:eastAsia="Times New Roman" w:cs="Calibri"/>
                <w:szCs w:val="22"/>
                <w:lang w:eastAsia="en-GB"/>
              </w:rPr>
              <w:t>Women’s and men’s level of satisfaction with EEL systems provided by the project (reliability, affordability, convenience, efficiency)</w:t>
            </w:r>
            <w:r w:rsidRPr="00D5163E">
              <w:rPr>
                <w:szCs w:val="22"/>
              </w:rPr>
              <w:t xml:space="preserve"> </w:t>
            </w:r>
          </w:p>
        </w:tc>
        <w:tc>
          <w:tcPr>
            <w:tcW w:w="2430" w:type="dxa"/>
          </w:tcPr>
          <w:p w14:paraId="6539404B" w14:textId="77777777" w:rsidR="00471674" w:rsidRPr="00D5163E" w:rsidRDefault="00471674" w:rsidP="007E081C">
            <w:pPr>
              <w:spacing w:after="0"/>
              <w:jc w:val="left"/>
              <w:rPr>
                <w:szCs w:val="22"/>
              </w:rPr>
            </w:pPr>
            <w:r w:rsidRPr="00D5163E">
              <w:rPr>
                <w:szCs w:val="22"/>
              </w:rPr>
              <w:t>PMU</w:t>
            </w:r>
          </w:p>
          <w:p w14:paraId="60647940" w14:textId="77777777" w:rsidR="00471674" w:rsidRPr="00D5163E" w:rsidRDefault="00471674" w:rsidP="007E081C">
            <w:pPr>
              <w:spacing w:after="0"/>
              <w:jc w:val="left"/>
              <w:rPr>
                <w:szCs w:val="22"/>
              </w:rPr>
            </w:pPr>
            <w:r w:rsidRPr="00D5163E">
              <w:rPr>
                <w:rFonts w:cs="Calibri"/>
                <w:color w:val="000000"/>
                <w:szCs w:val="22"/>
              </w:rPr>
              <w:t>MEMR/DGNREEC</w:t>
            </w:r>
          </w:p>
          <w:p w14:paraId="098C7DB2" w14:textId="77777777" w:rsidR="00471674" w:rsidRPr="00D5163E" w:rsidRDefault="00471674" w:rsidP="007E081C">
            <w:pPr>
              <w:spacing w:after="0"/>
              <w:jc w:val="left"/>
              <w:rPr>
                <w:szCs w:val="22"/>
              </w:rPr>
            </w:pPr>
          </w:p>
        </w:tc>
      </w:tr>
      <w:tr w:rsidR="00471674" w:rsidRPr="00D5163E" w14:paraId="0930B55F" w14:textId="77777777" w:rsidTr="00F55DB9">
        <w:trPr>
          <w:trHeight w:val="274"/>
        </w:trPr>
        <w:tc>
          <w:tcPr>
            <w:tcW w:w="2070" w:type="dxa"/>
          </w:tcPr>
          <w:p w14:paraId="4B3CFB7E" w14:textId="77777777" w:rsidR="00471674" w:rsidRPr="00D5163E" w:rsidRDefault="00471674" w:rsidP="007E081C">
            <w:pPr>
              <w:spacing w:before="100" w:beforeAutospacing="1" w:after="100" w:afterAutospacing="1"/>
              <w:jc w:val="left"/>
              <w:rPr>
                <w:rFonts w:eastAsia="Times New Roman" w:cs="Calibri"/>
                <w:szCs w:val="22"/>
                <w:lang w:eastAsia="en-GB"/>
              </w:rPr>
            </w:pPr>
            <w:r w:rsidRPr="00D5163E">
              <w:rPr>
                <w:rFonts w:eastAsia="Times New Roman"/>
                <w:szCs w:val="22"/>
                <w:lang w:eastAsia="en-GB"/>
              </w:rPr>
              <w:t>Women and men have equal access to knowledge about</w:t>
            </w:r>
            <w:r w:rsidRPr="00D5163E">
              <w:rPr>
                <w:rFonts w:eastAsia="Times New Roman" w:cs="Calibri"/>
                <w:szCs w:val="22"/>
                <w:lang w:eastAsia="en-GB"/>
              </w:rPr>
              <w:t xml:space="preserve"> energy efficient lighting technologies and their benefits</w:t>
            </w:r>
          </w:p>
        </w:tc>
        <w:tc>
          <w:tcPr>
            <w:tcW w:w="2430" w:type="dxa"/>
          </w:tcPr>
          <w:p w14:paraId="7D88E1EB" w14:textId="77777777" w:rsidR="00471674" w:rsidRPr="00D5163E" w:rsidRDefault="00471674" w:rsidP="007E081C">
            <w:pPr>
              <w:spacing w:before="100" w:beforeAutospacing="1" w:after="100" w:afterAutospacing="1"/>
              <w:jc w:val="left"/>
              <w:rPr>
                <w:rFonts w:eastAsia="Times New Roman"/>
                <w:szCs w:val="22"/>
                <w:lang w:eastAsia="en-GB"/>
              </w:rPr>
            </w:pPr>
            <w:r w:rsidRPr="00D5163E">
              <w:rPr>
                <w:rFonts w:eastAsia="Times New Roman"/>
                <w:szCs w:val="22"/>
                <w:lang w:eastAsia="en-GB"/>
              </w:rPr>
              <w:t xml:space="preserve">Require and encourage active participation of women </w:t>
            </w:r>
            <w:r w:rsidRPr="00D5163E">
              <w:rPr>
                <w:rFonts w:eastAsia="Times New Roman" w:cs="Calibri"/>
                <w:szCs w:val="22"/>
                <w:lang w:eastAsia="en-GB"/>
              </w:rPr>
              <w:t xml:space="preserve">in consultation meetings on their </w:t>
            </w:r>
            <w:r w:rsidRPr="00D5163E">
              <w:rPr>
                <w:rFonts w:eastAsia="Times New Roman"/>
                <w:szCs w:val="22"/>
                <w:lang w:eastAsia="en-GB"/>
              </w:rPr>
              <w:t xml:space="preserve">information needs on EEL systems and preferred channels for information sharing  </w:t>
            </w:r>
          </w:p>
          <w:p w14:paraId="074FE9B6" w14:textId="77777777" w:rsidR="00471674" w:rsidRPr="00D5163E" w:rsidRDefault="00471674" w:rsidP="007E081C">
            <w:pPr>
              <w:spacing w:before="100" w:beforeAutospacing="1" w:after="100" w:afterAutospacing="1"/>
              <w:jc w:val="left"/>
              <w:rPr>
                <w:rFonts w:eastAsia="Times New Roman"/>
                <w:szCs w:val="22"/>
                <w:lang w:eastAsia="en-GB"/>
              </w:rPr>
            </w:pPr>
          </w:p>
          <w:p w14:paraId="1FC5AFD4" w14:textId="77777777" w:rsidR="00471674" w:rsidRPr="00D5163E" w:rsidRDefault="00471674" w:rsidP="007E081C">
            <w:pPr>
              <w:spacing w:after="0"/>
              <w:jc w:val="left"/>
              <w:rPr>
                <w:rFonts w:eastAsia="Times New Roman" w:cs="Calibri"/>
                <w:szCs w:val="22"/>
                <w:lang w:eastAsia="en-GB"/>
              </w:rPr>
            </w:pPr>
            <w:r w:rsidRPr="00D5163E">
              <w:rPr>
                <w:rFonts w:eastAsia="Times New Roman" w:cs="Calibri"/>
                <w:szCs w:val="22"/>
                <w:lang w:eastAsia="en-GB"/>
              </w:rPr>
              <w:t>Ensure that the material developed under the awareness and promotion program on the benefits of LED lighting is designed and communicated in a way that is easily understood by women and men with disabilities as well as different levels of education</w:t>
            </w:r>
          </w:p>
          <w:p w14:paraId="7DF72124" w14:textId="77777777" w:rsidR="00471674" w:rsidRPr="00D5163E" w:rsidRDefault="00471674" w:rsidP="007E081C">
            <w:pPr>
              <w:spacing w:before="100" w:beforeAutospacing="1" w:after="100" w:afterAutospacing="1"/>
              <w:jc w:val="left"/>
              <w:rPr>
                <w:rFonts w:eastAsia="Times New Roman"/>
                <w:szCs w:val="22"/>
                <w:lang w:eastAsia="en-GB"/>
              </w:rPr>
            </w:pPr>
            <w:r w:rsidRPr="00D5163E">
              <w:rPr>
                <w:rFonts w:eastAsia="Times New Roman"/>
                <w:szCs w:val="22"/>
                <w:lang w:eastAsia="en-GB"/>
              </w:rPr>
              <w:t xml:space="preserve">Conduct online survey on the use of the information system (on </w:t>
            </w:r>
            <w:r w:rsidRPr="00D5163E">
              <w:rPr>
                <w:rFonts w:eastAsia="Times New Roman"/>
                <w:szCs w:val="22"/>
                <w:lang w:eastAsia="en-GB"/>
              </w:rPr>
              <w:lastRenderedPageBreak/>
              <w:t>the website) to capture users’ gender</w:t>
            </w:r>
          </w:p>
          <w:p w14:paraId="0CBF6D13" w14:textId="77777777" w:rsidR="00471674" w:rsidRPr="00D5163E" w:rsidRDefault="00471674" w:rsidP="007E081C">
            <w:pPr>
              <w:spacing w:before="100" w:beforeAutospacing="1" w:after="100" w:afterAutospacing="1"/>
              <w:jc w:val="left"/>
              <w:rPr>
                <w:rFonts w:eastAsia="Times New Roman"/>
                <w:szCs w:val="22"/>
                <w:lang w:eastAsia="en-GB"/>
              </w:rPr>
            </w:pPr>
          </w:p>
          <w:p w14:paraId="26C82348" w14:textId="77777777" w:rsidR="00471674" w:rsidRPr="00D5163E" w:rsidRDefault="00471674" w:rsidP="007E081C">
            <w:pPr>
              <w:spacing w:before="100" w:beforeAutospacing="1" w:after="100" w:afterAutospacing="1"/>
              <w:jc w:val="left"/>
              <w:rPr>
                <w:rFonts w:eastAsia="Times New Roman"/>
                <w:szCs w:val="22"/>
                <w:lang w:eastAsia="en-GB"/>
              </w:rPr>
            </w:pPr>
          </w:p>
          <w:p w14:paraId="66FE4F87" w14:textId="77777777" w:rsidR="00471674" w:rsidRPr="00D5163E" w:rsidRDefault="00471674" w:rsidP="007E081C">
            <w:pPr>
              <w:spacing w:before="100" w:beforeAutospacing="1" w:after="100" w:afterAutospacing="1"/>
              <w:jc w:val="left"/>
              <w:rPr>
                <w:rFonts w:eastAsia="Times New Roman"/>
                <w:szCs w:val="22"/>
                <w:lang w:eastAsia="en-GB"/>
              </w:rPr>
            </w:pPr>
            <w:r w:rsidRPr="00D5163E">
              <w:rPr>
                <w:rFonts w:eastAsia="Times New Roman"/>
                <w:szCs w:val="22"/>
                <w:lang w:eastAsia="en-GB"/>
              </w:rPr>
              <w:t xml:space="preserve">Encourage participation of women’s groups to promote consumer energy efficiency awareness </w:t>
            </w:r>
          </w:p>
          <w:p w14:paraId="453DEE18" w14:textId="77777777" w:rsidR="00471674" w:rsidRPr="00D5163E" w:rsidRDefault="00471674" w:rsidP="007E081C">
            <w:pPr>
              <w:spacing w:before="100" w:beforeAutospacing="1" w:after="100" w:afterAutospacing="1"/>
              <w:jc w:val="left"/>
              <w:rPr>
                <w:rFonts w:eastAsia="Times New Roman"/>
                <w:szCs w:val="22"/>
                <w:lang w:eastAsia="en-GB"/>
              </w:rPr>
            </w:pPr>
          </w:p>
          <w:p w14:paraId="73E3F8D0" w14:textId="77777777" w:rsidR="00471674" w:rsidRPr="00D5163E" w:rsidRDefault="00471674" w:rsidP="007E081C">
            <w:pPr>
              <w:spacing w:before="100" w:beforeAutospacing="1" w:after="100" w:afterAutospacing="1"/>
              <w:jc w:val="left"/>
              <w:rPr>
                <w:szCs w:val="22"/>
              </w:rPr>
            </w:pPr>
            <w:r w:rsidRPr="00D5163E">
              <w:rPr>
                <w:rFonts w:eastAsia="Times New Roman" w:cs="Calibri"/>
                <w:szCs w:val="22"/>
                <w:lang w:eastAsia="en-GB"/>
              </w:rPr>
              <w:t xml:space="preserve">Ensure that the awareness and promotion program and information system on benefits of LED lighting includes gender responsive information material such as the potential benefits of EEL for women and men </w:t>
            </w:r>
          </w:p>
        </w:tc>
        <w:tc>
          <w:tcPr>
            <w:tcW w:w="2700" w:type="dxa"/>
          </w:tcPr>
          <w:p w14:paraId="0BCD4B90" w14:textId="77777777" w:rsidR="00471674" w:rsidRPr="00D5163E" w:rsidRDefault="00471674" w:rsidP="007E081C">
            <w:pPr>
              <w:spacing w:after="0"/>
              <w:jc w:val="left"/>
              <w:rPr>
                <w:szCs w:val="22"/>
              </w:rPr>
            </w:pPr>
            <w:r w:rsidRPr="00D5163E">
              <w:rPr>
                <w:rFonts w:eastAsia="Times New Roman"/>
                <w:szCs w:val="22"/>
                <w:lang w:eastAsia="en-GB"/>
              </w:rPr>
              <w:lastRenderedPageBreak/>
              <w:t xml:space="preserve">Cumulative number of women and men </w:t>
            </w:r>
            <w:r w:rsidRPr="00D5163E">
              <w:rPr>
                <w:szCs w:val="22"/>
              </w:rPr>
              <w:t>participating in consultation meetings</w:t>
            </w:r>
          </w:p>
          <w:p w14:paraId="5DD87A80" w14:textId="77777777" w:rsidR="00471674" w:rsidRPr="00D5163E" w:rsidRDefault="00471674" w:rsidP="007E081C">
            <w:pPr>
              <w:spacing w:after="0"/>
              <w:jc w:val="left"/>
              <w:rPr>
                <w:szCs w:val="22"/>
              </w:rPr>
            </w:pPr>
          </w:p>
          <w:p w14:paraId="54E05A43" w14:textId="77777777" w:rsidR="00471674" w:rsidRPr="00D5163E" w:rsidRDefault="00471674" w:rsidP="007E081C">
            <w:pPr>
              <w:spacing w:after="0"/>
              <w:jc w:val="left"/>
              <w:rPr>
                <w:szCs w:val="22"/>
              </w:rPr>
            </w:pPr>
            <w:r w:rsidRPr="00D5163E">
              <w:rPr>
                <w:rFonts w:eastAsia="Times New Roman"/>
                <w:szCs w:val="22"/>
                <w:lang w:eastAsia="en-GB"/>
              </w:rPr>
              <w:t xml:space="preserve">Ratio of women and men </w:t>
            </w:r>
            <w:r w:rsidRPr="00D5163E">
              <w:rPr>
                <w:szCs w:val="22"/>
              </w:rPr>
              <w:t>participating in consultation meetings</w:t>
            </w:r>
          </w:p>
          <w:p w14:paraId="3DF3AD68" w14:textId="77777777" w:rsidR="00471674" w:rsidRPr="00D5163E" w:rsidRDefault="00471674" w:rsidP="007E081C">
            <w:pPr>
              <w:spacing w:after="0"/>
              <w:jc w:val="left"/>
              <w:rPr>
                <w:szCs w:val="22"/>
              </w:rPr>
            </w:pPr>
          </w:p>
          <w:p w14:paraId="48504C4B" w14:textId="77777777" w:rsidR="00471674" w:rsidRPr="00D5163E" w:rsidRDefault="00471674" w:rsidP="007E081C">
            <w:pPr>
              <w:spacing w:after="0"/>
              <w:jc w:val="left"/>
              <w:rPr>
                <w:szCs w:val="22"/>
              </w:rPr>
            </w:pPr>
          </w:p>
          <w:p w14:paraId="4B8BA719" w14:textId="77777777" w:rsidR="00471674" w:rsidRPr="00D5163E" w:rsidRDefault="00471674" w:rsidP="007E081C">
            <w:pPr>
              <w:spacing w:after="0"/>
              <w:jc w:val="left"/>
              <w:rPr>
                <w:szCs w:val="22"/>
              </w:rPr>
            </w:pPr>
          </w:p>
          <w:p w14:paraId="4796395B" w14:textId="77777777" w:rsidR="00471674" w:rsidRPr="00D5163E" w:rsidRDefault="00471674" w:rsidP="007E081C">
            <w:pPr>
              <w:spacing w:after="0"/>
              <w:jc w:val="left"/>
              <w:rPr>
                <w:rFonts w:eastAsia="Times New Roman"/>
                <w:szCs w:val="22"/>
                <w:lang w:eastAsia="en-GB"/>
              </w:rPr>
            </w:pPr>
            <w:r w:rsidRPr="00D5163E">
              <w:rPr>
                <w:szCs w:val="22"/>
              </w:rPr>
              <w:t xml:space="preserve">Cumulative number of </w:t>
            </w:r>
            <w:r w:rsidRPr="00D5163E">
              <w:rPr>
                <w:rFonts w:eastAsia="Times New Roman"/>
                <w:szCs w:val="22"/>
                <w:lang w:eastAsia="en-GB"/>
              </w:rPr>
              <w:t xml:space="preserve">women and men with access to knowledge about EEL technologies and their benefits developed </w:t>
            </w:r>
          </w:p>
          <w:p w14:paraId="692338A4" w14:textId="77777777" w:rsidR="00471674" w:rsidRPr="00D5163E" w:rsidRDefault="00471674" w:rsidP="007E081C">
            <w:pPr>
              <w:spacing w:after="0"/>
              <w:jc w:val="left"/>
              <w:rPr>
                <w:rFonts w:eastAsia="Times New Roman"/>
                <w:szCs w:val="22"/>
                <w:lang w:eastAsia="en-GB"/>
              </w:rPr>
            </w:pPr>
          </w:p>
          <w:p w14:paraId="0740CA97" w14:textId="77777777" w:rsidR="00471674" w:rsidRPr="00D5163E" w:rsidRDefault="00471674" w:rsidP="007E081C">
            <w:pPr>
              <w:spacing w:after="0"/>
              <w:jc w:val="left"/>
              <w:rPr>
                <w:szCs w:val="22"/>
              </w:rPr>
            </w:pPr>
            <w:r w:rsidRPr="00D5163E">
              <w:rPr>
                <w:rFonts w:eastAsia="Times New Roman"/>
                <w:szCs w:val="22"/>
                <w:lang w:eastAsia="en-GB"/>
              </w:rPr>
              <w:t>Ratio of women and men with access to knowledge about EEL technologies and their benefits developed</w:t>
            </w:r>
          </w:p>
          <w:p w14:paraId="5BA8C29E" w14:textId="77777777" w:rsidR="00471674" w:rsidRPr="00D5163E" w:rsidRDefault="00471674" w:rsidP="007E081C">
            <w:pPr>
              <w:spacing w:after="0"/>
              <w:jc w:val="left"/>
              <w:rPr>
                <w:szCs w:val="22"/>
              </w:rPr>
            </w:pPr>
          </w:p>
          <w:p w14:paraId="743F1757" w14:textId="77777777" w:rsidR="00471674" w:rsidRPr="00D5163E" w:rsidRDefault="00471674" w:rsidP="007E081C">
            <w:pPr>
              <w:spacing w:after="0"/>
              <w:jc w:val="left"/>
              <w:rPr>
                <w:szCs w:val="22"/>
              </w:rPr>
            </w:pPr>
          </w:p>
          <w:p w14:paraId="336F4CAF" w14:textId="77777777" w:rsidR="00471674" w:rsidRPr="00D5163E" w:rsidRDefault="00471674" w:rsidP="007E081C">
            <w:pPr>
              <w:spacing w:after="0"/>
              <w:jc w:val="left"/>
              <w:rPr>
                <w:rFonts w:eastAsia="Times New Roman"/>
                <w:szCs w:val="22"/>
                <w:lang w:eastAsia="en-GB"/>
              </w:rPr>
            </w:pPr>
            <w:r w:rsidRPr="00D5163E">
              <w:rPr>
                <w:szCs w:val="22"/>
              </w:rPr>
              <w:t xml:space="preserve">Cumulative number of </w:t>
            </w:r>
            <w:r w:rsidRPr="00D5163E">
              <w:rPr>
                <w:rFonts w:eastAsia="Times New Roman"/>
                <w:szCs w:val="22"/>
                <w:lang w:eastAsia="en-GB"/>
              </w:rPr>
              <w:t xml:space="preserve">women and men users of the information system  </w:t>
            </w:r>
          </w:p>
          <w:p w14:paraId="4FDD9497" w14:textId="77777777" w:rsidR="00471674" w:rsidRPr="00D5163E" w:rsidRDefault="00471674" w:rsidP="007E081C">
            <w:pPr>
              <w:spacing w:after="0"/>
              <w:jc w:val="left"/>
              <w:rPr>
                <w:rFonts w:eastAsia="Times New Roman"/>
                <w:szCs w:val="22"/>
                <w:lang w:eastAsia="en-GB"/>
              </w:rPr>
            </w:pPr>
          </w:p>
          <w:p w14:paraId="029A357B" w14:textId="77777777" w:rsidR="00471674" w:rsidRPr="00D5163E" w:rsidRDefault="00471674" w:rsidP="007E081C">
            <w:pPr>
              <w:spacing w:after="0"/>
              <w:jc w:val="left"/>
              <w:rPr>
                <w:rFonts w:eastAsia="Times New Roman"/>
                <w:szCs w:val="22"/>
                <w:lang w:eastAsia="en-GB"/>
              </w:rPr>
            </w:pPr>
            <w:r w:rsidRPr="00D5163E">
              <w:rPr>
                <w:rFonts w:eastAsia="Times New Roman"/>
                <w:szCs w:val="22"/>
                <w:lang w:eastAsia="en-GB"/>
              </w:rPr>
              <w:lastRenderedPageBreak/>
              <w:t xml:space="preserve">Ratio of women and men users of the information system  </w:t>
            </w:r>
          </w:p>
          <w:p w14:paraId="7102743E" w14:textId="77777777" w:rsidR="00471674" w:rsidRPr="00D5163E" w:rsidRDefault="00471674" w:rsidP="007E081C">
            <w:pPr>
              <w:spacing w:after="0"/>
              <w:jc w:val="left"/>
              <w:rPr>
                <w:rFonts w:eastAsia="Times New Roman"/>
                <w:szCs w:val="22"/>
                <w:lang w:eastAsia="en-GB"/>
              </w:rPr>
            </w:pPr>
          </w:p>
          <w:p w14:paraId="06325016" w14:textId="77777777" w:rsidR="00471674" w:rsidRPr="00D5163E" w:rsidRDefault="00471674" w:rsidP="007E081C">
            <w:pPr>
              <w:spacing w:before="100" w:beforeAutospacing="1" w:after="100" w:afterAutospacing="1"/>
              <w:jc w:val="left"/>
              <w:rPr>
                <w:rFonts w:eastAsia="Times New Roman"/>
                <w:szCs w:val="22"/>
                <w:lang w:eastAsia="en-GB"/>
              </w:rPr>
            </w:pPr>
            <w:r w:rsidRPr="00D5163E">
              <w:rPr>
                <w:rFonts w:eastAsia="Times New Roman"/>
                <w:szCs w:val="22"/>
                <w:lang w:eastAsia="en-GB"/>
              </w:rPr>
              <w:t xml:space="preserve">Number of women's groups involved </w:t>
            </w:r>
          </w:p>
          <w:p w14:paraId="53371310" w14:textId="77777777" w:rsidR="00471674" w:rsidRPr="00D5163E" w:rsidRDefault="00471674" w:rsidP="007E081C">
            <w:pPr>
              <w:spacing w:before="100" w:beforeAutospacing="1" w:after="100" w:afterAutospacing="1"/>
              <w:jc w:val="left"/>
              <w:rPr>
                <w:rFonts w:eastAsia="Times New Roman"/>
                <w:szCs w:val="22"/>
                <w:lang w:eastAsia="en-GB"/>
              </w:rPr>
            </w:pPr>
          </w:p>
          <w:p w14:paraId="02E33A10" w14:textId="77777777" w:rsidR="00471674" w:rsidRPr="00D5163E" w:rsidRDefault="00471674" w:rsidP="007E081C">
            <w:pPr>
              <w:spacing w:before="100" w:beforeAutospacing="1" w:after="100" w:afterAutospacing="1"/>
              <w:jc w:val="left"/>
              <w:rPr>
                <w:rFonts w:eastAsia="Times New Roman"/>
                <w:szCs w:val="22"/>
                <w:lang w:eastAsia="en-GB"/>
              </w:rPr>
            </w:pPr>
          </w:p>
          <w:p w14:paraId="623724D8" w14:textId="77777777" w:rsidR="00471674" w:rsidRPr="00D5163E" w:rsidRDefault="00471674" w:rsidP="007E081C">
            <w:pPr>
              <w:spacing w:before="100" w:beforeAutospacing="1" w:after="100" w:afterAutospacing="1"/>
              <w:jc w:val="left"/>
              <w:rPr>
                <w:rFonts w:eastAsia="Times New Roman"/>
                <w:szCs w:val="22"/>
                <w:lang w:eastAsia="en-GB"/>
              </w:rPr>
            </w:pPr>
          </w:p>
          <w:p w14:paraId="788D52AD" w14:textId="77777777" w:rsidR="00471674" w:rsidRPr="00D5163E" w:rsidRDefault="00471674" w:rsidP="007E081C">
            <w:pPr>
              <w:spacing w:before="100" w:beforeAutospacing="1" w:after="100" w:afterAutospacing="1"/>
              <w:jc w:val="left"/>
              <w:rPr>
                <w:rFonts w:eastAsia="Times New Roman"/>
                <w:szCs w:val="22"/>
                <w:lang w:eastAsia="en-GB"/>
              </w:rPr>
            </w:pPr>
            <w:r w:rsidRPr="00D5163E">
              <w:rPr>
                <w:rFonts w:eastAsia="Times New Roman"/>
                <w:szCs w:val="22"/>
                <w:lang w:eastAsia="en-GB"/>
              </w:rPr>
              <w:t>Cumulative number of women and men beneficiaries with increased awareness and access to knowledge about</w:t>
            </w:r>
            <w:r w:rsidRPr="00D5163E">
              <w:rPr>
                <w:rFonts w:eastAsia="Times New Roman" w:cs="Calibri"/>
                <w:szCs w:val="22"/>
                <w:lang w:eastAsia="en-GB"/>
              </w:rPr>
              <w:t xml:space="preserve"> energy efficient lighting technologies</w:t>
            </w:r>
          </w:p>
          <w:p w14:paraId="60A9B061" w14:textId="77777777" w:rsidR="00471674" w:rsidRPr="00D5163E" w:rsidRDefault="00471674" w:rsidP="007E081C">
            <w:pPr>
              <w:spacing w:before="100" w:beforeAutospacing="1" w:after="100" w:afterAutospacing="1"/>
              <w:jc w:val="left"/>
              <w:rPr>
                <w:rFonts w:eastAsia="Times New Roman"/>
                <w:szCs w:val="22"/>
                <w:lang w:eastAsia="en-GB"/>
              </w:rPr>
            </w:pPr>
            <w:r w:rsidRPr="00D5163E">
              <w:rPr>
                <w:rFonts w:eastAsia="Times New Roman"/>
                <w:szCs w:val="22"/>
                <w:lang w:eastAsia="en-GB"/>
              </w:rPr>
              <w:t xml:space="preserve"> </w:t>
            </w:r>
          </w:p>
          <w:p w14:paraId="68E06AE7" w14:textId="77777777" w:rsidR="00471674" w:rsidRPr="00D5163E" w:rsidRDefault="00471674" w:rsidP="007E081C">
            <w:pPr>
              <w:spacing w:before="100" w:beforeAutospacing="1" w:after="100" w:afterAutospacing="1"/>
              <w:jc w:val="left"/>
              <w:rPr>
                <w:szCs w:val="22"/>
              </w:rPr>
            </w:pPr>
          </w:p>
        </w:tc>
        <w:tc>
          <w:tcPr>
            <w:tcW w:w="2430" w:type="dxa"/>
          </w:tcPr>
          <w:p w14:paraId="04720ED1" w14:textId="77777777" w:rsidR="00471674" w:rsidRPr="00D5163E" w:rsidRDefault="00471674" w:rsidP="007E081C">
            <w:pPr>
              <w:spacing w:after="0"/>
              <w:jc w:val="left"/>
              <w:rPr>
                <w:szCs w:val="22"/>
              </w:rPr>
            </w:pPr>
            <w:r w:rsidRPr="00D5163E">
              <w:rPr>
                <w:szCs w:val="22"/>
              </w:rPr>
              <w:lastRenderedPageBreak/>
              <w:t>PMU</w:t>
            </w:r>
          </w:p>
          <w:p w14:paraId="26AF14CF" w14:textId="77777777" w:rsidR="00471674" w:rsidRPr="00D5163E" w:rsidRDefault="00471674" w:rsidP="007E081C">
            <w:pPr>
              <w:spacing w:after="0"/>
              <w:jc w:val="left"/>
              <w:rPr>
                <w:szCs w:val="22"/>
              </w:rPr>
            </w:pPr>
            <w:r w:rsidRPr="00D5163E">
              <w:rPr>
                <w:rFonts w:cs="Calibri"/>
                <w:color w:val="000000"/>
                <w:szCs w:val="22"/>
              </w:rPr>
              <w:t>MEMR/DGNREEC</w:t>
            </w:r>
          </w:p>
          <w:p w14:paraId="25BE1B79" w14:textId="77777777" w:rsidR="00471674" w:rsidRPr="00D5163E" w:rsidRDefault="00471674" w:rsidP="007E081C">
            <w:pPr>
              <w:spacing w:after="0"/>
              <w:jc w:val="left"/>
              <w:rPr>
                <w:szCs w:val="22"/>
              </w:rPr>
            </w:pPr>
          </w:p>
        </w:tc>
      </w:tr>
    </w:tbl>
    <w:p w14:paraId="2CAAAAC5" w14:textId="77777777" w:rsidR="00471674" w:rsidRPr="00D5163E" w:rsidRDefault="00471674" w:rsidP="007E081C">
      <w:pPr>
        <w:spacing w:after="160" w:line="259" w:lineRule="auto"/>
        <w:jc w:val="left"/>
        <w:rPr>
          <w:rFonts w:eastAsia="Calibri"/>
          <w:sz w:val="22"/>
          <w:szCs w:val="22"/>
        </w:rPr>
      </w:pPr>
    </w:p>
    <w:p w14:paraId="3DD67435" w14:textId="77777777" w:rsidR="00471674" w:rsidRPr="00D5163E" w:rsidRDefault="00471674" w:rsidP="009C5667">
      <w:pPr>
        <w:pStyle w:val="BodyText1"/>
        <w:ind w:left="720" w:right="-630"/>
        <w:rPr>
          <w:rFonts w:asciiTheme="majorHAnsi" w:eastAsia="MS Gothic" w:hAnsiTheme="majorHAnsi"/>
          <w:b/>
          <w:sz w:val="28"/>
          <w:szCs w:val="28"/>
        </w:rPr>
      </w:pPr>
      <w:bookmarkStart w:id="66" w:name="_Toc512516526"/>
      <w:r w:rsidRPr="00D5163E">
        <w:rPr>
          <w:rFonts w:asciiTheme="majorHAnsi" w:eastAsia="MS Gothic" w:hAnsiTheme="majorHAnsi"/>
          <w:b/>
          <w:sz w:val="28"/>
          <w:szCs w:val="28"/>
        </w:rPr>
        <w:t>General recommendations for the ADLIGHT project</w:t>
      </w:r>
      <w:bookmarkEnd w:id="66"/>
      <w:r w:rsidRPr="00D5163E">
        <w:rPr>
          <w:rFonts w:asciiTheme="majorHAnsi" w:eastAsia="MS Gothic" w:hAnsiTheme="majorHAnsi"/>
          <w:b/>
          <w:sz w:val="28"/>
          <w:szCs w:val="28"/>
        </w:rPr>
        <w:t xml:space="preserve"> </w:t>
      </w:r>
    </w:p>
    <w:p w14:paraId="1A13375A" w14:textId="77777777" w:rsidR="009C5667" w:rsidRPr="00D5163E" w:rsidRDefault="00471674" w:rsidP="00DD7CE7">
      <w:pPr>
        <w:numPr>
          <w:ilvl w:val="0"/>
          <w:numId w:val="67"/>
        </w:numPr>
        <w:spacing w:after="0" w:line="259" w:lineRule="auto"/>
        <w:ind w:left="1080" w:right="-630"/>
        <w:contextualSpacing/>
        <w:jc w:val="left"/>
        <w:rPr>
          <w:rFonts w:eastAsia="Times New Roman" w:cs="Calibri"/>
          <w:color w:val="000000"/>
          <w:sz w:val="22"/>
          <w:szCs w:val="22"/>
          <w:lang w:val="x-none"/>
        </w:rPr>
      </w:pPr>
      <w:r w:rsidRPr="00D5163E">
        <w:rPr>
          <w:rFonts w:eastAsia="Times New Roman" w:cs="Calibri"/>
          <w:color w:val="000000"/>
          <w:sz w:val="22"/>
          <w:szCs w:val="22"/>
          <w:lang w:val="x-none"/>
        </w:rPr>
        <w:t>Monitor benefits, participation, and feedback among women</w:t>
      </w:r>
      <w:r w:rsidRPr="00D5163E">
        <w:rPr>
          <w:rFonts w:eastAsia="Times New Roman" w:cs="Calibri"/>
          <w:color w:val="000000"/>
          <w:sz w:val="22"/>
          <w:szCs w:val="22"/>
          <w:lang w:val="en-GB"/>
        </w:rPr>
        <w:t xml:space="preserve"> </w:t>
      </w:r>
      <w:r w:rsidRPr="00D5163E">
        <w:rPr>
          <w:rFonts w:eastAsia="Times New Roman" w:cs="Calibri"/>
          <w:color w:val="000000"/>
          <w:sz w:val="22"/>
          <w:szCs w:val="22"/>
          <w:lang w:val="x-none"/>
        </w:rPr>
        <w:t>and men and incorporate remedial action that promotes</w:t>
      </w:r>
      <w:r w:rsidRPr="00D5163E">
        <w:rPr>
          <w:rFonts w:eastAsia="Times New Roman" w:cs="Calibri"/>
          <w:color w:val="000000"/>
          <w:sz w:val="22"/>
          <w:szCs w:val="22"/>
          <w:lang w:val="en-GB"/>
        </w:rPr>
        <w:t xml:space="preserve"> </w:t>
      </w:r>
      <w:r w:rsidRPr="00D5163E">
        <w:rPr>
          <w:rFonts w:eastAsia="Times New Roman" w:cs="Calibri"/>
          <w:color w:val="000000"/>
          <w:sz w:val="22"/>
          <w:szCs w:val="22"/>
          <w:lang w:val="x-none"/>
        </w:rPr>
        <w:t>gender equality as appropriate</w:t>
      </w:r>
    </w:p>
    <w:p w14:paraId="0D5DA5A8" w14:textId="77777777" w:rsidR="009C5667" w:rsidRPr="00D5163E" w:rsidRDefault="00471674" w:rsidP="00DD7CE7">
      <w:pPr>
        <w:numPr>
          <w:ilvl w:val="0"/>
          <w:numId w:val="67"/>
        </w:numPr>
        <w:spacing w:after="0" w:line="259" w:lineRule="auto"/>
        <w:ind w:left="1080" w:right="-630"/>
        <w:contextualSpacing/>
        <w:jc w:val="left"/>
        <w:rPr>
          <w:rFonts w:eastAsia="Times New Roman" w:cs="Calibri"/>
          <w:color w:val="000000"/>
          <w:sz w:val="22"/>
          <w:szCs w:val="22"/>
          <w:lang w:val="x-none"/>
        </w:rPr>
      </w:pPr>
      <w:r w:rsidRPr="00D5163E">
        <w:rPr>
          <w:rFonts w:eastAsia="Calibri" w:cs="Leelawadee"/>
          <w:color w:val="000000"/>
          <w:sz w:val="22"/>
          <w:szCs w:val="22"/>
        </w:rPr>
        <w:t xml:space="preserve">Ensure that evaluation forms are distributed </w:t>
      </w:r>
      <w:r w:rsidRPr="00D5163E">
        <w:rPr>
          <w:rFonts w:eastAsia="Calibri" w:cs="Leelawadee"/>
          <w:sz w:val="22"/>
          <w:szCs w:val="22"/>
        </w:rPr>
        <w:t>during each training/workshop collecting information on participant’s gender, previous engagement in similar trainings/workshops and perceived relevance of the workshop/training</w:t>
      </w:r>
    </w:p>
    <w:p w14:paraId="3056A874" w14:textId="77777777" w:rsidR="009C5667" w:rsidRPr="00D5163E" w:rsidRDefault="00471674" w:rsidP="00DD7CE7">
      <w:pPr>
        <w:numPr>
          <w:ilvl w:val="0"/>
          <w:numId w:val="67"/>
        </w:numPr>
        <w:spacing w:after="0" w:line="259" w:lineRule="auto"/>
        <w:ind w:left="1080" w:right="-630"/>
        <w:contextualSpacing/>
        <w:jc w:val="left"/>
        <w:rPr>
          <w:rFonts w:eastAsia="Times New Roman" w:cs="Calibri"/>
          <w:color w:val="000000"/>
          <w:sz w:val="22"/>
          <w:szCs w:val="22"/>
          <w:lang w:val="x-none"/>
        </w:rPr>
      </w:pPr>
      <w:r w:rsidRPr="00D5163E">
        <w:rPr>
          <w:rFonts w:eastAsia="Times New Roman" w:cs="Calibri"/>
          <w:sz w:val="22"/>
          <w:szCs w:val="22"/>
          <w:lang w:val="en-GB" w:eastAsia="en-GB"/>
        </w:rPr>
        <w:t>Collect sex-disaggregated data and project’s gender issues/impact through surveys, stakeholder interviews and other appropriate stakeholder engagement methods, as identified in the Stakeholder Engagement Plan</w:t>
      </w:r>
    </w:p>
    <w:p w14:paraId="5FFBBE9F" w14:textId="77777777" w:rsidR="009C5667" w:rsidRPr="00D5163E" w:rsidRDefault="00471674" w:rsidP="00DD7CE7">
      <w:pPr>
        <w:numPr>
          <w:ilvl w:val="0"/>
          <w:numId w:val="67"/>
        </w:numPr>
        <w:spacing w:after="0" w:line="259" w:lineRule="auto"/>
        <w:ind w:left="1080" w:right="-630"/>
        <w:contextualSpacing/>
        <w:jc w:val="left"/>
        <w:rPr>
          <w:rFonts w:eastAsia="Times New Roman" w:cs="Calibri"/>
          <w:color w:val="000000"/>
          <w:sz w:val="22"/>
          <w:szCs w:val="22"/>
          <w:lang w:val="x-none"/>
        </w:rPr>
      </w:pPr>
      <w:r w:rsidRPr="00D5163E">
        <w:rPr>
          <w:rFonts w:eastAsia="Times New Roman" w:cs="Calibri"/>
          <w:sz w:val="22"/>
          <w:szCs w:val="22"/>
          <w:lang w:val="en-GB" w:eastAsia="en-GB"/>
        </w:rPr>
        <w:t>Consider inclusion of sex-disaggregated data collected during the project in midterm evaluation, project closure reports, annual reports and other project and UNDP information material</w:t>
      </w:r>
    </w:p>
    <w:p w14:paraId="48F7E4F4" w14:textId="38F311B9" w:rsidR="009C5667" w:rsidRPr="00D5163E" w:rsidRDefault="00471674" w:rsidP="00DD7CE7">
      <w:pPr>
        <w:numPr>
          <w:ilvl w:val="0"/>
          <w:numId w:val="67"/>
        </w:numPr>
        <w:spacing w:after="0" w:line="259" w:lineRule="auto"/>
        <w:ind w:left="1080" w:right="-630"/>
        <w:contextualSpacing/>
        <w:jc w:val="left"/>
        <w:rPr>
          <w:rFonts w:eastAsia="Times New Roman" w:cs="Calibri"/>
          <w:color w:val="000000"/>
          <w:sz w:val="22"/>
          <w:szCs w:val="22"/>
          <w:lang w:val="x-none"/>
        </w:rPr>
      </w:pPr>
      <w:r w:rsidRPr="00D5163E">
        <w:rPr>
          <w:rFonts w:eastAsia="Times New Roman" w:cs="Calibri"/>
          <w:sz w:val="22"/>
          <w:szCs w:val="22"/>
          <w:lang w:val="en-GB" w:eastAsia="en-GB"/>
        </w:rPr>
        <w:t>R</w:t>
      </w:r>
      <w:r w:rsidRPr="00D5163E">
        <w:rPr>
          <w:rFonts w:eastAsia="Times New Roman" w:cs="Calibri"/>
          <w:sz w:val="22"/>
          <w:szCs w:val="22"/>
          <w:lang w:val="x-none"/>
        </w:rPr>
        <w:t xml:space="preserve">ecruit </w:t>
      </w:r>
      <w:r w:rsidRPr="00D5163E">
        <w:rPr>
          <w:rFonts w:eastAsia="Times New Roman" w:cs="Calibri"/>
          <w:sz w:val="22"/>
          <w:szCs w:val="22"/>
          <w:lang w:val="en-GB"/>
        </w:rPr>
        <w:t xml:space="preserve">a </w:t>
      </w:r>
      <w:r w:rsidRPr="00D5163E">
        <w:rPr>
          <w:rFonts w:eastAsia="Times New Roman" w:cs="Calibri"/>
          <w:sz w:val="22"/>
          <w:szCs w:val="22"/>
          <w:lang w:val="x-none"/>
        </w:rPr>
        <w:t>gender specialist/expert or ensure at least one</w:t>
      </w:r>
      <w:r w:rsidRPr="00D5163E">
        <w:rPr>
          <w:rFonts w:eastAsia="Times New Roman" w:cs="Calibri"/>
          <w:sz w:val="22"/>
          <w:szCs w:val="22"/>
          <w:lang w:val="en-GB"/>
        </w:rPr>
        <w:t xml:space="preserve"> </w:t>
      </w:r>
      <w:r w:rsidRPr="00D5163E">
        <w:rPr>
          <w:rFonts w:eastAsia="Times New Roman" w:cs="Calibri"/>
          <w:sz w:val="22"/>
          <w:szCs w:val="22"/>
          <w:lang w:val="x-none"/>
        </w:rPr>
        <w:t>member of project management team is gender sensitized</w:t>
      </w:r>
    </w:p>
    <w:p w14:paraId="5E311255" w14:textId="77777777" w:rsidR="009C5667" w:rsidRPr="00D5163E" w:rsidRDefault="00471674" w:rsidP="00DD7CE7">
      <w:pPr>
        <w:numPr>
          <w:ilvl w:val="0"/>
          <w:numId w:val="67"/>
        </w:numPr>
        <w:spacing w:after="0" w:line="259" w:lineRule="auto"/>
        <w:ind w:left="1080" w:right="-630"/>
        <w:contextualSpacing/>
        <w:jc w:val="left"/>
        <w:rPr>
          <w:rFonts w:eastAsia="Times New Roman" w:cs="Calibri"/>
          <w:color w:val="000000"/>
          <w:sz w:val="22"/>
          <w:szCs w:val="22"/>
          <w:lang w:val="x-none"/>
        </w:rPr>
      </w:pPr>
      <w:r w:rsidRPr="00D5163E">
        <w:rPr>
          <w:rFonts w:eastAsia="Times New Roman" w:cs="Calibri"/>
          <w:sz w:val="22"/>
          <w:szCs w:val="22"/>
          <w:lang w:val="x-none"/>
        </w:rPr>
        <w:t xml:space="preserve">Create ToRs for </w:t>
      </w:r>
      <w:r w:rsidRPr="00D5163E">
        <w:rPr>
          <w:rFonts w:eastAsia="Times New Roman" w:cs="Calibri"/>
          <w:sz w:val="22"/>
          <w:szCs w:val="22"/>
          <w:lang w:val="en-GB"/>
        </w:rPr>
        <w:t xml:space="preserve">project </w:t>
      </w:r>
      <w:r w:rsidRPr="00D5163E">
        <w:rPr>
          <w:rFonts w:eastAsia="Times New Roman" w:cs="Calibri"/>
          <w:sz w:val="22"/>
          <w:szCs w:val="22"/>
          <w:lang w:val="x-none"/>
        </w:rPr>
        <w:t>staff that ensure equal opportunity for</w:t>
      </w:r>
      <w:r w:rsidRPr="00D5163E">
        <w:rPr>
          <w:rFonts w:eastAsia="Times New Roman" w:cs="Calibri"/>
          <w:sz w:val="22"/>
          <w:szCs w:val="22"/>
          <w:lang w:val="en-GB"/>
        </w:rPr>
        <w:t xml:space="preserve"> </w:t>
      </w:r>
      <w:r w:rsidRPr="00D5163E">
        <w:rPr>
          <w:rFonts w:eastAsia="Times New Roman" w:cs="Calibri"/>
          <w:sz w:val="22"/>
          <w:szCs w:val="22"/>
          <w:lang w:val="x-none"/>
        </w:rPr>
        <w:t>women and men, and where applicable, require</w:t>
      </w:r>
      <w:r w:rsidRPr="00D5163E">
        <w:rPr>
          <w:rFonts w:eastAsia="Times New Roman" w:cs="Calibri"/>
          <w:sz w:val="22"/>
          <w:szCs w:val="22"/>
          <w:lang w:val="en-GB"/>
        </w:rPr>
        <w:t xml:space="preserve"> </w:t>
      </w:r>
      <w:r w:rsidRPr="00D5163E">
        <w:rPr>
          <w:rFonts w:eastAsia="Times New Roman" w:cs="Calibri"/>
          <w:sz w:val="22"/>
          <w:szCs w:val="22"/>
          <w:lang w:val="x-none"/>
        </w:rPr>
        <w:t>skills/expertise in gender</w:t>
      </w:r>
    </w:p>
    <w:p w14:paraId="6FE71FD6" w14:textId="77777777" w:rsidR="009C5667" w:rsidRPr="00D5163E" w:rsidRDefault="00471674" w:rsidP="00DD7CE7">
      <w:pPr>
        <w:numPr>
          <w:ilvl w:val="0"/>
          <w:numId w:val="67"/>
        </w:numPr>
        <w:spacing w:after="0" w:line="259" w:lineRule="auto"/>
        <w:ind w:left="1080" w:right="-630"/>
        <w:contextualSpacing/>
        <w:jc w:val="left"/>
        <w:rPr>
          <w:rFonts w:eastAsia="Times New Roman" w:cs="Calibri"/>
          <w:color w:val="000000"/>
          <w:sz w:val="22"/>
          <w:szCs w:val="22"/>
          <w:lang w:val="x-none"/>
        </w:rPr>
      </w:pPr>
      <w:r w:rsidRPr="00D5163E">
        <w:rPr>
          <w:rFonts w:eastAsia="Times New Roman" w:cs="Calibri"/>
          <w:sz w:val="22"/>
          <w:szCs w:val="22"/>
          <w:lang w:val="en-GB" w:eastAsia="en-GB"/>
        </w:rPr>
        <w:t xml:space="preserve">Ensure that the implementation of the gender action plan is included as one requirement in the TORs for project staff recruited throughout the project  </w:t>
      </w:r>
    </w:p>
    <w:p w14:paraId="03510E77" w14:textId="77777777" w:rsidR="009C5667" w:rsidRPr="00D5163E" w:rsidRDefault="00471674" w:rsidP="00DD7CE7">
      <w:pPr>
        <w:numPr>
          <w:ilvl w:val="0"/>
          <w:numId w:val="67"/>
        </w:numPr>
        <w:spacing w:after="0" w:line="259" w:lineRule="auto"/>
        <w:ind w:left="1080" w:right="-630"/>
        <w:contextualSpacing/>
        <w:jc w:val="left"/>
        <w:rPr>
          <w:rFonts w:eastAsia="Times New Roman" w:cs="Calibri"/>
          <w:color w:val="000000"/>
          <w:sz w:val="22"/>
          <w:szCs w:val="22"/>
          <w:lang w:val="x-none"/>
        </w:rPr>
      </w:pPr>
      <w:r w:rsidRPr="00D5163E">
        <w:rPr>
          <w:rFonts w:eastAsia="Calibri" w:cs="Leelawadee"/>
          <w:sz w:val="22"/>
          <w:szCs w:val="22"/>
        </w:rPr>
        <w:t xml:space="preserve">Invite universities to focus group dialogues and encourage them to provide more internship positions for women in the energy efficiency sector   </w:t>
      </w:r>
    </w:p>
    <w:p w14:paraId="292C4A7D" w14:textId="201FE997" w:rsidR="00471674" w:rsidRPr="00D5163E" w:rsidRDefault="00471674" w:rsidP="00DD7CE7">
      <w:pPr>
        <w:numPr>
          <w:ilvl w:val="0"/>
          <w:numId w:val="67"/>
        </w:numPr>
        <w:spacing w:after="0" w:line="259" w:lineRule="auto"/>
        <w:ind w:left="1080" w:right="-630"/>
        <w:contextualSpacing/>
        <w:jc w:val="left"/>
        <w:rPr>
          <w:rFonts w:eastAsia="Times New Roman" w:cs="Calibri"/>
          <w:color w:val="000000"/>
          <w:sz w:val="22"/>
          <w:szCs w:val="22"/>
          <w:lang w:val="x-none"/>
        </w:rPr>
      </w:pPr>
      <w:r w:rsidRPr="00D5163E">
        <w:rPr>
          <w:rFonts w:eastAsia="Times New Roman" w:cs="Calibri"/>
          <w:sz w:val="22"/>
          <w:szCs w:val="22"/>
          <w:lang w:val="en-GB" w:eastAsia="en-GB"/>
        </w:rPr>
        <w:lastRenderedPageBreak/>
        <w:t>Review, monitor and report regularly on the gender action plan</w:t>
      </w:r>
    </w:p>
    <w:p w14:paraId="44389E3F" w14:textId="77777777" w:rsidR="009E78D4" w:rsidRPr="00D5163E" w:rsidRDefault="009E78D4" w:rsidP="007E081C">
      <w:pPr>
        <w:keepNext/>
        <w:keepLines/>
        <w:spacing w:before="40" w:after="0" w:line="259" w:lineRule="auto"/>
        <w:jc w:val="left"/>
        <w:outlineLvl w:val="1"/>
        <w:rPr>
          <w:rFonts w:ascii="Calibri Light" w:eastAsia="MS Gothic" w:hAnsi="Calibri Light"/>
          <w:color w:val="2E74B5"/>
          <w:sz w:val="26"/>
          <w:szCs w:val="26"/>
        </w:rPr>
      </w:pPr>
      <w:bookmarkStart w:id="67" w:name="_Toc512516527"/>
    </w:p>
    <w:p w14:paraId="23325A41" w14:textId="77777777" w:rsidR="00471674" w:rsidRPr="00D5163E" w:rsidRDefault="00471674" w:rsidP="009C5667">
      <w:pPr>
        <w:pStyle w:val="BodyText1"/>
        <w:ind w:left="720" w:right="-630"/>
        <w:rPr>
          <w:rFonts w:asciiTheme="majorHAnsi" w:eastAsia="MS Gothic" w:hAnsiTheme="majorHAnsi"/>
          <w:b/>
          <w:sz w:val="28"/>
          <w:szCs w:val="28"/>
        </w:rPr>
      </w:pPr>
      <w:r w:rsidRPr="00D5163E">
        <w:rPr>
          <w:rFonts w:asciiTheme="majorHAnsi" w:eastAsia="MS Gothic" w:hAnsiTheme="majorHAnsi"/>
          <w:b/>
          <w:sz w:val="28"/>
          <w:szCs w:val="28"/>
        </w:rPr>
        <w:t>Proposed implementation arrangements</w:t>
      </w:r>
      <w:bookmarkEnd w:id="67"/>
      <w:r w:rsidRPr="00D5163E">
        <w:rPr>
          <w:rFonts w:asciiTheme="majorHAnsi" w:eastAsia="MS Gothic" w:hAnsiTheme="majorHAnsi"/>
          <w:b/>
          <w:sz w:val="28"/>
          <w:szCs w:val="28"/>
        </w:rPr>
        <w:t xml:space="preserve"> </w:t>
      </w:r>
    </w:p>
    <w:p w14:paraId="19EF393C" w14:textId="77777777" w:rsidR="009C5667" w:rsidRPr="00D5163E" w:rsidRDefault="00471674" w:rsidP="009C5667">
      <w:pPr>
        <w:spacing w:after="0"/>
        <w:ind w:left="720" w:right="-630"/>
        <w:rPr>
          <w:rFonts w:eastAsia="Calibri" w:cs="Calibri"/>
          <w:b/>
          <w:color w:val="FF0000"/>
          <w:sz w:val="22"/>
          <w:szCs w:val="22"/>
        </w:rPr>
      </w:pPr>
      <w:r w:rsidRPr="00D5163E">
        <w:rPr>
          <w:rFonts w:eastAsia="Times New Roman" w:cs="Calibri"/>
          <w:sz w:val="22"/>
          <w:szCs w:val="22"/>
          <w:lang w:eastAsia="en-GB"/>
        </w:rPr>
        <w:t xml:space="preserve">The project manager should have the overall responsibility for implementing, monitoring and reporting of the gender action plan. In the beginning of the project, a full-time or part time gender focal point could be recruited to provide additional technical assistance for the project management unit on gender action plan annual planning, implementation, monitoring and reporting. </w:t>
      </w:r>
    </w:p>
    <w:p w14:paraId="2A97A392" w14:textId="77777777" w:rsidR="009C5667" w:rsidRPr="00D5163E" w:rsidRDefault="009C5667" w:rsidP="009C5667">
      <w:pPr>
        <w:spacing w:after="0"/>
        <w:ind w:left="720" w:right="-630"/>
        <w:rPr>
          <w:rFonts w:eastAsia="Calibri" w:cs="Calibri"/>
          <w:b/>
          <w:color w:val="FF0000"/>
          <w:sz w:val="22"/>
          <w:szCs w:val="22"/>
        </w:rPr>
      </w:pPr>
    </w:p>
    <w:p w14:paraId="40B65161" w14:textId="09736288" w:rsidR="00471674" w:rsidRPr="00D5163E" w:rsidRDefault="00471674" w:rsidP="009C5667">
      <w:pPr>
        <w:spacing w:after="0"/>
        <w:ind w:left="720" w:right="-630"/>
        <w:rPr>
          <w:rFonts w:eastAsia="Calibri" w:cs="Calibri"/>
          <w:b/>
          <w:color w:val="FF0000"/>
          <w:sz w:val="22"/>
          <w:szCs w:val="22"/>
        </w:rPr>
      </w:pPr>
      <w:r w:rsidRPr="00D5163E">
        <w:rPr>
          <w:rFonts w:eastAsia="Times New Roman" w:cs="Calibri"/>
          <w:sz w:val="22"/>
          <w:szCs w:val="22"/>
          <w:lang w:eastAsia="en-GB"/>
        </w:rPr>
        <w:t xml:space="preserve">In order to </w:t>
      </w:r>
      <w:r w:rsidRPr="00D5163E">
        <w:rPr>
          <w:rFonts w:eastAsia="Times New Roman"/>
          <w:sz w:val="22"/>
          <w:szCs w:val="22"/>
        </w:rPr>
        <w:t xml:space="preserve">successfully mainstream gender in the project, a portion of the project budget should be allocated for the implementation of the gender action plan. </w:t>
      </w:r>
      <w:r w:rsidRPr="00D5163E">
        <w:rPr>
          <w:rFonts w:eastAsia="Times New Roman" w:cs="Calibri"/>
          <w:sz w:val="22"/>
          <w:szCs w:val="22"/>
          <w:lang w:eastAsia="en-GB"/>
        </w:rPr>
        <w:t>Resources for the implementation of the gender action plan could be drawn from the budgets for project activities such as market surveys, capacity building activities, installation of EEL systems, awareness raising program on the benefits of LED lighting and from the consultancy package.</w:t>
      </w:r>
    </w:p>
    <w:p w14:paraId="0224C496" w14:textId="26E03729" w:rsidR="00CA4477" w:rsidRPr="00D5163E" w:rsidRDefault="00CA4477" w:rsidP="007E081C">
      <w:pPr>
        <w:jc w:val="center"/>
        <w:rPr>
          <w:rFonts w:cs="Calibri"/>
          <w:b/>
          <w:sz w:val="22"/>
          <w:szCs w:val="22"/>
        </w:rPr>
        <w:sectPr w:rsidR="00CA4477" w:rsidRPr="00D5163E" w:rsidSect="00BC6704">
          <w:pgSz w:w="12240" w:h="15840" w:code="1"/>
          <w:pgMar w:top="720" w:right="2070" w:bottom="720" w:left="720" w:header="720" w:footer="720" w:gutter="0"/>
          <w:cols w:space="720"/>
          <w:docGrid w:linePitch="360"/>
        </w:sectPr>
      </w:pPr>
    </w:p>
    <w:p w14:paraId="41608783" w14:textId="3AE475D6" w:rsidR="00712413" w:rsidRPr="00D5163E" w:rsidRDefault="00712413" w:rsidP="007E081C">
      <w:pPr>
        <w:pBdr>
          <w:bottom w:val="single" w:sz="4" w:space="1" w:color="auto"/>
        </w:pBdr>
        <w:spacing w:after="0" w:line="360" w:lineRule="auto"/>
        <w:jc w:val="center"/>
        <w:rPr>
          <w:rFonts w:cstheme="minorHAnsi"/>
          <w:b/>
          <w:sz w:val="28"/>
          <w:lang w:val="en-GB"/>
        </w:rPr>
      </w:pPr>
      <w:r w:rsidRPr="00D5163E">
        <w:rPr>
          <w:rFonts w:cstheme="minorHAnsi"/>
          <w:b/>
          <w:sz w:val="28"/>
          <w:lang w:val="en-GB"/>
        </w:rPr>
        <w:lastRenderedPageBreak/>
        <w:t>Annex O: Knowledge Management Strategy for the ADLIGHT Project</w:t>
      </w:r>
    </w:p>
    <w:p w14:paraId="2F3B96EA" w14:textId="77777777" w:rsidR="00712413" w:rsidRPr="00D5163E" w:rsidRDefault="00712413" w:rsidP="007E081C">
      <w:pPr>
        <w:spacing w:after="0" w:line="360" w:lineRule="auto"/>
        <w:rPr>
          <w:rFonts w:cstheme="minorHAnsi"/>
          <w:sz w:val="24"/>
          <w:lang w:val="en-GB"/>
        </w:rPr>
      </w:pPr>
    </w:p>
    <w:p w14:paraId="1C195F2F" w14:textId="77777777" w:rsidR="00712413" w:rsidRPr="00D5163E" w:rsidRDefault="00712413" w:rsidP="007E081C">
      <w:pPr>
        <w:spacing w:after="0" w:line="360" w:lineRule="auto"/>
        <w:rPr>
          <w:rFonts w:cstheme="minorHAnsi"/>
          <w:b/>
          <w:sz w:val="24"/>
          <w:lang w:val="en-GB"/>
        </w:rPr>
      </w:pPr>
      <w:r w:rsidRPr="00D5163E">
        <w:rPr>
          <w:rFonts w:cstheme="minorHAnsi"/>
          <w:b/>
          <w:sz w:val="24"/>
          <w:lang w:val="en-GB"/>
        </w:rPr>
        <w:t>1.0 Introduction</w:t>
      </w:r>
    </w:p>
    <w:p w14:paraId="0D9BB85C" w14:textId="77777777" w:rsidR="00712413" w:rsidRPr="00D5163E" w:rsidRDefault="00712413" w:rsidP="007E081C">
      <w:pPr>
        <w:spacing w:after="0"/>
        <w:rPr>
          <w:rFonts w:cstheme="minorHAnsi"/>
          <w:sz w:val="22"/>
          <w:szCs w:val="22"/>
          <w:lang w:val="en-GB"/>
        </w:rPr>
      </w:pPr>
      <w:r w:rsidRPr="00D5163E">
        <w:rPr>
          <w:rFonts w:cstheme="minorHAnsi"/>
          <w:sz w:val="22"/>
          <w:szCs w:val="22"/>
          <w:lang w:val="en-GB"/>
        </w:rPr>
        <w:t>The main driver for implementing development projects, such as ADLIGHT, is to serve as a demonstration of how a certain concept can work under given circumstances in order to solve or alleviate a particular challenge. Therefore, it is imperative that, to the extent possible, all information acquired during project design and execution is well documented for purposes of replication in the future. However, more importantly, the aforementioned information is required during project execution in order to determine the extent to which the project is meeting its original objectives and outcomes.</w:t>
      </w:r>
    </w:p>
    <w:p w14:paraId="29FC65AF" w14:textId="77777777" w:rsidR="00712413" w:rsidRPr="00D5163E" w:rsidRDefault="00712413" w:rsidP="007E081C">
      <w:pPr>
        <w:spacing w:after="0"/>
        <w:rPr>
          <w:rFonts w:cstheme="minorHAnsi"/>
          <w:sz w:val="22"/>
          <w:szCs w:val="22"/>
          <w:lang w:val="en-GB"/>
        </w:rPr>
      </w:pPr>
    </w:p>
    <w:p w14:paraId="52D5B042" w14:textId="77777777" w:rsidR="00712413" w:rsidRPr="00D5163E" w:rsidRDefault="00712413" w:rsidP="007E081C">
      <w:pPr>
        <w:spacing w:after="0"/>
        <w:rPr>
          <w:rFonts w:cstheme="minorHAnsi"/>
          <w:sz w:val="22"/>
          <w:szCs w:val="22"/>
          <w:lang w:val="en-GB"/>
        </w:rPr>
      </w:pPr>
      <w:r w:rsidRPr="00D5163E">
        <w:rPr>
          <w:rFonts w:cstheme="minorHAnsi"/>
          <w:sz w:val="22"/>
          <w:szCs w:val="22"/>
          <w:lang w:val="en-GB"/>
        </w:rPr>
        <w:t xml:space="preserve">Collectively, the process of handling the aforementioned information is referred to as </w:t>
      </w:r>
      <w:r w:rsidRPr="00D5163E">
        <w:rPr>
          <w:rFonts w:cstheme="minorHAnsi"/>
          <w:i/>
          <w:sz w:val="22"/>
          <w:szCs w:val="22"/>
          <w:lang w:val="en-GB"/>
        </w:rPr>
        <w:t>Knowledge Management</w:t>
      </w:r>
      <w:r w:rsidRPr="00D5163E">
        <w:rPr>
          <w:rFonts w:cstheme="minorHAnsi"/>
          <w:sz w:val="22"/>
          <w:szCs w:val="22"/>
          <w:lang w:val="en-GB"/>
        </w:rPr>
        <w:t>. According to the United Nations Joint Inspection Unit (2007), knowledge management is:</w:t>
      </w:r>
    </w:p>
    <w:p w14:paraId="6AD7AAF7" w14:textId="77777777" w:rsidR="00712413" w:rsidRPr="00D5163E" w:rsidRDefault="00712413" w:rsidP="007E081C">
      <w:pPr>
        <w:spacing w:after="0"/>
        <w:ind w:left="720" w:right="720"/>
        <w:rPr>
          <w:rFonts w:cstheme="minorHAnsi"/>
          <w:sz w:val="22"/>
          <w:szCs w:val="22"/>
          <w:lang w:val="en-GB"/>
        </w:rPr>
      </w:pPr>
      <w:r w:rsidRPr="00D5163E">
        <w:rPr>
          <w:rFonts w:cstheme="minorHAnsi"/>
          <w:sz w:val="22"/>
          <w:szCs w:val="22"/>
          <w:lang w:val="en-GB"/>
        </w:rPr>
        <w:t>“…</w:t>
      </w:r>
      <w:r w:rsidRPr="00D5163E">
        <w:rPr>
          <w:rFonts w:cstheme="minorHAnsi"/>
          <w:i/>
          <w:sz w:val="22"/>
          <w:szCs w:val="22"/>
          <w:lang w:val="en-GB"/>
        </w:rPr>
        <w:t>the systematic processes, or range of practices, used by organizations to identify, capture, store, create, update, represent, and distribute knowledge for use, awareness and learning across the organization</w:t>
      </w:r>
      <w:r w:rsidRPr="00D5163E">
        <w:rPr>
          <w:rFonts w:cstheme="minorHAnsi"/>
          <w:sz w:val="22"/>
          <w:szCs w:val="22"/>
          <w:lang w:val="en-GB"/>
        </w:rPr>
        <w:t>.”</w:t>
      </w:r>
    </w:p>
    <w:p w14:paraId="6EC6C182" w14:textId="77777777" w:rsidR="00712413" w:rsidRPr="00D5163E" w:rsidRDefault="00712413" w:rsidP="007E081C">
      <w:pPr>
        <w:spacing w:after="0"/>
        <w:rPr>
          <w:rFonts w:cstheme="minorHAnsi"/>
          <w:sz w:val="22"/>
          <w:szCs w:val="22"/>
          <w:lang w:val="en-GB"/>
        </w:rPr>
      </w:pPr>
    </w:p>
    <w:p w14:paraId="59FA9B20" w14:textId="77777777" w:rsidR="00712413" w:rsidRPr="00D5163E" w:rsidRDefault="00712413" w:rsidP="007E081C">
      <w:pPr>
        <w:spacing w:after="0"/>
        <w:rPr>
          <w:rFonts w:cstheme="minorHAnsi"/>
          <w:sz w:val="22"/>
          <w:szCs w:val="22"/>
          <w:lang w:val="en-GB"/>
        </w:rPr>
      </w:pPr>
      <w:r w:rsidRPr="00D5163E">
        <w:rPr>
          <w:rFonts w:cstheme="minorHAnsi"/>
          <w:sz w:val="22"/>
          <w:szCs w:val="22"/>
          <w:lang w:val="en-GB"/>
        </w:rPr>
        <w:t>Based on the above definition, this document aims at guiding the ADLIGHT project on how to conduct knowledge management during project implementation. In the case of this project, knowledge management will be key due to the fact that there are several parties involved at different stages of the project. Therefore, there is need to harmonize the information gathered as well as capture the knowledge acquired as well as the knowledge brought to the project by the various experts and stakeholders participating in the project. It is anticipated that the knowledge management process for the ADLIGHT project will adopt the approach developed by International Labour Organization (ILO) as summarized in the following diagram:</w:t>
      </w:r>
    </w:p>
    <w:p w14:paraId="7E1E010C" w14:textId="77777777" w:rsidR="00712413" w:rsidRPr="00D5163E" w:rsidRDefault="00712413" w:rsidP="007E081C">
      <w:pPr>
        <w:spacing w:after="0"/>
        <w:rPr>
          <w:rFonts w:cstheme="minorHAnsi"/>
          <w:sz w:val="22"/>
          <w:szCs w:val="22"/>
          <w:lang w:val="en-GB"/>
        </w:rPr>
      </w:pPr>
    </w:p>
    <w:p w14:paraId="601B352D" w14:textId="38867765" w:rsidR="00712413" w:rsidRPr="00D5163E" w:rsidRDefault="00712413" w:rsidP="007E081C">
      <w:pPr>
        <w:spacing w:after="0" w:line="360" w:lineRule="auto"/>
        <w:jc w:val="center"/>
        <w:rPr>
          <w:rFonts w:cstheme="minorHAnsi"/>
          <w:sz w:val="22"/>
          <w:szCs w:val="22"/>
          <w:lang w:val="en-GB"/>
        </w:rPr>
      </w:pPr>
      <w:r w:rsidRPr="00D5163E">
        <w:rPr>
          <w:rFonts w:cstheme="minorHAnsi"/>
          <w:noProof/>
          <w:sz w:val="22"/>
          <w:szCs w:val="22"/>
        </w:rPr>
        <w:drawing>
          <wp:inline distT="0" distB="0" distL="0" distR="0" wp14:anchorId="040A9F65" wp14:editId="3EECDF11">
            <wp:extent cx="4121623" cy="27717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4129409" cy="2776948"/>
                    </a:xfrm>
                    <a:prstGeom prst="rect">
                      <a:avLst/>
                    </a:prstGeom>
                  </pic:spPr>
                </pic:pic>
              </a:graphicData>
            </a:graphic>
          </wp:inline>
        </w:drawing>
      </w:r>
    </w:p>
    <w:p w14:paraId="0ED3D6F1" w14:textId="77777777" w:rsidR="00712413" w:rsidRPr="00D5163E" w:rsidRDefault="00712413" w:rsidP="007E081C">
      <w:pPr>
        <w:spacing w:after="0" w:line="360" w:lineRule="auto"/>
        <w:rPr>
          <w:rFonts w:cstheme="minorHAnsi"/>
          <w:sz w:val="22"/>
          <w:szCs w:val="22"/>
          <w:lang w:val="en-GB"/>
        </w:rPr>
      </w:pPr>
      <w:r w:rsidRPr="00D5163E">
        <w:rPr>
          <w:rFonts w:cstheme="minorHAnsi"/>
          <w:sz w:val="22"/>
          <w:szCs w:val="22"/>
          <w:lang w:val="en-GB"/>
        </w:rPr>
        <w:t>Source: ILO, 2004</w:t>
      </w:r>
    </w:p>
    <w:p w14:paraId="6FE99BFD" w14:textId="77777777" w:rsidR="00712413" w:rsidRPr="00D5163E" w:rsidRDefault="00712413" w:rsidP="007E081C">
      <w:pPr>
        <w:autoSpaceDE w:val="0"/>
        <w:autoSpaceDN w:val="0"/>
        <w:adjustRightInd w:val="0"/>
        <w:spacing w:after="0" w:line="360" w:lineRule="auto"/>
        <w:rPr>
          <w:rFonts w:cstheme="minorHAnsi"/>
          <w:sz w:val="22"/>
          <w:szCs w:val="22"/>
        </w:rPr>
      </w:pPr>
    </w:p>
    <w:p w14:paraId="70121AD7" w14:textId="77777777" w:rsidR="00712413" w:rsidRPr="00D5163E" w:rsidRDefault="00712413" w:rsidP="007E081C">
      <w:pPr>
        <w:autoSpaceDE w:val="0"/>
        <w:autoSpaceDN w:val="0"/>
        <w:adjustRightInd w:val="0"/>
        <w:spacing w:after="0"/>
        <w:rPr>
          <w:rFonts w:cstheme="minorHAnsi"/>
          <w:sz w:val="22"/>
          <w:szCs w:val="22"/>
        </w:rPr>
      </w:pPr>
      <w:r w:rsidRPr="00D5163E">
        <w:rPr>
          <w:rFonts w:cstheme="minorHAnsi"/>
          <w:sz w:val="22"/>
          <w:szCs w:val="22"/>
        </w:rPr>
        <w:t xml:space="preserve">As depicted in the previous diagram, knowledge management is a somewhat cyclical process but requires an enabling environment to thrive. In the case of the ADLIGHT Project, in order to successfully undertake knowledge management, there will be need for a high level of commitment by the Project Manager. In </w:t>
      </w:r>
      <w:r w:rsidRPr="00D5163E">
        <w:rPr>
          <w:rFonts w:cstheme="minorHAnsi"/>
          <w:sz w:val="22"/>
          <w:szCs w:val="22"/>
        </w:rPr>
        <w:lastRenderedPageBreak/>
        <w:t>addition, some form of information technology will be required in order to support knowledge acquisition, storage and sharing. In addition, stemming from good project management, there will be the need for fostering a culture of knowledge management based on good knowledge management practices and strategic direction.</w:t>
      </w:r>
    </w:p>
    <w:p w14:paraId="019C9389" w14:textId="77777777" w:rsidR="00712413" w:rsidRPr="00D5163E" w:rsidRDefault="00712413" w:rsidP="007E081C">
      <w:pPr>
        <w:autoSpaceDE w:val="0"/>
        <w:autoSpaceDN w:val="0"/>
        <w:adjustRightInd w:val="0"/>
        <w:spacing w:after="0"/>
        <w:rPr>
          <w:rFonts w:cstheme="minorHAnsi"/>
          <w:sz w:val="22"/>
          <w:szCs w:val="22"/>
        </w:rPr>
      </w:pPr>
    </w:p>
    <w:p w14:paraId="6ED491C2" w14:textId="77777777" w:rsidR="00712413" w:rsidRPr="00D5163E" w:rsidRDefault="00712413" w:rsidP="007E081C">
      <w:pPr>
        <w:autoSpaceDE w:val="0"/>
        <w:autoSpaceDN w:val="0"/>
        <w:adjustRightInd w:val="0"/>
        <w:spacing w:after="0"/>
        <w:rPr>
          <w:rFonts w:cstheme="minorHAnsi"/>
          <w:sz w:val="22"/>
          <w:szCs w:val="22"/>
          <w:lang w:val="en-GB"/>
        </w:rPr>
      </w:pPr>
      <w:r w:rsidRPr="00D5163E">
        <w:rPr>
          <w:rFonts w:cstheme="minorHAnsi"/>
          <w:sz w:val="22"/>
          <w:szCs w:val="22"/>
        </w:rPr>
        <w:t xml:space="preserve">Consequently, the overall objective of this </w:t>
      </w:r>
      <w:r w:rsidRPr="00D5163E">
        <w:rPr>
          <w:rFonts w:cstheme="minorHAnsi"/>
          <w:sz w:val="22"/>
          <w:szCs w:val="22"/>
          <w:lang w:val="en-GB"/>
        </w:rPr>
        <w:t>Knowledge Management Strategy is to ensure the effective use of the knowledge acquired and availed to the ADLIGHT Project. The specific objectives will be:</w:t>
      </w:r>
    </w:p>
    <w:p w14:paraId="6BE8B902" w14:textId="77777777" w:rsidR="00712413" w:rsidRPr="00D5163E" w:rsidRDefault="00712413" w:rsidP="00DD7CE7">
      <w:pPr>
        <w:pStyle w:val="ListParagraph"/>
        <w:numPr>
          <w:ilvl w:val="0"/>
          <w:numId w:val="79"/>
        </w:numPr>
        <w:autoSpaceDE w:val="0"/>
        <w:autoSpaceDN w:val="0"/>
        <w:adjustRightInd w:val="0"/>
        <w:jc w:val="both"/>
        <w:rPr>
          <w:rFonts w:ascii="Calibri" w:hAnsi="Calibri" w:cs="Calibri"/>
          <w:sz w:val="22"/>
          <w:szCs w:val="22"/>
          <w:lang w:val="en-GB"/>
        </w:rPr>
      </w:pPr>
      <w:r w:rsidRPr="00D5163E">
        <w:rPr>
          <w:rFonts w:ascii="Calibri" w:hAnsi="Calibri" w:cs="Calibri"/>
          <w:sz w:val="22"/>
          <w:szCs w:val="22"/>
          <w:lang w:val="en-GB"/>
        </w:rPr>
        <w:t>To collate and retain knowledge in order to enhance the project’s institutional memory;</w:t>
      </w:r>
    </w:p>
    <w:p w14:paraId="5A0E7EEE" w14:textId="77777777" w:rsidR="00712413" w:rsidRPr="00D5163E" w:rsidRDefault="00712413" w:rsidP="00DD7CE7">
      <w:pPr>
        <w:pStyle w:val="ListParagraph"/>
        <w:numPr>
          <w:ilvl w:val="0"/>
          <w:numId w:val="79"/>
        </w:numPr>
        <w:autoSpaceDE w:val="0"/>
        <w:autoSpaceDN w:val="0"/>
        <w:adjustRightInd w:val="0"/>
        <w:jc w:val="both"/>
        <w:rPr>
          <w:rFonts w:ascii="Calibri" w:hAnsi="Calibri" w:cs="Calibri"/>
          <w:sz w:val="22"/>
          <w:szCs w:val="22"/>
          <w:lang w:val="en-GB"/>
        </w:rPr>
      </w:pPr>
      <w:r w:rsidRPr="00D5163E">
        <w:rPr>
          <w:rFonts w:ascii="Calibri" w:hAnsi="Calibri" w:cs="Calibri"/>
          <w:sz w:val="22"/>
          <w:szCs w:val="22"/>
          <w:lang w:val="en-GB"/>
        </w:rPr>
        <w:t>To ensure timely and open access to knowledge so as to foster high staff performance and  effective work flow processes; and</w:t>
      </w:r>
    </w:p>
    <w:p w14:paraId="79285E61" w14:textId="77777777" w:rsidR="00712413" w:rsidRPr="00D5163E" w:rsidRDefault="00712413" w:rsidP="00DD7CE7">
      <w:pPr>
        <w:pStyle w:val="ListParagraph"/>
        <w:numPr>
          <w:ilvl w:val="0"/>
          <w:numId w:val="79"/>
        </w:numPr>
        <w:autoSpaceDE w:val="0"/>
        <w:autoSpaceDN w:val="0"/>
        <w:adjustRightInd w:val="0"/>
        <w:jc w:val="both"/>
        <w:rPr>
          <w:rFonts w:ascii="Calibri" w:hAnsi="Calibri" w:cs="Calibri"/>
          <w:sz w:val="22"/>
          <w:szCs w:val="22"/>
          <w:lang w:val="en-GB"/>
        </w:rPr>
      </w:pPr>
      <w:r w:rsidRPr="00D5163E">
        <w:rPr>
          <w:rFonts w:ascii="Calibri" w:hAnsi="Calibri" w:cs="Calibri"/>
          <w:sz w:val="22"/>
          <w:szCs w:val="22"/>
          <w:lang w:val="en-GB"/>
        </w:rPr>
        <w:t>To nurture knowledge sharing for more effective project implementation as well as to inform decision-making processes.</w:t>
      </w:r>
    </w:p>
    <w:p w14:paraId="1636827C" w14:textId="77777777" w:rsidR="009E78D4" w:rsidRPr="00D5163E" w:rsidRDefault="009E78D4" w:rsidP="007E081C">
      <w:pPr>
        <w:spacing w:after="0"/>
        <w:rPr>
          <w:rFonts w:cstheme="minorHAnsi"/>
          <w:b/>
          <w:sz w:val="24"/>
          <w:lang w:val="en-GB"/>
        </w:rPr>
      </w:pPr>
    </w:p>
    <w:p w14:paraId="177B9708" w14:textId="0511C81C" w:rsidR="00712413" w:rsidRPr="00D5163E" w:rsidRDefault="00712413" w:rsidP="007E081C">
      <w:pPr>
        <w:spacing w:after="0"/>
        <w:rPr>
          <w:rFonts w:cstheme="minorHAnsi"/>
          <w:b/>
          <w:sz w:val="24"/>
          <w:lang w:val="en-GB"/>
        </w:rPr>
      </w:pPr>
      <w:r w:rsidRPr="00D5163E">
        <w:rPr>
          <w:rFonts w:cstheme="minorHAnsi"/>
          <w:b/>
          <w:sz w:val="24"/>
          <w:lang w:val="en-GB"/>
        </w:rPr>
        <w:t>2.0 Guiding Principles</w:t>
      </w:r>
    </w:p>
    <w:p w14:paraId="7B5DCD71" w14:textId="77777777" w:rsidR="00712413" w:rsidRPr="00D5163E" w:rsidRDefault="00712413" w:rsidP="007E081C">
      <w:pPr>
        <w:spacing w:after="0"/>
        <w:rPr>
          <w:rFonts w:cstheme="minorHAnsi"/>
          <w:sz w:val="22"/>
          <w:szCs w:val="22"/>
          <w:lang w:val="en-GB"/>
        </w:rPr>
      </w:pPr>
    </w:p>
    <w:p w14:paraId="589F6973" w14:textId="77777777" w:rsidR="00712413" w:rsidRPr="00D5163E" w:rsidRDefault="00712413" w:rsidP="007E081C">
      <w:pPr>
        <w:spacing w:after="0"/>
        <w:rPr>
          <w:rFonts w:cstheme="minorHAnsi"/>
          <w:sz w:val="22"/>
          <w:szCs w:val="22"/>
          <w:lang w:val="en-GB"/>
        </w:rPr>
      </w:pPr>
      <w:r w:rsidRPr="00D5163E">
        <w:rPr>
          <w:rFonts w:cstheme="minorHAnsi"/>
          <w:sz w:val="22"/>
          <w:szCs w:val="22"/>
          <w:lang w:val="en-GB"/>
        </w:rPr>
        <w:t>In order to ensure the successful implementation of this Knowledge Management Strategy, a number of guiding principles will have to be adhered to. These are discussed in this section:</w:t>
      </w:r>
    </w:p>
    <w:p w14:paraId="769D554A" w14:textId="77777777" w:rsidR="00712413" w:rsidRPr="00D5163E" w:rsidRDefault="00712413" w:rsidP="007E081C">
      <w:pPr>
        <w:spacing w:after="0"/>
        <w:rPr>
          <w:rFonts w:cstheme="minorHAnsi"/>
          <w:sz w:val="22"/>
          <w:szCs w:val="22"/>
          <w:lang w:val="en-GB"/>
        </w:rPr>
      </w:pPr>
      <w:r w:rsidRPr="00D5163E">
        <w:rPr>
          <w:rFonts w:cstheme="minorHAnsi"/>
          <w:sz w:val="22"/>
          <w:szCs w:val="22"/>
          <w:lang w:val="en-GB"/>
        </w:rPr>
        <w:t xml:space="preserve"> </w:t>
      </w:r>
    </w:p>
    <w:p w14:paraId="0CDDE309" w14:textId="77777777" w:rsidR="00712413" w:rsidRPr="00D5163E" w:rsidRDefault="00712413" w:rsidP="007E081C">
      <w:pPr>
        <w:spacing w:after="0"/>
        <w:rPr>
          <w:rFonts w:cstheme="minorHAnsi"/>
          <w:b/>
          <w:sz w:val="24"/>
          <w:lang w:val="en-GB"/>
        </w:rPr>
      </w:pPr>
      <w:r w:rsidRPr="00D5163E">
        <w:rPr>
          <w:rFonts w:cstheme="minorHAnsi"/>
          <w:b/>
          <w:sz w:val="24"/>
          <w:lang w:val="en-GB"/>
        </w:rPr>
        <w:t>2.1 Collective Responsibility</w:t>
      </w:r>
    </w:p>
    <w:p w14:paraId="375B7A01" w14:textId="77777777" w:rsidR="00712413" w:rsidRPr="00D5163E" w:rsidRDefault="00712413" w:rsidP="007E081C">
      <w:pPr>
        <w:spacing w:after="0"/>
        <w:rPr>
          <w:rFonts w:cstheme="minorHAnsi"/>
          <w:sz w:val="24"/>
          <w:lang w:val="en-GB"/>
        </w:rPr>
      </w:pPr>
    </w:p>
    <w:p w14:paraId="4B6458DF" w14:textId="77777777" w:rsidR="00712413" w:rsidRPr="00D5163E" w:rsidRDefault="00712413" w:rsidP="007E081C">
      <w:pPr>
        <w:spacing w:after="0"/>
        <w:rPr>
          <w:rFonts w:cstheme="minorHAnsi"/>
          <w:sz w:val="22"/>
          <w:szCs w:val="22"/>
          <w:lang w:val="en-GB"/>
        </w:rPr>
      </w:pPr>
      <w:r w:rsidRPr="00D5163E">
        <w:rPr>
          <w:rFonts w:cstheme="minorHAnsi"/>
          <w:sz w:val="22"/>
          <w:szCs w:val="22"/>
          <w:lang w:val="en-GB"/>
        </w:rPr>
        <w:t>While the overall responsibility of knowledge management is that of the Project Manager, it is, however, everyone’s obligation to contribute to the knowledge management process. This is important because different project staff, stakeholders and experts will be involved at different stages of the project. Therefore, having an effective system for collating and sharing information will be crucial.</w:t>
      </w:r>
    </w:p>
    <w:p w14:paraId="63B23B0D" w14:textId="77777777" w:rsidR="00712413" w:rsidRPr="00D5163E" w:rsidRDefault="00712413" w:rsidP="007E081C">
      <w:pPr>
        <w:spacing w:after="0"/>
        <w:rPr>
          <w:rFonts w:cstheme="minorHAnsi"/>
          <w:sz w:val="24"/>
          <w:lang w:val="en-GB"/>
        </w:rPr>
      </w:pPr>
    </w:p>
    <w:p w14:paraId="47904BF9" w14:textId="77777777" w:rsidR="00712413" w:rsidRPr="00D5163E" w:rsidRDefault="00712413" w:rsidP="007E081C">
      <w:pPr>
        <w:spacing w:after="0"/>
        <w:rPr>
          <w:rFonts w:cstheme="minorHAnsi"/>
          <w:b/>
          <w:sz w:val="24"/>
          <w:lang w:val="en-GB"/>
        </w:rPr>
      </w:pPr>
      <w:r w:rsidRPr="00D5163E">
        <w:rPr>
          <w:rFonts w:cstheme="minorHAnsi"/>
          <w:b/>
          <w:sz w:val="24"/>
          <w:lang w:val="en-GB"/>
        </w:rPr>
        <w:t>2.2 Range of Knowledge</w:t>
      </w:r>
    </w:p>
    <w:p w14:paraId="05BF58AA" w14:textId="77777777" w:rsidR="00712413" w:rsidRPr="00D5163E" w:rsidRDefault="00712413" w:rsidP="007E081C">
      <w:pPr>
        <w:spacing w:after="0"/>
        <w:rPr>
          <w:rFonts w:cstheme="minorHAnsi"/>
          <w:sz w:val="24"/>
          <w:lang w:val="en-GB"/>
        </w:rPr>
      </w:pPr>
    </w:p>
    <w:p w14:paraId="18B936FF" w14:textId="77777777" w:rsidR="00712413" w:rsidRPr="00D5163E" w:rsidRDefault="00712413" w:rsidP="007E081C">
      <w:pPr>
        <w:spacing w:after="0"/>
        <w:rPr>
          <w:rFonts w:cstheme="minorHAnsi"/>
          <w:sz w:val="22"/>
          <w:szCs w:val="22"/>
          <w:lang w:val="en-GB"/>
        </w:rPr>
      </w:pPr>
      <w:r w:rsidRPr="00D5163E">
        <w:rPr>
          <w:rFonts w:cstheme="minorHAnsi"/>
          <w:sz w:val="22"/>
          <w:szCs w:val="22"/>
          <w:lang w:val="en-GB"/>
        </w:rPr>
        <w:t>It is anticipated that a wide range of knowledge will be acquired and shared during the project lifetime. This includes explicit knowledge acquired from stakeholders during surveys, standard procedures, progress reports as well as implicit knowledge such as the one held by individuals such as experts which is unwritten. It should be noted that some of the progress report formats to be adopted in the project will attempt to elicit the knowledge acquired and, therefore, will require particular attention.</w:t>
      </w:r>
    </w:p>
    <w:p w14:paraId="147F81D2" w14:textId="77777777" w:rsidR="00712413" w:rsidRPr="00D5163E" w:rsidRDefault="00712413" w:rsidP="007E081C">
      <w:pPr>
        <w:spacing w:after="0"/>
        <w:rPr>
          <w:rFonts w:cstheme="minorHAnsi"/>
          <w:sz w:val="24"/>
          <w:lang w:val="en-GB"/>
        </w:rPr>
      </w:pPr>
    </w:p>
    <w:p w14:paraId="7AA41D11" w14:textId="77777777" w:rsidR="00712413" w:rsidRPr="00D5163E" w:rsidRDefault="00712413" w:rsidP="007E081C">
      <w:pPr>
        <w:spacing w:after="0"/>
        <w:rPr>
          <w:rFonts w:cstheme="minorHAnsi"/>
          <w:b/>
          <w:sz w:val="24"/>
          <w:lang w:val="en-GB"/>
        </w:rPr>
      </w:pPr>
      <w:r w:rsidRPr="00D5163E">
        <w:rPr>
          <w:rFonts w:cstheme="minorHAnsi"/>
          <w:b/>
          <w:sz w:val="24"/>
          <w:lang w:val="en-GB"/>
        </w:rPr>
        <w:t>2.3 Simplicity</w:t>
      </w:r>
    </w:p>
    <w:p w14:paraId="04FC15D5" w14:textId="77777777" w:rsidR="00712413" w:rsidRPr="00D5163E" w:rsidRDefault="00712413" w:rsidP="007E081C">
      <w:pPr>
        <w:spacing w:after="0"/>
        <w:rPr>
          <w:rFonts w:cstheme="minorHAnsi"/>
          <w:sz w:val="24"/>
          <w:lang w:val="en-GB"/>
        </w:rPr>
      </w:pPr>
    </w:p>
    <w:p w14:paraId="55DE3B35" w14:textId="77777777" w:rsidR="00712413" w:rsidRPr="00D5163E" w:rsidRDefault="00712413" w:rsidP="007E081C">
      <w:pPr>
        <w:spacing w:after="0"/>
        <w:rPr>
          <w:rFonts w:cstheme="minorHAnsi"/>
          <w:sz w:val="22"/>
          <w:szCs w:val="22"/>
          <w:lang w:val="en-GB"/>
        </w:rPr>
      </w:pPr>
      <w:r w:rsidRPr="00D5163E">
        <w:rPr>
          <w:rFonts w:cstheme="minorHAnsi"/>
          <w:sz w:val="22"/>
          <w:szCs w:val="22"/>
          <w:lang w:val="en-GB"/>
        </w:rPr>
        <w:t>Due to limitation of financial resources and to ensure ease of utilization, the knowledge management process should be simple yet effective. For instance, there will be no need to acquire complex knowledge management software. Rather, the project could adopt the use of existing tools such as the information sharing systems used by UNDP such as Yammer, OneDrive, Outlook calendar, Web server, etc. It is worth noting that knowledge management is NOT technology-focussed but people-focussed.</w:t>
      </w:r>
    </w:p>
    <w:p w14:paraId="49924E40" w14:textId="77777777" w:rsidR="00712413" w:rsidRPr="00D5163E" w:rsidRDefault="00712413" w:rsidP="007E081C">
      <w:pPr>
        <w:spacing w:after="0"/>
        <w:rPr>
          <w:rFonts w:cstheme="minorHAnsi"/>
          <w:sz w:val="24"/>
          <w:lang w:val="en-GB"/>
        </w:rPr>
      </w:pPr>
    </w:p>
    <w:p w14:paraId="0CD0B99B" w14:textId="77777777" w:rsidR="00712413" w:rsidRPr="00D5163E" w:rsidRDefault="00712413" w:rsidP="007E081C">
      <w:pPr>
        <w:spacing w:after="0"/>
        <w:rPr>
          <w:rFonts w:cstheme="minorHAnsi"/>
          <w:b/>
          <w:sz w:val="24"/>
          <w:lang w:val="en-GB"/>
        </w:rPr>
      </w:pPr>
      <w:r w:rsidRPr="00D5163E">
        <w:rPr>
          <w:rFonts w:cstheme="minorHAnsi"/>
          <w:b/>
          <w:sz w:val="24"/>
          <w:lang w:val="en-GB"/>
        </w:rPr>
        <w:t>2.4 Use of Various Modalities</w:t>
      </w:r>
    </w:p>
    <w:p w14:paraId="3E6D264E" w14:textId="77777777" w:rsidR="00712413" w:rsidRPr="00D5163E" w:rsidRDefault="00712413" w:rsidP="007E081C">
      <w:pPr>
        <w:spacing w:after="0"/>
        <w:rPr>
          <w:rFonts w:cstheme="minorHAnsi"/>
          <w:sz w:val="24"/>
          <w:lang w:val="en-GB"/>
        </w:rPr>
      </w:pPr>
    </w:p>
    <w:p w14:paraId="7C63649C" w14:textId="77777777" w:rsidR="00712413" w:rsidRPr="00D5163E" w:rsidRDefault="00712413" w:rsidP="007E081C">
      <w:pPr>
        <w:spacing w:after="0"/>
        <w:rPr>
          <w:rFonts w:cstheme="minorHAnsi"/>
          <w:sz w:val="22"/>
          <w:szCs w:val="22"/>
          <w:lang w:val="en-GB"/>
        </w:rPr>
      </w:pPr>
      <w:r w:rsidRPr="00D5163E">
        <w:rPr>
          <w:rFonts w:cstheme="minorHAnsi"/>
          <w:sz w:val="22"/>
          <w:szCs w:val="22"/>
          <w:lang w:val="en-GB"/>
        </w:rPr>
        <w:t xml:space="preserve">It is incumbent on the Project Team to use a wide range of knowledge acquisition, storage and sharing modalities based on ease of doing so. For example, a bilateral meeting can provide a forum for the generation and exchange of a lot of knowledge and information. Therefore, in order to capture this knowledge for the benefit of all relevant stakeholders, brief “Meeting Notes” can be drafted and shared after every meeting. This is also important in the case of Workshops and Seminars. Alternatively, voice </w:t>
      </w:r>
      <w:r w:rsidRPr="00D5163E">
        <w:rPr>
          <w:rFonts w:cstheme="minorHAnsi"/>
          <w:sz w:val="22"/>
          <w:szCs w:val="22"/>
          <w:lang w:val="en-GB"/>
        </w:rPr>
        <w:lastRenderedPageBreak/>
        <w:t>recording can be utilized to quickly and easily capture the entire meeting proceedings, albeit in a non-distilled format.</w:t>
      </w:r>
    </w:p>
    <w:p w14:paraId="0C17B28E" w14:textId="77777777" w:rsidR="00712413" w:rsidRPr="00D5163E" w:rsidRDefault="00712413" w:rsidP="007E081C">
      <w:pPr>
        <w:spacing w:after="0"/>
        <w:rPr>
          <w:rFonts w:cstheme="minorHAnsi"/>
          <w:sz w:val="24"/>
          <w:lang w:val="en-GB"/>
        </w:rPr>
      </w:pPr>
    </w:p>
    <w:p w14:paraId="0429AB0F" w14:textId="77777777" w:rsidR="00712413" w:rsidRPr="00D5163E" w:rsidRDefault="00712413" w:rsidP="007E081C">
      <w:pPr>
        <w:spacing w:after="0"/>
        <w:rPr>
          <w:rFonts w:cstheme="minorHAnsi"/>
          <w:b/>
          <w:sz w:val="24"/>
          <w:lang w:val="en-GB"/>
        </w:rPr>
      </w:pPr>
      <w:r w:rsidRPr="00D5163E">
        <w:rPr>
          <w:rFonts w:cstheme="minorHAnsi"/>
          <w:b/>
          <w:sz w:val="24"/>
          <w:lang w:val="en-GB"/>
        </w:rPr>
        <w:t>2.5 Multifunctional Approach</w:t>
      </w:r>
    </w:p>
    <w:p w14:paraId="4D941E23" w14:textId="77777777" w:rsidR="00712413" w:rsidRPr="00D5163E" w:rsidRDefault="00712413" w:rsidP="007E081C">
      <w:pPr>
        <w:spacing w:after="0"/>
        <w:rPr>
          <w:rFonts w:cstheme="minorHAnsi"/>
          <w:sz w:val="24"/>
          <w:lang w:val="en-GB"/>
        </w:rPr>
      </w:pPr>
    </w:p>
    <w:p w14:paraId="46550DB0" w14:textId="77777777" w:rsidR="00712413" w:rsidRPr="00D5163E" w:rsidRDefault="00712413" w:rsidP="007E081C">
      <w:pPr>
        <w:spacing w:after="0"/>
        <w:rPr>
          <w:rFonts w:cstheme="minorHAnsi"/>
          <w:sz w:val="22"/>
          <w:szCs w:val="22"/>
          <w:lang w:val="en-GB"/>
        </w:rPr>
      </w:pPr>
      <w:r w:rsidRPr="00D5163E">
        <w:rPr>
          <w:rFonts w:cstheme="minorHAnsi"/>
          <w:sz w:val="22"/>
          <w:szCs w:val="22"/>
          <w:lang w:val="en-GB"/>
        </w:rPr>
        <w:t>There is need to recognize that the knowledge acquired can have diverse uses. For example, Workshop Proceedings Report can be evidence that a particular milestone has been attained. In addition, the report can be a source of information for a particular group of stakeholders. Therefore, in the process of knowledge management, care should be taken to ensure that the “packaging” of the knowledge is done in a way to ensure that the products are suitable for the foreseeable different uses.</w:t>
      </w:r>
    </w:p>
    <w:p w14:paraId="47FB0522" w14:textId="77777777" w:rsidR="00712413" w:rsidRPr="00D5163E" w:rsidRDefault="00712413" w:rsidP="007E081C">
      <w:pPr>
        <w:spacing w:after="0"/>
        <w:rPr>
          <w:rFonts w:cstheme="minorHAnsi"/>
          <w:sz w:val="24"/>
          <w:lang w:val="en-GB"/>
        </w:rPr>
      </w:pPr>
    </w:p>
    <w:p w14:paraId="0400CE49" w14:textId="77777777" w:rsidR="00712413" w:rsidRPr="00D5163E" w:rsidRDefault="00712413" w:rsidP="007E081C">
      <w:pPr>
        <w:spacing w:after="0"/>
        <w:rPr>
          <w:rFonts w:cstheme="minorHAnsi"/>
          <w:b/>
          <w:sz w:val="24"/>
          <w:lang w:val="en-GB"/>
        </w:rPr>
      </w:pPr>
      <w:r w:rsidRPr="00D5163E">
        <w:rPr>
          <w:rFonts w:cstheme="minorHAnsi"/>
          <w:b/>
          <w:sz w:val="24"/>
          <w:lang w:val="en-GB"/>
        </w:rPr>
        <w:t>2.6 Constant Review</w:t>
      </w:r>
    </w:p>
    <w:p w14:paraId="2DF66D55" w14:textId="77777777" w:rsidR="00712413" w:rsidRPr="00D5163E" w:rsidRDefault="00712413" w:rsidP="007E081C">
      <w:pPr>
        <w:spacing w:after="0"/>
        <w:rPr>
          <w:rFonts w:cstheme="minorHAnsi"/>
          <w:sz w:val="24"/>
          <w:lang w:val="en-GB"/>
        </w:rPr>
      </w:pPr>
    </w:p>
    <w:p w14:paraId="61CD332A" w14:textId="77777777" w:rsidR="00712413" w:rsidRPr="00D5163E" w:rsidRDefault="00712413" w:rsidP="007E081C">
      <w:pPr>
        <w:spacing w:after="0"/>
        <w:rPr>
          <w:rFonts w:cstheme="minorHAnsi"/>
          <w:sz w:val="22"/>
          <w:szCs w:val="22"/>
          <w:lang w:val="en-GB"/>
        </w:rPr>
      </w:pPr>
      <w:r w:rsidRPr="00D5163E">
        <w:rPr>
          <w:rFonts w:cstheme="minorHAnsi"/>
          <w:sz w:val="22"/>
          <w:szCs w:val="22"/>
          <w:lang w:val="en-GB"/>
        </w:rPr>
        <w:t>For any system to be effective, its performance has to be constantly reviewed and, where need be, adjusted. Therefore, the Project Manager could delegate monitoring and maintenance of knowledge management to the individual allocated the Monitoring and Evaluation responsibility. This will ensure that the opportunities of knowledge acquisition and sharing are not lost.</w:t>
      </w:r>
    </w:p>
    <w:p w14:paraId="1830B192" w14:textId="77777777" w:rsidR="00712413" w:rsidRPr="00D5163E" w:rsidRDefault="00712413" w:rsidP="007E081C">
      <w:pPr>
        <w:spacing w:after="0"/>
        <w:rPr>
          <w:rFonts w:cstheme="minorHAnsi"/>
          <w:sz w:val="24"/>
          <w:lang w:val="en-GB"/>
        </w:rPr>
      </w:pPr>
    </w:p>
    <w:p w14:paraId="1F18E351" w14:textId="77777777" w:rsidR="00712413" w:rsidRPr="00D5163E" w:rsidRDefault="00712413" w:rsidP="007E081C">
      <w:pPr>
        <w:spacing w:after="0"/>
        <w:rPr>
          <w:rFonts w:cstheme="minorHAnsi"/>
          <w:b/>
          <w:sz w:val="24"/>
          <w:lang w:val="en-GB"/>
        </w:rPr>
      </w:pPr>
      <w:r w:rsidRPr="00D5163E">
        <w:rPr>
          <w:rFonts w:cstheme="minorHAnsi"/>
          <w:b/>
          <w:sz w:val="24"/>
          <w:lang w:val="en-GB"/>
        </w:rPr>
        <w:t>2.7 Publicity and Public Engagement</w:t>
      </w:r>
    </w:p>
    <w:p w14:paraId="18D55386" w14:textId="77777777" w:rsidR="00712413" w:rsidRPr="00D5163E" w:rsidRDefault="00712413" w:rsidP="007E081C">
      <w:pPr>
        <w:spacing w:after="0"/>
        <w:rPr>
          <w:rFonts w:cstheme="minorHAnsi"/>
          <w:sz w:val="24"/>
          <w:lang w:val="en-GB"/>
        </w:rPr>
      </w:pPr>
    </w:p>
    <w:p w14:paraId="4AF1FEE4" w14:textId="77777777" w:rsidR="00712413" w:rsidRPr="00D5163E" w:rsidRDefault="00712413" w:rsidP="007E081C">
      <w:pPr>
        <w:spacing w:after="0"/>
        <w:rPr>
          <w:rFonts w:cstheme="minorHAnsi"/>
          <w:sz w:val="22"/>
          <w:szCs w:val="22"/>
          <w:lang w:val="en-GB"/>
        </w:rPr>
      </w:pPr>
      <w:r w:rsidRPr="00D5163E">
        <w:rPr>
          <w:rFonts w:cstheme="minorHAnsi"/>
          <w:sz w:val="22"/>
          <w:szCs w:val="22"/>
          <w:lang w:val="en-GB"/>
        </w:rPr>
        <w:t>By its nature, the ADLIGHT Project has an inherent interest among various stakeholders, the public included. Therefore, an effective knowledge management process should include means of publicizing the knowledge garnered as well as using a simple and effective way of engaging with the public e.g. using mass media (TV, radio, newspapers, website, etc) and social media, such as Twitter and Facebook.</w:t>
      </w:r>
    </w:p>
    <w:p w14:paraId="40CC480C" w14:textId="77777777" w:rsidR="00712413" w:rsidRPr="00D5163E" w:rsidRDefault="00712413" w:rsidP="007E081C">
      <w:pPr>
        <w:spacing w:after="0"/>
        <w:rPr>
          <w:rFonts w:cstheme="minorHAnsi"/>
          <w:sz w:val="24"/>
          <w:lang w:val="en-GB"/>
        </w:rPr>
      </w:pPr>
    </w:p>
    <w:p w14:paraId="77F4B851" w14:textId="77777777" w:rsidR="00712413" w:rsidRPr="00D5163E" w:rsidRDefault="00712413" w:rsidP="007E081C">
      <w:pPr>
        <w:spacing w:after="0"/>
        <w:rPr>
          <w:rFonts w:cstheme="minorHAnsi"/>
          <w:b/>
          <w:sz w:val="24"/>
          <w:lang w:val="en-GB"/>
        </w:rPr>
      </w:pPr>
      <w:r w:rsidRPr="00D5163E">
        <w:rPr>
          <w:rFonts w:cstheme="minorHAnsi"/>
          <w:b/>
          <w:sz w:val="24"/>
          <w:lang w:val="en-GB"/>
        </w:rPr>
        <w:t>2.8 Alignment to Overall Project Plan</w:t>
      </w:r>
    </w:p>
    <w:p w14:paraId="024FF1F7" w14:textId="77777777" w:rsidR="00712413" w:rsidRPr="00D5163E" w:rsidRDefault="00712413" w:rsidP="007E081C">
      <w:pPr>
        <w:spacing w:after="0"/>
        <w:rPr>
          <w:rFonts w:cstheme="minorHAnsi"/>
          <w:sz w:val="24"/>
          <w:lang w:val="en-GB"/>
        </w:rPr>
      </w:pPr>
    </w:p>
    <w:p w14:paraId="041554BD" w14:textId="500251D8" w:rsidR="00712413" w:rsidRPr="00D5163E" w:rsidRDefault="00712413" w:rsidP="009C5667">
      <w:pPr>
        <w:spacing w:after="0"/>
        <w:rPr>
          <w:rFonts w:cstheme="minorHAnsi"/>
          <w:sz w:val="22"/>
          <w:szCs w:val="22"/>
          <w:lang w:val="en-GB"/>
        </w:rPr>
      </w:pPr>
      <w:r w:rsidRPr="00D5163E">
        <w:rPr>
          <w:rFonts w:cstheme="minorHAnsi"/>
          <w:sz w:val="22"/>
          <w:szCs w:val="22"/>
          <w:lang w:val="en-GB"/>
        </w:rPr>
        <w:t>In a number of instances, outputs of the project will contribute as inputs to the ADLIGHT’s Project knowledge management. In other cases, products of knowledge management will contribute to achieving certain outcomes of the project. Therefore, it will be important that the process of knowledge management is aligned to the overall Project Plan. Specifically, the project roll-out plan should include an activity for the development of a Knowledge Management Action Plan.</w:t>
      </w:r>
    </w:p>
    <w:p w14:paraId="76FF9CF6" w14:textId="77777777" w:rsidR="00C15D3B" w:rsidRPr="00D5163E" w:rsidRDefault="00C15D3B" w:rsidP="007E081C">
      <w:pPr>
        <w:spacing w:after="0"/>
        <w:rPr>
          <w:rFonts w:cs="Calibri"/>
          <w:b/>
          <w:sz w:val="22"/>
          <w:szCs w:val="22"/>
        </w:rPr>
      </w:pPr>
    </w:p>
    <w:p w14:paraId="2ADD23FC" w14:textId="4653D692" w:rsidR="00712413" w:rsidRPr="00D5163E" w:rsidRDefault="00C15D3B" w:rsidP="007E081C">
      <w:pPr>
        <w:spacing w:after="0"/>
        <w:jc w:val="left"/>
        <w:rPr>
          <w:rFonts w:cstheme="minorHAnsi"/>
          <w:b/>
          <w:sz w:val="24"/>
          <w:lang w:val="en-GB"/>
        </w:rPr>
      </w:pPr>
      <w:r w:rsidRPr="00D5163E">
        <w:rPr>
          <w:rFonts w:cstheme="minorHAnsi"/>
          <w:b/>
          <w:sz w:val="24"/>
          <w:lang w:val="en-GB"/>
        </w:rPr>
        <w:t xml:space="preserve">3.0 </w:t>
      </w:r>
      <w:r w:rsidR="00712413" w:rsidRPr="00D5163E">
        <w:rPr>
          <w:rFonts w:cstheme="minorHAnsi"/>
          <w:b/>
          <w:sz w:val="24"/>
          <w:lang w:val="en-GB"/>
        </w:rPr>
        <w:t>Establishment of the EEL Knowledge Management Center</w:t>
      </w:r>
    </w:p>
    <w:p w14:paraId="4089801D" w14:textId="77777777" w:rsidR="00712413" w:rsidRPr="00D5163E" w:rsidRDefault="00712413" w:rsidP="007E081C">
      <w:pPr>
        <w:spacing w:after="0"/>
        <w:rPr>
          <w:rFonts w:cstheme="minorHAnsi"/>
          <w:b/>
          <w:sz w:val="24"/>
          <w:lang w:val="en-GB"/>
        </w:rPr>
      </w:pPr>
    </w:p>
    <w:p w14:paraId="37D84EB3" w14:textId="4735744A" w:rsidR="00712413" w:rsidRPr="00D5163E" w:rsidRDefault="00712413" w:rsidP="007E081C">
      <w:pPr>
        <w:spacing w:after="0"/>
        <w:rPr>
          <w:rFonts w:cs="Calibri"/>
          <w:sz w:val="22"/>
          <w:szCs w:val="22"/>
        </w:rPr>
      </w:pPr>
      <w:r w:rsidRPr="00D5163E">
        <w:rPr>
          <w:rFonts w:cs="Calibri"/>
          <w:sz w:val="22"/>
          <w:szCs w:val="22"/>
        </w:rPr>
        <w:t xml:space="preserve">The project </w:t>
      </w:r>
      <w:r w:rsidR="00C15D3B" w:rsidRPr="00D5163E">
        <w:rPr>
          <w:rFonts w:cs="Calibri"/>
          <w:sz w:val="22"/>
          <w:szCs w:val="22"/>
        </w:rPr>
        <w:t xml:space="preserve">in its Component 1, Activity 1.1.1, </w:t>
      </w:r>
      <w:r w:rsidRPr="00D5163E">
        <w:rPr>
          <w:rFonts w:cs="Calibri"/>
          <w:sz w:val="22"/>
          <w:szCs w:val="22"/>
        </w:rPr>
        <w:t>will support the establishment of an Efficient Lighting Knowledge Center for collecting market information on lighting products, quality of products, consumer perception, including sex-disaggregated consumer data where available and other related information regarding efficient lighting technology and technology providers. Existing agency with relevant mandate and organization, such as BSN, will be assisted in preparing a strategy and design to meet the requirements and purpose of the Knowledge Center and in establishing it in the selected agency that will continue to be responsible in carrying out a sustainable program ushered by the project in providing not only knowledge but also a categorized quality product listing (QPL) and database in cooperation with a network of qualified laboratories</w:t>
      </w:r>
      <w:r w:rsidR="00C15D3B" w:rsidRPr="00D5163E">
        <w:rPr>
          <w:rFonts w:cs="Calibri"/>
          <w:sz w:val="22"/>
          <w:szCs w:val="22"/>
        </w:rPr>
        <w:t>.</w:t>
      </w:r>
    </w:p>
    <w:p w14:paraId="5AA27247" w14:textId="77777777" w:rsidR="005973B6" w:rsidRPr="00D5163E" w:rsidRDefault="005973B6" w:rsidP="007E081C">
      <w:pPr>
        <w:rPr>
          <w:rFonts w:cs="Calibri"/>
          <w:b/>
          <w:sz w:val="22"/>
          <w:szCs w:val="22"/>
        </w:rPr>
        <w:sectPr w:rsidR="005973B6" w:rsidRPr="00D5163E" w:rsidSect="009C5667">
          <w:pgSz w:w="12240" w:h="15840" w:code="1"/>
          <w:pgMar w:top="720" w:right="1440" w:bottom="720" w:left="1440" w:header="720" w:footer="720" w:gutter="0"/>
          <w:cols w:space="720"/>
          <w:docGrid w:linePitch="360"/>
        </w:sectPr>
      </w:pPr>
    </w:p>
    <w:p w14:paraId="2506E1CA" w14:textId="77777777" w:rsidR="005973B6" w:rsidRPr="00D5163E" w:rsidRDefault="005973B6" w:rsidP="007E081C">
      <w:pPr>
        <w:rPr>
          <w:rFonts w:cs="Calibri"/>
          <w:b/>
          <w:sz w:val="22"/>
          <w:szCs w:val="22"/>
        </w:rPr>
      </w:pPr>
    </w:p>
    <w:p w14:paraId="63ACC198" w14:textId="1BC2B1C8" w:rsidR="005973B6" w:rsidRPr="00D5163E" w:rsidRDefault="005973B6" w:rsidP="0088630B">
      <w:pPr>
        <w:pStyle w:val="BodyText1"/>
        <w:jc w:val="center"/>
        <w:rPr>
          <w:rFonts w:asciiTheme="majorHAnsi" w:hAnsiTheme="majorHAnsi"/>
          <w:b/>
          <w:sz w:val="28"/>
          <w:szCs w:val="28"/>
        </w:rPr>
      </w:pPr>
      <w:bookmarkStart w:id="68" w:name="_Toc511046544"/>
      <w:r w:rsidRPr="00D5163E">
        <w:rPr>
          <w:rFonts w:asciiTheme="majorHAnsi" w:hAnsiTheme="majorHAnsi"/>
          <w:b/>
          <w:sz w:val="28"/>
          <w:szCs w:val="28"/>
        </w:rPr>
        <w:t>Annex P: Stakeholder engagement plan</w:t>
      </w:r>
      <w:bookmarkEnd w:id="68"/>
    </w:p>
    <w:p w14:paraId="758BE1F2" w14:textId="77777777" w:rsidR="005973B6" w:rsidRPr="00D5163E" w:rsidRDefault="005973B6" w:rsidP="007E081C">
      <w:r w:rsidRPr="00D5163E">
        <w:t xml:space="preserve"> </w:t>
      </w:r>
    </w:p>
    <w:p w14:paraId="1267F92D" w14:textId="081AD834" w:rsidR="005973B6" w:rsidRPr="00D5163E" w:rsidRDefault="005973B6" w:rsidP="009C5667">
      <w:pPr>
        <w:ind w:left="720" w:right="-630"/>
        <w:rPr>
          <w:color w:val="FF0000"/>
          <w:sz w:val="22"/>
          <w:szCs w:val="28"/>
        </w:rPr>
      </w:pPr>
      <w:r w:rsidRPr="00D5163E">
        <w:rPr>
          <w:sz w:val="22"/>
          <w:szCs w:val="28"/>
        </w:rPr>
        <w:t xml:space="preserve">The stakeholder engagement plan provides a description of stakeholders identified during the project design stage, their interest in the project and the most relevant engagement techniques that will be used throughout the project. The stakeholders are not strictly limited to the list as additional stakeholders and stakeholder engagement needs are likely to be identified during the project implementation. </w:t>
      </w:r>
    </w:p>
    <w:p w14:paraId="39CEFB5B" w14:textId="77777777" w:rsidR="005973B6" w:rsidRPr="00D5163E" w:rsidRDefault="005973B6" w:rsidP="007E081C">
      <w:pPr>
        <w:pStyle w:val="ListParagraph"/>
        <w:rPr>
          <w:color w:val="FF0000"/>
        </w:rPr>
      </w:pPr>
    </w:p>
    <w:tbl>
      <w:tblPr>
        <w:tblStyle w:val="TableGrid"/>
        <w:tblW w:w="9450" w:type="dxa"/>
        <w:tblInd w:w="715" w:type="dxa"/>
        <w:tblLayout w:type="fixed"/>
        <w:tblLook w:val="04A0" w:firstRow="1" w:lastRow="0" w:firstColumn="1" w:lastColumn="0" w:noHBand="0" w:noVBand="1"/>
      </w:tblPr>
      <w:tblGrid>
        <w:gridCol w:w="1440"/>
        <w:gridCol w:w="2610"/>
        <w:gridCol w:w="2070"/>
        <w:gridCol w:w="1440"/>
        <w:gridCol w:w="1890"/>
      </w:tblGrid>
      <w:tr w:rsidR="005973B6" w:rsidRPr="00D5163E" w14:paraId="3867AD2C" w14:textId="77777777" w:rsidTr="009C5667">
        <w:trPr>
          <w:tblHeader/>
        </w:trPr>
        <w:tc>
          <w:tcPr>
            <w:tcW w:w="1440" w:type="dxa"/>
            <w:vMerge w:val="restart"/>
            <w:vAlign w:val="center"/>
          </w:tcPr>
          <w:p w14:paraId="548D9AE3" w14:textId="77777777" w:rsidR="005973B6" w:rsidRPr="00D5163E" w:rsidRDefault="005973B6" w:rsidP="007E081C">
            <w:pPr>
              <w:pStyle w:val="ListParagraph"/>
              <w:ind w:left="0"/>
              <w:jc w:val="center"/>
              <w:rPr>
                <w:rFonts w:ascii="Calibri" w:hAnsi="Calibri" w:cs="Calibri"/>
                <w:b/>
                <w:sz w:val="20"/>
                <w:szCs w:val="20"/>
              </w:rPr>
            </w:pPr>
            <w:r w:rsidRPr="00D5163E">
              <w:rPr>
                <w:rFonts w:ascii="Calibri" w:hAnsi="Calibri" w:cs="Calibri"/>
                <w:b/>
                <w:sz w:val="20"/>
                <w:szCs w:val="20"/>
              </w:rPr>
              <w:t>Stakeholder/Stakeholder group</w:t>
            </w:r>
          </w:p>
        </w:tc>
        <w:tc>
          <w:tcPr>
            <w:tcW w:w="2610" w:type="dxa"/>
            <w:vMerge w:val="restart"/>
            <w:vAlign w:val="center"/>
          </w:tcPr>
          <w:p w14:paraId="577BE595" w14:textId="77777777" w:rsidR="005973B6" w:rsidRPr="00D5163E" w:rsidRDefault="005973B6" w:rsidP="007E081C">
            <w:pPr>
              <w:pStyle w:val="ListParagraph"/>
              <w:ind w:left="0"/>
              <w:jc w:val="center"/>
              <w:rPr>
                <w:rFonts w:ascii="Calibri" w:hAnsi="Calibri" w:cs="Calibri"/>
                <w:b/>
                <w:sz w:val="20"/>
                <w:szCs w:val="20"/>
              </w:rPr>
            </w:pPr>
            <w:r w:rsidRPr="00D5163E">
              <w:rPr>
                <w:rFonts w:ascii="Calibri" w:hAnsi="Calibri" w:cs="Calibri"/>
                <w:b/>
                <w:sz w:val="20"/>
                <w:szCs w:val="20"/>
              </w:rPr>
              <w:t>Why included</w:t>
            </w:r>
          </w:p>
          <w:p w14:paraId="47236D47" w14:textId="77777777" w:rsidR="005973B6" w:rsidRPr="00D5163E" w:rsidRDefault="005973B6" w:rsidP="007E081C">
            <w:pPr>
              <w:pStyle w:val="ListParagraph"/>
              <w:ind w:left="0"/>
              <w:jc w:val="center"/>
              <w:rPr>
                <w:rFonts w:ascii="Calibri" w:hAnsi="Calibri" w:cs="Calibri"/>
                <w:b/>
                <w:sz w:val="20"/>
                <w:szCs w:val="20"/>
              </w:rPr>
            </w:pPr>
            <w:r w:rsidRPr="00D5163E">
              <w:rPr>
                <w:rFonts w:ascii="Calibri" w:hAnsi="Calibri" w:cs="Calibri"/>
                <w:b/>
                <w:sz w:val="20"/>
                <w:szCs w:val="20"/>
              </w:rPr>
              <w:t>(interest)</w:t>
            </w:r>
          </w:p>
        </w:tc>
        <w:tc>
          <w:tcPr>
            <w:tcW w:w="3510" w:type="dxa"/>
            <w:gridSpan w:val="2"/>
            <w:vAlign w:val="center"/>
          </w:tcPr>
          <w:p w14:paraId="35242911" w14:textId="7F068410" w:rsidR="005973B6" w:rsidRPr="00D5163E" w:rsidRDefault="005973B6" w:rsidP="007E081C">
            <w:pPr>
              <w:pStyle w:val="ListParagraph"/>
              <w:ind w:left="0"/>
              <w:jc w:val="center"/>
              <w:rPr>
                <w:rFonts w:ascii="Calibri" w:hAnsi="Calibri" w:cs="Calibri"/>
                <w:b/>
                <w:sz w:val="20"/>
                <w:szCs w:val="20"/>
              </w:rPr>
            </w:pPr>
            <w:r w:rsidRPr="00D5163E">
              <w:rPr>
                <w:rFonts w:ascii="Calibri" w:hAnsi="Calibri" w:cs="Calibri"/>
                <w:b/>
                <w:sz w:val="20"/>
                <w:szCs w:val="20"/>
              </w:rPr>
              <w:t>Participation method</w:t>
            </w:r>
          </w:p>
        </w:tc>
        <w:tc>
          <w:tcPr>
            <w:tcW w:w="1890" w:type="dxa"/>
            <w:vMerge w:val="restart"/>
            <w:vAlign w:val="center"/>
          </w:tcPr>
          <w:p w14:paraId="474836B6" w14:textId="38054A5B" w:rsidR="005973B6" w:rsidRPr="00D5163E" w:rsidRDefault="005973B6" w:rsidP="007E081C">
            <w:pPr>
              <w:pStyle w:val="ListParagraph"/>
              <w:ind w:left="0"/>
              <w:jc w:val="center"/>
              <w:rPr>
                <w:rFonts w:ascii="Calibri" w:hAnsi="Calibri" w:cs="Calibri"/>
                <w:b/>
                <w:sz w:val="20"/>
                <w:szCs w:val="20"/>
              </w:rPr>
            </w:pPr>
            <w:r w:rsidRPr="00D5163E">
              <w:rPr>
                <w:rFonts w:ascii="Calibri" w:hAnsi="Calibri" w:cs="Calibri"/>
                <w:b/>
                <w:sz w:val="20"/>
                <w:szCs w:val="20"/>
              </w:rPr>
              <w:t>Timing</w:t>
            </w:r>
          </w:p>
        </w:tc>
      </w:tr>
      <w:tr w:rsidR="005973B6" w:rsidRPr="00D5163E" w14:paraId="1BDA23B4" w14:textId="77777777" w:rsidTr="009C5667">
        <w:tc>
          <w:tcPr>
            <w:tcW w:w="1440" w:type="dxa"/>
            <w:vMerge/>
            <w:vAlign w:val="center"/>
          </w:tcPr>
          <w:p w14:paraId="7C6B4EA4" w14:textId="77777777" w:rsidR="005973B6" w:rsidRPr="00D5163E" w:rsidRDefault="005973B6" w:rsidP="007E081C">
            <w:pPr>
              <w:jc w:val="center"/>
              <w:rPr>
                <w:rFonts w:cs="Calibri"/>
                <w:szCs w:val="20"/>
              </w:rPr>
            </w:pPr>
          </w:p>
        </w:tc>
        <w:tc>
          <w:tcPr>
            <w:tcW w:w="2610" w:type="dxa"/>
            <w:vMerge/>
            <w:vAlign w:val="center"/>
          </w:tcPr>
          <w:p w14:paraId="3BB4EBBB" w14:textId="77777777" w:rsidR="005973B6" w:rsidRPr="00D5163E" w:rsidRDefault="005973B6" w:rsidP="007E081C">
            <w:pPr>
              <w:jc w:val="center"/>
              <w:rPr>
                <w:rFonts w:cs="Calibri"/>
                <w:color w:val="000000"/>
                <w:szCs w:val="20"/>
              </w:rPr>
            </w:pPr>
          </w:p>
        </w:tc>
        <w:tc>
          <w:tcPr>
            <w:tcW w:w="2070" w:type="dxa"/>
            <w:vAlign w:val="center"/>
          </w:tcPr>
          <w:p w14:paraId="26C42C0B" w14:textId="77777777" w:rsidR="005973B6" w:rsidRPr="00D5163E" w:rsidRDefault="005973B6" w:rsidP="007E081C">
            <w:pPr>
              <w:jc w:val="center"/>
              <w:rPr>
                <w:rFonts w:cs="Calibri"/>
                <w:b/>
                <w:szCs w:val="20"/>
              </w:rPr>
            </w:pPr>
          </w:p>
          <w:p w14:paraId="4EDA63EF" w14:textId="77777777" w:rsidR="005973B6" w:rsidRPr="00D5163E" w:rsidRDefault="005973B6" w:rsidP="007E081C">
            <w:pPr>
              <w:jc w:val="center"/>
              <w:rPr>
                <w:rFonts w:cs="Calibri"/>
                <w:b/>
                <w:szCs w:val="20"/>
              </w:rPr>
            </w:pPr>
            <w:r w:rsidRPr="00D5163E">
              <w:rPr>
                <w:rFonts w:cs="Calibri"/>
                <w:b/>
                <w:szCs w:val="20"/>
              </w:rPr>
              <w:t>Method (most common)</w:t>
            </w:r>
          </w:p>
        </w:tc>
        <w:tc>
          <w:tcPr>
            <w:tcW w:w="1440" w:type="dxa"/>
            <w:vAlign w:val="center"/>
          </w:tcPr>
          <w:p w14:paraId="2B389BAC" w14:textId="77777777" w:rsidR="005973B6" w:rsidRPr="00D5163E" w:rsidRDefault="005973B6" w:rsidP="007E081C">
            <w:pPr>
              <w:pStyle w:val="ListParagraph"/>
              <w:ind w:left="0"/>
              <w:jc w:val="center"/>
              <w:rPr>
                <w:rFonts w:ascii="Calibri" w:hAnsi="Calibri" w:cs="Calibri"/>
                <w:b/>
                <w:sz w:val="20"/>
                <w:szCs w:val="20"/>
              </w:rPr>
            </w:pPr>
          </w:p>
          <w:p w14:paraId="35B8D2C7" w14:textId="3E025828" w:rsidR="005973B6" w:rsidRPr="00D5163E" w:rsidRDefault="005973B6" w:rsidP="007E081C">
            <w:pPr>
              <w:pStyle w:val="ListParagraph"/>
              <w:ind w:left="0"/>
              <w:jc w:val="center"/>
              <w:rPr>
                <w:rFonts w:ascii="Calibri" w:hAnsi="Calibri" w:cs="Calibri"/>
                <w:b/>
                <w:sz w:val="20"/>
                <w:szCs w:val="20"/>
              </w:rPr>
            </w:pPr>
            <w:r w:rsidRPr="00D5163E">
              <w:rPr>
                <w:rFonts w:ascii="Calibri" w:hAnsi="Calibri" w:cs="Calibri"/>
                <w:b/>
                <w:sz w:val="20"/>
                <w:szCs w:val="20"/>
              </w:rPr>
              <w:t>Responsibility</w:t>
            </w:r>
          </w:p>
        </w:tc>
        <w:tc>
          <w:tcPr>
            <w:tcW w:w="1890" w:type="dxa"/>
            <w:vMerge/>
            <w:vAlign w:val="center"/>
          </w:tcPr>
          <w:p w14:paraId="0E7AE61A" w14:textId="77777777" w:rsidR="005973B6" w:rsidRPr="00D5163E" w:rsidRDefault="005973B6" w:rsidP="007E081C">
            <w:pPr>
              <w:jc w:val="center"/>
              <w:rPr>
                <w:rFonts w:cs="Calibri"/>
                <w:szCs w:val="20"/>
                <w:lang w:eastAsia="zh-CN"/>
              </w:rPr>
            </w:pPr>
          </w:p>
        </w:tc>
      </w:tr>
      <w:tr w:rsidR="005973B6" w:rsidRPr="00D5163E" w14:paraId="35446DAC" w14:textId="77777777" w:rsidTr="009C5667">
        <w:tc>
          <w:tcPr>
            <w:tcW w:w="1440" w:type="dxa"/>
          </w:tcPr>
          <w:p w14:paraId="1A9862F8" w14:textId="77777777" w:rsidR="005973B6" w:rsidRPr="00D5163E" w:rsidRDefault="005973B6" w:rsidP="007E081C">
            <w:pPr>
              <w:rPr>
                <w:rFonts w:cs="Calibri"/>
                <w:color w:val="000000"/>
                <w:szCs w:val="20"/>
              </w:rPr>
            </w:pPr>
            <w:r w:rsidRPr="00D5163E">
              <w:rPr>
                <w:rFonts w:cs="Calibri"/>
                <w:color w:val="000000"/>
                <w:szCs w:val="20"/>
              </w:rPr>
              <w:t>GEF</w:t>
            </w:r>
          </w:p>
        </w:tc>
        <w:tc>
          <w:tcPr>
            <w:tcW w:w="2610" w:type="dxa"/>
          </w:tcPr>
          <w:p w14:paraId="63198EDF"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Donor of funds for the ADLIGHT project </w:t>
            </w:r>
          </w:p>
        </w:tc>
        <w:tc>
          <w:tcPr>
            <w:tcW w:w="2070" w:type="dxa"/>
          </w:tcPr>
          <w:p w14:paraId="668AE57D"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Formal meetings (i.e. supervision missions)</w:t>
            </w:r>
          </w:p>
          <w:p w14:paraId="7992DC80" w14:textId="77777777" w:rsidR="005973B6" w:rsidRPr="00D5163E" w:rsidRDefault="005973B6" w:rsidP="007E081C">
            <w:pPr>
              <w:pStyle w:val="ListParagraph"/>
              <w:ind w:left="0"/>
              <w:rPr>
                <w:rFonts w:ascii="Calibri" w:hAnsi="Calibri" w:cs="Calibri"/>
                <w:sz w:val="20"/>
                <w:szCs w:val="20"/>
              </w:rPr>
            </w:pPr>
          </w:p>
          <w:p w14:paraId="12221084"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Project reports    </w:t>
            </w:r>
          </w:p>
        </w:tc>
        <w:tc>
          <w:tcPr>
            <w:tcW w:w="1440" w:type="dxa"/>
          </w:tcPr>
          <w:p w14:paraId="3FE04EBA"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UNDP </w:t>
            </w:r>
          </w:p>
          <w:p w14:paraId="1B3906F2" w14:textId="18DCC9FA" w:rsidR="005973B6" w:rsidRPr="00D5163E" w:rsidRDefault="002C5619" w:rsidP="007E081C">
            <w:pPr>
              <w:pStyle w:val="ListParagraph"/>
              <w:ind w:left="0"/>
              <w:rPr>
                <w:rFonts w:ascii="Calibri" w:hAnsi="Calibri" w:cs="Calibri"/>
                <w:sz w:val="20"/>
                <w:szCs w:val="20"/>
              </w:rPr>
            </w:pPr>
            <w:r>
              <w:rPr>
                <w:rFonts w:ascii="Calibri" w:hAnsi="Calibri" w:cs="Calibri"/>
                <w:sz w:val="20"/>
                <w:szCs w:val="20"/>
              </w:rPr>
              <w:t>UNEP</w:t>
            </w:r>
            <w:r w:rsidR="005973B6" w:rsidRPr="00D5163E">
              <w:rPr>
                <w:rFonts w:ascii="Calibri" w:hAnsi="Calibri" w:cs="Calibri"/>
                <w:sz w:val="20"/>
                <w:szCs w:val="20"/>
              </w:rPr>
              <w:t xml:space="preserve">  </w:t>
            </w:r>
          </w:p>
        </w:tc>
        <w:tc>
          <w:tcPr>
            <w:tcW w:w="1890" w:type="dxa"/>
          </w:tcPr>
          <w:p w14:paraId="75CC2F6D"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Annually </w:t>
            </w:r>
          </w:p>
        </w:tc>
      </w:tr>
      <w:tr w:rsidR="005973B6" w:rsidRPr="00D5163E" w14:paraId="23F6CBA8" w14:textId="77777777" w:rsidTr="009C5667">
        <w:tc>
          <w:tcPr>
            <w:tcW w:w="1440" w:type="dxa"/>
          </w:tcPr>
          <w:p w14:paraId="1D3029BE" w14:textId="77777777" w:rsidR="005973B6" w:rsidRPr="00D5163E" w:rsidRDefault="005973B6" w:rsidP="007E081C">
            <w:pPr>
              <w:rPr>
                <w:rFonts w:cs="Calibri"/>
                <w:color w:val="000000"/>
                <w:szCs w:val="20"/>
              </w:rPr>
            </w:pPr>
            <w:r w:rsidRPr="00D5163E">
              <w:rPr>
                <w:rFonts w:cs="Calibri"/>
                <w:szCs w:val="20"/>
              </w:rPr>
              <w:t>Ministry of Energy and Mineral Resources</w:t>
            </w:r>
            <w:r w:rsidRPr="00D5163E">
              <w:rPr>
                <w:rFonts w:cs="Calibri"/>
                <w:color w:val="000000"/>
                <w:szCs w:val="20"/>
              </w:rPr>
              <w:t xml:space="preserve"> (MEMR)</w:t>
            </w:r>
          </w:p>
        </w:tc>
        <w:tc>
          <w:tcPr>
            <w:tcW w:w="2610" w:type="dxa"/>
          </w:tcPr>
          <w:p w14:paraId="5BBE11B9" w14:textId="77777777" w:rsidR="005973B6" w:rsidRPr="00D5163E" w:rsidRDefault="005973B6" w:rsidP="007E081C">
            <w:pPr>
              <w:rPr>
                <w:rFonts w:cs="Calibri"/>
                <w:color w:val="000000"/>
                <w:szCs w:val="20"/>
              </w:rPr>
            </w:pPr>
            <w:r w:rsidRPr="00D5163E">
              <w:rPr>
                <w:rFonts w:cs="Calibri"/>
                <w:color w:val="000000"/>
                <w:szCs w:val="20"/>
              </w:rPr>
              <w:t xml:space="preserve">Provides overall direction and oversight as the Executing Agency; acts as Chairman of the National Steering Committee; provides the lead role in coordinating with other ministries and agencies in pushing forward the goals and objectives of the efficient lighting industry program and resolving inter-ministry barriers   </w:t>
            </w:r>
          </w:p>
        </w:tc>
        <w:tc>
          <w:tcPr>
            <w:tcW w:w="2070" w:type="dxa"/>
          </w:tcPr>
          <w:p w14:paraId="25BACCC9" w14:textId="77777777" w:rsidR="005973B6" w:rsidRPr="00D5163E" w:rsidRDefault="005973B6" w:rsidP="007E081C">
            <w:pPr>
              <w:rPr>
                <w:rFonts w:cs="Calibri"/>
                <w:szCs w:val="20"/>
              </w:rPr>
            </w:pPr>
            <w:r w:rsidRPr="00D5163E">
              <w:rPr>
                <w:rFonts w:cs="Calibri"/>
                <w:szCs w:val="20"/>
              </w:rPr>
              <w:t>Project board meetings</w:t>
            </w:r>
          </w:p>
          <w:p w14:paraId="0A4F080D" w14:textId="77777777" w:rsidR="005973B6" w:rsidRPr="00D5163E" w:rsidRDefault="005973B6" w:rsidP="007E081C">
            <w:pPr>
              <w:rPr>
                <w:rFonts w:cs="Calibri"/>
                <w:szCs w:val="20"/>
              </w:rPr>
            </w:pPr>
            <w:r w:rsidRPr="00D5163E">
              <w:rPr>
                <w:rFonts w:cs="Calibri"/>
                <w:szCs w:val="20"/>
              </w:rPr>
              <w:t xml:space="preserve">Project reports </w:t>
            </w:r>
          </w:p>
          <w:p w14:paraId="14F483B6" w14:textId="77777777" w:rsidR="005973B6" w:rsidRPr="00D5163E" w:rsidRDefault="005973B6" w:rsidP="007E081C">
            <w:pPr>
              <w:rPr>
                <w:rFonts w:cs="Calibri"/>
                <w:szCs w:val="20"/>
              </w:rPr>
            </w:pPr>
          </w:p>
          <w:p w14:paraId="1858FE36" w14:textId="77777777" w:rsidR="005973B6" w:rsidRPr="00D5163E" w:rsidRDefault="005973B6" w:rsidP="007E081C">
            <w:pPr>
              <w:rPr>
                <w:rFonts w:cs="Calibri"/>
                <w:szCs w:val="20"/>
              </w:rPr>
            </w:pPr>
            <w:r w:rsidRPr="00D5163E">
              <w:rPr>
                <w:rFonts w:cs="Calibri"/>
                <w:szCs w:val="20"/>
              </w:rPr>
              <w:t xml:space="preserve">Workshops, trainings focus group dialogues </w:t>
            </w:r>
          </w:p>
          <w:p w14:paraId="5DEE7751" w14:textId="77777777" w:rsidR="005973B6" w:rsidRPr="00D5163E" w:rsidRDefault="005973B6" w:rsidP="007E081C">
            <w:pPr>
              <w:rPr>
                <w:rFonts w:cs="Calibri"/>
                <w:szCs w:val="20"/>
              </w:rPr>
            </w:pPr>
          </w:p>
          <w:p w14:paraId="2064459B"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One-on-one meetings,</w:t>
            </w:r>
          </w:p>
          <w:p w14:paraId="41CF035B" w14:textId="77777777" w:rsidR="005973B6" w:rsidRPr="00D5163E" w:rsidRDefault="005973B6" w:rsidP="007E081C">
            <w:pPr>
              <w:rPr>
                <w:rFonts w:cs="Calibri"/>
                <w:szCs w:val="20"/>
              </w:rPr>
            </w:pPr>
            <w:r w:rsidRPr="00D5163E">
              <w:rPr>
                <w:rFonts w:eastAsia="Times New Roman" w:cs="Calibri"/>
                <w:szCs w:val="20"/>
                <w:lang w:eastAsia="en-GB"/>
              </w:rPr>
              <w:t>Phone/email</w:t>
            </w:r>
            <w:r w:rsidRPr="00D5163E">
              <w:rPr>
                <w:rFonts w:cs="Calibri"/>
                <w:szCs w:val="20"/>
              </w:rPr>
              <w:t xml:space="preserve"> </w:t>
            </w:r>
          </w:p>
        </w:tc>
        <w:tc>
          <w:tcPr>
            <w:tcW w:w="1440" w:type="dxa"/>
          </w:tcPr>
          <w:p w14:paraId="3DC08ECE"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p w14:paraId="1F333906"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0B1F59E6"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UNDP </w:t>
            </w:r>
          </w:p>
          <w:p w14:paraId="4CC8814E" w14:textId="693D27BA" w:rsidR="005973B6" w:rsidRPr="00D5163E" w:rsidRDefault="002C5619" w:rsidP="007E081C">
            <w:pPr>
              <w:pStyle w:val="ListParagraph"/>
              <w:ind w:left="0"/>
              <w:rPr>
                <w:rFonts w:ascii="Calibri" w:hAnsi="Calibri" w:cs="Calibri"/>
                <w:sz w:val="20"/>
                <w:szCs w:val="20"/>
              </w:rPr>
            </w:pPr>
            <w:r>
              <w:rPr>
                <w:rFonts w:ascii="Calibri" w:hAnsi="Calibri" w:cs="Calibri"/>
                <w:sz w:val="20"/>
                <w:szCs w:val="20"/>
              </w:rPr>
              <w:t>UNEP</w:t>
            </w:r>
            <w:r w:rsidR="005973B6" w:rsidRPr="00D5163E">
              <w:rPr>
                <w:rFonts w:ascii="Calibri" w:hAnsi="Calibri" w:cs="Calibri"/>
                <w:sz w:val="20"/>
                <w:szCs w:val="20"/>
              </w:rPr>
              <w:t xml:space="preserve">  </w:t>
            </w:r>
          </w:p>
        </w:tc>
        <w:tc>
          <w:tcPr>
            <w:tcW w:w="1890" w:type="dxa"/>
          </w:tcPr>
          <w:p w14:paraId="43156261" w14:textId="77777777" w:rsidR="005973B6" w:rsidRPr="00D5163E" w:rsidRDefault="005973B6" w:rsidP="007E081C">
            <w:pPr>
              <w:rPr>
                <w:rFonts w:cs="Calibri"/>
                <w:szCs w:val="20"/>
                <w:lang w:eastAsia="zh-CN"/>
              </w:rPr>
            </w:pPr>
            <w:r w:rsidRPr="00D5163E">
              <w:rPr>
                <w:rFonts w:cs="Calibri"/>
                <w:szCs w:val="20"/>
                <w:lang w:eastAsia="zh-CN"/>
              </w:rPr>
              <w:t>Annually, quarterly or more frequently when necessary</w:t>
            </w:r>
          </w:p>
          <w:p w14:paraId="266C034C" w14:textId="77777777" w:rsidR="005973B6" w:rsidRPr="00D5163E" w:rsidRDefault="005973B6" w:rsidP="007E081C">
            <w:pPr>
              <w:pStyle w:val="ListParagraph"/>
              <w:ind w:left="0"/>
              <w:rPr>
                <w:rFonts w:ascii="Calibri" w:hAnsi="Calibri" w:cs="Calibri"/>
                <w:sz w:val="20"/>
                <w:szCs w:val="20"/>
                <w:lang w:eastAsia="zh-CN"/>
              </w:rPr>
            </w:pPr>
          </w:p>
          <w:p w14:paraId="18C74F35"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work plan </w:t>
            </w:r>
          </w:p>
          <w:p w14:paraId="31365A81" w14:textId="77777777" w:rsidR="005973B6" w:rsidRPr="00D5163E" w:rsidRDefault="005973B6" w:rsidP="007E081C">
            <w:pPr>
              <w:pStyle w:val="ListParagraph"/>
              <w:ind w:left="0"/>
              <w:rPr>
                <w:rFonts w:ascii="Calibri" w:hAnsi="Calibri" w:cs="Calibri"/>
                <w:sz w:val="20"/>
                <w:szCs w:val="20"/>
                <w:lang w:eastAsia="zh-CN"/>
              </w:rPr>
            </w:pPr>
          </w:p>
          <w:p w14:paraId="0D3ACDD3"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lang w:eastAsia="zh-CN"/>
              </w:rPr>
              <w:t xml:space="preserve">As frequently as necessary </w:t>
            </w:r>
          </w:p>
        </w:tc>
      </w:tr>
      <w:tr w:rsidR="005973B6" w:rsidRPr="00D5163E" w14:paraId="1F70DB03" w14:textId="77777777" w:rsidTr="009C5667">
        <w:tc>
          <w:tcPr>
            <w:tcW w:w="1440" w:type="dxa"/>
          </w:tcPr>
          <w:p w14:paraId="4DEFA1C1" w14:textId="77777777" w:rsidR="005973B6" w:rsidRPr="00D5163E" w:rsidRDefault="005973B6" w:rsidP="007E081C">
            <w:pPr>
              <w:rPr>
                <w:rFonts w:cs="Calibri"/>
                <w:color w:val="000000"/>
                <w:szCs w:val="20"/>
              </w:rPr>
            </w:pPr>
            <w:r w:rsidRPr="00D5163E">
              <w:rPr>
                <w:rFonts w:eastAsia="Calibri" w:cs="Calibri"/>
                <w:szCs w:val="20"/>
              </w:rPr>
              <w:t>Directorate General of New-Renewable Energy and Energy Conservation</w:t>
            </w:r>
            <w:r w:rsidRPr="00D5163E">
              <w:rPr>
                <w:rFonts w:cs="Calibri"/>
                <w:color w:val="000000"/>
                <w:szCs w:val="20"/>
              </w:rPr>
              <w:t xml:space="preserve"> (DGNREEC)</w:t>
            </w:r>
          </w:p>
        </w:tc>
        <w:tc>
          <w:tcPr>
            <w:tcW w:w="2610" w:type="dxa"/>
          </w:tcPr>
          <w:p w14:paraId="7D1D4C04" w14:textId="6A29F557" w:rsidR="005973B6" w:rsidRPr="00D5163E" w:rsidRDefault="005973B6" w:rsidP="007E081C">
            <w:pPr>
              <w:rPr>
                <w:rFonts w:cs="Calibri"/>
                <w:color w:val="000000"/>
                <w:szCs w:val="20"/>
              </w:rPr>
            </w:pPr>
            <w:r w:rsidRPr="00D5163E">
              <w:rPr>
                <w:rFonts w:cs="Calibri"/>
                <w:color w:val="000000"/>
                <w:szCs w:val="20"/>
              </w:rPr>
              <w:t xml:space="preserve">Acts as the Responsible Party for the project and leads the Project Management Unit for the day-to-day operations and resolution of issues to ensure smooth implementation of the project; provides technical support for the technology programs; coordinates with other government agencies as well as UNDP and </w:t>
            </w:r>
            <w:r w:rsidR="002C5619">
              <w:rPr>
                <w:rFonts w:cs="Calibri"/>
                <w:color w:val="000000"/>
                <w:szCs w:val="20"/>
              </w:rPr>
              <w:t>UNEP</w:t>
            </w:r>
            <w:r w:rsidRPr="00D5163E">
              <w:rPr>
                <w:rFonts w:cs="Calibri"/>
                <w:color w:val="000000"/>
                <w:szCs w:val="20"/>
              </w:rPr>
              <w:t xml:space="preserve"> </w:t>
            </w:r>
          </w:p>
        </w:tc>
        <w:tc>
          <w:tcPr>
            <w:tcW w:w="2070" w:type="dxa"/>
          </w:tcPr>
          <w:p w14:paraId="67FA2CA9"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Project board meetings</w:t>
            </w:r>
          </w:p>
          <w:p w14:paraId="03904F4D"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Project reports </w:t>
            </w:r>
          </w:p>
          <w:p w14:paraId="523EF2C5" w14:textId="77777777" w:rsidR="005973B6" w:rsidRPr="00D5163E" w:rsidRDefault="005973B6" w:rsidP="007E081C">
            <w:pPr>
              <w:pStyle w:val="ListParagraph"/>
              <w:ind w:left="0"/>
              <w:rPr>
                <w:rFonts w:ascii="Calibri" w:hAnsi="Calibri" w:cs="Calibri"/>
                <w:sz w:val="20"/>
                <w:szCs w:val="20"/>
              </w:rPr>
            </w:pPr>
          </w:p>
          <w:p w14:paraId="53F45970" w14:textId="77777777" w:rsidR="005973B6" w:rsidRPr="00D5163E" w:rsidRDefault="005973B6" w:rsidP="007E081C">
            <w:pPr>
              <w:pStyle w:val="ListParagraph"/>
              <w:ind w:left="0"/>
              <w:rPr>
                <w:rFonts w:ascii="Calibri" w:hAnsi="Calibri" w:cs="Calibri"/>
                <w:sz w:val="20"/>
                <w:szCs w:val="20"/>
              </w:rPr>
            </w:pPr>
          </w:p>
          <w:p w14:paraId="601810C7"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Workshops, trainings, focus group dialogues</w:t>
            </w:r>
          </w:p>
          <w:p w14:paraId="16487C23" w14:textId="77777777" w:rsidR="005973B6" w:rsidRPr="00D5163E" w:rsidRDefault="005973B6" w:rsidP="007E081C">
            <w:pPr>
              <w:pStyle w:val="ListParagraph"/>
              <w:ind w:left="0"/>
              <w:rPr>
                <w:rFonts w:ascii="Calibri" w:hAnsi="Calibri" w:cs="Calibri"/>
                <w:sz w:val="20"/>
                <w:szCs w:val="20"/>
              </w:rPr>
            </w:pPr>
          </w:p>
          <w:p w14:paraId="75CEF605" w14:textId="77777777" w:rsidR="005973B6" w:rsidRPr="00D5163E" w:rsidRDefault="005973B6" w:rsidP="007E081C">
            <w:pPr>
              <w:pStyle w:val="ListParagraph"/>
              <w:ind w:left="0"/>
              <w:rPr>
                <w:rFonts w:ascii="Calibri" w:hAnsi="Calibri" w:cs="Calibri"/>
                <w:sz w:val="20"/>
                <w:szCs w:val="20"/>
              </w:rPr>
            </w:pPr>
          </w:p>
          <w:p w14:paraId="1FC11D92"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One-on-one meetings,</w:t>
            </w:r>
          </w:p>
          <w:p w14:paraId="4E983857"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Phone/email</w:t>
            </w:r>
            <w:r w:rsidRPr="00D5163E">
              <w:rPr>
                <w:rFonts w:cs="Calibri"/>
                <w:szCs w:val="20"/>
              </w:rPr>
              <w:t xml:space="preserve"> </w:t>
            </w:r>
          </w:p>
        </w:tc>
        <w:tc>
          <w:tcPr>
            <w:tcW w:w="1440" w:type="dxa"/>
          </w:tcPr>
          <w:p w14:paraId="40B63454"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p w14:paraId="29024260"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UNDP </w:t>
            </w:r>
          </w:p>
          <w:p w14:paraId="56B917C5" w14:textId="66B60496" w:rsidR="005973B6" w:rsidRPr="00D5163E" w:rsidRDefault="002C5619" w:rsidP="007E081C">
            <w:pPr>
              <w:pStyle w:val="ListParagraph"/>
              <w:ind w:left="0"/>
              <w:rPr>
                <w:rFonts w:ascii="Calibri" w:hAnsi="Calibri" w:cs="Calibri"/>
                <w:sz w:val="20"/>
                <w:szCs w:val="20"/>
              </w:rPr>
            </w:pPr>
            <w:r>
              <w:rPr>
                <w:rFonts w:ascii="Calibri" w:hAnsi="Calibri" w:cs="Calibri"/>
                <w:sz w:val="20"/>
                <w:szCs w:val="20"/>
              </w:rPr>
              <w:t>UNEP</w:t>
            </w:r>
            <w:r w:rsidR="005973B6" w:rsidRPr="00D5163E">
              <w:rPr>
                <w:rFonts w:ascii="Calibri" w:hAnsi="Calibri" w:cs="Calibri"/>
                <w:sz w:val="20"/>
                <w:szCs w:val="20"/>
              </w:rPr>
              <w:t xml:space="preserve"> </w:t>
            </w:r>
          </w:p>
        </w:tc>
        <w:tc>
          <w:tcPr>
            <w:tcW w:w="1890" w:type="dxa"/>
          </w:tcPr>
          <w:p w14:paraId="15D1B191"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Quarterly or more frequently when necessary</w:t>
            </w:r>
          </w:p>
          <w:p w14:paraId="2895C8B7" w14:textId="77777777" w:rsidR="005973B6" w:rsidRPr="00D5163E" w:rsidRDefault="005973B6" w:rsidP="007E081C">
            <w:pPr>
              <w:pStyle w:val="ListParagraph"/>
              <w:ind w:left="0"/>
              <w:rPr>
                <w:rFonts w:ascii="Calibri" w:hAnsi="Calibri" w:cs="Calibri"/>
                <w:sz w:val="20"/>
                <w:szCs w:val="20"/>
                <w:lang w:eastAsia="zh-CN"/>
              </w:rPr>
            </w:pPr>
          </w:p>
          <w:p w14:paraId="1541E16F" w14:textId="77777777" w:rsidR="005973B6" w:rsidRPr="00D5163E" w:rsidRDefault="005973B6" w:rsidP="007E081C">
            <w:pPr>
              <w:pStyle w:val="ListParagraph"/>
              <w:ind w:left="0"/>
              <w:rPr>
                <w:rFonts w:ascii="Calibri" w:hAnsi="Calibri" w:cs="Calibri"/>
                <w:sz w:val="20"/>
                <w:szCs w:val="20"/>
                <w:lang w:eastAsia="zh-CN"/>
              </w:rPr>
            </w:pPr>
          </w:p>
          <w:p w14:paraId="1B7227B5"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plan </w:t>
            </w:r>
          </w:p>
          <w:p w14:paraId="056A1011" w14:textId="77777777" w:rsidR="005973B6" w:rsidRPr="00D5163E" w:rsidRDefault="005973B6" w:rsidP="007E081C">
            <w:pPr>
              <w:pStyle w:val="ListParagraph"/>
              <w:ind w:left="0"/>
              <w:rPr>
                <w:rFonts w:ascii="Calibri" w:hAnsi="Calibri" w:cs="Calibri"/>
                <w:sz w:val="20"/>
                <w:szCs w:val="20"/>
                <w:lang w:eastAsia="zh-CN"/>
              </w:rPr>
            </w:pPr>
          </w:p>
          <w:p w14:paraId="50F71053" w14:textId="77777777" w:rsidR="005973B6" w:rsidRPr="00D5163E" w:rsidRDefault="005973B6" w:rsidP="007E081C">
            <w:pPr>
              <w:pStyle w:val="ListParagraph"/>
              <w:ind w:left="0"/>
              <w:rPr>
                <w:rFonts w:ascii="Calibri" w:hAnsi="Calibri" w:cs="Calibri"/>
                <w:sz w:val="20"/>
                <w:szCs w:val="20"/>
              </w:rPr>
            </w:pPr>
          </w:p>
          <w:p w14:paraId="313A2A2D"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As frequently as necessary</w:t>
            </w:r>
          </w:p>
        </w:tc>
      </w:tr>
      <w:tr w:rsidR="005973B6" w:rsidRPr="00D5163E" w14:paraId="5D65FAA4" w14:textId="77777777" w:rsidTr="009C5667">
        <w:tc>
          <w:tcPr>
            <w:tcW w:w="1440" w:type="dxa"/>
          </w:tcPr>
          <w:p w14:paraId="478ED3B0" w14:textId="77777777" w:rsidR="005973B6" w:rsidRPr="00D5163E" w:rsidRDefault="005973B6" w:rsidP="007E081C">
            <w:pPr>
              <w:rPr>
                <w:rFonts w:cs="Calibri"/>
                <w:color w:val="000000"/>
                <w:szCs w:val="20"/>
              </w:rPr>
            </w:pPr>
            <w:r w:rsidRPr="00D5163E">
              <w:rPr>
                <w:rFonts w:cs="Calibri"/>
                <w:i/>
                <w:color w:val="000000"/>
                <w:szCs w:val="20"/>
              </w:rPr>
              <w:t xml:space="preserve">MEMR </w:t>
            </w:r>
            <w:r w:rsidRPr="00D5163E">
              <w:rPr>
                <w:rFonts w:cs="Calibri"/>
                <w:i/>
                <w:szCs w:val="20"/>
              </w:rPr>
              <w:t>P3TK EBTKE</w:t>
            </w:r>
            <w:r w:rsidRPr="00D5163E">
              <w:rPr>
                <w:rFonts w:cs="Calibri"/>
                <w:szCs w:val="20"/>
              </w:rPr>
              <w:t xml:space="preserve"> (Research and Development of DGNREEC) </w:t>
            </w:r>
          </w:p>
        </w:tc>
        <w:tc>
          <w:tcPr>
            <w:tcW w:w="2610" w:type="dxa"/>
          </w:tcPr>
          <w:p w14:paraId="4D5BD95C" w14:textId="77777777" w:rsidR="005973B6" w:rsidRPr="00D5163E" w:rsidRDefault="005973B6" w:rsidP="007E081C">
            <w:pPr>
              <w:rPr>
                <w:rFonts w:cs="Calibri"/>
                <w:color w:val="000000"/>
                <w:szCs w:val="20"/>
              </w:rPr>
            </w:pPr>
            <w:r w:rsidRPr="00D5163E">
              <w:rPr>
                <w:rFonts w:cs="Calibri"/>
                <w:color w:val="000000"/>
                <w:szCs w:val="20"/>
              </w:rPr>
              <w:t>Provides technical support and laboratory services for the needs of the LED industry; leads the capacity building and accreditation of laboratory facilities in meeting the MEPS/</w:t>
            </w:r>
            <w:r w:rsidRPr="00D5163E">
              <w:rPr>
                <w:rFonts w:cs="Calibri"/>
                <w:i/>
                <w:color w:val="000000"/>
                <w:szCs w:val="20"/>
              </w:rPr>
              <w:t>SNI</w:t>
            </w:r>
            <w:r w:rsidRPr="00D5163E">
              <w:rPr>
                <w:rFonts w:cs="Calibri"/>
                <w:color w:val="000000"/>
                <w:szCs w:val="20"/>
              </w:rPr>
              <w:t xml:space="preserve"> standard requirement, benchmarking and round-robin testing </w:t>
            </w:r>
          </w:p>
        </w:tc>
        <w:tc>
          <w:tcPr>
            <w:tcW w:w="2070" w:type="dxa"/>
          </w:tcPr>
          <w:p w14:paraId="57AE70C4"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Workshops, trainings, focus group dialogues </w:t>
            </w:r>
          </w:p>
          <w:p w14:paraId="5A2900F1" w14:textId="77777777" w:rsidR="005973B6" w:rsidRPr="00D5163E" w:rsidRDefault="005973B6" w:rsidP="007E081C">
            <w:pPr>
              <w:pStyle w:val="ListParagraph"/>
              <w:ind w:left="0"/>
              <w:rPr>
                <w:rFonts w:ascii="Calibri" w:hAnsi="Calibri" w:cs="Calibri"/>
                <w:sz w:val="20"/>
                <w:szCs w:val="20"/>
              </w:rPr>
            </w:pPr>
          </w:p>
          <w:p w14:paraId="72161369" w14:textId="77777777" w:rsidR="005973B6" w:rsidRPr="00D5163E" w:rsidRDefault="005973B6" w:rsidP="007E081C">
            <w:pPr>
              <w:pStyle w:val="ListParagraph"/>
              <w:ind w:left="0"/>
              <w:rPr>
                <w:rFonts w:ascii="Calibri" w:hAnsi="Calibri" w:cs="Calibri"/>
                <w:sz w:val="20"/>
                <w:szCs w:val="20"/>
              </w:rPr>
            </w:pPr>
          </w:p>
          <w:p w14:paraId="53F398A2"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One-on-one meetings,</w:t>
            </w:r>
          </w:p>
          <w:p w14:paraId="4333517F"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Phone/email</w:t>
            </w:r>
            <w:r w:rsidRPr="00D5163E">
              <w:rPr>
                <w:rFonts w:cs="Calibri"/>
                <w:szCs w:val="20"/>
              </w:rPr>
              <w:t xml:space="preserve"> </w:t>
            </w:r>
          </w:p>
          <w:p w14:paraId="22CA5C64" w14:textId="77777777" w:rsidR="005973B6" w:rsidRPr="00D5163E" w:rsidRDefault="005973B6" w:rsidP="007E081C">
            <w:pPr>
              <w:pStyle w:val="ListParagraph"/>
              <w:ind w:left="0"/>
              <w:rPr>
                <w:rFonts w:ascii="Calibri" w:hAnsi="Calibri" w:cs="Calibri"/>
                <w:sz w:val="20"/>
                <w:szCs w:val="20"/>
              </w:rPr>
            </w:pPr>
          </w:p>
        </w:tc>
        <w:tc>
          <w:tcPr>
            <w:tcW w:w="1440" w:type="dxa"/>
          </w:tcPr>
          <w:p w14:paraId="48472758"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6CBD2B97"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5BFBF5EC"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PMU </w:t>
            </w:r>
          </w:p>
          <w:p w14:paraId="6C165292" w14:textId="77777777" w:rsidR="005973B6" w:rsidRPr="00D5163E" w:rsidRDefault="005973B6" w:rsidP="007E081C">
            <w:pPr>
              <w:pStyle w:val="ListParagraph"/>
              <w:ind w:left="0"/>
              <w:rPr>
                <w:rFonts w:ascii="Calibri" w:hAnsi="Calibri" w:cs="Calibri"/>
                <w:sz w:val="20"/>
                <w:szCs w:val="20"/>
              </w:rPr>
            </w:pPr>
          </w:p>
        </w:tc>
        <w:tc>
          <w:tcPr>
            <w:tcW w:w="1890" w:type="dxa"/>
          </w:tcPr>
          <w:p w14:paraId="2F6AA433"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plan </w:t>
            </w:r>
          </w:p>
          <w:p w14:paraId="292A076E" w14:textId="77777777" w:rsidR="005973B6" w:rsidRPr="00D5163E" w:rsidRDefault="005973B6" w:rsidP="007E081C">
            <w:pPr>
              <w:pStyle w:val="ListParagraph"/>
              <w:ind w:left="0"/>
              <w:rPr>
                <w:rFonts w:ascii="Calibri" w:hAnsi="Calibri" w:cs="Calibri"/>
                <w:sz w:val="20"/>
                <w:szCs w:val="20"/>
              </w:rPr>
            </w:pPr>
          </w:p>
          <w:p w14:paraId="4C6BC4B4"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As frequent as necessary </w:t>
            </w:r>
          </w:p>
        </w:tc>
      </w:tr>
      <w:tr w:rsidR="005973B6" w:rsidRPr="00D5163E" w14:paraId="5B920F88" w14:textId="77777777" w:rsidTr="009C5667">
        <w:tc>
          <w:tcPr>
            <w:tcW w:w="1440" w:type="dxa"/>
          </w:tcPr>
          <w:p w14:paraId="2C4D49D5" w14:textId="77777777" w:rsidR="005973B6" w:rsidRPr="00D5163E" w:rsidRDefault="005973B6" w:rsidP="007E081C">
            <w:pPr>
              <w:rPr>
                <w:rFonts w:cs="Calibri"/>
                <w:color w:val="000000"/>
                <w:szCs w:val="20"/>
              </w:rPr>
            </w:pPr>
            <w:r w:rsidRPr="00D5163E">
              <w:rPr>
                <w:rFonts w:cs="Calibri"/>
                <w:szCs w:val="20"/>
              </w:rPr>
              <w:lastRenderedPageBreak/>
              <w:t>Min of Development Planning (</w:t>
            </w:r>
            <w:r w:rsidRPr="00D5163E">
              <w:rPr>
                <w:rFonts w:cs="Calibri"/>
                <w:i/>
                <w:szCs w:val="20"/>
              </w:rPr>
              <w:t>Badan Perencanaan Pembangunan Nasional or BAPPENAS)</w:t>
            </w:r>
          </w:p>
        </w:tc>
        <w:tc>
          <w:tcPr>
            <w:tcW w:w="2610" w:type="dxa"/>
          </w:tcPr>
          <w:p w14:paraId="2C164B91" w14:textId="77777777" w:rsidR="005973B6" w:rsidRPr="00D5163E" w:rsidRDefault="005973B6" w:rsidP="007E081C">
            <w:pPr>
              <w:rPr>
                <w:rFonts w:cs="Calibri"/>
                <w:color w:val="000000"/>
                <w:szCs w:val="20"/>
              </w:rPr>
            </w:pPr>
            <w:r w:rsidRPr="00D5163E">
              <w:rPr>
                <w:rFonts w:cs="Calibri"/>
                <w:color w:val="000000"/>
                <w:szCs w:val="20"/>
              </w:rPr>
              <w:t>Acts as the integrator of the related government programs within the overarching objectives of the EEL program which crosses many sectoral boundaries and policy/organizational areas considering overall national interest</w:t>
            </w:r>
          </w:p>
        </w:tc>
        <w:tc>
          <w:tcPr>
            <w:tcW w:w="2070" w:type="dxa"/>
          </w:tcPr>
          <w:p w14:paraId="6E5DD5AF"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Project board meetings </w:t>
            </w:r>
          </w:p>
          <w:p w14:paraId="20DB9CE0" w14:textId="77777777" w:rsidR="005973B6" w:rsidRPr="00D5163E" w:rsidRDefault="005973B6" w:rsidP="007E081C">
            <w:pPr>
              <w:pStyle w:val="ListParagraph"/>
              <w:ind w:left="0"/>
              <w:rPr>
                <w:rFonts w:ascii="Calibri" w:hAnsi="Calibri" w:cs="Calibri"/>
                <w:sz w:val="20"/>
                <w:szCs w:val="20"/>
              </w:rPr>
            </w:pPr>
          </w:p>
          <w:p w14:paraId="241E126C" w14:textId="77777777" w:rsidR="005973B6" w:rsidRPr="00D5163E" w:rsidRDefault="005973B6" w:rsidP="007E081C">
            <w:pPr>
              <w:pStyle w:val="ListParagraph"/>
              <w:ind w:left="0"/>
              <w:rPr>
                <w:rFonts w:ascii="Calibri" w:hAnsi="Calibri" w:cs="Calibri"/>
                <w:sz w:val="20"/>
                <w:szCs w:val="20"/>
              </w:rPr>
            </w:pPr>
          </w:p>
          <w:p w14:paraId="30B572EE" w14:textId="77777777" w:rsidR="005973B6" w:rsidRPr="00D5163E" w:rsidRDefault="005973B6" w:rsidP="007E081C">
            <w:pPr>
              <w:pStyle w:val="ListParagraph"/>
              <w:ind w:left="0"/>
              <w:rPr>
                <w:rFonts w:ascii="Calibri" w:hAnsi="Calibri" w:cs="Calibri"/>
                <w:sz w:val="20"/>
                <w:szCs w:val="20"/>
              </w:rPr>
            </w:pPr>
          </w:p>
          <w:p w14:paraId="3C06E90E"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Project reports </w:t>
            </w:r>
          </w:p>
          <w:p w14:paraId="70279AB2" w14:textId="77777777" w:rsidR="005973B6" w:rsidRPr="00D5163E" w:rsidRDefault="005973B6" w:rsidP="007E081C">
            <w:pPr>
              <w:pStyle w:val="ListParagraph"/>
              <w:ind w:left="0"/>
              <w:rPr>
                <w:rFonts w:ascii="Calibri" w:hAnsi="Calibri" w:cs="Calibri"/>
                <w:sz w:val="20"/>
                <w:szCs w:val="20"/>
              </w:rPr>
            </w:pPr>
          </w:p>
          <w:p w14:paraId="3A668BFC" w14:textId="77777777" w:rsidR="005973B6" w:rsidRPr="00D5163E" w:rsidRDefault="005973B6" w:rsidP="007E081C">
            <w:pPr>
              <w:pStyle w:val="ListParagraph"/>
              <w:ind w:left="0"/>
              <w:rPr>
                <w:rFonts w:ascii="Calibri" w:hAnsi="Calibri" w:cs="Calibri"/>
                <w:sz w:val="20"/>
                <w:szCs w:val="20"/>
              </w:rPr>
            </w:pPr>
          </w:p>
          <w:p w14:paraId="0B151CFD" w14:textId="77777777" w:rsidR="005973B6" w:rsidRPr="00D5163E" w:rsidRDefault="005973B6" w:rsidP="007E081C">
            <w:pPr>
              <w:pStyle w:val="ListParagraph"/>
              <w:ind w:left="0"/>
              <w:rPr>
                <w:rFonts w:ascii="Calibri" w:hAnsi="Calibri" w:cs="Calibri"/>
                <w:sz w:val="20"/>
                <w:szCs w:val="20"/>
              </w:rPr>
            </w:pPr>
          </w:p>
          <w:p w14:paraId="4405D29A"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Focus group dialogues </w:t>
            </w:r>
          </w:p>
          <w:p w14:paraId="2E6D3CBB" w14:textId="77777777" w:rsidR="005973B6" w:rsidRPr="00D5163E" w:rsidRDefault="005973B6" w:rsidP="007E081C">
            <w:pPr>
              <w:pStyle w:val="ListParagraph"/>
              <w:ind w:left="0"/>
              <w:rPr>
                <w:rFonts w:ascii="Calibri" w:hAnsi="Calibri" w:cs="Calibri"/>
                <w:sz w:val="20"/>
                <w:szCs w:val="20"/>
              </w:rPr>
            </w:pPr>
          </w:p>
          <w:p w14:paraId="2FBFA328" w14:textId="77777777" w:rsidR="005973B6" w:rsidRPr="00D5163E" w:rsidRDefault="005973B6" w:rsidP="007E081C">
            <w:pPr>
              <w:pStyle w:val="ListParagraph"/>
              <w:ind w:left="0"/>
              <w:rPr>
                <w:rFonts w:ascii="Calibri" w:hAnsi="Calibri" w:cs="Calibri"/>
                <w:sz w:val="20"/>
                <w:szCs w:val="20"/>
              </w:rPr>
            </w:pPr>
          </w:p>
          <w:p w14:paraId="65E30B79" w14:textId="77777777" w:rsidR="005973B6" w:rsidRPr="00D5163E" w:rsidRDefault="005973B6" w:rsidP="007E081C">
            <w:pPr>
              <w:pStyle w:val="ListParagraph"/>
              <w:ind w:left="0"/>
              <w:rPr>
                <w:rFonts w:ascii="Calibri" w:hAnsi="Calibri" w:cs="Calibri"/>
                <w:sz w:val="20"/>
                <w:szCs w:val="20"/>
              </w:rPr>
            </w:pPr>
          </w:p>
          <w:p w14:paraId="523C07E8"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One-on-one meetings,</w:t>
            </w:r>
          </w:p>
          <w:p w14:paraId="64083F26"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Phone/email</w:t>
            </w:r>
            <w:r w:rsidRPr="00D5163E">
              <w:rPr>
                <w:rFonts w:cs="Calibri"/>
                <w:szCs w:val="20"/>
              </w:rPr>
              <w:t xml:space="preserve"> </w:t>
            </w:r>
          </w:p>
        </w:tc>
        <w:tc>
          <w:tcPr>
            <w:tcW w:w="1440" w:type="dxa"/>
          </w:tcPr>
          <w:p w14:paraId="2B6B75EA"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54975511"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4BA0B07E" w14:textId="77777777" w:rsidR="005973B6" w:rsidRPr="00D5163E" w:rsidRDefault="005973B6" w:rsidP="007E081C">
            <w:pPr>
              <w:pStyle w:val="ListParagraph"/>
              <w:ind w:left="0"/>
              <w:rPr>
                <w:rFonts w:ascii="Calibri" w:hAnsi="Calibri" w:cs="Calibri"/>
                <w:color w:val="FF0000"/>
                <w:sz w:val="20"/>
                <w:szCs w:val="20"/>
              </w:rPr>
            </w:pPr>
            <w:r w:rsidRPr="00D5163E">
              <w:rPr>
                <w:rFonts w:ascii="Calibri" w:hAnsi="Calibri" w:cs="Calibri"/>
                <w:sz w:val="20"/>
                <w:szCs w:val="20"/>
              </w:rPr>
              <w:t>PMU</w:t>
            </w:r>
          </w:p>
        </w:tc>
        <w:tc>
          <w:tcPr>
            <w:tcW w:w="1890" w:type="dxa"/>
          </w:tcPr>
          <w:p w14:paraId="6E9FA132" w14:textId="77777777" w:rsidR="005973B6" w:rsidRPr="00D5163E" w:rsidRDefault="005973B6" w:rsidP="007E081C">
            <w:pPr>
              <w:rPr>
                <w:rFonts w:cs="Calibri"/>
                <w:szCs w:val="20"/>
                <w:lang w:eastAsia="zh-CN"/>
              </w:rPr>
            </w:pPr>
            <w:r w:rsidRPr="00D5163E">
              <w:rPr>
                <w:rFonts w:cs="Calibri"/>
                <w:szCs w:val="20"/>
                <w:lang w:eastAsia="zh-CN"/>
              </w:rPr>
              <w:t>Quarterly or more frequently when necessary</w:t>
            </w:r>
          </w:p>
          <w:p w14:paraId="7CF7E9AE" w14:textId="77777777" w:rsidR="005973B6" w:rsidRPr="00D5163E" w:rsidRDefault="005973B6" w:rsidP="007E081C">
            <w:pPr>
              <w:rPr>
                <w:rFonts w:cs="Calibri"/>
                <w:szCs w:val="20"/>
                <w:lang w:eastAsia="zh-CN"/>
              </w:rPr>
            </w:pPr>
          </w:p>
          <w:p w14:paraId="4DCCB56A" w14:textId="77777777" w:rsidR="005973B6" w:rsidRPr="00D5163E" w:rsidRDefault="005973B6" w:rsidP="007E081C">
            <w:pPr>
              <w:rPr>
                <w:rFonts w:cs="Calibri"/>
                <w:szCs w:val="20"/>
                <w:lang w:eastAsia="zh-CN"/>
              </w:rPr>
            </w:pPr>
            <w:r w:rsidRPr="00D5163E">
              <w:rPr>
                <w:rFonts w:cs="Calibri"/>
                <w:szCs w:val="20"/>
                <w:lang w:eastAsia="zh-CN"/>
              </w:rPr>
              <w:t xml:space="preserve">Annually </w:t>
            </w:r>
          </w:p>
          <w:p w14:paraId="4158916E" w14:textId="77777777" w:rsidR="005973B6" w:rsidRPr="00D5163E" w:rsidRDefault="005973B6" w:rsidP="007E081C">
            <w:pPr>
              <w:rPr>
                <w:rFonts w:cs="Calibri"/>
                <w:szCs w:val="20"/>
                <w:lang w:eastAsia="zh-CN"/>
              </w:rPr>
            </w:pPr>
          </w:p>
          <w:p w14:paraId="7DCFEE57" w14:textId="77777777" w:rsidR="005973B6" w:rsidRPr="00D5163E" w:rsidRDefault="005973B6" w:rsidP="007E081C">
            <w:pPr>
              <w:rPr>
                <w:rFonts w:cs="Calibri"/>
                <w:szCs w:val="20"/>
                <w:lang w:eastAsia="zh-CN"/>
              </w:rPr>
            </w:pPr>
          </w:p>
          <w:p w14:paraId="2CF78774" w14:textId="77777777" w:rsidR="005973B6" w:rsidRPr="00D5163E" w:rsidRDefault="005973B6" w:rsidP="007E081C">
            <w:pPr>
              <w:rPr>
                <w:rFonts w:cs="Calibri"/>
                <w:szCs w:val="20"/>
                <w:lang w:eastAsia="zh-CN"/>
              </w:rPr>
            </w:pPr>
          </w:p>
          <w:p w14:paraId="2F142CC2"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plan </w:t>
            </w:r>
          </w:p>
          <w:p w14:paraId="3405CA1F" w14:textId="77777777" w:rsidR="005973B6" w:rsidRPr="00D5163E" w:rsidRDefault="005973B6" w:rsidP="007E081C">
            <w:pPr>
              <w:pStyle w:val="ListParagraph"/>
              <w:ind w:left="0"/>
              <w:rPr>
                <w:rFonts w:ascii="Calibri" w:hAnsi="Calibri" w:cs="Calibri"/>
                <w:sz w:val="20"/>
                <w:szCs w:val="20"/>
                <w:lang w:eastAsia="zh-CN"/>
              </w:rPr>
            </w:pPr>
          </w:p>
          <w:p w14:paraId="5D27D137" w14:textId="77777777" w:rsidR="005973B6" w:rsidRPr="00D5163E" w:rsidRDefault="005973B6" w:rsidP="007E081C">
            <w:pPr>
              <w:pStyle w:val="ListParagraph"/>
              <w:ind w:left="0"/>
              <w:rPr>
                <w:rFonts w:ascii="Calibri" w:hAnsi="Calibri" w:cs="Calibri"/>
                <w:color w:val="FF0000"/>
                <w:sz w:val="20"/>
                <w:szCs w:val="20"/>
              </w:rPr>
            </w:pPr>
            <w:r w:rsidRPr="00D5163E">
              <w:rPr>
                <w:rFonts w:ascii="Calibri" w:hAnsi="Calibri" w:cs="Calibri"/>
                <w:sz w:val="20"/>
                <w:szCs w:val="20"/>
                <w:lang w:eastAsia="zh-CN"/>
              </w:rPr>
              <w:t>As frequently as necessary</w:t>
            </w:r>
          </w:p>
        </w:tc>
      </w:tr>
      <w:tr w:rsidR="005973B6" w:rsidRPr="00D5163E" w14:paraId="7B284682" w14:textId="77777777" w:rsidTr="009C5667">
        <w:tc>
          <w:tcPr>
            <w:tcW w:w="1440" w:type="dxa"/>
          </w:tcPr>
          <w:p w14:paraId="0D6ACB79" w14:textId="77777777" w:rsidR="005973B6" w:rsidRPr="00D5163E" w:rsidRDefault="005973B6" w:rsidP="007E081C">
            <w:pPr>
              <w:rPr>
                <w:rFonts w:cs="Calibri"/>
                <w:color w:val="000000"/>
                <w:szCs w:val="20"/>
                <w:lang w:val="sv-SE"/>
              </w:rPr>
            </w:pPr>
            <w:r w:rsidRPr="00D5163E">
              <w:rPr>
                <w:rFonts w:cs="Calibri"/>
                <w:szCs w:val="20"/>
                <w:lang w:val="sv-SE"/>
              </w:rPr>
              <w:t>Public Procurement Agency –</w:t>
            </w:r>
            <w:r w:rsidRPr="00D5163E">
              <w:rPr>
                <w:rStyle w:val="HeaderChar"/>
                <w:rFonts w:ascii="Calibri" w:hAnsi="Calibri" w:cs="Calibri"/>
                <w:i/>
                <w:sz w:val="20"/>
                <w:szCs w:val="20"/>
                <w:lang w:val="sv-SE"/>
              </w:rPr>
              <w:t xml:space="preserve"> </w:t>
            </w:r>
            <w:r w:rsidRPr="00D5163E">
              <w:rPr>
                <w:rStyle w:val="st"/>
                <w:rFonts w:cs="Calibri"/>
                <w:i/>
                <w:szCs w:val="20"/>
                <w:lang w:val="sv-SE"/>
              </w:rPr>
              <w:t>Lembaga Kebijakan Pengadaan Barang/Jasa Pemerintah</w:t>
            </w:r>
            <w:r w:rsidRPr="00D5163E">
              <w:rPr>
                <w:rFonts w:cs="Calibri"/>
                <w:szCs w:val="20"/>
                <w:lang w:val="sv-SE"/>
              </w:rPr>
              <w:t xml:space="preserve"> (LKPP)</w:t>
            </w:r>
          </w:p>
        </w:tc>
        <w:tc>
          <w:tcPr>
            <w:tcW w:w="2610" w:type="dxa"/>
          </w:tcPr>
          <w:p w14:paraId="550C861F" w14:textId="77777777" w:rsidR="005973B6" w:rsidRPr="00D5163E" w:rsidRDefault="005973B6" w:rsidP="007E081C">
            <w:pPr>
              <w:rPr>
                <w:rFonts w:cs="Calibri"/>
                <w:color w:val="000000"/>
                <w:szCs w:val="20"/>
              </w:rPr>
            </w:pPr>
            <w:r w:rsidRPr="00D5163E">
              <w:rPr>
                <w:rFonts w:cs="Calibri"/>
                <w:color w:val="000000"/>
                <w:szCs w:val="20"/>
              </w:rPr>
              <w:t xml:space="preserve">Acts as main resource agency for the development and adoption of government procurement policies in order to hasten the market penetration of locally produced high efficiency and affordable lighting products </w:t>
            </w:r>
          </w:p>
        </w:tc>
        <w:tc>
          <w:tcPr>
            <w:tcW w:w="2070" w:type="dxa"/>
          </w:tcPr>
          <w:p w14:paraId="5C8230B2" w14:textId="77777777" w:rsidR="005973B6" w:rsidRPr="00D5163E" w:rsidRDefault="005973B6" w:rsidP="007E081C">
            <w:pPr>
              <w:rPr>
                <w:rFonts w:cs="Calibri"/>
                <w:szCs w:val="20"/>
              </w:rPr>
            </w:pPr>
            <w:r w:rsidRPr="00D5163E">
              <w:rPr>
                <w:rFonts w:cs="Calibri"/>
                <w:szCs w:val="20"/>
              </w:rPr>
              <w:t xml:space="preserve">Project board meetings </w:t>
            </w:r>
          </w:p>
          <w:p w14:paraId="099309EA" w14:textId="0C56F1E8" w:rsidR="005973B6" w:rsidRPr="00D5163E" w:rsidRDefault="005973B6" w:rsidP="007E081C">
            <w:pPr>
              <w:rPr>
                <w:rFonts w:cs="Calibri"/>
                <w:szCs w:val="20"/>
              </w:rPr>
            </w:pPr>
          </w:p>
          <w:p w14:paraId="7E8B0D85" w14:textId="77777777" w:rsidR="009C5667" w:rsidRPr="00D5163E" w:rsidRDefault="009C5667" w:rsidP="007E081C">
            <w:pPr>
              <w:rPr>
                <w:rFonts w:cs="Calibri"/>
                <w:szCs w:val="20"/>
              </w:rPr>
            </w:pPr>
          </w:p>
          <w:p w14:paraId="6528F8A2" w14:textId="77777777" w:rsidR="005973B6" w:rsidRPr="00D5163E" w:rsidRDefault="005973B6" w:rsidP="007E081C">
            <w:pPr>
              <w:rPr>
                <w:rFonts w:cs="Calibri"/>
                <w:szCs w:val="20"/>
              </w:rPr>
            </w:pPr>
            <w:r w:rsidRPr="00D5163E">
              <w:rPr>
                <w:rFonts w:cs="Calibri"/>
                <w:szCs w:val="20"/>
              </w:rPr>
              <w:t xml:space="preserve">Project reports </w:t>
            </w:r>
          </w:p>
          <w:p w14:paraId="6FD75995" w14:textId="77777777" w:rsidR="005973B6" w:rsidRPr="00D5163E" w:rsidRDefault="005973B6" w:rsidP="007E081C">
            <w:pPr>
              <w:rPr>
                <w:rFonts w:cs="Calibri"/>
                <w:szCs w:val="20"/>
              </w:rPr>
            </w:pPr>
          </w:p>
          <w:p w14:paraId="0D12BCB6"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Workshops, trainings, focus group dialogues</w:t>
            </w:r>
          </w:p>
          <w:p w14:paraId="22DE3F14" w14:textId="77777777" w:rsidR="005973B6" w:rsidRPr="00D5163E" w:rsidRDefault="005973B6" w:rsidP="007E081C">
            <w:pPr>
              <w:pStyle w:val="ListParagraph"/>
              <w:ind w:left="0"/>
              <w:rPr>
                <w:rFonts w:ascii="Calibri" w:hAnsi="Calibri" w:cs="Calibri"/>
                <w:sz w:val="20"/>
                <w:szCs w:val="20"/>
              </w:rPr>
            </w:pPr>
          </w:p>
          <w:p w14:paraId="43269524" w14:textId="77777777" w:rsidR="005973B6" w:rsidRPr="00D5163E" w:rsidRDefault="005973B6" w:rsidP="007E081C">
            <w:pPr>
              <w:pStyle w:val="ListParagraph"/>
              <w:ind w:left="0"/>
              <w:rPr>
                <w:rFonts w:ascii="Calibri" w:hAnsi="Calibri" w:cs="Calibri"/>
                <w:sz w:val="20"/>
                <w:szCs w:val="20"/>
              </w:rPr>
            </w:pPr>
          </w:p>
          <w:p w14:paraId="3A346CBB"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One-on-one meetings,</w:t>
            </w:r>
          </w:p>
          <w:p w14:paraId="083C15EF"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Phone/email</w:t>
            </w:r>
            <w:r w:rsidRPr="00D5163E">
              <w:rPr>
                <w:rFonts w:cs="Calibri"/>
                <w:szCs w:val="20"/>
              </w:rPr>
              <w:t xml:space="preserve"> </w:t>
            </w:r>
          </w:p>
        </w:tc>
        <w:tc>
          <w:tcPr>
            <w:tcW w:w="1440" w:type="dxa"/>
          </w:tcPr>
          <w:p w14:paraId="042216B1"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2ACD45DD"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38D2B09C"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tc>
        <w:tc>
          <w:tcPr>
            <w:tcW w:w="1890" w:type="dxa"/>
          </w:tcPr>
          <w:p w14:paraId="05CE128A" w14:textId="77777777" w:rsidR="005973B6" w:rsidRPr="00D5163E" w:rsidRDefault="005973B6" w:rsidP="007E081C">
            <w:pPr>
              <w:rPr>
                <w:rFonts w:cs="Calibri"/>
                <w:szCs w:val="20"/>
                <w:lang w:eastAsia="zh-CN"/>
              </w:rPr>
            </w:pPr>
            <w:r w:rsidRPr="00D5163E">
              <w:rPr>
                <w:rFonts w:cs="Calibri"/>
                <w:szCs w:val="20"/>
                <w:lang w:eastAsia="zh-CN"/>
              </w:rPr>
              <w:t>Quarterly or more frequently when necessary</w:t>
            </w:r>
          </w:p>
          <w:p w14:paraId="4DA9DEA5" w14:textId="77777777" w:rsidR="005973B6" w:rsidRPr="00D5163E" w:rsidRDefault="005973B6" w:rsidP="007E081C">
            <w:pPr>
              <w:pStyle w:val="ListParagraph"/>
              <w:ind w:left="0"/>
              <w:rPr>
                <w:rFonts w:ascii="Calibri" w:hAnsi="Calibri" w:cs="Calibri"/>
                <w:sz w:val="20"/>
                <w:szCs w:val="20"/>
                <w:lang w:eastAsia="zh-CN"/>
              </w:rPr>
            </w:pPr>
          </w:p>
          <w:p w14:paraId="08CF47B9"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Annually</w:t>
            </w:r>
          </w:p>
          <w:p w14:paraId="4CA7E238" w14:textId="77777777" w:rsidR="005973B6" w:rsidRPr="00D5163E" w:rsidRDefault="005973B6" w:rsidP="007E081C">
            <w:pPr>
              <w:pStyle w:val="ListParagraph"/>
              <w:ind w:left="0"/>
              <w:rPr>
                <w:rFonts w:ascii="Calibri" w:hAnsi="Calibri" w:cs="Calibri"/>
                <w:sz w:val="20"/>
                <w:szCs w:val="20"/>
                <w:lang w:eastAsia="zh-CN"/>
              </w:rPr>
            </w:pPr>
          </w:p>
          <w:p w14:paraId="5F9E6D9C"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plan </w:t>
            </w:r>
          </w:p>
          <w:p w14:paraId="5BDFEFC2" w14:textId="77777777" w:rsidR="005973B6" w:rsidRPr="00D5163E" w:rsidRDefault="005973B6" w:rsidP="007E081C">
            <w:pPr>
              <w:pStyle w:val="ListParagraph"/>
              <w:ind w:left="0"/>
              <w:rPr>
                <w:rFonts w:ascii="Calibri" w:hAnsi="Calibri" w:cs="Calibri"/>
                <w:sz w:val="20"/>
                <w:szCs w:val="20"/>
              </w:rPr>
            </w:pPr>
          </w:p>
          <w:p w14:paraId="38FDC982"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lang w:eastAsia="zh-CN"/>
              </w:rPr>
              <w:t xml:space="preserve">As frequently as necessary </w:t>
            </w:r>
          </w:p>
        </w:tc>
      </w:tr>
      <w:tr w:rsidR="005973B6" w:rsidRPr="00D5163E" w14:paraId="05C6F12C" w14:textId="77777777" w:rsidTr="009C5667">
        <w:tc>
          <w:tcPr>
            <w:tcW w:w="1440" w:type="dxa"/>
          </w:tcPr>
          <w:p w14:paraId="5325D19A" w14:textId="77777777" w:rsidR="005973B6" w:rsidRPr="00D5163E" w:rsidRDefault="005973B6" w:rsidP="007E081C">
            <w:pPr>
              <w:rPr>
                <w:rFonts w:cs="Calibri"/>
                <w:color w:val="000000"/>
                <w:szCs w:val="20"/>
              </w:rPr>
            </w:pPr>
            <w:r w:rsidRPr="00D5163E">
              <w:rPr>
                <w:rFonts w:cs="Calibri"/>
                <w:szCs w:val="20"/>
              </w:rPr>
              <w:t>Financial Service Authority (</w:t>
            </w:r>
            <w:r w:rsidRPr="00D5163E">
              <w:rPr>
                <w:rStyle w:val="Emphasis"/>
                <w:rFonts w:cs="Calibri"/>
                <w:szCs w:val="20"/>
              </w:rPr>
              <w:t>Otoritas Jasa Keuangan</w:t>
            </w:r>
            <w:r w:rsidRPr="00D5163E">
              <w:rPr>
                <w:rFonts w:cs="Calibri"/>
                <w:szCs w:val="20"/>
              </w:rPr>
              <w:t xml:space="preserve"> or</w:t>
            </w:r>
            <w:r w:rsidRPr="00D5163E">
              <w:rPr>
                <w:rFonts w:cs="Calibri"/>
                <w:i/>
                <w:szCs w:val="20"/>
              </w:rPr>
              <w:t xml:space="preserve"> OJK</w:t>
            </w:r>
            <w:r w:rsidRPr="00D5163E">
              <w:rPr>
                <w:rFonts w:cs="Calibri"/>
                <w:szCs w:val="20"/>
              </w:rPr>
              <w:t>)</w:t>
            </w:r>
          </w:p>
        </w:tc>
        <w:tc>
          <w:tcPr>
            <w:tcW w:w="2610" w:type="dxa"/>
          </w:tcPr>
          <w:p w14:paraId="6CE6DBD5" w14:textId="77777777" w:rsidR="005973B6" w:rsidRPr="00D5163E" w:rsidRDefault="005973B6" w:rsidP="007E081C">
            <w:pPr>
              <w:rPr>
                <w:rFonts w:cs="Calibri"/>
                <w:color w:val="000000"/>
                <w:szCs w:val="20"/>
              </w:rPr>
            </w:pPr>
            <w:r w:rsidRPr="00D5163E">
              <w:rPr>
                <w:rFonts w:cs="Calibri"/>
                <w:color w:val="000000"/>
                <w:szCs w:val="20"/>
              </w:rPr>
              <w:t>Coordinates among financial institutions and banks and provides overall policy direction and guidance in implementation of financing mechanisms that will be adopted by the project</w:t>
            </w:r>
          </w:p>
        </w:tc>
        <w:tc>
          <w:tcPr>
            <w:tcW w:w="2070" w:type="dxa"/>
          </w:tcPr>
          <w:p w14:paraId="6F8C60E1"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Project board meetings </w:t>
            </w:r>
          </w:p>
          <w:p w14:paraId="776D8428" w14:textId="164081F0" w:rsidR="005973B6" w:rsidRPr="00D5163E" w:rsidRDefault="005973B6" w:rsidP="007E081C">
            <w:pPr>
              <w:rPr>
                <w:rFonts w:cs="Calibri"/>
                <w:szCs w:val="20"/>
              </w:rPr>
            </w:pPr>
          </w:p>
          <w:p w14:paraId="43C58A49" w14:textId="77777777" w:rsidR="009C5667" w:rsidRPr="00D5163E" w:rsidRDefault="009C5667" w:rsidP="007E081C">
            <w:pPr>
              <w:rPr>
                <w:rFonts w:cs="Calibri"/>
                <w:szCs w:val="20"/>
              </w:rPr>
            </w:pPr>
          </w:p>
          <w:p w14:paraId="593F0F89" w14:textId="77777777" w:rsidR="005973B6" w:rsidRPr="00D5163E" w:rsidRDefault="005973B6" w:rsidP="007E081C">
            <w:pPr>
              <w:rPr>
                <w:rFonts w:cs="Calibri"/>
                <w:szCs w:val="20"/>
              </w:rPr>
            </w:pPr>
            <w:r w:rsidRPr="00D5163E">
              <w:rPr>
                <w:rFonts w:cs="Calibri"/>
                <w:szCs w:val="20"/>
              </w:rPr>
              <w:t xml:space="preserve">Project reports </w:t>
            </w:r>
          </w:p>
          <w:p w14:paraId="6343F221" w14:textId="77777777" w:rsidR="005973B6" w:rsidRPr="00D5163E" w:rsidRDefault="005973B6" w:rsidP="007E081C">
            <w:pPr>
              <w:pStyle w:val="ListParagraph"/>
              <w:ind w:left="0"/>
              <w:rPr>
                <w:rFonts w:ascii="Calibri" w:hAnsi="Calibri" w:cs="Calibri"/>
                <w:sz w:val="20"/>
                <w:szCs w:val="20"/>
              </w:rPr>
            </w:pPr>
          </w:p>
          <w:p w14:paraId="40ACC364" w14:textId="77777777" w:rsidR="005973B6" w:rsidRPr="00D5163E" w:rsidRDefault="005973B6" w:rsidP="007E081C">
            <w:pPr>
              <w:pStyle w:val="ListParagraph"/>
              <w:ind w:left="0"/>
              <w:rPr>
                <w:rFonts w:ascii="Calibri" w:hAnsi="Calibri" w:cs="Calibri"/>
                <w:sz w:val="20"/>
                <w:szCs w:val="20"/>
              </w:rPr>
            </w:pPr>
          </w:p>
          <w:p w14:paraId="3ED0A048"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Workshops, trainings, focus group dialogues, business forums </w:t>
            </w:r>
          </w:p>
          <w:p w14:paraId="64A1B289" w14:textId="77777777" w:rsidR="005973B6" w:rsidRPr="00D5163E" w:rsidRDefault="005973B6" w:rsidP="007E081C">
            <w:pPr>
              <w:pStyle w:val="ListParagraph"/>
              <w:ind w:left="0"/>
              <w:rPr>
                <w:rFonts w:ascii="Calibri" w:hAnsi="Calibri" w:cs="Calibri"/>
                <w:sz w:val="20"/>
                <w:szCs w:val="20"/>
              </w:rPr>
            </w:pPr>
          </w:p>
          <w:p w14:paraId="2A4B1D71"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One-on-one meetings,</w:t>
            </w:r>
          </w:p>
          <w:p w14:paraId="1EB55291"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Phone/email</w:t>
            </w:r>
            <w:r w:rsidRPr="00D5163E">
              <w:rPr>
                <w:rFonts w:cs="Calibri"/>
                <w:szCs w:val="20"/>
              </w:rPr>
              <w:t xml:space="preserve"> </w:t>
            </w:r>
          </w:p>
        </w:tc>
        <w:tc>
          <w:tcPr>
            <w:tcW w:w="1440" w:type="dxa"/>
          </w:tcPr>
          <w:p w14:paraId="2D2D4856"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3D3CE5E8"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70767828"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tc>
        <w:tc>
          <w:tcPr>
            <w:tcW w:w="1890" w:type="dxa"/>
          </w:tcPr>
          <w:p w14:paraId="0BEC8F3F" w14:textId="77777777" w:rsidR="005973B6" w:rsidRPr="00D5163E" w:rsidRDefault="005973B6" w:rsidP="007E081C">
            <w:pPr>
              <w:rPr>
                <w:rFonts w:cs="Calibri"/>
                <w:szCs w:val="20"/>
                <w:lang w:eastAsia="zh-CN"/>
              </w:rPr>
            </w:pPr>
            <w:r w:rsidRPr="00D5163E">
              <w:rPr>
                <w:rFonts w:cs="Calibri"/>
                <w:szCs w:val="20"/>
                <w:lang w:eastAsia="zh-CN"/>
              </w:rPr>
              <w:t>Quarterly or more frequently when necessary</w:t>
            </w:r>
          </w:p>
          <w:p w14:paraId="0D4008FB" w14:textId="77777777" w:rsidR="005973B6" w:rsidRPr="00D5163E" w:rsidRDefault="005973B6" w:rsidP="007E081C">
            <w:pPr>
              <w:pStyle w:val="ListParagraph"/>
              <w:ind w:left="0"/>
              <w:rPr>
                <w:rFonts w:ascii="Calibri" w:hAnsi="Calibri" w:cs="Calibri"/>
                <w:sz w:val="20"/>
                <w:szCs w:val="20"/>
                <w:lang w:eastAsia="zh-CN"/>
              </w:rPr>
            </w:pPr>
          </w:p>
          <w:p w14:paraId="6CA53549"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Annually </w:t>
            </w:r>
          </w:p>
          <w:p w14:paraId="18FA22E4" w14:textId="77777777" w:rsidR="005973B6" w:rsidRPr="00D5163E" w:rsidRDefault="005973B6" w:rsidP="007E081C">
            <w:pPr>
              <w:pStyle w:val="ListParagraph"/>
              <w:ind w:left="0"/>
              <w:rPr>
                <w:rFonts w:ascii="Calibri" w:hAnsi="Calibri" w:cs="Calibri"/>
                <w:sz w:val="20"/>
                <w:szCs w:val="20"/>
                <w:lang w:eastAsia="zh-CN"/>
              </w:rPr>
            </w:pPr>
          </w:p>
          <w:p w14:paraId="4F19318F" w14:textId="77777777" w:rsidR="005973B6" w:rsidRPr="00D5163E" w:rsidRDefault="005973B6" w:rsidP="007E081C">
            <w:pPr>
              <w:pStyle w:val="ListParagraph"/>
              <w:ind w:left="0"/>
              <w:rPr>
                <w:rFonts w:ascii="Calibri" w:hAnsi="Calibri" w:cs="Calibri"/>
                <w:sz w:val="20"/>
                <w:szCs w:val="20"/>
                <w:lang w:eastAsia="zh-CN"/>
              </w:rPr>
            </w:pPr>
          </w:p>
          <w:p w14:paraId="148F25A6"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plan </w:t>
            </w:r>
          </w:p>
          <w:p w14:paraId="52A41DF5" w14:textId="77777777" w:rsidR="005973B6" w:rsidRPr="00D5163E" w:rsidRDefault="005973B6" w:rsidP="007E081C">
            <w:pPr>
              <w:pStyle w:val="ListParagraph"/>
              <w:ind w:left="0"/>
              <w:rPr>
                <w:rFonts w:ascii="Calibri" w:hAnsi="Calibri" w:cs="Calibri"/>
                <w:sz w:val="20"/>
                <w:szCs w:val="20"/>
              </w:rPr>
            </w:pPr>
          </w:p>
          <w:p w14:paraId="7D1E12DF"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As frequently as necessary </w:t>
            </w:r>
          </w:p>
        </w:tc>
      </w:tr>
      <w:tr w:rsidR="005973B6" w:rsidRPr="00D5163E" w14:paraId="19F261BF" w14:textId="77777777" w:rsidTr="009C5667">
        <w:tc>
          <w:tcPr>
            <w:tcW w:w="1440" w:type="dxa"/>
          </w:tcPr>
          <w:p w14:paraId="3C1ED7B6" w14:textId="77777777" w:rsidR="005973B6" w:rsidRPr="00D5163E" w:rsidRDefault="005973B6" w:rsidP="007E081C">
            <w:pPr>
              <w:rPr>
                <w:rFonts w:cs="Calibri"/>
                <w:color w:val="000000"/>
                <w:szCs w:val="20"/>
                <w:lang w:val="sv-SE"/>
              </w:rPr>
            </w:pPr>
            <w:r w:rsidRPr="00D5163E">
              <w:rPr>
                <w:rStyle w:val="Emphasis"/>
                <w:rFonts w:cs="Calibri"/>
                <w:szCs w:val="20"/>
                <w:lang w:val="sv-SE"/>
              </w:rPr>
              <w:t>PT Sarana Multi Infrastruktur</w:t>
            </w:r>
            <w:r w:rsidRPr="00D5163E">
              <w:rPr>
                <w:rStyle w:val="st"/>
                <w:rFonts w:cs="Calibri"/>
                <w:szCs w:val="20"/>
                <w:lang w:val="sv-SE"/>
              </w:rPr>
              <w:t xml:space="preserve"> - Persero</w:t>
            </w:r>
            <w:r w:rsidRPr="00D5163E">
              <w:rPr>
                <w:rFonts w:eastAsia="Times New Roman" w:cs="Calibri"/>
                <w:bCs/>
                <w:szCs w:val="20"/>
                <w:lang w:val="sv-SE"/>
              </w:rPr>
              <w:t xml:space="preserve"> (</w:t>
            </w:r>
            <w:r w:rsidRPr="00D5163E">
              <w:rPr>
                <w:rFonts w:cs="Calibri"/>
                <w:szCs w:val="20"/>
                <w:lang w:val="sv-SE"/>
              </w:rPr>
              <w:t>PT SMI)</w:t>
            </w:r>
          </w:p>
        </w:tc>
        <w:tc>
          <w:tcPr>
            <w:tcW w:w="2610" w:type="dxa"/>
          </w:tcPr>
          <w:p w14:paraId="064639D6" w14:textId="77777777" w:rsidR="005973B6" w:rsidRPr="00D5163E" w:rsidRDefault="005973B6" w:rsidP="007E081C">
            <w:pPr>
              <w:rPr>
                <w:rFonts w:cs="Calibri"/>
                <w:color w:val="000000"/>
                <w:szCs w:val="20"/>
              </w:rPr>
            </w:pPr>
            <w:r w:rsidRPr="00D5163E">
              <w:rPr>
                <w:rFonts w:eastAsia="Times New Roman" w:cs="Calibri"/>
                <w:szCs w:val="20"/>
              </w:rPr>
              <w:t>Acts as resource group for green banking and green infrastructure as it applies to buildings and street lighting finance</w:t>
            </w:r>
            <w:r w:rsidRPr="00D5163E">
              <w:rPr>
                <w:rFonts w:cs="Calibri"/>
                <w:szCs w:val="20"/>
              </w:rPr>
              <w:t xml:space="preserve"> </w:t>
            </w:r>
          </w:p>
        </w:tc>
        <w:tc>
          <w:tcPr>
            <w:tcW w:w="2070" w:type="dxa"/>
          </w:tcPr>
          <w:p w14:paraId="4F257C9D"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Workshops, trainings, focus group dialogues </w:t>
            </w:r>
          </w:p>
          <w:p w14:paraId="6C2A83E0" w14:textId="77777777" w:rsidR="005973B6" w:rsidRPr="00D5163E" w:rsidRDefault="005973B6" w:rsidP="007E081C">
            <w:pPr>
              <w:pStyle w:val="ListParagraph"/>
              <w:ind w:left="0"/>
              <w:rPr>
                <w:rFonts w:ascii="Calibri" w:hAnsi="Calibri" w:cs="Calibri"/>
                <w:sz w:val="20"/>
                <w:szCs w:val="20"/>
              </w:rPr>
            </w:pPr>
          </w:p>
          <w:p w14:paraId="36121758" w14:textId="77777777" w:rsidR="005973B6" w:rsidRPr="00D5163E" w:rsidRDefault="005973B6" w:rsidP="007E081C">
            <w:pPr>
              <w:pStyle w:val="ListParagraph"/>
              <w:ind w:left="0"/>
              <w:rPr>
                <w:rFonts w:ascii="Calibri" w:hAnsi="Calibri" w:cs="Calibri"/>
                <w:sz w:val="20"/>
                <w:szCs w:val="20"/>
              </w:rPr>
            </w:pPr>
          </w:p>
          <w:p w14:paraId="49376A18"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One-on-one meetings,</w:t>
            </w:r>
          </w:p>
          <w:p w14:paraId="6DEE01BE"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Phone/email</w:t>
            </w:r>
          </w:p>
        </w:tc>
        <w:tc>
          <w:tcPr>
            <w:tcW w:w="1440" w:type="dxa"/>
          </w:tcPr>
          <w:p w14:paraId="5EC5CCDC"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6550F0E8"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6CF29162"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tc>
        <w:tc>
          <w:tcPr>
            <w:tcW w:w="1890" w:type="dxa"/>
          </w:tcPr>
          <w:p w14:paraId="30C06100"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plan </w:t>
            </w:r>
          </w:p>
          <w:p w14:paraId="5F561557" w14:textId="77777777" w:rsidR="005973B6" w:rsidRPr="00D5163E" w:rsidRDefault="005973B6" w:rsidP="007E081C">
            <w:pPr>
              <w:pStyle w:val="ListParagraph"/>
              <w:ind w:left="0"/>
              <w:rPr>
                <w:rFonts w:ascii="Calibri" w:hAnsi="Calibri" w:cs="Calibri"/>
                <w:sz w:val="20"/>
                <w:szCs w:val="20"/>
              </w:rPr>
            </w:pPr>
          </w:p>
          <w:p w14:paraId="047D8A5E" w14:textId="77777777" w:rsidR="005973B6" w:rsidRPr="00D5163E" w:rsidRDefault="005973B6" w:rsidP="007E081C">
            <w:pPr>
              <w:pStyle w:val="ListParagraph"/>
              <w:ind w:left="0"/>
              <w:rPr>
                <w:rFonts w:ascii="Calibri" w:hAnsi="Calibri" w:cs="Calibri"/>
                <w:sz w:val="20"/>
                <w:szCs w:val="20"/>
              </w:rPr>
            </w:pPr>
          </w:p>
          <w:p w14:paraId="5F31F0DE"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lang w:eastAsia="zh-CN"/>
              </w:rPr>
              <w:t>As frequently as necessary</w:t>
            </w:r>
          </w:p>
        </w:tc>
      </w:tr>
      <w:tr w:rsidR="005973B6" w:rsidRPr="00D5163E" w14:paraId="5FAA09BE" w14:textId="77777777" w:rsidTr="009C5667">
        <w:tc>
          <w:tcPr>
            <w:tcW w:w="1440" w:type="dxa"/>
          </w:tcPr>
          <w:p w14:paraId="029CA1D9" w14:textId="77777777" w:rsidR="005973B6" w:rsidRPr="00D5163E" w:rsidRDefault="005973B6" w:rsidP="007E081C">
            <w:pPr>
              <w:rPr>
                <w:rFonts w:cs="Calibri"/>
                <w:szCs w:val="20"/>
              </w:rPr>
            </w:pPr>
            <w:r w:rsidRPr="00D5163E">
              <w:rPr>
                <w:rFonts w:cs="Calibri"/>
                <w:szCs w:val="20"/>
              </w:rPr>
              <w:lastRenderedPageBreak/>
              <w:t>City Government – Smart Cities</w:t>
            </w:r>
          </w:p>
        </w:tc>
        <w:tc>
          <w:tcPr>
            <w:tcW w:w="2610" w:type="dxa"/>
          </w:tcPr>
          <w:p w14:paraId="4DF9C3EB" w14:textId="77777777" w:rsidR="005973B6" w:rsidRPr="00D5163E" w:rsidRDefault="005973B6" w:rsidP="007E081C">
            <w:pPr>
              <w:rPr>
                <w:rFonts w:cs="Calibri"/>
                <w:color w:val="000000"/>
                <w:szCs w:val="20"/>
              </w:rPr>
            </w:pPr>
            <w:r w:rsidRPr="00D5163E">
              <w:rPr>
                <w:rFonts w:cs="Calibri"/>
                <w:color w:val="000000"/>
                <w:szCs w:val="20"/>
              </w:rPr>
              <w:t>Act as pilot demonstration hosts in EEL application in street lighting and the evaluation of the impacts of the transformation toward EELs</w:t>
            </w:r>
          </w:p>
        </w:tc>
        <w:tc>
          <w:tcPr>
            <w:tcW w:w="2070" w:type="dxa"/>
          </w:tcPr>
          <w:p w14:paraId="01DDF029"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Workshops, trainings, focus group dialogues </w:t>
            </w:r>
          </w:p>
          <w:p w14:paraId="3A52FA96" w14:textId="77777777" w:rsidR="005973B6" w:rsidRPr="00D5163E" w:rsidRDefault="005973B6" w:rsidP="007E081C">
            <w:pPr>
              <w:pStyle w:val="ListParagraph"/>
              <w:ind w:left="0"/>
              <w:rPr>
                <w:rFonts w:ascii="Calibri" w:hAnsi="Calibri" w:cs="Calibri"/>
                <w:sz w:val="20"/>
                <w:szCs w:val="20"/>
              </w:rPr>
            </w:pPr>
          </w:p>
          <w:p w14:paraId="1C640DFC" w14:textId="77777777" w:rsidR="005973B6" w:rsidRPr="00D5163E" w:rsidRDefault="005973B6" w:rsidP="007E081C">
            <w:pPr>
              <w:pStyle w:val="ListParagraph"/>
              <w:ind w:left="0"/>
              <w:rPr>
                <w:rFonts w:ascii="Calibri" w:hAnsi="Calibri" w:cs="Calibri"/>
                <w:sz w:val="20"/>
                <w:szCs w:val="20"/>
              </w:rPr>
            </w:pPr>
          </w:p>
          <w:p w14:paraId="45793D96" w14:textId="77777777"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Surveys</w:t>
            </w:r>
          </w:p>
          <w:p w14:paraId="573C7071" w14:textId="77777777" w:rsidR="005973B6" w:rsidRPr="00D5163E" w:rsidRDefault="005973B6" w:rsidP="007E081C">
            <w:pPr>
              <w:pStyle w:val="ListParagraph"/>
              <w:ind w:left="0"/>
              <w:rPr>
                <w:rFonts w:ascii="Calibri" w:hAnsi="Calibri" w:cs="Calibri"/>
                <w:sz w:val="20"/>
                <w:szCs w:val="20"/>
              </w:rPr>
            </w:pPr>
          </w:p>
          <w:p w14:paraId="44B28DCB" w14:textId="77777777" w:rsidR="005973B6" w:rsidRPr="00D5163E" w:rsidRDefault="005973B6" w:rsidP="007E081C">
            <w:pPr>
              <w:rPr>
                <w:rFonts w:eastAsia="Times New Roman" w:cs="Calibri"/>
                <w:szCs w:val="20"/>
                <w:lang w:eastAsia="en-GB"/>
              </w:rPr>
            </w:pPr>
          </w:p>
          <w:p w14:paraId="083320A1" w14:textId="77777777" w:rsidR="005973B6" w:rsidRPr="00D5163E" w:rsidRDefault="005973B6" w:rsidP="007E081C">
            <w:pPr>
              <w:rPr>
                <w:rFonts w:eastAsia="Times New Roman" w:cs="Calibri"/>
                <w:szCs w:val="20"/>
                <w:lang w:eastAsia="en-GB"/>
              </w:rPr>
            </w:pPr>
          </w:p>
          <w:p w14:paraId="2C7774CA"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One-on-one meetings,</w:t>
            </w:r>
          </w:p>
          <w:p w14:paraId="7DC83AFA" w14:textId="77777777" w:rsidR="005973B6" w:rsidRPr="00D5163E" w:rsidRDefault="005973B6" w:rsidP="007E081C">
            <w:pPr>
              <w:rPr>
                <w:rFonts w:cs="Calibri"/>
                <w:szCs w:val="20"/>
              </w:rPr>
            </w:pPr>
            <w:r w:rsidRPr="00D5163E">
              <w:rPr>
                <w:rFonts w:eastAsia="Times New Roman" w:cs="Calibri"/>
                <w:szCs w:val="20"/>
                <w:lang w:eastAsia="en-GB"/>
              </w:rPr>
              <w:t>Phone/email</w:t>
            </w:r>
          </w:p>
        </w:tc>
        <w:tc>
          <w:tcPr>
            <w:tcW w:w="1440" w:type="dxa"/>
          </w:tcPr>
          <w:p w14:paraId="058B819C"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53F7E9A7"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666294A4"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tc>
        <w:tc>
          <w:tcPr>
            <w:tcW w:w="1890" w:type="dxa"/>
          </w:tcPr>
          <w:p w14:paraId="6EED4D10"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plan </w:t>
            </w:r>
          </w:p>
          <w:p w14:paraId="20B257D3" w14:textId="77777777" w:rsidR="005973B6" w:rsidRPr="00D5163E" w:rsidRDefault="005973B6" w:rsidP="007E081C">
            <w:pPr>
              <w:pStyle w:val="ListParagraph"/>
              <w:ind w:left="0"/>
              <w:rPr>
                <w:rFonts w:ascii="Calibri" w:hAnsi="Calibri" w:cs="Calibri"/>
                <w:sz w:val="20"/>
                <w:szCs w:val="20"/>
                <w:lang w:eastAsia="zh-CN"/>
              </w:rPr>
            </w:pPr>
          </w:p>
          <w:p w14:paraId="74DFFA9D"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First year, before mid-term review and before project closure </w:t>
            </w:r>
          </w:p>
          <w:p w14:paraId="4F9E4561" w14:textId="77777777" w:rsidR="005973B6" w:rsidRPr="00D5163E" w:rsidRDefault="005973B6" w:rsidP="007E081C">
            <w:pPr>
              <w:pStyle w:val="ListParagraph"/>
              <w:ind w:left="0"/>
              <w:rPr>
                <w:rFonts w:ascii="Calibri" w:hAnsi="Calibri" w:cs="Calibri"/>
                <w:sz w:val="20"/>
                <w:szCs w:val="20"/>
              </w:rPr>
            </w:pPr>
          </w:p>
          <w:p w14:paraId="05D88D1B"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As frequently as necessary</w:t>
            </w:r>
          </w:p>
        </w:tc>
      </w:tr>
      <w:tr w:rsidR="005973B6" w:rsidRPr="00D5163E" w14:paraId="43F31A32" w14:textId="77777777" w:rsidTr="009C5667">
        <w:tc>
          <w:tcPr>
            <w:tcW w:w="1440" w:type="dxa"/>
          </w:tcPr>
          <w:p w14:paraId="19449C10" w14:textId="77777777" w:rsidR="005973B6" w:rsidRPr="00D5163E" w:rsidRDefault="005973B6" w:rsidP="007E081C">
            <w:pPr>
              <w:rPr>
                <w:rFonts w:cs="Calibri"/>
                <w:szCs w:val="20"/>
              </w:rPr>
            </w:pPr>
            <w:r w:rsidRPr="00D5163E">
              <w:rPr>
                <w:rFonts w:cs="Calibri"/>
                <w:szCs w:val="20"/>
              </w:rPr>
              <w:t>Energy Service Company (ESCO)</w:t>
            </w:r>
          </w:p>
        </w:tc>
        <w:tc>
          <w:tcPr>
            <w:tcW w:w="2610" w:type="dxa"/>
          </w:tcPr>
          <w:p w14:paraId="7823C3B6" w14:textId="77777777" w:rsidR="005973B6" w:rsidRPr="00D5163E" w:rsidRDefault="005973B6" w:rsidP="007E081C">
            <w:pPr>
              <w:rPr>
                <w:rFonts w:cs="Calibri"/>
                <w:color w:val="000000"/>
                <w:szCs w:val="20"/>
              </w:rPr>
            </w:pPr>
            <w:r w:rsidRPr="00D5163E">
              <w:rPr>
                <w:rFonts w:cs="Calibri"/>
                <w:color w:val="000000"/>
                <w:szCs w:val="20"/>
              </w:rPr>
              <w:t>Provides the main link between the EEL manufacturers and users and facilities project development, financing and EPC requirements</w:t>
            </w:r>
          </w:p>
        </w:tc>
        <w:tc>
          <w:tcPr>
            <w:tcW w:w="2070" w:type="dxa"/>
          </w:tcPr>
          <w:p w14:paraId="0F181C46"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Workshops, trainings, focus group dialogues </w:t>
            </w:r>
          </w:p>
          <w:p w14:paraId="2B016659" w14:textId="77777777" w:rsidR="005973B6" w:rsidRPr="00D5163E" w:rsidRDefault="005973B6" w:rsidP="007E081C">
            <w:pPr>
              <w:pStyle w:val="ListParagraph"/>
              <w:ind w:left="0"/>
              <w:rPr>
                <w:rFonts w:ascii="Calibri" w:hAnsi="Calibri" w:cs="Calibri"/>
                <w:sz w:val="20"/>
                <w:szCs w:val="20"/>
              </w:rPr>
            </w:pPr>
          </w:p>
          <w:p w14:paraId="6FC031A8" w14:textId="77777777" w:rsidR="005973B6" w:rsidRPr="00D5163E" w:rsidRDefault="005973B6" w:rsidP="007E081C">
            <w:pPr>
              <w:pStyle w:val="ListParagraph"/>
              <w:ind w:left="0"/>
              <w:rPr>
                <w:rFonts w:ascii="Calibri" w:hAnsi="Calibri" w:cs="Calibri"/>
                <w:sz w:val="20"/>
                <w:szCs w:val="20"/>
              </w:rPr>
            </w:pPr>
          </w:p>
          <w:p w14:paraId="5090C5C1"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One-on-one meetings,</w:t>
            </w:r>
          </w:p>
          <w:p w14:paraId="5CFF6077" w14:textId="77777777"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Phone/email</w:t>
            </w:r>
          </w:p>
        </w:tc>
        <w:tc>
          <w:tcPr>
            <w:tcW w:w="1440" w:type="dxa"/>
          </w:tcPr>
          <w:p w14:paraId="4C24AFE3"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367C7E91"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4B114FC3"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tc>
        <w:tc>
          <w:tcPr>
            <w:tcW w:w="1890" w:type="dxa"/>
          </w:tcPr>
          <w:p w14:paraId="722DD603"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plan </w:t>
            </w:r>
          </w:p>
          <w:p w14:paraId="637819B0" w14:textId="77777777" w:rsidR="005973B6" w:rsidRPr="00D5163E" w:rsidRDefault="005973B6" w:rsidP="007E081C">
            <w:pPr>
              <w:pStyle w:val="ListParagraph"/>
              <w:ind w:left="0"/>
              <w:rPr>
                <w:rFonts w:ascii="Calibri" w:hAnsi="Calibri" w:cs="Calibri"/>
                <w:sz w:val="20"/>
                <w:szCs w:val="20"/>
              </w:rPr>
            </w:pPr>
          </w:p>
          <w:p w14:paraId="117E64A9" w14:textId="77777777" w:rsidR="005973B6" w:rsidRPr="00D5163E" w:rsidRDefault="005973B6" w:rsidP="007E081C">
            <w:pPr>
              <w:pStyle w:val="ListParagraph"/>
              <w:ind w:left="0"/>
              <w:rPr>
                <w:rFonts w:ascii="Calibri" w:hAnsi="Calibri" w:cs="Calibri"/>
                <w:sz w:val="20"/>
                <w:szCs w:val="20"/>
              </w:rPr>
            </w:pPr>
          </w:p>
          <w:p w14:paraId="38E85434"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As frequently as necessary</w:t>
            </w:r>
          </w:p>
        </w:tc>
      </w:tr>
      <w:tr w:rsidR="005973B6" w:rsidRPr="00D5163E" w14:paraId="04FF3E10" w14:textId="77777777" w:rsidTr="009C5667">
        <w:tc>
          <w:tcPr>
            <w:tcW w:w="1440" w:type="dxa"/>
          </w:tcPr>
          <w:p w14:paraId="6040B8B1" w14:textId="77777777" w:rsidR="005973B6" w:rsidRPr="00D5163E" w:rsidRDefault="005973B6" w:rsidP="007E081C">
            <w:pPr>
              <w:rPr>
                <w:rFonts w:cs="Calibri"/>
                <w:szCs w:val="20"/>
              </w:rPr>
            </w:pPr>
            <w:r w:rsidRPr="00D5163E">
              <w:rPr>
                <w:rFonts w:cs="Calibri"/>
                <w:szCs w:val="20"/>
              </w:rPr>
              <w:t>State Owned Banks &amp; Financial Institution</w:t>
            </w:r>
          </w:p>
        </w:tc>
        <w:tc>
          <w:tcPr>
            <w:tcW w:w="2610" w:type="dxa"/>
          </w:tcPr>
          <w:p w14:paraId="2DFA57E9" w14:textId="77777777" w:rsidR="005973B6" w:rsidRPr="00D5163E" w:rsidRDefault="005973B6" w:rsidP="007E081C">
            <w:pPr>
              <w:rPr>
                <w:rFonts w:cs="Calibri"/>
                <w:color w:val="000000"/>
                <w:szCs w:val="20"/>
              </w:rPr>
            </w:pPr>
            <w:r w:rsidRPr="00D5163E">
              <w:rPr>
                <w:rFonts w:cs="Calibri"/>
                <w:color w:val="000000"/>
                <w:szCs w:val="20"/>
              </w:rPr>
              <w:t>Acts as catalysts in the development and implementation of the business transformation plans to transform the industry to produce and market EELs locally and potentially abroad</w:t>
            </w:r>
          </w:p>
        </w:tc>
        <w:tc>
          <w:tcPr>
            <w:tcW w:w="2070" w:type="dxa"/>
          </w:tcPr>
          <w:p w14:paraId="780B57EA"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Workshops, trainings, focus group dialogues and business forums </w:t>
            </w:r>
          </w:p>
          <w:p w14:paraId="663896C7" w14:textId="77777777" w:rsidR="005973B6" w:rsidRPr="00D5163E" w:rsidRDefault="005973B6" w:rsidP="007E081C">
            <w:pPr>
              <w:pStyle w:val="ListParagraph"/>
              <w:ind w:left="0"/>
              <w:rPr>
                <w:rFonts w:ascii="Calibri" w:hAnsi="Calibri" w:cs="Calibri"/>
                <w:sz w:val="20"/>
                <w:szCs w:val="20"/>
              </w:rPr>
            </w:pPr>
          </w:p>
          <w:p w14:paraId="23FD4A5A" w14:textId="77777777" w:rsidR="005973B6" w:rsidRPr="00D5163E" w:rsidRDefault="005973B6" w:rsidP="007E081C">
            <w:pPr>
              <w:pStyle w:val="ListParagraph"/>
              <w:ind w:left="0"/>
              <w:rPr>
                <w:rFonts w:ascii="Calibri" w:hAnsi="Calibri" w:cs="Calibri"/>
                <w:sz w:val="20"/>
                <w:szCs w:val="20"/>
              </w:rPr>
            </w:pPr>
          </w:p>
          <w:p w14:paraId="471A346A"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One-on-one meetings,</w:t>
            </w:r>
          </w:p>
          <w:p w14:paraId="5359988E" w14:textId="77777777"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Phone/email</w:t>
            </w:r>
          </w:p>
        </w:tc>
        <w:tc>
          <w:tcPr>
            <w:tcW w:w="1440" w:type="dxa"/>
          </w:tcPr>
          <w:p w14:paraId="2F3E5575"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05612321"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1A4C87FC"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tc>
        <w:tc>
          <w:tcPr>
            <w:tcW w:w="1890" w:type="dxa"/>
          </w:tcPr>
          <w:p w14:paraId="05099535"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plan </w:t>
            </w:r>
          </w:p>
          <w:p w14:paraId="5BADD0BE" w14:textId="77777777" w:rsidR="005973B6" w:rsidRPr="00D5163E" w:rsidRDefault="005973B6" w:rsidP="007E081C">
            <w:pPr>
              <w:pStyle w:val="ListParagraph"/>
              <w:ind w:left="0"/>
              <w:rPr>
                <w:rFonts w:ascii="Calibri" w:hAnsi="Calibri" w:cs="Calibri"/>
                <w:sz w:val="20"/>
                <w:szCs w:val="20"/>
                <w:lang w:eastAsia="zh-CN"/>
              </w:rPr>
            </w:pPr>
          </w:p>
          <w:p w14:paraId="362DF598" w14:textId="3792A905" w:rsidR="005973B6" w:rsidRPr="00D5163E" w:rsidRDefault="005973B6" w:rsidP="007E081C">
            <w:pPr>
              <w:pStyle w:val="ListParagraph"/>
              <w:ind w:left="0"/>
              <w:rPr>
                <w:rFonts w:ascii="Calibri" w:hAnsi="Calibri" w:cs="Calibri"/>
                <w:sz w:val="20"/>
                <w:szCs w:val="20"/>
              </w:rPr>
            </w:pPr>
          </w:p>
          <w:p w14:paraId="106AE87B" w14:textId="77777777" w:rsidR="009C5667" w:rsidRPr="00D5163E" w:rsidRDefault="009C5667" w:rsidP="007E081C">
            <w:pPr>
              <w:pStyle w:val="ListParagraph"/>
              <w:ind w:left="0"/>
              <w:rPr>
                <w:rFonts w:ascii="Calibri" w:hAnsi="Calibri" w:cs="Calibri"/>
                <w:sz w:val="20"/>
                <w:szCs w:val="20"/>
              </w:rPr>
            </w:pPr>
          </w:p>
          <w:p w14:paraId="1C33A9A1"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As frequently as necessary</w:t>
            </w:r>
          </w:p>
        </w:tc>
      </w:tr>
      <w:tr w:rsidR="005973B6" w:rsidRPr="00D5163E" w14:paraId="5D53419B" w14:textId="77777777" w:rsidTr="009C5667">
        <w:tc>
          <w:tcPr>
            <w:tcW w:w="1440" w:type="dxa"/>
          </w:tcPr>
          <w:p w14:paraId="4EFCA49C" w14:textId="77777777" w:rsidR="005973B6" w:rsidRPr="00D5163E" w:rsidRDefault="005973B6" w:rsidP="007E081C">
            <w:pPr>
              <w:rPr>
                <w:rFonts w:cs="Calibri"/>
                <w:szCs w:val="20"/>
              </w:rPr>
            </w:pPr>
            <w:r w:rsidRPr="00D5163E">
              <w:rPr>
                <w:rFonts w:cs="Calibri"/>
                <w:i/>
                <w:szCs w:val="20"/>
              </w:rPr>
              <w:t>Perusahaan Listrik Negara</w:t>
            </w:r>
            <w:r w:rsidRPr="00D5163E">
              <w:rPr>
                <w:rFonts w:cs="Calibri"/>
                <w:szCs w:val="20"/>
              </w:rPr>
              <w:t xml:space="preserve"> (</w:t>
            </w:r>
            <w:r w:rsidRPr="00D5163E">
              <w:rPr>
                <w:rFonts w:cs="Calibri"/>
                <w:i/>
                <w:szCs w:val="20"/>
              </w:rPr>
              <w:t>PLN</w:t>
            </w:r>
            <w:r w:rsidRPr="00D5163E">
              <w:rPr>
                <w:rFonts w:cs="Calibri"/>
                <w:szCs w:val="20"/>
              </w:rPr>
              <w:t>) State Electricity Company)</w:t>
            </w:r>
          </w:p>
        </w:tc>
        <w:tc>
          <w:tcPr>
            <w:tcW w:w="2610" w:type="dxa"/>
          </w:tcPr>
          <w:p w14:paraId="4D43C25F" w14:textId="77777777" w:rsidR="005973B6" w:rsidRPr="00D5163E" w:rsidRDefault="005973B6" w:rsidP="007E081C">
            <w:pPr>
              <w:rPr>
                <w:rFonts w:cs="Calibri"/>
                <w:szCs w:val="20"/>
              </w:rPr>
            </w:pPr>
            <w:r w:rsidRPr="00D5163E">
              <w:rPr>
                <w:rFonts w:cs="Calibri"/>
                <w:szCs w:val="20"/>
              </w:rPr>
              <w:t xml:space="preserve">Acts as resource organization on energy supply, pricing, and policy in support of the increased market for EELs and transition from the conventional lamps as well as piloting a LED distribution scheme and billing system through PLN infrastructure for the residential sector via the ESCO model. </w:t>
            </w:r>
          </w:p>
        </w:tc>
        <w:tc>
          <w:tcPr>
            <w:tcW w:w="2070" w:type="dxa"/>
          </w:tcPr>
          <w:p w14:paraId="3B849E37"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Workshops, trainings, focus group dialogues </w:t>
            </w:r>
          </w:p>
          <w:p w14:paraId="69B66671" w14:textId="77777777" w:rsidR="005973B6" w:rsidRPr="00D5163E" w:rsidRDefault="005973B6" w:rsidP="007E081C">
            <w:pPr>
              <w:pStyle w:val="ListParagraph"/>
              <w:ind w:left="0"/>
              <w:rPr>
                <w:rFonts w:ascii="Calibri" w:hAnsi="Calibri" w:cs="Calibri"/>
                <w:sz w:val="20"/>
                <w:szCs w:val="20"/>
              </w:rPr>
            </w:pPr>
          </w:p>
          <w:p w14:paraId="24DE52DF"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One-on-one meetings,</w:t>
            </w:r>
          </w:p>
          <w:p w14:paraId="001E0171" w14:textId="77777777"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Phone/email</w:t>
            </w:r>
          </w:p>
        </w:tc>
        <w:tc>
          <w:tcPr>
            <w:tcW w:w="1440" w:type="dxa"/>
          </w:tcPr>
          <w:p w14:paraId="1A2A0A05"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59CF1D9C"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68C8BCD8"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tc>
        <w:tc>
          <w:tcPr>
            <w:tcW w:w="1890" w:type="dxa"/>
          </w:tcPr>
          <w:p w14:paraId="78018D25"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plan </w:t>
            </w:r>
          </w:p>
          <w:p w14:paraId="6E90CD1C" w14:textId="77777777" w:rsidR="005973B6" w:rsidRPr="00D5163E" w:rsidRDefault="005973B6" w:rsidP="007E081C">
            <w:pPr>
              <w:pStyle w:val="ListParagraph"/>
              <w:ind w:left="0"/>
              <w:rPr>
                <w:rFonts w:ascii="Calibri" w:hAnsi="Calibri" w:cs="Calibri"/>
                <w:sz w:val="20"/>
                <w:szCs w:val="20"/>
              </w:rPr>
            </w:pPr>
          </w:p>
          <w:p w14:paraId="44199100"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As frequently as necessary</w:t>
            </w:r>
          </w:p>
          <w:p w14:paraId="23DC8126" w14:textId="77777777" w:rsidR="005973B6" w:rsidRPr="00D5163E" w:rsidRDefault="005973B6" w:rsidP="007E081C">
            <w:pPr>
              <w:pStyle w:val="ListParagraph"/>
              <w:ind w:left="0"/>
              <w:rPr>
                <w:rFonts w:ascii="Calibri" w:hAnsi="Calibri" w:cs="Calibri"/>
                <w:sz w:val="20"/>
                <w:szCs w:val="20"/>
              </w:rPr>
            </w:pPr>
          </w:p>
        </w:tc>
      </w:tr>
      <w:tr w:rsidR="005973B6" w:rsidRPr="00D5163E" w14:paraId="383D66D4" w14:textId="77777777" w:rsidTr="009C5667">
        <w:tc>
          <w:tcPr>
            <w:tcW w:w="1440" w:type="dxa"/>
          </w:tcPr>
          <w:p w14:paraId="5E08B6FE" w14:textId="77777777" w:rsidR="005973B6" w:rsidRPr="00D5163E" w:rsidRDefault="005973B6" w:rsidP="007E081C">
            <w:pPr>
              <w:rPr>
                <w:rFonts w:cs="Calibri"/>
                <w:szCs w:val="20"/>
              </w:rPr>
            </w:pPr>
            <w:r w:rsidRPr="00D5163E">
              <w:rPr>
                <w:rFonts w:cs="Calibri"/>
                <w:szCs w:val="20"/>
              </w:rPr>
              <w:t>Ministry of Trade</w:t>
            </w:r>
          </w:p>
        </w:tc>
        <w:tc>
          <w:tcPr>
            <w:tcW w:w="2610" w:type="dxa"/>
          </w:tcPr>
          <w:p w14:paraId="0F610664" w14:textId="77777777" w:rsidR="005973B6" w:rsidRPr="00D5163E" w:rsidRDefault="005973B6" w:rsidP="007E081C">
            <w:pPr>
              <w:rPr>
                <w:rFonts w:cs="Calibri"/>
                <w:szCs w:val="20"/>
              </w:rPr>
            </w:pPr>
            <w:r w:rsidRPr="00D5163E">
              <w:rPr>
                <w:rFonts w:cs="Calibri"/>
                <w:szCs w:val="20"/>
              </w:rPr>
              <w:t>Act as resource ministry in the harmonization of policies and regulations regarding trading of locally produced and imported EELs; provides active support in the MVE schemes and market control to encourage efficient and reasonably priced lighting products that meet MEPS/</w:t>
            </w:r>
            <w:r w:rsidRPr="00D5163E">
              <w:rPr>
                <w:rFonts w:cs="Calibri"/>
                <w:i/>
                <w:szCs w:val="20"/>
              </w:rPr>
              <w:t>SNI</w:t>
            </w:r>
            <w:r w:rsidRPr="00D5163E">
              <w:rPr>
                <w:rFonts w:cs="Calibri"/>
                <w:szCs w:val="20"/>
              </w:rPr>
              <w:t xml:space="preserve">  </w:t>
            </w:r>
          </w:p>
        </w:tc>
        <w:tc>
          <w:tcPr>
            <w:tcW w:w="2070" w:type="dxa"/>
          </w:tcPr>
          <w:p w14:paraId="183EF52F"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Project board meetings </w:t>
            </w:r>
          </w:p>
          <w:p w14:paraId="4250D129" w14:textId="77777777" w:rsidR="005973B6" w:rsidRPr="00D5163E" w:rsidRDefault="005973B6" w:rsidP="007E081C">
            <w:pPr>
              <w:pStyle w:val="ListParagraph"/>
              <w:ind w:left="0"/>
              <w:rPr>
                <w:rFonts w:ascii="Calibri" w:hAnsi="Calibri" w:cs="Calibri"/>
                <w:sz w:val="20"/>
                <w:szCs w:val="20"/>
              </w:rPr>
            </w:pPr>
          </w:p>
          <w:p w14:paraId="3174D781" w14:textId="77777777" w:rsidR="005973B6" w:rsidRPr="00D5163E" w:rsidRDefault="005973B6" w:rsidP="007E081C">
            <w:pPr>
              <w:rPr>
                <w:rFonts w:cs="Calibri"/>
                <w:szCs w:val="20"/>
              </w:rPr>
            </w:pPr>
          </w:p>
          <w:p w14:paraId="3BABC101" w14:textId="77777777" w:rsidR="005973B6" w:rsidRPr="00D5163E" w:rsidRDefault="005973B6" w:rsidP="007E081C">
            <w:pPr>
              <w:rPr>
                <w:rFonts w:cs="Calibri"/>
                <w:szCs w:val="20"/>
              </w:rPr>
            </w:pPr>
            <w:r w:rsidRPr="00D5163E">
              <w:rPr>
                <w:rFonts w:cs="Calibri"/>
                <w:szCs w:val="20"/>
              </w:rPr>
              <w:t xml:space="preserve">Project reports </w:t>
            </w:r>
          </w:p>
          <w:p w14:paraId="47181F86" w14:textId="77777777" w:rsidR="005973B6" w:rsidRPr="00D5163E" w:rsidRDefault="005973B6" w:rsidP="007E081C">
            <w:pPr>
              <w:pStyle w:val="ListParagraph"/>
              <w:ind w:left="0"/>
              <w:rPr>
                <w:rFonts w:ascii="Calibri" w:hAnsi="Calibri" w:cs="Calibri"/>
                <w:sz w:val="20"/>
                <w:szCs w:val="20"/>
              </w:rPr>
            </w:pPr>
          </w:p>
          <w:p w14:paraId="037E418F" w14:textId="77777777" w:rsidR="005973B6" w:rsidRPr="00D5163E" w:rsidRDefault="005973B6" w:rsidP="007E081C">
            <w:pPr>
              <w:pStyle w:val="ListParagraph"/>
              <w:ind w:left="0"/>
              <w:rPr>
                <w:rFonts w:ascii="Calibri" w:hAnsi="Calibri" w:cs="Calibri"/>
                <w:sz w:val="20"/>
                <w:szCs w:val="20"/>
              </w:rPr>
            </w:pPr>
          </w:p>
          <w:p w14:paraId="1DA5B151"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Workshops, trainings, focus group dialogues </w:t>
            </w:r>
          </w:p>
          <w:p w14:paraId="789023E6" w14:textId="77777777" w:rsidR="005973B6" w:rsidRPr="00D5163E" w:rsidRDefault="005973B6" w:rsidP="007E081C">
            <w:pPr>
              <w:pStyle w:val="ListParagraph"/>
              <w:ind w:left="0"/>
              <w:rPr>
                <w:rFonts w:ascii="Calibri" w:hAnsi="Calibri" w:cs="Calibri"/>
                <w:sz w:val="20"/>
                <w:szCs w:val="20"/>
              </w:rPr>
            </w:pPr>
          </w:p>
          <w:p w14:paraId="386F671D"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One-on-one meetings,</w:t>
            </w:r>
          </w:p>
          <w:p w14:paraId="24D38F4A" w14:textId="77777777"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Phone/email</w:t>
            </w:r>
            <w:r w:rsidRPr="00D5163E">
              <w:rPr>
                <w:rFonts w:ascii="Calibri" w:hAnsi="Calibri" w:cs="Calibri"/>
                <w:sz w:val="20"/>
                <w:szCs w:val="20"/>
              </w:rPr>
              <w:t xml:space="preserve"> </w:t>
            </w:r>
          </w:p>
        </w:tc>
        <w:tc>
          <w:tcPr>
            <w:tcW w:w="1440" w:type="dxa"/>
          </w:tcPr>
          <w:p w14:paraId="632CD5DC"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4A1539CE"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534B40B3"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tc>
        <w:tc>
          <w:tcPr>
            <w:tcW w:w="1890" w:type="dxa"/>
          </w:tcPr>
          <w:p w14:paraId="08FE0479" w14:textId="77777777" w:rsidR="005973B6" w:rsidRPr="00D5163E" w:rsidRDefault="005973B6" w:rsidP="007E081C">
            <w:pPr>
              <w:rPr>
                <w:rFonts w:cs="Calibri"/>
                <w:szCs w:val="20"/>
                <w:lang w:eastAsia="zh-CN"/>
              </w:rPr>
            </w:pPr>
            <w:r w:rsidRPr="00D5163E">
              <w:rPr>
                <w:rFonts w:cs="Calibri"/>
                <w:szCs w:val="20"/>
                <w:lang w:eastAsia="zh-CN"/>
              </w:rPr>
              <w:t>Quarterly or more frequently when necessary</w:t>
            </w:r>
          </w:p>
          <w:p w14:paraId="13FE4996" w14:textId="77777777" w:rsidR="005973B6" w:rsidRPr="00D5163E" w:rsidRDefault="005973B6" w:rsidP="007E081C">
            <w:pPr>
              <w:pStyle w:val="ListParagraph"/>
              <w:ind w:left="0"/>
              <w:rPr>
                <w:rFonts w:ascii="Calibri" w:hAnsi="Calibri" w:cs="Calibri"/>
                <w:sz w:val="20"/>
                <w:szCs w:val="20"/>
                <w:lang w:eastAsia="zh-CN"/>
              </w:rPr>
            </w:pPr>
          </w:p>
          <w:p w14:paraId="1D59B8BD"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Annually </w:t>
            </w:r>
          </w:p>
          <w:p w14:paraId="1610FBCF" w14:textId="77777777" w:rsidR="005973B6" w:rsidRPr="00D5163E" w:rsidRDefault="005973B6" w:rsidP="007E081C">
            <w:pPr>
              <w:pStyle w:val="ListParagraph"/>
              <w:ind w:left="0"/>
              <w:rPr>
                <w:rFonts w:ascii="Calibri" w:hAnsi="Calibri" w:cs="Calibri"/>
                <w:sz w:val="20"/>
                <w:szCs w:val="20"/>
                <w:lang w:eastAsia="zh-CN"/>
              </w:rPr>
            </w:pPr>
          </w:p>
          <w:p w14:paraId="2499032D" w14:textId="77777777" w:rsidR="005973B6" w:rsidRPr="00D5163E" w:rsidRDefault="005973B6" w:rsidP="007E081C">
            <w:pPr>
              <w:pStyle w:val="ListParagraph"/>
              <w:ind w:left="0"/>
              <w:rPr>
                <w:rFonts w:ascii="Calibri" w:hAnsi="Calibri" w:cs="Calibri"/>
                <w:sz w:val="20"/>
                <w:szCs w:val="20"/>
                <w:lang w:eastAsia="zh-CN"/>
              </w:rPr>
            </w:pPr>
          </w:p>
          <w:p w14:paraId="1D1B9A0F"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plan </w:t>
            </w:r>
          </w:p>
          <w:p w14:paraId="46F1FA94" w14:textId="77777777" w:rsidR="005973B6" w:rsidRPr="00D5163E" w:rsidRDefault="005973B6" w:rsidP="007E081C">
            <w:pPr>
              <w:pStyle w:val="ListParagraph"/>
              <w:ind w:left="0"/>
              <w:rPr>
                <w:rFonts w:ascii="Calibri" w:hAnsi="Calibri" w:cs="Calibri"/>
                <w:sz w:val="20"/>
                <w:szCs w:val="20"/>
              </w:rPr>
            </w:pPr>
          </w:p>
          <w:p w14:paraId="0B14CE5C" w14:textId="10B2F044"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As frequently as necessary</w:t>
            </w:r>
          </w:p>
        </w:tc>
      </w:tr>
      <w:tr w:rsidR="005973B6" w:rsidRPr="00D5163E" w14:paraId="7E94E9CE" w14:textId="77777777" w:rsidTr="009C5667">
        <w:tc>
          <w:tcPr>
            <w:tcW w:w="1440" w:type="dxa"/>
          </w:tcPr>
          <w:p w14:paraId="269EB0D4" w14:textId="77777777" w:rsidR="005973B6" w:rsidRPr="00D5163E" w:rsidRDefault="005973B6" w:rsidP="007E081C">
            <w:pPr>
              <w:rPr>
                <w:rFonts w:cs="Calibri"/>
                <w:szCs w:val="20"/>
              </w:rPr>
            </w:pPr>
            <w:r w:rsidRPr="00D5163E">
              <w:rPr>
                <w:rFonts w:cs="Calibri"/>
                <w:szCs w:val="20"/>
              </w:rPr>
              <w:lastRenderedPageBreak/>
              <w:t>Ministry of Industry</w:t>
            </w:r>
          </w:p>
        </w:tc>
        <w:tc>
          <w:tcPr>
            <w:tcW w:w="2610" w:type="dxa"/>
          </w:tcPr>
          <w:p w14:paraId="30F27861" w14:textId="77777777" w:rsidR="005973B6" w:rsidRPr="00D5163E" w:rsidRDefault="005973B6" w:rsidP="007E081C">
            <w:pPr>
              <w:rPr>
                <w:rFonts w:cs="Calibri"/>
                <w:color w:val="000000"/>
                <w:szCs w:val="20"/>
              </w:rPr>
            </w:pPr>
            <w:r w:rsidRPr="00D5163E">
              <w:rPr>
                <w:rFonts w:cs="Calibri"/>
                <w:color w:val="000000"/>
                <w:szCs w:val="20"/>
              </w:rPr>
              <w:t xml:space="preserve">Act as resource ministry for the policies and regulations governing the lighting industry sector and the implementation of business transformation plans towards producing affordable, high quality lighting products  </w:t>
            </w:r>
          </w:p>
        </w:tc>
        <w:tc>
          <w:tcPr>
            <w:tcW w:w="2070" w:type="dxa"/>
          </w:tcPr>
          <w:p w14:paraId="6100E007"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Project board meetings </w:t>
            </w:r>
          </w:p>
          <w:p w14:paraId="799F4E9F" w14:textId="77777777" w:rsidR="005973B6" w:rsidRPr="00D5163E" w:rsidRDefault="005973B6" w:rsidP="007E081C">
            <w:pPr>
              <w:pStyle w:val="ListParagraph"/>
              <w:ind w:left="0"/>
              <w:rPr>
                <w:rFonts w:ascii="Calibri" w:hAnsi="Calibri" w:cs="Calibri"/>
                <w:sz w:val="20"/>
                <w:szCs w:val="20"/>
              </w:rPr>
            </w:pPr>
          </w:p>
          <w:p w14:paraId="6F98210C" w14:textId="77777777" w:rsidR="005973B6" w:rsidRPr="00D5163E" w:rsidRDefault="005973B6" w:rsidP="007E081C">
            <w:pPr>
              <w:pStyle w:val="ListParagraph"/>
              <w:ind w:left="0"/>
              <w:rPr>
                <w:rFonts w:ascii="Calibri" w:hAnsi="Calibri" w:cs="Calibri"/>
                <w:sz w:val="20"/>
                <w:szCs w:val="20"/>
              </w:rPr>
            </w:pPr>
          </w:p>
          <w:p w14:paraId="2AD6A1E5"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Project reports </w:t>
            </w:r>
          </w:p>
          <w:p w14:paraId="070D9D2B" w14:textId="70656AFB" w:rsidR="005973B6" w:rsidRPr="00D5163E" w:rsidRDefault="005973B6" w:rsidP="007E081C">
            <w:pPr>
              <w:pStyle w:val="ListParagraph"/>
              <w:ind w:left="0"/>
              <w:rPr>
                <w:rFonts w:ascii="Calibri" w:hAnsi="Calibri" w:cs="Calibri"/>
                <w:sz w:val="20"/>
                <w:szCs w:val="20"/>
              </w:rPr>
            </w:pPr>
          </w:p>
          <w:p w14:paraId="7DC61724" w14:textId="77777777" w:rsidR="009C5667" w:rsidRPr="00D5163E" w:rsidRDefault="009C5667" w:rsidP="007E081C">
            <w:pPr>
              <w:pStyle w:val="ListParagraph"/>
              <w:ind w:left="0"/>
              <w:rPr>
                <w:rFonts w:ascii="Calibri" w:hAnsi="Calibri" w:cs="Calibri"/>
                <w:sz w:val="20"/>
                <w:szCs w:val="20"/>
              </w:rPr>
            </w:pPr>
          </w:p>
          <w:p w14:paraId="30533F55"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Workshops, trainings, focus group dialogues </w:t>
            </w:r>
          </w:p>
          <w:p w14:paraId="04B16903" w14:textId="77777777" w:rsidR="005973B6" w:rsidRPr="00D5163E" w:rsidRDefault="005973B6" w:rsidP="007E081C">
            <w:pPr>
              <w:pStyle w:val="ListParagraph"/>
              <w:ind w:left="0"/>
              <w:rPr>
                <w:rFonts w:ascii="Calibri" w:hAnsi="Calibri" w:cs="Calibri"/>
                <w:sz w:val="20"/>
                <w:szCs w:val="20"/>
              </w:rPr>
            </w:pPr>
          </w:p>
          <w:p w14:paraId="27EA7EFB"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One-on-one meetings,</w:t>
            </w:r>
          </w:p>
          <w:p w14:paraId="6A161AA1" w14:textId="77777777"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Phone/email</w:t>
            </w:r>
          </w:p>
        </w:tc>
        <w:tc>
          <w:tcPr>
            <w:tcW w:w="1440" w:type="dxa"/>
          </w:tcPr>
          <w:p w14:paraId="6D087C36"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799208C4"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0067644E"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tc>
        <w:tc>
          <w:tcPr>
            <w:tcW w:w="1890" w:type="dxa"/>
          </w:tcPr>
          <w:p w14:paraId="197FC574" w14:textId="77777777" w:rsidR="005973B6" w:rsidRPr="00D5163E" w:rsidRDefault="005973B6" w:rsidP="007E081C">
            <w:pPr>
              <w:rPr>
                <w:rFonts w:cs="Calibri"/>
                <w:szCs w:val="20"/>
                <w:lang w:eastAsia="zh-CN"/>
              </w:rPr>
            </w:pPr>
            <w:r w:rsidRPr="00D5163E">
              <w:rPr>
                <w:rFonts w:cs="Calibri"/>
                <w:szCs w:val="20"/>
                <w:lang w:eastAsia="zh-CN"/>
              </w:rPr>
              <w:t>Quarterly or more frequently when necessary</w:t>
            </w:r>
          </w:p>
          <w:p w14:paraId="55C6A0B3" w14:textId="77777777" w:rsidR="005973B6" w:rsidRPr="00D5163E" w:rsidRDefault="005973B6" w:rsidP="007E081C">
            <w:pPr>
              <w:pStyle w:val="ListParagraph"/>
              <w:ind w:left="0"/>
              <w:rPr>
                <w:rFonts w:ascii="Calibri" w:hAnsi="Calibri" w:cs="Calibri"/>
                <w:sz w:val="20"/>
                <w:szCs w:val="20"/>
                <w:lang w:eastAsia="zh-CN"/>
              </w:rPr>
            </w:pPr>
          </w:p>
          <w:p w14:paraId="400FC5A8"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Annually </w:t>
            </w:r>
          </w:p>
          <w:p w14:paraId="381E86CA" w14:textId="77777777" w:rsidR="005973B6" w:rsidRPr="00D5163E" w:rsidRDefault="005973B6" w:rsidP="007E081C">
            <w:pPr>
              <w:pStyle w:val="ListParagraph"/>
              <w:ind w:left="0"/>
              <w:rPr>
                <w:rFonts w:ascii="Calibri" w:hAnsi="Calibri" w:cs="Calibri"/>
                <w:sz w:val="20"/>
                <w:szCs w:val="20"/>
                <w:lang w:eastAsia="zh-CN"/>
              </w:rPr>
            </w:pPr>
          </w:p>
          <w:p w14:paraId="0625B52C" w14:textId="77777777" w:rsidR="005973B6" w:rsidRPr="00D5163E" w:rsidRDefault="005973B6" w:rsidP="007E081C">
            <w:pPr>
              <w:pStyle w:val="ListParagraph"/>
              <w:ind w:left="0"/>
              <w:rPr>
                <w:rFonts w:ascii="Calibri" w:hAnsi="Calibri" w:cs="Calibri"/>
                <w:sz w:val="20"/>
                <w:szCs w:val="20"/>
                <w:lang w:eastAsia="zh-CN"/>
              </w:rPr>
            </w:pPr>
          </w:p>
          <w:p w14:paraId="6FA41EE4"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plan </w:t>
            </w:r>
          </w:p>
          <w:p w14:paraId="0641FCBB" w14:textId="77777777" w:rsidR="005973B6" w:rsidRPr="00D5163E" w:rsidRDefault="005973B6" w:rsidP="007E081C">
            <w:pPr>
              <w:pStyle w:val="ListParagraph"/>
              <w:ind w:left="0"/>
              <w:rPr>
                <w:rFonts w:ascii="Calibri" w:hAnsi="Calibri" w:cs="Calibri"/>
                <w:sz w:val="20"/>
                <w:szCs w:val="20"/>
              </w:rPr>
            </w:pPr>
          </w:p>
          <w:p w14:paraId="26B4BBCA" w14:textId="3BB823FD"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As frequently as necessary</w:t>
            </w:r>
          </w:p>
        </w:tc>
      </w:tr>
      <w:tr w:rsidR="005973B6" w:rsidRPr="00D5163E" w14:paraId="5E3AAB89" w14:textId="77777777" w:rsidTr="009C5667">
        <w:tc>
          <w:tcPr>
            <w:tcW w:w="1440" w:type="dxa"/>
          </w:tcPr>
          <w:p w14:paraId="31DA713C" w14:textId="77777777" w:rsidR="005973B6" w:rsidRPr="00D5163E" w:rsidRDefault="005973B6" w:rsidP="007E081C">
            <w:pPr>
              <w:rPr>
                <w:rFonts w:cs="Calibri"/>
                <w:szCs w:val="20"/>
              </w:rPr>
            </w:pPr>
            <w:r w:rsidRPr="00D5163E">
              <w:rPr>
                <w:rFonts w:cs="Calibri"/>
                <w:szCs w:val="20"/>
              </w:rPr>
              <w:t>Ministry of Public Works and Housing</w:t>
            </w:r>
          </w:p>
        </w:tc>
        <w:tc>
          <w:tcPr>
            <w:tcW w:w="2610" w:type="dxa"/>
          </w:tcPr>
          <w:p w14:paraId="2436C5C4" w14:textId="77777777" w:rsidR="005973B6" w:rsidRPr="00D5163E" w:rsidRDefault="005973B6" w:rsidP="007E081C">
            <w:pPr>
              <w:rPr>
                <w:rFonts w:cs="Calibri"/>
                <w:color w:val="000000"/>
                <w:szCs w:val="20"/>
              </w:rPr>
            </w:pPr>
            <w:r w:rsidRPr="00D5163E">
              <w:rPr>
                <w:rFonts w:cs="Calibri"/>
                <w:color w:val="000000"/>
                <w:szCs w:val="20"/>
              </w:rPr>
              <w:t>Acts as resource ministry in the application of EELs in the street lighting and building consumer groups</w:t>
            </w:r>
          </w:p>
        </w:tc>
        <w:tc>
          <w:tcPr>
            <w:tcW w:w="2070" w:type="dxa"/>
          </w:tcPr>
          <w:p w14:paraId="644DC82B"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Workshops, trainings, focus group dialogues </w:t>
            </w:r>
          </w:p>
          <w:p w14:paraId="1704FCE7" w14:textId="77777777" w:rsidR="005973B6" w:rsidRPr="00D5163E" w:rsidRDefault="005973B6" w:rsidP="007E081C">
            <w:pPr>
              <w:pStyle w:val="ListParagraph"/>
              <w:ind w:left="0"/>
              <w:rPr>
                <w:rFonts w:ascii="Calibri" w:hAnsi="Calibri" w:cs="Calibri"/>
                <w:sz w:val="20"/>
                <w:szCs w:val="20"/>
              </w:rPr>
            </w:pPr>
          </w:p>
          <w:p w14:paraId="3566F73F" w14:textId="77777777" w:rsidR="005973B6" w:rsidRPr="00D5163E" w:rsidRDefault="005973B6" w:rsidP="007E081C">
            <w:pPr>
              <w:pStyle w:val="ListParagraph"/>
              <w:ind w:left="0"/>
              <w:rPr>
                <w:rFonts w:ascii="Calibri" w:hAnsi="Calibri" w:cs="Calibri"/>
                <w:sz w:val="20"/>
                <w:szCs w:val="20"/>
              </w:rPr>
            </w:pPr>
          </w:p>
          <w:p w14:paraId="4A27F0BF"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One-on-one meetings,</w:t>
            </w:r>
          </w:p>
          <w:p w14:paraId="794BA673" w14:textId="77777777"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Phone/email</w:t>
            </w:r>
          </w:p>
        </w:tc>
        <w:tc>
          <w:tcPr>
            <w:tcW w:w="1440" w:type="dxa"/>
          </w:tcPr>
          <w:p w14:paraId="663D8C86"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6244EF88"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4577164A"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tc>
        <w:tc>
          <w:tcPr>
            <w:tcW w:w="1890" w:type="dxa"/>
          </w:tcPr>
          <w:p w14:paraId="049EDC5E"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plan </w:t>
            </w:r>
          </w:p>
          <w:p w14:paraId="7C8039E9"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As frequently as necessary</w:t>
            </w:r>
          </w:p>
        </w:tc>
      </w:tr>
      <w:tr w:rsidR="005973B6" w:rsidRPr="00D5163E" w14:paraId="56562C11" w14:textId="77777777" w:rsidTr="009C5667">
        <w:tc>
          <w:tcPr>
            <w:tcW w:w="1440" w:type="dxa"/>
          </w:tcPr>
          <w:p w14:paraId="0BD38568" w14:textId="77777777" w:rsidR="005973B6" w:rsidRPr="00D5163E" w:rsidRDefault="005973B6" w:rsidP="007E081C">
            <w:pPr>
              <w:rPr>
                <w:rFonts w:cs="Calibri"/>
                <w:szCs w:val="20"/>
              </w:rPr>
            </w:pPr>
            <w:r w:rsidRPr="00D5163E">
              <w:rPr>
                <w:rFonts w:cs="Calibri"/>
                <w:szCs w:val="20"/>
              </w:rPr>
              <w:t>Ministry of Finance/Bureau of Customs</w:t>
            </w:r>
          </w:p>
        </w:tc>
        <w:tc>
          <w:tcPr>
            <w:tcW w:w="2610" w:type="dxa"/>
          </w:tcPr>
          <w:p w14:paraId="4CB1AA11" w14:textId="77777777" w:rsidR="005973B6" w:rsidRPr="00D5163E" w:rsidRDefault="005973B6" w:rsidP="007E081C">
            <w:pPr>
              <w:rPr>
                <w:rFonts w:cs="Calibri"/>
                <w:color w:val="000000"/>
                <w:szCs w:val="20"/>
              </w:rPr>
            </w:pPr>
            <w:r w:rsidRPr="00D5163E">
              <w:rPr>
                <w:rFonts w:cs="Calibri"/>
                <w:color w:val="000000"/>
                <w:szCs w:val="20"/>
              </w:rPr>
              <w:t>Provides lead role in the application and regulation of policies regarding custom duties and importation of lighting product components as well exportation of standard products whenever viable; participated in the development and implementation of MVE schemes vis-à-vis MEPS/</w:t>
            </w:r>
            <w:r w:rsidRPr="00D5163E">
              <w:rPr>
                <w:rFonts w:cs="Calibri"/>
                <w:i/>
                <w:color w:val="000000"/>
                <w:szCs w:val="20"/>
              </w:rPr>
              <w:t>SNI</w:t>
            </w:r>
            <w:r w:rsidRPr="00D5163E">
              <w:rPr>
                <w:rFonts w:cs="Calibri"/>
                <w:color w:val="000000"/>
                <w:szCs w:val="20"/>
              </w:rPr>
              <w:t xml:space="preserve"> adopted and the corresponding inspection software to discourage entry or usage of inefficient lighting products</w:t>
            </w:r>
          </w:p>
        </w:tc>
        <w:tc>
          <w:tcPr>
            <w:tcW w:w="2070" w:type="dxa"/>
          </w:tcPr>
          <w:p w14:paraId="56D62C5C"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Workshops, trainings, focus group dialogues </w:t>
            </w:r>
          </w:p>
          <w:p w14:paraId="7170AB9F" w14:textId="77777777" w:rsidR="005973B6" w:rsidRPr="00D5163E" w:rsidRDefault="005973B6" w:rsidP="007E081C">
            <w:pPr>
              <w:pStyle w:val="ListParagraph"/>
              <w:ind w:left="0"/>
              <w:rPr>
                <w:rFonts w:ascii="Calibri" w:hAnsi="Calibri" w:cs="Calibri"/>
                <w:sz w:val="20"/>
                <w:szCs w:val="20"/>
              </w:rPr>
            </w:pPr>
          </w:p>
          <w:p w14:paraId="0A74E9AD" w14:textId="77777777" w:rsidR="005973B6" w:rsidRPr="00D5163E" w:rsidRDefault="005973B6" w:rsidP="007E081C">
            <w:pPr>
              <w:pStyle w:val="ListParagraph"/>
              <w:ind w:left="0"/>
              <w:rPr>
                <w:rFonts w:ascii="Calibri" w:hAnsi="Calibri" w:cs="Calibri"/>
                <w:sz w:val="20"/>
                <w:szCs w:val="20"/>
              </w:rPr>
            </w:pPr>
          </w:p>
          <w:p w14:paraId="1238413D"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One-on-one meetings,</w:t>
            </w:r>
          </w:p>
          <w:p w14:paraId="132B832D" w14:textId="77777777"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Phone/email</w:t>
            </w:r>
          </w:p>
        </w:tc>
        <w:tc>
          <w:tcPr>
            <w:tcW w:w="1440" w:type="dxa"/>
          </w:tcPr>
          <w:p w14:paraId="075409CD"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3E08B6A5"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767F525B"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tc>
        <w:tc>
          <w:tcPr>
            <w:tcW w:w="1890" w:type="dxa"/>
          </w:tcPr>
          <w:p w14:paraId="0D8757D6"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plan </w:t>
            </w:r>
          </w:p>
          <w:p w14:paraId="1C415A14" w14:textId="77777777" w:rsidR="005973B6" w:rsidRPr="00D5163E" w:rsidRDefault="005973B6" w:rsidP="007E081C">
            <w:pPr>
              <w:pStyle w:val="ListParagraph"/>
              <w:ind w:left="0"/>
              <w:rPr>
                <w:rFonts w:ascii="Calibri" w:hAnsi="Calibri" w:cs="Calibri"/>
                <w:sz w:val="20"/>
                <w:szCs w:val="20"/>
              </w:rPr>
            </w:pPr>
          </w:p>
          <w:p w14:paraId="122960A0"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As frequently as necessary</w:t>
            </w:r>
          </w:p>
          <w:p w14:paraId="586C85CF" w14:textId="77777777" w:rsidR="005973B6" w:rsidRPr="00D5163E" w:rsidRDefault="005973B6" w:rsidP="007E081C">
            <w:pPr>
              <w:pStyle w:val="ListParagraph"/>
              <w:ind w:left="0"/>
              <w:rPr>
                <w:rFonts w:ascii="Calibri" w:hAnsi="Calibri" w:cs="Calibri"/>
                <w:sz w:val="20"/>
                <w:szCs w:val="20"/>
              </w:rPr>
            </w:pPr>
          </w:p>
        </w:tc>
      </w:tr>
      <w:tr w:rsidR="005973B6" w:rsidRPr="00D5163E" w14:paraId="1C9C0253" w14:textId="77777777" w:rsidTr="009C5667">
        <w:tc>
          <w:tcPr>
            <w:tcW w:w="1440" w:type="dxa"/>
          </w:tcPr>
          <w:p w14:paraId="42E56829" w14:textId="77777777" w:rsidR="005973B6" w:rsidRPr="00D5163E" w:rsidRDefault="005973B6" w:rsidP="007E081C">
            <w:pPr>
              <w:rPr>
                <w:rFonts w:cs="Calibri"/>
                <w:szCs w:val="20"/>
              </w:rPr>
            </w:pPr>
            <w:r w:rsidRPr="00D5163E">
              <w:rPr>
                <w:rFonts w:cs="Calibri"/>
                <w:i/>
                <w:szCs w:val="20"/>
              </w:rPr>
              <w:t xml:space="preserve">Badan Standardisasi Nationa </w:t>
            </w:r>
            <w:r w:rsidRPr="00D5163E">
              <w:rPr>
                <w:rFonts w:cs="Calibri"/>
                <w:szCs w:val="20"/>
              </w:rPr>
              <w:t>(</w:t>
            </w:r>
            <w:r w:rsidRPr="00D5163E">
              <w:rPr>
                <w:rFonts w:cs="Calibri"/>
                <w:i/>
                <w:szCs w:val="20"/>
              </w:rPr>
              <w:t>BSN</w:t>
            </w:r>
            <w:r w:rsidRPr="00D5163E">
              <w:rPr>
                <w:rFonts w:cs="Calibri"/>
                <w:szCs w:val="20"/>
              </w:rPr>
              <w:t>) or National Standardization Agency</w:t>
            </w:r>
          </w:p>
        </w:tc>
        <w:tc>
          <w:tcPr>
            <w:tcW w:w="2610" w:type="dxa"/>
          </w:tcPr>
          <w:p w14:paraId="75D9BA84" w14:textId="77777777" w:rsidR="005973B6" w:rsidRPr="00D5163E" w:rsidRDefault="005973B6" w:rsidP="007E081C">
            <w:pPr>
              <w:rPr>
                <w:rFonts w:cs="Calibri"/>
                <w:color w:val="000000"/>
                <w:szCs w:val="20"/>
              </w:rPr>
            </w:pPr>
            <w:r w:rsidRPr="00D5163E">
              <w:rPr>
                <w:rFonts w:cs="Calibri"/>
                <w:color w:val="000000"/>
                <w:szCs w:val="20"/>
              </w:rPr>
              <w:t xml:space="preserve">Provides technical support and policy coordination in the development and adoption of the </w:t>
            </w:r>
            <w:r w:rsidRPr="00D5163E">
              <w:rPr>
                <w:rFonts w:cs="Calibri"/>
                <w:i/>
                <w:color w:val="000000"/>
                <w:szCs w:val="20"/>
              </w:rPr>
              <w:t>SNI</w:t>
            </w:r>
            <w:r w:rsidRPr="00D5163E">
              <w:rPr>
                <w:rFonts w:cs="Calibri"/>
                <w:color w:val="000000"/>
                <w:szCs w:val="20"/>
              </w:rPr>
              <w:t xml:space="preserve"> and MEPS within the timeframe of the project considering ASEAN and other international commitments in MEPS and labeling</w:t>
            </w:r>
          </w:p>
        </w:tc>
        <w:tc>
          <w:tcPr>
            <w:tcW w:w="2070" w:type="dxa"/>
          </w:tcPr>
          <w:p w14:paraId="3CD5610D"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Workshops, trainings, focus group dialogues </w:t>
            </w:r>
          </w:p>
          <w:p w14:paraId="60F8F661" w14:textId="77777777" w:rsidR="005973B6" w:rsidRPr="00D5163E" w:rsidRDefault="005973B6" w:rsidP="007E081C">
            <w:pPr>
              <w:pStyle w:val="ListParagraph"/>
              <w:ind w:left="0"/>
              <w:rPr>
                <w:rFonts w:ascii="Calibri" w:hAnsi="Calibri" w:cs="Calibri"/>
                <w:sz w:val="20"/>
                <w:szCs w:val="20"/>
              </w:rPr>
            </w:pPr>
          </w:p>
          <w:p w14:paraId="4A10CC17" w14:textId="77777777" w:rsidR="005973B6" w:rsidRPr="00D5163E" w:rsidRDefault="005973B6" w:rsidP="007E081C">
            <w:pPr>
              <w:pStyle w:val="ListParagraph"/>
              <w:ind w:left="0"/>
              <w:rPr>
                <w:rFonts w:ascii="Calibri" w:hAnsi="Calibri" w:cs="Calibri"/>
                <w:sz w:val="20"/>
                <w:szCs w:val="20"/>
              </w:rPr>
            </w:pPr>
          </w:p>
          <w:p w14:paraId="1FE2B782"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One-on-one meetings,</w:t>
            </w:r>
          </w:p>
          <w:p w14:paraId="57A6AECC" w14:textId="77777777"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Phone/email</w:t>
            </w:r>
          </w:p>
        </w:tc>
        <w:tc>
          <w:tcPr>
            <w:tcW w:w="1440" w:type="dxa"/>
          </w:tcPr>
          <w:p w14:paraId="308CB2C5"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20B30BF5"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624AC7D0"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tc>
        <w:tc>
          <w:tcPr>
            <w:tcW w:w="1890" w:type="dxa"/>
          </w:tcPr>
          <w:p w14:paraId="69E05186"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plan </w:t>
            </w:r>
          </w:p>
          <w:p w14:paraId="5DA46F26" w14:textId="77777777" w:rsidR="005973B6" w:rsidRPr="00D5163E" w:rsidRDefault="005973B6" w:rsidP="007E081C">
            <w:pPr>
              <w:pStyle w:val="ListParagraph"/>
              <w:ind w:left="0"/>
              <w:rPr>
                <w:rFonts w:ascii="Calibri" w:hAnsi="Calibri" w:cs="Calibri"/>
                <w:sz w:val="20"/>
                <w:szCs w:val="20"/>
              </w:rPr>
            </w:pPr>
          </w:p>
          <w:p w14:paraId="0848ED1C"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As frequently as necessary</w:t>
            </w:r>
          </w:p>
          <w:p w14:paraId="70BCF8A7" w14:textId="77777777" w:rsidR="005973B6" w:rsidRPr="00D5163E" w:rsidRDefault="005973B6" w:rsidP="007E081C">
            <w:pPr>
              <w:pStyle w:val="ListParagraph"/>
              <w:ind w:left="0"/>
              <w:rPr>
                <w:rFonts w:ascii="Calibri" w:hAnsi="Calibri" w:cs="Calibri"/>
                <w:sz w:val="20"/>
                <w:szCs w:val="20"/>
              </w:rPr>
            </w:pPr>
          </w:p>
        </w:tc>
      </w:tr>
      <w:tr w:rsidR="005973B6" w:rsidRPr="00D5163E" w14:paraId="637F2EE6" w14:textId="77777777" w:rsidTr="009C5667">
        <w:tc>
          <w:tcPr>
            <w:tcW w:w="1440" w:type="dxa"/>
          </w:tcPr>
          <w:p w14:paraId="2811F3F5" w14:textId="77777777" w:rsidR="005973B6" w:rsidRPr="00D5163E" w:rsidRDefault="005973B6" w:rsidP="007E081C">
            <w:pPr>
              <w:rPr>
                <w:rFonts w:cs="Calibri"/>
                <w:szCs w:val="20"/>
              </w:rPr>
            </w:pPr>
            <w:r w:rsidRPr="00D5163E">
              <w:rPr>
                <w:rFonts w:cs="Calibri"/>
                <w:szCs w:val="20"/>
              </w:rPr>
              <w:t xml:space="preserve">BPPT (Research Agency for Technology Development and </w:t>
            </w:r>
            <w:r w:rsidRPr="00D5163E">
              <w:rPr>
                <w:rFonts w:cs="Calibri"/>
                <w:szCs w:val="20"/>
              </w:rPr>
              <w:lastRenderedPageBreak/>
              <w:t>Implementation)</w:t>
            </w:r>
          </w:p>
        </w:tc>
        <w:tc>
          <w:tcPr>
            <w:tcW w:w="2610" w:type="dxa"/>
          </w:tcPr>
          <w:p w14:paraId="53C8D49F" w14:textId="77777777" w:rsidR="005973B6" w:rsidRPr="00D5163E" w:rsidRDefault="005973B6" w:rsidP="007E081C">
            <w:pPr>
              <w:rPr>
                <w:rFonts w:cs="Calibri"/>
                <w:color w:val="000000"/>
                <w:szCs w:val="20"/>
              </w:rPr>
            </w:pPr>
            <w:r w:rsidRPr="00D5163E">
              <w:rPr>
                <w:rFonts w:cs="Calibri"/>
                <w:color w:val="000000"/>
                <w:szCs w:val="20"/>
              </w:rPr>
              <w:lastRenderedPageBreak/>
              <w:t xml:space="preserve">Acts as resource agency in the </w:t>
            </w:r>
            <w:r w:rsidRPr="00D5163E">
              <w:rPr>
                <w:rFonts w:cs="Calibri"/>
                <w:szCs w:val="20"/>
              </w:rPr>
              <w:t xml:space="preserve">R&amp;D and product development for </w:t>
            </w:r>
            <w:r w:rsidRPr="00D5163E">
              <w:rPr>
                <w:rFonts w:cs="Calibri"/>
                <w:color w:val="000000"/>
                <w:szCs w:val="20"/>
              </w:rPr>
              <w:t xml:space="preserve">EEL technology and their application </w:t>
            </w:r>
          </w:p>
        </w:tc>
        <w:tc>
          <w:tcPr>
            <w:tcW w:w="2070" w:type="dxa"/>
          </w:tcPr>
          <w:p w14:paraId="5A91B0B3"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Workshops, trainings, focus group dialogues</w:t>
            </w:r>
          </w:p>
          <w:p w14:paraId="2234B42C" w14:textId="77777777" w:rsidR="005973B6" w:rsidRPr="00D5163E" w:rsidRDefault="005973B6" w:rsidP="007E081C">
            <w:pPr>
              <w:pStyle w:val="ListParagraph"/>
              <w:ind w:left="0"/>
              <w:rPr>
                <w:rFonts w:ascii="Calibri" w:hAnsi="Calibri" w:cs="Calibri"/>
                <w:sz w:val="20"/>
                <w:szCs w:val="20"/>
              </w:rPr>
            </w:pPr>
          </w:p>
          <w:p w14:paraId="5AF0BA19" w14:textId="77777777" w:rsidR="005973B6" w:rsidRPr="00D5163E" w:rsidRDefault="005973B6" w:rsidP="007E081C">
            <w:pPr>
              <w:pStyle w:val="ListParagraph"/>
              <w:ind w:left="0"/>
              <w:rPr>
                <w:rFonts w:ascii="Calibri" w:hAnsi="Calibri" w:cs="Calibri"/>
                <w:sz w:val="20"/>
                <w:szCs w:val="20"/>
              </w:rPr>
            </w:pPr>
          </w:p>
          <w:p w14:paraId="50712AFF"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One-on-one meetings,</w:t>
            </w:r>
          </w:p>
          <w:p w14:paraId="208B55B3" w14:textId="77777777"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Phone/email</w:t>
            </w:r>
          </w:p>
        </w:tc>
        <w:tc>
          <w:tcPr>
            <w:tcW w:w="1440" w:type="dxa"/>
          </w:tcPr>
          <w:p w14:paraId="1C637E6F" w14:textId="77777777" w:rsidR="005973B6" w:rsidRPr="00D5163E" w:rsidRDefault="005973B6" w:rsidP="007E081C">
            <w:pPr>
              <w:pStyle w:val="ListParagraph"/>
              <w:spacing w:after="200" w:line="276" w:lineRule="auto"/>
              <w:ind w:left="0"/>
              <w:rPr>
                <w:rFonts w:ascii="Calibri" w:hAnsi="Calibri" w:cs="Calibri"/>
                <w:sz w:val="20"/>
                <w:szCs w:val="20"/>
              </w:rPr>
            </w:pPr>
            <w:r w:rsidRPr="00D5163E">
              <w:rPr>
                <w:rFonts w:ascii="Calibri" w:eastAsiaTheme="minorHAnsi" w:hAnsi="Calibri" w:cs="Calibri"/>
                <w:sz w:val="20"/>
                <w:szCs w:val="20"/>
              </w:rPr>
              <w:t>MEMR/</w:t>
            </w:r>
          </w:p>
          <w:p w14:paraId="2FF629F6" w14:textId="77777777" w:rsidR="005973B6" w:rsidRPr="00D5163E" w:rsidRDefault="005973B6" w:rsidP="007E081C">
            <w:pPr>
              <w:pStyle w:val="ListParagraph"/>
              <w:spacing w:after="200" w:line="276" w:lineRule="auto"/>
              <w:ind w:left="0"/>
              <w:rPr>
                <w:rFonts w:ascii="Calibri" w:hAnsi="Calibri" w:cs="Calibri"/>
                <w:sz w:val="20"/>
                <w:szCs w:val="20"/>
              </w:rPr>
            </w:pPr>
            <w:r w:rsidRPr="00D5163E">
              <w:rPr>
                <w:rFonts w:ascii="Calibri" w:eastAsiaTheme="minorHAnsi" w:hAnsi="Calibri" w:cs="Calibri"/>
                <w:sz w:val="20"/>
                <w:szCs w:val="20"/>
              </w:rPr>
              <w:t>DGNREEC</w:t>
            </w:r>
          </w:p>
          <w:p w14:paraId="5985E72A" w14:textId="77777777" w:rsidR="005973B6" w:rsidRPr="00D5163E" w:rsidRDefault="005973B6" w:rsidP="007E081C">
            <w:pPr>
              <w:pStyle w:val="ListParagraph"/>
              <w:ind w:left="0"/>
              <w:rPr>
                <w:rFonts w:ascii="Calibri" w:hAnsi="Calibri" w:cs="Calibri"/>
                <w:sz w:val="20"/>
                <w:szCs w:val="20"/>
              </w:rPr>
            </w:pPr>
            <w:r w:rsidRPr="00D5163E">
              <w:rPr>
                <w:rFonts w:ascii="Calibri" w:eastAsiaTheme="minorHAnsi" w:hAnsi="Calibri" w:cs="Calibri"/>
                <w:sz w:val="20"/>
                <w:szCs w:val="20"/>
              </w:rPr>
              <w:t xml:space="preserve">PMU </w:t>
            </w:r>
          </w:p>
        </w:tc>
        <w:tc>
          <w:tcPr>
            <w:tcW w:w="1890" w:type="dxa"/>
          </w:tcPr>
          <w:p w14:paraId="010224EE"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plan </w:t>
            </w:r>
          </w:p>
          <w:p w14:paraId="4A4F7CCD" w14:textId="77777777" w:rsidR="005973B6" w:rsidRPr="00D5163E" w:rsidRDefault="005973B6" w:rsidP="007E081C">
            <w:pPr>
              <w:pStyle w:val="ListParagraph"/>
              <w:ind w:left="0"/>
              <w:rPr>
                <w:rFonts w:ascii="Calibri" w:hAnsi="Calibri" w:cs="Calibri"/>
                <w:sz w:val="20"/>
                <w:szCs w:val="20"/>
              </w:rPr>
            </w:pPr>
          </w:p>
          <w:p w14:paraId="6673A31B" w14:textId="77777777" w:rsidR="005973B6" w:rsidRPr="00D5163E" w:rsidRDefault="005973B6" w:rsidP="007E081C">
            <w:pPr>
              <w:pStyle w:val="ListParagraph"/>
              <w:ind w:left="0"/>
              <w:rPr>
                <w:rFonts w:ascii="Calibri" w:hAnsi="Calibri" w:cs="Calibri"/>
                <w:sz w:val="20"/>
                <w:szCs w:val="20"/>
              </w:rPr>
            </w:pPr>
          </w:p>
          <w:p w14:paraId="7D4537EB"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As frequently as necessary</w:t>
            </w:r>
          </w:p>
        </w:tc>
      </w:tr>
      <w:tr w:rsidR="005973B6" w:rsidRPr="00D5163E" w14:paraId="0F662625" w14:textId="77777777" w:rsidTr="009C5667">
        <w:tc>
          <w:tcPr>
            <w:tcW w:w="1440" w:type="dxa"/>
          </w:tcPr>
          <w:p w14:paraId="2137296A" w14:textId="77777777" w:rsidR="005973B6" w:rsidRPr="00D5163E" w:rsidRDefault="005973B6" w:rsidP="007E081C">
            <w:pPr>
              <w:rPr>
                <w:rFonts w:cs="Calibri"/>
                <w:szCs w:val="20"/>
              </w:rPr>
            </w:pPr>
            <w:r w:rsidRPr="00D5163E">
              <w:rPr>
                <w:rFonts w:cs="Calibri"/>
                <w:i/>
                <w:szCs w:val="20"/>
              </w:rPr>
              <w:t>Tingkat Kandungan Dalam Negeri</w:t>
            </w:r>
            <w:r w:rsidRPr="00D5163E">
              <w:rPr>
                <w:rFonts w:cs="Calibri"/>
                <w:szCs w:val="20"/>
              </w:rPr>
              <w:t xml:space="preserve"> (</w:t>
            </w:r>
            <w:r w:rsidRPr="00D5163E">
              <w:rPr>
                <w:rFonts w:cs="Calibri"/>
                <w:i/>
                <w:szCs w:val="20"/>
              </w:rPr>
              <w:t>TKDN</w:t>
            </w:r>
            <w:r w:rsidRPr="00D5163E">
              <w:rPr>
                <w:rFonts w:cs="Calibri"/>
                <w:szCs w:val="20"/>
              </w:rPr>
              <w:t>) or Local Content certifiers</w:t>
            </w:r>
          </w:p>
        </w:tc>
        <w:tc>
          <w:tcPr>
            <w:tcW w:w="2610" w:type="dxa"/>
          </w:tcPr>
          <w:p w14:paraId="5C3C84A6" w14:textId="77777777" w:rsidR="005973B6" w:rsidRPr="00D5163E" w:rsidRDefault="005973B6" w:rsidP="007E081C">
            <w:pPr>
              <w:rPr>
                <w:rFonts w:cs="Calibri"/>
                <w:color w:val="000000"/>
                <w:szCs w:val="20"/>
              </w:rPr>
            </w:pPr>
            <w:r w:rsidRPr="00D5163E">
              <w:rPr>
                <w:rFonts w:cs="Calibri"/>
                <w:color w:val="000000"/>
                <w:szCs w:val="20"/>
              </w:rPr>
              <w:t>Act as resource agency in the policy review and recommendations in enhancing the local content of locally manufactured lighting products</w:t>
            </w:r>
          </w:p>
        </w:tc>
        <w:tc>
          <w:tcPr>
            <w:tcW w:w="2070" w:type="dxa"/>
          </w:tcPr>
          <w:p w14:paraId="18B9B68A"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Workshops, trainings, focus group dialogues </w:t>
            </w:r>
          </w:p>
          <w:p w14:paraId="279C84A1" w14:textId="77777777" w:rsidR="005973B6" w:rsidRPr="00D5163E" w:rsidRDefault="005973B6" w:rsidP="007E081C">
            <w:pPr>
              <w:pStyle w:val="ListParagraph"/>
              <w:ind w:left="0"/>
              <w:rPr>
                <w:rFonts w:ascii="Calibri" w:hAnsi="Calibri" w:cs="Calibri"/>
                <w:color w:val="FF0000"/>
                <w:sz w:val="20"/>
                <w:szCs w:val="20"/>
              </w:rPr>
            </w:pPr>
          </w:p>
          <w:p w14:paraId="3A98ECAE" w14:textId="77777777" w:rsidR="005973B6" w:rsidRPr="00D5163E" w:rsidRDefault="005973B6" w:rsidP="007E081C">
            <w:pPr>
              <w:pStyle w:val="ListParagraph"/>
              <w:ind w:left="0"/>
              <w:rPr>
                <w:rFonts w:ascii="Calibri" w:hAnsi="Calibri" w:cs="Calibri"/>
                <w:color w:val="FF0000"/>
                <w:sz w:val="20"/>
                <w:szCs w:val="20"/>
              </w:rPr>
            </w:pPr>
          </w:p>
          <w:p w14:paraId="3A7A973C"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One-on-one meetings,</w:t>
            </w:r>
          </w:p>
          <w:p w14:paraId="41C02B29" w14:textId="26D6E2AC"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Phone/email</w:t>
            </w:r>
            <w:r w:rsidRPr="00D5163E" w:rsidDel="009A55C5">
              <w:rPr>
                <w:rFonts w:ascii="Calibri" w:hAnsi="Calibri" w:cs="Calibri"/>
                <w:sz w:val="20"/>
                <w:szCs w:val="20"/>
              </w:rPr>
              <w:t xml:space="preserve"> </w:t>
            </w:r>
          </w:p>
        </w:tc>
        <w:tc>
          <w:tcPr>
            <w:tcW w:w="1440" w:type="dxa"/>
          </w:tcPr>
          <w:p w14:paraId="044488D5" w14:textId="77777777" w:rsidR="005973B6" w:rsidRPr="00D5163E" w:rsidRDefault="005973B6" w:rsidP="007E081C">
            <w:pPr>
              <w:pStyle w:val="ListParagraph"/>
              <w:spacing w:after="200" w:line="276" w:lineRule="auto"/>
              <w:ind w:left="0"/>
              <w:rPr>
                <w:rFonts w:ascii="Calibri" w:hAnsi="Calibri" w:cs="Calibri"/>
                <w:sz w:val="20"/>
                <w:szCs w:val="20"/>
              </w:rPr>
            </w:pPr>
            <w:r w:rsidRPr="00D5163E">
              <w:rPr>
                <w:rFonts w:ascii="Calibri" w:eastAsiaTheme="minorHAnsi" w:hAnsi="Calibri" w:cs="Calibri"/>
                <w:sz w:val="20"/>
                <w:szCs w:val="20"/>
              </w:rPr>
              <w:t>MEMR/</w:t>
            </w:r>
          </w:p>
          <w:p w14:paraId="54420B0D" w14:textId="77777777" w:rsidR="005973B6" w:rsidRPr="00D5163E" w:rsidRDefault="005973B6" w:rsidP="007E081C">
            <w:pPr>
              <w:pStyle w:val="ListParagraph"/>
              <w:spacing w:after="200" w:line="276" w:lineRule="auto"/>
              <w:ind w:left="0"/>
              <w:rPr>
                <w:rFonts w:ascii="Calibri" w:hAnsi="Calibri" w:cs="Calibri"/>
                <w:sz w:val="20"/>
                <w:szCs w:val="20"/>
              </w:rPr>
            </w:pPr>
            <w:r w:rsidRPr="00D5163E">
              <w:rPr>
                <w:rFonts w:ascii="Calibri" w:eastAsiaTheme="minorHAnsi" w:hAnsi="Calibri" w:cs="Calibri"/>
                <w:sz w:val="20"/>
                <w:szCs w:val="20"/>
              </w:rPr>
              <w:t>DGNREEC</w:t>
            </w:r>
          </w:p>
          <w:p w14:paraId="4087C7B3" w14:textId="77777777" w:rsidR="005973B6" w:rsidRPr="00D5163E" w:rsidRDefault="005973B6" w:rsidP="007E081C">
            <w:pPr>
              <w:pStyle w:val="ListParagraph"/>
              <w:ind w:left="0"/>
              <w:rPr>
                <w:rFonts w:ascii="Calibri" w:hAnsi="Calibri" w:cs="Calibri"/>
                <w:sz w:val="20"/>
                <w:szCs w:val="20"/>
              </w:rPr>
            </w:pPr>
            <w:r w:rsidRPr="00D5163E">
              <w:rPr>
                <w:rFonts w:ascii="Calibri" w:eastAsiaTheme="minorHAnsi" w:hAnsi="Calibri" w:cs="Calibri"/>
                <w:sz w:val="20"/>
                <w:szCs w:val="20"/>
              </w:rPr>
              <w:t xml:space="preserve">PMU </w:t>
            </w:r>
          </w:p>
        </w:tc>
        <w:tc>
          <w:tcPr>
            <w:tcW w:w="1890" w:type="dxa"/>
          </w:tcPr>
          <w:p w14:paraId="3405013C"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plan </w:t>
            </w:r>
          </w:p>
          <w:p w14:paraId="3F0D2128" w14:textId="77777777" w:rsidR="005973B6" w:rsidRPr="00D5163E" w:rsidRDefault="005973B6" w:rsidP="007E081C">
            <w:pPr>
              <w:pStyle w:val="ListParagraph"/>
              <w:ind w:left="0"/>
              <w:rPr>
                <w:rFonts w:ascii="Calibri" w:hAnsi="Calibri" w:cs="Calibri"/>
                <w:sz w:val="20"/>
                <w:szCs w:val="20"/>
              </w:rPr>
            </w:pPr>
          </w:p>
          <w:p w14:paraId="75BDC482" w14:textId="77777777" w:rsidR="005973B6" w:rsidRPr="00D5163E" w:rsidRDefault="005973B6" w:rsidP="007E081C">
            <w:pPr>
              <w:pStyle w:val="ListParagraph"/>
              <w:ind w:left="0"/>
              <w:rPr>
                <w:rFonts w:ascii="Calibri" w:hAnsi="Calibri" w:cs="Calibri"/>
                <w:sz w:val="20"/>
                <w:szCs w:val="20"/>
              </w:rPr>
            </w:pPr>
          </w:p>
          <w:p w14:paraId="0C28AC49"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As frequently as necessary </w:t>
            </w:r>
          </w:p>
        </w:tc>
      </w:tr>
      <w:tr w:rsidR="005973B6" w:rsidRPr="00D5163E" w14:paraId="1484C9E8" w14:textId="77777777" w:rsidTr="009C5667">
        <w:tc>
          <w:tcPr>
            <w:tcW w:w="1440" w:type="dxa"/>
          </w:tcPr>
          <w:p w14:paraId="5CD200B4" w14:textId="77777777" w:rsidR="005973B6" w:rsidRPr="00D5163E" w:rsidRDefault="005973B6" w:rsidP="007E081C">
            <w:pPr>
              <w:rPr>
                <w:rFonts w:cs="Calibri"/>
                <w:szCs w:val="20"/>
              </w:rPr>
            </w:pPr>
            <w:r w:rsidRPr="00D5163E">
              <w:rPr>
                <w:rFonts w:cs="Calibri"/>
                <w:szCs w:val="20"/>
              </w:rPr>
              <w:t>Credit Facility Guarantee/Credit Insurance Companies</w:t>
            </w:r>
          </w:p>
        </w:tc>
        <w:tc>
          <w:tcPr>
            <w:tcW w:w="2610" w:type="dxa"/>
          </w:tcPr>
          <w:p w14:paraId="7F71DA1F" w14:textId="77777777" w:rsidR="005973B6" w:rsidRPr="00D5163E" w:rsidRDefault="005973B6" w:rsidP="007E081C">
            <w:pPr>
              <w:rPr>
                <w:rFonts w:cs="Calibri"/>
                <w:color w:val="000000"/>
                <w:szCs w:val="20"/>
              </w:rPr>
            </w:pPr>
            <w:r w:rsidRPr="00D5163E">
              <w:rPr>
                <w:rFonts w:cs="Calibri"/>
                <w:color w:val="000000"/>
                <w:szCs w:val="20"/>
              </w:rPr>
              <w:t xml:space="preserve">Act as resource groups for determining appropriate financing support schemes in support of the full scale ESCO model regarding credit guarantee facility  </w:t>
            </w:r>
          </w:p>
        </w:tc>
        <w:tc>
          <w:tcPr>
            <w:tcW w:w="2070" w:type="dxa"/>
          </w:tcPr>
          <w:p w14:paraId="4DC9C435"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Workshops, trainings, focus group dialogues </w:t>
            </w:r>
          </w:p>
          <w:p w14:paraId="50790323" w14:textId="77777777" w:rsidR="005973B6" w:rsidRPr="00D5163E" w:rsidRDefault="005973B6" w:rsidP="007E081C">
            <w:pPr>
              <w:pStyle w:val="ListParagraph"/>
              <w:ind w:left="0"/>
              <w:rPr>
                <w:rFonts w:ascii="Calibri" w:hAnsi="Calibri" w:cs="Calibri"/>
                <w:sz w:val="20"/>
                <w:szCs w:val="20"/>
              </w:rPr>
            </w:pPr>
          </w:p>
          <w:p w14:paraId="4D7A4668" w14:textId="77777777" w:rsidR="005973B6" w:rsidRPr="00D5163E" w:rsidRDefault="005973B6" w:rsidP="007E081C">
            <w:pPr>
              <w:pStyle w:val="ListParagraph"/>
              <w:ind w:left="0"/>
              <w:rPr>
                <w:rFonts w:ascii="Calibri" w:hAnsi="Calibri" w:cs="Calibri"/>
                <w:sz w:val="20"/>
                <w:szCs w:val="20"/>
              </w:rPr>
            </w:pPr>
          </w:p>
          <w:p w14:paraId="02B5E206" w14:textId="77777777" w:rsidR="005973B6" w:rsidRPr="00D5163E" w:rsidRDefault="005973B6" w:rsidP="007E081C">
            <w:pPr>
              <w:rPr>
                <w:rFonts w:eastAsia="Times New Roman" w:cs="Calibri"/>
                <w:szCs w:val="20"/>
                <w:lang w:eastAsia="en-GB"/>
              </w:rPr>
            </w:pPr>
            <w:r w:rsidRPr="00D5163E">
              <w:rPr>
                <w:rFonts w:eastAsia="Times New Roman" w:cs="Calibri"/>
                <w:szCs w:val="20"/>
                <w:lang w:eastAsia="en-GB"/>
              </w:rPr>
              <w:t>One-on-one meetings,</w:t>
            </w:r>
          </w:p>
          <w:p w14:paraId="16ACA738" w14:textId="1CC2ADD0"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Phone/email</w:t>
            </w:r>
            <w:r w:rsidRPr="00D5163E" w:rsidDel="009A55C5">
              <w:rPr>
                <w:rFonts w:ascii="Calibri" w:hAnsi="Calibri" w:cs="Calibri"/>
                <w:sz w:val="20"/>
                <w:szCs w:val="20"/>
              </w:rPr>
              <w:t xml:space="preserve"> </w:t>
            </w:r>
          </w:p>
        </w:tc>
        <w:tc>
          <w:tcPr>
            <w:tcW w:w="1440" w:type="dxa"/>
          </w:tcPr>
          <w:p w14:paraId="7897DB2C"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74C010EE"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1AC0E81D"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tc>
        <w:tc>
          <w:tcPr>
            <w:tcW w:w="1890" w:type="dxa"/>
          </w:tcPr>
          <w:p w14:paraId="7595532F"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work plan </w:t>
            </w:r>
          </w:p>
          <w:p w14:paraId="7CA52A2E" w14:textId="77777777" w:rsidR="005973B6" w:rsidRPr="00D5163E" w:rsidRDefault="005973B6" w:rsidP="007E081C">
            <w:pPr>
              <w:pStyle w:val="ListParagraph"/>
              <w:ind w:left="0"/>
              <w:rPr>
                <w:rFonts w:ascii="Calibri" w:hAnsi="Calibri" w:cs="Calibri"/>
                <w:sz w:val="20"/>
                <w:szCs w:val="20"/>
                <w:lang w:eastAsia="zh-CN"/>
              </w:rPr>
            </w:pPr>
          </w:p>
          <w:p w14:paraId="234B22DA" w14:textId="22497F19"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As frequently as necessary</w:t>
            </w:r>
          </w:p>
        </w:tc>
      </w:tr>
      <w:tr w:rsidR="005973B6" w:rsidRPr="00D5163E" w14:paraId="4AB46768" w14:textId="77777777" w:rsidTr="009C5667">
        <w:tc>
          <w:tcPr>
            <w:tcW w:w="1440" w:type="dxa"/>
          </w:tcPr>
          <w:p w14:paraId="45429269" w14:textId="77777777" w:rsidR="005973B6" w:rsidRPr="00D5163E" w:rsidRDefault="005973B6" w:rsidP="007E081C">
            <w:pPr>
              <w:rPr>
                <w:rFonts w:cs="Calibri"/>
                <w:szCs w:val="20"/>
              </w:rPr>
            </w:pPr>
            <w:r w:rsidRPr="00D5163E">
              <w:rPr>
                <w:rFonts w:cs="Calibri"/>
                <w:szCs w:val="20"/>
              </w:rPr>
              <w:t>Lighting Industry Associations (</w:t>
            </w:r>
            <w:r w:rsidRPr="00D5163E">
              <w:rPr>
                <w:rFonts w:cs="Calibri"/>
                <w:i/>
                <w:szCs w:val="20"/>
              </w:rPr>
              <w:t>GAMATRINDO, ALINDO and APERLINDO</w:t>
            </w:r>
            <w:r w:rsidRPr="00D5163E">
              <w:rPr>
                <w:rFonts w:cs="Calibri"/>
                <w:szCs w:val="20"/>
              </w:rPr>
              <w:t>)</w:t>
            </w:r>
          </w:p>
        </w:tc>
        <w:tc>
          <w:tcPr>
            <w:tcW w:w="2610" w:type="dxa"/>
          </w:tcPr>
          <w:p w14:paraId="25F7AAC6" w14:textId="77777777" w:rsidR="005973B6" w:rsidRPr="00D5163E" w:rsidRDefault="005973B6" w:rsidP="007E081C">
            <w:pPr>
              <w:rPr>
                <w:rFonts w:cs="Calibri"/>
                <w:color w:val="000000"/>
                <w:szCs w:val="20"/>
              </w:rPr>
            </w:pPr>
            <w:r w:rsidRPr="00D5163E">
              <w:rPr>
                <w:rFonts w:cs="Calibri"/>
                <w:color w:val="000000"/>
                <w:szCs w:val="20"/>
              </w:rPr>
              <w:t>Provides technical support and coordination among local manufacturers; leads the industry associations and its members in policy discussions to achieve timely progress in project implementation and performance targets; lead the transition to higher efficiency and cost-effective EEL production and acts as coordinator and focal point in the monitoring, verification and enforcement representing the EEL industry for measuring impact and corrective actions</w:t>
            </w:r>
          </w:p>
        </w:tc>
        <w:tc>
          <w:tcPr>
            <w:tcW w:w="2070" w:type="dxa"/>
          </w:tcPr>
          <w:p w14:paraId="295F4599"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Workshops, trainings, focus group dialogues </w:t>
            </w:r>
          </w:p>
          <w:p w14:paraId="46FDC5FD" w14:textId="77777777" w:rsidR="005973B6" w:rsidRPr="00D5163E" w:rsidRDefault="005973B6" w:rsidP="007E081C">
            <w:pPr>
              <w:pStyle w:val="ListParagraph"/>
              <w:ind w:left="0"/>
              <w:rPr>
                <w:rFonts w:ascii="Calibri" w:hAnsi="Calibri" w:cs="Calibri"/>
                <w:sz w:val="20"/>
                <w:szCs w:val="20"/>
              </w:rPr>
            </w:pPr>
          </w:p>
          <w:p w14:paraId="10A158B9" w14:textId="77777777" w:rsidR="005973B6" w:rsidRPr="00D5163E" w:rsidRDefault="005973B6" w:rsidP="007E081C">
            <w:pPr>
              <w:pStyle w:val="ListParagraph"/>
              <w:ind w:left="0"/>
              <w:rPr>
                <w:rFonts w:ascii="Calibri" w:hAnsi="Calibri" w:cs="Calibri"/>
                <w:sz w:val="20"/>
                <w:szCs w:val="20"/>
              </w:rPr>
            </w:pPr>
          </w:p>
          <w:p w14:paraId="18D57492" w14:textId="77777777"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Surveys</w:t>
            </w:r>
          </w:p>
          <w:p w14:paraId="4FE5C3D4" w14:textId="77777777" w:rsidR="005973B6" w:rsidRPr="00D5163E" w:rsidRDefault="005973B6" w:rsidP="007E081C">
            <w:pPr>
              <w:pStyle w:val="ListParagraph"/>
              <w:ind w:left="0"/>
              <w:rPr>
                <w:rFonts w:ascii="Calibri" w:hAnsi="Calibri" w:cs="Calibri"/>
                <w:sz w:val="20"/>
                <w:szCs w:val="20"/>
              </w:rPr>
            </w:pPr>
          </w:p>
          <w:p w14:paraId="3C967E19" w14:textId="77777777" w:rsidR="005973B6" w:rsidRPr="00D5163E" w:rsidRDefault="005973B6" w:rsidP="007E081C">
            <w:pPr>
              <w:pStyle w:val="ListParagraph"/>
              <w:ind w:left="0"/>
              <w:rPr>
                <w:rFonts w:ascii="Calibri" w:hAnsi="Calibri" w:cs="Calibri"/>
                <w:sz w:val="20"/>
                <w:szCs w:val="20"/>
              </w:rPr>
            </w:pPr>
          </w:p>
          <w:p w14:paraId="74705600" w14:textId="77777777" w:rsidR="005973B6" w:rsidRPr="00D5163E" w:rsidRDefault="005973B6" w:rsidP="007E081C">
            <w:pPr>
              <w:pStyle w:val="ListParagraph"/>
              <w:ind w:left="0"/>
              <w:rPr>
                <w:rFonts w:ascii="Calibri" w:hAnsi="Calibri" w:cs="Calibri"/>
                <w:sz w:val="20"/>
                <w:szCs w:val="20"/>
              </w:rPr>
            </w:pPr>
          </w:p>
          <w:p w14:paraId="14A044CD" w14:textId="77777777" w:rsidR="005973B6" w:rsidRPr="00D5163E" w:rsidRDefault="005973B6" w:rsidP="007E081C">
            <w:pPr>
              <w:pStyle w:val="ListParagraph"/>
              <w:ind w:left="0"/>
              <w:rPr>
                <w:rFonts w:ascii="Calibri" w:hAnsi="Calibri" w:cs="Calibri"/>
                <w:sz w:val="20"/>
                <w:szCs w:val="20"/>
              </w:rPr>
            </w:pPr>
          </w:p>
          <w:p w14:paraId="2A950DF4" w14:textId="77777777" w:rsidR="005973B6" w:rsidRPr="00D5163E" w:rsidRDefault="005973B6" w:rsidP="007E081C">
            <w:pPr>
              <w:pStyle w:val="ListParagraph"/>
              <w:ind w:left="0"/>
              <w:rPr>
                <w:rFonts w:ascii="Calibri" w:hAnsi="Calibri" w:cs="Calibri"/>
                <w:sz w:val="20"/>
                <w:szCs w:val="20"/>
              </w:rPr>
            </w:pPr>
          </w:p>
          <w:p w14:paraId="7B445BD2"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One-on-one meetings </w:t>
            </w:r>
          </w:p>
          <w:p w14:paraId="08839249" w14:textId="789DA1EB"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Phone/email</w:t>
            </w:r>
          </w:p>
        </w:tc>
        <w:tc>
          <w:tcPr>
            <w:tcW w:w="1440" w:type="dxa"/>
          </w:tcPr>
          <w:p w14:paraId="3A8FABE6"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34C264EE"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3BBF13E7"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tc>
        <w:tc>
          <w:tcPr>
            <w:tcW w:w="1890" w:type="dxa"/>
          </w:tcPr>
          <w:p w14:paraId="2C6B668D"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work plan </w:t>
            </w:r>
          </w:p>
          <w:p w14:paraId="2F49FCB3" w14:textId="77777777" w:rsidR="005973B6" w:rsidRPr="00D5163E" w:rsidRDefault="005973B6" w:rsidP="007E081C">
            <w:pPr>
              <w:pStyle w:val="ListParagraph"/>
              <w:ind w:left="0"/>
              <w:rPr>
                <w:rFonts w:ascii="Calibri" w:hAnsi="Calibri" w:cs="Calibri"/>
                <w:sz w:val="20"/>
                <w:szCs w:val="20"/>
              </w:rPr>
            </w:pPr>
          </w:p>
          <w:p w14:paraId="447031D3"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First year, before mid-term review and before project closure</w:t>
            </w:r>
          </w:p>
          <w:p w14:paraId="1F343A7B" w14:textId="77777777" w:rsidR="005973B6" w:rsidRPr="00D5163E" w:rsidRDefault="005973B6" w:rsidP="007E081C">
            <w:pPr>
              <w:pStyle w:val="ListParagraph"/>
              <w:ind w:left="0"/>
              <w:rPr>
                <w:rFonts w:ascii="Calibri" w:hAnsi="Calibri" w:cs="Calibri"/>
                <w:sz w:val="20"/>
                <w:szCs w:val="20"/>
              </w:rPr>
            </w:pPr>
          </w:p>
          <w:p w14:paraId="69C054E0" w14:textId="77777777" w:rsidR="005973B6" w:rsidRPr="00D5163E" w:rsidRDefault="005973B6" w:rsidP="007E081C">
            <w:pPr>
              <w:pStyle w:val="ListParagraph"/>
              <w:ind w:left="0"/>
              <w:rPr>
                <w:rFonts w:ascii="Calibri" w:hAnsi="Calibri" w:cs="Calibri"/>
                <w:sz w:val="20"/>
                <w:szCs w:val="20"/>
              </w:rPr>
            </w:pPr>
          </w:p>
          <w:p w14:paraId="1284F942"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As frequently as necessary</w:t>
            </w:r>
          </w:p>
          <w:p w14:paraId="125B1153" w14:textId="77777777" w:rsidR="005973B6" w:rsidRPr="00D5163E" w:rsidRDefault="005973B6" w:rsidP="007E081C">
            <w:pPr>
              <w:pStyle w:val="ListParagraph"/>
              <w:ind w:left="0"/>
              <w:rPr>
                <w:rFonts w:ascii="Calibri" w:hAnsi="Calibri" w:cs="Calibri"/>
                <w:sz w:val="20"/>
                <w:szCs w:val="20"/>
              </w:rPr>
            </w:pPr>
          </w:p>
        </w:tc>
      </w:tr>
      <w:tr w:rsidR="005973B6" w:rsidRPr="00D5163E" w14:paraId="0A8315B9" w14:textId="77777777" w:rsidTr="009C5667">
        <w:tc>
          <w:tcPr>
            <w:tcW w:w="1440" w:type="dxa"/>
          </w:tcPr>
          <w:p w14:paraId="05EFDAD9" w14:textId="77777777" w:rsidR="005973B6" w:rsidRPr="00D5163E" w:rsidRDefault="005973B6" w:rsidP="007E081C">
            <w:pPr>
              <w:rPr>
                <w:rFonts w:cs="Calibri"/>
                <w:szCs w:val="20"/>
              </w:rPr>
            </w:pPr>
            <w:r w:rsidRPr="00D5163E">
              <w:rPr>
                <w:rFonts w:cs="Calibri"/>
                <w:szCs w:val="20"/>
              </w:rPr>
              <w:t>Development Partners (MTRE3, ICED2, PFAN, and other bilateral projects)</w:t>
            </w:r>
          </w:p>
        </w:tc>
        <w:tc>
          <w:tcPr>
            <w:tcW w:w="2610" w:type="dxa"/>
          </w:tcPr>
          <w:p w14:paraId="5DAB770B" w14:textId="77777777" w:rsidR="005973B6" w:rsidRPr="00D5163E" w:rsidRDefault="005973B6" w:rsidP="007E081C">
            <w:pPr>
              <w:rPr>
                <w:rFonts w:cs="Calibri"/>
                <w:color w:val="000000"/>
                <w:szCs w:val="20"/>
              </w:rPr>
            </w:pPr>
            <w:r w:rsidRPr="00D5163E">
              <w:rPr>
                <w:rFonts w:cs="Calibri"/>
                <w:color w:val="000000"/>
                <w:szCs w:val="20"/>
              </w:rPr>
              <w:t>Provide technical support and coordination regarding the implementation of relevant activities towards achievement of outputs that have common project objectives</w:t>
            </w:r>
          </w:p>
        </w:tc>
        <w:tc>
          <w:tcPr>
            <w:tcW w:w="2070" w:type="dxa"/>
          </w:tcPr>
          <w:p w14:paraId="1602D463"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Workshops, trainings, focus group dialogues  </w:t>
            </w:r>
          </w:p>
          <w:p w14:paraId="059AA951" w14:textId="77777777" w:rsidR="005973B6" w:rsidRPr="00D5163E" w:rsidRDefault="005973B6" w:rsidP="007E081C">
            <w:pPr>
              <w:pStyle w:val="ListParagraph"/>
              <w:ind w:left="0"/>
              <w:rPr>
                <w:rFonts w:ascii="Calibri" w:hAnsi="Calibri" w:cs="Calibri"/>
                <w:sz w:val="20"/>
                <w:szCs w:val="20"/>
              </w:rPr>
            </w:pPr>
          </w:p>
          <w:p w14:paraId="195E499E" w14:textId="77777777" w:rsidR="005973B6" w:rsidRPr="00D5163E" w:rsidRDefault="005973B6" w:rsidP="007E081C">
            <w:pPr>
              <w:pStyle w:val="ListParagraph"/>
              <w:ind w:left="0"/>
              <w:rPr>
                <w:rFonts w:ascii="Calibri" w:hAnsi="Calibri" w:cs="Calibri"/>
                <w:sz w:val="20"/>
                <w:szCs w:val="20"/>
              </w:rPr>
            </w:pPr>
          </w:p>
          <w:p w14:paraId="513AE6EC"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One-on-one meetings </w:t>
            </w:r>
          </w:p>
          <w:p w14:paraId="5BB9D23C" w14:textId="5259AB48"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Phone/email</w:t>
            </w:r>
            <w:r w:rsidRPr="00D5163E" w:rsidDel="009A55C5">
              <w:rPr>
                <w:rFonts w:ascii="Calibri" w:hAnsi="Calibri" w:cs="Calibri"/>
                <w:sz w:val="20"/>
                <w:szCs w:val="20"/>
              </w:rPr>
              <w:t xml:space="preserve"> </w:t>
            </w:r>
          </w:p>
        </w:tc>
        <w:tc>
          <w:tcPr>
            <w:tcW w:w="1440" w:type="dxa"/>
          </w:tcPr>
          <w:p w14:paraId="02C33439"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15B71BD1"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2CB2E1BE"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tc>
        <w:tc>
          <w:tcPr>
            <w:tcW w:w="1890" w:type="dxa"/>
          </w:tcPr>
          <w:p w14:paraId="658B0512"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To be confirmed in the annual work plan</w:t>
            </w:r>
          </w:p>
          <w:p w14:paraId="214E7595"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 </w:t>
            </w:r>
          </w:p>
          <w:p w14:paraId="5A019A23"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As frequently as necessary</w:t>
            </w:r>
          </w:p>
        </w:tc>
      </w:tr>
      <w:tr w:rsidR="005973B6" w:rsidRPr="00D5163E" w14:paraId="4B630442" w14:textId="77777777" w:rsidTr="009C5667">
        <w:tc>
          <w:tcPr>
            <w:tcW w:w="1440" w:type="dxa"/>
          </w:tcPr>
          <w:p w14:paraId="61E507FD" w14:textId="77777777" w:rsidR="005973B6" w:rsidRPr="00D5163E" w:rsidRDefault="005973B6" w:rsidP="007E081C">
            <w:pPr>
              <w:rPr>
                <w:rFonts w:cs="Calibri"/>
                <w:color w:val="000000"/>
                <w:szCs w:val="20"/>
              </w:rPr>
            </w:pPr>
            <w:r w:rsidRPr="00D5163E">
              <w:rPr>
                <w:rFonts w:cs="Calibri"/>
                <w:color w:val="000000"/>
                <w:szCs w:val="20"/>
              </w:rPr>
              <w:t>Beneficiaries of LED distribution in selected cities such as</w:t>
            </w:r>
            <w:r w:rsidRPr="00D5163E">
              <w:rPr>
                <w:rFonts w:cs="Calibri"/>
                <w:szCs w:val="20"/>
              </w:rPr>
              <w:t xml:space="preserve"> residents in government buildings, owners/visitors of </w:t>
            </w:r>
            <w:r w:rsidRPr="00D5163E">
              <w:rPr>
                <w:rFonts w:cs="Calibri"/>
                <w:szCs w:val="20"/>
              </w:rPr>
              <w:lastRenderedPageBreak/>
              <w:t xml:space="preserve">commercial buildings and residents benefitting from street lighting </w:t>
            </w:r>
          </w:p>
          <w:p w14:paraId="32EC689C" w14:textId="532DA893" w:rsidR="005973B6" w:rsidRPr="00D5163E" w:rsidRDefault="005973B6" w:rsidP="007E081C">
            <w:pPr>
              <w:rPr>
                <w:rFonts w:cs="Calibri"/>
                <w:color w:val="000000"/>
                <w:szCs w:val="20"/>
              </w:rPr>
            </w:pPr>
          </w:p>
        </w:tc>
        <w:tc>
          <w:tcPr>
            <w:tcW w:w="2610" w:type="dxa"/>
          </w:tcPr>
          <w:p w14:paraId="3275F387"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lastRenderedPageBreak/>
              <w:t xml:space="preserve">Stakeholders who will directly benefit from the installation of EEL lighting </w:t>
            </w:r>
          </w:p>
        </w:tc>
        <w:tc>
          <w:tcPr>
            <w:tcW w:w="2070" w:type="dxa"/>
          </w:tcPr>
          <w:p w14:paraId="720C4720"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Public meetings </w:t>
            </w:r>
          </w:p>
          <w:p w14:paraId="5C118298" w14:textId="77777777" w:rsidR="005973B6" w:rsidRPr="00D5163E" w:rsidRDefault="005973B6" w:rsidP="007E081C">
            <w:pPr>
              <w:pStyle w:val="ListParagraph"/>
              <w:ind w:left="0"/>
              <w:rPr>
                <w:rFonts w:ascii="Calibri" w:hAnsi="Calibri" w:cs="Calibri"/>
                <w:sz w:val="20"/>
                <w:szCs w:val="20"/>
              </w:rPr>
            </w:pPr>
          </w:p>
          <w:p w14:paraId="26CBF7AF" w14:textId="77777777" w:rsidR="005973B6" w:rsidRPr="00D5163E" w:rsidRDefault="005973B6" w:rsidP="007E081C">
            <w:pPr>
              <w:pStyle w:val="ListParagraph"/>
              <w:ind w:left="0"/>
              <w:rPr>
                <w:rFonts w:ascii="Calibri" w:hAnsi="Calibri" w:cs="Calibri"/>
                <w:sz w:val="20"/>
                <w:szCs w:val="20"/>
              </w:rPr>
            </w:pPr>
          </w:p>
          <w:p w14:paraId="79E9AEB7" w14:textId="77777777" w:rsidR="005973B6" w:rsidRPr="00D5163E" w:rsidRDefault="005973B6" w:rsidP="007E081C">
            <w:pPr>
              <w:pStyle w:val="ListParagraph"/>
              <w:ind w:left="0"/>
              <w:rPr>
                <w:rFonts w:ascii="Calibri" w:hAnsi="Calibri" w:cs="Calibri"/>
                <w:sz w:val="20"/>
                <w:szCs w:val="20"/>
              </w:rPr>
            </w:pPr>
          </w:p>
          <w:p w14:paraId="14E0A0E3" w14:textId="77777777"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Surveys</w:t>
            </w:r>
          </w:p>
          <w:p w14:paraId="0888E86E" w14:textId="77777777" w:rsidR="005973B6" w:rsidRPr="00D5163E" w:rsidRDefault="005973B6" w:rsidP="007E081C">
            <w:pPr>
              <w:pStyle w:val="ListParagraph"/>
              <w:ind w:left="0"/>
              <w:rPr>
                <w:rFonts w:ascii="Calibri" w:hAnsi="Calibri" w:cs="Calibri"/>
                <w:sz w:val="20"/>
                <w:szCs w:val="20"/>
              </w:rPr>
            </w:pPr>
          </w:p>
          <w:p w14:paraId="07496DC6" w14:textId="77777777" w:rsidR="005973B6" w:rsidRPr="00D5163E" w:rsidRDefault="005973B6" w:rsidP="007E081C">
            <w:pPr>
              <w:pStyle w:val="ListParagraph"/>
              <w:ind w:left="0"/>
              <w:rPr>
                <w:rFonts w:ascii="Calibri" w:hAnsi="Calibri" w:cs="Calibri"/>
                <w:sz w:val="20"/>
                <w:szCs w:val="20"/>
              </w:rPr>
            </w:pPr>
          </w:p>
          <w:p w14:paraId="2705060B" w14:textId="77777777" w:rsidR="005973B6" w:rsidRPr="00D5163E" w:rsidRDefault="005973B6" w:rsidP="007E081C">
            <w:pPr>
              <w:pStyle w:val="ListParagraph"/>
              <w:ind w:left="0"/>
              <w:rPr>
                <w:rFonts w:ascii="Calibri" w:hAnsi="Calibri" w:cs="Calibri"/>
                <w:sz w:val="20"/>
                <w:szCs w:val="20"/>
              </w:rPr>
            </w:pPr>
          </w:p>
          <w:p w14:paraId="06C5A7EB" w14:textId="77777777" w:rsidR="005973B6" w:rsidRPr="00D5163E" w:rsidRDefault="005973B6" w:rsidP="007E081C">
            <w:pPr>
              <w:pStyle w:val="ListParagraph"/>
              <w:ind w:left="0"/>
              <w:rPr>
                <w:rFonts w:ascii="Calibri" w:hAnsi="Calibri" w:cs="Calibri"/>
                <w:sz w:val="20"/>
                <w:szCs w:val="20"/>
              </w:rPr>
            </w:pPr>
          </w:p>
          <w:p w14:paraId="67C7A6A1" w14:textId="77777777" w:rsidR="005973B6" w:rsidRPr="00D5163E" w:rsidRDefault="005973B6" w:rsidP="007E081C">
            <w:pPr>
              <w:pStyle w:val="ListParagraph"/>
              <w:ind w:left="0"/>
              <w:rPr>
                <w:rFonts w:ascii="Calibri" w:hAnsi="Calibri" w:cs="Calibri"/>
                <w:sz w:val="20"/>
                <w:szCs w:val="20"/>
              </w:rPr>
            </w:pPr>
          </w:p>
          <w:p w14:paraId="32AE10C3"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lastRenderedPageBreak/>
              <w:t xml:space="preserve">Reading material </w:t>
            </w:r>
          </w:p>
          <w:p w14:paraId="5AC5DE55"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Email, phone, fax or mail</w:t>
            </w:r>
          </w:p>
          <w:p w14:paraId="73EF4661"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Radio/TV </w:t>
            </w:r>
          </w:p>
          <w:p w14:paraId="3D6BFFD5" w14:textId="77777777"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 xml:space="preserve">Social media, UNDP’s website, other project related websites   </w:t>
            </w:r>
          </w:p>
        </w:tc>
        <w:tc>
          <w:tcPr>
            <w:tcW w:w="1440" w:type="dxa"/>
          </w:tcPr>
          <w:p w14:paraId="73426D4F"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lastRenderedPageBreak/>
              <w:t>MEMR/</w:t>
            </w:r>
          </w:p>
          <w:p w14:paraId="56687538"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0065D969"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p w14:paraId="5E52527B" w14:textId="77777777" w:rsidR="005973B6" w:rsidRPr="00D5163E" w:rsidRDefault="005973B6" w:rsidP="007E081C">
            <w:pPr>
              <w:pStyle w:val="ListParagraph"/>
              <w:ind w:left="0"/>
              <w:rPr>
                <w:rFonts w:ascii="Calibri" w:hAnsi="Calibri" w:cs="Calibri"/>
                <w:sz w:val="20"/>
                <w:szCs w:val="20"/>
              </w:rPr>
            </w:pPr>
          </w:p>
        </w:tc>
        <w:tc>
          <w:tcPr>
            <w:tcW w:w="1890" w:type="dxa"/>
          </w:tcPr>
          <w:p w14:paraId="17332183"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work plan </w:t>
            </w:r>
          </w:p>
          <w:p w14:paraId="1F9964E0" w14:textId="77777777" w:rsidR="005973B6" w:rsidRPr="00D5163E" w:rsidRDefault="005973B6" w:rsidP="007E081C">
            <w:pPr>
              <w:pStyle w:val="ListParagraph"/>
              <w:ind w:left="0"/>
              <w:rPr>
                <w:rFonts w:ascii="Calibri" w:hAnsi="Calibri" w:cs="Calibri"/>
                <w:sz w:val="20"/>
                <w:szCs w:val="20"/>
              </w:rPr>
            </w:pPr>
          </w:p>
          <w:p w14:paraId="5ABFA763"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First year, before mid-term review and before project closure </w:t>
            </w:r>
          </w:p>
          <w:p w14:paraId="05855BC8" w14:textId="77777777" w:rsidR="005973B6" w:rsidRPr="00D5163E" w:rsidRDefault="005973B6" w:rsidP="007E081C">
            <w:pPr>
              <w:pStyle w:val="ListParagraph"/>
              <w:ind w:left="0"/>
              <w:rPr>
                <w:rFonts w:ascii="Calibri" w:hAnsi="Calibri" w:cs="Calibri"/>
                <w:sz w:val="20"/>
                <w:szCs w:val="20"/>
              </w:rPr>
            </w:pPr>
          </w:p>
          <w:p w14:paraId="681EC0D3" w14:textId="77777777" w:rsidR="005973B6" w:rsidRPr="00D5163E" w:rsidRDefault="005973B6" w:rsidP="007E081C">
            <w:pPr>
              <w:pStyle w:val="ListParagraph"/>
              <w:ind w:left="0"/>
              <w:rPr>
                <w:rFonts w:ascii="Calibri" w:hAnsi="Calibri" w:cs="Calibri"/>
                <w:sz w:val="20"/>
                <w:szCs w:val="20"/>
              </w:rPr>
            </w:pPr>
          </w:p>
          <w:p w14:paraId="7ED84F31"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lastRenderedPageBreak/>
              <w:t xml:space="preserve">Throughout project implementation </w:t>
            </w:r>
          </w:p>
        </w:tc>
      </w:tr>
      <w:tr w:rsidR="005973B6" w:rsidRPr="00D5163E" w14:paraId="4B1044E8" w14:textId="77777777" w:rsidTr="009C5667">
        <w:tc>
          <w:tcPr>
            <w:tcW w:w="1440" w:type="dxa"/>
          </w:tcPr>
          <w:p w14:paraId="30A742C0" w14:textId="77777777" w:rsidR="005973B6" w:rsidRPr="00D5163E" w:rsidRDefault="005973B6" w:rsidP="007E081C">
            <w:pPr>
              <w:rPr>
                <w:rFonts w:cs="Calibri"/>
                <w:szCs w:val="20"/>
              </w:rPr>
            </w:pPr>
            <w:r w:rsidRPr="00D5163E">
              <w:rPr>
                <w:rFonts w:cs="Calibri"/>
                <w:szCs w:val="20"/>
              </w:rPr>
              <w:lastRenderedPageBreak/>
              <w:t>Energy efficient lighting manufacturers (local and imported lighting)</w:t>
            </w:r>
          </w:p>
        </w:tc>
        <w:tc>
          <w:tcPr>
            <w:tcW w:w="2610" w:type="dxa"/>
          </w:tcPr>
          <w:p w14:paraId="1BB8935F"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Will be involved in trainings on how to increase the quality and value of their LED products</w:t>
            </w:r>
          </w:p>
        </w:tc>
        <w:tc>
          <w:tcPr>
            <w:tcW w:w="2070" w:type="dxa"/>
          </w:tcPr>
          <w:p w14:paraId="12FA7244"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Workshops, trainings, focus group dialogues</w:t>
            </w:r>
          </w:p>
          <w:p w14:paraId="2CFE4A82" w14:textId="77777777" w:rsidR="005973B6" w:rsidRPr="00D5163E" w:rsidRDefault="005973B6" w:rsidP="007E081C">
            <w:pPr>
              <w:pStyle w:val="ListParagraph"/>
              <w:ind w:left="0"/>
              <w:rPr>
                <w:rFonts w:ascii="Calibri" w:hAnsi="Calibri" w:cs="Calibri"/>
                <w:sz w:val="20"/>
                <w:szCs w:val="20"/>
              </w:rPr>
            </w:pPr>
          </w:p>
          <w:p w14:paraId="327D32B9" w14:textId="77777777"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Forums, conferences and exhibitions</w:t>
            </w:r>
          </w:p>
          <w:p w14:paraId="080FA05A" w14:textId="77777777" w:rsidR="005973B6" w:rsidRPr="00D5163E" w:rsidRDefault="005973B6" w:rsidP="007E081C">
            <w:pPr>
              <w:pStyle w:val="ListParagraph"/>
              <w:ind w:left="0"/>
              <w:rPr>
                <w:rFonts w:ascii="Calibri" w:hAnsi="Calibri" w:cs="Calibri"/>
                <w:sz w:val="20"/>
                <w:szCs w:val="20"/>
              </w:rPr>
            </w:pPr>
          </w:p>
          <w:p w14:paraId="5A875890" w14:textId="77777777" w:rsidR="005973B6" w:rsidRPr="00D5163E" w:rsidRDefault="005973B6" w:rsidP="007E081C">
            <w:pPr>
              <w:pStyle w:val="ListParagraph"/>
              <w:ind w:left="0"/>
              <w:rPr>
                <w:rFonts w:ascii="Calibri" w:hAnsi="Calibri" w:cs="Calibri"/>
                <w:sz w:val="20"/>
                <w:szCs w:val="20"/>
              </w:rPr>
            </w:pPr>
          </w:p>
          <w:p w14:paraId="155D6B2D" w14:textId="77777777"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Surveys</w:t>
            </w:r>
          </w:p>
          <w:p w14:paraId="3BE54F2D" w14:textId="77777777" w:rsidR="005973B6" w:rsidRPr="00D5163E" w:rsidRDefault="005973B6" w:rsidP="007E081C">
            <w:pPr>
              <w:pStyle w:val="ListParagraph"/>
              <w:ind w:left="0"/>
              <w:rPr>
                <w:rFonts w:ascii="Calibri" w:hAnsi="Calibri" w:cs="Calibri"/>
                <w:sz w:val="20"/>
                <w:szCs w:val="20"/>
              </w:rPr>
            </w:pPr>
          </w:p>
          <w:p w14:paraId="671B432B" w14:textId="77777777" w:rsidR="005973B6" w:rsidRPr="00D5163E" w:rsidRDefault="005973B6" w:rsidP="007E081C">
            <w:pPr>
              <w:pStyle w:val="ListParagraph"/>
              <w:ind w:left="0"/>
              <w:rPr>
                <w:rFonts w:ascii="Calibri" w:hAnsi="Calibri" w:cs="Calibri"/>
                <w:sz w:val="20"/>
                <w:szCs w:val="20"/>
              </w:rPr>
            </w:pPr>
          </w:p>
          <w:p w14:paraId="1BECAFF3" w14:textId="77777777" w:rsidR="005973B6" w:rsidRPr="00D5163E" w:rsidRDefault="005973B6" w:rsidP="007E081C">
            <w:pPr>
              <w:pStyle w:val="ListParagraph"/>
              <w:ind w:left="0"/>
              <w:rPr>
                <w:rFonts w:ascii="Calibri" w:hAnsi="Calibri" w:cs="Calibri"/>
                <w:sz w:val="20"/>
                <w:szCs w:val="20"/>
              </w:rPr>
            </w:pPr>
          </w:p>
          <w:p w14:paraId="6226C342" w14:textId="77777777" w:rsidR="005973B6" w:rsidRPr="00D5163E" w:rsidRDefault="005973B6" w:rsidP="007E081C">
            <w:pPr>
              <w:pStyle w:val="ListParagraph"/>
              <w:ind w:left="0"/>
              <w:rPr>
                <w:rFonts w:ascii="Calibri" w:hAnsi="Calibri" w:cs="Calibri"/>
                <w:sz w:val="20"/>
                <w:szCs w:val="20"/>
              </w:rPr>
            </w:pPr>
          </w:p>
          <w:p w14:paraId="01A2FC68"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Other reading material </w:t>
            </w:r>
          </w:p>
          <w:p w14:paraId="64B9D973"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Email, phone, fax or mail</w:t>
            </w:r>
          </w:p>
          <w:p w14:paraId="48D80F68"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Radio/TV </w:t>
            </w:r>
          </w:p>
          <w:p w14:paraId="23D3ED0A" w14:textId="77777777"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 xml:space="preserve">Social media, UNDP’s website, other project related websites   </w:t>
            </w:r>
          </w:p>
        </w:tc>
        <w:tc>
          <w:tcPr>
            <w:tcW w:w="1440" w:type="dxa"/>
          </w:tcPr>
          <w:p w14:paraId="14394D76"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755D5D83"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19D96CE5"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tc>
        <w:tc>
          <w:tcPr>
            <w:tcW w:w="1890" w:type="dxa"/>
          </w:tcPr>
          <w:p w14:paraId="45333BDF"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work plan </w:t>
            </w:r>
          </w:p>
          <w:p w14:paraId="598CBA12" w14:textId="77777777" w:rsidR="005973B6" w:rsidRPr="00D5163E" w:rsidRDefault="005973B6" w:rsidP="007E081C">
            <w:pPr>
              <w:pStyle w:val="ListParagraph"/>
              <w:ind w:left="0"/>
              <w:rPr>
                <w:rFonts w:ascii="Calibri" w:hAnsi="Calibri" w:cs="Calibri"/>
                <w:sz w:val="20"/>
                <w:szCs w:val="20"/>
                <w:lang w:eastAsia="zh-CN"/>
              </w:rPr>
            </w:pPr>
          </w:p>
          <w:p w14:paraId="06CB1923" w14:textId="77777777" w:rsidR="005973B6" w:rsidRPr="00D5163E" w:rsidRDefault="005973B6" w:rsidP="007E081C">
            <w:pPr>
              <w:pStyle w:val="ListParagraph"/>
              <w:ind w:left="0"/>
              <w:rPr>
                <w:rFonts w:ascii="Calibri" w:hAnsi="Calibri" w:cs="Calibri"/>
                <w:sz w:val="20"/>
                <w:szCs w:val="20"/>
                <w:lang w:eastAsia="zh-CN"/>
              </w:rPr>
            </w:pPr>
          </w:p>
          <w:p w14:paraId="389009F7" w14:textId="77777777" w:rsidR="005973B6" w:rsidRPr="00D5163E" w:rsidRDefault="005973B6" w:rsidP="007E081C">
            <w:pPr>
              <w:pStyle w:val="ListParagraph"/>
              <w:ind w:left="0"/>
              <w:rPr>
                <w:rFonts w:ascii="Calibri" w:hAnsi="Calibri" w:cs="Calibri"/>
                <w:sz w:val="20"/>
                <w:szCs w:val="20"/>
                <w:lang w:eastAsia="zh-CN"/>
              </w:rPr>
            </w:pPr>
          </w:p>
          <w:p w14:paraId="08DB0FB1" w14:textId="77777777" w:rsidR="005973B6" w:rsidRPr="00D5163E" w:rsidRDefault="005973B6" w:rsidP="007E081C">
            <w:pPr>
              <w:pStyle w:val="ListParagraph"/>
              <w:ind w:left="0"/>
              <w:rPr>
                <w:rFonts w:ascii="Calibri" w:hAnsi="Calibri" w:cs="Calibri"/>
                <w:sz w:val="20"/>
                <w:szCs w:val="20"/>
              </w:rPr>
            </w:pPr>
          </w:p>
          <w:p w14:paraId="56F5AD4D"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First year, before mid-term review and before project closure </w:t>
            </w:r>
          </w:p>
          <w:p w14:paraId="2A063F10" w14:textId="77777777" w:rsidR="005973B6" w:rsidRPr="00D5163E" w:rsidRDefault="005973B6" w:rsidP="007E081C">
            <w:pPr>
              <w:pStyle w:val="ListParagraph"/>
              <w:ind w:left="0"/>
              <w:rPr>
                <w:rFonts w:ascii="Calibri" w:hAnsi="Calibri" w:cs="Calibri"/>
                <w:sz w:val="20"/>
                <w:szCs w:val="20"/>
                <w:lang w:eastAsia="zh-CN"/>
              </w:rPr>
            </w:pPr>
          </w:p>
          <w:p w14:paraId="4CAE055B"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Throughout project implementation </w:t>
            </w:r>
          </w:p>
        </w:tc>
      </w:tr>
      <w:tr w:rsidR="005973B6" w:rsidRPr="00D5163E" w14:paraId="01604DCB" w14:textId="77777777" w:rsidTr="009C5667">
        <w:tc>
          <w:tcPr>
            <w:tcW w:w="1440" w:type="dxa"/>
          </w:tcPr>
          <w:p w14:paraId="4A3051BF" w14:textId="77777777" w:rsidR="005973B6" w:rsidRPr="00D5163E" w:rsidRDefault="005973B6" w:rsidP="007E081C">
            <w:pPr>
              <w:tabs>
                <w:tab w:val="left" w:pos="1800"/>
              </w:tabs>
              <w:rPr>
                <w:rFonts w:cs="Calibri"/>
                <w:szCs w:val="20"/>
              </w:rPr>
            </w:pPr>
            <w:r w:rsidRPr="00D5163E">
              <w:rPr>
                <w:rFonts w:cs="Calibri"/>
                <w:i/>
                <w:szCs w:val="20"/>
              </w:rPr>
              <w:t xml:space="preserve">Masyarakat Konservasi dan Efisiensi Energi </w:t>
            </w:r>
            <w:r w:rsidRPr="00D5163E">
              <w:rPr>
                <w:rFonts w:cs="Calibri"/>
                <w:i/>
                <w:iCs/>
                <w:szCs w:val="20"/>
              </w:rPr>
              <w:t>Indonesia</w:t>
            </w:r>
            <w:r w:rsidRPr="00D5163E">
              <w:rPr>
                <w:rFonts w:cs="Calibri"/>
                <w:szCs w:val="20"/>
              </w:rPr>
              <w:t xml:space="preserve"> </w:t>
            </w:r>
            <w:r w:rsidRPr="00D5163E">
              <w:rPr>
                <w:rFonts w:cs="Calibri"/>
                <w:i/>
                <w:iCs/>
                <w:szCs w:val="20"/>
              </w:rPr>
              <w:t>MASKEEI</w:t>
            </w:r>
            <w:r w:rsidRPr="00D5163E">
              <w:rPr>
                <w:rFonts w:cs="Calibri"/>
                <w:szCs w:val="20"/>
              </w:rPr>
              <w:t xml:space="preserve"> or IECES (</w:t>
            </w:r>
            <w:r w:rsidRPr="00D5163E">
              <w:rPr>
                <w:rFonts w:cs="Calibri"/>
                <w:i/>
                <w:iCs/>
                <w:szCs w:val="20"/>
              </w:rPr>
              <w:t>Indonesia Energy Conservation</w:t>
            </w:r>
            <w:r w:rsidRPr="00D5163E">
              <w:rPr>
                <w:rFonts w:cs="Calibri"/>
                <w:szCs w:val="20"/>
              </w:rPr>
              <w:t xml:space="preserve"> and Efficiency </w:t>
            </w:r>
            <w:r w:rsidRPr="00D5163E">
              <w:rPr>
                <w:rFonts w:cs="Calibri"/>
                <w:i/>
                <w:iCs/>
                <w:szCs w:val="20"/>
              </w:rPr>
              <w:t>Society</w:t>
            </w:r>
            <w:r w:rsidRPr="00D5163E">
              <w:rPr>
                <w:rFonts w:cs="Calibri"/>
                <w:szCs w:val="20"/>
              </w:rPr>
              <w:t>)</w:t>
            </w:r>
          </w:p>
        </w:tc>
        <w:tc>
          <w:tcPr>
            <w:tcW w:w="2610" w:type="dxa"/>
          </w:tcPr>
          <w:p w14:paraId="3ABCE195"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Will be involved in the development of an awareness program on the benefits of energy efficient lighting technologies</w:t>
            </w:r>
          </w:p>
          <w:p w14:paraId="7B26D8C2" w14:textId="77777777" w:rsidR="005973B6" w:rsidRPr="00D5163E" w:rsidRDefault="005973B6" w:rsidP="007E081C">
            <w:pPr>
              <w:tabs>
                <w:tab w:val="left" w:pos="1800"/>
              </w:tabs>
              <w:rPr>
                <w:rFonts w:cs="Calibri"/>
                <w:szCs w:val="20"/>
              </w:rPr>
            </w:pPr>
          </w:p>
          <w:p w14:paraId="1C567D32" w14:textId="77777777" w:rsidR="005973B6" w:rsidRPr="00D5163E" w:rsidRDefault="005973B6" w:rsidP="007E081C">
            <w:pPr>
              <w:tabs>
                <w:tab w:val="left" w:pos="1800"/>
              </w:tabs>
              <w:rPr>
                <w:rFonts w:cs="Calibri"/>
                <w:szCs w:val="20"/>
              </w:rPr>
            </w:pPr>
          </w:p>
        </w:tc>
        <w:tc>
          <w:tcPr>
            <w:tcW w:w="2070" w:type="dxa"/>
          </w:tcPr>
          <w:p w14:paraId="3D0D9E3D"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Workshops, focus group dialogues </w:t>
            </w:r>
          </w:p>
          <w:p w14:paraId="4E7C510B" w14:textId="77777777" w:rsidR="005973B6" w:rsidRPr="00D5163E" w:rsidRDefault="005973B6" w:rsidP="007E081C">
            <w:pPr>
              <w:pStyle w:val="ListParagraph"/>
              <w:ind w:left="0"/>
              <w:rPr>
                <w:rFonts w:ascii="Calibri" w:hAnsi="Calibri" w:cs="Calibri"/>
                <w:sz w:val="20"/>
                <w:szCs w:val="20"/>
              </w:rPr>
            </w:pPr>
          </w:p>
          <w:p w14:paraId="123DE665" w14:textId="77777777" w:rsidR="005973B6" w:rsidRPr="00D5163E" w:rsidRDefault="005973B6" w:rsidP="007E081C">
            <w:pPr>
              <w:pStyle w:val="ListParagraph"/>
              <w:ind w:left="0"/>
              <w:rPr>
                <w:rFonts w:ascii="Calibri" w:hAnsi="Calibri" w:cs="Calibri"/>
                <w:sz w:val="20"/>
                <w:szCs w:val="20"/>
              </w:rPr>
            </w:pPr>
          </w:p>
          <w:p w14:paraId="6BBC6A89" w14:textId="77777777" w:rsidR="005973B6" w:rsidRPr="00D5163E" w:rsidRDefault="005973B6" w:rsidP="007E081C">
            <w:pPr>
              <w:pStyle w:val="ListParagraph"/>
              <w:ind w:left="0"/>
              <w:rPr>
                <w:rFonts w:ascii="Calibri" w:hAnsi="Calibri" w:cs="Calibri"/>
                <w:sz w:val="20"/>
                <w:szCs w:val="20"/>
              </w:rPr>
            </w:pPr>
          </w:p>
          <w:p w14:paraId="364FEC4D" w14:textId="77777777" w:rsidR="005973B6" w:rsidRPr="00D5163E" w:rsidRDefault="005973B6" w:rsidP="007E081C">
            <w:pPr>
              <w:pStyle w:val="ListParagraph"/>
              <w:ind w:left="0"/>
              <w:rPr>
                <w:rFonts w:ascii="Calibri" w:hAnsi="Calibri" w:cs="Calibri"/>
                <w:sz w:val="20"/>
                <w:szCs w:val="20"/>
              </w:rPr>
            </w:pPr>
          </w:p>
          <w:p w14:paraId="4AE7498C" w14:textId="77777777" w:rsidR="005973B6" w:rsidRPr="00D5163E" w:rsidRDefault="005973B6" w:rsidP="007E081C">
            <w:pPr>
              <w:pStyle w:val="ListParagraph"/>
              <w:ind w:left="0"/>
              <w:rPr>
                <w:rFonts w:ascii="Calibri" w:eastAsia="Times New Roman" w:hAnsi="Calibri" w:cs="Calibri"/>
                <w:sz w:val="20"/>
                <w:szCs w:val="20"/>
                <w:lang w:eastAsia="en-GB"/>
              </w:rPr>
            </w:pPr>
            <w:r w:rsidRPr="00D5163E">
              <w:rPr>
                <w:rFonts w:ascii="Calibri" w:eastAsia="Times New Roman" w:hAnsi="Calibri" w:cs="Calibri"/>
                <w:sz w:val="20"/>
                <w:szCs w:val="20"/>
                <w:lang w:eastAsia="en-GB"/>
              </w:rPr>
              <w:t xml:space="preserve">One-on-one meetings </w:t>
            </w:r>
          </w:p>
          <w:p w14:paraId="25FD4F0F" w14:textId="77777777"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Phone/email</w:t>
            </w:r>
          </w:p>
        </w:tc>
        <w:tc>
          <w:tcPr>
            <w:tcW w:w="1440" w:type="dxa"/>
          </w:tcPr>
          <w:p w14:paraId="01CECC11"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757764F1"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0068574F"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PMU</w:t>
            </w:r>
          </w:p>
        </w:tc>
        <w:tc>
          <w:tcPr>
            <w:tcW w:w="1890" w:type="dxa"/>
          </w:tcPr>
          <w:p w14:paraId="3DEA2F5E"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plan </w:t>
            </w:r>
          </w:p>
          <w:p w14:paraId="5C27EF6E" w14:textId="77777777" w:rsidR="005973B6" w:rsidRPr="00D5163E" w:rsidRDefault="005973B6" w:rsidP="007E081C">
            <w:pPr>
              <w:pStyle w:val="ListParagraph"/>
              <w:ind w:left="0"/>
              <w:rPr>
                <w:rFonts w:ascii="Calibri" w:hAnsi="Calibri" w:cs="Calibri"/>
                <w:sz w:val="20"/>
                <w:szCs w:val="20"/>
                <w:lang w:eastAsia="zh-CN"/>
              </w:rPr>
            </w:pPr>
          </w:p>
          <w:p w14:paraId="031945BA" w14:textId="77777777" w:rsidR="005973B6" w:rsidRPr="00D5163E" w:rsidRDefault="005973B6" w:rsidP="007E081C">
            <w:pPr>
              <w:pStyle w:val="ListParagraph"/>
              <w:ind w:left="0"/>
              <w:rPr>
                <w:rFonts w:ascii="Calibri" w:hAnsi="Calibri" w:cs="Calibri"/>
                <w:sz w:val="20"/>
                <w:szCs w:val="20"/>
                <w:lang w:eastAsia="zh-CN"/>
              </w:rPr>
            </w:pPr>
          </w:p>
          <w:p w14:paraId="7B94A039" w14:textId="77777777" w:rsidR="005973B6" w:rsidRPr="00D5163E" w:rsidRDefault="005973B6" w:rsidP="007E081C">
            <w:pPr>
              <w:pStyle w:val="ListParagraph"/>
              <w:ind w:left="0"/>
              <w:rPr>
                <w:rFonts w:ascii="Calibri" w:hAnsi="Calibri" w:cs="Calibri"/>
                <w:sz w:val="20"/>
                <w:szCs w:val="20"/>
                <w:lang w:eastAsia="zh-CN"/>
              </w:rPr>
            </w:pPr>
          </w:p>
          <w:p w14:paraId="0FD398A2" w14:textId="77777777" w:rsidR="005973B6" w:rsidRPr="00D5163E" w:rsidRDefault="005973B6" w:rsidP="007E081C">
            <w:pPr>
              <w:pStyle w:val="ListParagraph"/>
              <w:ind w:left="0"/>
              <w:rPr>
                <w:rFonts w:ascii="Calibri" w:hAnsi="Calibri" w:cs="Calibri"/>
                <w:sz w:val="20"/>
                <w:szCs w:val="20"/>
                <w:lang w:eastAsia="zh-CN"/>
              </w:rPr>
            </w:pPr>
          </w:p>
          <w:p w14:paraId="439334E0"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rPr>
              <w:t>As frequently as necessary</w:t>
            </w:r>
          </w:p>
        </w:tc>
      </w:tr>
      <w:tr w:rsidR="005973B6" w:rsidRPr="00D5163E" w14:paraId="57E2F0CF" w14:textId="77777777" w:rsidTr="009C5667">
        <w:tc>
          <w:tcPr>
            <w:tcW w:w="1440" w:type="dxa"/>
          </w:tcPr>
          <w:p w14:paraId="6695251C" w14:textId="77777777" w:rsidR="005973B6" w:rsidRPr="00D5163E" w:rsidRDefault="005973B6" w:rsidP="007E081C">
            <w:pPr>
              <w:rPr>
                <w:rFonts w:cs="Calibri"/>
                <w:i/>
                <w:color w:val="000000"/>
                <w:szCs w:val="20"/>
              </w:rPr>
            </w:pPr>
            <w:r w:rsidRPr="00D5163E">
              <w:rPr>
                <w:rFonts w:cs="Calibri"/>
                <w:color w:val="000000"/>
                <w:szCs w:val="20"/>
              </w:rPr>
              <w:t xml:space="preserve">General Public, NGOs and other relevant organisations </w:t>
            </w:r>
          </w:p>
        </w:tc>
        <w:tc>
          <w:tcPr>
            <w:tcW w:w="2610" w:type="dxa"/>
          </w:tcPr>
          <w:p w14:paraId="02BD7E24"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The general public who does not participate directly in the project activities but has an interest in being informed on project results and lessons learned </w:t>
            </w:r>
          </w:p>
        </w:tc>
        <w:tc>
          <w:tcPr>
            <w:tcW w:w="2070" w:type="dxa"/>
          </w:tcPr>
          <w:p w14:paraId="3A9CD749"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Public meetings </w:t>
            </w:r>
          </w:p>
          <w:p w14:paraId="2DFBEBCE" w14:textId="77777777" w:rsidR="005973B6" w:rsidRPr="00D5163E" w:rsidRDefault="005973B6" w:rsidP="007E081C">
            <w:pPr>
              <w:pStyle w:val="ListParagraph"/>
              <w:ind w:left="0"/>
              <w:rPr>
                <w:rFonts w:ascii="Calibri" w:hAnsi="Calibri" w:cs="Calibri"/>
                <w:sz w:val="20"/>
                <w:szCs w:val="20"/>
              </w:rPr>
            </w:pPr>
          </w:p>
          <w:p w14:paraId="349217FA" w14:textId="77777777" w:rsidR="005973B6" w:rsidRPr="00D5163E" w:rsidRDefault="005973B6" w:rsidP="007E081C">
            <w:pPr>
              <w:pStyle w:val="ListParagraph"/>
              <w:ind w:left="0"/>
              <w:rPr>
                <w:rFonts w:ascii="Calibri" w:hAnsi="Calibri" w:cs="Calibri"/>
                <w:sz w:val="20"/>
                <w:szCs w:val="20"/>
              </w:rPr>
            </w:pPr>
          </w:p>
          <w:p w14:paraId="63AE9900" w14:textId="77777777" w:rsidR="005973B6" w:rsidRPr="00D5163E" w:rsidRDefault="005973B6" w:rsidP="007E081C">
            <w:pPr>
              <w:pStyle w:val="ListParagraph"/>
              <w:ind w:left="0"/>
              <w:rPr>
                <w:rFonts w:ascii="Calibri" w:hAnsi="Calibri" w:cs="Calibri"/>
                <w:sz w:val="20"/>
                <w:szCs w:val="20"/>
              </w:rPr>
            </w:pPr>
          </w:p>
          <w:p w14:paraId="2C4F1ACB"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Annual reports </w:t>
            </w:r>
          </w:p>
          <w:p w14:paraId="71C39B69" w14:textId="77777777" w:rsidR="005973B6" w:rsidRPr="00D5163E" w:rsidRDefault="005973B6" w:rsidP="007E081C">
            <w:pPr>
              <w:pStyle w:val="ListParagraph"/>
              <w:ind w:left="0"/>
              <w:rPr>
                <w:rFonts w:ascii="Calibri" w:hAnsi="Calibri" w:cs="Calibri"/>
                <w:sz w:val="20"/>
                <w:szCs w:val="20"/>
              </w:rPr>
            </w:pPr>
          </w:p>
          <w:p w14:paraId="782DF7CA" w14:textId="77777777"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Forums, conferences and exhibitions</w:t>
            </w:r>
          </w:p>
          <w:p w14:paraId="1687E8C3" w14:textId="77777777" w:rsidR="005973B6" w:rsidRPr="00D5163E" w:rsidRDefault="005973B6" w:rsidP="007E081C">
            <w:pPr>
              <w:pStyle w:val="ListParagraph"/>
              <w:ind w:left="0"/>
              <w:rPr>
                <w:rFonts w:ascii="Calibri" w:hAnsi="Calibri" w:cs="Calibri"/>
                <w:sz w:val="20"/>
                <w:szCs w:val="20"/>
              </w:rPr>
            </w:pPr>
          </w:p>
          <w:p w14:paraId="76F9355D" w14:textId="77777777" w:rsidR="005973B6" w:rsidRPr="00D5163E" w:rsidRDefault="005973B6" w:rsidP="007E081C">
            <w:pPr>
              <w:pStyle w:val="ListParagraph"/>
              <w:ind w:left="0"/>
              <w:rPr>
                <w:rFonts w:ascii="Calibri" w:hAnsi="Calibri" w:cs="Calibri"/>
                <w:sz w:val="20"/>
                <w:szCs w:val="20"/>
              </w:rPr>
            </w:pPr>
          </w:p>
          <w:p w14:paraId="51811749"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lastRenderedPageBreak/>
              <w:t xml:space="preserve">Other reading material </w:t>
            </w:r>
          </w:p>
          <w:p w14:paraId="606737F0"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Email, phone, fax or mail</w:t>
            </w:r>
          </w:p>
          <w:p w14:paraId="72D9EC05"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Radio/TV </w:t>
            </w:r>
          </w:p>
          <w:p w14:paraId="2D4062FE"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Social media, UNDP’s website, other project related websites </w:t>
            </w:r>
          </w:p>
          <w:p w14:paraId="1A2288C3"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  </w:t>
            </w:r>
          </w:p>
        </w:tc>
        <w:tc>
          <w:tcPr>
            <w:tcW w:w="1440" w:type="dxa"/>
          </w:tcPr>
          <w:p w14:paraId="39E55631"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lastRenderedPageBreak/>
              <w:t>MEMR/</w:t>
            </w:r>
          </w:p>
          <w:p w14:paraId="2E2855DE"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5C72E4BD"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PMU </w:t>
            </w:r>
          </w:p>
          <w:p w14:paraId="3EBDFE40"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UNDP </w:t>
            </w:r>
          </w:p>
          <w:p w14:paraId="19CFC40E" w14:textId="77777777" w:rsidR="005973B6" w:rsidRPr="00D5163E" w:rsidRDefault="005973B6" w:rsidP="007E081C">
            <w:pPr>
              <w:pStyle w:val="ListParagraph"/>
              <w:ind w:left="0"/>
              <w:rPr>
                <w:rFonts w:ascii="Calibri" w:hAnsi="Calibri" w:cs="Calibri"/>
                <w:sz w:val="20"/>
                <w:szCs w:val="20"/>
              </w:rPr>
            </w:pPr>
          </w:p>
          <w:p w14:paraId="52A108A7"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 </w:t>
            </w:r>
          </w:p>
        </w:tc>
        <w:tc>
          <w:tcPr>
            <w:tcW w:w="1890" w:type="dxa"/>
          </w:tcPr>
          <w:p w14:paraId="06D5D805"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Before every pilot project start</w:t>
            </w:r>
          </w:p>
          <w:p w14:paraId="54CCFA21" w14:textId="77777777" w:rsidR="005973B6" w:rsidRPr="00D5163E" w:rsidRDefault="005973B6" w:rsidP="007E081C">
            <w:pPr>
              <w:pStyle w:val="ListParagraph"/>
              <w:ind w:left="0"/>
              <w:rPr>
                <w:rFonts w:ascii="Calibri" w:hAnsi="Calibri" w:cs="Calibri"/>
                <w:sz w:val="20"/>
                <w:szCs w:val="20"/>
              </w:rPr>
            </w:pPr>
          </w:p>
          <w:p w14:paraId="56A4944F" w14:textId="77777777" w:rsidR="005973B6" w:rsidRPr="00D5163E" w:rsidRDefault="005973B6" w:rsidP="007E081C">
            <w:pPr>
              <w:pStyle w:val="ListParagraph"/>
              <w:ind w:left="0"/>
              <w:rPr>
                <w:rFonts w:ascii="Calibri" w:hAnsi="Calibri" w:cs="Calibri"/>
                <w:sz w:val="20"/>
                <w:szCs w:val="20"/>
              </w:rPr>
            </w:pPr>
          </w:p>
          <w:p w14:paraId="02DA901E"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Annually </w:t>
            </w:r>
          </w:p>
          <w:p w14:paraId="15D77437" w14:textId="77777777" w:rsidR="005973B6" w:rsidRPr="00D5163E" w:rsidRDefault="005973B6" w:rsidP="007E081C">
            <w:pPr>
              <w:pStyle w:val="ListParagraph"/>
              <w:ind w:left="0"/>
              <w:rPr>
                <w:rFonts w:ascii="Calibri" w:hAnsi="Calibri" w:cs="Calibri"/>
                <w:sz w:val="20"/>
                <w:szCs w:val="20"/>
              </w:rPr>
            </w:pPr>
          </w:p>
          <w:p w14:paraId="059226FF" w14:textId="77777777" w:rsidR="005973B6" w:rsidRPr="00D5163E" w:rsidRDefault="005973B6" w:rsidP="007E081C">
            <w:pPr>
              <w:pStyle w:val="ListParagraph"/>
              <w:ind w:left="0"/>
              <w:rPr>
                <w:rFonts w:ascii="Calibri" w:hAnsi="Calibri" w:cs="Calibri"/>
                <w:sz w:val="20"/>
                <w:szCs w:val="20"/>
                <w:lang w:eastAsia="zh-CN"/>
              </w:rPr>
            </w:pPr>
            <w:r w:rsidRPr="00D5163E">
              <w:rPr>
                <w:rFonts w:ascii="Calibri" w:hAnsi="Calibri" w:cs="Calibri"/>
                <w:sz w:val="20"/>
                <w:szCs w:val="20"/>
                <w:lang w:eastAsia="zh-CN"/>
              </w:rPr>
              <w:t xml:space="preserve">To be confirmed in the annual plan </w:t>
            </w:r>
          </w:p>
          <w:p w14:paraId="006C5AC5"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Throughout project implementation </w:t>
            </w:r>
          </w:p>
        </w:tc>
      </w:tr>
      <w:tr w:rsidR="005973B6" w:rsidRPr="00D5163E" w14:paraId="10B4F853" w14:textId="77777777" w:rsidTr="009C5667">
        <w:tc>
          <w:tcPr>
            <w:tcW w:w="1440" w:type="dxa"/>
          </w:tcPr>
          <w:p w14:paraId="383D2CB6" w14:textId="77777777" w:rsidR="005973B6" w:rsidRPr="00D5163E" w:rsidRDefault="005973B6" w:rsidP="007E081C">
            <w:pPr>
              <w:rPr>
                <w:rFonts w:cs="Calibri"/>
                <w:color w:val="000000"/>
                <w:szCs w:val="20"/>
              </w:rPr>
            </w:pPr>
            <w:r w:rsidRPr="00D5163E">
              <w:rPr>
                <w:rFonts w:cs="Calibri"/>
                <w:color w:val="000000"/>
                <w:szCs w:val="20"/>
              </w:rPr>
              <w:t>Coal power plant workers, conventional lighting manufacturers and other stakeholders</w:t>
            </w:r>
          </w:p>
        </w:tc>
        <w:tc>
          <w:tcPr>
            <w:tcW w:w="2610" w:type="dxa"/>
          </w:tcPr>
          <w:p w14:paraId="1DE91C8F"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Stakeholders who might have a concern about the project’s potential impacts on them</w:t>
            </w:r>
          </w:p>
        </w:tc>
        <w:tc>
          <w:tcPr>
            <w:tcW w:w="2070" w:type="dxa"/>
          </w:tcPr>
          <w:p w14:paraId="12F956A5"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Public consultation meetings </w:t>
            </w:r>
          </w:p>
          <w:p w14:paraId="027DB05E" w14:textId="77777777" w:rsidR="005973B6" w:rsidRPr="00D5163E" w:rsidRDefault="005973B6" w:rsidP="007E081C">
            <w:pPr>
              <w:pStyle w:val="ListParagraph"/>
              <w:ind w:left="0"/>
              <w:rPr>
                <w:rFonts w:ascii="Calibri" w:hAnsi="Calibri" w:cs="Calibri"/>
                <w:sz w:val="20"/>
                <w:szCs w:val="20"/>
              </w:rPr>
            </w:pPr>
          </w:p>
          <w:p w14:paraId="2AE3B102" w14:textId="77777777" w:rsidR="005973B6" w:rsidRPr="00D5163E" w:rsidRDefault="005973B6" w:rsidP="007E081C">
            <w:pPr>
              <w:pStyle w:val="ListParagraph"/>
              <w:ind w:left="0"/>
              <w:rPr>
                <w:rFonts w:ascii="Calibri" w:hAnsi="Calibri" w:cs="Calibri"/>
                <w:sz w:val="20"/>
                <w:szCs w:val="20"/>
              </w:rPr>
            </w:pPr>
          </w:p>
          <w:p w14:paraId="376AF114" w14:textId="77777777" w:rsidR="005973B6" w:rsidRPr="00D5163E" w:rsidRDefault="005973B6" w:rsidP="007E081C">
            <w:pPr>
              <w:pStyle w:val="ListParagraph"/>
              <w:ind w:left="0"/>
              <w:rPr>
                <w:rFonts w:ascii="Calibri" w:hAnsi="Calibri" w:cs="Calibri"/>
                <w:sz w:val="20"/>
                <w:szCs w:val="20"/>
              </w:rPr>
            </w:pPr>
          </w:p>
          <w:p w14:paraId="0C215732"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Other reading material </w:t>
            </w:r>
          </w:p>
          <w:p w14:paraId="761AD807"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Email, phone, fax or mail</w:t>
            </w:r>
          </w:p>
          <w:p w14:paraId="7EDE6D97"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Radio/TV </w:t>
            </w:r>
          </w:p>
          <w:p w14:paraId="361F2D05" w14:textId="77777777" w:rsidR="005973B6" w:rsidRPr="00D5163E" w:rsidRDefault="005973B6" w:rsidP="007E081C">
            <w:pPr>
              <w:pStyle w:val="ListParagraph"/>
              <w:ind w:left="0"/>
              <w:rPr>
                <w:rFonts w:ascii="Calibri" w:hAnsi="Calibri" w:cs="Calibri"/>
                <w:sz w:val="20"/>
                <w:szCs w:val="20"/>
              </w:rPr>
            </w:pPr>
            <w:r w:rsidRPr="00D5163E">
              <w:rPr>
                <w:rFonts w:ascii="Calibri" w:eastAsia="Times New Roman" w:hAnsi="Calibri" w:cs="Calibri"/>
                <w:sz w:val="20"/>
                <w:szCs w:val="20"/>
                <w:lang w:eastAsia="en-GB"/>
              </w:rPr>
              <w:t xml:space="preserve">Social media, UNDP’s website, other project related websites   </w:t>
            </w:r>
          </w:p>
        </w:tc>
        <w:tc>
          <w:tcPr>
            <w:tcW w:w="1440" w:type="dxa"/>
          </w:tcPr>
          <w:p w14:paraId="650EF9B2"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MEMR/</w:t>
            </w:r>
          </w:p>
          <w:p w14:paraId="0A8E1C8D"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DGNREEC</w:t>
            </w:r>
          </w:p>
          <w:p w14:paraId="08E9FC82"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PMU </w:t>
            </w:r>
          </w:p>
          <w:p w14:paraId="1388ABF2" w14:textId="77777777" w:rsidR="005973B6" w:rsidRPr="00D5163E" w:rsidRDefault="005973B6" w:rsidP="007E081C">
            <w:pPr>
              <w:pStyle w:val="ListParagraph"/>
              <w:ind w:left="0"/>
              <w:rPr>
                <w:rFonts w:ascii="Calibri" w:hAnsi="Calibri" w:cs="Calibri"/>
                <w:sz w:val="20"/>
                <w:szCs w:val="20"/>
              </w:rPr>
            </w:pPr>
          </w:p>
        </w:tc>
        <w:tc>
          <w:tcPr>
            <w:tcW w:w="1890" w:type="dxa"/>
          </w:tcPr>
          <w:p w14:paraId="7D391689"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 xml:space="preserve">Before every pilot project start </w:t>
            </w:r>
          </w:p>
          <w:p w14:paraId="12228BBF" w14:textId="77777777" w:rsidR="005973B6" w:rsidRPr="00D5163E" w:rsidRDefault="005973B6" w:rsidP="007E081C">
            <w:pPr>
              <w:pStyle w:val="ListParagraph"/>
              <w:ind w:left="0"/>
              <w:rPr>
                <w:rFonts w:ascii="Calibri" w:hAnsi="Calibri" w:cs="Calibri"/>
                <w:sz w:val="20"/>
                <w:szCs w:val="20"/>
              </w:rPr>
            </w:pPr>
          </w:p>
          <w:p w14:paraId="5257C92C" w14:textId="77777777" w:rsidR="005973B6" w:rsidRPr="00D5163E" w:rsidRDefault="005973B6" w:rsidP="007E081C">
            <w:pPr>
              <w:pStyle w:val="ListParagraph"/>
              <w:ind w:left="0"/>
              <w:rPr>
                <w:rFonts w:ascii="Calibri" w:hAnsi="Calibri" w:cs="Calibri"/>
                <w:sz w:val="20"/>
                <w:szCs w:val="20"/>
              </w:rPr>
            </w:pPr>
          </w:p>
          <w:p w14:paraId="3FB38114" w14:textId="77777777" w:rsidR="005973B6" w:rsidRPr="00D5163E" w:rsidRDefault="005973B6" w:rsidP="007E081C">
            <w:pPr>
              <w:pStyle w:val="ListParagraph"/>
              <w:ind w:left="0"/>
              <w:rPr>
                <w:rFonts w:ascii="Calibri" w:hAnsi="Calibri" w:cs="Calibri"/>
                <w:sz w:val="20"/>
                <w:szCs w:val="20"/>
              </w:rPr>
            </w:pPr>
          </w:p>
          <w:p w14:paraId="646BA565" w14:textId="77777777" w:rsidR="005973B6" w:rsidRPr="00D5163E" w:rsidRDefault="005973B6" w:rsidP="007E081C">
            <w:pPr>
              <w:pStyle w:val="ListParagraph"/>
              <w:ind w:left="0"/>
              <w:rPr>
                <w:rFonts w:ascii="Calibri" w:hAnsi="Calibri" w:cs="Calibri"/>
                <w:sz w:val="20"/>
                <w:szCs w:val="20"/>
              </w:rPr>
            </w:pPr>
            <w:r w:rsidRPr="00D5163E">
              <w:rPr>
                <w:rFonts w:ascii="Calibri" w:hAnsi="Calibri" w:cs="Calibri"/>
                <w:sz w:val="20"/>
                <w:szCs w:val="20"/>
              </w:rPr>
              <w:t>Throughout project implementation</w:t>
            </w:r>
          </w:p>
        </w:tc>
      </w:tr>
    </w:tbl>
    <w:p w14:paraId="09A73975" w14:textId="77777777" w:rsidR="005973B6" w:rsidRPr="00D5163E" w:rsidRDefault="005973B6" w:rsidP="007E081C"/>
    <w:p w14:paraId="6F5404E8" w14:textId="21EE4994" w:rsidR="005973B6" w:rsidRPr="00D5163E" w:rsidRDefault="005973B6" w:rsidP="00DC7341">
      <w:pPr>
        <w:pStyle w:val="BodyText1"/>
        <w:ind w:left="720" w:right="-630"/>
        <w:rPr>
          <w:rFonts w:asciiTheme="majorHAnsi" w:hAnsiTheme="majorHAnsi"/>
          <w:b/>
          <w:sz w:val="28"/>
          <w:szCs w:val="28"/>
        </w:rPr>
      </w:pPr>
      <w:bookmarkStart w:id="69" w:name="_Toc511046545"/>
      <w:r w:rsidRPr="00D5163E">
        <w:rPr>
          <w:rFonts w:asciiTheme="majorHAnsi" w:hAnsiTheme="majorHAnsi"/>
          <w:b/>
          <w:sz w:val="28"/>
          <w:szCs w:val="28"/>
        </w:rPr>
        <w:t>Grievance mechanism</w:t>
      </w:r>
      <w:bookmarkEnd w:id="69"/>
    </w:p>
    <w:p w14:paraId="054D3C75" w14:textId="77777777" w:rsidR="005973B6" w:rsidRPr="00D5163E" w:rsidRDefault="005973B6" w:rsidP="007E081C">
      <w:pPr>
        <w:rPr>
          <w:rFonts w:cs="Calibri"/>
          <w:sz w:val="22"/>
          <w:szCs w:val="22"/>
        </w:rPr>
      </w:pPr>
    </w:p>
    <w:p w14:paraId="7F1517DC" w14:textId="44382A61" w:rsidR="005973B6" w:rsidRPr="00D5163E" w:rsidRDefault="005973B6" w:rsidP="00DC7341">
      <w:pPr>
        <w:ind w:left="720" w:right="-630"/>
        <w:rPr>
          <w:rFonts w:eastAsia="Times New Roman" w:cs="Calibri"/>
          <w:sz w:val="22"/>
          <w:szCs w:val="22"/>
          <w:lang w:eastAsia="en-GB"/>
        </w:rPr>
      </w:pPr>
      <w:r w:rsidRPr="00D5163E">
        <w:rPr>
          <w:rFonts w:cs="Calibri"/>
          <w:sz w:val="22"/>
          <w:szCs w:val="22"/>
        </w:rPr>
        <w:t xml:space="preserve">The project management unit (PMU) is suggested to take the role of </w:t>
      </w:r>
      <w:r w:rsidRPr="00D5163E">
        <w:rPr>
          <w:rFonts w:eastAsia="Times New Roman" w:cs="Calibri"/>
          <w:sz w:val="22"/>
          <w:szCs w:val="22"/>
          <w:lang w:eastAsia="en-GB"/>
        </w:rPr>
        <w:t>Grievance Redress Mechanism (GRM) with the mandate to:</w:t>
      </w:r>
    </w:p>
    <w:p w14:paraId="67415E70" w14:textId="39BEA587" w:rsidR="005973B6" w:rsidRPr="00D5163E" w:rsidRDefault="005973B6" w:rsidP="00DD7CE7">
      <w:pPr>
        <w:pStyle w:val="ListParagraph"/>
        <w:numPr>
          <w:ilvl w:val="0"/>
          <w:numId w:val="80"/>
        </w:numPr>
        <w:spacing w:after="200"/>
        <w:ind w:left="1080" w:right="-630"/>
        <w:contextualSpacing/>
        <w:rPr>
          <w:rFonts w:ascii="Calibri" w:eastAsia="Times New Roman" w:hAnsi="Calibri" w:cs="Calibri"/>
          <w:sz w:val="22"/>
          <w:szCs w:val="22"/>
          <w:lang w:eastAsia="en-GB"/>
        </w:rPr>
      </w:pPr>
      <w:r w:rsidRPr="00D5163E">
        <w:rPr>
          <w:rFonts w:ascii="Calibri" w:eastAsia="Times New Roman" w:hAnsi="Calibri" w:cs="Calibri"/>
          <w:sz w:val="22"/>
          <w:szCs w:val="22"/>
          <w:lang w:eastAsia="en-GB"/>
        </w:rPr>
        <w:t xml:space="preserve">Receive and address any concerns, complaints, notices of emerging conflicts, or grievances (collectively“ Grievance”) alleging actual or potential harm to affected person(s) (the “Claimant(s)”) arising from Project; </w:t>
      </w:r>
    </w:p>
    <w:p w14:paraId="51D0D0C5" w14:textId="0FF668ED" w:rsidR="005973B6" w:rsidRPr="00D5163E" w:rsidRDefault="005973B6" w:rsidP="00DD7CE7">
      <w:pPr>
        <w:pStyle w:val="ListParagraph"/>
        <w:numPr>
          <w:ilvl w:val="0"/>
          <w:numId w:val="80"/>
        </w:numPr>
        <w:spacing w:after="200"/>
        <w:ind w:left="1080" w:right="-630"/>
        <w:contextualSpacing/>
        <w:rPr>
          <w:rFonts w:ascii="Calibri" w:eastAsia="Times New Roman" w:hAnsi="Calibri" w:cs="Calibri"/>
          <w:sz w:val="22"/>
          <w:szCs w:val="22"/>
          <w:lang w:eastAsia="en-GB"/>
        </w:rPr>
      </w:pPr>
      <w:r w:rsidRPr="00D5163E">
        <w:rPr>
          <w:rFonts w:ascii="Calibri" w:eastAsia="Times New Roman" w:hAnsi="Calibri" w:cs="Calibri"/>
          <w:sz w:val="22"/>
          <w:szCs w:val="22"/>
          <w:lang w:eastAsia="en-GB"/>
        </w:rPr>
        <w:t>Assist in resolution of Grievances between and among Project Stakeholders; as well as the various government ministries, agencies and commissions, CSOs and NGOs, and others in the context of the Project; and</w:t>
      </w:r>
    </w:p>
    <w:p w14:paraId="52E5E67D" w14:textId="7B23F634" w:rsidR="005973B6" w:rsidRPr="00D5163E" w:rsidRDefault="005973B6" w:rsidP="00DD7CE7">
      <w:pPr>
        <w:pStyle w:val="ListParagraph"/>
        <w:numPr>
          <w:ilvl w:val="0"/>
          <w:numId w:val="80"/>
        </w:numPr>
        <w:spacing w:after="200"/>
        <w:ind w:left="1080" w:right="-630"/>
        <w:contextualSpacing/>
        <w:rPr>
          <w:rFonts w:ascii="Calibri" w:eastAsia="Times New Roman" w:hAnsi="Calibri" w:cs="Calibri"/>
          <w:sz w:val="22"/>
          <w:szCs w:val="22"/>
          <w:lang w:eastAsia="en-GB"/>
        </w:rPr>
      </w:pPr>
      <w:r w:rsidRPr="00D5163E">
        <w:rPr>
          <w:rFonts w:ascii="Calibri" w:eastAsia="Times New Roman" w:hAnsi="Calibri" w:cs="Calibri"/>
          <w:sz w:val="22"/>
          <w:szCs w:val="22"/>
          <w:lang w:eastAsia="en-GB"/>
        </w:rPr>
        <w:t>Conduct itself at all times in a flexible, collaborative, and transparent manner aimed at problem solving and consensus building.</w:t>
      </w:r>
    </w:p>
    <w:p w14:paraId="0296689A" w14:textId="77777777" w:rsidR="00DC7341" w:rsidRPr="00D5163E" w:rsidRDefault="005973B6" w:rsidP="00DC7341">
      <w:pPr>
        <w:ind w:left="720" w:right="-630"/>
        <w:rPr>
          <w:rFonts w:ascii="Arial" w:eastAsia="Times New Roman" w:hAnsi="Arial" w:cs="Arial"/>
          <w:sz w:val="22"/>
          <w:szCs w:val="22"/>
          <w:lang w:eastAsia="en-GB"/>
        </w:rPr>
      </w:pPr>
      <w:r w:rsidRPr="00D5163E">
        <w:rPr>
          <w:sz w:val="22"/>
          <w:szCs w:val="22"/>
        </w:rPr>
        <w:t>The GRM will receive and consider all comments and complaints associated with the project. Any individual or organisation may send comments and/or complaints in person, by phone, fax, email or mail,</w:t>
      </w:r>
      <w:r w:rsidRPr="00D5163E">
        <w:rPr>
          <w:color w:val="FF0000"/>
          <w:sz w:val="22"/>
          <w:szCs w:val="22"/>
        </w:rPr>
        <w:t xml:space="preserve"> </w:t>
      </w:r>
      <w:r w:rsidRPr="00D5163E">
        <w:rPr>
          <w:sz w:val="22"/>
          <w:szCs w:val="22"/>
        </w:rPr>
        <w:t xml:space="preserve">or in any other manner that the PMU may deem fit. </w:t>
      </w:r>
      <w:r w:rsidRPr="00D5163E">
        <w:rPr>
          <w:rFonts w:eastAsia="Times New Roman" w:cs="Arial"/>
          <w:sz w:val="22"/>
          <w:szCs w:val="22"/>
          <w:lang w:eastAsia="en-GB"/>
        </w:rPr>
        <w:t>All Grievances and reports of conflict will be received, assigned a tracking number, acknowledged to Claimant, recorded electronically, and subject to periodic updates to the Claimant as well as the office file.</w:t>
      </w:r>
      <w:r w:rsidRPr="00D5163E">
        <w:rPr>
          <w:rFonts w:ascii="Arial" w:eastAsia="Times New Roman" w:hAnsi="Arial" w:cs="Arial"/>
          <w:sz w:val="22"/>
          <w:szCs w:val="22"/>
          <w:lang w:eastAsia="en-GB"/>
        </w:rPr>
        <w:t xml:space="preserve"> </w:t>
      </w:r>
    </w:p>
    <w:p w14:paraId="741B1629" w14:textId="77777777" w:rsidR="00DC7341" w:rsidRPr="00D5163E" w:rsidRDefault="00DC7341" w:rsidP="00DC7341">
      <w:pPr>
        <w:ind w:left="720" w:right="-630"/>
        <w:rPr>
          <w:rFonts w:ascii="Arial" w:eastAsia="Times New Roman" w:hAnsi="Arial" w:cs="Arial"/>
          <w:sz w:val="22"/>
          <w:szCs w:val="22"/>
          <w:lang w:eastAsia="en-GB"/>
        </w:rPr>
      </w:pPr>
    </w:p>
    <w:p w14:paraId="595DF7C6" w14:textId="5F37A0A7" w:rsidR="00DC7341" w:rsidRPr="00D5163E" w:rsidRDefault="005973B6" w:rsidP="00DC7341">
      <w:pPr>
        <w:ind w:left="720" w:right="-630"/>
        <w:rPr>
          <w:rFonts w:ascii="Arial" w:eastAsia="Times New Roman" w:hAnsi="Arial" w:cs="Arial"/>
          <w:sz w:val="22"/>
          <w:szCs w:val="22"/>
          <w:lang w:eastAsia="en-GB"/>
        </w:rPr>
      </w:pPr>
      <w:r w:rsidRPr="00D5163E">
        <w:rPr>
          <w:sz w:val="22"/>
          <w:szCs w:val="22"/>
        </w:rPr>
        <w:t xml:space="preserve">Normally all grievances will be acknowledged within 3-5 working days </w:t>
      </w:r>
      <w:r w:rsidRPr="00D5163E">
        <w:rPr>
          <w:rFonts w:eastAsia="Times New Roman" w:cs="Arial"/>
          <w:sz w:val="22"/>
          <w:szCs w:val="22"/>
          <w:lang w:eastAsia="en-GB"/>
        </w:rPr>
        <w:t xml:space="preserve">in the form of a standard letter or email providing a brief description of the process that will be followed. A response will be communicated to the Claimant </w:t>
      </w:r>
      <w:r w:rsidRPr="00D5163E">
        <w:rPr>
          <w:sz w:val="22"/>
          <w:szCs w:val="22"/>
        </w:rPr>
        <w:t xml:space="preserve">within 14-21 working days of receiving the </w:t>
      </w:r>
      <w:r w:rsidR="00DC7341" w:rsidRPr="00D5163E">
        <w:rPr>
          <w:sz w:val="22"/>
          <w:szCs w:val="22"/>
        </w:rPr>
        <w:t>grievance.</w:t>
      </w:r>
    </w:p>
    <w:p w14:paraId="1C4BB970" w14:textId="77777777" w:rsidR="00DC7341" w:rsidRPr="00D5163E" w:rsidRDefault="00DC7341" w:rsidP="00DC7341">
      <w:pPr>
        <w:ind w:left="720" w:right="-630"/>
        <w:rPr>
          <w:sz w:val="22"/>
          <w:szCs w:val="22"/>
        </w:rPr>
      </w:pPr>
    </w:p>
    <w:p w14:paraId="15782A81" w14:textId="77777777" w:rsidR="00DC7341" w:rsidRPr="00D5163E" w:rsidRDefault="005973B6" w:rsidP="00DC7341">
      <w:pPr>
        <w:ind w:left="720" w:right="-630"/>
        <w:rPr>
          <w:rFonts w:ascii="Arial" w:eastAsia="Times New Roman" w:hAnsi="Arial" w:cs="Arial"/>
          <w:sz w:val="22"/>
          <w:szCs w:val="22"/>
          <w:lang w:eastAsia="en-GB"/>
        </w:rPr>
      </w:pPr>
      <w:r w:rsidRPr="00D5163E">
        <w:rPr>
          <w:rFonts w:eastAsia="Times New Roman" w:cs="Arial"/>
          <w:sz w:val="22"/>
          <w:szCs w:val="22"/>
          <w:lang w:eastAsia="en-GB"/>
        </w:rPr>
        <w:lastRenderedPageBreak/>
        <w:t xml:space="preserve">Files for each Grievance will be available for review by the Claimant and other Stakeholders involved in the Grievance, or their designated representative(s). Appropriate steps will be taken to maintain the confidentiality of the Claimant, if previously requested. The GRM will provide periodic updates to the Claimant regarding the status and current actions to resolve the Grievance. Not including the acknowledgment of receipt of the Grievance, such updates will occur within reasonable intervals (not greater than every 30 days). </w:t>
      </w:r>
    </w:p>
    <w:p w14:paraId="20BA8C99" w14:textId="77777777" w:rsidR="00DC7341" w:rsidRPr="00D5163E" w:rsidRDefault="00DC7341" w:rsidP="00DC7341">
      <w:pPr>
        <w:ind w:left="720" w:right="-630"/>
        <w:rPr>
          <w:rFonts w:ascii="Arial" w:eastAsia="Times New Roman" w:hAnsi="Arial" w:cs="Arial"/>
          <w:sz w:val="22"/>
          <w:szCs w:val="22"/>
          <w:lang w:eastAsia="en-GB"/>
        </w:rPr>
      </w:pPr>
    </w:p>
    <w:p w14:paraId="5F33CEAA" w14:textId="77777777" w:rsidR="00DC7341" w:rsidRPr="00D5163E" w:rsidRDefault="005973B6" w:rsidP="00DC7341">
      <w:pPr>
        <w:ind w:left="720" w:right="-630"/>
        <w:rPr>
          <w:rFonts w:ascii="Arial" w:eastAsia="Times New Roman" w:hAnsi="Arial" w:cs="Arial"/>
          <w:sz w:val="22"/>
          <w:szCs w:val="22"/>
          <w:lang w:eastAsia="en-GB"/>
        </w:rPr>
      </w:pPr>
      <w:r w:rsidRPr="00D5163E">
        <w:rPr>
          <w:rFonts w:eastAsia="Times New Roman" w:cs="Arial"/>
          <w:sz w:val="22"/>
          <w:szCs w:val="22"/>
          <w:lang w:eastAsia="en-GB"/>
        </w:rPr>
        <w:t xml:space="preserve">Bi-annually, the GRM will make available to the public, a report describing the work of the GRM, listing the number and nature of the Grievances received and processed in the past six months, a date and description of the Grievances received, resolutions, referrals and ongoing efforts at resolution, and status of implementation of ongoing resolutions. The level of detail provided with regard to any individual Grievance will depend on the sensitivity of the issues and Stakeholder concerns about confidentiality, while providing appropriate transparency about the activities of the GRM. </w:t>
      </w:r>
    </w:p>
    <w:p w14:paraId="5CE4B90F" w14:textId="77777777" w:rsidR="00DC7341" w:rsidRPr="00D5163E" w:rsidRDefault="00DC7341" w:rsidP="00DC7341">
      <w:pPr>
        <w:ind w:left="720" w:right="-630"/>
        <w:rPr>
          <w:rFonts w:ascii="Arial" w:eastAsia="Times New Roman" w:hAnsi="Arial" w:cs="Arial"/>
          <w:sz w:val="22"/>
          <w:szCs w:val="22"/>
          <w:lang w:eastAsia="en-GB"/>
        </w:rPr>
      </w:pPr>
    </w:p>
    <w:p w14:paraId="31DF2747" w14:textId="77777777" w:rsidR="00DC7341" w:rsidRPr="00D5163E" w:rsidRDefault="005973B6" w:rsidP="00DC7341">
      <w:pPr>
        <w:ind w:left="720" w:right="-630"/>
        <w:rPr>
          <w:rFonts w:ascii="Arial" w:eastAsia="Times New Roman" w:hAnsi="Arial" w:cs="Arial"/>
          <w:sz w:val="22"/>
          <w:szCs w:val="22"/>
          <w:lang w:eastAsia="en-GB"/>
        </w:rPr>
      </w:pPr>
      <w:r w:rsidRPr="00D5163E">
        <w:rPr>
          <w:rFonts w:eastAsia="Times New Roman" w:cs="Arial"/>
          <w:sz w:val="22"/>
          <w:szCs w:val="22"/>
          <w:lang w:eastAsia="en-GB"/>
        </w:rPr>
        <w:t>The aforementioned report will also highlight key trends in emerging conflicts, Grievances, and dispute resolution, and make recommendations regarding: (i) Measures that can be taken by the Government to avoid future harms and Grievances; and (ii) Improvements to the GRM that would enhance its effectiveness, accessibility, predictability, transparency, legitimacy, credibility, and capacity.</w:t>
      </w:r>
    </w:p>
    <w:p w14:paraId="6FE75456" w14:textId="77777777" w:rsidR="00DC7341" w:rsidRPr="00D5163E" w:rsidRDefault="00DC7341" w:rsidP="00DC7341">
      <w:pPr>
        <w:ind w:left="720" w:right="-630"/>
        <w:rPr>
          <w:rFonts w:ascii="Arial" w:eastAsia="Times New Roman" w:hAnsi="Arial" w:cs="Arial"/>
          <w:sz w:val="22"/>
          <w:szCs w:val="22"/>
          <w:lang w:eastAsia="en-GB"/>
        </w:rPr>
      </w:pPr>
    </w:p>
    <w:p w14:paraId="5728BBF6" w14:textId="77777777" w:rsidR="00DC7341" w:rsidRPr="00D5163E" w:rsidRDefault="005973B6" w:rsidP="00DC7341">
      <w:pPr>
        <w:ind w:left="720" w:right="-630"/>
        <w:rPr>
          <w:sz w:val="22"/>
          <w:szCs w:val="22"/>
        </w:rPr>
      </w:pPr>
      <w:r w:rsidRPr="00D5163E">
        <w:rPr>
          <w:sz w:val="22"/>
          <w:szCs w:val="22"/>
        </w:rPr>
        <w:t xml:space="preserve">In addition to the GRM described above, other channels can be utilized by Complaints through UNDP’s Accountability Mechanism (Stakeholder Response Mechanism [SRM] and Social and Environmental Compliance Unit [SECU]). These channels can be utilized for </w:t>
      </w:r>
      <w:r w:rsidRPr="00D5163E">
        <w:rPr>
          <w:rFonts w:eastAsia="Times New Roman" w:cs="Arial"/>
          <w:sz w:val="22"/>
          <w:szCs w:val="22"/>
          <w:lang w:eastAsia="en-GB"/>
        </w:rPr>
        <w:t xml:space="preserve">grievances purporting that </w:t>
      </w:r>
      <w:r w:rsidRPr="00D5163E">
        <w:rPr>
          <w:rFonts w:cs="Arial"/>
          <w:color w:val="000000"/>
          <w:sz w:val="22"/>
          <w:szCs w:val="22"/>
        </w:rPr>
        <w:t xml:space="preserve">UNDP is not complying with the social and environmental policies or commitments that apply to its projects (i.e. corruption, coercion or major systematic violations of rights and/or policies), </w:t>
      </w:r>
      <w:r w:rsidRPr="00D5163E">
        <w:rPr>
          <w:rFonts w:eastAsia="Times New Roman" w:cs="Arial"/>
          <w:sz w:val="22"/>
          <w:szCs w:val="22"/>
          <w:lang w:eastAsia="en-GB"/>
        </w:rPr>
        <w:t xml:space="preserve">or in other cases where the Complaint is not satisfied with the GRM’s response. All </w:t>
      </w:r>
      <w:r w:rsidRPr="00D5163E">
        <w:rPr>
          <w:sz w:val="22"/>
          <w:szCs w:val="22"/>
        </w:rPr>
        <w:t xml:space="preserve">SECU and SRM Requests can be submitted via an </w:t>
      </w:r>
      <w:hyperlink r:id="rId76" w:history="1">
        <w:r w:rsidRPr="00D5163E">
          <w:rPr>
            <w:rStyle w:val="Hyperlink"/>
            <w:sz w:val="22"/>
            <w:szCs w:val="22"/>
          </w:rPr>
          <w:t>online webform</w:t>
        </w:r>
      </w:hyperlink>
      <w:r w:rsidRPr="00D5163E">
        <w:rPr>
          <w:sz w:val="22"/>
          <w:szCs w:val="22"/>
        </w:rPr>
        <w:t xml:space="preserve">.  </w:t>
      </w:r>
      <w:bookmarkStart w:id="70" w:name="_Toc511046546"/>
    </w:p>
    <w:p w14:paraId="65F8C10C" w14:textId="77777777" w:rsidR="00DC7341" w:rsidRPr="00D5163E" w:rsidRDefault="00DC7341" w:rsidP="00DC7341">
      <w:pPr>
        <w:ind w:left="720" w:right="-630"/>
        <w:rPr>
          <w:sz w:val="22"/>
          <w:szCs w:val="22"/>
        </w:rPr>
      </w:pPr>
    </w:p>
    <w:p w14:paraId="18EA5CF3" w14:textId="4941487D" w:rsidR="00DC7341" w:rsidRPr="00D5163E" w:rsidRDefault="005973B6" w:rsidP="00DC7341">
      <w:pPr>
        <w:ind w:left="720" w:right="-630"/>
        <w:rPr>
          <w:rFonts w:asciiTheme="majorHAnsi" w:hAnsiTheme="majorHAnsi"/>
          <w:b/>
          <w:sz w:val="28"/>
          <w:szCs w:val="28"/>
        </w:rPr>
      </w:pPr>
      <w:r w:rsidRPr="00D5163E">
        <w:rPr>
          <w:rFonts w:asciiTheme="majorHAnsi" w:hAnsiTheme="majorHAnsi"/>
          <w:b/>
          <w:sz w:val="28"/>
          <w:szCs w:val="28"/>
        </w:rPr>
        <w:t>Monitoring and reporting</w:t>
      </w:r>
      <w:bookmarkEnd w:id="70"/>
    </w:p>
    <w:p w14:paraId="00B63D5C" w14:textId="77777777" w:rsidR="00DC7341" w:rsidRPr="00D5163E" w:rsidRDefault="00DC7341" w:rsidP="00DC7341">
      <w:pPr>
        <w:ind w:left="720" w:right="-630"/>
        <w:rPr>
          <w:rFonts w:asciiTheme="majorHAnsi" w:hAnsiTheme="majorHAnsi"/>
          <w:b/>
          <w:sz w:val="22"/>
          <w:szCs w:val="22"/>
        </w:rPr>
      </w:pPr>
    </w:p>
    <w:p w14:paraId="5DFDFF1D" w14:textId="77777777" w:rsidR="00DC7341" w:rsidRPr="00D5163E" w:rsidRDefault="005973B6" w:rsidP="00DC7341">
      <w:pPr>
        <w:ind w:left="720" w:right="-630"/>
        <w:rPr>
          <w:rFonts w:ascii="Arial" w:eastAsia="Times New Roman" w:hAnsi="Arial" w:cs="Arial"/>
          <w:sz w:val="24"/>
          <w:lang w:eastAsia="en-GB"/>
        </w:rPr>
      </w:pPr>
      <w:r w:rsidRPr="00D5163E">
        <w:rPr>
          <w:sz w:val="22"/>
          <w:szCs w:val="28"/>
        </w:rPr>
        <w:t xml:space="preserve">The stakeholders will be engaged in project’s monitoring and reporting process through various activities and communication channels as outlined in the project document’s Monitoring and Evaluation Plan and in Table 3. Results of stakeholder engagement activities will be reported back to the stakeholders throughout the project implementation. </w:t>
      </w:r>
    </w:p>
    <w:p w14:paraId="11652AD1" w14:textId="77777777" w:rsidR="00DC7341" w:rsidRPr="00D5163E" w:rsidRDefault="00DC7341" w:rsidP="00DC7341">
      <w:pPr>
        <w:ind w:left="720" w:right="-630"/>
        <w:rPr>
          <w:rFonts w:ascii="Arial" w:eastAsia="Times New Roman" w:hAnsi="Arial" w:cs="Arial"/>
          <w:sz w:val="24"/>
          <w:lang w:eastAsia="en-GB"/>
        </w:rPr>
      </w:pPr>
    </w:p>
    <w:p w14:paraId="1410CD9D" w14:textId="7430DB97" w:rsidR="005973B6" w:rsidRPr="00D5163E" w:rsidRDefault="005973B6" w:rsidP="00DC7341">
      <w:pPr>
        <w:ind w:left="720" w:right="-630"/>
        <w:rPr>
          <w:rFonts w:ascii="Arial" w:eastAsia="Times New Roman" w:hAnsi="Arial" w:cs="Arial"/>
          <w:sz w:val="24"/>
          <w:lang w:eastAsia="en-GB"/>
        </w:rPr>
      </w:pPr>
      <w:r w:rsidRPr="00D5163E">
        <w:rPr>
          <w:sz w:val="22"/>
          <w:szCs w:val="28"/>
        </w:rPr>
        <w:t>The Stakeholder Engagement Plan itself is a living document and will be reviewed and updated regularly as response to changed project circumstances that might arise during the project implementation period. The overall responsibility of Monitoring and Reporting will be that of the Project Manager who will delegate the responsibility to one of the project staff assigned to undertake Monitoring and Evaluation.</w:t>
      </w:r>
    </w:p>
    <w:p w14:paraId="397BC5D0" w14:textId="77777777" w:rsidR="00796981" w:rsidRPr="00D5163E" w:rsidRDefault="00796981" w:rsidP="007E081C">
      <w:pPr>
        <w:rPr>
          <w:rFonts w:cs="Calibri"/>
          <w:b/>
          <w:sz w:val="22"/>
          <w:szCs w:val="22"/>
        </w:rPr>
        <w:sectPr w:rsidR="00796981" w:rsidRPr="00D5163E" w:rsidSect="00CA4477">
          <w:pgSz w:w="12240" w:h="15840" w:code="1"/>
          <w:pgMar w:top="720" w:right="2070" w:bottom="720" w:left="720" w:header="720" w:footer="720" w:gutter="0"/>
          <w:cols w:space="720"/>
          <w:docGrid w:linePitch="360"/>
        </w:sectPr>
      </w:pPr>
    </w:p>
    <w:p w14:paraId="5C8424D7" w14:textId="77FF4B92" w:rsidR="00796981" w:rsidRPr="00D5163E" w:rsidRDefault="00796981" w:rsidP="007E081C">
      <w:pPr>
        <w:jc w:val="center"/>
        <w:rPr>
          <w:b/>
          <w:sz w:val="24"/>
          <w:szCs w:val="22"/>
        </w:rPr>
      </w:pPr>
      <w:r w:rsidRPr="00D5163E">
        <w:rPr>
          <w:b/>
          <w:sz w:val="24"/>
          <w:szCs w:val="22"/>
        </w:rPr>
        <w:lastRenderedPageBreak/>
        <w:t xml:space="preserve">Annex Q: </w:t>
      </w:r>
    </w:p>
    <w:p w14:paraId="2C19EE23" w14:textId="62EBFC49" w:rsidR="004D3735" w:rsidRPr="00D5163E" w:rsidRDefault="00796981" w:rsidP="007E081C">
      <w:pPr>
        <w:jc w:val="center"/>
        <w:rPr>
          <w:rFonts w:cs="Calibri"/>
          <w:b/>
          <w:sz w:val="24"/>
          <w:szCs w:val="22"/>
        </w:rPr>
        <w:sectPr w:rsidR="004D3735" w:rsidRPr="00D5163E" w:rsidSect="00796981">
          <w:pgSz w:w="15840" w:h="12240" w:orient="landscape" w:code="1"/>
          <w:pgMar w:top="1530" w:right="720" w:bottom="720" w:left="720" w:header="720" w:footer="720" w:gutter="0"/>
          <w:cols w:space="720"/>
          <w:docGrid w:linePitch="360"/>
        </w:sectPr>
      </w:pPr>
      <w:r w:rsidRPr="00D5163E">
        <w:rPr>
          <w:rFonts w:cs="Calibri"/>
          <w:b/>
          <w:noProof/>
          <w:sz w:val="24"/>
          <w:szCs w:val="22"/>
        </w:rPr>
        <w:drawing>
          <wp:inline distT="0" distB="0" distL="0" distR="0" wp14:anchorId="2695AD75" wp14:editId="0337352A">
            <wp:extent cx="7504956" cy="562890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509283" cy="5632150"/>
                    </a:xfrm>
                    <a:prstGeom prst="rect">
                      <a:avLst/>
                    </a:prstGeom>
                    <a:noFill/>
                  </pic:spPr>
                </pic:pic>
              </a:graphicData>
            </a:graphic>
          </wp:inline>
        </w:drawing>
      </w:r>
    </w:p>
    <w:p w14:paraId="54444097" w14:textId="316934C3" w:rsidR="004D3735" w:rsidRPr="00D5163E" w:rsidRDefault="004D3735" w:rsidP="007E081C">
      <w:pPr>
        <w:pBdr>
          <w:bottom w:val="single" w:sz="4" w:space="1" w:color="auto"/>
        </w:pBdr>
        <w:jc w:val="center"/>
        <w:rPr>
          <w:rFonts w:ascii="Arial" w:hAnsi="Arial" w:cs="Arial"/>
          <w:b/>
          <w:iCs/>
          <w:sz w:val="24"/>
        </w:rPr>
      </w:pPr>
      <w:r w:rsidRPr="00D5163E">
        <w:rPr>
          <w:rFonts w:ascii="Arial" w:hAnsi="Arial" w:cs="Arial"/>
          <w:b/>
          <w:sz w:val="24"/>
          <w:szCs w:val="22"/>
        </w:rPr>
        <w:lastRenderedPageBreak/>
        <w:t xml:space="preserve">Annex R: Supplemental </w:t>
      </w:r>
      <w:r w:rsidRPr="00D5163E">
        <w:rPr>
          <w:rFonts w:ascii="Arial" w:hAnsi="Arial" w:cs="Arial"/>
          <w:b/>
          <w:iCs/>
          <w:sz w:val="24"/>
        </w:rPr>
        <w:t>Provisions to the Project Document</w:t>
      </w:r>
      <w:r w:rsidRPr="00D5163E">
        <w:rPr>
          <w:rStyle w:val="FootnoteReference"/>
          <w:rFonts w:cs="Arial"/>
          <w:b/>
          <w:spacing w:val="-1"/>
          <w:sz w:val="24"/>
          <w:u w:color="000000"/>
        </w:rPr>
        <w:footnoteReference w:id="58"/>
      </w:r>
      <w:r w:rsidRPr="00D5163E">
        <w:rPr>
          <w:rFonts w:ascii="Arial" w:hAnsi="Arial" w:cs="Arial"/>
          <w:b/>
          <w:iCs/>
          <w:sz w:val="24"/>
        </w:rPr>
        <w:t>: The Legal Context</w:t>
      </w:r>
    </w:p>
    <w:p w14:paraId="596ECACE" w14:textId="77777777" w:rsidR="004D3735" w:rsidRPr="00D5163E" w:rsidRDefault="004D3735" w:rsidP="007E081C"/>
    <w:p w14:paraId="0A671489" w14:textId="77777777" w:rsidR="004D3735" w:rsidRPr="00D5163E" w:rsidRDefault="004D3735" w:rsidP="007E081C">
      <w:pPr>
        <w:spacing w:after="240"/>
        <w:jc w:val="center"/>
        <w:rPr>
          <w:rFonts w:cs="Arial"/>
          <w:b/>
          <w:spacing w:val="-1"/>
          <w:sz w:val="24"/>
          <w:u w:val="single" w:color="000000"/>
        </w:rPr>
      </w:pPr>
      <w:r w:rsidRPr="00D5163E">
        <w:rPr>
          <w:rFonts w:cs="Arial"/>
          <w:b/>
          <w:spacing w:val="-1"/>
          <w:sz w:val="24"/>
          <w:u w:val="single" w:color="000000"/>
        </w:rPr>
        <w:t>General</w:t>
      </w:r>
      <w:r w:rsidRPr="00D5163E">
        <w:rPr>
          <w:rFonts w:cs="Arial"/>
          <w:b/>
          <w:spacing w:val="2"/>
          <w:sz w:val="24"/>
          <w:u w:val="single" w:color="000000"/>
        </w:rPr>
        <w:t xml:space="preserve"> </w:t>
      </w:r>
      <w:r w:rsidRPr="00D5163E">
        <w:rPr>
          <w:rFonts w:cs="Arial"/>
          <w:b/>
          <w:spacing w:val="-1"/>
          <w:sz w:val="24"/>
          <w:u w:val="single" w:color="000000"/>
        </w:rPr>
        <w:t>responsibilities</w:t>
      </w:r>
      <w:r w:rsidRPr="00D5163E">
        <w:rPr>
          <w:rFonts w:cs="Arial"/>
          <w:b/>
          <w:spacing w:val="2"/>
          <w:sz w:val="24"/>
          <w:u w:val="single" w:color="000000"/>
        </w:rPr>
        <w:t xml:space="preserve"> </w:t>
      </w:r>
      <w:r w:rsidRPr="00D5163E">
        <w:rPr>
          <w:rFonts w:cs="Arial"/>
          <w:b/>
          <w:spacing w:val="-1"/>
          <w:sz w:val="24"/>
          <w:u w:val="single" w:color="000000"/>
        </w:rPr>
        <w:t>of</w:t>
      </w:r>
      <w:r w:rsidRPr="00D5163E">
        <w:rPr>
          <w:rFonts w:cs="Arial"/>
          <w:b/>
          <w:spacing w:val="2"/>
          <w:sz w:val="24"/>
          <w:u w:val="single" w:color="000000"/>
        </w:rPr>
        <w:t xml:space="preserve"> </w:t>
      </w:r>
      <w:r w:rsidRPr="00D5163E">
        <w:rPr>
          <w:rFonts w:cs="Arial"/>
          <w:b/>
          <w:spacing w:val="-1"/>
          <w:sz w:val="24"/>
          <w:u w:val="single" w:color="000000"/>
        </w:rPr>
        <w:t>the</w:t>
      </w:r>
      <w:r w:rsidRPr="00D5163E">
        <w:rPr>
          <w:rFonts w:cs="Arial"/>
          <w:b/>
          <w:spacing w:val="2"/>
          <w:sz w:val="24"/>
          <w:u w:val="single" w:color="000000"/>
        </w:rPr>
        <w:t xml:space="preserve"> </w:t>
      </w:r>
      <w:r w:rsidRPr="00D5163E">
        <w:rPr>
          <w:rFonts w:cs="Arial"/>
          <w:b/>
          <w:spacing w:val="-1"/>
          <w:sz w:val="24"/>
          <w:u w:val="single" w:color="000000"/>
        </w:rPr>
        <w:t>Government,</w:t>
      </w:r>
      <w:r w:rsidRPr="00D5163E">
        <w:rPr>
          <w:rFonts w:cs="Arial"/>
          <w:b/>
          <w:spacing w:val="2"/>
          <w:sz w:val="24"/>
          <w:u w:val="single" w:color="000000"/>
        </w:rPr>
        <w:t xml:space="preserve"> </w:t>
      </w:r>
      <w:r w:rsidRPr="00D5163E">
        <w:rPr>
          <w:rFonts w:cs="Arial"/>
          <w:b/>
          <w:spacing w:val="-1"/>
          <w:sz w:val="24"/>
          <w:u w:val="single" w:color="000000"/>
        </w:rPr>
        <w:t>UNDP</w:t>
      </w:r>
      <w:r w:rsidRPr="00D5163E">
        <w:rPr>
          <w:rFonts w:cs="Arial"/>
          <w:b/>
          <w:spacing w:val="2"/>
          <w:sz w:val="24"/>
          <w:u w:val="single" w:color="000000"/>
        </w:rPr>
        <w:t xml:space="preserve"> </w:t>
      </w:r>
      <w:r w:rsidRPr="00D5163E">
        <w:rPr>
          <w:rFonts w:cs="Arial"/>
          <w:b/>
          <w:spacing w:val="-1"/>
          <w:sz w:val="24"/>
          <w:u w:val="single" w:color="000000"/>
        </w:rPr>
        <w:t>and</w:t>
      </w:r>
      <w:r w:rsidRPr="00D5163E">
        <w:rPr>
          <w:rFonts w:cs="Arial"/>
          <w:b/>
          <w:spacing w:val="2"/>
          <w:sz w:val="24"/>
          <w:u w:val="single" w:color="000000"/>
        </w:rPr>
        <w:t xml:space="preserve"> </w:t>
      </w:r>
      <w:r w:rsidRPr="00D5163E">
        <w:rPr>
          <w:rFonts w:cs="Arial"/>
          <w:b/>
          <w:spacing w:val="-1"/>
          <w:sz w:val="24"/>
          <w:u w:val="single" w:color="000000"/>
        </w:rPr>
        <w:t>the</w:t>
      </w:r>
      <w:r w:rsidRPr="00D5163E">
        <w:rPr>
          <w:rFonts w:cs="Arial"/>
          <w:b/>
          <w:spacing w:val="2"/>
          <w:sz w:val="24"/>
          <w:u w:val="single" w:color="000000"/>
        </w:rPr>
        <w:t xml:space="preserve"> </w:t>
      </w:r>
      <w:r w:rsidRPr="00D5163E">
        <w:rPr>
          <w:rFonts w:cs="Arial"/>
          <w:b/>
          <w:spacing w:val="-1"/>
          <w:sz w:val="24"/>
          <w:u w:val="single" w:color="000000"/>
        </w:rPr>
        <w:t>executing</w:t>
      </w:r>
      <w:r w:rsidRPr="00D5163E">
        <w:rPr>
          <w:rFonts w:cs="Arial"/>
          <w:b/>
          <w:spacing w:val="2"/>
          <w:sz w:val="24"/>
          <w:u w:val="single" w:color="000000"/>
        </w:rPr>
        <w:t xml:space="preserve"> </w:t>
      </w:r>
      <w:r w:rsidRPr="00D5163E">
        <w:rPr>
          <w:rFonts w:cs="Arial"/>
          <w:b/>
          <w:spacing w:val="-1"/>
          <w:sz w:val="24"/>
          <w:u w:val="single" w:color="000000"/>
        </w:rPr>
        <w:t>agency</w:t>
      </w:r>
    </w:p>
    <w:p w14:paraId="2F8B7B20" w14:textId="77777777" w:rsidR="004D3735" w:rsidRPr="00D5163E" w:rsidRDefault="004D3735" w:rsidP="00DD7CE7">
      <w:pPr>
        <w:pStyle w:val="BodyText"/>
        <w:widowControl w:val="0"/>
        <w:numPr>
          <w:ilvl w:val="0"/>
          <w:numId w:val="82"/>
        </w:numPr>
        <w:pBdr>
          <w:bottom w:val="none" w:sz="0" w:space="0" w:color="auto"/>
        </w:pBdr>
        <w:tabs>
          <w:tab w:val="left" w:pos="580"/>
        </w:tabs>
        <w:spacing w:after="180" w:line="239" w:lineRule="auto"/>
        <w:ind w:left="0" w:firstLine="0"/>
        <w:rPr>
          <w:rFonts w:ascii="Arial" w:hAnsi="Arial" w:cs="Arial"/>
          <w:i w:val="0"/>
          <w:szCs w:val="22"/>
        </w:rPr>
      </w:pPr>
      <w:r w:rsidRPr="00D5163E">
        <w:rPr>
          <w:rFonts w:ascii="Arial" w:hAnsi="Arial" w:cs="Arial"/>
          <w:i w:val="0"/>
          <w:spacing w:val="-2"/>
          <w:szCs w:val="22"/>
        </w:rPr>
        <w:t>All</w:t>
      </w:r>
      <w:r w:rsidRPr="00D5163E">
        <w:rPr>
          <w:rFonts w:ascii="Arial" w:hAnsi="Arial" w:cs="Arial"/>
          <w:i w:val="0"/>
          <w:spacing w:val="2"/>
          <w:szCs w:val="22"/>
        </w:rPr>
        <w:t xml:space="preserve"> </w:t>
      </w:r>
      <w:r w:rsidRPr="00D5163E">
        <w:rPr>
          <w:rFonts w:ascii="Arial" w:hAnsi="Arial" w:cs="Arial"/>
          <w:i w:val="0"/>
          <w:spacing w:val="-2"/>
          <w:szCs w:val="22"/>
        </w:rPr>
        <w:t>phases</w:t>
      </w:r>
      <w:r w:rsidRPr="00D5163E">
        <w:rPr>
          <w:rFonts w:ascii="Arial" w:hAnsi="Arial" w:cs="Arial"/>
          <w:i w:val="0"/>
          <w:spacing w:val="2"/>
          <w:szCs w:val="22"/>
        </w:rPr>
        <w:t xml:space="preserve"> </w:t>
      </w:r>
      <w:r w:rsidRPr="00D5163E">
        <w:rPr>
          <w:rFonts w:ascii="Arial" w:hAnsi="Arial" w:cs="Arial"/>
          <w:i w:val="0"/>
          <w:spacing w:val="-2"/>
          <w:szCs w:val="22"/>
        </w:rPr>
        <w:t>and</w:t>
      </w:r>
      <w:r w:rsidRPr="00D5163E">
        <w:rPr>
          <w:rFonts w:ascii="Arial" w:hAnsi="Arial" w:cs="Arial"/>
          <w:i w:val="0"/>
          <w:spacing w:val="2"/>
          <w:szCs w:val="22"/>
        </w:rPr>
        <w:t xml:space="preserve"> </w:t>
      </w:r>
      <w:r w:rsidRPr="00D5163E">
        <w:rPr>
          <w:rFonts w:ascii="Arial" w:hAnsi="Arial" w:cs="Arial"/>
          <w:i w:val="0"/>
          <w:spacing w:val="-2"/>
          <w:szCs w:val="22"/>
        </w:rPr>
        <w:t>aspects</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UNDP</w:t>
      </w:r>
      <w:r w:rsidRPr="00D5163E">
        <w:rPr>
          <w:rFonts w:ascii="Arial" w:hAnsi="Arial" w:cs="Arial"/>
          <w:i w:val="0"/>
          <w:spacing w:val="2"/>
          <w:szCs w:val="22"/>
        </w:rPr>
        <w:t xml:space="preserve"> </w:t>
      </w:r>
      <w:r w:rsidRPr="00D5163E">
        <w:rPr>
          <w:rFonts w:ascii="Arial" w:hAnsi="Arial" w:cs="Arial"/>
          <w:i w:val="0"/>
          <w:spacing w:val="-2"/>
          <w:szCs w:val="22"/>
        </w:rPr>
        <w:t>assistance</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2"/>
          <w:szCs w:val="22"/>
        </w:rPr>
        <w:t>this</w:t>
      </w:r>
      <w:r w:rsidRPr="00D5163E">
        <w:rPr>
          <w:rFonts w:ascii="Arial" w:hAnsi="Arial" w:cs="Arial"/>
          <w:i w:val="0"/>
          <w:spacing w:val="2"/>
          <w:szCs w:val="22"/>
        </w:rPr>
        <w:t xml:space="preserve"> </w:t>
      </w:r>
      <w:r w:rsidRPr="00D5163E">
        <w:rPr>
          <w:rFonts w:ascii="Arial" w:hAnsi="Arial" w:cs="Arial"/>
          <w:i w:val="0"/>
          <w:spacing w:val="-2"/>
          <w:szCs w:val="22"/>
        </w:rPr>
        <w:t>project</w:t>
      </w:r>
      <w:r w:rsidRPr="00D5163E">
        <w:rPr>
          <w:rFonts w:ascii="Arial" w:hAnsi="Arial" w:cs="Arial"/>
          <w:i w:val="0"/>
          <w:spacing w:val="2"/>
          <w:szCs w:val="22"/>
        </w:rPr>
        <w:t xml:space="preserve"> </w:t>
      </w:r>
      <w:r w:rsidRPr="00D5163E">
        <w:rPr>
          <w:rFonts w:ascii="Arial" w:hAnsi="Arial" w:cs="Arial"/>
          <w:i w:val="0"/>
          <w:spacing w:val="-2"/>
          <w:szCs w:val="22"/>
        </w:rPr>
        <w:t>shall</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2"/>
          <w:szCs w:val="22"/>
        </w:rPr>
        <w:t>governed</w:t>
      </w:r>
      <w:r w:rsidRPr="00D5163E">
        <w:rPr>
          <w:rFonts w:ascii="Arial" w:hAnsi="Arial" w:cs="Arial"/>
          <w:i w:val="0"/>
          <w:spacing w:val="2"/>
          <w:szCs w:val="22"/>
        </w:rPr>
        <w:t xml:space="preserve"> </w:t>
      </w:r>
      <w:r w:rsidRPr="00D5163E">
        <w:rPr>
          <w:rFonts w:ascii="Arial" w:hAnsi="Arial" w:cs="Arial"/>
          <w:i w:val="0"/>
          <w:spacing w:val="-1"/>
          <w:szCs w:val="22"/>
        </w:rPr>
        <w:t>by</w:t>
      </w:r>
      <w:r w:rsidRPr="00D5163E">
        <w:rPr>
          <w:rFonts w:ascii="Arial" w:hAnsi="Arial" w:cs="Arial"/>
          <w:i w:val="0"/>
          <w:spacing w:val="2"/>
          <w:szCs w:val="22"/>
        </w:rPr>
        <w:t xml:space="preserve"> </w:t>
      </w:r>
      <w:r w:rsidRPr="00D5163E">
        <w:rPr>
          <w:rFonts w:ascii="Arial" w:hAnsi="Arial" w:cs="Arial"/>
          <w:i w:val="0"/>
          <w:spacing w:val="-2"/>
          <w:szCs w:val="22"/>
        </w:rPr>
        <w:t>and</w:t>
      </w:r>
      <w:r w:rsidRPr="00D5163E">
        <w:rPr>
          <w:rFonts w:ascii="Arial" w:hAnsi="Arial" w:cs="Arial"/>
          <w:i w:val="0"/>
          <w:spacing w:val="2"/>
          <w:szCs w:val="22"/>
        </w:rPr>
        <w:t xml:space="preserve"> </w:t>
      </w:r>
      <w:r w:rsidRPr="00D5163E">
        <w:rPr>
          <w:rFonts w:ascii="Arial" w:hAnsi="Arial" w:cs="Arial"/>
          <w:i w:val="0"/>
          <w:spacing w:val="-1"/>
          <w:szCs w:val="22"/>
        </w:rPr>
        <w:t>carried</w:t>
      </w:r>
      <w:r w:rsidRPr="00D5163E">
        <w:rPr>
          <w:rFonts w:ascii="Arial" w:hAnsi="Arial" w:cs="Arial"/>
          <w:i w:val="0"/>
          <w:spacing w:val="1"/>
          <w:szCs w:val="22"/>
        </w:rPr>
        <w:t xml:space="preserve"> </w:t>
      </w:r>
      <w:r w:rsidRPr="00D5163E">
        <w:rPr>
          <w:rFonts w:ascii="Arial" w:hAnsi="Arial" w:cs="Arial"/>
          <w:i w:val="0"/>
          <w:spacing w:val="-1"/>
          <w:szCs w:val="22"/>
        </w:rPr>
        <w:t>out</w:t>
      </w:r>
      <w:r w:rsidRPr="00D5163E">
        <w:rPr>
          <w:rFonts w:ascii="Arial" w:hAnsi="Arial" w:cs="Arial"/>
          <w:i w:val="0"/>
          <w:spacing w:val="1"/>
          <w:szCs w:val="22"/>
        </w:rPr>
        <w:t xml:space="preserve"> </w:t>
      </w:r>
      <w:r w:rsidRPr="00D5163E">
        <w:rPr>
          <w:rFonts w:ascii="Arial" w:hAnsi="Arial" w:cs="Arial"/>
          <w:i w:val="0"/>
          <w:spacing w:val="-1"/>
          <w:szCs w:val="22"/>
        </w:rPr>
        <w:t>in</w:t>
      </w:r>
      <w:r w:rsidRPr="00D5163E">
        <w:rPr>
          <w:rFonts w:ascii="Arial" w:hAnsi="Arial" w:cs="Arial"/>
          <w:i w:val="0"/>
          <w:spacing w:val="46"/>
          <w:szCs w:val="22"/>
        </w:rPr>
        <w:t xml:space="preserve"> </w:t>
      </w:r>
      <w:r w:rsidRPr="00D5163E">
        <w:rPr>
          <w:rFonts w:ascii="Arial" w:hAnsi="Arial" w:cs="Arial"/>
          <w:i w:val="0"/>
          <w:spacing w:val="-1"/>
          <w:szCs w:val="22"/>
        </w:rPr>
        <w:t>accordance</w:t>
      </w:r>
      <w:r w:rsidRPr="00D5163E">
        <w:rPr>
          <w:rFonts w:ascii="Arial" w:hAnsi="Arial" w:cs="Arial"/>
          <w:i w:val="0"/>
          <w:spacing w:val="2"/>
          <w:szCs w:val="22"/>
        </w:rPr>
        <w:t xml:space="preserve"> </w:t>
      </w:r>
      <w:r w:rsidRPr="00D5163E">
        <w:rPr>
          <w:rFonts w:ascii="Arial" w:hAnsi="Arial" w:cs="Arial"/>
          <w:i w:val="0"/>
          <w:spacing w:val="-1"/>
          <w:szCs w:val="22"/>
        </w:rPr>
        <w:t>with</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relevant</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applicable</w:t>
      </w:r>
      <w:r w:rsidRPr="00D5163E">
        <w:rPr>
          <w:rFonts w:ascii="Arial" w:hAnsi="Arial" w:cs="Arial"/>
          <w:i w:val="0"/>
          <w:spacing w:val="2"/>
          <w:szCs w:val="22"/>
        </w:rPr>
        <w:t xml:space="preserve"> </w:t>
      </w:r>
      <w:r w:rsidRPr="00D5163E">
        <w:rPr>
          <w:rFonts w:ascii="Arial" w:hAnsi="Arial" w:cs="Arial"/>
          <w:i w:val="0"/>
          <w:spacing w:val="-1"/>
          <w:szCs w:val="22"/>
        </w:rPr>
        <w:t>resolutions</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decisions</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competent</w:t>
      </w:r>
      <w:r w:rsidRPr="00D5163E">
        <w:rPr>
          <w:rFonts w:ascii="Arial" w:hAnsi="Arial" w:cs="Arial"/>
          <w:i w:val="0"/>
          <w:spacing w:val="2"/>
          <w:szCs w:val="22"/>
        </w:rPr>
        <w:t xml:space="preserve"> </w:t>
      </w:r>
      <w:r w:rsidRPr="00D5163E">
        <w:rPr>
          <w:rFonts w:ascii="Arial" w:hAnsi="Arial" w:cs="Arial"/>
          <w:i w:val="0"/>
          <w:spacing w:val="-1"/>
          <w:szCs w:val="22"/>
        </w:rPr>
        <w:t>United</w:t>
      </w:r>
      <w:r w:rsidRPr="00D5163E">
        <w:rPr>
          <w:rFonts w:ascii="Arial" w:hAnsi="Arial" w:cs="Arial"/>
          <w:i w:val="0"/>
          <w:spacing w:val="2"/>
          <w:szCs w:val="22"/>
        </w:rPr>
        <w:t xml:space="preserve"> </w:t>
      </w:r>
      <w:r w:rsidRPr="00D5163E">
        <w:rPr>
          <w:rFonts w:ascii="Arial" w:hAnsi="Arial" w:cs="Arial"/>
          <w:i w:val="0"/>
          <w:spacing w:val="-1"/>
          <w:szCs w:val="22"/>
        </w:rPr>
        <w:t>Nations</w:t>
      </w:r>
      <w:r w:rsidRPr="00D5163E">
        <w:rPr>
          <w:rFonts w:ascii="Arial" w:hAnsi="Arial" w:cs="Arial"/>
          <w:i w:val="0"/>
          <w:spacing w:val="26"/>
          <w:szCs w:val="22"/>
        </w:rPr>
        <w:t xml:space="preserve"> </w:t>
      </w:r>
      <w:r w:rsidRPr="00D5163E">
        <w:rPr>
          <w:rFonts w:ascii="Arial" w:hAnsi="Arial" w:cs="Arial"/>
          <w:i w:val="0"/>
          <w:spacing w:val="-2"/>
          <w:szCs w:val="22"/>
        </w:rPr>
        <w:t>organs</w:t>
      </w:r>
      <w:r w:rsidRPr="00D5163E">
        <w:rPr>
          <w:rFonts w:ascii="Arial" w:hAnsi="Arial" w:cs="Arial"/>
          <w:i w:val="0"/>
          <w:spacing w:val="2"/>
          <w:szCs w:val="22"/>
        </w:rPr>
        <w:t xml:space="preserve"> </w:t>
      </w:r>
      <w:r w:rsidRPr="00D5163E">
        <w:rPr>
          <w:rFonts w:ascii="Arial" w:hAnsi="Arial" w:cs="Arial"/>
          <w:i w:val="0"/>
          <w:spacing w:val="-2"/>
          <w:szCs w:val="22"/>
        </w:rPr>
        <w:t>and</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accordance</w:t>
      </w:r>
      <w:r w:rsidRPr="00D5163E">
        <w:rPr>
          <w:rFonts w:ascii="Arial" w:hAnsi="Arial" w:cs="Arial"/>
          <w:i w:val="0"/>
          <w:spacing w:val="2"/>
          <w:szCs w:val="22"/>
        </w:rPr>
        <w:t xml:space="preserve"> </w:t>
      </w:r>
      <w:r w:rsidRPr="00D5163E">
        <w:rPr>
          <w:rFonts w:ascii="Arial" w:hAnsi="Arial" w:cs="Arial"/>
          <w:i w:val="0"/>
          <w:spacing w:val="-2"/>
          <w:szCs w:val="22"/>
        </w:rPr>
        <w:t>with</w:t>
      </w:r>
      <w:r w:rsidRPr="00D5163E">
        <w:rPr>
          <w:rFonts w:ascii="Arial" w:hAnsi="Arial" w:cs="Arial"/>
          <w:i w:val="0"/>
          <w:spacing w:val="2"/>
          <w:szCs w:val="22"/>
        </w:rPr>
        <w:t xml:space="preserve"> </w:t>
      </w:r>
      <w:r w:rsidRPr="00D5163E">
        <w:rPr>
          <w:rFonts w:ascii="Arial" w:hAnsi="Arial" w:cs="Arial"/>
          <w:i w:val="0"/>
          <w:spacing w:val="-2"/>
          <w:szCs w:val="22"/>
        </w:rPr>
        <w:t>UNDP's</w:t>
      </w:r>
      <w:r w:rsidRPr="00D5163E">
        <w:rPr>
          <w:rFonts w:ascii="Arial" w:hAnsi="Arial" w:cs="Arial"/>
          <w:i w:val="0"/>
          <w:spacing w:val="2"/>
          <w:szCs w:val="22"/>
        </w:rPr>
        <w:t xml:space="preserve"> </w:t>
      </w:r>
      <w:r w:rsidRPr="00D5163E">
        <w:rPr>
          <w:rFonts w:ascii="Arial" w:hAnsi="Arial" w:cs="Arial"/>
          <w:i w:val="0"/>
          <w:spacing w:val="-2"/>
          <w:szCs w:val="22"/>
        </w:rPr>
        <w:t>policies</w:t>
      </w:r>
      <w:r w:rsidRPr="00D5163E">
        <w:rPr>
          <w:rFonts w:ascii="Arial" w:hAnsi="Arial" w:cs="Arial"/>
          <w:i w:val="0"/>
          <w:spacing w:val="2"/>
          <w:szCs w:val="22"/>
        </w:rPr>
        <w:t xml:space="preserve"> </w:t>
      </w:r>
      <w:r w:rsidRPr="00D5163E">
        <w:rPr>
          <w:rFonts w:ascii="Arial" w:hAnsi="Arial" w:cs="Arial"/>
          <w:i w:val="0"/>
          <w:spacing w:val="-2"/>
          <w:szCs w:val="22"/>
        </w:rPr>
        <w:t>and</w:t>
      </w:r>
      <w:r w:rsidRPr="00D5163E">
        <w:rPr>
          <w:rFonts w:ascii="Arial" w:hAnsi="Arial" w:cs="Arial"/>
          <w:i w:val="0"/>
          <w:spacing w:val="2"/>
          <w:szCs w:val="22"/>
        </w:rPr>
        <w:t xml:space="preserve"> </w:t>
      </w:r>
      <w:r w:rsidRPr="00D5163E">
        <w:rPr>
          <w:rFonts w:ascii="Arial" w:hAnsi="Arial" w:cs="Arial"/>
          <w:i w:val="0"/>
          <w:spacing w:val="-2"/>
          <w:szCs w:val="22"/>
        </w:rPr>
        <w:t>procedures</w:t>
      </w:r>
      <w:r w:rsidRPr="00D5163E">
        <w:rPr>
          <w:rFonts w:ascii="Arial" w:hAnsi="Arial" w:cs="Arial"/>
          <w:i w:val="0"/>
          <w:spacing w:val="2"/>
          <w:szCs w:val="22"/>
        </w:rPr>
        <w:t xml:space="preserve"> </w:t>
      </w:r>
      <w:r w:rsidRPr="00D5163E">
        <w:rPr>
          <w:rFonts w:ascii="Arial" w:hAnsi="Arial" w:cs="Arial"/>
          <w:i w:val="0"/>
          <w:spacing w:val="-2"/>
          <w:szCs w:val="22"/>
        </w:rPr>
        <w:t>for</w:t>
      </w:r>
      <w:r w:rsidRPr="00D5163E">
        <w:rPr>
          <w:rFonts w:ascii="Arial" w:hAnsi="Arial" w:cs="Arial"/>
          <w:i w:val="0"/>
          <w:spacing w:val="2"/>
          <w:szCs w:val="22"/>
        </w:rPr>
        <w:t xml:space="preserve"> </w:t>
      </w:r>
      <w:r w:rsidRPr="00D5163E">
        <w:rPr>
          <w:rFonts w:ascii="Arial" w:hAnsi="Arial" w:cs="Arial"/>
          <w:i w:val="0"/>
          <w:spacing w:val="-2"/>
          <w:szCs w:val="22"/>
        </w:rPr>
        <w:t>such</w:t>
      </w:r>
      <w:r w:rsidRPr="00D5163E">
        <w:rPr>
          <w:rFonts w:ascii="Arial" w:hAnsi="Arial" w:cs="Arial"/>
          <w:i w:val="0"/>
          <w:spacing w:val="2"/>
          <w:szCs w:val="22"/>
        </w:rPr>
        <w:t xml:space="preserve"> </w:t>
      </w:r>
      <w:r w:rsidRPr="00D5163E">
        <w:rPr>
          <w:rFonts w:ascii="Arial" w:hAnsi="Arial" w:cs="Arial"/>
          <w:i w:val="0"/>
          <w:spacing w:val="-2"/>
          <w:szCs w:val="22"/>
        </w:rPr>
        <w:t>projects,</w:t>
      </w:r>
      <w:r w:rsidRPr="00D5163E">
        <w:rPr>
          <w:rFonts w:ascii="Arial" w:hAnsi="Arial" w:cs="Arial"/>
          <w:i w:val="0"/>
          <w:spacing w:val="2"/>
          <w:szCs w:val="22"/>
        </w:rPr>
        <w:t xml:space="preserve"> </w:t>
      </w:r>
      <w:r w:rsidRPr="00D5163E">
        <w:rPr>
          <w:rFonts w:ascii="Arial" w:hAnsi="Arial" w:cs="Arial"/>
          <w:i w:val="0"/>
          <w:spacing w:val="-2"/>
          <w:szCs w:val="22"/>
        </w:rPr>
        <w:t>and</w:t>
      </w:r>
      <w:r w:rsidRPr="00D5163E">
        <w:rPr>
          <w:rFonts w:ascii="Arial" w:hAnsi="Arial" w:cs="Arial"/>
          <w:i w:val="0"/>
          <w:spacing w:val="2"/>
          <w:szCs w:val="22"/>
        </w:rPr>
        <w:t xml:space="preserve"> </w:t>
      </w:r>
      <w:r w:rsidRPr="00D5163E">
        <w:rPr>
          <w:rFonts w:ascii="Arial" w:hAnsi="Arial" w:cs="Arial"/>
          <w:i w:val="0"/>
          <w:spacing w:val="-2"/>
          <w:szCs w:val="22"/>
        </w:rPr>
        <w:t>subject</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52"/>
          <w:szCs w:val="22"/>
        </w:rPr>
        <w:t xml:space="preserve"> </w:t>
      </w:r>
      <w:r w:rsidRPr="00D5163E">
        <w:rPr>
          <w:rFonts w:ascii="Arial" w:hAnsi="Arial" w:cs="Arial"/>
          <w:i w:val="0"/>
          <w:spacing w:val="-1"/>
          <w:szCs w:val="22"/>
        </w:rPr>
        <w:t>requirements</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UNDP</w:t>
      </w:r>
      <w:r w:rsidRPr="00D5163E">
        <w:rPr>
          <w:rFonts w:ascii="Arial" w:hAnsi="Arial" w:cs="Arial"/>
          <w:i w:val="0"/>
          <w:spacing w:val="2"/>
          <w:szCs w:val="22"/>
        </w:rPr>
        <w:t xml:space="preserve"> </w:t>
      </w:r>
      <w:r w:rsidRPr="00D5163E">
        <w:rPr>
          <w:rFonts w:ascii="Arial" w:hAnsi="Arial" w:cs="Arial"/>
          <w:i w:val="0"/>
          <w:spacing w:val="-1"/>
          <w:szCs w:val="22"/>
        </w:rPr>
        <w:t>Monitoring,</w:t>
      </w:r>
      <w:r w:rsidRPr="00D5163E">
        <w:rPr>
          <w:rFonts w:ascii="Arial" w:hAnsi="Arial" w:cs="Arial"/>
          <w:i w:val="0"/>
          <w:spacing w:val="2"/>
          <w:szCs w:val="22"/>
        </w:rPr>
        <w:t xml:space="preserve"> </w:t>
      </w:r>
      <w:r w:rsidRPr="00D5163E">
        <w:rPr>
          <w:rFonts w:ascii="Arial" w:hAnsi="Arial" w:cs="Arial"/>
          <w:i w:val="0"/>
          <w:spacing w:val="-1"/>
          <w:szCs w:val="22"/>
        </w:rPr>
        <w:t>Evaluation</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Reporting</w:t>
      </w:r>
      <w:r w:rsidRPr="00D5163E">
        <w:rPr>
          <w:rFonts w:ascii="Arial" w:hAnsi="Arial" w:cs="Arial"/>
          <w:i w:val="0"/>
          <w:spacing w:val="2"/>
          <w:szCs w:val="22"/>
        </w:rPr>
        <w:t xml:space="preserve"> </w:t>
      </w:r>
      <w:r w:rsidRPr="00D5163E">
        <w:rPr>
          <w:rFonts w:ascii="Arial" w:hAnsi="Arial" w:cs="Arial"/>
          <w:i w:val="0"/>
          <w:spacing w:val="-1"/>
          <w:szCs w:val="22"/>
        </w:rPr>
        <w:t>System.</w:t>
      </w:r>
    </w:p>
    <w:p w14:paraId="14FF4CAD" w14:textId="77777777" w:rsidR="004D3735" w:rsidRPr="00D5163E" w:rsidRDefault="004D3735" w:rsidP="00DD7CE7">
      <w:pPr>
        <w:pStyle w:val="BodyText"/>
        <w:widowControl w:val="0"/>
        <w:numPr>
          <w:ilvl w:val="0"/>
          <w:numId w:val="82"/>
        </w:numPr>
        <w:pBdr>
          <w:bottom w:val="none" w:sz="0" w:space="0" w:color="auto"/>
        </w:pBdr>
        <w:tabs>
          <w:tab w:val="left" w:pos="580"/>
        </w:tabs>
        <w:spacing w:after="180"/>
        <w:ind w:left="0" w:firstLine="0"/>
        <w:rPr>
          <w:rFonts w:ascii="Arial" w:hAnsi="Arial" w:cs="Arial"/>
          <w:i w:val="0"/>
          <w:szCs w:val="22"/>
        </w:rPr>
      </w:pP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Government</w:t>
      </w:r>
      <w:r w:rsidRPr="00D5163E">
        <w:rPr>
          <w:rFonts w:ascii="Arial" w:hAnsi="Arial" w:cs="Arial"/>
          <w:i w:val="0"/>
          <w:spacing w:val="2"/>
          <w:szCs w:val="22"/>
        </w:rPr>
        <w:t xml:space="preserve"> </w:t>
      </w:r>
      <w:r w:rsidRPr="00D5163E">
        <w:rPr>
          <w:rFonts w:ascii="Arial" w:hAnsi="Arial" w:cs="Arial"/>
          <w:i w:val="0"/>
          <w:spacing w:val="-1"/>
          <w:szCs w:val="22"/>
        </w:rPr>
        <w:t>shall</w:t>
      </w:r>
      <w:r w:rsidRPr="00D5163E">
        <w:rPr>
          <w:rFonts w:ascii="Arial" w:hAnsi="Arial" w:cs="Arial"/>
          <w:i w:val="0"/>
          <w:spacing w:val="2"/>
          <w:szCs w:val="22"/>
        </w:rPr>
        <w:t xml:space="preserve"> </w:t>
      </w:r>
      <w:r w:rsidRPr="00D5163E">
        <w:rPr>
          <w:rFonts w:ascii="Arial" w:hAnsi="Arial" w:cs="Arial"/>
          <w:i w:val="0"/>
          <w:spacing w:val="-1"/>
          <w:szCs w:val="22"/>
        </w:rPr>
        <w:t>remain</w:t>
      </w:r>
      <w:r w:rsidRPr="00D5163E">
        <w:rPr>
          <w:rFonts w:ascii="Arial" w:hAnsi="Arial" w:cs="Arial"/>
          <w:i w:val="0"/>
          <w:spacing w:val="2"/>
          <w:szCs w:val="22"/>
        </w:rPr>
        <w:t xml:space="preserve"> </w:t>
      </w:r>
      <w:r w:rsidRPr="00D5163E">
        <w:rPr>
          <w:rFonts w:ascii="Arial" w:hAnsi="Arial" w:cs="Arial"/>
          <w:i w:val="0"/>
          <w:spacing w:val="-1"/>
          <w:szCs w:val="22"/>
        </w:rPr>
        <w:t>responsible</w:t>
      </w:r>
      <w:r w:rsidRPr="00D5163E">
        <w:rPr>
          <w:rFonts w:ascii="Arial" w:hAnsi="Arial" w:cs="Arial"/>
          <w:i w:val="0"/>
          <w:spacing w:val="2"/>
          <w:szCs w:val="22"/>
        </w:rPr>
        <w:t xml:space="preserve"> </w:t>
      </w:r>
      <w:r w:rsidRPr="00D5163E">
        <w:rPr>
          <w:rFonts w:ascii="Arial" w:hAnsi="Arial" w:cs="Arial"/>
          <w:i w:val="0"/>
          <w:spacing w:val="-1"/>
          <w:szCs w:val="22"/>
        </w:rPr>
        <w:t>for</w:t>
      </w:r>
      <w:r w:rsidRPr="00D5163E">
        <w:rPr>
          <w:rFonts w:ascii="Arial" w:hAnsi="Arial" w:cs="Arial"/>
          <w:i w:val="0"/>
          <w:spacing w:val="2"/>
          <w:szCs w:val="22"/>
        </w:rPr>
        <w:t xml:space="preserve"> </w:t>
      </w:r>
      <w:r w:rsidRPr="00D5163E">
        <w:rPr>
          <w:rFonts w:ascii="Arial" w:hAnsi="Arial" w:cs="Arial"/>
          <w:i w:val="0"/>
          <w:spacing w:val="-1"/>
          <w:szCs w:val="22"/>
        </w:rPr>
        <w:t>this</w:t>
      </w:r>
      <w:r w:rsidRPr="00D5163E">
        <w:rPr>
          <w:rFonts w:ascii="Arial" w:hAnsi="Arial" w:cs="Arial"/>
          <w:i w:val="0"/>
          <w:spacing w:val="2"/>
          <w:szCs w:val="22"/>
        </w:rPr>
        <w:t xml:space="preserve"> </w:t>
      </w:r>
      <w:r w:rsidRPr="00D5163E">
        <w:rPr>
          <w:rFonts w:ascii="Arial" w:hAnsi="Arial" w:cs="Arial"/>
          <w:i w:val="0"/>
          <w:spacing w:val="-1"/>
          <w:szCs w:val="22"/>
        </w:rPr>
        <w:t>UNDP-assisted</w:t>
      </w:r>
      <w:r w:rsidRPr="00D5163E">
        <w:rPr>
          <w:rFonts w:ascii="Arial" w:hAnsi="Arial" w:cs="Arial"/>
          <w:i w:val="0"/>
          <w:spacing w:val="1"/>
          <w:szCs w:val="22"/>
        </w:rPr>
        <w:t xml:space="preserve"> </w:t>
      </w:r>
      <w:r w:rsidRPr="00D5163E">
        <w:rPr>
          <w:rFonts w:ascii="Arial" w:hAnsi="Arial" w:cs="Arial"/>
          <w:i w:val="0"/>
          <w:spacing w:val="-1"/>
          <w:szCs w:val="22"/>
        </w:rPr>
        <w:t>development</w:t>
      </w:r>
      <w:r w:rsidRPr="00D5163E">
        <w:rPr>
          <w:rFonts w:ascii="Arial" w:hAnsi="Arial" w:cs="Arial"/>
          <w:i w:val="0"/>
          <w:spacing w:val="1"/>
          <w:szCs w:val="22"/>
        </w:rPr>
        <w:t xml:space="preserve"> </w:t>
      </w:r>
      <w:r w:rsidRPr="00D5163E">
        <w:rPr>
          <w:rFonts w:ascii="Arial" w:hAnsi="Arial" w:cs="Arial"/>
          <w:i w:val="0"/>
          <w:spacing w:val="-1"/>
          <w:szCs w:val="22"/>
        </w:rPr>
        <w:t>project</w:t>
      </w:r>
      <w:r w:rsidRPr="00D5163E">
        <w:rPr>
          <w:rFonts w:ascii="Arial" w:hAnsi="Arial" w:cs="Arial"/>
          <w:i w:val="0"/>
          <w:spacing w:val="1"/>
          <w:szCs w:val="22"/>
        </w:rPr>
        <w:t xml:space="preserve"> </w:t>
      </w:r>
      <w:r w:rsidRPr="00D5163E">
        <w:rPr>
          <w:rFonts w:ascii="Arial" w:hAnsi="Arial" w:cs="Arial"/>
          <w:i w:val="0"/>
          <w:spacing w:val="-1"/>
          <w:szCs w:val="22"/>
        </w:rPr>
        <w:t>and</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22"/>
          <w:szCs w:val="22"/>
        </w:rPr>
        <w:t xml:space="preserve"> </w:t>
      </w:r>
      <w:r w:rsidRPr="00D5163E">
        <w:rPr>
          <w:rFonts w:ascii="Arial" w:hAnsi="Arial" w:cs="Arial"/>
          <w:i w:val="0"/>
          <w:spacing w:val="-1"/>
          <w:szCs w:val="22"/>
        </w:rPr>
        <w:t>realization</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its</w:t>
      </w:r>
      <w:r w:rsidRPr="00D5163E">
        <w:rPr>
          <w:rFonts w:ascii="Arial" w:hAnsi="Arial" w:cs="Arial"/>
          <w:i w:val="0"/>
          <w:spacing w:val="2"/>
          <w:szCs w:val="22"/>
        </w:rPr>
        <w:t xml:space="preserve"> </w:t>
      </w:r>
      <w:r w:rsidRPr="00D5163E">
        <w:rPr>
          <w:rFonts w:ascii="Arial" w:hAnsi="Arial" w:cs="Arial"/>
          <w:i w:val="0"/>
          <w:spacing w:val="-1"/>
          <w:szCs w:val="22"/>
        </w:rPr>
        <w:t>objectives</w:t>
      </w:r>
      <w:r w:rsidRPr="00D5163E">
        <w:rPr>
          <w:rFonts w:ascii="Arial" w:hAnsi="Arial" w:cs="Arial"/>
          <w:i w:val="0"/>
          <w:spacing w:val="2"/>
          <w:szCs w:val="22"/>
        </w:rPr>
        <w:t xml:space="preserve"> </w:t>
      </w:r>
      <w:r w:rsidRPr="00D5163E">
        <w:rPr>
          <w:rFonts w:ascii="Arial" w:hAnsi="Arial" w:cs="Arial"/>
          <w:i w:val="0"/>
          <w:spacing w:val="-1"/>
          <w:szCs w:val="22"/>
        </w:rPr>
        <w:t>as</w:t>
      </w:r>
      <w:r w:rsidRPr="00D5163E">
        <w:rPr>
          <w:rFonts w:ascii="Arial" w:hAnsi="Arial" w:cs="Arial"/>
          <w:i w:val="0"/>
          <w:spacing w:val="2"/>
          <w:szCs w:val="22"/>
        </w:rPr>
        <w:t xml:space="preserve"> </w:t>
      </w:r>
      <w:r w:rsidRPr="00D5163E">
        <w:rPr>
          <w:rFonts w:ascii="Arial" w:hAnsi="Arial" w:cs="Arial"/>
          <w:i w:val="0"/>
          <w:spacing w:val="-1"/>
          <w:szCs w:val="22"/>
        </w:rPr>
        <w:t>described</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1"/>
          <w:szCs w:val="22"/>
        </w:rPr>
        <w:t>this</w:t>
      </w:r>
      <w:r w:rsidRPr="00D5163E">
        <w:rPr>
          <w:rFonts w:ascii="Arial" w:hAnsi="Arial" w:cs="Arial"/>
          <w:i w:val="0"/>
          <w:spacing w:val="2"/>
          <w:szCs w:val="22"/>
        </w:rPr>
        <w:t xml:space="preserve"> </w:t>
      </w:r>
      <w:r w:rsidRPr="00D5163E">
        <w:rPr>
          <w:rFonts w:ascii="Arial" w:hAnsi="Arial" w:cs="Arial"/>
          <w:i w:val="0"/>
          <w:spacing w:val="-1"/>
          <w:szCs w:val="22"/>
        </w:rPr>
        <w:t>Project</w:t>
      </w:r>
      <w:r w:rsidRPr="00D5163E">
        <w:rPr>
          <w:rFonts w:ascii="Arial" w:hAnsi="Arial" w:cs="Arial"/>
          <w:i w:val="0"/>
          <w:spacing w:val="2"/>
          <w:szCs w:val="22"/>
        </w:rPr>
        <w:t xml:space="preserve"> </w:t>
      </w:r>
      <w:r w:rsidRPr="00D5163E">
        <w:rPr>
          <w:rFonts w:ascii="Arial" w:hAnsi="Arial" w:cs="Arial"/>
          <w:i w:val="0"/>
          <w:spacing w:val="-1"/>
          <w:szCs w:val="22"/>
        </w:rPr>
        <w:t>Document.</w:t>
      </w:r>
    </w:p>
    <w:p w14:paraId="212D385B" w14:textId="77777777" w:rsidR="004D3735" w:rsidRPr="00D5163E" w:rsidRDefault="004D3735" w:rsidP="00DD7CE7">
      <w:pPr>
        <w:pStyle w:val="BodyText"/>
        <w:widowControl w:val="0"/>
        <w:numPr>
          <w:ilvl w:val="0"/>
          <w:numId w:val="82"/>
        </w:numPr>
        <w:pBdr>
          <w:bottom w:val="none" w:sz="0" w:space="0" w:color="auto"/>
        </w:pBdr>
        <w:tabs>
          <w:tab w:val="left" w:pos="580"/>
        </w:tabs>
        <w:spacing w:after="180"/>
        <w:ind w:left="0" w:firstLine="0"/>
        <w:rPr>
          <w:rFonts w:ascii="Arial" w:hAnsi="Arial" w:cs="Arial"/>
          <w:i w:val="0"/>
          <w:szCs w:val="22"/>
        </w:rPr>
      </w:pPr>
      <w:r w:rsidRPr="00D5163E">
        <w:rPr>
          <w:rFonts w:ascii="Arial" w:hAnsi="Arial" w:cs="Arial"/>
          <w:i w:val="0"/>
          <w:spacing w:val="-1"/>
          <w:szCs w:val="22"/>
        </w:rPr>
        <w:t>Assistance</w:t>
      </w:r>
      <w:r w:rsidRPr="00D5163E">
        <w:rPr>
          <w:rFonts w:ascii="Arial" w:hAnsi="Arial" w:cs="Arial"/>
          <w:i w:val="0"/>
          <w:spacing w:val="1"/>
          <w:szCs w:val="22"/>
        </w:rPr>
        <w:t xml:space="preserve"> </w:t>
      </w:r>
      <w:r w:rsidRPr="00D5163E">
        <w:rPr>
          <w:rFonts w:ascii="Arial" w:hAnsi="Arial" w:cs="Arial"/>
          <w:i w:val="0"/>
          <w:spacing w:val="-1"/>
          <w:szCs w:val="22"/>
        </w:rPr>
        <w:t>under</w:t>
      </w:r>
      <w:r w:rsidRPr="00D5163E">
        <w:rPr>
          <w:rFonts w:ascii="Arial" w:hAnsi="Arial" w:cs="Arial"/>
          <w:i w:val="0"/>
          <w:spacing w:val="1"/>
          <w:szCs w:val="22"/>
        </w:rPr>
        <w:t xml:space="preserve"> </w:t>
      </w:r>
      <w:r w:rsidRPr="00D5163E">
        <w:rPr>
          <w:rFonts w:ascii="Arial" w:hAnsi="Arial" w:cs="Arial"/>
          <w:i w:val="0"/>
          <w:spacing w:val="-1"/>
          <w:szCs w:val="22"/>
        </w:rPr>
        <w:t>this</w:t>
      </w:r>
      <w:r w:rsidRPr="00D5163E">
        <w:rPr>
          <w:rFonts w:ascii="Arial" w:hAnsi="Arial" w:cs="Arial"/>
          <w:i w:val="0"/>
          <w:spacing w:val="1"/>
          <w:szCs w:val="22"/>
        </w:rPr>
        <w:t xml:space="preserve"> </w:t>
      </w:r>
      <w:r w:rsidRPr="00D5163E">
        <w:rPr>
          <w:rFonts w:ascii="Arial" w:hAnsi="Arial" w:cs="Arial"/>
          <w:i w:val="0"/>
          <w:spacing w:val="-1"/>
          <w:szCs w:val="22"/>
        </w:rPr>
        <w:t>Project</w:t>
      </w:r>
      <w:r w:rsidRPr="00D5163E">
        <w:rPr>
          <w:rFonts w:ascii="Arial" w:hAnsi="Arial" w:cs="Arial"/>
          <w:i w:val="0"/>
          <w:spacing w:val="1"/>
          <w:szCs w:val="22"/>
        </w:rPr>
        <w:t xml:space="preserve"> </w:t>
      </w:r>
      <w:r w:rsidRPr="00D5163E">
        <w:rPr>
          <w:rFonts w:ascii="Arial" w:hAnsi="Arial" w:cs="Arial"/>
          <w:i w:val="0"/>
          <w:spacing w:val="-1"/>
          <w:szCs w:val="22"/>
        </w:rPr>
        <w:t>Document</w:t>
      </w:r>
      <w:r w:rsidRPr="00D5163E">
        <w:rPr>
          <w:rFonts w:ascii="Arial" w:hAnsi="Arial" w:cs="Arial"/>
          <w:i w:val="0"/>
          <w:spacing w:val="1"/>
          <w:szCs w:val="22"/>
        </w:rPr>
        <w:t xml:space="preserve"> </w:t>
      </w:r>
      <w:r w:rsidRPr="00D5163E">
        <w:rPr>
          <w:rFonts w:ascii="Arial" w:hAnsi="Arial" w:cs="Arial"/>
          <w:i w:val="0"/>
          <w:spacing w:val="-1"/>
          <w:szCs w:val="22"/>
        </w:rPr>
        <w:t>being</w:t>
      </w:r>
      <w:r w:rsidRPr="00D5163E">
        <w:rPr>
          <w:rFonts w:ascii="Arial" w:hAnsi="Arial" w:cs="Arial"/>
          <w:i w:val="0"/>
          <w:spacing w:val="1"/>
          <w:szCs w:val="22"/>
        </w:rPr>
        <w:t xml:space="preserve"> </w:t>
      </w:r>
      <w:r w:rsidRPr="00D5163E">
        <w:rPr>
          <w:rFonts w:ascii="Arial" w:hAnsi="Arial" w:cs="Arial"/>
          <w:i w:val="0"/>
          <w:spacing w:val="-1"/>
          <w:szCs w:val="22"/>
        </w:rPr>
        <w:t>provided</w:t>
      </w:r>
      <w:r w:rsidRPr="00D5163E">
        <w:rPr>
          <w:rFonts w:ascii="Arial" w:hAnsi="Arial" w:cs="Arial"/>
          <w:i w:val="0"/>
          <w:spacing w:val="1"/>
          <w:szCs w:val="22"/>
        </w:rPr>
        <w:t xml:space="preserve"> </w:t>
      </w:r>
      <w:r w:rsidRPr="00D5163E">
        <w:rPr>
          <w:rFonts w:ascii="Arial" w:hAnsi="Arial" w:cs="Arial"/>
          <w:i w:val="0"/>
          <w:spacing w:val="-1"/>
          <w:szCs w:val="22"/>
        </w:rPr>
        <w:t>for</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2"/>
          <w:szCs w:val="22"/>
        </w:rPr>
        <w:t>benefit</w:t>
      </w:r>
      <w:r w:rsidRPr="00D5163E">
        <w:rPr>
          <w:rFonts w:ascii="Arial" w:hAnsi="Arial" w:cs="Arial"/>
          <w:i w:val="0"/>
          <w:spacing w:val="1"/>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2"/>
          <w:szCs w:val="22"/>
        </w:rPr>
        <w:t>the</w:t>
      </w:r>
      <w:r w:rsidRPr="00D5163E">
        <w:rPr>
          <w:rFonts w:ascii="Arial" w:hAnsi="Arial" w:cs="Arial"/>
          <w:i w:val="0"/>
          <w:spacing w:val="1"/>
          <w:szCs w:val="22"/>
        </w:rPr>
        <w:t xml:space="preserve"> </w:t>
      </w:r>
      <w:r w:rsidRPr="00D5163E">
        <w:rPr>
          <w:rFonts w:ascii="Arial" w:hAnsi="Arial" w:cs="Arial"/>
          <w:i w:val="0"/>
          <w:spacing w:val="-2"/>
          <w:szCs w:val="22"/>
        </w:rPr>
        <w:t>Government</w:t>
      </w:r>
      <w:r w:rsidRPr="00D5163E">
        <w:rPr>
          <w:rFonts w:ascii="Arial" w:hAnsi="Arial" w:cs="Arial"/>
          <w:i w:val="0"/>
          <w:spacing w:val="1"/>
          <w:szCs w:val="22"/>
        </w:rPr>
        <w:t xml:space="preserve"> </w:t>
      </w:r>
      <w:r w:rsidRPr="00D5163E">
        <w:rPr>
          <w:rFonts w:ascii="Arial" w:hAnsi="Arial" w:cs="Arial"/>
          <w:i w:val="0"/>
          <w:spacing w:val="-2"/>
          <w:szCs w:val="22"/>
        </w:rPr>
        <w:t>and</w:t>
      </w:r>
      <w:r w:rsidRPr="00D5163E">
        <w:rPr>
          <w:rFonts w:ascii="Arial" w:hAnsi="Arial" w:cs="Arial"/>
          <w:i w:val="0"/>
          <w:spacing w:val="1"/>
          <w:szCs w:val="22"/>
        </w:rPr>
        <w:t xml:space="preserve"> </w:t>
      </w:r>
      <w:r w:rsidRPr="00D5163E">
        <w:rPr>
          <w:rFonts w:ascii="Arial" w:hAnsi="Arial" w:cs="Arial"/>
          <w:i w:val="0"/>
          <w:spacing w:val="-2"/>
          <w:szCs w:val="22"/>
        </w:rPr>
        <w:t>the</w:t>
      </w:r>
      <w:r w:rsidRPr="00D5163E">
        <w:rPr>
          <w:rFonts w:ascii="Arial" w:hAnsi="Arial" w:cs="Arial"/>
          <w:i w:val="0"/>
          <w:spacing w:val="31"/>
          <w:szCs w:val="22"/>
        </w:rPr>
        <w:t xml:space="preserve"> </w:t>
      </w:r>
      <w:r w:rsidRPr="00D5163E">
        <w:rPr>
          <w:rFonts w:ascii="Arial" w:hAnsi="Arial" w:cs="Arial"/>
          <w:i w:val="0"/>
          <w:spacing w:val="-1"/>
          <w:szCs w:val="22"/>
        </w:rPr>
        <w:t>people</w:t>
      </w:r>
      <w:r w:rsidRPr="00D5163E">
        <w:rPr>
          <w:rFonts w:ascii="Arial" w:hAnsi="Arial" w:cs="Arial"/>
          <w:i w:val="0"/>
          <w:spacing w:val="1"/>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Indonesia,</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Government</w:t>
      </w:r>
      <w:r w:rsidRPr="00D5163E">
        <w:rPr>
          <w:rFonts w:ascii="Arial" w:hAnsi="Arial" w:cs="Arial"/>
          <w:i w:val="0"/>
          <w:spacing w:val="1"/>
          <w:szCs w:val="22"/>
        </w:rPr>
        <w:t xml:space="preserve"> </w:t>
      </w:r>
      <w:r w:rsidRPr="00D5163E">
        <w:rPr>
          <w:rFonts w:ascii="Arial" w:hAnsi="Arial" w:cs="Arial"/>
          <w:i w:val="0"/>
          <w:spacing w:val="-1"/>
          <w:szCs w:val="22"/>
        </w:rPr>
        <w:t>shall</w:t>
      </w:r>
      <w:r w:rsidRPr="00D5163E">
        <w:rPr>
          <w:rFonts w:ascii="Arial" w:hAnsi="Arial" w:cs="Arial"/>
          <w:i w:val="0"/>
          <w:spacing w:val="1"/>
          <w:szCs w:val="22"/>
        </w:rPr>
        <w:t xml:space="preserve"> </w:t>
      </w:r>
      <w:r w:rsidRPr="00D5163E">
        <w:rPr>
          <w:rFonts w:ascii="Arial" w:hAnsi="Arial" w:cs="Arial"/>
          <w:i w:val="0"/>
          <w:spacing w:val="-1"/>
          <w:szCs w:val="22"/>
        </w:rPr>
        <w:t>bear</w:t>
      </w:r>
      <w:r w:rsidRPr="00D5163E">
        <w:rPr>
          <w:rFonts w:ascii="Arial" w:hAnsi="Arial" w:cs="Arial"/>
          <w:i w:val="0"/>
          <w:spacing w:val="1"/>
          <w:szCs w:val="22"/>
        </w:rPr>
        <w:t xml:space="preserve"> </w:t>
      </w:r>
      <w:r w:rsidRPr="00D5163E">
        <w:rPr>
          <w:rFonts w:ascii="Arial" w:hAnsi="Arial" w:cs="Arial"/>
          <w:i w:val="0"/>
          <w:spacing w:val="-1"/>
          <w:szCs w:val="22"/>
        </w:rPr>
        <w:t>all</w:t>
      </w:r>
      <w:r w:rsidRPr="00D5163E">
        <w:rPr>
          <w:rFonts w:ascii="Arial" w:hAnsi="Arial" w:cs="Arial"/>
          <w:i w:val="0"/>
          <w:spacing w:val="1"/>
          <w:szCs w:val="22"/>
        </w:rPr>
        <w:t xml:space="preserve"> </w:t>
      </w:r>
      <w:r w:rsidRPr="00D5163E">
        <w:rPr>
          <w:rFonts w:ascii="Arial" w:hAnsi="Arial" w:cs="Arial"/>
          <w:i w:val="0"/>
          <w:spacing w:val="-1"/>
          <w:szCs w:val="22"/>
        </w:rPr>
        <w:t>risks</w:t>
      </w:r>
      <w:r w:rsidRPr="00D5163E">
        <w:rPr>
          <w:rFonts w:ascii="Arial" w:hAnsi="Arial" w:cs="Arial"/>
          <w:i w:val="0"/>
          <w:spacing w:val="1"/>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operations</w:t>
      </w:r>
      <w:r w:rsidRPr="00D5163E">
        <w:rPr>
          <w:rFonts w:ascii="Arial" w:hAnsi="Arial" w:cs="Arial"/>
          <w:i w:val="0"/>
          <w:spacing w:val="1"/>
          <w:szCs w:val="22"/>
        </w:rPr>
        <w:t xml:space="preserve"> </w:t>
      </w:r>
      <w:r w:rsidRPr="00D5163E">
        <w:rPr>
          <w:rFonts w:ascii="Arial" w:hAnsi="Arial" w:cs="Arial"/>
          <w:i w:val="0"/>
          <w:spacing w:val="-1"/>
          <w:szCs w:val="22"/>
        </w:rPr>
        <w:t>in</w:t>
      </w:r>
      <w:r w:rsidRPr="00D5163E">
        <w:rPr>
          <w:rFonts w:ascii="Arial" w:hAnsi="Arial" w:cs="Arial"/>
          <w:i w:val="0"/>
          <w:spacing w:val="1"/>
          <w:szCs w:val="22"/>
        </w:rPr>
        <w:t xml:space="preserve"> </w:t>
      </w:r>
      <w:r w:rsidRPr="00D5163E">
        <w:rPr>
          <w:rFonts w:ascii="Arial" w:hAnsi="Arial" w:cs="Arial"/>
          <w:i w:val="0"/>
          <w:spacing w:val="-1"/>
          <w:szCs w:val="22"/>
        </w:rPr>
        <w:t>respect</w:t>
      </w:r>
      <w:r w:rsidRPr="00D5163E">
        <w:rPr>
          <w:rFonts w:ascii="Arial" w:hAnsi="Arial" w:cs="Arial"/>
          <w:i w:val="0"/>
          <w:spacing w:val="32"/>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this</w:t>
      </w:r>
      <w:r w:rsidRPr="00D5163E">
        <w:rPr>
          <w:rFonts w:ascii="Arial" w:hAnsi="Arial" w:cs="Arial"/>
          <w:i w:val="0"/>
          <w:spacing w:val="1"/>
          <w:szCs w:val="22"/>
        </w:rPr>
        <w:t xml:space="preserve"> </w:t>
      </w:r>
      <w:r w:rsidRPr="00D5163E">
        <w:rPr>
          <w:rFonts w:ascii="Arial" w:hAnsi="Arial" w:cs="Arial"/>
          <w:i w:val="0"/>
          <w:spacing w:val="-1"/>
          <w:szCs w:val="22"/>
        </w:rPr>
        <w:t>project.</w:t>
      </w:r>
    </w:p>
    <w:p w14:paraId="5ED7B4AD" w14:textId="77777777" w:rsidR="004D3735" w:rsidRPr="00D5163E" w:rsidRDefault="004D3735" w:rsidP="00DD7CE7">
      <w:pPr>
        <w:pStyle w:val="BodyText"/>
        <w:widowControl w:val="0"/>
        <w:numPr>
          <w:ilvl w:val="0"/>
          <w:numId w:val="82"/>
        </w:numPr>
        <w:pBdr>
          <w:bottom w:val="none" w:sz="0" w:space="0" w:color="auto"/>
        </w:pBdr>
        <w:tabs>
          <w:tab w:val="left" w:pos="580"/>
        </w:tabs>
        <w:spacing w:after="180" w:line="241" w:lineRule="auto"/>
        <w:ind w:left="0" w:firstLine="0"/>
        <w:rPr>
          <w:rFonts w:ascii="Arial" w:hAnsi="Arial" w:cs="Arial"/>
          <w:i w:val="0"/>
          <w:szCs w:val="22"/>
        </w:rPr>
      </w:pP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Government</w:t>
      </w:r>
      <w:r w:rsidRPr="00D5163E">
        <w:rPr>
          <w:rFonts w:ascii="Arial" w:hAnsi="Arial" w:cs="Arial"/>
          <w:i w:val="0"/>
          <w:spacing w:val="1"/>
          <w:szCs w:val="22"/>
        </w:rPr>
        <w:t xml:space="preserve"> </w:t>
      </w:r>
      <w:r w:rsidRPr="00D5163E">
        <w:rPr>
          <w:rFonts w:ascii="Arial" w:hAnsi="Arial" w:cs="Arial"/>
          <w:i w:val="0"/>
          <w:spacing w:val="-1"/>
          <w:szCs w:val="22"/>
        </w:rPr>
        <w:t>shall</w:t>
      </w:r>
      <w:r w:rsidRPr="00D5163E">
        <w:rPr>
          <w:rFonts w:ascii="Arial" w:hAnsi="Arial" w:cs="Arial"/>
          <w:i w:val="0"/>
          <w:spacing w:val="1"/>
          <w:szCs w:val="22"/>
        </w:rPr>
        <w:t xml:space="preserve"> </w:t>
      </w:r>
      <w:r w:rsidRPr="00D5163E">
        <w:rPr>
          <w:rFonts w:ascii="Arial" w:hAnsi="Arial" w:cs="Arial"/>
          <w:i w:val="0"/>
          <w:spacing w:val="-1"/>
          <w:szCs w:val="22"/>
        </w:rPr>
        <w:t>provide</w:t>
      </w:r>
      <w:r w:rsidRPr="00D5163E">
        <w:rPr>
          <w:rFonts w:ascii="Arial" w:hAnsi="Arial" w:cs="Arial"/>
          <w:i w:val="0"/>
          <w:spacing w:val="1"/>
          <w:szCs w:val="22"/>
        </w:rPr>
        <w:t xml:space="preserve"> </w:t>
      </w:r>
      <w:r w:rsidRPr="00D5163E">
        <w:rPr>
          <w:rFonts w:ascii="Arial" w:hAnsi="Arial" w:cs="Arial"/>
          <w:i w:val="0"/>
          <w:spacing w:val="-1"/>
          <w:szCs w:val="22"/>
        </w:rPr>
        <w:t>to</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project</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national</w:t>
      </w:r>
      <w:r w:rsidRPr="00D5163E">
        <w:rPr>
          <w:rFonts w:ascii="Arial" w:hAnsi="Arial" w:cs="Arial"/>
          <w:i w:val="0"/>
          <w:spacing w:val="1"/>
          <w:szCs w:val="22"/>
        </w:rPr>
        <w:t xml:space="preserve"> </w:t>
      </w:r>
      <w:r w:rsidRPr="00D5163E">
        <w:rPr>
          <w:rFonts w:ascii="Arial" w:hAnsi="Arial" w:cs="Arial"/>
          <w:i w:val="0"/>
          <w:spacing w:val="-1"/>
          <w:szCs w:val="22"/>
        </w:rPr>
        <w:t>counterpart</w:t>
      </w:r>
      <w:r w:rsidRPr="00D5163E">
        <w:rPr>
          <w:rFonts w:ascii="Arial" w:hAnsi="Arial" w:cs="Arial"/>
          <w:i w:val="0"/>
          <w:spacing w:val="1"/>
          <w:szCs w:val="22"/>
        </w:rPr>
        <w:t xml:space="preserve"> </w:t>
      </w:r>
      <w:r w:rsidRPr="00D5163E">
        <w:rPr>
          <w:rFonts w:ascii="Arial" w:hAnsi="Arial" w:cs="Arial"/>
          <w:i w:val="0"/>
          <w:spacing w:val="-1"/>
          <w:szCs w:val="22"/>
        </w:rPr>
        <w:t>personnel,</w:t>
      </w:r>
      <w:r w:rsidRPr="00D5163E">
        <w:rPr>
          <w:rFonts w:ascii="Arial" w:hAnsi="Arial" w:cs="Arial"/>
          <w:i w:val="0"/>
          <w:spacing w:val="1"/>
          <w:szCs w:val="22"/>
        </w:rPr>
        <w:t xml:space="preserve"> </w:t>
      </w:r>
      <w:r w:rsidRPr="00D5163E">
        <w:rPr>
          <w:rFonts w:ascii="Arial" w:hAnsi="Arial" w:cs="Arial"/>
          <w:i w:val="0"/>
          <w:spacing w:val="-1"/>
          <w:szCs w:val="22"/>
        </w:rPr>
        <w:t>training</w:t>
      </w:r>
      <w:r w:rsidRPr="00D5163E">
        <w:rPr>
          <w:rFonts w:ascii="Arial" w:hAnsi="Arial" w:cs="Arial"/>
          <w:i w:val="0"/>
          <w:spacing w:val="1"/>
          <w:szCs w:val="22"/>
        </w:rPr>
        <w:t xml:space="preserve"> </w:t>
      </w:r>
      <w:r w:rsidRPr="00D5163E">
        <w:rPr>
          <w:rFonts w:ascii="Arial" w:hAnsi="Arial" w:cs="Arial"/>
          <w:i w:val="0"/>
          <w:spacing w:val="-1"/>
          <w:szCs w:val="22"/>
        </w:rPr>
        <w:t>facilities,</w:t>
      </w:r>
      <w:r w:rsidRPr="00D5163E">
        <w:rPr>
          <w:rFonts w:ascii="Arial" w:hAnsi="Arial" w:cs="Arial"/>
          <w:i w:val="0"/>
          <w:spacing w:val="24"/>
          <w:szCs w:val="22"/>
        </w:rPr>
        <w:t xml:space="preserve"> </w:t>
      </w:r>
      <w:r w:rsidRPr="00D5163E">
        <w:rPr>
          <w:rFonts w:ascii="Arial" w:hAnsi="Arial" w:cs="Arial"/>
          <w:i w:val="0"/>
          <w:spacing w:val="-1"/>
          <w:szCs w:val="22"/>
        </w:rPr>
        <w:t>land,</w:t>
      </w:r>
      <w:r w:rsidRPr="00D5163E">
        <w:rPr>
          <w:rFonts w:ascii="Arial" w:hAnsi="Arial" w:cs="Arial"/>
          <w:i w:val="0"/>
          <w:spacing w:val="2"/>
          <w:szCs w:val="22"/>
        </w:rPr>
        <w:t xml:space="preserve"> </w:t>
      </w:r>
      <w:r w:rsidRPr="00D5163E">
        <w:rPr>
          <w:rFonts w:ascii="Arial" w:hAnsi="Arial" w:cs="Arial"/>
          <w:i w:val="0"/>
          <w:spacing w:val="-1"/>
          <w:szCs w:val="22"/>
        </w:rPr>
        <w:t>buildings,</w:t>
      </w:r>
      <w:r w:rsidRPr="00D5163E">
        <w:rPr>
          <w:rFonts w:ascii="Arial" w:hAnsi="Arial" w:cs="Arial"/>
          <w:i w:val="0"/>
          <w:spacing w:val="2"/>
          <w:szCs w:val="22"/>
        </w:rPr>
        <w:t xml:space="preserve"> </w:t>
      </w:r>
      <w:r w:rsidRPr="00D5163E">
        <w:rPr>
          <w:rFonts w:ascii="Arial" w:hAnsi="Arial" w:cs="Arial"/>
          <w:i w:val="0"/>
          <w:spacing w:val="-1"/>
          <w:szCs w:val="22"/>
        </w:rPr>
        <w:t>equipment</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other</w:t>
      </w:r>
      <w:r w:rsidRPr="00D5163E">
        <w:rPr>
          <w:rFonts w:ascii="Arial" w:hAnsi="Arial" w:cs="Arial"/>
          <w:i w:val="0"/>
          <w:spacing w:val="2"/>
          <w:szCs w:val="22"/>
        </w:rPr>
        <w:t xml:space="preserve"> </w:t>
      </w:r>
      <w:r w:rsidRPr="00D5163E">
        <w:rPr>
          <w:rFonts w:ascii="Arial" w:hAnsi="Arial" w:cs="Arial"/>
          <w:i w:val="0"/>
          <w:spacing w:val="-1"/>
          <w:szCs w:val="22"/>
        </w:rPr>
        <w:t>required</w:t>
      </w:r>
      <w:r w:rsidRPr="00D5163E">
        <w:rPr>
          <w:rFonts w:ascii="Arial" w:hAnsi="Arial" w:cs="Arial"/>
          <w:i w:val="0"/>
          <w:spacing w:val="2"/>
          <w:szCs w:val="22"/>
        </w:rPr>
        <w:t xml:space="preserve"> </w:t>
      </w:r>
      <w:r w:rsidRPr="00D5163E">
        <w:rPr>
          <w:rFonts w:ascii="Arial" w:hAnsi="Arial" w:cs="Arial"/>
          <w:i w:val="0"/>
          <w:spacing w:val="-1"/>
          <w:szCs w:val="22"/>
        </w:rPr>
        <w:t>services</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facilities.</w:t>
      </w:r>
      <w:r w:rsidRPr="00D5163E">
        <w:rPr>
          <w:rFonts w:ascii="Arial" w:hAnsi="Arial" w:cs="Arial"/>
          <w:i w:val="0"/>
          <w:spacing w:val="5"/>
          <w:szCs w:val="22"/>
        </w:rPr>
        <w:t xml:space="preserve"> </w:t>
      </w:r>
      <w:r w:rsidRPr="00D5163E">
        <w:rPr>
          <w:rFonts w:ascii="Arial" w:hAnsi="Arial" w:cs="Arial"/>
          <w:i w:val="0"/>
          <w:spacing w:val="-1"/>
          <w:szCs w:val="22"/>
        </w:rPr>
        <w:t>It</w:t>
      </w:r>
      <w:r w:rsidRPr="00D5163E">
        <w:rPr>
          <w:rFonts w:ascii="Arial" w:hAnsi="Arial" w:cs="Arial"/>
          <w:i w:val="0"/>
          <w:spacing w:val="2"/>
          <w:szCs w:val="22"/>
        </w:rPr>
        <w:t xml:space="preserve"> </w:t>
      </w:r>
      <w:r w:rsidRPr="00D5163E">
        <w:rPr>
          <w:rFonts w:ascii="Arial" w:hAnsi="Arial" w:cs="Arial"/>
          <w:i w:val="0"/>
          <w:spacing w:val="-1"/>
          <w:szCs w:val="22"/>
        </w:rPr>
        <w:t>shall</w:t>
      </w:r>
      <w:r w:rsidRPr="00D5163E">
        <w:rPr>
          <w:rFonts w:ascii="Arial" w:hAnsi="Arial" w:cs="Arial"/>
          <w:i w:val="0"/>
          <w:spacing w:val="2"/>
          <w:szCs w:val="22"/>
        </w:rPr>
        <w:t xml:space="preserve"> </w:t>
      </w:r>
      <w:r w:rsidRPr="00D5163E">
        <w:rPr>
          <w:rFonts w:ascii="Arial" w:hAnsi="Arial" w:cs="Arial"/>
          <w:i w:val="0"/>
          <w:spacing w:val="-1"/>
          <w:szCs w:val="22"/>
        </w:rPr>
        <w:t>designate</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Government</w:t>
      </w:r>
      <w:r w:rsidRPr="00D5163E">
        <w:rPr>
          <w:rFonts w:ascii="Arial" w:hAnsi="Arial" w:cs="Arial"/>
          <w:i w:val="0"/>
          <w:spacing w:val="26"/>
          <w:szCs w:val="22"/>
        </w:rPr>
        <w:t xml:space="preserve"> </w:t>
      </w:r>
      <w:r w:rsidRPr="00D5163E">
        <w:rPr>
          <w:rFonts w:ascii="Arial" w:hAnsi="Arial" w:cs="Arial"/>
          <w:i w:val="0"/>
          <w:spacing w:val="-2"/>
          <w:szCs w:val="22"/>
        </w:rPr>
        <w:t>Co-operating</w:t>
      </w:r>
      <w:r w:rsidRPr="00D5163E">
        <w:rPr>
          <w:rFonts w:ascii="Arial" w:hAnsi="Arial" w:cs="Arial"/>
          <w:i w:val="0"/>
          <w:spacing w:val="1"/>
          <w:szCs w:val="22"/>
        </w:rPr>
        <w:t xml:space="preserve"> </w:t>
      </w:r>
      <w:r w:rsidRPr="00D5163E">
        <w:rPr>
          <w:rFonts w:ascii="Arial" w:hAnsi="Arial" w:cs="Arial"/>
          <w:i w:val="0"/>
          <w:spacing w:val="-1"/>
          <w:szCs w:val="22"/>
        </w:rPr>
        <w:t>Agency</w:t>
      </w:r>
      <w:r w:rsidRPr="00D5163E">
        <w:rPr>
          <w:rFonts w:ascii="Arial" w:hAnsi="Arial" w:cs="Arial"/>
          <w:i w:val="0"/>
          <w:spacing w:val="1"/>
          <w:szCs w:val="22"/>
        </w:rPr>
        <w:t xml:space="preserve"> </w:t>
      </w:r>
      <w:r w:rsidRPr="00D5163E">
        <w:rPr>
          <w:rFonts w:ascii="Arial" w:hAnsi="Arial" w:cs="Arial"/>
          <w:i w:val="0"/>
          <w:spacing w:val="-1"/>
          <w:szCs w:val="22"/>
        </w:rPr>
        <w:t>named</w:t>
      </w:r>
      <w:r w:rsidRPr="00D5163E">
        <w:rPr>
          <w:rFonts w:ascii="Arial" w:hAnsi="Arial" w:cs="Arial"/>
          <w:i w:val="0"/>
          <w:spacing w:val="1"/>
          <w:szCs w:val="22"/>
        </w:rPr>
        <w:t xml:space="preserve"> </w:t>
      </w:r>
      <w:r w:rsidRPr="00D5163E">
        <w:rPr>
          <w:rFonts w:ascii="Arial" w:hAnsi="Arial" w:cs="Arial"/>
          <w:i w:val="0"/>
          <w:spacing w:val="-1"/>
          <w:szCs w:val="22"/>
        </w:rPr>
        <w:t>in</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cover</w:t>
      </w:r>
      <w:r w:rsidRPr="00D5163E">
        <w:rPr>
          <w:rFonts w:ascii="Arial" w:hAnsi="Arial" w:cs="Arial"/>
          <w:i w:val="0"/>
          <w:spacing w:val="1"/>
          <w:szCs w:val="22"/>
        </w:rPr>
        <w:t xml:space="preserve"> </w:t>
      </w:r>
      <w:r w:rsidRPr="00D5163E">
        <w:rPr>
          <w:rFonts w:ascii="Arial" w:hAnsi="Arial" w:cs="Arial"/>
          <w:i w:val="0"/>
          <w:spacing w:val="-1"/>
          <w:szCs w:val="22"/>
        </w:rPr>
        <w:t>page</w:t>
      </w:r>
      <w:r w:rsidRPr="00D5163E">
        <w:rPr>
          <w:rFonts w:ascii="Arial" w:hAnsi="Arial" w:cs="Arial"/>
          <w:i w:val="0"/>
          <w:spacing w:val="1"/>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this</w:t>
      </w:r>
      <w:r w:rsidRPr="00D5163E">
        <w:rPr>
          <w:rFonts w:ascii="Arial" w:hAnsi="Arial" w:cs="Arial"/>
          <w:i w:val="0"/>
          <w:spacing w:val="1"/>
          <w:szCs w:val="22"/>
        </w:rPr>
        <w:t xml:space="preserve"> </w:t>
      </w:r>
      <w:r w:rsidRPr="00D5163E">
        <w:rPr>
          <w:rFonts w:ascii="Arial" w:hAnsi="Arial" w:cs="Arial"/>
          <w:i w:val="0"/>
          <w:spacing w:val="-1"/>
          <w:szCs w:val="22"/>
        </w:rPr>
        <w:t>document</w:t>
      </w:r>
      <w:r w:rsidRPr="00D5163E">
        <w:rPr>
          <w:rFonts w:ascii="Arial" w:hAnsi="Arial" w:cs="Arial"/>
          <w:i w:val="0"/>
          <w:spacing w:val="1"/>
          <w:szCs w:val="22"/>
        </w:rPr>
        <w:t xml:space="preserve"> </w:t>
      </w:r>
      <w:r w:rsidRPr="00D5163E">
        <w:rPr>
          <w:rFonts w:ascii="Arial" w:hAnsi="Arial" w:cs="Arial"/>
          <w:i w:val="0"/>
          <w:spacing w:val="-1"/>
          <w:szCs w:val="22"/>
        </w:rPr>
        <w:t>(hereinafter</w:t>
      </w:r>
      <w:r w:rsidRPr="00D5163E">
        <w:rPr>
          <w:rFonts w:ascii="Arial" w:hAnsi="Arial" w:cs="Arial"/>
          <w:i w:val="0"/>
          <w:spacing w:val="1"/>
          <w:szCs w:val="22"/>
        </w:rPr>
        <w:t xml:space="preserve"> </w:t>
      </w:r>
      <w:r w:rsidRPr="00D5163E">
        <w:rPr>
          <w:rFonts w:ascii="Arial" w:hAnsi="Arial" w:cs="Arial"/>
          <w:i w:val="0"/>
          <w:spacing w:val="-1"/>
          <w:szCs w:val="22"/>
        </w:rPr>
        <w:t>referred</w:t>
      </w:r>
      <w:r w:rsidRPr="00D5163E">
        <w:rPr>
          <w:rFonts w:ascii="Arial" w:hAnsi="Arial" w:cs="Arial"/>
          <w:i w:val="0"/>
          <w:spacing w:val="1"/>
          <w:szCs w:val="22"/>
        </w:rPr>
        <w:t xml:space="preserve"> </w:t>
      </w:r>
      <w:r w:rsidRPr="00D5163E">
        <w:rPr>
          <w:rFonts w:ascii="Arial" w:hAnsi="Arial" w:cs="Arial"/>
          <w:i w:val="0"/>
          <w:spacing w:val="-1"/>
          <w:szCs w:val="22"/>
        </w:rPr>
        <w:t>to</w:t>
      </w:r>
      <w:r w:rsidRPr="00D5163E">
        <w:rPr>
          <w:rFonts w:ascii="Arial" w:hAnsi="Arial" w:cs="Arial"/>
          <w:i w:val="0"/>
          <w:spacing w:val="1"/>
          <w:szCs w:val="22"/>
        </w:rPr>
        <w:t xml:space="preserve"> </w:t>
      </w:r>
      <w:r w:rsidRPr="00D5163E">
        <w:rPr>
          <w:rFonts w:ascii="Arial" w:hAnsi="Arial" w:cs="Arial"/>
          <w:i w:val="0"/>
          <w:spacing w:val="-1"/>
          <w:szCs w:val="22"/>
        </w:rPr>
        <w:t>as</w:t>
      </w:r>
      <w:r w:rsidRPr="00D5163E">
        <w:rPr>
          <w:rFonts w:ascii="Arial" w:hAnsi="Arial" w:cs="Arial"/>
          <w:i w:val="0"/>
          <w:spacing w:val="1"/>
          <w:szCs w:val="22"/>
        </w:rPr>
        <w:t xml:space="preserve"> </w:t>
      </w:r>
      <w:r w:rsidRPr="00D5163E">
        <w:rPr>
          <w:rFonts w:ascii="Arial" w:hAnsi="Arial" w:cs="Arial"/>
          <w:i w:val="0"/>
          <w:spacing w:val="-1"/>
          <w:szCs w:val="22"/>
        </w:rPr>
        <w:t xml:space="preserve">the </w:t>
      </w:r>
      <w:r w:rsidRPr="00D5163E">
        <w:rPr>
          <w:rFonts w:ascii="Arial" w:hAnsi="Arial" w:cs="Arial"/>
          <w:i w:val="0"/>
          <w:spacing w:val="-2"/>
          <w:szCs w:val="22"/>
        </w:rPr>
        <w:t>"Co-operating</w:t>
      </w:r>
      <w:r w:rsidRPr="00D5163E">
        <w:rPr>
          <w:rFonts w:ascii="Arial" w:hAnsi="Arial" w:cs="Arial"/>
          <w:i w:val="0"/>
          <w:spacing w:val="2"/>
          <w:szCs w:val="22"/>
        </w:rPr>
        <w:t xml:space="preserve"> </w:t>
      </w:r>
      <w:r w:rsidRPr="00D5163E">
        <w:rPr>
          <w:rFonts w:ascii="Arial" w:hAnsi="Arial" w:cs="Arial"/>
          <w:i w:val="0"/>
          <w:spacing w:val="-1"/>
          <w:szCs w:val="22"/>
        </w:rPr>
        <w:t>Agency"),</w:t>
      </w:r>
      <w:r w:rsidRPr="00D5163E">
        <w:rPr>
          <w:rFonts w:ascii="Arial" w:hAnsi="Arial" w:cs="Arial"/>
          <w:i w:val="0"/>
          <w:spacing w:val="2"/>
          <w:szCs w:val="22"/>
        </w:rPr>
        <w:t xml:space="preserve"> </w:t>
      </w:r>
      <w:r w:rsidRPr="00D5163E">
        <w:rPr>
          <w:rFonts w:ascii="Arial" w:hAnsi="Arial" w:cs="Arial"/>
          <w:i w:val="0"/>
          <w:spacing w:val="-1"/>
          <w:szCs w:val="22"/>
        </w:rPr>
        <w:t>which</w:t>
      </w:r>
      <w:r w:rsidRPr="00D5163E">
        <w:rPr>
          <w:rFonts w:ascii="Arial" w:hAnsi="Arial" w:cs="Arial"/>
          <w:i w:val="0"/>
          <w:spacing w:val="2"/>
          <w:szCs w:val="22"/>
        </w:rPr>
        <w:t xml:space="preserve"> </w:t>
      </w:r>
      <w:r w:rsidRPr="00D5163E">
        <w:rPr>
          <w:rFonts w:ascii="Arial" w:hAnsi="Arial" w:cs="Arial"/>
          <w:i w:val="0"/>
          <w:spacing w:val="-1"/>
          <w:szCs w:val="22"/>
        </w:rPr>
        <w:t>shall</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1"/>
          <w:szCs w:val="22"/>
        </w:rPr>
        <w:t>directly</w:t>
      </w:r>
      <w:r w:rsidRPr="00D5163E">
        <w:rPr>
          <w:rFonts w:ascii="Arial" w:hAnsi="Arial" w:cs="Arial"/>
          <w:i w:val="0"/>
          <w:spacing w:val="1"/>
          <w:szCs w:val="22"/>
        </w:rPr>
        <w:t xml:space="preserve"> </w:t>
      </w:r>
      <w:r w:rsidRPr="00D5163E">
        <w:rPr>
          <w:rFonts w:ascii="Arial" w:hAnsi="Arial" w:cs="Arial"/>
          <w:i w:val="0"/>
          <w:spacing w:val="-1"/>
          <w:szCs w:val="22"/>
        </w:rPr>
        <w:t>responsible</w:t>
      </w:r>
      <w:r w:rsidRPr="00D5163E">
        <w:rPr>
          <w:rFonts w:ascii="Arial" w:hAnsi="Arial" w:cs="Arial"/>
          <w:i w:val="0"/>
          <w:spacing w:val="1"/>
          <w:szCs w:val="22"/>
        </w:rPr>
        <w:t xml:space="preserve"> </w:t>
      </w:r>
      <w:r w:rsidRPr="00D5163E">
        <w:rPr>
          <w:rFonts w:ascii="Arial" w:hAnsi="Arial" w:cs="Arial"/>
          <w:i w:val="0"/>
          <w:spacing w:val="-1"/>
          <w:szCs w:val="22"/>
        </w:rPr>
        <w:t>for</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implementation</w:t>
      </w:r>
      <w:r w:rsidRPr="00D5163E">
        <w:rPr>
          <w:rFonts w:ascii="Arial" w:hAnsi="Arial" w:cs="Arial"/>
          <w:i w:val="0"/>
          <w:spacing w:val="1"/>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Government</w:t>
      </w:r>
      <w:r w:rsidRPr="00D5163E">
        <w:rPr>
          <w:rFonts w:ascii="Arial" w:hAnsi="Arial" w:cs="Arial"/>
          <w:i w:val="0"/>
          <w:spacing w:val="38"/>
          <w:szCs w:val="22"/>
        </w:rPr>
        <w:t xml:space="preserve"> </w:t>
      </w:r>
      <w:r w:rsidRPr="00D5163E">
        <w:rPr>
          <w:rFonts w:ascii="Arial" w:hAnsi="Arial" w:cs="Arial"/>
          <w:i w:val="0"/>
          <w:spacing w:val="-1"/>
          <w:szCs w:val="22"/>
        </w:rPr>
        <w:t>contribution</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project.</w:t>
      </w:r>
    </w:p>
    <w:p w14:paraId="143B44D7" w14:textId="77777777" w:rsidR="004D3735" w:rsidRPr="00D5163E" w:rsidRDefault="004D3735" w:rsidP="00DD7CE7">
      <w:pPr>
        <w:pStyle w:val="BodyText"/>
        <w:widowControl w:val="0"/>
        <w:numPr>
          <w:ilvl w:val="0"/>
          <w:numId w:val="82"/>
        </w:numPr>
        <w:pBdr>
          <w:bottom w:val="none" w:sz="0" w:space="0" w:color="auto"/>
        </w:pBdr>
        <w:tabs>
          <w:tab w:val="left" w:pos="580"/>
        </w:tabs>
        <w:spacing w:after="180"/>
        <w:ind w:left="0" w:firstLine="0"/>
        <w:rPr>
          <w:rFonts w:ascii="Arial" w:hAnsi="Arial" w:cs="Arial"/>
          <w:i w:val="0"/>
          <w:szCs w:val="22"/>
        </w:rPr>
      </w:pP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UNDP</w:t>
      </w:r>
      <w:r w:rsidRPr="00D5163E">
        <w:rPr>
          <w:rFonts w:ascii="Arial" w:hAnsi="Arial" w:cs="Arial"/>
          <w:i w:val="0"/>
          <w:spacing w:val="2"/>
          <w:szCs w:val="22"/>
        </w:rPr>
        <w:t xml:space="preserve"> </w:t>
      </w:r>
      <w:r w:rsidRPr="00D5163E">
        <w:rPr>
          <w:rFonts w:ascii="Arial" w:hAnsi="Arial" w:cs="Arial"/>
          <w:i w:val="0"/>
          <w:spacing w:val="-1"/>
          <w:szCs w:val="22"/>
        </w:rPr>
        <w:t>undertakes</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1"/>
          <w:szCs w:val="22"/>
        </w:rPr>
        <w:t>complement</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supplement</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Government</w:t>
      </w:r>
      <w:r w:rsidRPr="00D5163E">
        <w:rPr>
          <w:rFonts w:ascii="Arial" w:hAnsi="Arial" w:cs="Arial"/>
          <w:i w:val="0"/>
          <w:spacing w:val="2"/>
          <w:szCs w:val="22"/>
        </w:rPr>
        <w:t xml:space="preserve"> </w:t>
      </w:r>
      <w:r w:rsidRPr="00D5163E">
        <w:rPr>
          <w:rFonts w:ascii="Arial" w:hAnsi="Arial" w:cs="Arial"/>
          <w:i w:val="0"/>
          <w:spacing w:val="-1"/>
          <w:szCs w:val="22"/>
        </w:rPr>
        <w:t>participation</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will</w:t>
      </w:r>
      <w:r w:rsidRPr="00D5163E">
        <w:rPr>
          <w:rFonts w:ascii="Arial" w:hAnsi="Arial" w:cs="Arial"/>
          <w:i w:val="0"/>
          <w:spacing w:val="22"/>
          <w:szCs w:val="22"/>
        </w:rPr>
        <w:t xml:space="preserve"> </w:t>
      </w:r>
      <w:r w:rsidRPr="00D5163E">
        <w:rPr>
          <w:rFonts w:ascii="Arial" w:hAnsi="Arial" w:cs="Arial"/>
          <w:i w:val="0"/>
          <w:spacing w:val="-1"/>
          <w:szCs w:val="22"/>
        </w:rPr>
        <w:t>provide</w:t>
      </w:r>
      <w:r w:rsidRPr="00D5163E">
        <w:rPr>
          <w:rFonts w:ascii="Arial" w:hAnsi="Arial" w:cs="Arial"/>
          <w:i w:val="0"/>
          <w:spacing w:val="2"/>
          <w:szCs w:val="22"/>
        </w:rPr>
        <w:t xml:space="preserve"> </w:t>
      </w:r>
      <w:r w:rsidRPr="00D5163E">
        <w:rPr>
          <w:rFonts w:ascii="Arial" w:hAnsi="Arial" w:cs="Arial"/>
          <w:i w:val="0"/>
          <w:spacing w:val="-1"/>
          <w:szCs w:val="22"/>
        </w:rPr>
        <w:t>through</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Executing</w:t>
      </w:r>
      <w:r w:rsidRPr="00D5163E">
        <w:rPr>
          <w:rFonts w:ascii="Arial" w:hAnsi="Arial" w:cs="Arial"/>
          <w:i w:val="0"/>
          <w:spacing w:val="2"/>
          <w:szCs w:val="22"/>
        </w:rPr>
        <w:t xml:space="preserve"> </w:t>
      </w:r>
      <w:r w:rsidRPr="00D5163E">
        <w:rPr>
          <w:rFonts w:ascii="Arial" w:hAnsi="Arial" w:cs="Arial"/>
          <w:i w:val="0"/>
          <w:spacing w:val="-1"/>
          <w:szCs w:val="22"/>
        </w:rPr>
        <w:t>Agency</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required</w:t>
      </w:r>
      <w:r w:rsidRPr="00D5163E">
        <w:rPr>
          <w:rFonts w:ascii="Arial" w:hAnsi="Arial" w:cs="Arial"/>
          <w:i w:val="0"/>
          <w:spacing w:val="2"/>
          <w:szCs w:val="22"/>
        </w:rPr>
        <w:t xml:space="preserve"> </w:t>
      </w:r>
      <w:r w:rsidRPr="00D5163E">
        <w:rPr>
          <w:rFonts w:ascii="Arial" w:hAnsi="Arial" w:cs="Arial"/>
          <w:i w:val="0"/>
          <w:spacing w:val="-1"/>
          <w:szCs w:val="22"/>
        </w:rPr>
        <w:t>expert</w:t>
      </w:r>
      <w:r w:rsidRPr="00D5163E">
        <w:rPr>
          <w:rFonts w:ascii="Arial" w:hAnsi="Arial" w:cs="Arial"/>
          <w:i w:val="0"/>
          <w:spacing w:val="2"/>
          <w:szCs w:val="22"/>
        </w:rPr>
        <w:t xml:space="preserve"> </w:t>
      </w:r>
      <w:r w:rsidRPr="00D5163E">
        <w:rPr>
          <w:rFonts w:ascii="Arial" w:hAnsi="Arial" w:cs="Arial"/>
          <w:i w:val="0"/>
          <w:spacing w:val="-1"/>
          <w:szCs w:val="22"/>
        </w:rPr>
        <w:t>services,</w:t>
      </w:r>
      <w:r w:rsidRPr="00D5163E">
        <w:rPr>
          <w:rFonts w:ascii="Arial" w:hAnsi="Arial" w:cs="Arial"/>
          <w:i w:val="0"/>
          <w:spacing w:val="2"/>
          <w:szCs w:val="22"/>
        </w:rPr>
        <w:t xml:space="preserve"> </w:t>
      </w:r>
      <w:r w:rsidRPr="00D5163E">
        <w:rPr>
          <w:rFonts w:ascii="Arial" w:hAnsi="Arial" w:cs="Arial"/>
          <w:i w:val="0"/>
          <w:spacing w:val="-1"/>
          <w:szCs w:val="22"/>
        </w:rPr>
        <w:t>training,</w:t>
      </w:r>
      <w:r w:rsidRPr="00D5163E">
        <w:rPr>
          <w:rFonts w:ascii="Arial" w:hAnsi="Arial" w:cs="Arial"/>
          <w:i w:val="0"/>
          <w:spacing w:val="2"/>
          <w:szCs w:val="22"/>
        </w:rPr>
        <w:t xml:space="preserve"> </w:t>
      </w:r>
      <w:r w:rsidRPr="00D5163E">
        <w:rPr>
          <w:rFonts w:ascii="Arial" w:hAnsi="Arial" w:cs="Arial"/>
          <w:i w:val="0"/>
          <w:spacing w:val="-1"/>
          <w:szCs w:val="22"/>
        </w:rPr>
        <w:t>equipment</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other</w:t>
      </w:r>
      <w:r w:rsidRPr="00D5163E">
        <w:rPr>
          <w:rFonts w:ascii="Arial" w:hAnsi="Arial" w:cs="Arial"/>
          <w:i w:val="0"/>
          <w:spacing w:val="24"/>
          <w:szCs w:val="22"/>
        </w:rPr>
        <w:t xml:space="preserve"> </w:t>
      </w:r>
      <w:r w:rsidRPr="00D5163E">
        <w:rPr>
          <w:rFonts w:ascii="Arial" w:hAnsi="Arial" w:cs="Arial"/>
          <w:i w:val="0"/>
          <w:spacing w:val="-1"/>
          <w:szCs w:val="22"/>
        </w:rPr>
        <w:t>services</w:t>
      </w:r>
      <w:r w:rsidRPr="00D5163E">
        <w:rPr>
          <w:rFonts w:ascii="Arial" w:hAnsi="Arial" w:cs="Arial"/>
          <w:i w:val="0"/>
          <w:spacing w:val="1"/>
          <w:szCs w:val="22"/>
        </w:rPr>
        <w:t xml:space="preserve"> </w:t>
      </w:r>
      <w:r w:rsidRPr="00D5163E">
        <w:rPr>
          <w:rFonts w:ascii="Arial" w:hAnsi="Arial" w:cs="Arial"/>
          <w:i w:val="0"/>
          <w:spacing w:val="-1"/>
          <w:szCs w:val="22"/>
        </w:rPr>
        <w:t>within</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funds</w:t>
      </w:r>
      <w:r w:rsidRPr="00D5163E">
        <w:rPr>
          <w:rFonts w:ascii="Arial" w:hAnsi="Arial" w:cs="Arial"/>
          <w:i w:val="0"/>
          <w:spacing w:val="1"/>
          <w:szCs w:val="22"/>
        </w:rPr>
        <w:t xml:space="preserve"> </w:t>
      </w:r>
      <w:r w:rsidRPr="00D5163E">
        <w:rPr>
          <w:rFonts w:ascii="Arial" w:hAnsi="Arial" w:cs="Arial"/>
          <w:i w:val="0"/>
          <w:spacing w:val="-1"/>
          <w:szCs w:val="22"/>
        </w:rPr>
        <w:t>available</w:t>
      </w:r>
      <w:r w:rsidRPr="00D5163E">
        <w:rPr>
          <w:rFonts w:ascii="Arial" w:hAnsi="Arial" w:cs="Arial"/>
          <w:i w:val="0"/>
          <w:spacing w:val="1"/>
          <w:szCs w:val="22"/>
        </w:rPr>
        <w:t xml:space="preserve"> </w:t>
      </w:r>
      <w:r w:rsidRPr="00D5163E">
        <w:rPr>
          <w:rFonts w:ascii="Arial" w:hAnsi="Arial" w:cs="Arial"/>
          <w:i w:val="0"/>
          <w:spacing w:val="-1"/>
          <w:szCs w:val="22"/>
        </w:rPr>
        <w:t>to</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project.</w:t>
      </w:r>
    </w:p>
    <w:p w14:paraId="40CCA67A" w14:textId="77777777" w:rsidR="004D3735" w:rsidRPr="00D5163E" w:rsidRDefault="004D3735" w:rsidP="00DD7CE7">
      <w:pPr>
        <w:pStyle w:val="BodyText"/>
        <w:widowControl w:val="0"/>
        <w:numPr>
          <w:ilvl w:val="0"/>
          <w:numId w:val="82"/>
        </w:numPr>
        <w:pBdr>
          <w:bottom w:val="none" w:sz="0" w:space="0" w:color="auto"/>
        </w:pBdr>
        <w:tabs>
          <w:tab w:val="left" w:pos="580"/>
        </w:tabs>
        <w:spacing w:after="180" w:line="241" w:lineRule="auto"/>
        <w:ind w:left="0" w:firstLine="0"/>
        <w:rPr>
          <w:rFonts w:ascii="Arial" w:hAnsi="Arial" w:cs="Arial"/>
          <w:i w:val="0"/>
          <w:szCs w:val="22"/>
        </w:rPr>
      </w:pPr>
      <w:r w:rsidRPr="00D5163E">
        <w:rPr>
          <w:rFonts w:ascii="Arial" w:hAnsi="Arial" w:cs="Arial"/>
          <w:i w:val="0"/>
          <w:spacing w:val="-1"/>
          <w:szCs w:val="22"/>
        </w:rPr>
        <w:t>Upon</w:t>
      </w:r>
      <w:r w:rsidRPr="00D5163E">
        <w:rPr>
          <w:rFonts w:ascii="Arial" w:hAnsi="Arial" w:cs="Arial"/>
          <w:i w:val="0"/>
          <w:spacing w:val="2"/>
          <w:szCs w:val="22"/>
        </w:rPr>
        <w:t xml:space="preserve"> </w:t>
      </w:r>
      <w:r w:rsidRPr="00D5163E">
        <w:rPr>
          <w:rFonts w:ascii="Arial" w:hAnsi="Arial" w:cs="Arial"/>
          <w:i w:val="0"/>
          <w:spacing w:val="-1"/>
          <w:szCs w:val="22"/>
        </w:rPr>
        <w:t>commencement</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project</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Executing</w:t>
      </w:r>
      <w:r w:rsidRPr="00D5163E">
        <w:rPr>
          <w:rFonts w:ascii="Arial" w:hAnsi="Arial" w:cs="Arial"/>
          <w:i w:val="0"/>
          <w:spacing w:val="2"/>
          <w:szCs w:val="22"/>
        </w:rPr>
        <w:t xml:space="preserve"> </w:t>
      </w:r>
      <w:r w:rsidRPr="00D5163E">
        <w:rPr>
          <w:rFonts w:ascii="Arial" w:hAnsi="Arial" w:cs="Arial"/>
          <w:i w:val="0"/>
          <w:spacing w:val="-1"/>
          <w:szCs w:val="22"/>
        </w:rPr>
        <w:t>Agency</w:t>
      </w:r>
      <w:r w:rsidRPr="00D5163E">
        <w:rPr>
          <w:rFonts w:ascii="Arial" w:hAnsi="Arial" w:cs="Arial"/>
          <w:i w:val="0"/>
          <w:spacing w:val="2"/>
          <w:szCs w:val="22"/>
        </w:rPr>
        <w:t xml:space="preserve"> </w:t>
      </w:r>
      <w:r w:rsidRPr="00D5163E">
        <w:rPr>
          <w:rFonts w:ascii="Arial" w:hAnsi="Arial" w:cs="Arial"/>
          <w:i w:val="0"/>
          <w:spacing w:val="-1"/>
          <w:szCs w:val="22"/>
        </w:rPr>
        <w:t>shall</w:t>
      </w:r>
      <w:r w:rsidRPr="00D5163E">
        <w:rPr>
          <w:rFonts w:ascii="Arial" w:hAnsi="Arial" w:cs="Arial"/>
          <w:i w:val="0"/>
          <w:spacing w:val="2"/>
          <w:szCs w:val="22"/>
        </w:rPr>
        <w:t xml:space="preserve"> </w:t>
      </w:r>
      <w:r w:rsidRPr="00D5163E">
        <w:rPr>
          <w:rFonts w:ascii="Arial" w:hAnsi="Arial" w:cs="Arial"/>
          <w:i w:val="0"/>
          <w:spacing w:val="-1"/>
          <w:szCs w:val="22"/>
        </w:rPr>
        <w:t>assume</w:t>
      </w:r>
      <w:r w:rsidRPr="00D5163E">
        <w:rPr>
          <w:rFonts w:ascii="Arial" w:hAnsi="Arial" w:cs="Arial"/>
          <w:i w:val="0"/>
          <w:spacing w:val="2"/>
          <w:szCs w:val="22"/>
        </w:rPr>
        <w:t xml:space="preserve"> </w:t>
      </w:r>
      <w:r w:rsidRPr="00D5163E">
        <w:rPr>
          <w:rFonts w:ascii="Arial" w:hAnsi="Arial" w:cs="Arial"/>
          <w:i w:val="0"/>
          <w:spacing w:val="-1"/>
          <w:szCs w:val="22"/>
        </w:rPr>
        <w:t>primary</w:t>
      </w:r>
      <w:r w:rsidRPr="00D5163E">
        <w:rPr>
          <w:rFonts w:ascii="Arial" w:hAnsi="Arial" w:cs="Arial"/>
          <w:i w:val="0"/>
          <w:spacing w:val="2"/>
          <w:szCs w:val="22"/>
        </w:rPr>
        <w:t xml:space="preserve"> </w:t>
      </w:r>
      <w:r w:rsidRPr="00D5163E">
        <w:rPr>
          <w:rFonts w:ascii="Arial" w:hAnsi="Arial" w:cs="Arial"/>
          <w:i w:val="0"/>
          <w:spacing w:val="-1"/>
          <w:szCs w:val="22"/>
        </w:rPr>
        <w:t>responsibility</w:t>
      </w:r>
      <w:r w:rsidRPr="00D5163E">
        <w:rPr>
          <w:rFonts w:ascii="Arial" w:hAnsi="Arial" w:cs="Arial"/>
          <w:i w:val="0"/>
          <w:spacing w:val="2"/>
          <w:szCs w:val="22"/>
        </w:rPr>
        <w:t xml:space="preserve"> </w:t>
      </w:r>
      <w:r w:rsidRPr="00D5163E">
        <w:rPr>
          <w:rFonts w:ascii="Arial" w:hAnsi="Arial" w:cs="Arial"/>
          <w:i w:val="0"/>
          <w:spacing w:val="-1"/>
          <w:szCs w:val="22"/>
        </w:rPr>
        <w:t>for</w:t>
      </w:r>
      <w:r w:rsidRPr="00D5163E">
        <w:rPr>
          <w:rFonts w:ascii="Arial" w:hAnsi="Arial" w:cs="Arial"/>
          <w:i w:val="0"/>
          <w:spacing w:val="24"/>
          <w:szCs w:val="22"/>
        </w:rPr>
        <w:t xml:space="preserve"> </w:t>
      </w:r>
      <w:r w:rsidRPr="00D5163E">
        <w:rPr>
          <w:rFonts w:ascii="Arial" w:hAnsi="Arial" w:cs="Arial"/>
          <w:i w:val="0"/>
          <w:spacing w:val="-1"/>
          <w:szCs w:val="22"/>
        </w:rPr>
        <w:t>project</w:t>
      </w:r>
      <w:r w:rsidRPr="00D5163E">
        <w:rPr>
          <w:rFonts w:ascii="Arial" w:hAnsi="Arial" w:cs="Arial"/>
          <w:i w:val="0"/>
          <w:spacing w:val="2"/>
          <w:szCs w:val="22"/>
        </w:rPr>
        <w:t xml:space="preserve"> </w:t>
      </w:r>
      <w:r w:rsidRPr="00D5163E">
        <w:rPr>
          <w:rFonts w:ascii="Arial" w:hAnsi="Arial" w:cs="Arial"/>
          <w:i w:val="0"/>
          <w:spacing w:val="-1"/>
          <w:szCs w:val="22"/>
        </w:rPr>
        <w:t>execution</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shall</w:t>
      </w:r>
      <w:r w:rsidRPr="00D5163E">
        <w:rPr>
          <w:rFonts w:ascii="Arial" w:hAnsi="Arial" w:cs="Arial"/>
          <w:i w:val="0"/>
          <w:spacing w:val="2"/>
          <w:szCs w:val="22"/>
        </w:rPr>
        <w:t xml:space="preserve"> </w:t>
      </w:r>
      <w:r w:rsidRPr="00D5163E">
        <w:rPr>
          <w:rFonts w:ascii="Arial" w:hAnsi="Arial" w:cs="Arial"/>
          <w:i w:val="0"/>
          <w:spacing w:val="-1"/>
          <w:szCs w:val="22"/>
        </w:rPr>
        <w:t>have</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status</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an</w:t>
      </w:r>
      <w:r w:rsidRPr="00D5163E">
        <w:rPr>
          <w:rFonts w:ascii="Arial" w:hAnsi="Arial" w:cs="Arial"/>
          <w:i w:val="0"/>
          <w:spacing w:val="2"/>
          <w:szCs w:val="22"/>
        </w:rPr>
        <w:t xml:space="preserve"> </w:t>
      </w:r>
      <w:r w:rsidRPr="00D5163E">
        <w:rPr>
          <w:rFonts w:ascii="Arial" w:hAnsi="Arial" w:cs="Arial"/>
          <w:i w:val="0"/>
          <w:spacing w:val="-1"/>
          <w:szCs w:val="22"/>
        </w:rPr>
        <w:t>independent</w:t>
      </w:r>
      <w:r w:rsidRPr="00D5163E">
        <w:rPr>
          <w:rFonts w:ascii="Arial" w:hAnsi="Arial" w:cs="Arial"/>
          <w:i w:val="0"/>
          <w:spacing w:val="2"/>
          <w:szCs w:val="22"/>
        </w:rPr>
        <w:t xml:space="preserve"> </w:t>
      </w:r>
      <w:r w:rsidRPr="00D5163E">
        <w:rPr>
          <w:rFonts w:ascii="Arial" w:hAnsi="Arial" w:cs="Arial"/>
          <w:i w:val="0"/>
          <w:spacing w:val="-1"/>
          <w:szCs w:val="22"/>
        </w:rPr>
        <w:t>contractor</w:t>
      </w:r>
      <w:r w:rsidRPr="00D5163E">
        <w:rPr>
          <w:rFonts w:ascii="Arial" w:hAnsi="Arial" w:cs="Arial"/>
          <w:i w:val="0"/>
          <w:spacing w:val="2"/>
          <w:szCs w:val="22"/>
        </w:rPr>
        <w:t xml:space="preserve"> </w:t>
      </w:r>
      <w:r w:rsidRPr="00D5163E">
        <w:rPr>
          <w:rFonts w:ascii="Arial" w:hAnsi="Arial" w:cs="Arial"/>
          <w:i w:val="0"/>
          <w:spacing w:val="-1"/>
          <w:szCs w:val="22"/>
        </w:rPr>
        <w:t>for</w:t>
      </w:r>
      <w:r w:rsidRPr="00D5163E">
        <w:rPr>
          <w:rFonts w:ascii="Arial" w:hAnsi="Arial" w:cs="Arial"/>
          <w:i w:val="0"/>
          <w:spacing w:val="2"/>
          <w:szCs w:val="22"/>
        </w:rPr>
        <w:t xml:space="preserve"> </w:t>
      </w:r>
      <w:r w:rsidRPr="00D5163E">
        <w:rPr>
          <w:rFonts w:ascii="Arial" w:hAnsi="Arial" w:cs="Arial"/>
          <w:i w:val="0"/>
          <w:spacing w:val="-1"/>
          <w:szCs w:val="22"/>
        </w:rPr>
        <w:t>this</w:t>
      </w:r>
      <w:r w:rsidRPr="00D5163E">
        <w:rPr>
          <w:rFonts w:ascii="Arial" w:hAnsi="Arial" w:cs="Arial"/>
          <w:i w:val="0"/>
          <w:spacing w:val="2"/>
          <w:szCs w:val="22"/>
        </w:rPr>
        <w:t xml:space="preserve"> </w:t>
      </w:r>
      <w:r w:rsidRPr="00D5163E">
        <w:rPr>
          <w:rFonts w:ascii="Arial" w:hAnsi="Arial" w:cs="Arial"/>
          <w:i w:val="0"/>
          <w:spacing w:val="-1"/>
          <w:szCs w:val="22"/>
        </w:rPr>
        <w:t>purpose.</w:t>
      </w:r>
      <w:r w:rsidRPr="00D5163E">
        <w:rPr>
          <w:rFonts w:ascii="Arial" w:hAnsi="Arial" w:cs="Arial"/>
          <w:i w:val="0"/>
          <w:spacing w:val="5"/>
          <w:szCs w:val="22"/>
        </w:rPr>
        <w:t xml:space="preserve"> </w:t>
      </w:r>
      <w:r w:rsidRPr="00D5163E">
        <w:rPr>
          <w:rFonts w:ascii="Arial" w:hAnsi="Arial" w:cs="Arial"/>
          <w:i w:val="0"/>
          <w:spacing w:val="-1"/>
          <w:szCs w:val="22"/>
        </w:rPr>
        <w:t>However,</w:t>
      </w:r>
      <w:r w:rsidRPr="00D5163E">
        <w:rPr>
          <w:rFonts w:ascii="Arial" w:hAnsi="Arial" w:cs="Arial"/>
          <w:i w:val="0"/>
          <w:spacing w:val="2"/>
          <w:szCs w:val="22"/>
        </w:rPr>
        <w:t xml:space="preserve"> </w:t>
      </w:r>
      <w:r w:rsidRPr="00D5163E">
        <w:rPr>
          <w:rFonts w:ascii="Arial" w:hAnsi="Arial" w:cs="Arial"/>
          <w:i w:val="0"/>
          <w:spacing w:val="-1"/>
          <w:szCs w:val="22"/>
        </w:rPr>
        <w:t>that</w:t>
      </w:r>
      <w:r w:rsidRPr="00D5163E">
        <w:rPr>
          <w:rFonts w:ascii="Arial" w:hAnsi="Arial" w:cs="Arial"/>
          <w:i w:val="0"/>
          <w:spacing w:val="30"/>
          <w:szCs w:val="22"/>
        </w:rPr>
        <w:t xml:space="preserve"> </w:t>
      </w:r>
      <w:r w:rsidRPr="00D5163E">
        <w:rPr>
          <w:rFonts w:ascii="Arial" w:hAnsi="Arial" w:cs="Arial"/>
          <w:i w:val="0"/>
          <w:spacing w:val="-1"/>
          <w:szCs w:val="22"/>
        </w:rPr>
        <w:t>primary</w:t>
      </w:r>
      <w:r w:rsidRPr="00D5163E">
        <w:rPr>
          <w:rFonts w:ascii="Arial" w:hAnsi="Arial" w:cs="Arial"/>
          <w:i w:val="0"/>
          <w:spacing w:val="2"/>
          <w:szCs w:val="22"/>
        </w:rPr>
        <w:t xml:space="preserve"> </w:t>
      </w:r>
      <w:r w:rsidRPr="00D5163E">
        <w:rPr>
          <w:rFonts w:ascii="Arial" w:hAnsi="Arial" w:cs="Arial"/>
          <w:i w:val="0"/>
          <w:spacing w:val="-1"/>
          <w:szCs w:val="22"/>
        </w:rPr>
        <w:t>responsibility</w:t>
      </w:r>
      <w:r w:rsidRPr="00D5163E">
        <w:rPr>
          <w:rFonts w:ascii="Arial" w:hAnsi="Arial" w:cs="Arial"/>
          <w:i w:val="0"/>
          <w:spacing w:val="2"/>
          <w:szCs w:val="22"/>
        </w:rPr>
        <w:t xml:space="preserve"> </w:t>
      </w:r>
      <w:r w:rsidRPr="00D5163E">
        <w:rPr>
          <w:rFonts w:ascii="Arial" w:hAnsi="Arial" w:cs="Arial"/>
          <w:i w:val="0"/>
          <w:spacing w:val="-1"/>
          <w:szCs w:val="22"/>
        </w:rPr>
        <w:t>shall</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1"/>
          <w:szCs w:val="22"/>
        </w:rPr>
        <w:t>exercised</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1"/>
          <w:szCs w:val="22"/>
        </w:rPr>
        <w:t>consultation</w:t>
      </w:r>
      <w:r w:rsidRPr="00D5163E">
        <w:rPr>
          <w:rFonts w:ascii="Arial" w:hAnsi="Arial" w:cs="Arial"/>
          <w:i w:val="0"/>
          <w:spacing w:val="2"/>
          <w:szCs w:val="22"/>
        </w:rPr>
        <w:t xml:space="preserve"> </w:t>
      </w:r>
      <w:r w:rsidRPr="00D5163E">
        <w:rPr>
          <w:rFonts w:ascii="Arial" w:hAnsi="Arial" w:cs="Arial"/>
          <w:i w:val="0"/>
          <w:spacing w:val="-1"/>
          <w:szCs w:val="22"/>
        </w:rPr>
        <w:t>with</w:t>
      </w:r>
      <w:r w:rsidRPr="00D5163E">
        <w:rPr>
          <w:rFonts w:ascii="Arial" w:hAnsi="Arial" w:cs="Arial"/>
          <w:i w:val="0"/>
          <w:spacing w:val="2"/>
          <w:szCs w:val="22"/>
        </w:rPr>
        <w:t xml:space="preserve"> </w:t>
      </w:r>
      <w:r w:rsidRPr="00D5163E">
        <w:rPr>
          <w:rFonts w:ascii="Arial" w:hAnsi="Arial" w:cs="Arial"/>
          <w:i w:val="0"/>
          <w:spacing w:val="-1"/>
          <w:szCs w:val="22"/>
        </w:rPr>
        <w:t>UNDP</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1"/>
          <w:szCs w:val="22"/>
        </w:rPr>
        <w:t>agreement</w:t>
      </w:r>
      <w:r w:rsidRPr="00D5163E">
        <w:rPr>
          <w:rFonts w:ascii="Arial" w:hAnsi="Arial" w:cs="Arial"/>
          <w:i w:val="0"/>
          <w:spacing w:val="2"/>
          <w:szCs w:val="22"/>
        </w:rPr>
        <w:t xml:space="preserve"> </w:t>
      </w:r>
      <w:r w:rsidRPr="00D5163E">
        <w:rPr>
          <w:rFonts w:ascii="Arial" w:hAnsi="Arial" w:cs="Arial"/>
          <w:i w:val="0"/>
          <w:spacing w:val="-1"/>
          <w:szCs w:val="22"/>
        </w:rPr>
        <w:t>with</w:t>
      </w:r>
      <w:r w:rsidRPr="00D5163E">
        <w:rPr>
          <w:rFonts w:ascii="Arial" w:hAnsi="Arial" w:cs="Arial"/>
          <w:i w:val="0"/>
          <w:spacing w:val="2"/>
          <w:szCs w:val="22"/>
        </w:rPr>
        <w:t xml:space="preserve"> </w:t>
      </w:r>
      <w:r w:rsidRPr="00D5163E">
        <w:rPr>
          <w:rFonts w:ascii="Arial" w:hAnsi="Arial" w:cs="Arial"/>
          <w:i w:val="0"/>
          <w:spacing w:val="-1"/>
          <w:szCs w:val="22"/>
        </w:rPr>
        <w:t xml:space="preserve">the </w:t>
      </w:r>
      <w:r w:rsidRPr="00D5163E">
        <w:rPr>
          <w:rFonts w:ascii="Arial" w:hAnsi="Arial" w:cs="Arial"/>
          <w:i w:val="0"/>
          <w:spacing w:val="-2"/>
          <w:szCs w:val="22"/>
        </w:rPr>
        <w:t>Co-operating</w:t>
      </w:r>
      <w:r w:rsidRPr="00D5163E">
        <w:rPr>
          <w:rFonts w:ascii="Arial" w:hAnsi="Arial" w:cs="Arial"/>
          <w:i w:val="0"/>
          <w:spacing w:val="2"/>
          <w:szCs w:val="22"/>
        </w:rPr>
        <w:t xml:space="preserve"> </w:t>
      </w:r>
      <w:r w:rsidRPr="00D5163E">
        <w:rPr>
          <w:rFonts w:ascii="Arial" w:hAnsi="Arial" w:cs="Arial"/>
          <w:i w:val="0"/>
          <w:spacing w:val="-1"/>
          <w:szCs w:val="22"/>
        </w:rPr>
        <w:t>Agency.</w:t>
      </w:r>
      <w:r w:rsidRPr="00D5163E">
        <w:rPr>
          <w:rFonts w:ascii="Arial" w:hAnsi="Arial" w:cs="Arial"/>
          <w:i w:val="0"/>
          <w:szCs w:val="22"/>
        </w:rPr>
        <w:t xml:space="preserve"> </w:t>
      </w:r>
      <w:r w:rsidRPr="00D5163E">
        <w:rPr>
          <w:rFonts w:ascii="Arial" w:hAnsi="Arial" w:cs="Arial"/>
          <w:i w:val="0"/>
          <w:spacing w:val="4"/>
          <w:szCs w:val="22"/>
        </w:rPr>
        <w:t xml:space="preserve"> </w:t>
      </w:r>
      <w:r w:rsidRPr="00D5163E">
        <w:rPr>
          <w:rFonts w:ascii="Arial" w:hAnsi="Arial" w:cs="Arial"/>
          <w:i w:val="0"/>
          <w:spacing w:val="-1"/>
          <w:szCs w:val="22"/>
        </w:rPr>
        <w:t>Arrangements</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1"/>
          <w:szCs w:val="22"/>
        </w:rPr>
        <w:t>this</w:t>
      </w:r>
      <w:r w:rsidRPr="00D5163E">
        <w:rPr>
          <w:rFonts w:ascii="Arial" w:hAnsi="Arial" w:cs="Arial"/>
          <w:i w:val="0"/>
          <w:spacing w:val="2"/>
          <w:szCs w:val="22"/>
        </w:rPr>
        <w:t xml:space="preserve"> </w:t>
      </w:r>
      <w:r w:rsidRPr="00D5163E">
        <w:rPr>
          <w:rFonts w:ascii="Arial" w:hAnsi="Arial" w:cs="Arial"/>
          <w:i w:val="0"/>
          <w:spacing w:val="-1"/>
          <w:szCs w:val="22"/>
        </w:rPr>
        <w:t>effect</w:t>
      </w:r>
      <w:r w:rsidRPr="00D5163E">
        <w:rPr>
          <w:rFonts w:ascii="Arial" w:hAnsi="Arial" w:cs="Arial"/>
          <w:i w:val="0"/>
          <w:spacing w:val="2"/>
          <w:szCs w:val="22"/>
        </w:rPr>
        <w:t xml:space="preserve"> </w:t>
      </w:r>
      <w:r w:rsidRPr="00D5163E">
        <w:rPr>
          <w:rFonts w:ascii="Arial" w:hAnsi="Arial" w:cs="Arial"/>
          <w:i w:val="0"/>
          <w:spacing w:val="-1"/>
          <w:szCs w:val="22"/>
        </w:rPr>
        <w:t>shall</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1"/>
          <w:szCs w:val="22"/>
        </w:rPr>
        <w:t>stipulated</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Project</w:t>
      </w:r>
      <w:r w:rsidRPr="00D5163E">
        <w:rPr>
          <w:rFonts w:ascii="Arial" w:hAnsi="Arial" w:cs="Arial"/>
          <w:i w:val="0"/>
          <w:spacing w:val="2"/>
          <w:szCs w:val="22"/>
        </w:rPr>
        <w:t xml:space="preserve"> </w:t>
      </w:r>
      <w:r w:rsidRPr="00D5163E">
        <w:rPr>
          <w:rFonts w:ascii="Arial" w:hAnsi="Arial" w:cs="Arial"/>
          <w:i w:val="0"/>
          <w:spacing w:val="-1"/>
          <w:szCs w:val="22"/>
        </w:rPr>
        <w:t>Document</w:t>
      </w:r>
      <w:r w:rsidRPr="00D5163E">
        <w:rPr>
          <w:rFonts w:ascii="Arial" w:hAnsi="Arial" w:cs="Arial"/>
          <w:i w:val="0"/>
          <w:spacing w:val="2"/>
          <w:szCs w:val="22"/>
        </w:rPr>
        <w:t xml:space="preserve"> </w:t>
      </w:r>
      <w:r w:rsidRPr="00D5163E">
        <w:rPr>
          <w:rFonts w:ascii="Arial" w:hAnsi="Arial" w:cs="Arial"/>
          <w:i w:val="0"/>
          <w:spacing w:val="-1"/>
          <w:szCs w:val="22"/>
        </w:rPr>
        <w:t>as</w:t>
      </w:r>
      <w:r w:rsidRPr="00D5163E">
        <w:rPr>
          <w:rFonts w:ascii="Arial" w:hAnsi="Arial" w:cs="Arial"/>
          <w:i w:val="0"/>
          <w:spacing w:val="2"/>
          <w:szCs w:val="22"/>
        </w:rPr>
        <w:t xml:space="preserve"> </w:t>
      </w:r>
      <w:r w:rsidRPr="00D5163E">
        <w:rPr>
          <w:rFonts w:ascii="Arial" w:hAnsi="Arial" w:cs="Arial"/>
          <w:i w:val="0"/>
          <w:spacing w:val="-1"/>
          <w:szCs w:val="22"/>
        </w:rPr>
        <w:t>well</w:t>
      </w:r>
      <w:r w:rsidRPr="00D5163E">
        <w:rPr>
          <w:rFonts w:ascii="Arial" w:hAnsi="Arial" w:cs="Arial"/>
          <w:i w:val="0"/>
          <w:spacing w:val="2"/>
          <w:szCs w:val="22"/>
        </w:rPr>
        <w:t xml:space="preserve"> </w:t>
      </w:r>
      <w:r w:rsidRPr="00D5163E">
        <w:rPr>
          <w:rFonts w:ascii="Arial" w:hAnsi="Arial" w:cs="Arial"/>
          <w:i w:val="0"/>
          <w:spacing w:val="-1"/>
          <w:szCs w:val="22"/>
        </w:rPr>
        <w:t>as</w:t>
      </w:r>
      <w:r w:rsidRPr="00D5163E">
        <w:rPr>
          <w:rFonts w:ascii="Arial" w:hAnsi="Arial" w:cs="Arial"/>
          <w:i w:val="0"/>
          <w:spacing w:val="50"/>
          <w:szCs w:val="22"/>
        </w:rPr>
        <w:t xml:space="preserve"> </w:t>
      </w:r>
      <w:r w:rsidRPr="00D5163E">
        <w:rPr>
          <w:rFonts w:ascii="Arial" w:hAnsi="Arial" w:cs="Arial"/>
          <w:i w:val="0"/>
          <w:spacing w:val="-1"/>
          <w:szCs w:val="22"/>
        </w:rPr>
        <w:t>for</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transfer</w:t>
      </w:r>
      <w:r w:rsidRPr="00D5163E">
        <w:rPr>
          <w:rFonts w:ascii="Arial" w:hAnsi="Arial" w:cs="Arial"/>
          <w:i w:val="0"/>
          <w:spacing w:val="1"/>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this</w:t>
      </w:r>
      <w:r w:rsidRPr="00D5163E">
        <w:rPr>
          <w:rFonts w:ascii="Arial" w:hAnsi="Arial" w:cs="Arial"/>
          <w:i w:val="0"/>
          <w:spacing w:val="1"/>
          <w:szCs w:val="22"/>
        </w:rPr>
        <w:t xml:space="preserve"> </w:t>
      </w:r>
      <w:r w:rsidRPr="00D5163E">
        <w:rPr>
          <w:rFonts w:ascii="Arial" w:hAnsi="Arial" w:cs="Arial"/>
          <w:i w:val="0"/>
          <w:spacing w:val="-1"/>
          <w:szCs w:val="22"/>
        </w:rPr>
        <w:t>responsibility</w:t>
      </w:r>
      <w:r w:rsidRPr="00D5163E">
        <w:rPr>
          <w:rFonts w:ascii="Arial" w:hAnsi="Arial" w:cs="Arial"/>
          <w:i w:val="0"/>
          <w:spacing w:val="1"/>
          <w:szCs w:val="22"/>
        </w:rPr>
        <w:t xml:space="preserve"> </w:t>
      </w:r>
      <w:r w:rsidRPr="00D5163E">
        <w:rPr>
          <w:rFonts w:ascii="Arial" w:hAnsi="Arial" w:cs="Arial"/>
          <w:i w:val="0"/>
          <w:spacing w:val="-1"/>
          <w:szCs w:val="22"/>
        </w:rPr>
        <w:t>to</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Government</w:t>
      </w:r>
      <w:r w:rsidRPr="00D5163E">
        <w:rPr>
          <w:rFonts w:ascii="Arial" w:hAnsi="Arial" w:cs="Arial"/>
          <w:i w:val="0"/>
          <w:spacing w:val="1"/>
          <w:szCs w:val="22"/>
        </w:rPr>
        <w:t xml:space="preserve"> </w:t>
      </w:r>
      <w:r w:rsidRPr="00D5163E">
        <w:rPr>
          <w:rFonts w:ascii="Arial" w:hAnsi="Arial" w:cs="Arial"/>
          <w:i w:val="0"/>
          <w:spacing w:val="-1"/>
          <w:szCs w:val="22"/>
        </w:rPr>
        <w:t>or</w:t>
      </w:r>
      <w:r w:rsidRPr="00D5163E">
        <w:rPr>
          <w:rFonts w:ascii="Arial" w:hAnsi="Arial" w:cs="Arial"/>
          <w:i w:val="0"/>
          <w:spacing w:val="1"/>
          <w:szCs w:val="22"/>
        </w:rPr>
        <w:t xml:space="preserve"> </w:t>
      </w:r>
      <w:r w:rsidRPr="00D5163E">
        <w:rPr>
          <w:rFonts w:ascii="Arial" w:hAnsi="Arial" w:cs="Arial"/>
          <w:i w:val="0"/>
          <w:spacing w:val="-1"/>
          <w:szCs w:val="22"/>
        </w:rPr>
        <w:t>to</w:t>
      </w:r>
      <w:r w:rsidRPr="00D5163E">
        <w:rPr>
          <w:rFonts w:ascii="Arial" w:hAnsi="Arial" w:cs="Arial"/>
          <w:i w:val="0"/>
          <w:spacing w:val="1"/>
          <w:szCs w:val="22"/>
        </w:rPr>
        <w:t xml:space="preserve"> </w:t>
      </w:r>
      <w:r w:rsidRPr="00D5163E">
        <w:rPr>
          <w:rFonts w:ascii="Arial" w:hAnsi="Arial" w:cs="Arial"/>
          <w:i w:val="0"/>
          <w:spacing w:val="-1"/>
          <w:szCs w:val="22"/>
        </w:rPr>
        <w:t>an</w:t>
      </w:r>
      <w:r w:rsidRPr="00D5163E">
        <w:rPr>
          <w:rFonts w:ascii="Arial" w:hAnsi="Arial" w:cs="Arial"/>
          <w:i w:val="0"/>
          <w:spacing w:val="1"/>
          <w:szCs w:val="22"/>
        </w:rPr>
        <w:t xml:space="preserve"> </w:t>
      </w:r>
      <w:r w:rsidRPr="00D5163E">
        <w:rPr>
          <w:rFonts w:ascii="Arial" w:hAnsi="Arial" w:cs="Arial"/>
          <w:i w:val="0"/>
          <w:spacing w:val="-1"/>
          <w:szCs w:val="22"/>
        </w:rPr>
        <w:t>entity</w:t>
      </w:r>
      <w:r w:rsidRPr="00D5163E">
        <w:rPr>
          <w:rFonts w:ascii="Arial" w:hAnsi="Arial" w:cs="Arial"/>
          <w:i w:val="0"/>
          <w:spacing w:val="1"/>
          <w:szCs w:val="22"/>
        </w:rPr>
        <w:t xml:space="preserve"> </w:t>
      </w:r>
      <w:r w:rsidRPr="00D5163E">
        <w:rPr>
          <w:rFonts w:ascii="Arial" w:hAnsi="Arial" w:cs="Arial"/>
          <w:i w:val="0"/>
          <w:spacing w:val="-1"/>
          <w:szCs w:val="22"/>
        </w:rPr>
        <w:t>designated</w:t>
      </w:r>
      <w:r w:rsidRPr="00D5163E">
        <w:rPr>
          <w:rFonts w:ascii="Arial" w:hAnsi="Arial" w:cs="Arial"/>
          <w:i w:val="0"/>
          <w:spacing w:val="1"/>
          <w:szCs w:val="22"/>
        </w:rPr>
        <w:t xml:space="preserve"> </w:t>
      </w:r>
      <w:r w:rsidRPr="00D5163E">
        <w:rPr>
          <w:rFonts w:ascii="Arial" w:hAnsi="Arial" w:cs="Arial"/>
          <w:i w:val="0"/>
          <w:spacing w:val="-1"/>
          <w:szCs w:val="22"/>
        </w:rPr>
        <w:t>by</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Government</w:t>
      </w:r>
      <w:r w:rsidRPr="00D5163E">
        <w:rPr>
          <w:rFonts w:ascii="Arial" w:hAnsi="Arial" w:cs="Arial"/>
          <w:i w:val="0"/>
          <w:spacing w:val="32"/>
          <w:szCs w:val="22"/>
        </w:rPr>
        <w:t xml:space="preserve"> </w:t>
      </w:r>
      <w:r w:rsidRPr="00D5163E">
        <w:rPr>
          <w:rFonts w:ascii="Arial" w:hAnsi="Arial" w:cs="Arial"/>
          <w:i w:val="0"/>
          <w:spacing w:val="-1"/>
          <w:szCs w:val="22"/>
        </w:rPr>
        <w:t>during</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execution</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project.</w:t>
      </w:r>
    </w:p>
    <w:p w14:paraId="061B5CE8" w14:textId="77777777" w:rsidR="004D3735" w:rsidRPr="00D5163E" w:rsidRDefault="004D3735" w:rsidP="00DD7CE7">
      <w:pPr>
        <w:pStyle w:val="BodyText"/>
        <w:widowControl w:val="0"/>
        <w:numPr>
          <w:ilvl w:val="0"/>
          <w:numId w:val="82"/>
        </w:numPr>
        <w:pBdr>
          <w:bottom w:val="none" w:sz="0" w:space="0" w:color="auto"/>
        </w:pBdr>
        <w:tabs>
          <w:tab w:val="left" w:pos="580"/>
        </w:tabs>
        <w:spacing w:after="240" w:line="241" w:lineRule="auto"/>
        <w:ind w:left="0" w:firstLine="0"/>
        <w:rPr>
          <w:rFonts w:ascii="Arial" w:hAnsi="Arial" w:cs="Arial"/>
          <w:i w:val="0"/>
          <w:szCs w:val="22"/>
        </w:rPr>
      </w:pPr>
      <w:r w:rsidRPr="00D5163E">
        <w:rPr>
          <w:rFonts w:ascii="Arial" w:hAnsi="Arial" w:cs="Arial"/>
          <w:i w:val="0"/>
          <w:spacing w:val="-2"/>
          <w:szCs w:val="22"/>
        </w:rPr>
        <w:t>Part</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Government's</w:t>
      </w:r>
      <w:r w:rsidRPr="00D5163E">
        <w:rPr>
          <w:rFonts w:ascii="Arial" w:hAnsi="Arial" w:cs="Arial"/>
          <w:i w:val="0"/>
          <w:spacing w:val="2"/>
          <w:szCs w:val="22"/>
        </w:rPr>
        <w:t xml:space="preserve"> </w:t>
      </w:r>
      <w:r w:rsidRPr="00D5163E">
        <w:rPr>
          <w:rFonts w:ascii="Arial" w:hAnsi="Arial" w:cs="Arial"/>
          <w:i w:val="0"/>
          <w:spacing w:val="-2"/>
          <w:szCs w:val="22"/>
        </w:rPr>
        <w:t>participation</w:t>
      </w:r>
      <w:r w:rsidRPr="00D5163E">
        <w:rPr>
          <w:rFonts w:ascii="Arial" w:hAnsi="Arial" w:cs="Arial"/>
          <w:i w:val="0"/>
          <w:spacing w:val="2"/>
          <w:szCs w:val="22"/>
        </w:rPr>
        <w:t xml:space="preserve"> </w:t>
      </w:r>
      <w:r w:rsidRPr="00D5163E">
        <w:rPr>
          <w:rFonts w:ascii="Arial" w:hAnsi="Arial" w:cs="Arial"/>
          <w:i w:val="0"/>
          <w:spacing w:val="-2"/>
          <w:szCs w:val="22"/>
        </w:rPr>
        <w:t>may</w:t>
      </w:r>
      <w:r w:rsidRPr="00D5163E">
        <w:rPr>
          <w:rFonts w:ascii="Arial" w:hAnsi="Arial" w:cs="Arial"/>
          <w:i w:val="0"/>
          <w:spacing w:val="2"/>
          <w:szCs w:val="22"/>
        </w:rPr>
        <w:t xml:space="preserve"> </w:t>
      </w:r>
      <w:r w:rsidRPr="00D5163E">
        <w:rPr>
          <w:rFonts w:ascii="Arial" w:hAnsi="Arial" w:cs="Arial"/>
          <w:i w:val="0"/>
          <w:spacing w:val="-2"/>
          <w:szCs w:val="22"/>
        </w:rPr>
        <w:t>take</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form</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zCs w:val="22"/>
        </w:rPr>
        <w:t>a</w:t>
      </w:r>
      <w:r w:rsidRPr="00D5163E">
        <w:rPr>
          <w:rFonts w:ascii="Arial" w:hAnsi="Arial" w:cs="Arial"/>
          <w:i w:val="0"/>
          <w:spacing w:val="1"/>
          <w:szCs w:val="22"/>
        </w:rPr>
        <w:t xml:space="preserve"> </w:t>
      </w:r>
      <w:r w:rsidRPr="00D5163E">
        <w:rPr>
          <w:rFonts w:ascii="Arial" w:hAnsi="Arial" w:cs="Arial"/>
          <w:i w:val="0"/>
          <w:spacing w:val="-1"/>
          <w:szCs w:val="22"/>
        </w:rPr>
        <w:t>cash</w:t>
      </w:r>
      <w:r w:rsidRPr="00D5163E">
        <w:rPr>
          <w:rFonts w:ascii="Arial" w:hAnsi="Arial" w:cs="Arial"/>
          <w:i w:val="0"/>
          <w:spacing w:val="1"/>
          <w:szCs w:val="22"/>
        </w:rPr>
        <w:t xml:space="preserve"> </w:t>
      </w:r>
      <w:r w:rsidRPr="00D5163E">
        <w:rPr>
          <w:rFonts w:ascii="Arial" w:hAnsi="Arial" w:cs="Arial"/>
          <w:i w:val="0"/>
          <w:spacing w:val="-1"/>
          <w:szCs w:val="22"/>
        </w:rPr>
        <w:t>contribution</w:t>
      </w:r>
      <w:r w:rsidRPr="00D5163E">
        <w:rPr>
          <w:rFonts w:ascii="Arial" w:hAnsi="Arial" w:cs="Arial"/>
          <w:i w:val="0"/>
          <w:spacing w:val="1"/>
          <w:szCs w:val="22"/>
        </w:rPr>
        <w:t xml:space="preserve"> </w:t>
      </w:r>
      <w:r w:rsidRPr="00D5163E">
        <w:rPr>
          <w:rFonts w:ascii="Arial" w:hAnsi="Arial" w:cs="Arial"/>
          <w:i w:val="0"/>
          <w:spacing w:val="-1"/>
          <w:szCs w:val="22"/>
        </w:rPr>
        <w:t>to</w:t>
      </w:r>
      <w:r w:rsidRPr="00D5163E">
        <w:rPr>
          <w:rFonts w:ascii="Arial" w:hAnsi="Arial" w:cs="Arial"/>
          <w:i w:val="0"/>
          <w:spacing w:val="1"/>
          <w:szCs w:val="22"/>
        </w:rPr>
        <w:t xml:space="preserve"> </w:t>
      </w:r>
      <w:r w:rsidRPr="00D5163E">
        <w:rPr>
          <w:rFonts w:ascii="Arial" w:hAnsi="Arial" w:cs="Arial"/>
          <w:i w:val="0"/>
          <w:spacing w:val="-1"/>
          <w:szCs w:val="22"/>
        </w:rPr>
        <w:t>UNDP.</w:t>
      </w:r>
      <w:r w:rsidRPr="00D5163E">
        <w:rPr>
          <w:rFonts w:ascii="Arial" w:hAnsi="Arial" w:cs="Arial"/>
          <w:i w:val="0"/>
          <w:spacing w:val="4"/>
          <w:szCs w:val="22"/>
        </w:rPr>
        <w:t xml:space="preserve"> </w:t>
      </w:r>
      <w:r w:rsidRPr="00D5163E">
        <w:rPr>
          <w:rFonts w:ascii="Arial" w:hAnsi="Arial" w:cs="Arial"/>
          <w:i w:val="0"/>
          <w:spacing w:val="-1"/>
          <w:szCs w:val="22"/>
        </w:rPr>
        <w:t>In</w:t>
      </w:r>
      <w:r w:rsidRPr="00D5163E">
        <w:rPr>
          <w:rFonts w:ascii="Arial" w:hAnsi="Arial" w:cs="Arial"/>
          <w:i w:val="0"/>
          <w:spacing w:val="1"/>
          <w:szCs w:val="22"/>
        </w:rPr>
        <w:t xml:space="preserve"> </w:t>
      </w:r>
      <w:r w:rsidRPr="00D5163E">
        <w:rPr>
          <w:rFonts w:ascii="Arial" w:hAnsi="Arial" w:cs="Arial"/>
          <w:i w:val="0"/>
          <w:spacing w:val="-1"/>
          <w:szCs w:val="22"/>
        </w:rPr>
        <w:t>such</w:t>
      </w:r>
      <w:r w:rsidRPr="00D5163E">
        <w:rPr>
          <w:rFonts w:ascii="Arial" w:hAnsi="Arial" w:cs="Arial"/>
          <w:i w:val="0"/>
          <w:spacing w:val="42"/>
          <w:szCs w:val="22"/>
        </w:rPr>
        <w:t xml:space="preserve"> </w:t>
      </w:r>
      <w:r w:rsidRPr="00D5163E">
        <w:rPr>
          <w:rFonts w:ascii="Arial" w:hAnsi="Arial" w:cs="Arial"/>
          <w:i w:val="0"/>
          <w:spacing w:val="-1"/>
          <w:szCs w:val="22"/>
        </w:rPr>
        <w:t>cases,</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Executing</w:t>
      </w:r>
      <w:r w:rsidRPr="00D5163E">
        <w:rPr>
          <w:rFonts w:ascii="Arial" w:hAnsi="Arial" w:cs="Arial"/>
          <w:i w:val="0"/>
          <w:spacing w:val="2"/>
          <w:szCs w:val="22"/>
        </w:rPr>
        <w:t xml:space="preserve"> </w:t>
      </w:r>
      <w:r w:rsidRPr="00D5163E">
        <w:rPr>
          <w:rFonts w:ascii="Arial" w:hAnsi="Arial" w:cs="Arial"/>
          <w:i w:val="0"/>
          <w:spacing w:val="-1"/>
          <w:szCs w:val="22"/>
        </w:rPr>
        <w:t>Agency</w:t>
      </w:r>
      <w:r w:rsidRPr="00D5163E">
        <w:rPr>
          <w:rFonts w:ascii="Arial" w:hAnsi="Arial" w:cs="Arial"/>
          <w:i w:val="0"/>
          <w:spacing w:val="2"/>
          <w:szCs w:val="22"/>
        </w:rPr>
        <w:t xml:space="preserve"> </w:t>
      </w:r>
      <w:r w:rsidRPr="00D5163E">
        <w:rPr>
          <w:rFonts w:ascii="Arial" w:hAnsi="Arial" w:cs="Arial"/>
          <w:i w:val="0"/>
          <w:spacing w:val="-1"/>
          <w:szCs w:val="22"/>
        </w:rPr>
        <w:t>will</w:t>
      </w:r>
      <w:r w:rsidRPr="00D5163E">
        <w:rPr>
          <w:rFonts w:ascii="Arial" w:hAnsi="Arial" w:cs="Arial"/>
          <w:i w:val="0"/>
          <w:spacing w:val="2"/>
          <w:szCs w:val="22"/>
        </w:rPr>
        <w:t xml:space="preserve"> </w:t>
      </w:r>
      <w:r w:rsidRPr="00D5163E">
        <w:rPr>
          <w:rFonts w:ascii="Arial" w:hAnsi="Arial" w:cs="Arial"/>
          <w:i w:val="0"/>
          <w:spacing w:val="-1"/>
          <w:szCs w:val="22"/>
        </w:rPr>
        <w:t>provide</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related</w:t>
      </w:r>
      <w:r w:rsidRPr="00D5163E">
        <w:rPr>
          <w:rFonts w:ascii="Arial" w:hAnsi="Arial" w:cs="Arial"/>
          <w:i w:val="0"/>
          <w:spacing w:val="2"/>
          <w:szCs w:val="22"/>
        </w:rPr>
        <w:t xml:space="preserve"> </w:t>
      </w:r>
      <w:r w:rsidRPr="00D5163E">
        <w:rPr>
          <w:rFonts w:ascii="Arial" w:hAnsi="Arial" w:cs="Arial"/>
          <w:i w:val="0"/>
          <w:spacing w:val="-1"/>
          <w:szCs w:val="22"/>
        </w:rPr>
        <w:t>services</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facilities</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will</w:t>
      </w:r>
      <w:r w:rsidRPr="00D5163E">
        <w:rPr>
          <w:rFonts w:ascii="Arial" w:hAnsi="Arial" w:cs="Arial"/>
          <w:i w:val="0"/>
          <w:spacing w:val="2"/>
          <w:szCs w:val="22"/>
        </w:rPr>
        <w:t xml:space="preserve"> </w:t>
      </w:r>
      <w:r w:rsidRPr="00D5163E">
        <w:rPr>
          <w:rFonts w:ascii="Arial" w:hAnsi="Arial" w:cs="Arial"/>
          <w:i w:val="0"/>
          <w:spacing w:val="-1"/>
          <w:szCs w:val="22"/>
        </w:rPr>
        <w:t>account</w:t>
      </w:r>
      <w:r w:rsidRPr="00D5163E">
        <w:rPr>
          <w:rFonts w:ascii="Arial" w:hAnsi="Arial" w:cs="Arial"/>
          <w:i w:val="0"/>
          <w:spacing w:val="2"/>
          <w:szCs w:val="22"/>
        </w:rPr>
        <w:t xml:space="preserve"> </w:t>
      </w:r>
      <w:r w:rsidRPr="00D5163E">
        <w:rPr>
          <w:rFonts w:ascii="Arial" w:hAnsi="Arial" w:cs="Arial"/>
          <w:i w:val="0"/>
          <w:spacing w:val="-1"/>
          <w:szCs w:val="22"/>
        </w:rPr>
        <w:t>annually</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30"/>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UNDP</w:t>
      </w:r>
      <w:r w:rsidRPr="00D5163E">
        <w:rPr>
          <w:rFonts w:ascii="Arial" w:hAnsi="Arial" w:cs="Arial"/>
          <w:i w:val="0"/>
          <w:spacing w:val="2"/>
          <w:szCs w:val="22"/>
        </w:rPr>
        <w:t xml:space="preserve"> </w:t>
      </w:r>
      <w:r w:rsidRPr="00D5163E">
        <w:rPr>
          <w:rFonts w:ascii="Arial" w:hAnsi="Arial" w:cs="Arial"/>
          <w:i w:val="0"/>
          <w:spacing w:val="-2"/>
          <w:szCs w:val="22"/>
        </w:rPr>
        <w:t>and</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Government</w:t>
      </w:r>
      <w:r w:rsidRPr="00D5163E">
        <w:rPr>
          <w:rFonts w:ascii="Arial" w:hAnsi="Arial" w:cs="Arial"/>
          <w:i w:val="0"/>
          <w:spacing w:val="2"/>
          <w:szCs w:val="22"/>
        </w:rPr>
        <w:t xml:space="preserve"> </w:t>
      </w:r>
      <w:r w:rsidRPr="00D5163E">
        <w:rPr>
          <w:rFonts w:ascii="Arial" w:hAnsi="Arial" w:cs="Arial"/>
          <w:i w:val="0"/>
          <w:spacing w:val="-2"/>
          <w:szCs w:val="22"/>
        </w:rPr>
        <w:t>for</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expenditure</w:t>
      </w:r>
      <w:r w:rsidRPr="00D5163E">
        <w:rPr>
          <w:rFonts w:ascii="Arial" w:hAnsi="Arial" w:cs="Arial"/>
          <w:i w:val="0"/>
          <w:spacing w:val="2"/>
          <w:szCs w:val="22"/>
        </w:rPr>
        <w:t xml:space="preserve"> </w:t>
      </w:r>
      <w:r w:rsidRPr="00D5163E">
        <w:rPr>
          <w:rFonts w:ascii="Arial" w:hAnsi="Arial" w:cs="Arial"/>
          <w:i w:val="0"/>
          <w:spacing w:val="-2"/>
          <w:szCs w:val="22"/>
        </w:rPr>
        <w:t>incurred.</w:t>
      </w:r>
    </w:p>
    <w:p w14:paraId="62C7E7CD" w14:textId="77777777" w:rsidR="004D3735" w:rsidRPr="00D5163E" w:rsidRDefault="004D3735" w:rsidP="007E081C">
      <w:pPr>
        <w:pStyle w:val="BodyText"/>
        <w:pBdr>
          <w:bottom w:val="none" w:sz="0" w:space="0" w:color="auto"/>
        </w:pBdr>
        <w:tabs>
          <w:tab w:val="left" w:pos="540"/>
          <w:tab w:val="left" w:pos="1080"/>
        </w:tabs>
        <w:spacing w:after="180"/>
        <w:rPr>
          <w:rFonts w:ascii="Arial" w:hAnsi="Arial" w:cs="Arial"/>
          <w:i w:val="0"/>
          <w:szCs w:val="22"/>
        </w:rPr>
      </w:pPr>
      <w:r w:rsidRPr="00D5163E">
        <w:rPr>
          <w:rFonts w:ascii="Arial" w:hAnsi="Arial" w:cs="Arial"/>
          <w:i w:val="0"/>
          <w:spacing w:val="-1"/>
          <w:szCs w:val="22"/>
          <w:u w:color="000000"/>
        </w:rPr>
        <w:tab/>
        <w:t xml:space="preserve">(a) </w:t>
      </w:r>
      <w:r w:rsidRPr="00D5163E">
        <w:rPr>
          <w:rFonts w:ascii="Arial" w:hAnsi="Arial" w:cs="Arial"/>
          <w:i w:val="0"/>
          <w:spacing w:val="-1"/>
          <w:szCs w:val="22"/>
          <w:u w:color="000000"/>
        </w:rPr>
        <w:tab/>
      </w:r>
      <w:r w:rsidRPr="00D5163E">
        <w:rPr>
          <w:rFonts w:ascii="Arial" w:hAnsi="Arial" w:cs="Arial"/>
          <w:i w:val="0"/>
          <w:spacing w:val="-1"/>
          <w:szCs w:val="22"/>
          <w:u w:val="single" w:color="000000"/>
        </w:rPr>
        <w:t>Participation</w:t>
      </w:r>
      <w:r w:rsidRPr="00D5163E">
        <w:rPr>
          <w:rFonts w:ascii="Arial" w:hAnsi="Arial" w:cs="Arial"/>
          <w:i w:val="0"/>
          <w:spacing w:val="4"/>
          <w:szCs w:val="22"/>
          <w:u w:val="single" w:color="000000"/>
        </w:rPr>
        <w:t xml:space="preserve"> </w:t>
      </w:r>
      <w:r w:rsidRPr="00D5163E">
        <w:rPr>
          <w:rFonts w:ascii="Arial" w:hAnsi="Arial" w:cs="Arial"/>
          <w:i w:val="0"/>
          <w:spacing w:val="-1"/>
          <w:szCs w:val="22"/>
          <w:u w:val="single" w:color="000000"/>
        </w:rPr>
        <w:t>of</w:t>
      </w:r>
      <w:r w:rsidRPr="00D5163E">
        <w:rPr>
          <w:rFonts w:ascii="Arial" w:hAnsi="Arial" w:cs="Arial"/>
          <w:i w:val="0"/>
          <w:spacing w:val="4"/>
          <w:szCs w:val="22"/>
          <w:u w:val="single" w:color="000000"/>
        </w:rPr>
        <w:t xml:space="preserve"> </w:t>
      </w:r>
      <w:r w:rsidRPr="00D5163E">
        <w:rPr>
          <w:rFonts w:ascii="Arial" w:hAnsi="Arial" w:cs="Arial"/>
          <w:i w:val="0"/>
          <w:spacing w:val="-1"/>
          <w:szCs w:val="22"/>
          <w:u w:val="single" w:color="000000"/>
        </w:rPr>
        <w:t>the</w:t>
      </w:r>
      <w:r w:rsidRPr="00D5163E">
        <w:rPr>
          <w:rFonts w:ascii="Arial" w:hAnsi="Arial" w:cs="Arial"/>
          <w:i w:val="0"/>
          <w:spacing w:val="4"/>
          <w:szCs w:val="22"/>
          <w:u w:val="single" w:color="000000"/>
        </w:rPr>
        <w:t xml:space="preserve"> </w:t>
      </w:r>
      <w:r w:rsidRPr="00D5163E">
        <w:rPr>
          <w:rFonts w:ascii="Arial" w:hAnsi="Arial" w:cs="Arial"/>
          <w:i w:val="0"/>
          <w:spacing w:val="-1"/>
          <w:szCs w:val="22"/>
          <w:u w:val="single" w:color="000000"/>
        </w:rPr>
        <w:t>Government</w:t>
      </w:r>
    </w:p>
    <w:p w14:paraId="2A14942B" w14:textId="77777777" w:rsidR="004D3735" w:rsidRPr="00D5163E" w:rsidRDefault="004D3735" w:rsidP="00DD7CE7">
      <w:pPr>
        <w:pStyle w:val="BodyText"/>
        <w:widowControl w:val="0"/>
        <w:numPr>
          <w:ilvl w:val="0"/>
          <w:numId w:val="83"/>
        </w:numPr>
        <w:pBdr>
          <w:bottom w:val="none" w:sz="0" w:space="0" w:color="auto"/>
        </w:pBdr>
        <w:tabs>
          <w:tab w:val="left" w:pos="600"/>
        </w:tabs>
        <w:spacing w:after="180"/>
        <w:ind w:left="0" w:firstLine="0"/>
        <w:rPr>
          <w:rFonts w:ascii="Arial" w:hAnsi="Arial" w:cs="Arial"/>
          <w:i w:val="0"/>
          <w:szCs w:val="22"/>
        </w:rPr>
      </w:pP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Government</w:t>
      </w:r>
      <w:r w:rsidRPr="00D5163E">
        <w:rPr>
          <w:rFonts w:ascii="Arial" w:hAnsi="Arial" w:cs="Arial"/>
          <w:i w:val="0"/>
          <w:spacing w:val="2"/>
          <w:szCs w:val="22"/>
        </w:rPr>
        <w:t xml:space="preserve"> </w:t>
      </w:r>
      <w:r w:rsidRPr="00D5163E">
        <w:rPr>
          <w:rFonts w:ascii="Arial" w:hAnsi="Arial" w:cs="Arial"/>
          <w:i w:val="0"/>
          <w:spacing w:val="-1"/>
          <w:szCs w:val="22"/>
        </w:rPr>
        <w:t>shall</w:t>
      </w:r>
      <w:r w:rsidRPr="00D5163E">
        <w:rPr>
          <w:rFonts w:ascii="Arial" w:hAnsi="Arial" w:cs="Arial"/>
          <w:i w:val="0"/>
          <w:spacing w:val="2"/>
          <w:szCs w:val="22"/>
        </w:rPr>
        <w:t xml:space="preserve"> </w:t>
      </w:r>
      <w:r w:rsidRPr="00D5163E">
        <w:rPr>
          <w:rFonts w:ascii="Arial" w:hAnsi="Arial" w:cs="Arial"/>
          <w:i w:val="0"/>
          <w:spacing w:val="-1"/>
          <w:szCs w:val="22"/>
        </w:rPr>
        <w:t>provide</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project</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services,</w:t>
      </w:r>
      <w:r w:rsidRPr="00D5163E">
        <w:rPr>
          <w:rFonts w:ascii="Arial" w:hAnsi="Arial" w:cs="Arial"/>
          <w:i w:val="0"/>
          <w:spacing w:val="2"/>
          <w:szCs w:val="22"/>
        </w:rPr>
        <w:t xml:space="preserve"> </w:t>
      </w:r>
      <w:r w:rsidRPr="00D5163E">
        <w:rPr>
          <w:rFonts w:ascii="Arial" w:hAnsi="Arial" w:cs="Arial"/>
          <w:i w:val="0"/>
          <w:spacing w:val="-1"/>
          <w:szCs w:val="22"/>
        </w:rPr>
        <w:t>equipment</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facilities</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quantities</w:t>
      </w:r>
      <w:r w:rsidRPr="00D5163E">
        <w:rPr>
          <w:rFonts w:ascii="Arial" w:hAnsi="Arial" w:cs="Arial"/>
          <w:i w:val="0"/>
          <w:spacing w:val="28"/>
          <w:szCs w:val="22"/>
        </w:rPr>
        <w:t xml:space="preserve"> </w:t>
      </w:r>
      <w:r w:rsidRPr="00D5163E">
        <w:rPr>
          <w:rFonts w:ascii="Arial" w:hAnsi="Arial" w:cs="Arial"/>
          <w:i w:val="0"/>
          <w:spacing w:val="-1"/>
          <w:szCs w:val="22"/>
        </w:rPr>
        <w:t>and</w:t>
      </w:r>
      <w:r w:rsidRPr="00D5163E">
        <w:rPr>
          <w:rFonts w:ascii="Arial" w:hAnsi="Arial" w:cs="Arial"/>
          <w:i w:val="0"/>
          <w:spacing w:val="1"/>
          <w:szCs w:val="22"/>
        </w:rPr>
        <w:t xml:space="preserve"> </w:t>
      </w:r>
      <w:r w:rsidRPr="00D5163E">
        <w:rPr>
          <w:rFonts w:ascii="Arial" w:hAnsi="Arial" w:cs="Arial"/>
          <w:i w:val="0"/>
          <w:spacing w:val="-1"/>
          <w:szCs w:val="22"/>
        </w:rPr>
        <w:t>at</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time</w:t>
      </w:r>
      <w:r w:rsidRPr="00D5163E">
        <w:rPr>
          <w:rFonts w:ascii="Arial" w:hAnsi="Arial" w:cs="Arial"/>
          <w:i w:val="0"/>
          <w:spacing w:val="1"/>
          <w:szCs w:val="22"/>
        </w:rPr>
        <w:t xml:space="preserve"> </w:t>
      </w:r>
      <w:r w:rsidRPr="00D5163E">
        <w:rPr>
          <w:rFonts w:ascii="Arial" w:hAnsi="Arial" w:cs="Arial"/>
          <w:i w:val="0"/>
          <w:spacing w:val="-1"/>
          <w:szCs w:val="22"/>
        </w:rPr>
        <w:t>specified</w:t>
      </w:r>
      <w:r w:rsidRPr="00D5163E">
        <w:rPr>
          <w:rFonts w:ascii="Arial" w:hAnsi="Arial" w:cs="Arial"/>
          <w:i w:val="0"/>
          <w:spacing w:val="1"/>
          <w:szCs w:val="22"/>
        </w:rPr>
        <w:t xml:space="preserve"> </w:t>
      </w:r>
      <w:r w:rsidRPr="00D5163E">
        <w:rPr>
          <w:rFonts w:ascii="Arial" w:hAnsi="Arial" w:cs="Arial"/>
          <w:i w:val="0"/>
          <w:spacing w:val="-1"/>
          <w:szCs w:val="22"/>
        </w:rPr>
        <w:t>in</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Project</w:t>
      </w:r>
      <w:r w:rsidRPr="00D5163E">
        <w:rPr>
          <w:rFonts w:ascii="Arial" w:hAnsi="Arial" w:cs="Arial"/>
          <w:i w:val="0"/>
          <w:spacing w:val="1"/>
          <w:szCs w:val="22"/>
        </w:rPr>
        <w:t xml:space="preserve"> </w:t>
      </w:r>
      <w:r w:rsidRPr="00D5163E">
        <w:rPr>
          <w:rFonts w:ascii="Arial" w:hAnsi="Arial" w:cs="Arial"/>
          <w:i w:val="0"/>
          <w:spacing w:val="-1"/>
          <w:szCs w:val="22"/>
        </w:rPr>
        <w:t>Document.</w:t>
      </w:r>
      <w:r w:rsidRPr="00D5163E">
        <w:rPr>
          <w:rFonts w:ascii="Arial" w:hAnsi="Arial" w:cs="Arial"/>
          <w:i w:val="0"/>
          <w:spacing w:val="1"/>
          <w:szCs w:val="22"/>
        </w:rPr>
        <w:t xml:space="preserve"> </w:t>
      </w:r>
      <w:r w:rsidRPr="00D5163E">
        <w:rPr>
          <w:rFonts w:ascii="Arial" w:hAnsi="Arial" w:cs="Arial"/>
          <w:i w:val="0"/>
          <w:spacing w:val="-1"/>
          <w:szCs w:val="22"/>
        </w:rPr>
        <w:t>Budgetary</w:t>
      </w:r>
      <w:r w:rsidRPr="00D5163E">
        <w:rPr>
          <w:rFonts w:ascii="Arial" w:hAnsi="Arial" w:cs="Arial"/>
          <w:i w:val="0"/>
          <w:spacing w:val="1"/>
          <w:szCs w:val="22"/>
        </w:rPr>
        <w:t xml:space="preserve"> </w:t>
      </w:r>
      <w:r w:rsidRPr="00D5163E">
        <w:rPr>
          <w:rFonts w:ascii="Arial" w:hAnsi="Arial" w:cs="Arial"/>
          <w:i w:val="0"/>
          <w:spacing w:val="-1"/>
          <w:szCs w:val="22"/>
        </w:rPr>
        <w:t>provision,</w:t>
      </w:r>
      <w:r w:rsidRPr="00D5163E">
        <w:rPr>
          <w:rFonts w:ascii="Arial" w:hAnsi="Arial" w:cs="Arial"/>
          <w:i w:val="0"/>
          <w:spacing w:val="1"/>
          <w:szCs w:val="22"/>
        </w:rPr>
        <w:t xml:space="preserve"> </w:t>
      </w:r>
      <w:r w:rsidRPr="00D5163E">
        <w:rPr>
          <w:rFonts w:ascii="Arial" w:hAnsi="Arial" w:cs="Arial"/>
          <w:i w:val="0"/>
          <w:spacing w:val="-1"/>
          <w:szCs w:val="22"/>
        </w:rPr>
        <w:t>either</w:t>
      </w:r>
      <w:r w:rsidRPr="00D5163E">
        <w:rPr>
          <w:rFonts w:ascii="Arial" w:hAnsi="Arial" w:cs="Arial"/>
          <w:i w:val="0"/>
          <w:spacing w:val="1"/>
          <w:szCs w:val="22"/>
        </w:rPr>
        <w:t xml:space="preserve"> </w:t>
      </w:r>
      <w:r w:rsidRPr="00D5163E">
        <w:rPr>
          <w:rFonts w:ascii="Arial" w:hAnsi="Arial" w:cs="Arial"/>
          <w:i w:val="0"/>
          <w:spacing w:val="-1"/>
          <w:szCs w:val="22"/>
        </w:rPr>
        <w:t>in</w:t>
      </w:r>
      <w:r w:rsidRPr="00D5163E">
        <w:rPr>
          <w:rFonts w:ascii="Arial" w:hAnsi="Arial" w:cs="Arial"/>
          <w:i w:val="0"/>
          <w:spacing w:val="1"/>
          <w:szCs w:val="22"/>
        </w:rPr>
        <w:t xml:space="preserve"> </w:t>
      </w:r>
      <w:r w:rsidRPr="00D5163E">
        <w:rPr>
          <w:rFonts w:ascii="Arial" w:hAnsi="Arial" w:cs="Arial"/>
          <w:i w:val="0"/>
          <w:spacing w:val="-1"/>
          <w:szCs w:val="22"/>
        </w:rPr>
        <w:t>kind</w:t>
      </w:r>
      <w:r w:rsidRPr="00D5163E">
        <w:rPr>
          <w:rFonts w:ascii="Arial" w:hAnsi="Arial" w:cs="Arial"/>
          <w:i w:val="0"/>
          <w:spacing w:val="1"/>
          <w:szCs w:val="22"/>
        </w:rPr>
        <w:t xml:space="preserve"> </w:t>
      </w:r>
      <w:r w:rsidRPr="00D5163E">
        <w:rPr>
          <w:rFonts w:ascii="Arial" w:hAnsi="Arial" w:cs="Arial"/>
          <w:i w:val="0"/>
          <w:spacing w:val="-1"/>
          <w:szCs w:val="22"/>
        </w:rPr>
        <w:t>or</w:t>
      </w:r>
      <w:r w:rsidRPr="00D5163E">
        <w:rPr>
          <w:rFonts w:ascii="Arial" w:hAnsi="Arial" w:cs="Arial"/>
          <w:i w:val="0"/>
          <w:spacing w:val="1"/>
          <w:szCs w:val="22"/>
        </w:rPr>
        <w:t xml:space="preserve"> </w:t>
      </w:r>
      <w:r w:rsidRPr="00D5163E">
        <w:rPr>
          <w:rFonts w:ascii="Arial" w:hAnsi="Arial" w:cs="Arial"/>
          <w:i w:val="0"/>
          <w:spacing w:val="-1"/>
          <w:szCs w:val="22"/>
        </w:rPr>
        <w:t>in</w:t>
      </w:r>
      <w:r w:rsidRPr="00D5163E">
        <w:rPr>
          <w:rFonts w:ascii="Arial" w:hAnsi="Arial" w:cs="Arial"/>
          <w:i w:val="0"/>
          <w:spacing w:val="1"/>
          <w:szCs w:val="22"/>
        </w:rPr>
        <w:t xml:space="preserve"> </w:t>
      </w:r>
      <w:r w:rsidRPr="00D5163E">
        <w:rPr>
          <w:rFonts w:ascii="Arial" w:hAnsi="Arial" w:cs="Arial"/>
          <w:i w:val="0"/>
          <w:spacing w:val="-1"/>
          <w:szCs w:val="22"/>
        </w:rPr>
        <w:t>cash,</w:t>
      </w:r>
      <w:r w:rsidRPr="00D5163E">
        <w:rPr>
          <w:rFonts w:ascii="Arial" w:hAnsi="Arial" w:cs="Arial"/>
          <w:i w:val="0"/>
          <w:spacing w:val="1"/>
          <w:szCs w:val="22"/>
        </w:rPr>
        <w:t xml:space="preserve"> </w:t>
      </w:r>
      <w:r w:rsidRPr="00D5163E">
        <w:rPr>
          <w:rFonts w:ascii="Arial" w:hAnsi="Arial" w:cs="Arial"/>
          <w:i w:val="0"/>
          <w:spacing w:val="-1"/>
          <w:szCs w:val="22"/>
        </w:rPr>
        <w:t>for</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36"/>
          <w:szCs w:val="22"/>
        </w:rPr>
        <w:t xml:space="preserve"> </w:t>
      </w:r>
      <w:r w:rsidRPr="00D5163E">
        <w:rPr>
          <w:rFonts w:ascii="Arial" w:hAnsi="Arial" w:cs="Arial"/>
          <w:i w:val="0"/>
          <w:spacing w:val="-1"/>
          <w:szCs w:val="22"/>
        </w:rPr>
        <w:t>Government's</w:t>
      </w:r>
      <w:r w:rsidRPr="00D5163E">
        <w:rPr>
          <w:rFonts w:ascii="Arial" w:hAnsi="Arial" w:cs="Arial"/>
          <w:i w:val="0"/>
          <w:spacing w:val="1"/>
          <w:szCs w:val="22"/>
        </w:rPr>
        <w:t xml:space="preserve"> </w:t>
      </w:r>
      <w:r w:rsidRPr="00D5163E">
        <w:rPr>
          <w:rFonts w:ascii="Arial" w:hAnsi="Arial" w:cs="Arial"/>
          <w:i w:val="0"/>
          <w:spacing w:val="-1"/>
          <w:szCs w:val="22"/>
        </w:rPr>
        <w:t>participation</w:t>
      </w:r>
      <w:r w:rsidRPr="00D5163E">
        <w:rPr>
          <w:rFonts w:ascii="Arial" w:hAnsi="Arial" w:cs="Arial"/>
          <w:i w:val="0"/>
          <w:spacing w:val="1"/>
          <w:szCs w:val="22"/>
        </w:rPr>
        <w:t xml:space="preserve"> </w:t>
      </w:r>
      <w:r w:rsidRPr="00D5163E">
        <w:rPr>
          <w:rFonts w:ascii="Arial" w:hAnsi="Arial" w:cs="Arial"/>
          <w:i w:val="0"/>
          <w:spacing w:val="-1"/>
          <w:szCs w:val="22"/>
        </w:rPr>
        <w:t>so</w:t>
      </w:r>
      <w:r w:rsidRPr="00D5163E">
        <w:rPr>
          <w:rFonts w:ascii="Arial" w:hAnsi="Arial" w:cs="Arial"/>
          <w:i w:val="0"/>
          <w:spacing w:val="1"/>
          <w:szCs w:val="22"/>
        </w:rPr>
        <w:t xml:space="preserve"> </w:t>
      </w:r>
      <w:r w:rsidRPr="00D5163E">
        <w:rPr>
          <w:rFonts w:ascii="Arial" w:hAnsi="Arial" w:cs="Arial"/>
          <w:i w:val="0"/>
          <w:spacing w:val="-1"/>
          <w:szCs w:val="22"/>
        </w:rPr>
        <w:t>specified</w:t>
      </w:r>
      <w:r w:rsidRPr="00D5163E">
        <w:rPr>
          <w:rFonts w:ascii="Arial" w:hAnsi="Arial" w:cs="Arial"/>
          <w:i w:val="0"/>
          <w:spacing w:val="1"/>
          <w:szCs w:val="22"/>
        </w:rPr>
        <w:t xml:space="preserve"> </w:t>
      </w:r>
      <w:r w:rsidRPr="00D5163E">
        <w:rPr>
          <w:rFonts w:ascii="Arial" w:hAnsi="Arial" w:cs="Arial"/>
          <w:i w:val="0"/>
          <w:spacing w:val="-1"/>
          <w:szCs w:val="22"/>
        </w:rPr>
        <w:t>shall</w:t>
      </w:r>
      <w:r w:rsidRPr="00D5163E">
        <w:rPr>
          <w:rFonts w:ascii="Arial" w:hAnsi="Arial" w:cs="Arial"/>
          <w:i w:val="0"/>
          <w:spacing w:val="1"/>
          <w:szCs w:val="22"/>
        </w:rPr>
        <w:t xml:space="preserve"> </w:t>
      </w:r>
      <w:r w:rsidRPr="00D5163E">
        <w:rPr>
          <w:rFonts w:ascii="Arial" w:hAnsi="Arial" w:cs="Arial"/>
          <w:i w:val="0"/>
          <w:spacing w:val="-1"/>
          <w:szCs w:val="22"/>
        </w:rPr>
        <w:t>be</w:t>
      </w:r>
      <w:r w:rsidRPr="00D5163E">
        <w:rPr>
          <w:rFonts w:ascii="Arial" w:hAnsi="Arial" w:cs="Arial"/>
          <w:i w:val="0"/>
          <w:spacing w:val="1"/>
          <w:szCs w:val="22"/>
        </w:rPr>
        <w:t xml:space="preserve"> </w:t>
      </w:r>
      <w:r w:rsidRPr="00D5163E">
        <w:rPr>
          <w:rFonts w:ascii="Arial" w:hAnsi="Arial" w:cs="Arial"/>
          <w:i w:val="0"/>
          <w:spacing w:val="-1"/>
          <w:szCs w:val="22"/>
        </w:rPr>
        <w:t>set</w:t>
      </w:r>
      <w:r w:rsidRPr="00D5163E">
        <w:rPr>
          <w:rFonts w:ascii="Arial" w:hAnsi="Arial" w:cs="Arial"/>
          <w:i w:val="0"/>
          <w:spacing w:val="1"/>
          <w:szCs w:val="22"/>
        </w:rPr>
        <w:t xml:space="preserve"> </w:t>
      </w:r>
      <w:r w:rsidRPr="00D5163E">
        <w:rPr>
          <w:rFonts w:ascii="Arial" w:hAnsi="Arial" w:cs="Arial"/>
          <w:i w:val="0"/>
          <w:spacing w:val="-1"/>
          <w:szCs w:val="22"/>
        </w:rPr>
        <w:t>forth</w:t>
      </w:r>
      <w:r w:rsidRPr="00D5163E">
        <w:rPr>
          <w:rFonts w:ascii="Arial" w:hAnsi="Arial" w:cs="Arial"/>
          <w:i w:val="0"/>
          <w:spacing w:val="1"/>
          <w:szCs w:val="22"/>
        </w:rPr>
        <w:t xml:space="preserve"> </w:t>
      </w:r>
      <w:r w:rsidRPr="00D5163E">
        <w:rPr>
          <w:rFonts w:ascii="Arial" w:hAnsi="Arial" w:cs="Arial"/>
          <w:i w:val="0"/>
          <w:spacing w:val="-1"/>
          <w:szCs w:val="22"/>
        </w:rPr>
        <w:t>in</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Project</w:t>
      </w:r>
      <w:r w:rsidRPr="00D5163E">
        <w:rPr>
          <w:rFonts w:ascii="Arial" w:hAnsi="Arial" w:cs="Arial"/>
          <w:i w:val="0"/>
          <w:spacing w:val="1"/>
          <w:szCs w:val="22"/>
        </w:rPr>
        <w:t xml:space="preserve"> </w:t>
      </w:r>
      <w:r w:rsidRPr="00D5163E">
        <w:rPr>
          <w:rFonts w:ascii="Arial" w:hAnsi="Arial" w:cs="Arial"/>
          <w:i w:val="0"/>
          <w:spacing w:val="-1"/>
          <w:szCs w:val="22"/>
        </w:rPr>
        <w:t>Budgets.</w:t>
      </w:r>
    </w:p>
    <w:p w14:paraId="7284F04A" w14:textId="77777777" w:rsidR="004D3735" w:rsidRPr="00D5163E" w:rsidRDefault="004D3735" w:rsidP="00DD7CE7">
      <w:pPr>
        <w:pStyle w:val="BodyText"/>
        <w:widowControl w:val="0"/>
        <w:numPr>
          <w:ilvl w:val="0"/>
          <w:numId w:val="83"/>
        </w:numPr>
        <w:pBdr>
          <w:bottom w:val="none" w:sz="0" w:space="0" w:color="auto"/>
        </w:pBdr>
        <w:tabs>
          <w:tab w:val="left" w:pos="599"/>
          <w:tab w:val="left" w:pos="600"/>
        </w:tabs>
        <w:spacing w:after="180"/>
        <w:ind w:left="0" w:firstLine="0"/>
        <w:rPr>
          <w:rFonts w:ascii="Arial" w:hAnsi="Arial" w:cs="Arial"/>
          <w:i w:val="0"/>
          <w:szCs w:val="22"/>
        </w:rPr>
      </w:pPr>
      <w:r w:rsidRPr="00D5163E">
        <w:rPr>
          <w:rFonts w:ascii="Arial" w:hAnsi="Arial" w:cs="Arial"/>
          <w:i w:val="0"/>
          <w:spacing w:val="-2"/>
          <w:szCs w:val="22"/>
        </w:rPr>
        <w:t>The</w:t>
      </w:r>
      <w:r w:rsidRPr="00D5163E">
        <w:rPr>
          <w:rFonts w:ascii="Arial" w:hAnsi="Arial" w:cs="Arial"/>
          <w:i w:val="0"/>
          <w:szCs w:val="22"/>
        </w:rPr>
        <w:t xml:space="preserve"> </w:t>
      </w:r>
      <w:r w:rsidRPr="00D5163E">
        <w:rPr>
          <w:rFonts w:ascii="Arial" w:hAnsi="Arial" w:cs="Arial"/>
          <w:i w:val="0"/>
          <w:spacing w:val="-2"/>
          <w:szCs w:val="22"/>
        </w:rPr>
        <w:t>Co-operating</w:t>
      </w:r>
      <w:r w:rsidRPr="00D5163E">
        <w:rPr>
          <w:rFonts w:ascii="Arial" w:hAnsi="Arial" w:cs="Arial"/>
          <w:i w:val="0"/>
          <w:spacing w:val="1"/>
          <w:szCs w:val="22"/>
        </w:rPr>
        <w:t xml:space="preserve"> </w:t>
      </w:r>
      <w:r w:rsidRPr="00D5163E">
        <w:rPr>
          <w:rFonts w:ascii="Arial" w:hAnsi="Arial" w:cs="Arial"/>
          <w:i w:val="0"/>
          <w:spacing w:val="-1"/>
          <w:szCs w:val="22"/>
        </w:rPr>
        <w:t>Agency</w:t>
      </w:r>
      <w:r w:rsidRPr="00D5163E">
        <w:rPr>
          <w:rFonts w:ascii="Arial" w:hAnsi="Arial" w:cs="Arial"/>
          <w:i w:val="0"/>
          <w:spacing w:val="1"/>
          <w:szCs w:val="22"/>
        </w:rPr>
        <w:t xml:space="preserve"> </w:t>
      </w:r>
      <w:r w:rsidRPr="00D5163E">
        <w:rPr>
          <w:rFonts w:ascii="Arial" w:hAnsi="Arial" w:cs="Arial"/>
          <w:i w:val="0"/>
          <w:spacing w:val="-1"/>
          <w:szCs w:val="22"/>
        </w:rPr>
        <w:t>shall,</w:t>
      </w:r>
      <w:r w:rsidRPr="00D5163E">
        <w:rPr>
          <w:rFonts w:ascii="Arial" w:hAnsi="Arial" w:cs="Arial"/>
          <w:i w:val="0"/>
          <w:spacing w:val="1"/>
          <w:szCs w:val="22"/>
        </w:rPr>
        <w:t xml:space="preserve"> </w:t>
      </w:r>
      <w:r w:rsidRPr="00D5163E">
        <w:rPr>
          <w:rFonts w:ascii="Arial" w:hAnsi="Arial" w:cs="Arial"/>
          <w:i w:val="0"/>
          <w:spacing w:val="-1"/>
          <w:szCs w:val="22"/>
        </w:rPr>
        <w:t>as</w:t>
      </w:r>
      <w:r w:rsidRPr="00D5163E">
        <w:rPr>
          <w:rFonts w:ascii="Arial" w:hAnsi="Arial" w:cs="Arial"/>
          <w:i w:val="0"/>
          <w:spacing w:val="1"/>
          <w:szCs w:val="22"/>
        </w:rPr>
        <w:t xml:space="preserve"> </w:t>
      </w:r>
      <w:r w:rsidRPr="00D5163E">
        <w:rPr>
          <w:rFonts w:ascii="Arial" w:hAnsi="Arial" w:cs="Arial"/>
          <w:i w:val="0"/>
          <w:spacing w:val="-1"/>
          <w:szCs w:val="22"/>
        </w:rPr>
        <w:t>appropriate</w:t>
      </w:r>
      <w:r w:rsidRPr="00D5163E">
        <w:rPr>
          <w:rFonts w:ascii="Arial" w:hAnsi="Arial" w:cs="Arial"/>
          <w:i w:val="0"/>
          <w:spacing w:val="1"/>
          <w:szCs w:val="22"/>
        </w:rPr>
        <w:t xml:space="preserve"> </w:t>
      </w:r>
      <w:r w:rsidRPr="00D5163E">
        <w:rPr>
          <w:rFonts w:ascii="Arial" w:hAnsi="Arial" w:cs="Arial"/>
          <w:i w:val="0"/>
          <w:spacing w:val="-1"/>
          <w:szCs w:val="22"/>
        </w:rPr>
        <w:t>and</w:t>
      </w:r>
      <w:r w:rsidRPr="00D5163E">
        <w:rPr>
          <w:rFonts w:ascii="Arial" w:hAnsi="Arial" w:cs="Arial"/>
          <w:i w:val="0"/>
          <w:spacing w:val="1"/>
          <w:szCs w:val="22"/>
        </w:rPr>
        <w:t xml:space="preserve"> </w:t>
      </w:r>
      <w:r w:rsidRPr="00D5163E">
        <w:rPr>
          <w:rFonts w:ascii="Arial" w:hAnsi="Arial" w:cs="Arial"/>
          <w:i w:val="0"/>
          <w:spacing w:val="-1"/>
          <w:szCs w:val="22"/>
        </w:rPr>
        <w:t>in</w:t>
      </w:r>
      <w:r w:rsidRPr="00D5163E">
        <w:rPr>
          <w:rFonts w:ascii="Arial" w:hAnsi="Arial" w:cs="Arial"/>
          <w:i w:val="0"/>
          <w:spacing w:val="1"/>
          <w:szCs w:val="22"/>
        </w:rPr>
        <w:t xml:space="preserve"> </w:t>
      </w:r>
      <w:r w:rsidRPr="00D5163E">
        <w:rPr>
          <w:rFonts w:ascii="Arial" w:hAnsi="Arial" w:cs="Arial"/>
          <w:i w:val="0"/>
          <w:spacing w:val="-1"/>
          <w:szCs w:val="22"/>
        </w:rPr>
        <w:t>consultation</w:t>
      </w:r>
      <w:r w:rsidRPr="00D5163E">
        <w:rPr>
          <w:rFonts w:ascii="Arial" w:hAnsi="Arial" w:cs="Arial"/>
          <w:i w:val="0"/>
          <w:spacing w:val="3"/>
          <w:szCs w:val="22"/>
        </w:rPr>
        <w:t xml:space="preserve"> </w:t>
      </w:r>
      <w:r w:rsidRPr="00D5163E">
        <w:rPr>
          <w:rFonts w:ascii="Arial" w:hAnsi="Arial" w:cs="Arial"/>
          <w:i w:val="0"/>
          <w:spacing w:val="-1"/>
          <w:szCs w:val="22"/>
        </w:rPr>
        <w:t>with</w:t>
      </w:r>
      <w:r w:rsidRPr="00D5163E">
        <w:rPr>
          <w:rFonts w:ascii="Arial" w:hAnsi="Arial" w:cs="Arial"/>
          <w:i w:val="0"/>
          <w:spacing w:val="3"/>
          <w:szCs w:val="22"/>
        </w:rPr>
        <w:t xml:space="preserve"> </w:t>
      </w:r>
      <w:r w:rsidRPr="00D5163E">
        <w:rPr>
          <w:rFonts w:ascii="Arial" w:hAnsi="Arial" w:cs="Arial"/>
          <w:i w:val="0"/>
          <w:spacing w:val="-1"/>
          <w:szCs w:val="22"/>
        </w:rPr>
        <w:t>the</w:t>
      </w:r>
      <w:r w:rsidRPr="00D5163E">
        <w:rPr>
          <w:rFonts w:ascii="Arial" w:hAnsi="Arial" w:cs="Arial"/>
          <w:i w:val="0"/>
          <w:spacing w:val="3"/>
          <w:szCs w:val="22"/>
        </w:rPr>
        <w:t xml:space="preserve"> </w:t>
      </w:r>
      <w:r w:rsidRPr="00D5163E">
        <w:rPr>
          <w:rFonts w:ascii="Arial" w:hAnsi="Arial" w:cs="Arial"/>
          <w:i w:val="0"/>
          <w:spacing w:val="-1"/>
          <w:szCs w:val="22"/>
        </w:rPr>
        <w:t>Executing</w:t>
      </w:r>
      <w:r w:rsidRPr="00D5163E">
        <w:rPr>
          <w:rFonts w:ascii="Arial" w:hAnsi="Arial" w:cs="Arial"/>
          <w:i w:val="0"/>
          <w:spacing w:val="3"/>
          <w:szCs w:val="22"/>
        </w:rPr>
        <w:t xml:space="preserve"> </w:t>
      </w:r>
      <w:r w:rsidRPr="00D5163E">
        <w:rPr>
          <w:rFonts w:ascii="Arial" w:hAnsi="Arial" w:cs="Arial"/>
          <w:i w:val="0"/>
          <w:spacing w:val="-1"/>
          <w:szCs w:val="22"/>
        </w:rPr>
        <w:t>Agency,</w:t>
      </w:r>
      <w:r w:rsidRPr="00D5163E">
        <w:rPr>
          <w:rFonts w:ascii="Arial" w:hAnsi="Arial" w:cs="Arial"/>
          <w:i w:val="0"/>
          <w:spacing w:val="38"/>
          <w:szCs w:val="22"/>
        </w:rPr>
        <w:t xml:space="preserve"> </w:t>
      </w:r>
      <w:r w:rsidRPr="00D5163E">
        <w:rPr>
          <w:rFonts w:ascii="Arial" w:hAnsi="Arial" w:cs="Arial"/>
          <w:i w:val="0"/>
          <w:spacing w:val="-1"/>
          <w:szCs w:val="22"/>
        </w:rPr>
        <w:t>assign</w:t>
      </w:r>
      <w:r w:rsidRPr="00D5163E">
        <w:rPr>
          <w:rFonts w:ascii="Arial" w:hAnsi="Arial" w:cs="Arial"/>
          <w:i w:val="0"/>
          <w:spacing w:val="1"/>
          <w:szCs w:val="22"/>
        </w:rPr>
        <w:t xml:space="preserve"> </w:t>
      </w:r>
      <w:r w:rsidRPr="00D5163E">
        <w:rPr>
          <w:rFonts w:ascii="Arial" w:hAnsi="Arial" w:cs="Arial"/>
          <w:i w:val="0"/>
          <w:szCs w:val="22"/>
        </w:rPr>
        <w:t>a</w:t>
      </w:r>
      <w:r w:rsidRPr="00D5163E">
        <w:rPr>
          <w:rFonts w:ascii="Arial" w:hAnsi="Arial" w:cs="Arial"/>
          <w:i w:val="0"/>
          <w:spacing w:val="1"/>
          <w:szCs w:val="22"/>
        </w:rPr>
        <w:t xml:space="preserve"> </w:t>
      </w:r>
      <w:r w:rsidRPr="00D5163E">
        <w:rPr>
          <w:rFonts w:ascii="Arial" w:hAnsi="Arial" w:cs="Arial"/>
          <w:i w:val="0"/>
          <w:spacing w:val="-1"/>
          <w:szCs w:val="22"/>
        </w:rPr>
        <w:t>director</w:t>
      </w:r>
      <w:r w:rsidRPr="00D5163E">
        <w:rPr>
          <w:rFonts w:ascii="Arial" w:hAnsi="Arial" w:cs="Arial"/>
          <w:i w:val="0"/>
          <w:spacing w:val="1"/>
          <w:szCs w:val="22"/>
        </w:rPr>
        <w:t xml:space="preserve"> </w:t>
      </w:r>
      <w:r w:rsidRPr="00D5163E">
        <w:rPr>
          <w:rFonts w:ascii="Arial" w:hAnsi="Arial" w:cs="Arial"/>
          <w:i w:val="0"/>
          <w:spacing w:val="-1"/>
          <w:szCs w:val="22"/>
        </w:rPr>
        <w:t>for</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project</w:t>
      </w:r>
      <w:r w:rsidRPr="00D5163E">
        <w:rPr>
          <w:rFonts w:ascii="Arial" w:hAnsi="Arial" w:cs="Arial"/>
          <w:i w:val="0"/>
          <w:spacing w:val="1"/>
          <w:szCs w:val="22"/>
        </w:rPr>
        <w:t xml:space="preserve"> </w:t>
      </w:r>
      <w:r w:rsidRPr="00D5163E">
        <w:rPr>
          <w:rFonts w:ascii="Arial" w:hAnsi="Arial" w:cs="Arial"/>
          <w:i w:val="0"/>
          <w:spacing w:val="-1"/>
          <w:szCs w:val="22"/>
        </w:rPr>
        <w:t>on</w:t>
      </w:r>
      <w:r w:rsidRPr="00D5163E">
        <w:rPr>
          <w:rFonts w:ascii="Arial" w:hAnsi="Arial" w:cs="Arial"/>
          <w:i w:val="0"/>
          <w:spacing w:val="1"/>
          <w:szCs w:val="22"/>
        </w:rPr>
        <w:t xml:space="preserve"> </w:t>
      </w:r>
      <w:r w:rsidRPr="00D5163E">
        <w:rPr>
          <w:rFonts w:ascii="Arial" w:hAnsi="Arial" w:cs="Arial"/>
          <w:i w:val="0"/>
          <w:szCs w:val="22"/>
        </w:rPr>
        <w:t>a</w:t>
      </w:r>
      <w:r w:rsidRPr="00D5163E">
        <w:rPr>
          <w:rFonts w:ascii="Arial" w:hAnsi="Arial" w:cs="Arial"/>
          <w:i w:val="0"/>
          <w:spacing w:val="1"/>
          <w:szCs w:val="22"/>
        </w:rPr>
        <w:t xml:space="preserve"> </w:t>
      </w:r>
      <w:r w:rsidRPr="00D5163E">
        <w:rPr>
          <w:rFonts w:ascii="Arial" w:hAnsi="Arial" w:cs="Arial"/>
          <w:i w:val="0"/>
          <w:spacing w:val="-1"/>
          <w:szCs w:val="22"/>
        </w:rPr>
        <w:t>full-time</w:t>
      </w:r>
      <w:r w:rsidRPr="00D5163E">
        <w:rPr>
          <w:rFonts w:ascii="Arial" w:hAnsi="Arial" w:cs="Arial"/>
          <w:i w:val="0"/>
          <w:spacing w:val="1"/>
          <w:szCs w:val="22"/>
        </w:rPr>
        <w:t xml:space="preserve"> </w:t>
      </w:r>
      <w:r w:rsidRPr="00D5163E">
        <w:rPr>
          <w:rFonts w:ascii="Arial" w:hAnsi="Arial" w:cs="Arial"/>
          <w:i w:val="0"/>
          <w:spacing w:val="-1"/>
          <w:szCs w:val="22"/>
        </w:rPr>
        <w:t>basis.</w:t>
      </w:r>
      <w:r w:rsidRPr="00D5163E">
        <w:rPr>
          <w:rFonts w:ascii="Arial" w:hAnsi="Arial" w:cs="Arial"/>
          <w:i w:val="0"/>
          <w:szCs w:val="22"/>
        </w:rPr>
        <w:t xml:space="preserve"> </w:t>
      </w:r>
      <w:r w:rsidRPr="00D5163E">
        <w:rPr>
          <w:rFonts w:ascii="Arial" w:hAnsi="Arial" w:cs="Arial"/>
          <w:i w:val="0"/>
          <w:spacing w:val="4"/>
          <w:szCs w:val="22"/>
        </w:rPr>
        <w:t xml:space="preserve"> </w:t>
      </w:r>
      <w:r w:rsidRPr="00D5163E">
        <w:rPr>
          <w:rFonts w:ascii="Arial" w:hAnsi="Arial" w:cs="Arial"/>
          <w:i w:val="0"/>
          <w:spacing w:val="-1"/>
          <w:szCs w:val="22"/>
        </w:rPr>
        <w:t>He</w:t>
      </w:r>
      <w:r w:rsidRPr="00D5163E">
        <w:rPr>
          <w:rFonts w:ascii="Arial" w:hAnsi="Arial" w:cs="Arial"/>
          <w:i w:val="0"/>
          <w:spacing w:val="1"/>
          <w:szCs w:val="22"/>
        </w:rPr>
        <w:t xml:space="preserve"> </w:t>
      </w:r>
      <w:r w:rsidRPr="00D5163E">
        <w:rPr>
          <w:rFonts w:ascii="Arial" w:hAnsi="Arial" w:cs="Arial"/>
          <w:i w:val="0"/>
          <w:spacing w:val="-1"/>
          <w:szCs w:val="22"/>
        </w:rPr>
        <w:t>shall</w:t>
      </w:r>
      <w:r w:rsidRPr="00D5163E">
        <w:rPr>
          <w:rFonts w:ascii="Arial" w:hAnsi="Arial" w:cs="Arial"/>
          <w:i w:val="0"/>
          <w:spacing w:val="1"/>
          <w:szCs w:val="22"/>
        </w:rPr>
        <w:t xml:space="preserve"> </w:t>
      </w:r>
      <w:r w:rsidRPr="00D5163E">
        <w:rPr>
          <w:rFonts w:ascii="Arial" w:hAnsi="Arial" w:cs="Arial"/>
          <w:i w:val="0"/>
          <w:spacing w:val="-1"/>
          <w:szCs w:val="22"/>
        </w:rPr>
        <w:t>carry</w:t>
      </w:r>
      <w:r w:rsidRPr="00D5163E">
        <w:rPr>
          <w:rFonts w:ascii="Arial" w:hAnsi="Arial" w:cs="Arial"/>
          <w:i w:val="0"/>
          <w:spacing w:val="1"/>
          <w:szCs w:val="22"/>
        </w:rPr>
        <w:t xml:space="preserve"> </w:t>
      </w:r>
      <w:r w:rsidRPr="00D5163E">
        <w:rPr>
          <w:rFonts w:ascii="Arial" w:hAnsi="Arial" w:cs="Arial"/>
          <w:i w:val="0"/>
          <w:spacing w:val="-1"/>
          <w:szCs w:val="22"/>
        </w:rPr>
        <w:t>out</w:t>
      </w:r>
      <w:r w:rsidRPr="00D5163E">
        <w:rPr>
          <w:rFonts w:ascii="Arial" w:hAnsi="Arial" w:cs="Arial"/>
          <w:i w:val="0"/>
          <w:spacing w:val="1"/>
          <w:szCs w:val="22"/>
        </w:rPr>
        <w:t xml:space="preserve"> </w:t>
      </w:r>
      <w:r w:rsidRPr="00D5163E">
        <w:rPr>
          <w:rFonts w:ascii="Arial" w:hAnsi="Arial" w:cs="Arial"/>
          <w:i w:val="0"/>
          <w:spacing w:val="-1"/>
          <w:szCs w:val="22"/>
        </w:rPr>
        <w:t>such</w:t>
      </w:r>
      <w:r w:rsidRPr="00D5163E">
        <w:rPr>
          <w:rFonts w:ascii="Arial" w:hAnsi="Arial" w:cs="Arial"/>
          <w:i w:val="0"/>
          <w:spacing w:val="1"/>
          <w:szCs w:val="22"/>
        </w:rPr>
        <w:t xml:space="preserve"> </w:t>
      </w:r>
      <w:r w:rsidRPr="00D5163E">
        <w:rPr>
          <w:rFonts w:ascii="Arial" w:hAnsi="Arial" w:cs="Arial"/>
          <w:i w:val="0"/>
          <w:spacing w:val="-1"/>
          <w:szCs w:val="22"/>
        </w:rPr>
        <w:t>responsibilities</w:t>
      </w:r>
      <w:r w:rsidRPr="00D5163E">
        <w:rPr>
          <w:rFonts w:ascii="Arial" w:hAnsi="Arial" w:cs="Arial"/>
          <w:i w:val="0"/>
          <w:spacing w:val="1"/>
          <w:szCs w:val="22"/>
        </w:rPr>
        <w:t xml:space="preserve"> </w:t>
      </w:r>
      <w:r w:rsidRPr="00D5163E">
        <w:rPr>
          <w:rFonts w:ascii="Arial" w:hAnsi="Arial" w:cs="Arial"/>
          <w:i w:val="0"/>
          <w:spacing w:val="-1"/>
          <w:szCs w:val="22"/>
        </w:rPr>
        <w:t>in</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project</w:t>
      </w:r>
      <w:r w:rsidRPr="00D5163E">
        <w:rPr>
          <w:rFonts w:ascii="Arial" w:hAnsi="Arial" w:cs="Arial"/>
          <w:i w:val="0"/>
          <w:spacing w:val="32"/>
          <w:szCs w:val="22"/>
        </w:rPr>
        <w:t xml:space="preserve"> </w:t>
      </w:r>
      <w:r w:rsidRPr="00D5163E">
        <w:rPr>
          <w:rFonts w:ascii="Arial" w:hAnsi="Arial" w:cs="Arial"/>
          <w:i w:val="0"/>
          <w:spacing w:val="-1"/>
          <w:szCs w:val="22"/>
        </w:rPr>
        <w:t>as</w:t>
      </w:r>
      <w:r w:rsidRPr="00D5163E">
        <w:rPr>
          <w:rFonts w:ascii="Arial" w:hAnsi="Arial" w:cs="Arial"/>
          <w:i w:val="0"/>
          <w:szCs w:val="22"/>
        </w:rPr>
        <w:t xml:space="preserve"> </w:t>
      </w:r>
      <w:r w:rsidRPr="00D5163E">
        <w:rPr>
          <w:rFonts w:ascii="Arial" w:hAnsi="Arial" w:cs="Arial"/>
          <w:i w:val="0"/>
          <w:spacing w:val="-2"/>
          <w:szCs w:val="22"/>
        </w:rPr>
        <w:t>are</w:t>
      </w:r>
      <w:r w:rsidRPr="00D5163E">
        <w:rPr>
          <w:rFonts w:ascii="Arial" w:hAnsi="Arial" w:cs="Arial"/>
          <w:i w:val="0"/>
          <w:szCs w:val="22"/>
        </w:rPr>
        <w:t xml:space="preserve"> </w:t>
      </w:r>
      <w:r w:rsidRPr="00D5163E">
        <w:rPr>
          <w:rFonts w:ascii="Arial" w:hAnsi="Arial" w:cs="Arial"/>
          <w:i w:val="0"/>
          <w:spacing w:val="-2"/>
          <w:szCs w:val="22"/>
        </w:rPr>
        <w:t>assigned</w:t>
      </w:r>
      <w:r w:rsidRPr="00D5163E">
        <w:rPr>
          <w:rFonts w:ascii="Arial" w:hAnsi="Arial" w:cs="Arial"/>
          <w:i w:val="0"/>
          <w:szCs w:val="22"/>
        </w:rPr>
        <w:t xml:space="preserve"> </w:t>
      </w:r>
      <w:r w:rsidRPr="00D5163E">
        <w:rPr>
          <w:rFonts w:ascii="Arial" w:hAnsi="Arial" w:cs="Arial"/>
          <w:i w:val="0"/>
          <w:spacing w:val="-1"/>
          <w:szCs w:val="22"/>
        </w:rPr>
        <w:t>to</w:t>
      </w:r>
      <w:r w:rsidRPr="00D5163E">
        <w:rPr>
          <w:rFonts w:ascii="Arial" w:hAnsi="Arial" w:cs="Arial"/>
          <w:i w:val="0"/>
          <w:szCs w:val="22"/>
        </w:rPr>
        <w:t xml:space="preserve"> </w:t>
      </w:r>
      <w:r w:rsidRPr="00D5163E">
        <w:rPr>
          <w:rFonts w:ascii="Arial" w:hAnsi="Arial" w:cs="Arial"/>
          <w:i w:val="0"/>
          <w:spacing w:val="-2"/>
          <w:szCs w:val="22"/>
        </w:rPr>
        <w:t>him</w:t>
      </w:r>
      <w:r w:rsidRPr="00D5163E">
        <w:rPr>
          <w:rFonts w:ascii="Arial" w:hAnsi="Arial" w:cs="Arial"/>
          <w:i w:val="0"/>
          <w:szCs w:val="22"/>
        </w:rPr>
        <w:t xml:space="preserve"> </w:t>
      </w:r>
      <w:r w:rsidRPr="00D5163E">
        <w:rPr>
          <w:rFonts w:ascii="Arial" w:hAnsi="Arial" w:cs="Arial"/>
          <w:i w:val="0"/>
          <w:spacing w:val="-1"/>
          <w:szCs w:val="22"/>
        </w:rPr>
        <w:t>by</w:t>
      </w:r>
      <w:r w:rsidRPr="00D5163E">
        <w:rPr>
          <w:rFonts w:ascii="Arial" w:hAnsi="Arial" w:cs="Arial"/>
          <w:i w:val="0"/>
          <w:szCs w:val="22"/>
        </w:rPr>
        <w:t xml:space="preserve"> </w:t>
      </w:r>
      <w:r w:rsidRPr="00D5163E">
        <w:rPr>
          <w:rFonts w:ascii="Arial" w:hAnsi="Arial" w:cs="Arial"/>
          <w:i w:val="0"/>
          <w:spacing w:val="-2"/>
          <w:szCs w:val="22"/>
        </w:rPr>
        <w:t>the</w:t>
      </w:r>
      <w:r w:rsidRPr="00D5163E">
        <w:rPr>
          <w:rFonts w:ascii="Arial" w:hAnsi="Arial" w:cs="Arial"/>
          <w:i w:val="0"/>
          <w:szCs w:val="22"/>
        </w:rPr>
        <w:t xml:space="preserve"> </w:t>
      </w:r>
      <w:r w:rsidRPr="00D5163E">
        <w:rPr>
          <w:rFonts w:ascii="Arial" w:hAnsi="Arial" w:cs="Arial"/>
          <w:i w:val="0"/>
          <w:spacing w:val="-2"/>
          <w:szCs w:val="22"/>
        </w:rPr>
        <w:t>Co-operating</w:t>
      </w:r>
      <w:r w:rsidRPr="00D5163E">
        <w:rPr>
          <w:rFonts w:ascii="Arial" w:hAnsi="Arial" w:cs="Arial"/>
          <w:i w:val="0"/>
          <w:spacing w:val="6"/>
          <w:szCs w:val="22"/>
        </w:rPr>
        <w:t xml:space="preserve"> </w:t>
      </w:r>
      <w:r w:rsidRPr="00D5163E">
        <w:rPr>
          <w:rFonts w:ascii="Arial" w:hAnsi="Arial" w:cs="Arial"/>
          <w:i w:val="0"/>
          <w:spacing w:val="-1"/>
          <w:szCs w:val="22"/>
        </w:rPr>
        <w:t>Agency.</w:t>
      </w:r>
    </w:p>
    <w:p w14:paraId="71032956" w14:textId="77777777" w:rsidR="004D3735" w:rsidRPr="00D5163E" w:rsidRDefault="004D3735" w:rsidP="00DD7CE7">
      <w:pPr>
        <w:pStyle w:val="BodyText"/>
        <w:widowControl w:val="0"/>
        <w:numPr>
          <w:ilvl w:val="0"/>
          <w:numId w:val="83"/>
        </w:numPr>
        <w:pBdr>
          <w:bottom w:val="none" w:sz="0" w:space="0" w:color="auto"/>
        </w:pBdr>
        <w:tabs>
          <w:tab w:val="left" w:pos="599"/>
          <w:tab w:val="left" w:pos="600"/>
        </w:tabs>
        <w:spacing w:after="180"/>
        <w:ind w:left="0" w:firstLine="0"/>
        <w:rPr>
          <w:rFonts w:ascii="Arial" w:hAnsi="Arial" w:cs="Arial"/>
          <w:i w:val="0"/>
          <w:szCs w:val="22"/>
        </w:rPr>
      </w:pP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estimated</w:t>
      </w:r>
      <w:r w:rsidRPr="00D5163E">
        <w:rPr>
          <w:rFonts w:ascii="Arial" w:hAnsi="Arial" w:cs="Arial"/>
          <w:i w:val="0"/>
          <w:spacing w:val="2"/>
          <w:szCs w:val="22"/>
        </w:rPr>
        <w:t xml:space="preserve"> </w:t>
      </w:r>
      <w:r w:rsidRPr="00D5163E">
        <w:rPr>
          <w:rFonts w:ascii="Arial" w:hAnsi="Arial" w:cs="Arial"/>
          <w:i w:val="0"/>
          <w:spacing w:val="-1"/>
          <w:szCs w:val="22"/>
        </w:rPr>
        <w:t>cost</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items</w:t>
      </w:r>
      <w:r w:rsidRPr="00D5163E">
        <w:rPr>
          <w:rFonts w:ascii="Arial" w:hAnsi="Arial" w:cs="Arial"/>
          <w:i w:val="0"/>
          <w:spacing w:val="2"/>
          <w:szCs w:val="22"/>
        </w:rPr>
        <w:t xml:space="preserve"> </w:t>
      </w:r>
      <w:r w:rsidRPr="00D5163E">
        <w:rPr>
          <w:rFonts w:ascii="Arial" w:hAnsi="Arial" w:cs="Arial"/>
          <w:i w:val="0"/>
          <w:spacing w:val="-1"/>
          <w:szCs w:val="22"/>
        </w:rPr>
        <w:t>included</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Government</w:t>
      </w:r>
      <w:r w:rsidRPr="00D5163E">
        <w:rPr>
          <w:rFonts w:ascii="Arial" w:hAnsi="Arial" w:cs="Arial"/>
          <w:i w:val="0"/>
          <w:spacing w:val="2"/>
          <w:szCs w:val="22"/>
        </w:rPr>
        <w:t xml:space="preserve"> </w:t>
      </w:r>
      <w:r w:rsidRPr="00D5163E">
        <w:rPr>
          <w:rFonts w:ascii="Arial" w:hAnsi="Arial" w:cs="Arial"/>
          <w:i w:val="0"/>
          <w:spacing w:val="-2"/>
          <w:szCs w:val="22"/>
        </w:rPr>
        <w:t>contribution,</w:t>
      </w:r>
      <w:r w:rsidRPr="00D5163E">
        <w:rPr>
          <w:rFonts w:ascii="Arial" w:hAnsi="Arial" w:cs="Arial"/>
          <w:i w:val="0"/>
          <w:spacing w:val="2"/>
          <w:szCs w:val="22"/>
        </w:rPr>
        <w:t xml:space="preserve"> </w:t>
      </w:r>
      <w:r w:rsidRPr="00D5163E">
        <w:rPr>
          <w:rFonts w:ascii="Arial" w:hAnsi="Arial" w:cs="Arial"/>
          <w:i w:val="0"/>
          <w:spacing w:val="-1"/>
          <w:szCs w:val="22"/>
        </w:rPr>
        <w:t>as</w:t>
      </w:r>
      <w:r w:rsidRPr="00D5163E">
        <w:rPr>
          <w:rFonts w:ascii="Arial" w:hAnsi="Arial" w:cs="Arial"/>
          <w:i w:val="0"/>
          <w:spacing w:val="2"/>
          <w:szCs w:val="22"/>
        </w:rPr>
        <w:t xml:space="preserve"> </w:t>
      </w:r>
      <w:r w:rsidRPr="00D5163E">
        <w:rPr>
          <w:rFonts w:ascii="Arial" w:hAnsi="Arial" w:cs="Arial"/>
          <w:i w:val="0"/>
          <w:spacing w:val="-2"/>
          <w:szCs w:val="22"/>
        </w:rPr>
        <w:t>detailed</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Project</w:t>
      </w:r>
      <w:r w:rsidRPr="00D5163E">
        <w:rPr>
          <w:rFonts w:ascii="Arial" w:hAnsi="Arial" w:cs="Arial"/>
          <w:i w:val="0"/>
          <w:spacing w:val="29"/>
          <w:szCs w:val="22"/>
        </w:rPr>
        <w:t xml:space="preserve"> </w:t>
      </w:r>
      <w:r w:rsidRPr="00D5163E">
        <w:rPr>
          <w:rFonts w:ascii="Arial" w:hAnsi="Arial" w:cs="Arial"/>
          <w:i w:val="0"/>
          <w:spacing w:val="-2"/>
          <w:szCs w:val="22"/>
        </w:rPr>
        <w:t>Budget,</w:t>
      </w:r>
      <w:r w:rsidRPr="00D5163E">
        <w:rPr>
          <w:rFonts w:ascii="Arial" w:hAnsi="Arial" w:cs="Arial"/>
          <w:i w:val="0"/>
          <w:spacing w:val="2"/>
          <w:szCs w:val="22"/>
        </w:rPr>
        <w:t xml:space="preserve"> </w:t>
      </w:r>
      <w:r w:rsidRPr="00D5163E">
        <w:rPr>
          <w:rFonts w:ascii="Arial" w:hAnsi="Arial" w:cs="Arial"/>
          <w:i w:val="0"/>
          <w:spacing w:val="-2"/>
          <w:szCs w:val="22"/>
        </w:rPr>
        <w:t>shall</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2"/>
          <w:szCs w:val="22"/>
        </w:rPr>
        <w:t>based</w:t>
      </w:r>
      <w:r w:rsidRPr="00D5163E">
        <w:rPr>
          <w:rFonts w:ascii="Arial" w:hAnsi="Arial" w:cs="Arial"/>
          <w:i w:val="0"/>
          <w:spacing w:val="2"/>
          <w:szCs w:val="22"/>
        </w:rPr>
        <w:t xml:space="preserve"> </w:t>
      </w:r>
      <w:r w:rsidRPr="00D5163E">
        <w:rPr>
          <w:rFonts w:ascii="Arial" w:hAnsi="Arial" w:cs="Arial"/>
          <w:i w:val="0"/>
          <w:spacing w:val="-1"/>
          <w:szCs w:val="22"/>
        </w:rPr>
        <w:t>on</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best</w:t>
      </w:r>
      <w:r w:rsidRPr="00D5163E">
        <w:rPr>
          <w:rFonts w:ascii="Arial" w:hAnsi="Arial" w:cs="Arial"/>
          <w:i w:val="0"/>
          <w:spacing w:val="2"/>
          <w:szCs w:val="22"/>
        </w:rPr>
        <w:t xml:space="preserve"> </w:t>
      </w:r>
      <w:r w:rsidRPr="00D5163E">
        <w:rPr>
          <w:rFonts w:ascii="Arial" w:hAnsi="Arial" w:cs="Arial"/>
          <w:i w:val="0"/>
          <w:spacing w:val="-2"/>
          <w:szCs w:val="22"/>
        </w:rPr>
        <w:t>information</w:t>
      </w:r>
      <w:r w:rsidRPr="00D5163E">
        <w:rPr>
          <w:rFonts w:ascii="Arial" w:hAnsi="Arial" w:cs="Arial"/>
          <w:i w:val="0"/>
          <w:spacing w:val="2"/>
          <w:szCs w:val="22"/>
        </w:rPr>
        <w:t xml:space="preserve"> </w:t>
      </w:r>
      <w:r w:rsidRPr="00D5163E">
        <w:rPr>
          <w:rFonts w:ascii="Arial" w:hAnsi="Arial" w:cs="Arial"/>
          <w:i w:val="0"/>
          <w:spacing w:val="-2"/>
          <w:szCs w:val="22"/>
        </w:rPr>
        <w:t>available</w:t>
      </w:r>
      <w:r w:rsidRPr="00D5163E">
        <w:rPr>
          <w:rFonts w:ascii="Arial" w:hAnsi="Arial" w:cs="Arial"/>
          <w:i w:val="0"/>
          <w:spacing w:val="2"/>
          <w:szCs w:val="22"/>
        </w:rPr>
        <w:t xml:space="preserve"> </w:t>
      </w:r>
      <w:r w:rsidRPr="00D5163E">
        <w:rPr>
          <w:rFonts w:ascii="Arial" w:hAnsi="Arial" w:cs="Arial"/>
          <w:i w:val="0"/>
          <w:spacing w:val="-1"/>
          <w:szCs w:val="22"/>
        </w:rPr>
        <w:t>at</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time</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drafting</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project</w:t>
      </w:r>
      <w:r w:rsidRPr="00D5163E">
        <w:rPr>
          <w:rFonts w:ascii="Arial" w:hAnsi="Arial" w:cs="Arial"/>
          <w:i w:val="0"/>
          <w:spacing w:val="2"/>
          <w:szCs w:val="22"/>
        </w:rPr>
        <w:t xml:space="preserve"> </w:t>
      </w:r>
      <w:r w:rsidRPr="00D5163E">
        <w:rPr>
          <w:rFonts w:ascii="Arial" w:hAnsi="Arial" w:cs="Arial"/>
          <w:i w:val="0"/>
          <w:spacing w:val="-2"/>
          <w:szCs w:val="22"/>
        </w:rPr>
        <w:t>proposal.</w:t>
      </w:r>
      <w:r w:rsidRPr="00D5163E">
        <w:rPr>
          <w:rFonts w:ascii="Arial" w:hAnsi="Arial" w:cs="Arial"/>
          <w:i w:val="0"/>
          <w:szCs w:val="22"/>
        </w:rPr>
        <w:t xml:space="preserve"> </w:t>
      </w:r>
      <w:r w:rsidRPr="00D5163E">
        <w:rPr>
          <w:rFonts w:ascii="Arial" w:hAnsi="Arial" w:cs="Arial"/>
          <w:i w:val="0"/>
          <w:spacing w:val="5"/>
          <w:szCs w:val="22"/>
        </w:rPr>
        <w:t xml:space="preserve"> </w:t>
      </w:r>
      <w:r w:rsidRPr="00D5163E">
        <w:rPr>
          <w:rFonts w:ascii="Arial" w:hAnsi="Arial" w:cs="Arial"/>
          <w:i w:val="0"/>
          <w:spacing w:val="-1"/>
          <w:szCs w:val="22"/>
        </w:rPr>
        <w:t>It</w:t>
      </w:r>
      <w:r w:rsidRPr="00D5163E">
        <w:rPr>
          <w:rFonts w:ascii="Arial" w:hAnsi="Arial" w:cs="Arial"/>
          <w:i w:val="0"/>
          <w:spacing w:val="2"/>
          <w:szCs w:val="22"/>
        </w:rPr>
        <w:t xml:space="preserve"> </w:t>
      </w:r>
      <w:r w:rsidRPr="00D5163E">
        <w:rPr>
          <w:rFonts w:ascii="Arial" w:hAnsi="Arial" w:cs="Arial"/>
          <w:i w:val="0"/>
          <w:spacing w:val="-2"/>
          <w:szCs w:val="22"/>
        </w:rPr>
        <w:t>is</w:t>
      </w:r>
      <w:r w:rsidRPr="00D5163E">
        <w:rPr>
          <w:rFonts w:ascii="Arial" w:hAnsi="Arial" w:cs="Arial"/>
          <w:i w:val="0"/>
          <w:spacing w:val="52"/>
          <w:szCs w:val="22"/>
        </w:rPr>
        <w:t xml:space="preserve"> </w:t>
      </w:r>
      <w:r w:rsidRPr="00D5163E">
        <w:rPr>
          <w:rFonts w:ascii="Arial" w:hAnsi="Arial" w:cs="Arial"/>
          <w:i w:val="0"/>
          <w:spacing w:val="-1"/>
          <w:szCs w:val="22"/>
        </w:rPr>
        <w:t>understood</w:t>
      </w:r>
      <w:r w:rsidRPr="00D5163E">
        <w:rPr>
          <w:rFonts w:ascii="Arial" w:hAnsi="Arial" w:cs="Arial"/>
          <w:i w:val="0"/>
          <w:spacing w:val="2"/>
          <w:szCs w:val="22"/>
        </w:rPr>
        <w:t xml:space="preserve"> </w:t>
      </w:r>
      <w:r w:rsidRPr="00D5163E">
        <w:rPr>
          <w:rFonts w:ascii="Arial" w:hAnsi="Arial" w:cs="Arial"/>
          <w:i w:val="0"/>
          <w:spacing w:val="-1"/>
          <w:szCs w:val="22"/>
        </w:rPr>
        <w:t>that</w:t>
      </w:r>
      <w:r w:rsidRPr="00D5163E">
        <w:rPr>
          <w:rFonts w:ascii="Arial" w:hAnsi="Arial" w:cs="Arial"/>
          <w:i w:val="0"/>
          <w:spacing w:val="2"/>
          <w:szCs w:val="22"/>
        </w:rPr>
        <w:t xml:space="preserve"> </w:t>
      </w:r>
      <w:r w:rsidRPr="00D5163E">
        <w:rPr>
          <w:rFonts w:ascii="Arial" w:hAnsi="Arial" w:cs="Arial"/>
          <w:i w:val="0"/>
          <w:spacing w:val="-1"/>
          <w:szCs w:val="22"/>
        </w:rPr>
        <w:t>price</w:t>
      </w:r>
      <w:r w:rsidRPr="00D5163E">
        <w:rPr>
          <w:rFonts w:ascii="Arial" w:hAnsi="Arial" w:cs="Arial"/>
          <w:i w:val="0"/>
          <w:spacing w:val="2"/>
          <w:szCs w:val="22"/>
        </w:rPr>
        <w:t xml:space="preserve"> </w:t>
      </w:r>
      <w:r w:rsidRPr="00D5163E">
        <w:rPr>
          <w:rFonts w:ascii="Arial" w:hAnsi="Arial" w:cs="Arial"/>
          <w:i w:val="0"/>
          <w:spacing w:val="-1"/>
          <w:szCs w:val="22"/>
        </w:rPr>
        <w:t>fluctuations</w:t>
      </w:r>
      <w:r w:rsidRPr="00D5163E">
        <w:rPr>
          <w:rFonts w:ascii="Arial" w:hAnsi="Arial" w:cs="Arial"/>
          <w:i w:val="0"/>
          <w:spacing w:val="2"/>
          <w:szCs w:val="22"/>
        </w:rPr>
        <w:t xml:space="preserve"> </w:t>
      </w:r>
      <w:r w:rsidRPr="00D5163E">
        <w:rPr>
          <w:rFonts w:ascii="Arial" w:hAnsi="Arial" w:cs="Arial"/>
          <w:i w:val="0"/>
          <w:spacing w:val="-1"/>
          <w:szCs w:val="22"/>
        </w:rPr>
        <w:t>during</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period</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execution</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project</w:t>
      </w:r>
      <w:r w:rsidRPr="00D5163E">
        <w:rPr>
          <w:rFonts w:ascii="Arial" w:hAnsi="Arial" w:cs="Arial"/>
          <w:i w:val="0"/>
          <w:spacing w:val="2"/>
          <w:szCs w:val="22"/>
        </w:rPr>
        <w:t xml:space="preserve"> </w:t>
      </w:r>
      <w:r w:rsidRPr="00D5163E">
        <w:rPr>
          <w:rFonts w:ascii="Arial" w:hAnsi="Arial" w:cs="Arial"/>
          <w:i w:val="0"/>
          <w:spacing w:val="-1"/>
          <w:szCs w:val="22"/>
        </w:rPr>
        <w:t>may</w:t>
      </w:r>
      <w:r w:rsidRPr="00D5163E">
        <w:rPr>
          <w:rFonts w:ascii="Arial" w:hAnsi="Arial" w:cs="Arial"/>
          <w:i w:val="0"/>
          <w:spacing w:val="2"/>
          <w:szCs w:val="22"/>
        </w:rPr>
        <w:t xml:space="preserve"> </w:t>
      </w:r>
      <w:r w:rsidRPr="00D5163E">
        <w:rPr>
          <w:rFonts w:ascii="Arial" w:hAnsi="Arial" w:cs="Arial"/>
          <w:i w:val="0"/>
          <w:spacing w:val="-1"/>
          <w:szCs w:val="22"/>
        </w:rPr>
        <w:t>necessitate</w:t>
      </w:r>
      <w:r w:rsidRPr="00D5163E">
        <w:rPr>
          <w:rFonts w:ascii="Arial" w:hAnsi="Arial" w:cs="Arial"/>
          <w:i w:val="0"/>
          <w:spacing w:val="2"/>
          <w:szCs w:val="22"/>
        </w:rPr>
        <w:t xml:space="preserve"> </w:t>
      </w:r>
      <w:r w:rsidRPr="00D5163E">
        <w:rPr>
          <w:rFonts w:ascii="Arial" w:hAnsi="Arial" w:cs="Arial"/>
          <w:i w:val="0"/>
          <w:spacing w:val="-1"/>
          <w:szCs w:val="22"/>
        </w:rPr>
        <w:t>an</w:t>
      </w:r>
      <w:r w:rsidRPr="00D5163E">
        <w:rPr>
          <w:rFonts w:ascii="Arial" w:hAnsi="Arial" w:cs="Arial"/>
          <w:i w:val="0"/>
          <w:spacing w:val="28"/>
          <w:szCs w:val="22"/>
        </w:rPr>
        <w:t xml:space="preserve"> </w:t>
      </w:r>
      <w:r w:rsidRPr="00D5163E">
        <w:rPr>
          <w:rFonts w:ascii="Arial" w:hAnsi="Arial" w:cs="Arial"/>
          <w:i w:val="0"/>
          <w:spacing w:val="-2"/>
          <w:szCs w:val="22"/>
        </w:rPr>
        <w:t>adjustment</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said</w:t>
      </w:r>
      <w:r w:rsidRPr="00D5163E">
        <w:rPr>
          <w:rFonts w:ascii="Arial" w:hAnsi="Arial" w:cs="Arial"/>
          <w:i w:val="0"/>
          <w:spacing w:val="2"/>
          <w:szCs w:val="22"/>
        </w:rPr>
        <w:t xml:space="preserve"> </w:t>
      </w:r>
      <w:r w:rsidRPr="00D5163E">
        <w:rPr>
          <w:rFonts w:ascii="Arial" w:hAnsi="Arial" w:cs="Arial"/>
          <w:i w:val="0"/>
          <w:spacing w:val="-2"/>
          <w:szCs w:val="22"/>
        </w:rPr>
        <w:t>contribution</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monetary</w:t>
      </w:r>
      <w:r w:rsidRPr="00D5163E">
        <w:rPr>
          <w:rFonts w:ascii="Arial" w:hAnsi="Arial" w:cs="Arial"/>
          <w:i w:val="0"/>
          <w:spacing w:val="2"/>
          <w:szCs w:val="22"/>
        </w:rPr>
        <w:t xml:space="preserve"> </w:t>
      </w:r>
      <w:r w:rsidRPr="00D5163E">
        <w:rPr>
          <w:rFonts w:ascii="Arial" w:hAnsi="Arial" w:cs="Arial"/>
          <w:i w:val="0"/>
          <w:spacing w:val="-2"/>
          <w:szCs w:val="22"/>
        </w:rPr>
        <w:t>terms;</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latter</w:t>
      </w:r>
      <w:r w:rsidRPr="00D5163E">
        <w:rPr>
          <w:rFonts w:ascii="Arial" w:hAnsi="Arial" w:cs="Arial"/>
          <w:i w:val="0"/>
          <w:spacing w:val="2"/>
          <w:szCs w:val="22"/>
        </w:rPr>
        <w:t xml:space="preserve"> </w:t>
      </w:r>
      <w:r w:rsidRPr="00D5163E">
        <w:rPr>
          <w:rFonts w:ascii="Arial" w:hAnsi="Arial" w:cs="Arial"/>
          <w:i w:val="0"/>
          <w:spacing w:val="-2"/>
          <w:szCs w:val="22"/>
        </w:rPr>
        <w:t>shall</w:t>
      </w:r>
      <w:r w:rsidRPr="00D5163E">
        <w:rPr>
          <w:rFonts w:ascii="Arial" w:hAnsi="Arial" w:cs="Arial"/>
          <w:i w:val="0"/>
          <w:spacing w:val="2"/>
          <w:szCs w:val="22"/>
        </w:rPr>
        <w:t xml:space="preserve"> </w:t>
      </w:r>
      <w:r w:rsidRPr="00D5163E">
        <w:rPr>
          <w:rFonts w:ascii="Arial" w:hAnsi="Arial" w:cs="Arial"/>
          <w:i w:val="0"/>
          <w:spacing w:val="-1"/>
          <w:szCs w:val="22"/>
        </w:rPr>
        <w:t>at</w:t>
      </w:r>
      <w:r w:rsidRPr="00D5163E">
        <w:rPr>
          <w:rFonts w:ascii="Arial" w:hAnsi="Arial" w:cs="Arial"/>
          <w:i w:val="0"/>
          <w:spacing w:val="2"/>
          <w:szCs w:val="22"/>
        </w:rPr>
        <w:t xml:space="preserve"> </w:t>
      </w:r>
      <w:r w:rsidRPr="00D5163E">
        <w:rPr>
          <w:rFonts w:ascii="Arial" w:hAnsi="Arial" w:cs="Arial"/>
          <w:i w:val="0"/>
          <w:spacing w:val="-2"/>
          <w:szCs w:val="22"/>
        </w:rPr>
        <w:t>all</w:t>
      </w:r>
      <w:r w:rsidRPr="00D5163E">
        <w:rPr>
          <w:rFonts w:ascii="Arial" w:hAnsi="Arial" w:cs="Arial"/>
          <w:i w:val="0"/>
          <w:spacing w:val="2"/>
          <w:szCs w:val="22"/>
        </w:rPr>
        <w:t xml:space="preserve"> </w:t>
      </w:r>
      <w:r w:rsidRPr="00D5163E">
        <w:rPr>
          <w:rFonts w:ascii="Arial" w:hAnsi="Arial" w:cs="Arial"/>
          <w:i w:val="0"/>
          <w:spacing w:val="-2"/>
          <w:szCs w:val="22"/>
        </w:rPr>
        <w:t>times</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2"/>
          <w:szCs w:val="22"/>
        </w:rPr>
        <w:t>determined</w:t>
      </w:r>
      <w:r w:rsidRPr="00D5163E">
        <w:rPr>
          <w:rFonts w:ascii="Arial" w:hAnsi="Arial" w:cs="Arial"/>
          <w:i w:val="0"/>
          <w:spacing w:val="2"/>
          <w:szCs w:val="22"/>
        </w:rPr>
        <w:t xml:space="preserve"> </w:t>
      </w:r>
      <w:r w:rsidRPr="00D5163E">
        <w:rPr>
          <w:rFonts w:ascii="Arial" w:hAnsi="Arial" w:cs="Arial"/>
          <w:i w:val="0"/>
          <w:spacing w:val="-1"/>
          <w:szCs w:val="22"/>
        </w:rPr>
        <w:t>by</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value</w:t>
      </w:r>
      <w:r w:rsidRPr="00D5163E">
        <w:rPr>
          <w:rFonts w:ascii="Arial" w:hAnsi="Arial" w:cs="Arial"/>
          <w:i w:val="0"/>
          <w:spacing w:val="48"/>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services,</w:t>
      </w:r>
      <w:r w:rsidRPr="00D5163E">
        <w:rPr>
          <w:rFonts w:ascii="Arial" w:hAnsi="Arial" w:cs="Arial"/>
          <w:i w:val="0"/>
          <w:spacing w:val="1"/>
          <w:szCs w:val="22"/>
        </w:rPr>
        <w:t xml:space="preserve"> </w:t>
      </w:r>
      <w:r w:rsidRPr="00D5163E">
        <w:rPr>
          <w:rFonts w:ascii="Arial" w:hAnsi="Arial" w:cs="Arial"/>
          <w:i w:val="0"/>
          <w:spacing w:val="-1"/>
          <w:szCs w:val="22"/>
        </w:rPr>
        <w:t>equipment</w:t>
      </w:r>
      <w:r w:rsidRPr="00D5163E">
        <w:rPr>
          <w:rFonts w:ascii="Arial" w:hAnsi="Arial" w:cs="Arial"/>
          <w:i w:val="0"/>
          <w:spacing w:val="1"/>
          <w:szCs w:val="22"/>
        </w:rPr>
        <w:t xml:space="preserve"> </w:t>
      </w:r>
      <w:r w:rsidRPr="00D5163E">
        <w:rPr>
          <w:rFonts w:ascii="Arial" w:hAnsi="Arial" w:cs="Arial"/>
          <w:i w:val="0"/>
          <w:spacing w:val="-1"/>
          <w:szCs w:val="22"/>
        </w:rPr>
        <w:t>and</w:t>
      </w:r>
      <w:r w:rsidRPr="00D5163E">
        <w:rPr>
          <w:rFonts w:ascii="Arial" w:hAnsi="Arial" w:cs="Arial"/>
          <w:i w:val="0"/>
          <w:spacing w:val="1"/>
          <w:szCs w:val="22"/>
        </w:rPr>
        <w:t xml:space="preserve"> </w:t>
      </w:r>
      <w:r w:rsidRPr="00D5163E">
        <w:rPr>
          <w:rFonts w:ascii="Arial" w:hAnsi="Arial" w:cs="Arial"/>
          <w:i w:val="0"/>
          <w:spacing w:val="-1"/>
          <w:szCs w:val="22"/>
        </w:rPr>
        <w:t>facilities</w:t>
      </w:r>
      <w:r w:rsidRPr="00D5163E">
        <w:rPr>
          <w:rFonts w:ascii="Arial" w:hAnsi="Arial" w:cs="Arial"/>
          <w:i w:val="0"/>
          <w:spacing w:val="1"/>
          <w:szCs w:val="22"/>
        </w:rPr>
        <w:t xml:space="preserve"> </w:t>
      </w:r>
      <w:r w:rsidRPr="00D5163E">
        <w:rPr>
          <w:rFonts w:ascii="Arial" w:hAnsi="Arial" w:cs="Arial"/>
          <w:i w:val="0"/>
          <w:spacing w:val="-1"/>
          <w:szCs w:val="22"/>
        </w:rPr>
        <w:t>required</w:t>
      </w:r>
      <w:r w:rsidRPr="00D5163E">
        <w:rPr>
          <w:rFonts w:ascii="Arial" w:hAnsi="Arial" w:cs="Arial"/>
          <w:i w:val="0"/>
          <w:spacing w:val="1"/>
          <w:szCs w:val="22"/>
        </w:rPr>
        <w:t xml:space="preserve"> </w:t>
      </w:r>
      <w:r w:rsidRPr="00D5163E">
        <w:rPr>
          <w:rFonts w:ascii="Arial" w:hAnsi="Arial" w:cs="Arial"/>
          <w:i w:val="0"/>
          <w:spacing w:val="-1"/>
          <w:szCs w:val="22"/>
        </w:rPr>
        <w:t>for</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proper</w:t>
      </w:r>
      <w:r w:rsidRPr="00D5163E">
        <w:rPr>
          <w:rFonts w:ascii="Arial" w:hAnsi="Arial" w:cs="Arial"/>
          <w:i w:val="0"/>
          <w:spacing w:val="1"/>
          <w:szCs w:val="22"/>
        </w:rPr>
        <w:t xml:space="preserve"> </w:t>
      </w:r>
      <w:r w:rsidRPr="00D5163E">
        <w:rPr>
          <w:rFonts w:ascii="Arial" w:hAnsi="Arial" w:cs="Arial"/>
          <w:i w:val="0"/>
          <w:spacing w:val="-1"/>
          <w:szCs w:val="22"/>
        </w:rPr>
        <w:t>execution</w:t>
      </w:r>
      <w:r w:rsidRPr="00D5163E">
        <w:rPr>
          <w:rFonts w:ascii="Arial" w:hAnsi="Arial" w:cs="Arial"/>
          <w:i w:val="0"/>
          <w:spacing w:val="1"/>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project.</w:t>
      </w:r>
    </w:p>
    <w:p w14:paraId="2155BC29" w14:textId="77777777" w:rsidR="004D3735" w:rsidRPr="00D5163E" w:rsidRDefault="004D3735" w:rsidP="00DD7CE7">
      <w:pPr>
        <w:pStyle w:val="BodyText"/>
        <w:widowControl w:val="0"/>
        <w:numPr>
          <w:ilvl w:val="0"/>
          <w:numId w:val="83"/>
        </w:numPr>
        <w:pBdr>
          <w:bottom w:val="none" w:sz="0" w:space="0" w:color="auto"/>
        </w:pBdr>
        <w:tabs>
          <w:tab w:val="left" w:pos="599"/>
          <w:tab w:val="left" w:pos="600"/>
        </w:tabs>
        <w:spacing w:after="180"/>
        <w:ind w:left="0" w:firstLine="0"/>
        <w:rPr>
          <w:rFonts w:ascii="Arial" w:hAnsi="Arial" w:cs="Arial"/>
          <w:i w:val="0"/>
          <w:szCs w:val="22"/>
        </w:rPr>
      </w:pPr>
      <w:r w:rsidRPr="00D5163E">
        <w:rPr>
          <w:rFonts w:ascii="Arial" w:hAnsi="Arial" w:cs="Arial"/>
          <w:i w:val="0"/>
          <w:spacing w:val="-2"/>
          <w:szCs w:val="22"/>
        </w:rPr>
        <w:t>Within</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given</w:t>
      </w:r>
      <w:r w:rsidRPr="00D5163E">
        <w:rPr>
          <w:rFonts w:ascii="Arial" w:hAnsi="Arial" w:cs="Arial"/>
          <w:i w:val="0"/>
          <w:spacing w:val="2"/>
          <w:szCs w:val="22"/>
        </w:rPr>
        <w:t xml:space="preserve"> </w:t>
      </w:r>
      <w:r w:rsidRPr="00D5163E">
        <w:rPr>
          <w:rFonts w:ascii="Arial" w:hAnsi="Arial" w:cs="Arial"/>
          <w:i w:val="0"/>
          <w:spacing w:val="-2"/>
          <w:szCs w:val="22"/>
        </w:rPr>
        <w:t>number</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man-months</w:t>
      </w:r>
      <w:r w:rsidRPr="00D5163E">
        <w:rPr>
          <w:rFonts w:ascii="Arial" w:hAnsi="Arial" w:cs="Arial"/>
          <w:i w:val="0"/>
          <w:spacing w:val="1"/>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personnel</w:t>
      </w:r>
      <w:r w:rsidRPr="00D5163E">
        <w:rPr>
          <w:rFonts w:ascii="Arial" w:hAnsi="Arial" w:cs="Arial"/>
          <w:i w:val="0"/>
          <w:spacing w:val="1"/>
          <w:szCs w:val="22"/>
        </w:rPr>
        <w:t xml:space="preserve"> </w:t>
      </w:r>
      <w:r w:rsidRPr="00D5163E">
        <w:rPr>
          <w:rFonts w:ascii="Arial" w:hAnsi="Arial" w:cs="Arial"/>
          <w:i w:val="0"/>
          <w:spacing w:val="-1"/>
          <w:szCs w:val="22"/>
        </w:rPr>
        <w:t>services</w:t>
      </w:r>
      <w:r w:rsidRPr="00D5163E">
        <w:rPr>
          <w:rFonts w:ascii="Arial" w:hAnsi="Arial" w:cs="Arial"/>
          <w:i w:val="0"/>
          <w:spacing w:val="1"/>
          <w:szCs w:val="22"/>
        </w:rPr>
        <w:t xml:space="preserve"> </w:t>
      </w:r>
      <w:r w:rsidRPr="00D5163E">
        <w:rPr>
          <w:rFonts w:ascii="Arial" w:hAnsi="Arial" w:cs="Arial"/>
          <w:i w:val="0"/>
          <w:spacing w:val="-1"/>
          <w:szCs w:val="22"/>
        </w:rPr>
        <w:t>described</w:t>
      </w:r>
      <w:r w:rsidRPr="00D5163E">
        <w:rPr>
          <w:rFonts w:ascii="Arial" w:hAnsi="Arial" w:cs="Arial"/>
          <w:i w:val="0"/>
          <w:spacing w:val="1"/>
          <w:szCs w:val="22"/>
        </w:rPr>
        <w:t xml:space="preserve"> </w:t>
      </w:r>
      <w:r w:rsidRPr="00D5163E">
        <w:rPr>
          <w:rFonts w:ascii="Arial" w:hAnsi="Arial" w:cs="Arial"/>
          <w:i w:val="0"/>
          <w:spacing w:val="-1"/>
          <w:szCs w:val="22"/>
        </w:rPr>
        <w:t>in</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Project</w:t>
      </w:r>
      <w:r w:rsidRPr="00D5163E">
        <w:rPr>
          <w:rFonts w:ascii="Arial" w:hAnsi="Arial" w:cs="Arial"/>
          <w:i w:val="0"/>
          <w:spacing w:val="1"/>
          <w:szCs w:val="22"/>
        </w:rPr>
        <w:t xml:space="preserve"> </w:t>
      </w:r>
      <w:r w:rsidRPr="00D5163E">
        <w:rPr>
          <w:rFonts w:ascii="Arial" w:hAnsi="Arial" w:cs="Arial"/>
          <w:i w:val="0"/>
          <w:spacing w:val="-1"/>
          <w:szCs w:val="22"/>
        </w:rPr>
        <w:t>Document,</w:t>
      </w:r>
      <w:r w:rsidRPr="00D5163E">
        <w:rPr>
          <w:rFonts w:ascii="Arial" w:hAnsi="Arial" w:cs="Arial"/>
          <w:i w:val="0"/>
          <w:spacing w:val="46"/>
          <w:szCs w:val="22"/>
        </w:rPr>
        <w:t xml:space="preserve"> </w:t>
      </w:r>
      <w:r w:rsidRPr="00D5163E">
        <w:rPr>
          <w:rFonts w:ascii="Arial" w:hAnsi="Arial" w:cs="Arial"/>
          <w:i w:val="0"/>
          <w:spacing w:val="-1"/>
          <w:szCs w:val="22"/>
        </w:rPr>
        <w:t>minor</w:t>
      </w:r>
      <w:r w:rsidRPr="00D5163E">
        <w:rPr>
          <w:rFonts w:ascii="Arial" w:hAnsi="Arial" w:cs="Arial"/>
          <w:i w:val="0"/>
          <w:spacing w:val="2"/>
          <w:szCs w:val="22"/>
        </w:rPr>
        <w:t xml:space="preserve"> </w:t>
      </w:r>
      <w:r w:rsidRPr="00D5163E">
        <w:rPr>
          <w:rFonts w:ascii="Arial" w:hAnsi="Arial" w:cs="Arial"/>
          <w:i w:val="0"/>
          <w:spacing w:val="-1"/>
          <w:szCs w:val="22"/>
        </w:rPr>
        <w:t>adjustments</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individual</w:t>
      </w:r>
      <w:r w:rsidRPr="00D5163E">
        <w:rPr>
          <w:rFonts w:ascii="Arial" w:hAnsi="Arial" w:cs="Arial"/>
          <w:i w:val="0"/>
          <w:spacing w:val="2"/>
          <w:szCs w:val="22"/>
        </w:rPr>
        <w:t xml:space="preserve"> </w:t>
      </w:r>
      <w:r w:rsidRPr="00D5163E">
        <w:rPr>
          <w:rFonts w:ascii="Arial" w:hAnsi="Arial" w:cs="Arial"/>
          <w:i w:val="0"/>
          <w:spacing w:val="-1"/>
          <w:szCs w:val="22"/>
        </w:rPr>
        <w:t>assignments</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project</w:t>
      </w:r>
      <w:r w:rsidRPr="00D5163E">
        <w:rPr>
          <w:rFonts w:ascii="Arial" w:hAnsi="Arial" w:cs="Arial"/>
          <w:i w:val="0"/>
          <w:spacing w:val="2"/>
          <w:szCs w:val="22"/>
        </w:rPr>
        <w:t xml:space="preserve"> </w:t>
      </w:r>
      <w:r w:rsidRPr="00D5163E">
        <w:rPr>
          <w:rFonts w:ascii="Arial" w:hAnsi="Arial" w:cs="Arial"/>
          <w:i w:val="0"/>
          <w:spacing w:val="-1"/>
          <w:szCs w:val="22"/>
        </w:rPr>
        <w:t>personnel</w:t>
      </w:r>
      <w:r w:rsidRPr="00D5163E">
        <w:rPr>
          <w:rFonts w:ascii="Arial" w:hAnsi="Arial" w:cs="Arial"/>
          <w:i w:val="0"/>
          <w:spacing w:val="2"/>
          <w:szCs w:val="22"/>
        </w:rPr>
        <w:t xml:space="preserve"> </w:t>
      </w:r>
      <w:r w:rsidRPr="00D5163E">
        <w:rPr>
          <w:rFonts w:ascii="Arial" w:hAnsi="Arial" w:cs="Arial"/>
          <w:i w:val="0"/>
          <w:spacing w:val="-1"/>
          <w:szCs w:val="22"/>
        </w:rPr>
        <w:t>provided</w:t>
      </w:r>
      <w:r w:rsidRPr="00D5163E">
        <w:rPr>
          <w:rFonts w:ascii="Arial" w:hAnsi="Arial" w:cs="Arial"/>
          <w:i w:val="0"/>
          <w:spacing w:val="2"/>
          <w:szCs w:val="22"/>
        </w:rPr>
        <w:t xml:space="preserve"> </w:t>
      </w:r>
      <w:r w:rsidRPr="00D5163E">
        <w:rPr>
          <w:rFonts w:ascii="Arial" w:hAnsi="Arial" w:cs="Arial"/>
          <w:i w:val="0"/>
          <w:spacing w:val="-1"/>
          <w:szCs w:val="22"/>
        </w:rPr>
        <w:t>by</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Government</w:t>
      </w:r>
      <w:r w:rsidRPr="00D5163E">
        <w:rPr>
          <w:rFonts w:ascii="Arial" w:hAnsi="Arial" w:cs="Arial"/>
          <w:i w:val="0"/>
          <w:spacing w:val="2"/>
          <w:szCs w:val="22"/>
        </w:rPr>
        <w:t xml:space="preserve"> </w:t>
      </w:r>
      <w:r w:rsidRPr="00D5163E">
        <w:rPr>
          <w:rFonts w:ascii="Arial" w:hAnsi="Arial" w:cs="Arial"/>
          <w:i w:val="0"/>
          <w:spacing w:val="-1"/>
          <w:szCs w:val="22"/>
        </w:rPr>
        <w:t>may</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6"/>
          <w:szCs w:val="22"/>
        </w:rPr>
        <w:t xml:space="preserve"> </w:t>
      </w:r>
      <w:r w:rsidRPr="00D5163E">
        <w:rPr>
          <w:rFonts w:ascii="Arial" w:hAnsi="Arial" w:cs="Arial"/>
          <w:i w:val="0"/>
          <w:spacing w:val="-2"/>
          <w:szCs w:val="22"/>
        </w:rPr>
        <w:t>made</w:t>
      </w:r>
      <w:r w:rsidRPr="00D5163E">
        <w:rPr>
          <w:rFonts w:ascii="Arial" w:hAnsi="Arial" w:cs="Arial"/>
          <w:i w:val="0"/>
          <w:spacing w:val="2"/>
          <w:szCs w:val="22"/>
        </w:rPr>
        <w:t xml:space="preserve"> </w:t>
      </w:r>
      <w:r w:rsidRPr="00D5163E">
        <w:rPr>
          <w:rFonts w:ascii="Arial" w:hAnsi="Arial" w:cs="Arial"/>
          <w:i w:val="0"/>
          <w:spacing w:val="-1"/>
          <w:szCs w:val="22"/>
        </w:rPr>
        <w:t>by</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Government</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consultation</w:t>
      </w:r>
      <w:r w:rsidRPr="00D5163E">
        <w:rPr>
          <w:rFonts w:ascii="Arial" w:hAnsi="Arial" w:cs="Arial"/>
          <w:i w:val="0"/>
          <w:spacing w:val="2"/>
          <w:szCs w:val="22"/>
        </w:rPr>
        <w:t xml:space="preserve"> </w:t>
      </w:r>
      <w:r w:rsidRPr="00D5163E">
        <w:rPr>
          <w:rFonts w:ascii="Arial" w:hAnsi="Arial" w:cs="Arial"/>
          <w:i w:val="0"/>
          <w:spacing w:val="-2"/>
          <w:szCs w:val="22"/>
        </w:rPr>
        <w:t>with</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Executing</w:t>
      </w:r>
      <w:r w:rsidRPr="00D5163E">
        <w:rPr>
          <w:rFonts w:ascii="Arial" w:hAnsi="Arial" w:cs="Arial"/>
          <w:i w:val="0"/>
          <w:spacing w:val="2"/>
          <w:szCs w:val="22"/>
        </w:rPr>
        <w:t xml:space="preserve"> </w:t>
      </w:r>
      <w:r w:rsidRPr="00D5163E">
        <w:rPr>
          <w:rFonts w:ascii="Arial" w:hAnsi="Arial" w:cs="Arial"/>
          <w:i w:val="0"/>
          <w:spacing w:val="-2"/>
          <w:szCs w:val="22"/>
        </w:rPr>
        <w:t>Agency,</w:t>
      </w:r>
      <w:r w:rsidRPr="00D5163E">
        <w:rPr>
          <w:rFonts w:ascii="Arial" w:hAnsi="Arial" w:cs="Arial"/>
          <w:i w:val="0"/>
          <w:spacing w:val="2"/>
          <w:szCs w:val="22"/>
        </w:rPr>
        <w:t xml:space="preserve"> </w:t>
      </w:r>
      <w:r w:rsidRPr="00D5163E">
        <w:rPr>
          <w:rFonts w:ascii="Arial" w:hAnsi="Arial" w:cs="Arial"/>
          <w:i w:val="0"/>
          <w:spacing w:val="-1"/>
          <w:szCs w:val="22"/>
        </w:rPr>
        <w:t>if</w:t>
      </w:r>
      <w:r w:rsidRPr="00D5163E">
        <w:rPr>
          <w:rFonts w:ascii="Arial" w:hAnsi="Arial" w:cs="Arial"/>
          <w:i w:val="0"/>
          <w:spacing w:val="2"/>
          <w:szCs w:val="22"/>
        </w:rPr>
        <w:t xml:space="preserve"> </w:t>
      </w:r>
      <w:r w:rsidRPr="00D5163E">
        <w:rPr>
          <w:rFonts w:ascii="Arial" w:hAnsi="Arial" w:cs="Arial"/>
          <w:i w:val="0"/>
          <w:spacing w:val="-2"/>
          <w:szCs w:val="22"/>
        </w:rPr>
        <w:t>this</w:t>
      </w:r>
      <w:r w:rsidRPr="00D5163E">
        <w:rPr>
          <w:rFonts w:ascii="Arial" w:hAnsi="Arial" w:cs="Arial"/>
          <w:i w:val="0"/>
          <w:spacing w:val="2"/>
          <w:szCs w:val="22"/>
        </w:rPr>
        <w:t xml:space="preserve"> </w:t>
      </w:r>
      <w:r w:rsidRPr="00D5163E">
        <w:rPr>
          <w:rFonts w:ascii="Arial" w:hAnsi="Arial" w:cs="Arial"/>
          <w:i w:val="0"/>
          <w:spacing w:val="-1"/>
          <w:szCs w:val="22"/>
        </w:rPr>
        <w:t>is</w:t>
      </w:r>
      <w:r w:rsidRPr="00D5163E">
        <w:rPr>
          <w:rFonts w:ascii="Arial" w:hAnsi="Arial" w:cs="Arial"/>
          <w:i w:val="0"/>
          <w:spacing w:val="2"/>
          <w:szCs w:val="22"/>
        </w:rPr>
        <w:t xml:space="preserve"> </w:t>
      </w:r>
      <w:r w:rsidRPr="00D5163E">
        <w:rPr>
          <w:rFonts w:ascii="Arial" w:hAnsi="Arial" w:cs="Arial"/>
          <w:i w:val="0"/>
          <w:spacing w:val="-2"/>
          <w:szCs w:val="22"/>
        </w:rPr>
        <w:t>found</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best</w:t>
      </w:r>
      <w:r w:rsidRPr="00D5163E">
        <w:rPr>
          <w:rFonts w:ascii="Arial" w:hAnsi="Arial" w:cs="Arial"/>
          <w:i w:val="0"/>
          <w:spacing w:val="43"/>
          <w:szCs w:val="22"/>
        </w:rPr>
        <w:t xml:space="preserve"> </w:t>
      </w:r>
      <w:r w:rsidRPr="00D5163E">
        <w:rPr>
          <w:rFonts w:ascii="Arial" w:hAnsi="Arial" w:cs="Arial"/>
          <w:i w:val="0"/>
          <w:spacing w:val="-2"/>
          <w:szCs w:val="22"/>
        </w:rPr>
        <w:t>interest</w:t>
      </w:r>
      <w:r w:rsidRPr="00D5163E">
        <w:rPr>
          <w:rFonts w:ascii="Arial" w:hAnsi="Arial" w:cs="Arial"/>
          <w:i w:val="0"/>
          <w:spacing w:val="2"/>
          <w:szCs w:val="22"/>
        </w:rPr>
        <w:t xml:space="preserve"> </w:t>
      </w:r>
      <w:r w:rsidRPr="00D5163E">
        <w:rPr>
          <w:rFonts w:ascii="Arial" w:hAnsi="Arial" w:cs="Arial"/>
          <w:i w:val="0"/>
          <w:spacing w:val="-1"/>
          <w:szCs w:val="22"/>
        </w:rPr>
        <w:lastRenderedPageBreak/>
        <w:t>of</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project.</w:t>
      </w:r>
      <w:r w:rsidRPr="00D5163E">
        <w:rPr>
          <w:rFonts w:ascii="Arial" w:hAnsi="Arial" w:cs="Arial"/>
          <w:i w:val="0"/>
          <w:szCs w:val="22"/>
        </w:rPr>
        <w:t xml:space="preserve"> </w:t>
      </w:r>
      <w:r w:rsidRPr="00D5163E">
        <w:rPr>
          <w:rFonts w:ascii="Arial" w:hAnsi="Arial" w:cs="Arial"/>
          <w:i w:val="0"/>
          <w:spacing w:val="5"/>
          <w:szCs w:val="22"/>
        </w:rPr>
        <w:t xml:space="preserve"> </w:t>
      </w:r>
      <w:r w:rsidRPr="00D5163E">
        <w:rPr>
          <w:rFonts w:ascii="Arial" w:hAnsi="Arial" w:cs="Arial"/>
          <w:i w:val="0"/>
          <w:spacing w:val="-2"/>
          <w:szCs w:val="22"/>
        </w:rPr>
        <w:t>UNDP</w:t>
      </w:r>
      <w:r w:rsidRPr="00D5163E">
        <w:rPr>
          <w:rFonts w:ascii="Arial" w:hAnsi="Arial" w:cs="Arial"/>
          <w:i w:val="0"/>
          <w:spacing w:val="2"/>
          <w:szCs w:val="22"/>
        </w:rPr>
        <w:t xml:space="preserve"> </w:t>
      </w:r>
      <w:r w:rsidRPr="00D5163E">
        <w:rPr>
          <w:rFonts w:ascii="Arial" w:hAnsi="Arial" w:cs="Arial"/>
          <w:i w:val="0"/>
          <w:spacing w:val="-2"/>
          <w:szCs w:val="22"/>
        </w:rPr>
        <w:t>shall</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1"/>
          <w:szCs w:val="22"/>
        </w:rPr>
        <w:t>so</w:t>
      </w:r>
      <w:r w:rsidRPr="00D5163E">
        <w:rPr>
          <w:rFonts w:ascii="Arial" w:hAnsi="Arial" w:cs="Arial"/>
          <w:i w:val="0"/>
          <w:spacing w:val="2"/>
          <w:szCs w:val="22"/>
        </w:rPr>
        <w:t xml:space="preserve"> </w:t>
      </w:r>
      <w:r w:rsidRPr="00D5163E">
        <w:rPr>
          <w:rFonts w:ascii="Arial" w:hAnsi="Arial" w:cs="Arial"/>
          <w:i w:val="0"/>
          <w:spacing w:val="-2"/>
          <w:szCs w:val="22"/>
        </w:rPr>
        <w:t>informed</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all</w:t>
      </w:r>
      <w:r w:rsidRPr="00D5163E">
        <w:rPr>
          <w:rFonts w:ascii="Arial" w:hAnsi="Arial" w:cs="Arial"/>
          <w:i w:val="0"/>
          <w:spacing w:val="2"/>
          <w:szCs w:val="22"/>
        </w:rPr>
        <w:t xml:space="preserve"> </w:t>
      </w:r>
      <w:r w:rsidRPr="00D5163E">
        <w:rPr>
          <w:rFonts w:ascii="Arial" w:hAnsi="Arial" w:cs="Arial"/>
          <w:i w:val="0"/>
          <w:spacing w:val="-2"/>
          <w:szCs w:val="22"/>
        </w:rPr>
        <w:t>instances</w:t>
      </w:r>
      <w:r w:rsidRPr="00D5163E">
        <w:rPr>
          <w:rFonts w:ascii="Arial" w:hAnsi="Arial" w:cs="Arial"/>
          <w:i w:val="0"/>
          <w:spacing w:val="2"/>
          <w:szCs w:val="22"/>
        </w:rPr>
        <w:t xml:space="preserve"> </w:t>
      </w:r>
      <w:r w:rsidRPr="00D5163E">
        <w:rPr>
          <w:rFonts w:ascii="Arial" w:hAnsi="Arial" w:cs="Arial"/>
          <w:i w:val="0"/>
          <w:spacing w:val="-2"/>
          <w:szCs w:val="22"/>
        </w:rPr>
        <w:t>where</w:t>
      </w:r>
      <w:r w:rsidRPr="00D5163E">
        <w:rPr>
          <w:rFonts w:ascii="Arial" w:hAnsi="Arial" w:cs="Arial"/>
          <w:i w:val="0"/>
          <w:spacing w:val="2"/>
          <w:szCs w:val="22"/>
        </w:rPr>
        <w:t xml:space="preserve"> </w:t>
      </w:r>
      <w:r w:rsidRPr="00D5163E">
        <w:rPr>
          <w:rFonts w:ascii="Arial" w:hAnsi="Arial" w:cs="Arial"/>
          <w:i w:val="0"/>
          <w:spacing w:val="-2"/>
          <w:szCs w:val="22"/>
        </w:rPr>
        <w:t>such</w:t>
      </w:r>
      <w:r w:rsidRPr="00D5163E">
        <w:rPr>
          <w:rFonts w:ascii="Arial" w:hAnsi="Arial" w:cs="Arial"/>
          <w:i w:val="0"/>
          <w:spacing w:val="2"/>
          <w:szCs w:val="22"/>
        </w:rPr>
        <w:t xml:space="preserve"> </w:t>
      </w:r>
      <w:r w:rsidRPr="00D5163E">
        <w:rPr>
          <w:rFonts w:ascii="Arial" w:hAnsi="Arial" w:cs="Arial"/>
          <w:i w:val="0"/>
          <w:spacing w:val="-2"/>
          <w:szCs w:val="22"/>
        </w:rPr>
        <w:t>minor</w:t>
      </w:r>
      <w:r w:rsidRPr="00D5163E">
        <w:rPr>
          <w:rFonts w:ascii="Arial" w:hAnsi="Arial" w:cs="Arial"/>
          <w:i w:val="0"/>
          <w:spacing w:val="2"/>
          <w:szCs w:val="22"/>
        </w:rPr>
        <w:t xml:space="preserve"> </w:t>
      </w:r>
      <w:r w:rsidRPr="00D5163E">
        <w:rPr>
          <w:rFonts w:ascii="Arial" w:hAnsi="Arial" w:cs="Arial"/>
          <w:i w:val="0"/>
          <w:spacing w:val="-2"/>
          <w:szCs w:val="22"/>
        </w:rPr>
        <w:t>adjustments</w:t>
      </w:r>
      <w:r w:rsidRPr="00D5163E">
        <w:rPr>
          <w:rFonts w:ascii="Arial" w:hAnsi="Arial" w:cs="Arial"/>
          <w:i w:val="0"/>
          <w:spacing w:val="2"/>
          <w:szCs w:val="22"/>
        </w:rPr>
        <w:t xml:space="preserve"> </w:t>
      </w:r>
      <w:r w:rsidRPr="00D5163E">
        <w:rPr>
          <w:rFonts w:ascii="Arial" w:hAnsi="Arial" w:cs="Arial"/>
          <w:i w:val="0"/>
          <w:spacing w:val="-2"/>
          <w:szCs w:val="22"/>
        </w:rPr>
        <w:t>involve</w:t>
      </w:r>
      <w:r w:rsidRPr="00D5163E">
        <w:rPr>
          <w:rFonts w:ascii="Arial" w:hAnsi="Arial" w:cs="Arial"/>
          <w:i w:val="0"/>
          <w:spacing w:val="48"/>
          <w:szCs w:val="22"/>
        </w:rPr>
        <w:t xml:space="preserve"> </w:t>
      </w:r>
      <w:r w:rsidRPr="00D5163E">
        <w:rPr>
          <w:rFonts w:ascii="Arial" w:hAnsi="Arial" w:cs="Arial"/>
          <w:i w:val="0"/>
          <w:spacing w:val="-1"/>
          <w:szCs w:val="22"/>
        </w:rPr>
        <w:t>financial</w:t>
      </w:r>
      <w:r w:rsidRPr="00D5163E">
        <w:rPr>
          <w:rFonts w:ascii="Arial" w:hAnsi="Arial" w:cs="Arial"/>
          <w:i w:val="0"/>
          <w:spacing w:val="1"/>
          <w:szCs w:val="22"/>
        </w:rPr>
        <w:t xml:space="preserve"> </w:t>
      </w:r>
      <w:r w:rsidRPr="00D5163E">
        <w:rPr>
          <w:rFonts w:ascii="Arial" w:hAnsi="Arial" w:cs="Arial"/>
          <w:i w:val="0"/>
          <w:spacing w:val="-1"/>
          <w:szCs w:val="22"/>
        </w:rPr>
        <w:t>implications.</w:t>
      </w:r>
    </w:p>
    <w:p w14:paraId="7120245E" w14:textId="77777777" w:rsidR="004D3735" w:rsidRPr="00D5163E" w:rsidRDefault="004D3735" w:rsidP="00DD7CE7">
      <w:pPr>
        <w:pStyle w:val="BodyText"/>
        <w:widowControl w:val="0"/>
        <w:numPr>
          <w:ilvl w:val="0"/>
          <w:numId w:val="83"/>
        </w:numPr>
        <w:pBdr>
          <w:bottom w:val="none" w:sz="0" w:space="0" w:color="auto"/>
        </w:pBdr>
        <w:tabs>
          <w:tab w:val="left" w:pos="599"/>
          <w:tab w:val="left" w:pos="600"/>
        </w:tabs>
        <w:spacing w:after="180"/>
        <w:ind w:left="0" w:firstLine="0"/>
        <w:rPr>
          <w:rFonts w:ascii="Arial" w:hAnsi="Arial" w:cs="Arial"/>
          <w:i w:val="0"/>
          <w:szCs w:val="22"/>
        </w:rPr>
      </w:pP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Government</w:t>
      </w:r>
      <w:r w:rsidRPr="00D5163E">
        <w:rPr>
          <w:rFonts w:ascii="Arial" w:hAnsi="Arial" w:cs="Arial"/>
          <w:i w:val="0"/>
          <w:spacing w:val="2"/>
          <w:szCs w:val="22"/>
        </w:rPr>
        <w:t xml:space="preserve"> </w:t>
      </w:r>
      <w:r w:rsidRPr="00D5163E">
        <w:rPr>
          <w:rFonts w:ascii="Arial" w:hAnsi="Arial" w:cs="Arial"/>
          <w:i w:val="0"/>
          <w:spacing w:val="-1"/>
          <w:szCs w:val="22"/>
        </w:rPr>
        <w:t>shall</w:t>
      </w:r>
      <w:r w:rsidRPr="00D5163E">
        <w:rPr>
          <w:rFonts w:ascii="Arial" w:hAnsi="Arial" w:cs="Arial"/>
          <w:i w:val="0"/>
          <w:spacing w:val="2"/>
          <w:szCs w:val="22"/>
        </w:rPr>
        <w:t xml:space="preserve"> </w:t>
      </w:r>
      <w:r w:rsidRPr="00D5163E">
        <w:rPr>
          <w:rFonts w:ascii="Arial" w:hAnsi="Arial" w:cs="Arial"/>
          <w:i w:val="0"/>
          <w:spacing w:val="-1"/>
          <w:szCs w:val="22"/>
        </w:rPr>
        <w:t>continue</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1"/>
          <w:szCs w:val="22"/>
        </w:rPr>
        <w:t>pay</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local</w:t>
      </w:r>
      <w:r w:rsidRPr="00D5163E">
        <w:rPr>
          <w:rFonts w:ascii="Arial" w:hAnsi="Arial" w:cs="Arial"/>
          <w:i w:val="0"/>
          <w:spacing w:val="2"/>
          <w:szCs w:val="22"/>
        </w:rPr>
        <w:t xml:space="preserve"> </w:t>
      </w:r>
      <w:r w:rsidRPr="00D5163E">
        <w:rPr>
          <w:rFonts w:ascii="Arial" w:hAnsi="Arial" w:cs="Arial"/>
          <w:i w:val="0"/>
          <w:spacing w:val="-1"/>
          <w:szCs w:val="22"/>
        </w:rPr>
        <w:t>salaries</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appropriate</w:t>
      </w:r>
      <w:r w:rsidRPr="00D5163E">
        <w:rPr>
          <w:rFonts w:ascii="Arial" w:hAnsi="Arial" w:cs="Arial"/>
          <w:i w:val="0"/>
          <w:spacing w:val="2"/>
          <w:szCs w:val="22"/>
        </w:rPr>
        <w:t xml:space="preserve"> </w:t>
      </w:r>
      <w:r w:rsidRPr="00D5163E">
        <w:rPr>
          <w:rFonts w:ascii="Arial" w:hAnsi="Arial" w:cs="Arial"/>
          <w:i w:val="0"/>
          <w:spacing w:val="-1"/>
          <w:szCs w:val="22"/>
        </w:rPr>
        <w:t>allowances</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national</w:t>
      </w:r>
      <w:r w:rsidRPr="00D5163E">
        <w:rPr>
          <w:rFonts w:ascii="Arial" w:hAnsi="Arial" w:cs="Arial"/>
          <w:i w:val="0"/>
          <w:spacing w:val="26"/>
          <w:szCs w:val="22"/>
        </w:rPr>
        <w:t xml:space="preserve"> </w:t>
      </w:r>
      <w:r w:rsidRPr="00D5163E">
        <w:rPr>
          <w:rFonts w:ascii="Arial" w:hAnsi="Arial" w:cs="Arial"/>
          <w:i w:val="0"/>
          <w:spacing w:val="-2"/>
          <w:szCs w:val="22"/>
        </w:rPr>
        <w:t>counterpart</w:t>
      </w:r>
      <w:r w:rsidRPr="00D5163E">
        <w:rPr>
          <w:rFonts w:ascii="Arial" w:hAnsi="Arial" w:cs="Arial"/>
          <w:i w:val="0"/>
          <w:spacing w:val="3"/>
          <w:szCs w:val="22"/>
        </w:rPr>
        <w:t xml:space="preserve"> </w:t>
      </w:r>
      <w:r w:rsidRPr="00D5163E">
        <w:rPr>
          <w:rFonts w:ascii="Arial" w:hAnsi="Arial" w:cs="Arial"/>
          <w:i w:val="0"/>
          <w:spacing w:val="-2"/>
          <w:szCs w:val="22"/>
        </w:rPr>
        <w:t>personnel</w:t>
      </w:r>
      <w:r w:rsidRPr="00D5163E">
        <w:rPr>
          <w:rFonts w:ascii="Arial" w:hAnsi="Arial" w:cs="Arial"/>
          <w:i w:val="0"/>
          <w:spacing w:val="3"/>
          <w:szCs w:val="22"/>
        </w:rPr>
        <w:t xml:space="preserve"> </w:t>
      </w:r>
      <w:r w:rsidRPr="00D5163E">
        <w:rPr>
          <w:rFonts w:ascii="Arial" w:hAnsi="Arial" w:cs="Arial"/>
          <w:i w:val="0"/>
          <w:spacing w:val="-2"/>
          <w:szCs w:val="22"/>
        </w:rPr>
        <w:t>during</w:t>
      </w:r>
      <w:r w:rsidRPr="00D5163E">
        <w:rPr>
          <w:rFonts w:ascii="Arial" w:hAnsi="Arial" w:cs="Arial"/>
          <w:i w:val="0"/>
          <w:spacing w:val="3"/>
          <w:szCs w:val="22"/>
        </w:rPr>
        <w:t xml:space="preserve"> </w:t>
      </w:r>
      <w:r w:rsidRPr="00D5163E">
        <w:rPr>
          <w:rFonts w:ascii="Arial" w:hAnsi="Arial" w:cs="Arial"/>
          <w:i w:val="0"/>
          <w:spacing w:val="-2"/>
          <w:szCs w:val="22"/>
        </w:rPr>
        <w:t>the</w:t>
      </w:r>
      <w:r w:rsidRPr="00D5163E">
        <w:rPr>
          <w:rFonts w:ascii="Arial" w:hAnsi="Arial" w:cs="Arial"/>
          <w:i w:val="0"/>
          <w:spacing w:val="3"/>
          <w:szCs w:val="22"/>
        </w:rPr>
        <w:t xml:space="preserve"> </w:t>
      </w:r>
      <w:r w:rsidRPr="00D5163E">
        <w:rPr>
          <w:rFonts w:ascii="Arial" w:hAnsi="Arial" w:cs="Arial"/>
          <w:i w:val="0"/>
          <w:spacing w:val="-2"/>
          <w:szCs w:val="22"/>
        </w:rPr>
        <w:t>period</w:t>
      </w:r>
      <w:r w:rsidRPr="00D5163E">
        <w:rPr>
          <w:rFonts w:ascii="Arial" w:hAnsi="Arial" w:cs="Arial"/>
          <w:i w:val="0"/>
          <w:spacing w:val="3"/>
          <w:szCs w:val="22"/>
        </w:rPr>
        <w:t xml:space="preserve"> </w:t>
      </w:r>
      <w:r w:rsidRPr="00D5163E">
        <w:rPr>
          <w:rFonts w:ascii="Arial" w:hAnsi="Arial" w:cs="Arial"/>
          <w:i w:val="0"/>
          <w:spacing w:val="-1"/>
          <w:szCs w:val="22"/>
        </w:rPr>
        <w:t>of</w:t>
      </w:r>
      <w:r w:rsidRPr="00D5163E">
        <w:rPr>
          <w:rFonts w:ascii="Arial" w:hAnsi="Arial" w:cs="Arial"/>
          <w:i w:val="0"/>
          <w:spacing w:val="3"/>
          <w:szCs w:val="22"/>
        </w:rPr>
        <w:t xml:space="preserve"> </w:t>
      </w:r>
      <w:r w:rsidRPr="00D5163E">
        <w:rPr>
          <w:rFonts w:ascii="Arial" w:hAnsi="Arial" w:cs="Arial"/>
          <w:i w:val="0"/>
          <w:spacing w:val="-2"/>
          <w:szCs w:val="22"/>
        </w:rPr>
        <w:t>their</w:t>
      </w:r>
      <w:r w:rsidRPr="00D5163E">
        <w:rPr>
          <w:rFonts w:ascii="Arial" w:hAnsi="Arial" w:cs="Arial"/>
          <w:i w:val="0"/>
          <w:spacing w:val="3"/>
          <w:szCs w:val="22"/>
        </w:rPr>
        <w:t xml:space="preserve"> </w:t>
      </w:r>
      <w:r w:rsidRPr="00D5163E">
        <w:rPr>
          <w:rFonts w:ascii="Arial" w:hAnsi="Arial" w:cs="Arial"/>
          <w:i w:val="0"/>
          <w:spacing w:val="-2"/>
          <w:szCs w:val="22"/>
        </w:rPr>
        <w:t>absence</w:t>
      </w:r>
      <w:r w:rsidRPr="00D5163E">
        <w:rPr>
          <w:rFonts w:ascii="Arial" w:hAnsi="Arial" w:cs="Arial"/>
          <w:i w:val="0"/>
          <w:spacing w:val="3"/>
          <w:szCs w:val="22"/>
        </w:rPr>
        <w:t xml:space="preserve"> </w:t>
      </w:r>
      <w:r w:rsidRPr="00D5163E">
        <w:rPr>
          <w:rFonts w:ascii="Arial" w:hAnsi="Arial" w:cs="Arial"/>
          <w:i w:val="0"/>
          <w:spacing w:val="-2"/>
          <w:szCs w:val="22"/>
        </w:rPr>
        <w:t>from</w:t>
      </w:r>
      <w:r w:rsidRPr="00D5163E">
        <w:rPr>
          <w:rFonts w:ascii="Arial" w:hAnsi="Arial" w:cs="Arial"/>
          <w:i w:val="0"/>
          <w:spacing w:val="3"/>
          <w:szCs w:val="22"/>
        </w:rPr>
        <w:t xml:space="preserve"> </w:t>
      </w:r>
      <w:r w:rsidRPr="00D5163E">
        <w:rPr>
          <w:rFonts w:ascii="Arial" w:hAnsi="Arial" w:cs="Arial"/>
          <w:i w:val="0"/>
          <w:spacing w:val="-2"/>
          <w:szCs w:val="22"/>
        </w:rPr>
        <w:t>the</w:t>
      </w:r>
      <w:r w:rsidRPr="00D5163E">
        <w:rPr>
          <w:rFonts w:ascii="Arial" w:hAnsi="Arial" w:cs="Arial"/>
          <w:i w:val="0"/>
          <w:spacing w:val="3"/>
          <w:szCs w:val="22"/>
        </w:rPr>
        <w:t xml:space="preserve"> </w:t>
      </w:r>
      <w:r w:rsidRPr="00D5163E">
        <w:rPr>
          <w:rFonts w:ascii="Arial" w:hAnsi="Arial" w:cs="Arial"/>
          <w:i w:val="0"/>
          <w:spacing w:val="-2"/>
          <w:szCs w:val="22"/>
        </w:rPr>
        <w:t>project</w:t>
      </w:r>
      <w:r w:rsidRPr="00D5163E">
        <w:rPr>
          <w:rFonts w:ascii="Arial" w:hAnsi="Arial" w:cs="Arial"/>
          <w:i w:val="0"/>
          <w:spacing w:val="3"/>
          <w:szCs w:val="22"/>
        </w:rPr>
        <w:t xml:space="preserve"> </w:t>
      </w:r>
      <w:r w:rsidRPr="00D5163E">
        <w:rPr>
          <w:rFonts w:ascii="Arial" w:hAnsi="Arial" w:cs="Arial"/>
          <w:i w:val="0"/>
          <w:spacing w:val="-2"/>
          <w:szCs w:val="22"/>
        </w:rPr>
        <w:t>while</w:t>
      </w:r>
      <w:r w:rsidRPr="00D5163E">
        <w:rPr>
          <w:rFonts w:ascii="Arial" w:hAnsi="Arial" w:cs="Arial"/>
          <w:i w:val="0"/>
          <w:spacing w:val="3"/>
          <w:szCs w:val="22"/>
        </w:rPr>
        <w:t xml:space="preserve"> </w:t>
      </w:r>
      <w:r w:rsidRPr="00D5163E">
        <w:rPr>
          <w:rFonts w:ascii="Arial" w:hAnsi="Arial" w:cs="Arial"/>
          <w:i w:val="0"/>
          <w:spacing w:val="-1"/>
          <w:szCs w:val="22"/>
        </w:rPr>
        <w:t>on</w:t>
      </w:r>
      <w:r w:rsidRPr="00D5163E">
        <w:rPr>
          <w:rFonts w:ascii="Arial" w:hAnsi="Arial" w:cs="Arial"/>
          <w:i w:val="0"/>
          <w:spacing w:val="3"/>
          <w:szCs w:val="22"/>
        </w:rPr>
        <w:t xml:space="preserve"> </w:t>
      </w:r>
      <w:r w:rsidRPr="00D5163E">
        <w:rPr>
          <w:rFonts w:ascii="Arial" w:hAnsi="Arial" w:cs="Arial"/>
          <w:i w:val="0"/>
          <w:spacing w:val="-2"/>
          <w:szCs w:val="22"/>
        </w:rPr>
        <w:t>UNDP</w:t>
      </w:r>
      <w:r w:rsidRPr="00D5163E">
        <w:rPr>
          <w:rFonts w:ascii="Arial" w:hAnsi="Arial" w:cs="Arial"/>
          <w:i w:val="0"/>
          <w:spacing w:val="3"/>
          <w:szCs w:val="22"/>
        </w:rPr>
        <w:t xml:space="preserve"> </w:t>
      </w:r>
      <w:r w:rsidRPr="00D5163E">
        <w:rPr>
          <w:rFonts w:ascii="Arial" w:hAnsi="Arial" w:cs="Arial"/>
          <w:i w:val="0"/>
          <w:spacing w:val="-2"/>
          <w:szCs w:val="22"/>
        </w:rPr>
        <w:t>fellowships.</w:t>
      </w:r>
    </w:p>
    <w:p w14:paraId="7920222E" w14:textId="77777777" w:rsidR="004D3735" w:rsidRPr="00D5163E" w:rsidRDefault="004D3735" w:rsidP="00DD7CE7">
      <w:pPr>
        <w:pStyle w:val="BodyText"/>
        <w:widowControl w:val="0"/>
        <w:numPr>
          <w:ilvl w:val="0"/>
          <w:numId w:val="83"/>
        </w:numPr>
        <w:pBdr>
          <w:bottom w:val="none" w:sz="0" w:space="0" w:color="auto"/>
        </w:pBdr>
        <w:tabs>
          <w:tab w:val="left" w:pos="599"/>
          <w:tab w:val="left" w:pos="600"/>
        </w:tabs>
        <w:spacing w:after="180" w:line="239" w:lineRule="auto"/>
        <w:ind w:left="0" w:firstLine="0"/>
        <w:rPr>
          <w:rFonts w:ascii="Arial" w:hAnsi="Arial" w:cs="Arial"/>
          <w:i w:val="0"/>
          <w:szCs w:val="22"/>
        </w:rPr>
      </w:pP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Government</w:t>
      </w:r>
      <w:r w:rsidRPr="00D5163E">
        <w:rPr>
          <w:rFonts w:ascii="Arial" w:hAnsi="Arial" w:cs="Arial"/>
          <w:i w:val="0"/>
          <w:spacing w:val="2"/>
          <w:szCs w:val="22"/>
        </w:rPr>
        <w:t xml:space="preserve"> </w:t>
      </w:r>
      <w:r w:rsidRPr="00D5163E">
        <w:rPr>
          <w:rFonts w:ascii="Arial" w:hAnsi="Arial" w:cs="Arial"/>
          <w:i w:val="0"/>
          <w:spacing w:val="-1"/>
          <w:szCs w:val="22"/>
        </w:rPr>
        <w:t>shall</w:t>
      </w:r>
      <w:r w:rsidRPr="00D5163E">
        <w:rPr>
          <w:rFonts w:ascii="Arial" w:hAnsi="Arial" w:cs="Arial"/>
          <w:i w:val="0"/>
          <w:spacing w:val="2"/>
          <w:szCs w:val="22"/>
        </w:rPr>
        <w:t xml:space="preserve"> </w:t>
      </w:r>
      <w:r w:rsidRPr="00D5163E">
        <w:rPr>
          <w:rFonts w:ascii="Arial" w:hAnsi="Arial" w:cs="Arial"/>
          <w:i w:val="0"/>
          <w:spacing w:val="-1"/>
          <w:szCs w:val="22"/>
        </w:rPr>
        <w:t>defray</w:t>
      </w:r>
      <w:r w:rsidRPr="00D5163E">
        <w:rPr>
          <w:rFonts w:ascii="Arial" w:hAnsi="Arial" w:cs="Arial"/>
          <w:i w:val="0"/>
          <w:spacing w:val="2"/>
          <w:szCs w:val="22"/>
        </w:rPr>
        <w:t xml:space="preserve"> </w:t>
      </w:r>
      <w:r w:rsidRPr="00D5163E">
        <w:rPr>
          <w:rFonts w:ascii="Arial" w:hAnsi="Arial" w:cs="Arial"/>
          <w:i w:val="0"/>
          <w:spacing w:val="-1"/>
          <w:szCs w:val="22"/>
        </w:rPr>
        <w:t>any</w:t>
      </w:r>
      <w:r w:rsidRPr="00D5163E">
        <w:rPr>
          <w:rFonts w:ascii="Arial" w:hAnsi="Arial" w:cs="Arial"/>
          <w:i w:val="0"/>
          <w:spacing w:val="2"/>
          <w:szCs w:val="22"/>
        </w:rPr>
        <w:t xml:space="preserve"> </w:t>
      </w:r>
      <w:r w:rsidRPr="00D5163E">
        <w:rPr>
          <w:rFonts w:ascii="Arial" w:hAnsi="Arial" w:cs="Arial"/>
          <w:i w:val="0"/>
          <w:spacing w:val="-1"/>
          <w:szCs w:val="22"/>
        </w:rPr>
        <w:t>customs</w:t>
      </w:r>
      <w:r w:rsidRPr="00D5163E">
        <w:rPr>
          <w:rFonts w:ascii="Arial" w:hAnsi="Arial" w:cs="Arial"/>
          <w:i w:val="0"/>
          <w:spacing w:val="2"/>
          <w:szCs w:val="22"/>
        </w:rPr>
        <w:t xml:space="preserve"> </w:t>
      </w:r>
      <w:r w:rsidRPr="00D5163E">
        <w:rPr>
          <w:rFonts w:ascii="Arial" w:hAnsi="Arial" w:cs="Arial"/>
          <w:i w:val="0"/>
          <w:spacing w:val="-1"/>
          <w:szCs w:val="22"/>
        </w:rPr>
        <w:t>duties</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other</w:t>
      </w:r>
      <w:r w:rsidRPr="00D5163E">
        <w:rPr>
          <w:rFonts w:ascii="Arial" w:hAnsi="Arial" w:cs="Arial"/>
          <w:i w:val="0"/>
          <w:spacing w:val="2"/>
          <w:szCs w:val="22"/>
        </w:rPr>
        <w:t xml:space="preserve"> </w:t>
      </w:r>
      <w:r w:rsidRPr="00D5163E">
        <w:rPr>
          <w:rFonts w:ascii="Arial" w:hAnsi="Arial" w:cs="Arial"/>
          <w:i w:val="0"/>
          <w:spacing w:val="-1"/>
          <w:szCs w:val="22"/>
        </w:rPr>
        <w:t>charges</w:t>
      </w:r>
      <w:r w:rsidRPr="00D5163E">
        <w:rPr>
          <w:rFonts w:ascii="Arial" w:hAnsi="Arial" w:cs="Arial"/>
          <w:i w:val="0"/>
          <w:spacing w:val="2"/>
          <w:szCs w:val="22"/>
        </w:rPr>
        <w:t xml:space="preserve"> </w:t>
      </w:r>
      <w:r w:rsidRPr="00D5163E">
        <w:rPr>
          <w:rFonts w:ascii="Arial" w:hAnsi="Arial" w:cs="Arial"/>
          <w:i w:val="0"/>
          <w:spacing w:val="-1"/>
          <w:szCs w:val="22"/>
        </w:rPr>
        <w:t>related</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clearance</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8"/>
          <w:szCs w:val="22"/>
        </w:rPr>
        <w:t xml:space="preserve"> </w:t>
      </w:r>
      <w:r w:rsidRPr="00D5163E">
        <w:rPr>
          <w:rFonts w:ascii="Arial" w:hAnsi="Arial" w:cs="Arial"/>
          <w:i w:val="0"/>
          <w:spacing w:val="-1"/>
          <w:szCs w:val="22"/>
        </w:rPr>
        <w:t>project</w:t>
      </w:r>
      <w:r w:rsidRPr="00D5163E">
        <w:rPr>
          <w:rFonts w:ascii="Arial" w:hAnsi="Arial" w:cs="Arial"/>
          <w:i w:val="0"/>
          <w:spacing w:val="2"/>
          <w:szCs w:val="22"/>
        </w:rPr>
        <w:t xml:space="preserve"> </w:t>
      </w:r>
      <w:r w:rsidRPr="00D5163E">
        <w:rPr>
          <w:rFonts w:ascii="Arial" w:hAnsi="Arial" w:cs="Arial"/>
          <w:i w:val="0"/>
          <w:spacing w:val="-1"/>
          <w:szCs w:val="22"/>
        </w:rPr>
        <w:t>equipment,</w:t>
      </w:r>
      <w:r w:rsidRPr="00D5163E">
        <w:rPr>
          <w:rFonts w:ascii="Arial" w:hAnsi="Arial" w:cs="Arial"/>
          <w:i w:val="0"/>
          <w:spacing w:val="2"/>
          <w:szCs w:val="22"/>
        </w:rPr>
        <w:t xml:space="preserve"> </w:t>
      </w:r>
      <w:r w:rsidRPr="00D5163E">
        <w:rPr>
          <w:rFonts w:ascii="Arial" w:hAnsi="Arial" w:cs="Arial"/>
          <w:i w:val="0"/>
          <w:spacing w:val="-1"/>
          <w:szCs w:val="22"/>
        </w:rPr>
        <w:t>its</w:t>
      </w:r>
      <w:r w:rsidRPr="00D5163E">
        <w:rPr>
          <w:rFonts w:ascii="Arial" w:hAnsi="Arial" w:cs="Arial"/>
          <w:i w:val="0"/>
          <w:spacing w:val="2"/>
          <w:szCs w:val="22"/>
        </w:rPr>
        <w:t xml:space="preserve"> </w:t>
      </w:r>
      <w:r w:rsidRPr="00D5163E">
        <w:rPr>
          <w:rFonts w:ascii="Arial" w:hAnsi="Arial" w:cs="Arial"/>
          <w:i w:val="0"/>
          <w:spacing w:val="-1"/>
          <w:szCs w:val="22"/>
        </w:rPr>
        <w:t>transportation,</w:t>
      </w:r>
      <w:r w:rsidRPr="00D5163E">
        <w:rPr>
          <w:rFonts w:ascii="Arial" w:hAnsi="Arial" w:cs="Arial"/>
          <w:i w:val="0"/>
          <w:spacing w:val="2"/>
          <w:szCs w:val="22"/>
        </w:rPr>
        <w:t xml:space="preserve"> </w:t>
      </w:r>
      <w:r w:rsidRPr="00D5163E">
        <w:rPr>
          <w:rFonts w:ascii="Arial" w:hAnsi="Arial" w:cs="Arial"/>
          <w:i w:val="0"/>
          <w:spacing w:val="-1"/>
          <w:szCs w:val="22"/>
        </w:rPr>
        <w:t>handling,</w:t>
      </w:r>
      <w:r w:rsidRPr="00D5163E">
        <w:rPr>
          <w:rFonts w:ascii="Arial" w:hAnsi="Arial" w:cs="Arial"/>
          <w:i w:val="0"/>
          <w:spacing w:val="2"/>
          <w:szCs w:val="22"/>
        </w:rPr>
        <w:t xml:space="preserve"> </w:t>
      </w:r>
      <w:r w:rsidRPr="00D5163E">
        <w:rPr>
          <w:rFonts w:ascii="Arial" w:hAnsi="Arial" w:cs="Arial"/>
          <w:i w:val="0"/>
          <w:spacing w:val="-1"/>
          <w:szCs w:val="22"/>
        </w:rPr>
        <w:t>storage</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related</w:t>
      </w:r>
      <w:r w:rsidRPr="00D5163E">
        <w:rPr>
          <w:rFonts w:ascii="Arial" w:hAnsi="Arial" w:cs="Arial"/>
          <w:i w:val="0"/>
          <w:spacing w:val="2"/>
          <w:szCs w:val="22"/>
        </w:rPr>
        <w:t xml:space="preserve"> </w:t>
      </w:r>
      <w:r w:rsidRPr="00D5163E">
        <w:rPr>
          <w:rFonts w:ascii="Arial" w:hAnsi="Arial" w:cs="Arial"/>
          <w:i w:val="0"/>
          <w:spacing w:val="-1"/>
          <w:szCs w:val="22"/>
        </w:rPr>
        <w:t>expenses</w:t>
      </w:r>
      <w:r w:rsidRPr="00D5163E">
        <w:rPr>
          <w:rFonts w:ascii="Arial" w:hAnsi="Arial" w:cs="Arial"/>
          <w:i w:val="0"/>
          <w:spacing w:val="2"/>
          <w:szCs w:val="22"/>
        </w:rPr>
        <w:t xml:space="preserve"> </w:t>
      </w:r>
      <w:r w:rsidRPr="00D5163E">
        <w:rPr>
          <w:rFonts w:ascii="Arial" w:hAnsi="Arial" w:cs="Arial"/>
          <w:i w:val="0"/>
          <w:spacing w:val="-1"/>
          <w:szCs w:val="22"/>
        </w:rPr>
        <w:t>within</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country.</w:t>
      </w:r>
      <w:r w:rsidRPr="00D5163E">
        <w:rPr>
          <w:rFonts w:ascii="Arial" w:hAnsi="Arial" w:cs="Arial"/>
          <w:i w:val="0"/>
          <w:szCs w:val="22"/>
        </w:rPr>
        <w:t xml:space="preserve"> </w:t>
      </w:r>
      <w:r w:rsidRPr="00D5163E">
        <w:rPr>
          <w:rFonts w:ascii="Arial" w:hAnsi="Arial" w:cs="Arial"/>
          <w:i w:val="0"/>
          <w:spacing w:val="5"/>
          <w:szCs w:val="22"/>
        </w:rPr>
        <w:t xml:space="preserve"> </w:t>
      </w:r>
      <w:r w:rsidRPr="00D5163E">
        <w:rPr>
          <w:rFonts w:ascii="Arial" w:hAnsi="Arial" w:cs="Arial"/>
          <w:i w:val="0"/>
          <w:spacing w:val="-1"/>
          <w:szCs w:val="22"/>
        </w:rPr>
        <w:t>It</w:t>
      </w:r>
      <w:r w:rsidRPr="00D5163E">
        <w:rPr>
          <w:rFonts w:ascii="Arial" w:hAnsi="Arial" w:cs="Arial"/>
          <w:i w:val="0"/>
          <w:spacing w:val="2"/>
          <w:szCs w:val="22"/>
        </w:rPr>
        <w:t xml:space="preserve"> </w:t>
      </w:r>
      <w:r w:rsidRPr="00D5163E">
        <w:rPr>
          <w:rFonts w:ascii="Arial" w:hAnsi="Arial" w:cs="Arial"/>
          <w:i w:val="0"/>
          <w:spacing w:val="-1"/>
          <w:szCs w:val="22"/>
        </w:rPr>
        <w:t>shall</w:t>
      </w:r>
      <w:r w:rsidRPr="00D5163E">
        <w:rPr>
          <w:rFonts w:ascii="Arial" w:hAnsi="Arial" w:cs="Arial"/>
          <w:i w:val="0"/>
          <w:spacing w:val="26"/>
          <w:szCs w:val="22"/>
        </w:rPr>
        <w:t xml:space="preserve"> </w:t>
      </w:r>
      <w:r w:rsidRPr="00D5163E">
        <w:rPr>
          <w:rFonts w:ascii="Arial" w:hAnsi="Arial" w:cs="Arial"/>
          <w:i w:val="0"/>
          <w:spacing w:val="-1"/>
          <w:szCs w:val="22"/>
        </w:rPr>
        <w:t>be</w:t>
      </w:r>
      <w:r w:rsidRPr="00D5163E">
        <w:rPr>
          <w:rFonts w:ascii="Arial" w:hAnsi="Arial" w:cs="Arial"/>
          <w:i w:val="0"/>
          <w:spacing w:val="1"/>
          <w:szCs w:val="22"/>
        </w:rPr>
        <w:t xml:space="preserve"> </w:t>
      </w:r>
      <w:r w:rsidRPr="00D5163E">
        <w:rPr>
          <w:rFonts w:ascii="Arial" w:hAnsi="Arial" w:cs="Arial"/>
          <w:i w:val="0"/>
          <w:spacing w:val="-1"/>
          <w:szCs w:val="22"/>
        </w:rPr>
        <w:t>responsible</w:t>
      </w:r>
      <w:r w:rsidRPr="00D5163E">
        <w:rPr>
          <w:rFonts w:ascii="Arial" w:hAnsi="Arial" w:cs="Arial"/>
          <w:i w:val="0"/>
          <w:spacing w:val="1"/>
          <w:szCs w:val="22"/>
        </w:rPr>
        <w:t xml:space="preserve"> </w:t>
      </w:r>
      <w:r w:rsidRPr="00D5163E">
        <w:rPr>
          <w:rFonts w:ascii="Arial" w:hAnsi="Arial" w:cs="Arial"/>
          <w:i w:val="0"/>
          <w:spacing w:val="-1"/>
          <w:szCs w:val="22"/>
        </w:rPr>
        <w:t>for</w:t>
      </w:r>
      <w:r w:rsidRPr="00D5163E">
        <w:rPr>
          <w:rFonts w:ascii="Arial" w:hAnsi="Arial" w:cs="Arial"/>
          <w:i w:val="0"/>
          <w:spacing w:val="1"/>
          <w:szCs w:val="22"/>
        </w:rPr>
        <w:t xml:space="preserve"> </w:t>
      </w:r>
      <w:r w:rsidRPr="00D5163E">
        <w:rPr>
          <w:rFonts w:ascii="Arial" w:hAnsi="Arial" w:cs="Arial"/>
          <w:i w:val="0"/>
          <w:spacing w:val="-1"/>
          <w:szCs w:val="22"/>
        </w:rPr>
        <w:t>its</w:t>
      </w:r>
      <w:r w:rsidRPr="00D5163E">
        <w:rPr>
          <w:rFonts w:ascii="Arial" w:hAnsi="Arial" w:cs="Arial"/>
          <w:i w:val="0"/>
          <w:spacing w:val="1"/>
          <w:szCs w:val="22"/>
        </w:rPr>
        <w:t xml:space="preserve"> </w:t>
      </w:r>
      <w:r w:rsidRPr="00D5163E">
        <w:rPr>
          <w:rFonts w:ascii="Arial" w:hAnsi="Arial" w:cs="Arial"/>
          <w:i w:val="0"/>
          <w:spacing w:val="-1"/>
          <w:szCs w:val="22"/>
        </w:rPr>
        <w:t>installation</w:t>
      </w:r>
      <w:r w:rsidRPr="00D5163E">
        <w:rPr>
          <w:rFonts w:ascii="Arial" w:hAnsi="Arial" w:cs="Arial"/>
          <w:i w:val="0"/>
          <w:spacing w:val="1"/>
          <w:szCs w:val="22"/>
        </w:rPr>
        <w:t xml:space="preserve"> </w:t>
      </w:r>
      <w:r w:rsidRPr="00D5163E">
        <w:rPr>
          <w:rFonts w:ascii="Arial" w:hAnsi="Arial" w:cs="Arial"/>
          <w:i w:val="0"/>
          <w:spacing w:val="-1"/>
          <w:szCs w:val="22"/>
        </w:rPr>
        <w:t>and</w:t>
      </w:r>
      <w:r w:rsidRPr="00D5163E">
        <w:rPr>
          <w:rFonts w:ascii="Arial" w:hAnsi="Arial" w:cs="Arial"/>
          <w:i w:val="0"/>
          <w:spacing w:val="1"/>
          <w:szCs w:val="22"/>
        </w:rPr>
        <w:t xml:space="preserve"> </w:t>
      </w:r>
      <w:r w:rsidRPr="00D5163E">
        <w:rPr>
          <w:rFonts w:ascii="Arial" w:hAnsi="Arial" w:cs="Arial"/>
          <w:i w:val="0"/>
          <w:spacing w:val="-1"/>
          <w:szCs w:val="22"/>
        </w:rPr>
        <w:t>maintenance,</w:t>
      </w:r>
      <w:r w:rsidRPr="00D5163E">
        <w:rPr>
          <w:rFonts w:ascii="Arial" w:hAnsi="Arial" w:cs="Arial"/>
          <w:i w:val="0"/>
          <w:spacing w:val="1"/>
          <w:szCs w:val="22"/>
        </w:rPr>
        <w:t xml:space="preserve"> </w:t>
      </w:r>
      <w:r w:rsidRPr="00D5163E">
        <w:rPr>
          <w:rFonts w:ascii="Arial" w:hAnsi="Arial" w:cs="Arial"/>
          <w:i w:val="0"/>
          <w:spacing w:val="-1"/>
          <w:szCs w:val="22"/>
        </w:rPr>
        <w:t>insurance,</w:t>
      </w:r>
      <w:r w:rsidRPr="00D5163E">
        <w:rPr>
          <w:rFonts w:ascii="Arial" w:hAnsi="Arial" w:cs="Arial"/>
          <w:i w:val="0"/>
          <w:spacing w:val="1"/>
          <w:szCs w:val="22"/>
        </w:rPr>
        <w:t xml:space="preserve"> </w:t>
      </w:r>
      <w:r w:rsidRPr="00D5163E">
        <w:rPr>
          <w:rFonts w:ascii="Arial" w:hAnsi="Arial" w:cs="Arial"/>
          <w:i w:val="0"/>
          <w:spacing w:val="-1"/>
          <w:szCs w:val="22"/>
        </w:rPr>
        <w:t>and</w:t>
      </w:r>
      <w:r w:rsidRPr="00D5163E">
        <w:rPr>
          <w:rFonts w:ascii="Arial" w:hAnsi="Arial" w:cs="Arial"/>
          <w:i w:val="0"/>
          <w:spacing w:val="1"/>
          <w:szCs w:val="22"/>
        </w:rPr>
        <w:t xml:space="preserve"> </w:t>
      </w:r>
      <w:r w:rsidRPr="00D5163E">
        <w:rPr>
          <w:rFonts w:ascii="Arial" w:hAnsi="Arial" w:cs="Arial"/>
          <w:i w:val="0"/>
          <w:spacing w:val="-1"/>
          <w:szCs w:val="22"/>
        </w:rPr>
        <w:t>replacement,</w:t>
      </w:r>
      <w:r w:rsidRPr="00D5163E">
        <w:rPr>
          <w:rFonts w:ascii="Arial" w:hAnsi="Arial" w:cs="Arial"/>
          <w:i w:val="0"/>
          <w:spacing w:val="1"/>
          <w:szCs w:val="22"/>
        </w:rPr>
        <w:t xml:space="preserve"> </w:t>
      </w:r>
      <w:r w:rsidRPr="00D5163E">
        <w:rPr>
          <w:rFonts w:ascii="Arial" w:hAnsi="Arial" w:cs="Arial"/>
          <w:i w:val="0"/>
          <w:spacing w:val="-1"/>
          <w:szCs w:val="22"/>
        </w:rPr>
        <w:t>if</w:t>
      </w:r>
      <w:r w:rsidRPr="00D5163E">
        <w:rPr>
          <w:rFonts w:ascii="Arial" w:hAnsi="Arial" w:cs="Arial"/>
          <w:i w:val="0"/>
          <w:spacing w:val="1"/>
          <w:szCs w:val="22"/>
        </w:rPr>
        <w:t xml:space="preserve"> </w:t>
      </w:r>
      <w:r w:rsidRPr="00D5163E">
        <w:rPr>
          <w:rFonts w:ascii="Arial" w:hAnsi="Arial" w:cs="Arial"/>
          <w:i w:val="0"/>
          <w:spacing w:val="-1"/>
          <w:szCs w:val="22"/>
        </w:rPr>
        <w:t>necessary,</w:t>
      </w:r>
      <w:r w:rsidRPr="00D5163E">
        <w:rPr>
          <w:rFonts w:ascii="Arial" w:hAnsi="Arial" w:cs="Arial"/>
          <w:i w:val="0"/>
          <w:spacing w:val="1"/>
          <w:szCs w:val="22"/>
        </w:rPr>
        <w:t xml:space="preserve"> </w:t>
      </w:r>
      <w:r w:rsidRPr="00D5163E">
        <w:rPr>
          <w:rFonts w:ascii="Arial" w:hAnsi="Arial" w:cs="Arial"/>
          <w:i w:val="0"/>
          <w:spacing w:val="-1"/>
          <w:szCs w:val="22"/>
        </w:rPr>
        <w:t>after</w:t>
      </w:r>
      <w:r w:rsidRPr="00D5163E">
        <w:rPr>
          <w:rFonts w:ascii="Arial" w:hAnsi="Arial" w:cs="Arial"/>
          <w:i w:val="0"/>
          <w:spacing w:val="24"/>
          <w:szCs w:val="22"/>
        </w:rPr>
        <w:t xml:space="preserve"> </w:t>
      </w:r>
      <w:r w:rsidRPr="00D5163E">
        <w:rPr>
          <w:rFonts w:ascii="Arial" w:hAnsi="Arial" w:cs="Arial"/>
          <w:i w:val="0"/>
          <w:spacing w:val="-1"/>
          <w:szCs w:val="22"/>
        </w:rPr>
        <w:t>delivery</w:t>
      </w:r>
      <w:r w:rsidRPr="00D5163E">
        <w:rPr>
          <w:rFonts w:ascii="Arial" w:hAnsi="Arial" w:cs="Arial"/>
          <w:i w:val="0"/>
          <w:spacing w:val="1"/>
          <w:szCs w:val="22"/>
        </w:rPr>
        <w:t xml:space="preserve"> </w:t>
      </w:r>
      <w:r w:rsidRPr="00D5163E">
        <w:rPr>
          <w:rFonts w:ascii="Arial" w:hAnsi="Arial" w:cs="Arial"/>
          <w:i w:val="0"/>
          <w:spacing w:val="-1"/>
          <w:szCs w:val="22"/>
        </w:rPr>
        <w:t>to</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project</w:t>
      </w:r>
      <w:r w:rsidRPr="00D5163E">
        <w:rPr>
          <w:rFonts w:ascii="Arial" w:hAnsi="Arial" w:cs="Arial"/>
          <w:i w:val="0"/>
          <w:spacing w:val="1"/>
          <w:szCs w:val="22"/>
        </w:rPr>
        <w:t xml:space="preserve"> </w:t>
      </w:r>
      <w:r w:rsidRPr="00D5163E">
        <w:rPr>
          <w:rFonts w:ascii="Arial" w:hAnsi="Arial" w:cs="Arial"/>
          <w:i w:val="0"/>
          <w:spacing w:val="-1"/>
          <w:szCs w:val="22"/>
        </w:rPr>
        <w:t>site.</w:t>
      </w:r>
    </w:p>
    <w:p w14:paraId="60CC3E9D" w14:textId="77777777" w:rsidR="003E417E" w:rsidRPr="00D5163E" w:rsidRDefault="003E417E" w:rsidP="007E081C">
      <w:pPr>
        <w:rPr>
          <w:rFonts w:ascii="Arial" w:hAnsi="Arial" w:cs="Arial"/>
          <w:i/>
          <w:szCs w:val="22"/>
        </w:rPr>
      </w:pPr>
      <w:r w:rsidRPr="00D5163E">
        <w:rPr>
          <w:rFonts w:ascii="Arial" w:hAnsi="Arial" w:cs="Arial"/>
          <w:i/>
          <w:spacing w:val="-1"/>
          <w:szCs w:val="22"/>
        </w:rPr>
        <w:t>The</w:t>
      </w:r>
      <w:r w:rsidRPr="00D5163E">
        <w:rPr>
          <w:rFonts w:ascii="Arial" w:hAnsi="Arial" w:cs="Arial"/>
          <w:i/>
          <w:spacing w:val="2"/>
          <w:szCs w:val="22"/>
        </w:rPr>
        <w:t xml:space="preserve"> </w:t>
      </w:r>
      <w:r w:rsidRPr="00D5163E">
        <w:rPr>
          <w:rFonts w:ascii="Arial" w:hAnsi="Arial" w:cs="Arial"/>
          <w:i/>
          <w:spacing w:val="-1"/>
          <w:szCs w:val="22"/>
        </w:rPr>
        <w:t>Government</w:t>
      </w:r>
      <w:r w:rsidRPr="00D5163E">
        <w:rPr>
          <w:rFonts w:ascii="Arial" w:hAnsi="Arial" w:cs="Arial"/>
          <w:i/>
          <w:spacing w:val="2"/>
          <w:szCs w:val="22"/>
        </w:rPr>
        <w:t xml:space="preserve"> </w:t>
      </w:r>
      <w:r w:rsidRPr="00D5163E">
        <w:rPr>
          <w:rFonts w:ascii="Arial" w:hAnsi="Arial" w:cs="Arial"/>
          <w:i/>
          <w:spacing w:val="-1"/>
          <w:szCs w:val="22"/>
        </w:rPr>
        <w:t>shall</w:t>
      </w:r>
      <w:r w:rsidRPr="00D5163E">
        <w:rPr>
          <w:rFonts w:ascii="Arial" w:hAnsi="Arial" w:cs="Arial"/>
          <w:i/>
          <w:spacing w:val="2"/>
          <w:szCs w:val="22"/>
        </w:rPr>
        <w:t xml:space="preserve"> </w:t>
      </w:r>
      <w:r w:rsidRPr="00D5163E">
        <w:rPr>
          <w:rFonts w:ascii="Arial" w:hAnsi="Arial" w:cs="Arial"/>
          <w:i/>
          <w:spacing w:val="-1"/>
          <w:szCs w:val="22"/>
        </w:rPr>
        <w:t>make</w:t>
      </w:r>
      <w:r w:rsidRPr="00D5163E">
        <w:rPr>
          <w:rFonts w:ascii="Arial" w:hAnsi="Arial" w:cs="Arial"/>
          <w:i/>
          <w:spacing w:val="2"/>
          <w:szCs w:val="22"/>
        </w:rPr>
        <w:t xml:space="preserve"> </w:t>
      </w:r>
      <w:r w:rsidRPr="00D5163E">
        <w:rPr>
          <w:rFonts w:ascii="Arial" w:hAnsi="Arial" w:cs="Arial"/>
          <w:i/>
          <w:spacing w:val="-1"/>
          <w:szCs w:val="22"/>
        </w:rPr>
        <w:t>available</w:t>
      </w:r>
      <w:r w:rsidRPr="00D5163E">
        <w:rPr>
          <w:rFonts w:ascii="Arial" w:hAnsi="Arial" w:cs="Arial"/>
          <w:i/>
          <w:spacing w:val="2"/>
          <w:szCs w:val="22"/>
        </w:rPr>
        <w:t xml:space="preserve"> </w:t>
      </w:r>
      <w:r w:rsidRPr="00D5163E">
        <w:rPr>
          <w:rFonts w:ascii="Arial" w:hAnsi="Arial" w:cs="Arial"/>
          <w:i/>
          <w:spacing w:val="-1"/>
          <w:szCs w:val="22"/>
        </w:rPr>
        <w:t>to</w:t>
      </w:r>
      <w:r w:rsidRPr="00D5163E">
        <w:rPr>
          <w:rFonts w:ascii="Arial" w:hAnsi="Arial" w:cs="Arial"/>
          <w:i/>
          <w:spacing w:val="2"/>
          <w:szCs w:val="22"/>
        </w:rPr>
        <w:t xml:space="preserve"> </w:t>
      </w:r>
      <w:r w:rsidRPr="00D5163E">
        <w:rPr>
          <w:rFonts w:ascii="Arial" w:hAnsi="Arial" w:cs="Arial"/>
          <w:i/>
          <w:spacing w:val="-1"/>
          <w:szCs w:val="22"/>
        </w:rPr>
        <w:t>the</w:t>
      </w:r>
      <w:r w:rsidRPr="00D5163E">
        <w:rPr>
          <w:rFonts w:ascii="Arial" w:hAnsi="Arial" w:cs="Arial"/>
          <w:i/>
          <w:spacing w:val="2"/>
          <w:szCs w:val="22"/>
        </w:rPr>
        <w:t xml:space="preserve"> </w:t>
      </w:r>
      <w:r w:rsidRPr="00D5163E">
        <w:rPr>
          <w:rFonts w:ascii="Arial" w:hAnsi="Arial" w:cs="Arial"/>
          <w:i/>
          <w:spacing w:val="-1"/>
          <w:szCs w:val="22"/>
        </w:rPr>
        <w:t>project</w:t>
      </w:r>
      <w:r w:rsidRPr="00D5163E">
        <w:rPr>
          <w:rFonts w:ascii="Arial" w:hAnsi="Arial" w:cs="Arial"/>
          <w:i/>
          <w:spacing w:val="2"/>
          <w:szCs w:val="22"/>
        </w:rPr>
        <w:t xml:space="preserve"> </w:t>
      </w:r>
      <w:r w:rsidRPr="00D5163E">
        <w:rPr>
          <w:rFonts w:ascii="Arial" w:hAnsi="Arial" w:cs="Arial"/>
          <w:i/>
          <w:szCs w:val="22"/>
        </w:rPr>
        <w:t>-</w:t>
      </w:r>
      <w:r w:rsidRPr="00D5163E">
        <w:rPr>
          <w:rFonts w:ascii="Arial" w:hAnsi="Arial" w:cs="Arial"/>
          <w:i/>
          <w:spacing w:val="1"/>
          <w:szCs w:val="22"/>
        </w:rPr>
        <w:t xml:space="preserve"> </w:t>
      </w:r>
      <w:r w:rsidRPr="00D5163E">
        <w:rPr>
          <w:rFonts w:ascii="Arial" w:hAnsi="Arial" w:cs="Arial"/>
          <w:i/>
          <w:spacing w:val="-1"/>
          <w:szCs w:val="22"/>
        </w:rPr>
        <w:t>subject</w:t>
      </w:r>
      <w:r w:rsidRPr="00D5163E">
        <w:rPr>
          <w:rFonts w:ascii="Arial" w:hAnsi="Arial" w:cs="Arial"/>
          <w:i/>
          <w:spacing w:val="1"/>
          <w:szCs w:val="22"/>
        </w:rPr>
        <w:t xml:space="preserve"> </w:t>
      </w:r>
      <w:r w:rsidRPr="00D5163E">
        <w:rPr>
          <w:rFonts w:ascii="Arial" w:hAnsi="Arial" w:cs="Arial"/>
          <w:i/>
          <w:spacing w:val="-1"/>
          <w:szCs w:val="22"/>
        </w:rPr>
        <w:t>to</w:t>
      </w:r>
      <w:r w:rsidRPr="00D5163E">
        <w:rPr>
          <w:rFonts w:ascii="Arial" w:hAnsi="Arial" w:cs="Arial"/>
          <w:i/>
          <w:spacing w:val="1"/>
          <w:szCs w:val="22"/>
        </w:rPr>
        <w:t xml:space="preserve"> </w:t>
      </w:r>
      <w:r w:rsidRPr="00D5163E">
        <w:rPr>
          <w:rFonts w:ascii="Arial" w:hAnsi="Arial" w:cs="Arial"/>
          <w:i/>
          <w:spacing w:val="-1"/>
          <w:szCs w:val="22"/>
        </w:rPr>
        <w:t>existing</w:t>
      </w:r>
      <w:r w:rsidRPr="00D5163E">
        <w:rPr>
          <w:rFonts w:ascii="Arial" w:hAnsi="Arial" w:cs="Arial"/>
          <w:i/>
          <w:spacing w:val="1"/>
          <w:szCs w:val="22"/>
        </w:rPr>
        <w:t xml:space="preserve"> </w:t>
      </w:r>
      <w:r w:rsidRPr="00D5163E">
        <w:rPr>
          <w:rFonts w:ascii="Arial" w:hAnsi="Arial" w:cs="Arial"/>
          <w:i/>
          <w:spacing w:val="-1"/>
          <w:szCs w:val="22"/>
        </w:rPr>
        <w:t>security</w:t>
      </w:r>
      <w:r w:rsidRPr="00D5163E">
        <w:rPr>
          <w:rFonts w:ascii="Arial" w:hAnsi="Arial" w:cs="Arial"/>
          <w:i/>
          <w:spacing w:val="1"/>
          <w:szCs w:val="22"/>
        </w:rPr>
        <w:t xml:space="preserve"> </w:t>
      </w:r>
      <w:r w:rsidRPr="00D5163E">
        <w:rPr>
          <w:rFonts w:ascii="Arial" w:hAnsi="Arial" w:cs="Arial"/>
          <w:i/>
          <w:spacing w:val="-1"/>
          <w:szCs w:val="22"/>
        </w:rPr>
        <w:t>provisions</w:t>
      </w:r>
      <w:r w:rsidRPr="00D5163E">
        <w:rPr>
          <w:rFonts w:ascii="Arial" w:hAnsi="Arial" w:cs="Arial"/>
          <w:i/>
          <w:spacing w:val="1"/>
          <w:szCs w:val="22"/>
        </w:rPr>
        <w:t xml:space="preserve"> </w:t>
      </w:r>
      <w:r w:rsidRPr="00D5163E">
        <w:rPr>
          <w:rFonts w:ascii="Arial" w:hAnsi="Arial" w:cs="Arial"/>
          <w:i/>
          <w:szCs w:val="22"/>
        </w:rPr>
        <w:t>-</w:t>
      </w:r>
      <w:r w:rsidRPr="00D5163E">
        <w:rPr>
          <w:rFonts w:ascii="Arial" w:hAnsi="Arial" w:cs="Arial"/>
          <w:i/>
          <w:spacing w:val="1"/>
          <w:szCs w:val="22"/>
        </w:rPr>
        <w:t xml:space="preserve"> </w:t>
      </w:r>
      <w:r w:rsidRPr="00D5163E">
        <w:rPr>
          <w:rFonts w:ascii="Arial" w:hAnsi="Arial" w:cs="Arial"/>
          <w:i/>
          <w:spacing w:val="-1"/>
          <w:szCs w:val="22"/>
        </w:rPr>
        <w:t>any</w:t>
      </w:r>
      <w:r w:rsidRPr="00D5163E">
        <w:rPr>
          <w:rFonts w:ascii="Arial" w:hAnsi="Arial" w:cs="Arial"/>
          <w:i/>
          <w:spacing w:val="26"/>
          <w:szCs w:val="22"/>
        </w:rPr>
        <w:t xml:space="preserve"> </w:t>
      </w:r>
      <w:r w:rsidRPr="00D5163E">
        <w:rPr>
          <w:rFonts w:ascii="Arial" w:hAnsi="Arial" w:cs="Arial"/>
          <w:i/>
          <w:spacing w:val="-1"/>
          <w:szCs w:val="22"/>
        </w:rPr>
        <w:t>published</w:t>
      </w:r>
      <w:r w:rsidRPr="00D5163E">
        <w:rPr>
          <w:rFonts w:ascii="Arial" w:hAnsi="Arial" w:cs="Arial"/>
          <w:i/>
          <w:spacing w:val="1"/>
          <w:szCs w:val="22"/>
        </w:rPr>
        <w:t xml:space="preserve"> </w:t>
      </w:r>
      <w:r w:rsidRPr="00D5163E">
        <w:rPr>
          <w:rFonts w:ascii="Arial" w:hAnsi="Arial" w:cs="Arial"/>
          <w:i/>
          <w:spacing w:val="-1"/>
          <w:szCs w:val="22"/>
        </w:rPr>
        <w:t>and</w:t>
      </w:r>
      <w:r w:rsidRPr="00D5163E">
        <w:rPr>
          <w:rFonts w:ascii="Arial" w:hAnsi="Arial" w:cs="Arial"/>
          <w:i/>
          <w:spacing w:val="1"/>
          <w:szCs w:val="22"/>
        </w:rPr>
        <w:t xml:space="preserve"> </w:t>
      </w:r>
      <w:r w:rsidRPr="00D5163E">
        <w:rPr>
          <w:rFonts w:ascii="Arial" w:hAnsi="Arial" w:cs="Arial"/>
          <w:i/>
          <w:spacing w:val="-1"/>
          <w:szCs w:val="22"/>
        </w:rPr>
        <w:t>unpublished</w:t>
      </w:r>
      <w:r w:rsidRPr="00D5163E">
        <w:rPr>
          <w:rFonts w:ascii="Arial" w:hAnsi="Arial" w:cs="Arial"/>
          <w:i/>
          <w:spacing w:val="1"/>
          <w:szCs w:val="22"/>
        </w:rPr>
        <w:t xml:space="preserve"> </w:t>
      </w:r>
      <w:r w:rsidRPr="00D5163E">
        <w:rPr>
          <w:rFonts w:ascii="Arial" w:hAnsi="Arial" w:cs="Arial"/>
          <w:i/>
          <w:spacing w:val="-1"/>
          <w:szCs w:val="22"/>
        </w:rPr>
        <w:t>reports,</w:t>
      </w:r>
      <w:r w:rsidRPr="00D5163E">
        <w:rPr>
          <w:rFonts w:ascii="Arial" w:hAnsi="Arial" w:cs="Arial"/>
          <w:i/>
          <w:spacing w:val="1"/>
          <w:szCs w:val="22"/>
        </w:rPr>
        <w:t xml:space="preserve"> </w:t>
      </w:r>
      <w:r w:rsidRPr="00D5163E">
        <w:rPr>
          <w:rFonts w:ascii="Arial" w:hAnsi="Arial" w:cs="Arial"/>
          <w:i/>
          <w:spacing w:val="-1"/>
          <w:szCs w:val="22"/>
        </w:rPr>
        <w:t>maps,</w:t>
      </w:r>
      <w:r w:rsidRPr="00D5163E">
        <w:rPr>
          <w:rFonts w:ascii="Arial" w:hAnsi="Arial" w:cs="Arial"/>
          <w:i/>
          <w:spacing w:val="1"/>
          <w:szCs w:val="22"/>
        </w:rPr>
        <w:t xml:space="preserve"> </w:t>
      </w:r>
      <w:r w:rsidRPr="00D5163E">
        <w:rPr>
          <w:rFonts w:ascii="Arial" w:hAnsi="Arial" w:cs="Arial"/>
          <w:i/>
          <w:spacing w:val="-1"/>
          <w:szCs w:val="22"/>
        </w:rPr>
        <w:t>records</w:t>
      </w:r>
      <w:r w:rsidRPr="00D5163E">
        <w:rPr>
          <w:rFonts w:ascii="Arial" w:hAnsi="Arial" w:cs="Arial"/>
          <w:i/>
          <w:spacing w:val="1"/>
          <w:szCs w:val="22"/>
        </w:rPr>
        <w:t xml:space="preserve"> </w:t>
      </w:r>
      <w:r w:rsidRPr="00D5163E">
        <w:rPr>
          <w:rFonts w:ascii="Arial" w:hAnsi="Arial" w:cs="Arial"/>
          <w:i/>
          <w:spacing w:val="-1"/>
          <w:szCs w:val="22"/>
        </w:rPr>
        <w:t>and</w:t>
      </w:r>
      <w:r w:rsidRPr="00D5163E">
        <w:rPr>
          <w:rFonts w:ascii="Arial" w:hAnsi="Arial" w:cs="Arial"/>
          <w:i/>
          <w:spacing w:val="1"/>
          <w:szCs w:val="22"/>
        </w:rPr>
        <w:t xml:space="preserve"> </w:t>
      </w:r>
      <w:r w:rsidRPr="00D5163E">
        <w:rPr>
          <w:rFonts w:ascii="Arial" w:hAnsi="Arial" w:cs="Arial"/>
          <w:i/>
          <w:spacing w:val="-1"/>
          <w:szCs w:val="22"/>
        </w:rPr>
        <w:t>other</w:t>
      </w:r>
      <w:r w:rsidRPr="00D5163E">
        <w:rPr>
          <w:rFonts w:ascii="Arial" w:hAnsi="Arial" w:cs="Arial"/>
          <w:i/>
          <w:spacing w:val="1"/>
          <w:szCs w:val="22"/>
        </w:rPr>
        <w:t xml:space="preserve"> </w:t>
      </w:r>
      <w:r w:rsidRPr="00D5163E">
        <w:rPr>
          <w:rFonts w:ascii="Arial" w:hAnsi="Arial" w:cs="Arial"/>
          <w:i/>
          <w:spacing w:val="-2"/>
          <w:szCs w:val="22"/>
        </w:rPr>
        <w:t>data</w:t>
      </w:r>
      <w:r w:rsidRPr="00D5163E">
        <w:rPr>
          <w:rFonts w:ascii="Arial" w:hAnsi="Arial" w:cs="Arial"/>
          <w:i/>
          <w:spacing w:val="2"/>
          <w:szCs w:val="22"/>
        </w:rPr>
        <w:t xml:space="preserve"> </w:t>
      </w:r>
      <w:r w:rsidRPr="00D5163E">
        <w:rPr>
          <w:rFonts w:ascii="Arial" w:hAnsi="Arial" w:cs="Arial"/>
          <w:i/>
          <w:spacing w:val="-2"/>
          <w:szCs w:val="22"/>
        </w:rPr>
        <w:t>which</w:t>
      </w:r>
      <w:r w:rsidRPr="00D5163E">
        <w:rPr>
          <w:rFonts w:ascii="Arial" w:hAnsi="Arial" w:cs="Arial"/>
          <w:i/>
          <w:spacing w:val="2"/>
          <w:szCs w:val="22"/>
        </w:rPr>
        <w:t xml:space="preserve"> </w:t>
      </w:r>
      <w:r w:rsidRPr="00D5163E">
        <w:rPr>
          <w:rFonts w:ascii="Arial" w:hAnsi="Arial" w:cs="Arial"/>
          <w:i/>
          <w:spacing w:val="-2"/>
          <w:szCs w:val="22"/>
        </w:rPr>
        <w:t>are</w:t>
      </w:r>
      <w:r w:rsidRPr="00D5163E">
        <w:rPr>
          <w:rFonts w:ascii="Arial" w:hAnsi="Arial" w:cs="Arial"/>
          <w:i/>
          <w:spacing w:val="2"/>
          <w:szCs w:val="22"/>
        </w:rPr>
        <w:t xml:space="preserve"> </w:t>
      </w:r>
      <w:r w:rsidRPr="00D5163E">
        <w:rPr>
          <w:rFonts w:ascii="Arial" w:hAnsi="Arial" w:cs="Arial"/>
          <w:i/>
          <w:spacing w:val="-2"/>
          <w:szCs w:val="22"/>
        </w:rPr>
        <w:t>considered</w:t>
      </w:r>
      <w:r w:rsidRPr="00D5163E">
        <w:rPr>
          <w:rFonts w:ascii="Arial" w:hAnsi="Arial" w:cs="Arial"/>
          <w:i/>
          <w:spacing w:val="2"/>
          <w:szCs w:val="22"/>
        </w:rPr>
        <w:t xml:space="preserve"> </w:t>
      </w:r>
      <w:r w:rsidRPr="00D5163E">
        <w:rPr>
          <w:rFonts w:ascii="Arial" w:hAnsi="Arial" w:cs="Arial"/>
          <w:i/>
          <w:spacing w:val="-2"/>
          <w:szCs w:val="22"/>
        </w:rPr>
        <w:t>necessary</w:t>
      </w:r>
      <w:r w:rsidRPr="00D5163E">
        <w:rPr>
          <w:rFonts w:ascii="Arial" w:hAnsi="Arial" w:cs="Arial"/>
          <w:i/>
          <w:spacing w:val="2"/>
          <w:szCs w:val="22"/>
        </w:rPr>
        <w:t xml:space="preserve"> </w:t>
      </w:r>
      <w:r w:rsidRPr="00D5163E">
        <w:rPr>
          <w:rFonts w:ascii="Arial" w:hAnsi="Arial" w:cs="Arial"/>
          <w:i/>
          <w:spacing w:val="-1"/>
          <w:szCs w:val="22"/>
        </w:rPr>
        <w:t>to</w:t>
      </w:r>
      <w:r w:rsidRPr="00D5163E">
        <w:rPr>
          <w:rFonts w:ascii="Arial" w:hAnsi="Arial" w:cs="Arial"/>
          <w:i/>
          <w:spacing w:val="2"/>
          <w:szCs w:val="22"/>
        </w:rPr>
        <w:t xml:space="preserve"> </w:t>
      </w:r>
      <w:r w:rsidRPr="00D5163E">
        <w:rPr>
          <w:rFonts w:ascii="Arial" w:hAnsi="Arial" w:cs="Arial"/>
          <w:i/>
          <w:spacing w:val="-2"/>
          <w:szCs w:val="22"/>
        </w:rPr>
        <w:t>the</w:t>
      </w:r>
      <w:r w:rsidRPr="00D5163E">
        <w:rPr>
          <w:rFonts w:ascii="Arial" w:hAnsi="Arial" w:cs="Arial"/>
          <w:i/>
          <w:spacing w:val="35"/>
          <w:szCs w:val="22"/>
        </w:rPr>
        <w:t xml:space="preserve"> </w:t>
      </w:r>
      <w:r w:rsidRPr="00D5163E">
        <w:rPr>
          <w:rFonts w:ascii="Arial" w:hAnsi="Arial" w:cs="Arial"/>
          <w:i/>
          <w:spacing w:val="-1"/>
          <w:szCs w:val="22"/>
        </w:rPr>
        <w:t>implementation</w:t>
      </w:r>
      <w:r w:rsidRPr="00D5163E">
        <w:rPr>
          <w:rFonts w:ascii="Arial" w:hAnsi="Arial" w:cs="Arial"/>
          <w:i/>
          <w:spacing w:val="1"/>
          <w:szCs w:val="22"/>
        </w:rPr>
        <w:t xml:space="preserve"> </w:t>
      </w:r>
      <w:r w:rsidRPr="00D5163E">
        <w:rPr>
          <w:rFonts w:ascii="Arial" w:hAnsi="Arial" w:cs="Arial"/>
          <w:i/>
          <w:spacing w:val="-1"/>
          <w:szCs w:val="22"/>
        </w:rPr>
        <w:t>of</w:t>
      </w:r>
      <w:r w:rsidRPr="00D5163E">
        <w:rPr>
          <w:rFonts w:ascii="Arial" w:hAnsi="Arial" w:cs="Arial"/>
          <w:i/>
          <w:spacing w:val="1"/>
          <w:szCs w:val="22"/>
        </w:rPr>
        <w:t xml:space="preserve"> </w:t>
      </w:r>
      <w:r w:rsidRPr="00D5163E">
        <w:rPr>
          <w:rFonts w:ascii="Arial" w:hAnsi="Arial" w:cs="Arial"/>
          <w:i/>
          <w:spacing w:val="-1"/>
          <w:szCs w:val="22"/>
        </w:rPr>
        <w:t>the</w:t>
      </w:r>
      <w:r w:rsidRPr="00D5163E">
        <w:rPr>
          <w:rFonts w:ascii="Arial" w:hAnsi="Arial" w:cs="Arial"/>
          <w:i/>
          <w:spacing w:val="1"/>
          <w:szCs w:val="22"/>
        </w:rPr>
        <w:t xml:space="preserve"> </w:t>
      </w:r>
      <w:r w:rsidRPr="00D5163E">
        <w:rPr>
          <w:rFonts w:ascii="Arial" w:hAnsi="Arial" w:cs="Arial"/>
          <w:i/>
          <w:spacing w:val="-1"/>
          <w:szCs w:val="22"/>
        </w:rPr>
        <w:t>project.</w:t>
      </w:r>
    </w:p>
    <w:p w14:paraId="168AE946" w14:textId="77777777" w:rsidR="004D3735" w:rsidRPr="00D5163E" w:rsidRDefault="004D3735" w:rsidP="00DD7CE7">
      <w:pPr>
        <w:pStyle w:val="BodyText"/>
        <w:widowControl w:val="0"/>
        <w:numPr>
          <w:ilvl w:val="0"/>
          <w:numId w:val="83"/>
        </w:numPr>
        <w:pBdr>
          <w:bottom w:val="none" w:sz="0" w:space="0" w:color="auto"/>
        </w:pBdr>
        <w:tabs>
          <w:tab w:val="left" w:pos="599"/>
          <w:tab w:val="left" w:pos="600"/>
        </w:tabs>
        <w:spacing w:after="180" w:line="239" w:lineRule="auto"/>
        <w:ind w:left="0" w:firstLine="0"/>
        <w:rPr>
          <w:rFonts w:ascii="Arial" w:hAnsi="Arial" w:cs="Arial"/>
          <w:i w:val="0"/>
          <w:szCs w:val="22"/>
        </w:rPr>
      </w:pPr>
      <w:r w:rsidRPr="00D5163E">
        <w:rPr>
          <w:rFonts w:ascii="Arial" w:hAnsi="Arial" w:cs="Arial"/>
          <w:i w:val="0"/>
          <w:spacing w:val="-1"/>
          <w:szCs w:val="22"/>
        </w:rPr>
        <w:t>Patent</w:t>
      </w:r>
      <w:r w:rsidRPr="00D5163E">
        <w:rPr>
          <w:rFonts w:ascii="Arial" w:hAnsi="Arial" w:cs="Arial"/>
          <w:i w:val="0"/>
          <w:spacing w:val="2"/>
          <w:szCs w:val="22"/>
        </w:rPr>
        <w:t xml:space="preserve"> </w:t>
      </w:r>
      <w:r w:rsidRPr="00D5163E">
        <w:rPr>
          <w:rFonts w:ascii="Arial" w:hAnsi="Arial" w:cs="Arial"/>
          <w:i w:val="0"/>
          <w:spacing w:val="-1"/>
          <w:szCs w:val="22"/>
        </w:rPr>
        <w:t>rights,</w:t>
      </w:r>
      <w:r w:rsidRPr="00D5163E">
        <w:rPr>
          <w:rFonts w:ascii="Arial" w:hAnsi="Arial" w:cs="Arial"/>
          <w:i w:val="0"/>
          <w:spacing w:val="2"/>
          <w:szCs w:val="22"/>
        </w:rPr>
        <w:t xml:space="preserve"> </w:t>
      </w:r>
      <w:r w:rsidRPr="00D5163E">
        <w:rPr>
          <w:rFonts w:ascii="Arial" w:hAnsi="Arial" w:cs="Arial"/>
          <w:i w:val="0"/>
          <w:spacing w:val="-1"/>
          <w:szCs w:val="22"/>
        </w:rPr>
        <w:t>copyright</w:t>
      </w:r>
      <w:r w:rsidRPr="00D5163E">
        <w:rPr>
          <w:rFonts w:ascii="Arial" w:hAnsi="Arial" w:cs="Arial"/>
          <w:i w:val="0"/>
          <w:spacing w:val="2"/>
          <w:szCs w:val="22"/>
        </w:rPr>
        <w:t xml:space="preserve"> </w:t>
      </w:r>
      <w:r w:rsidRPr="00D5163E">
        <w:rPr>
          <w:rFonts w:ascii="Arial" w:hAnsi="Arial" w:cs="Arial"/>
          <w:i w:val="0"/>
          <w:spacing w:val="-1"/>
          <w:szCs w:val="22"/>
        </w:rPr>
        <w:t>rights</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other</w:t>
      </w:r>
      <w:r w:rsidRPr="00D5163E">
        <w:rPr>
          <w:rFonts w:ascii="Arial" w:hAnsi="Arial" w:cs="Arial"/>
          <w:i w:val="0"/>
          <w:spacing w:val="2"/>
          <w:szCs w:val="22"/>
        </w:rPr>
        <w:t xml:space="preserve"> </w:t>
      </w:r>
      <w:r w:rsidRPr="00D5163E">
        <w:rPr>
          <w:rFonts w:ascii="Arial" w:hAnsi="Arial" w:cs="Arial"/>
          <w:i w:val="0"/>
          <w:spacing w:val="-1"/>
          <w:szCs w:val="22"/>
        </w:rPr>
        <w:t>similar</w:t>
      </w:r>
      <w:r w:rsidRPr="00D5163E">
        <w:rPr>
          <w:rFonts w:ascii="Arial" w:hAnsi="Arial" w:cs="Arial"/>
          <w:i w:val="0"/>
          <w:spacing w:val="2"/>
          <w:szCs w:val="22"/>
        </w:rPr>
        <w:t xml:space="preserve"> </w:t>
      </w:r>
      <w:r w:rsidRPr="00D5163E">
        <w:rPr>
          <w:rFonts w:ascii="Arial" w:hAnsi="Arial" w:cs="Arial"/>
          <w:i w:val="0"/>
          <w:spacing w:val="-1"/>
          <w:szCs w:val="22"/>
        </w:rPr>
        <w:t>rights</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1"/>
          <w:szCs w:val="22"/>
        </w:rPr>
        <w:t>any</w:t>
      </w:r>
      <w:r w:rsidRPr="00D5163E">
        <w:rPr>
          <w:rFonts w:ascii="Arial" w:hAnsi="Arial" w:cs="Arial"/>
          <w:i w:val="0"/>
          <w:spacing w:val="2"/>
          <w:szCs w:val="22"/>
        </w:rPr>
        <w:t xml:space="preserve"> </w:t>
      </w:r>
      <w:r w:rsidRPr="00D5163E">
        <w:rPr>
          <w:rFonts w:ascii="Arial" w:hAnsi="Arial" w:cs="Arial"/>
          <w:i w:val="0"/>
          <w:spacing w:val="-1"/>
          <w:szCs w:val="22"/>
        </w:rPr>
        <w:t>discoveries</w:t>
      </w:r>
      <w:r w:rsidRPr="00D5163E">
        <w:rPr>
          <w:rFonts w:ascii="Arial" w:hAnsi="Arial" w:cs="Arial"/>
          <w:i w:val="0"/>
          <w:spacing w:val="2"/>
          <w:szCs w:val="22"/>
        </w:rPr>
        <w:t xml:space="preserve"> </w:t>
      </w:r>
      <w:r w:rsidRPr="00D5163E">
        <w:rPr>
          <w:rFonts w:ascii="Arial" w:hAnsi="Arial" w:cs="Arial"/>
          <w:i w:val="0"/>
          <w:spacing w:val="-1"/>
          <w:szCs w:val="22"/>
        </w:rPr>
        <w:t>or</w:t>
      </w:r>
      <w:r w:rsidRPr="00D5163E">
        <w:rPr>
          <w:rFonts w:ascii="Arial" w:hAnsi="Arial" w:cs="Arial"/>
          <w:i w:val="0"/>
          <w:spacing w:val="2"/>
          <w:szCs w:val="22"/>
        </w:rPr>
        <w:t xml:space="preserve"> </w:t>
      </w:r>
      <w:r w:rsidRPr="00D5163E">
        <w:rPr>
          <w:rFonts w:ascii="Arial" w:hAnsi="Arial" w:cs="Arial"/>
          <w:i w:val="0"/>
          <w:spacing w:val="-1"/>
          <w:szCs w:val="22"/>
        </w:rPr>
        <w:t>work</w:t>
      </w:r>
      <w:r w:rsidRPr="00D5163E">
        <w:rPr>
          <w:rFonts w:ascii="Arial" w:hAnsi="Arial" w:cs="Arial"/>
          <w:i w:val="0"/>
          <w:spacing w:val="2"/>
          <w:szCs w:val="22"/>
        </w:rPr>
        <w:t xml:space="preserve"> </w:t>
      </w:r>
      <w:r w:rsidRPr="00D5163E">
        <w:rPr>
          <w:rFonts w:ascii="Arial" w:hAnsi="Arial" w:cs="Arial"/>
          <w:i w:val="0"/>
          <w:spacing w:val="-1"/>
          <w:szCs w:val="22"/>
        </w:rPr>
        <w:t>resulting</w:t>
      </w:r>
      <w:r w:rsidRPr="00D5163E">
        <w:rPr>
          <w:rFonts w:ascii="Arial" w:hAnsi="Arial" w:cs="Arial"/>
          <w:i w:val="0"/>
          <w:spacing w:val="2"/>
          <w:szCs w:val="22"/>
        </w:rPr>
        <w:t xml:space="preserve"> </w:t>
      </w:r>
      <w:r w:rsidRPr="00D5163E">
        <w:rPr>
          <w:rFonts w:ascii="Arial" w:hAnsi="Arial" w:cs="Arial"/>
          <w:i w:val="0"/>
          <w:spacing w:val="-1"/>
          <w:szCs w:val="22"/>
        </w:rPr>
        <w:t>from</w:t>
      </w:r>
      <w:r w:rsidRPr="00D5163E">
        <w:rPr>
          <w:rFonts w:ascii="Arial" w:hAnsi="Arial" w:cs="Arial"/>
          <w:i w:val="0"/>
          <w:spacing w:val="28"/>
          <w:szCs w:val="22"/>
        </w:rPr>
        <w:t xml:space="preserve"> </w:t>
      </w:r>
      <w:r w:rsidRPr="00D5163E">
        <w:rPr>
          <w:rFonts w:ascii="Arial" w:hAnsi="Arial" w:cs="Arial"/>
          <w:i w:val="0"/>
          <w:spacing w:val="-2"/>
          <w:szCs w:val="22"/>
        </w:rPr>
        <w:t>UNDP</w:t>
      </w:r>
      <w:r w:rsidRPr="00D5163E">
        <w:rPr>
          <w:rFonts w:ascii="Arial" w:hAnsi="Arial" w:cs="Arial"/>
          <w:i w:val="0"/>
          <w:spacing w:val="2"/>
          <w:szCs w:val="22"/>
        </w:rPr>
        <w:t xml:space="preserve"> </w:t>
      </w:r>
      <w:r w:rsidRPr="00D5163E">
        <w:rPr>
          <w:rFonts w:ascii="Arial" w:hAnsi="Arial" w:cs="Arial"/>
          <w:i w:val="0"/>
          <w:spacing w:val="-2"/>
          <w:szCs w:val="22"/>
        </w:rPr>
        <w:t>assistance</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respect</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this</w:t>
      </w:r>
      <w:r w:rsidRPr="00D5163E">
        <w:rPr>
          <w:rFonts w:ascii="Arial" w:hAnsi="Arial" w:cs="Arial"/>
          <w:i w:val="0"/>
          <w:spacing w:val="2"/>
          <w:szCs w:val="22"/>
        </w:rPr>
        <w:t xml:space="preserve"> </w:t>
      </w:r>
      <w:r w:rsidRPr="00D5163E">
        <w:rPr>
          <w:rFonts w:ascii="Arial" w:hAnsi="Arial" w:cs="Arial"/>
          <w:i w:val="0"/>
          <w:spacing w:val="-2"/>
          <w:szCs w:val="22"/>
        </w:rPr>
        <w:t>project</w:t>
      </w:r>
      <w:r w:rsidRPr="00D5163E">
        <w:rPr>
          <w:rFonts w:ascii="Arial" w:hAnsi="Arial" w:cs="Arial"/>
          <w:i w:val="0"/>
          <w:spacing w:val="2"/>
          <w:szCs w:val="22"/>
        </w:rPr>
        <w:t xml:space="preserve"> </w:t>
      </w:r>
      <w:r w:rsidRPr="00D5163E">
        <w:rPr>
          <w:rFonts w:ascii="Arial" w:hAnsi="Arial" w:cs="Arial"/>
          <w:i w:val="0"/>
          <w:spacing w:val="-2"/>
          <w:szCs w:val="22"/>
        </w:rPr>
        <w:t>shall</w:t>
      </w:r>
      <w:r w:rsidRPr="00D5163E">
        <w:rPr>
          <w:rFonts w:ascii="Arial" w:hAnsi="Arial" w:cs="Arial"/>
          <w:i w:val="0"/>
          <w:spacing w:val="2"/>
          <w:szCs w:val="22"/>
        </w:rPr>
        <w:t xml:space="preserve"> </w:t>
      </w:r>
      <w:r w:rsidRPr="00D5163E">
        <w:rPr>
          <w:rFonts w:ascii="Arial" w:hAnsi="Arial" w:cs="Arial"/>
          <w:i w:val="0"/>
          <w:spacing w:val="-2"/>
          <w:szCs w:val="22"/>
        </w:rPr>
        <w:t>belong</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UNDP.</w:t>
      </w:r>
      <w:r w:rsidRPr="00D5163E">
        <w:rPr>
          <w:rFonts w:ascii="Arial" w:hAnsi="Arial" w:cs="Arial"/>
          <w:i w:val="0"/>
          <w:szCs w:val="22"/>
        </w:rPr>
        <w:t xml:space="preserve"> </w:t>
      </w:r>
      <w:r w:rsidRPr="00D5163E">
        <w:rPr>
          <w:rFonts w:ascii="Arial" w:hAnsi="Arial" w:cs="Arial"/>
          <w:i w:val="0"/>
          <w:spacing w:val="5"/>
          <w:szCs w:val="22"/>
        </w:rPr>
        <w:t xml:space="preserve"> </w:t>
      </w:r>
      <w:r w:rsidRPr="00D5163E">
        <w:rPr>
          <w:rFonts w:ascii="Arial" w:hAnsi="Arial" w:cs="Arial"/>
          <w:i w:val="0"/>
          <w:spacing w:val="-2"/>
          <w:szCs w:val="22"/>
        </w:rPr>
        <w:t>Unless</w:t>
      </w:r>
      <w:r w:rsidRPr="00D5163E">
        <w:rPr>
          <w:rFonts w:ascii="Arial" w:hAnsi="Arial" w:cs="Arial"/>
          <w:i w:val="0"/>
          <w:spacing w:val="2"/>
          <w:szCs w:val="22"/>
        </w:rPr>
        <w:t xml:space="preserve"> </w:t>
      </w:r>
      <w:r w:rsidRPr="00D5163E">
        <w:rPr>
          <w:rFonts w:ascii="Arial" w:hAnsi="Arial" w:cs="Arial"/>
          <w:i w:val="0"/>
          <w:spacing w:val="-2"/>
          <w:szCs w:val="22"/>
        </w:rPr>
        <w:t>otherwise</w:t>
      </w:r>
      <w:r w:rsidRPr="00D5163E">
        <w:rPr>
          <w:rFonts w:ascii="Arial" w:hAnsi="Arial" w:cs="Arial"/>
          <w:i w:val="0"/>
          <w:spacing w:val="2"/>
          <w:szCs w:val="22"/>
        </w:rPr>
        <w:t xml:space="preserve"> </w:t>
      </w:r>
      <w:r w:rsidRPr="00D5163E">
        <w:rPr>
          <w:rFonts w:ascii="Arial" w:hAnsi="Arial" w:cs="Arial"/>
          <w:i w:val="0"/>
          <w:spacing w:val="-2"/>
          <w:szCs w:val="22"/>
        </w:rPr>
        <w:t>agreed</w:t>
      </w:r>
      <w:r w:rsidRPr="00D5163E">
        <w:rPr>
          <w:rFonts w:ascii="Arial" w:hAnsi="Arial" w:cs="Arial"/>
          <w:i w:val="0"/>
          <w:spacing w:val="2"/>
          <w:szCs w:val="22"/>
        </w:rPr>
        <w:t xml:space="preserve"> </w:t>
      </w:r>
      <w:r w:rsidRPr="00D5163E">
        <w:rPr>
          <w:rFonts w:ascii="Arial" w:hAnsi="Arial" w:cs="Arial"/>
          <w:i w:val="0"/>
          <w:spacing w:val="-1"/>
          <w:szCs w:val="22"/>
        </w:rPr>
        <w:t>by</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48"/>
          <w:szCs w:val="22"/>
        </w:rPr>
        <w:t xml:space="preserve"> </w:t>
      </w:r>
      <w:r w:rsidRPr="00D5163E">
        <w:rPr>
          <w:rFonts w:ascii="Arial" w:hAnsi="Arial" w:cs="Arial"/>
          <w:i w:val="0"/>
          <w:spacing w:val="-2"/>
          <w:szCs w:val="22"/>
        </w:rPr>
        <w:t>Parties</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each</w:t>
      </w:r>
      <w:r w:rsidRPr="00D5163E">
        <w:rPr>
          <w:rFonts w:ascii="Arial" w:hAnsi="Arial" w:cs="Arial"/>
          <w:i w:val="0"/>
          <w:spacing w:val="2"/>
          <w:szCs w:val="22"/>
        </w:rPr>
        <w:t xml:space="preserve"> </w:t>
      </w:r>
      <w:r w:rsidRPr="00D5163E">
        <w:rPr>
          <w:rFonts w:ascii="Arial" w:hAnsi="Arial" w:cs="Arial"/>
          <w:i w:val="0"/>
          <w:spacing w:val="-2"/>
          <w:szCs w:val="22"/>
        </w:rPr>
        <w:t>case,</w:t>
      </w:r>
      <w:r w:rsidRPr="00D5163E">
        <w:rPr>
          <w:rFonts w:ascii="Arial" w:hAnsi="Arial" w:cs="Arial"/>
          <w:i w:val="0"/>
          <w:spacing w:val="2"/>
          <w:szCs w:val="22"/>
        </w:rPr>
        <w:t xml:space="preserve"> </w:t>
      </w:r>
      <w:r w:rsidRPr="00D5163E">
        <w:rPr>
          <w:rFonts w:ascii="Arial" w:hAnsi="Arial" w:cs="Arial"/>
          <w:i w:val="0"/>
          <w:spacing w:val="-2"/>
          <w:szCs w:val="22"/>
        </w:rPr>
        <w:t>however,</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Government</w:t>
      </w:r>
      <w:r w:rsidRPr="00D5163E">
        <w:rPr>
          <w:rFonts w:ascii="Arial" w:hAnsi="Arial" w:cs="Arial"/>
          <w:i w:val="0"/>
          <w:spacing w:val="2"/>
          <w:szCs w:val="22"/>
        </w:rPr>
        <w:t xml:space="preserve"> </w:t>
      </w:r>
      <w:r w:rsidRPr="00D5163E">
        <w:rPr>
          <w:rFonts w:ascii="Arial" w:hAnsi="Arial" w:cs="Arial"/>
          <w:i w:val="0"/>
          <w:spacing w:val="-2"/>
          <w:szCs w:val="22"/>
        </w:rPr>
        <w:t>shall</w:t>
      </w:r>
      <w:r w:rsidRPr="00D5163E">
        <w:rPr>
          <w:rFonts w:ascii="Arial" w:hAnsi="Arial" w:cs="Arial"/>
          <w:i w:val="0"/>
          <w:spacing w:val="2"/>
          <w:szCs w:val="22"/>
        </w:rPr>
        <w:t xml:space="preserve"> </w:t>
      </w:r>
      <w:r w:rsidRPr="00D5163E">
        <w:rPr>
          <w:rFonts w:ascii="Arial" w:hAnsi="Arial" w:cs="Arial"/>
          <w:i w:val="0"/>
          <w:spacing w:val="-2"/>
          <w:szCs w:val="22"/>
        </w:rPr>
        <w:t>have</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right</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2"/>
          <w:szCs w:val="22"/>
        </w:rPr>
        <w:t>use</w:t>
      </w:r>
      <w:r w:rsidRPr="00D5163E">
        <w:rPr>
          <w:rFonts w:ascii="Arial" w:hAnsi="Arial" w:cs="Arial"/>
          <w:i w:val="0"/>
          <w:spacing w:val="2"/>
          <w:szCs w:val="22"/>
        </w:rPr>
        <w:t xml:space="preserve"> </w:t>
      </w:r>
      <w:r w:rsidRPr="00D5163E">
        <w:rPr>
          <w:rFonts w:ascii="Arial" w:hAnsi="Arial" w:cs="Arial"/>
          <w:i w:val="0"/>
          <w:spacing w:val="-2"/>
          <w:szCs w:val="22"/>
        </w:rPr>
        <w:t>any</w:t>
      </w:r>
      <w:r w:rsidRPr="00D5163E">
        <w:rPr>
          <w:rFonts w:ascii="Arial" w:hAnsi="Arial" w:cs="Arial"/>
          <w:i w:val="0"/>
          <w:spacing w:val="2"/>
          <w:szCs w:val="22"/>
        </w:rPr>
        <w:t xml:space="preserve"> </w:t>
      </w:r>
      <w:r w:rsidRPr="00D5163E">
        <w:rPr>
          <w:rFonts w:ascii="Arial" w:hAnsi="Arial" w:cs="Arial"/>
          <w:i w:val="0"/>
          <w:spacing w:val="-2"/>
          <w:szCs w:val="22"/>
        </w:rPr>
        <w:t>such</w:t>
      </w:r>
      <w:r w:rsidRPr="00D5163E">
        <w:rPr>
          <w:rFonts w:ascii="Arial" w:hAnsi="Arial" w:cs="Arial"/>
          <w:i w:val="0"/>
          <w:spacing w:val="2"/>
          <w:szCs w:val="22"/>
        </w:rPr>
        <w:t xml:space="preserve"> </w:t>
      </w:r>
      <w:r w:rsidRPr="00D5163E">
        <w:rPr>
          <w:rFonts w:ascii="Arial" w:hAnsi="Arial" w:cs="Arial"/>
          <w:i w:val="0"/>
          <w:spacing w:val="-2"/>
          <w:szCs w:val="22"/>
        </w:rPr>
        <w:t>discoveries</w:t>
      </w:r>
      <w:r w:rsidRPr="00D5163E">
        <w:rPr>
          <w:rFonts w:ascii="Arial" w:hAnsi="Arial" w:cs="Arial"/>
          <w:i w:val="0"/>
          <w:spacing w:val="2"/>
          <w:szCs w:val="22"/>
        </w:rPr>
        <w:t xml:space="preserve"> </w:t>
      </w:r>
      <w:r w:rsidRPr="00D5163E">
        <w:rPr>
          <w:rFonts w:ascii="Arial" w:hAnsi="Arial" w:cs="Arial"/>
          <w:i w:val="0"/>
          <w:spacing w:val="-1"/>
          <w:szCs w:val="22"/>
        </w:rPr>
        <w:t>or</w:t>
      </w:r>
      <w:r w:rsidRPr="00D5163E">
        <w:rPr>
          <w:rFonts w:ascii="Arial" w:hAnsi="Arial" w:cs="Arial"/>
          <w:i w:val="0"/>
          <w:spacing w:val="2"/>
          <w:szCs w:val="22"/>
        </w:rPr>
        <w:t xml:space="preserve"> </w:t>
      </w:r>
      <w:r w:rsidRPr="00D5163E">
        <w:rPr>
          <w:rFonts w:ascii="Arial" w:hAnsi="Arial" w:cs="Arial"/>
          <w:i w:val="0"/>
          <w:spacing w:val="-2"/>
          <w:szCs w:val="22"/>
        </w:rPr>
        <w:t>work</w:t>
      </w:r>
      <w:r w:rsidRPr="00D5163E">
        <w:rPr>
          <w:rFonts w:ascii="Arial" w:hAnsi="Arial" w:cs="Arial"/>
          <w:i w:val="0"/>
          <w:spacing w:val="56"/>
          <w:szCs w:val="22"/>
        </w:rPr>
        <w:t xml:space="preserve"> </w:t>
      </w:r>
      <w:r w:rsidRPr="00D5163E">
        <w:rPr>
          <w:rFonts w:ascii="Arial" w:hAnsi="Arial" w:cs="Arial"/>
          <w:i w:val="0"/>
          <w:spacing w:val="-2"/>
          <w:szCs w:val="22"/>
        </w:rPr>
        <w:t>within</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country</w:t>
      </w:r>
      <w:r w:rsidRPr="00D5163E">
        <w:rPr>
          <w:rFonts w:ascii="Arial" w:hAnsi="Arial" w:cs="Arial"/>
          <w:i w:val="0"/>
          <w:spacing w:val="2"/>
          <w:szCs w:val="22"/>
        </w:rPr>
        <w:t xml:space="preserve"> </w:t>
      </w:r>
      <w:r w:rsidRPr="00D5163E">
        <w:rPr>
          <w:rFonts w:ascii="Arial" w:hAnsi="Arial" w:cs="Arial"/>
          <w:i w:val="0"/>
          <w:spacing w:val="-2"/>
          <w:szCs w:val="22"/>
        </w:rPr>
        <w:t>free</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royalty</w:t>
      </w:r>
      <w:r w:rsidRPr="00D5163E">
        <w:rPr>
          <w:rFonts w:ascii="Arial" w:hAnsi="Arial" w:cs="Arial"/>
          <w:i w:val="0"/>
          <w:spacing w:val="2"/>
          <w:szCs w:val="22"/>
        </w:rPr>
        <w:t xml:space="preserve"> </w:t>
      </w:r>
      <w:r w:rsidRPr="00D5163E">
        <w:rPr>
          <w:rFonts w:ascii="Arial" w:hAnsi="Arial" w:cs="Arial"/>
          <w:i w:val="0"/>
          <w:spacing w:val="-2"/>
          <w:szCs w:val="22"/>
        </w:rPr>
        <w:t>and</w:t>
      </w:r>
      <w:r w:rsidRPr="00D5163E">
        <w:rPr>
          <w:rFonts w:ascii="Arial" w:hAnsi="Arial" w:cs="Arial"/>
          <w:i w:val="0"/>
          <w:spacing w:val="2"/>
          <w:szCs w:val="22"/>
        </w:rPr>
        <w:t xml:space="preserve"> </w:t>
      </w:r>
      <w:r w:rsidRPr="00D5163E">
        <w:rPr>
          <w:rFonts w:ascii="Arial" w:hAnsi="Arial" w:cs="Arial"/>
          <w:i w:val="0"/>
          <w:spacing w:val="-2"/>
          <w:szCs w:val="22"/>
        </w:rPr>
        <w:t>any</w:t>
      </w:r>
      <w:r w:rsidRPr="00D5163E">
        <w:rPr>
          <w:rFonts w:ascii="Arial" w:hAnsi="Arial" w:cs="Arial"/>
          <w:i w:val="0"/>
          <w:spacing w:val="2"/>
          <w:szCs w:val="22"/>
        </w:rPr>
        <w:t xml:space="preserve"> </w:t>
      </w:r>
      <w:r w:rsidRPr="00D5163E">
        <w:rPr>
          <w:rFonts w:ascii="Arial" w:hAnsi="Arial" w:cs="Arial"/>
          <w:i w:val="0"/>
          <w:spacing w:val="-2"/>
          <w:szCs w:val="22"/>
        </w:rPr>
        <w:t>charge</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similar</w:t>
      </w:r>
      <w:r w:rsidRPr="00D5163E">
        <w:rPr>
          <w:rFonts w:ascii="Arial" w:hAnsi="Arial" w:cs="Arial"/>
          <w:i w:val="0"/>
          <w:spacing w:val="2"/>
          <w:szCs w:val="22"/>
        </w:rPr>
        <w:t xml:space="preserve"> </w:t>
      </w:r>
      <w:r w:rsidRPr="00D5163E">
        <w:rPr>
          <w:rFonts w:ascii="Arial" w:hAnsi="Arial" w:cs="Arial"/>
          <w:i w:val="0"/>
          <w:spacing w:val="-2"/>
          <w:szCs w:val="22"/>
        </w:rPr>
        <w:t>nature.</w:t>
      </w:r>
    </w:p>
    <w:p w14:paraId="6A23ECE8" w14:textId="77777777" w:rsidR="004D3735" w:rsidRPr="00D5163E" w:rsidRDefault="004D3735" w:rsidP="00DD7CE7">
      <w:pPr>
        <w:pStyle w:val="BodyText"/>
        <w:widowControl w:val="0"/>
        <w:numPr>
          <w:ilvl w:val="0"/>
          <w:numId w:val="83"/>
        </w:numPr>
        <w:pBdr>
          <w:bottom w:val="none" w:sz="0" w:space="0" w:color="auto"/>
        </w:pBdr>
        <w:tabs>
          <w:tab w:val="left" w:pos="599"/>
          <w:tab w:val="left" w:pos="600"/>
        </w:tabs>
        <w:spacing w:after="180" w:line="239" w:lineRule="auto"/>
        <w:ind w:left="0" w:firstLine="0"/>
        <w:rPr>
          <w:rFonts w:ascii="Arial" w:hAnsi="Arial" w:cs="Arial"/>
          <w:i w:val="0"/>
          <w:szCs w:val="22"/>
        </w:rPr>
      </w:pP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Government</w:t>
      </w:r>
      <w:r w:rsidRPr="00D5163E">
        <w:rPr>
          <w:rFonts w:ascii="Arial" w:hAnsi="Arial" w:cs="Arial"/>
          <w:i w:val="0"/>
          <w:spacing w:val="1"/>
          <w:szCs w:val="22"/>
        </w:rPr>
        <w:t xml:space="preserve"> </w:t>
      </w:r>
      <w:r w:rsidRPr="00D5163E">
        <w:rPr>
          <w:rFonts w:ascii="Arial" w:hAnsi="Arial" w:cs="Arial"/>
          <w:i w:val="0"/>
          <w:spacing w:val="-1"/>
          <w:szCs w:val="22"/>
        </w:rPr>
        <w:t>shall</w:t>
      </w:r>
      <w:r w:rsidRPr="00D5163E">
        <w:rPr>
          <w:rFonts w:ascii="Arial" w:hAnsi="Arial" w:cs="Arial"/>
          <w:i w:val="0"/>
          <w:spacing w:val="1"/>
          <w:szCs w:val="22"/>
        </w:rPr>
        <w:t xml:space="preserve"> </w:t>
      </w:r>
      <w:r w:rsidRPr="00D5163E">
        <w:rPr>
          <w:rFonts w:ascii="Arial" w:hAnsi="Arial" w:cs="Arial"/>
          <w:i w:val="0"/>
          <w:spacing w:val="-1"/>
          <w:szCs w:val="22"/>
        </w:rPr>
        <w:t>assist</w:t>
      </w:r>
      <w:r w:rsidRPr="00D5163E">
        <w:rPr>
          <w:rFonts w:ascii="Arial" w:hAnsi="Arial" w:cs="Arial"/>
          <w:i w:val="0"/>
          <w:spacing w:val="1"/>
          <w:szCs w:val="22"/>
        </w:rPr>
        <w:t xml:space="preserve"> </w:t>
      </w:r>
      <w:r w:rsidRPr="00D5163E">
        <w:rPr>
          <w:rFonts w:ascii="Arial" w:hAnsi="Arial" w:cs="Arial"/>
          <w:i w:val="0"/>
          <w:spacing w:val="-1"/>
          <w:szCs w:val="22"/>
        </w:rPr>
        <w:t>all</w:t>
      </w:r>
      <w:r w:rsidRPr="00D5163E">
        <w:rPr>
          <w:rFonts w:ascii="Arial" w:hAnsi="Arial" w:cs="Arial"/>
          <w:i w:val="0"/>
          <w:spacing w:val="1"/>
          <w:szCs w:val="22"/>
        </w:rPr>
        <w:t xml:space="preserve"> </w:t>
      </w:r>
      <w:r w:rsidRPr="00D5163E">
        <w:rPr>
          <w:rFonts w:ascii="Arial" w:hAnsi="Arial" w:cs="Arial"/>
          <w:i w:val="0"/>
          <w:spacing w:val="-1"/>
          <w:szCs w:val="22"/>
        </w:rPr>
        <w:t>project</w:t>
      </w:r>
      <w:r w:rsidRPr="00D5163E">
        <w:rPr>
          <w:rFonts w:ascii="Arial" w:hAnsi="Arial" w:cs="Arial"/>
          <w:i w:val="0"/>
          <w:spacing w:val="1"/>
          <w:szCs w:val="22"/>
        </w:rPr>
        <w:t xml:space="preserve"> </w:t>
      </w:r>
      <w:r w:rsidRPr="00D5163E">
        <w:rPr>
          <w:rFonts w:ascii="Arial" w:hAnsi="Arial" w:cs="Arial"/>
          <w:i w:val="0"/>
          <w:spacing w:val="-1"/>
          <w:szCs w:val="22"/>
        </w:rPr>
        <w:t>personnel</w:t>
      </w:r>
      <w:r w:rsidRPr="00D5163E">
        <w:rPr>
          <w:rFonts w:ascii="Arial" w:hAnsi="Arial" w:cs="Arial"/>
          <w:i w:val="0"/>
          <w:spacing w:val="1"/>
          <w:szCs w:val="22"/>
        </w:rPr>
        <w:t xml:space="preserve"> </w:t>
      </w:r>
      <w:r w:rsidRPr="00D5163E">
        <w:rPr>
          <w:rFonts w:ascii="Arial" w:hAnsi="Arial" w:cs="Arial"/>
          <w:i w:val="0"/>
          <w:spacing w:val="-1"/>
          <w:szCs w:val="22"/>
        </w:rPr>
        <w:t>in</w:t>
      </w:r>
      <w:r w:rsidRPr="00D5163E">
        <w:rPr>
          <w:rFonts w:ascii="Arial" w:hAnsi="Arial" w:cs="Arial"/>
          <w:i w:val="0"/>
          <w:spacing w:val="1"/>
          <w:szCs w:val="22"/>
        </w:rPr>
        <w:t xml:space="preserve"> </w:t>
      </w:r>
      <w:r w:rsidRPr="00D5163E">
        <w:rPr>
          <w:rFonts w:ascii="Arial" w:hAnsi="Arial" w:cs="Arial"/>
          <w:i w:val="0"/>
          <w:spacing w:val="-1"/>
          <w:szCs w:val="22"/>
        </w:rPr>
        <w:t>finding</w:t>
      </w:r>
      <w:r w:rsidRPr="00D5163E">
        <w:rPr>
          <w:rFonts w:ascii="Arial" w:hAnsi="Arial" w:cs="Arial"/>
          <w:i w:val="0"/>
          <w:spacing w:val="1"/>
          <w:szCs w:val="22"/>
        </w:rPr>
        <w:t xml:space="preserve"> </w:t>
      </w:r>
      <w:r w:rsidRPr="00D5163E">
        <w:rPr>
          <w:rFonts w:ascii="Arial" w:hAnsi="Arial" w:cs="Arial"/>
          <w:i w:val="0"/>
          <w:spacing w:val="-1"/>
          <w:szCs w:val="22"/>
        </w:rPr>
        <w:t>suitable</w:t>
      </w:r>
      <w:r w:rsidRPr="00D5163E">
        <w:rPr>
          <w:rFonts w:ascii="Arial" w:hAnsi="Arial" w:cs="Arial"/>
          <w:i w:val="0"/>
          <w:spacing w:val="1"/>
          <w:szCs w:val="22"/>
        </w:rPr>
        <w:t xml:space="preserve"> </w:t>
      </w:r>
      <w:r w:rsidRPr="00D5163E">
        <w:rPr>
          <w:rFonts w:ascii="Arial" w:hAnsi="Arial" w:cs="Arial"/>
          <w:i w:val="0"/>
          <w:spacing w:val="-1"/>
          <w:szCs w:val="22"/>
        </w:rPr>
        <w:t>housing</w:t>
      </w:r>
      <w:r w:rsidRPr="00D5163E">
        <w:rPr>
          <w:rFonts w:ascii="Arial" w:hAnsi="Arial" w:cs="Arial"/>
          <w:i w:val="0"/>
          <w:spacing w:val="1"/>
          <w:szCs w:val="22"/>
        </w:rPr>
        <w:t xml:space="preserve"> </w:t>
      </w:r>
      <w:r w:rsidRPr="00D5163E">
        <w:rPr>
          <w:rFonts w:ascii="Arial" w:hAnsi="Arial" w:cs="Arial"/>
          <w:i w:val="0"/>
          <w:spacing w:val="-1"/>
          <w:szCs w:val="22"/>
        </w:rPr>
        <w:t>accommodation</w:t>
      </w:r>
      <w:r w:rsidRPr="00D5163E">
        <w:rPr>
          <w:rFonts w:ascii="Arial" w:hAnsi="Arial" w:cs="Arial"/>
          <w:i w:val="0"/>
          <w:spacing w:val="1"/>
          <w:szCs w:val="22"/>
        </w:rPr>
        <w:t xml:space="preserve"> </w:t>
      </w:r>
      <w:r w:rsidRPr="00D5163E">
        <w:rPr>
          <w:rFonts w:ascii="Arial" w:hAnsi="Arial" w:cs="Arial"/>
          <w:i w:val="0"/>
          <w:spacing w:val="-1"/>
          <w:szCs w:val="22"/>
        </w:rPr>
        <w:t>at</w:t>
      </w:r>
      <w:r w:rsidRPr="00D5163E">
        <w:rPr>
          <w:rFonts w:ascii="Arial" w:hAnsi="Arial" w:cs="Arial"/>
          <w:i w:val="0"/>
          <w:spacing w:val="24"/>
          <w:szCs w:val="22"/>
        </w:rPr>
        <w:t xml:space="preserve"> </w:t>
      </w:r>
      <w:r w:rsidRPr="00D5163E">
        <w:rPr>
          <w:rFonts w:ascii="Arial" w:hAnsi="Arial" w:cs="Arial"/>
          <w:i w:val="0"/>
          <w:spacing w:val="-1"/>
          <w:szCs w:val="22"/>
        </w:rPr>
        <w:t>reasonable</w:t>
      </w:r>
      <w:r w:rsidRPr="00D5163E">
        <w:rPr>
          <w:rFonts w:ascii="Arial" w:hAnsi="Arial" w:cs="Arial"/>
          <w:i w:val="0"/>
          <w:spacing w:val="2"/>
          <w:szCs w:val="22"/>
        </w:rPr>
        <w:t xml:space="preserve"> </w:t>
      </w:r>
      <w:r w:rsidRPr="00D5163E">
        <w:rPr>
          <w:rFonts w:ascii="Arial" w:hAnsi="Arial" w:cs="Arial"/>
          <w:i w:val="0"/>
          <w:spacing w:val="-1"/>
          <w:szCs w:val="22"/>
        </w:rPr>
        <w:t>rents.</w:t>
      </w:r>
    </w:p>
    <w:p w14:paraId="7F446F3F" w14:textId="77777777" w:rsidR="004D3735" w:rsidRPr="00D5163E" w:rsidRDefault="004D3735" w:rsidP="00DD7CE7">
      <w:pPr>
        <w:pStyle w:val="BodyText"/>
        <w:widowControl w:val="0"/>
        <w:numPr>
          <w:ilvl w:val="0"/>
          <w:numId w:val="83"/>
        </w:numPr>
        <w:pBdr>
          <w:bottom w:val="none" w:sz="0" w:space="0" w:color="auto"/>
        </w:pBdr>
        <w:tabs>
          <w:tab w:val="left" w:pos="600"/>
        </w:tabs>
        <w:spacing w:after="180" w:line="239" w:lineRule="auto"/>
        <w:ind w:left="0" w:firstLine="0"/>
        <w:rPr>
          <w:rFonts w:ascii="Arial" w:hAnsi="Arial" w:cs="Arial"/>
          <w:i w:val="0"/>
          <w:szCs w:val="22"/>
        </w:rPr>
      </w:pP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services</w:t>
      </w:r>
      <w:r w:rsidRPr="00D5163E">
        <w:rPr>
          <w:rFonts w:ascii="Arial" w:hAnsi="Arial" w:cs="Arial"/>
          <w:i w:val="0"/>
          <w:spacing w:val="1"/>
          <w:szCs w:val="22"/>
        </w:rPr>
        <w:t xml:space="preserve"> </w:t>
      </w:r>
      <w:r w:rsidRPr="00D5163E">
        <w:rPr>
          <w:rFonts w:ascii="Arial" w:hAnsi="Arial" w:cs="Arial"/>
          <w:i w:val="0"/>
          <w:spacing w:val="-1"/>
          <w:szCs w:val="22"/>
        </w:rPr>
        <w:t>and</w:t>
      </w:r>
      <w:r w:rsidRPr="00D5163E">
        <w:rPr>
          <w:rFonts w:ascii="Arial" w:hAnsi="Arial" w:cs="Arial"/>
          <w:i w:val="0"/>
          <w:spacing w:val="1"/>
          <w:szCs w:val="22"/>
        </w:rPr>
        <w:t xml:space="preserve"> </w:t>
      </w:r>
      <w:r w:rsidRPr="00D5163E">
        <w:rPr>
          <w:rFonts w:ascii="Arial" w:hAnsi="Arial" w:cs="Arial"/>
          <w:i w:val="0"/>
          <w:spacing w:val="-1"/>
          <w:szCs w:val="22"/>
        </w:rPr>
        <w:t>facilities</w:t>
      </w:r>
      <w:r w:rsidRPr="00D5163E">
        <w:rPr>
          <w:rFonts w:ascii="Arial" w:hAnsi="Arial" w:cs="Arial"/>
          <w:i w:val="0"/>
          <w:spacing w:val="1"/>
          <w:szCs w:val="22"/>
        </w:rPr>
        <w:t xml:space="preserve"> </w:t>
      </w:r>
      <w:r w:rsidRPr="00D5163E">
        <w:rPr>
          <w:rFonts w:ascii="Arial" w:hAnsi="Arial" w:cs="Arial"/>
          <w:i w:val="0"/>
          <w:spacing w:val="-1"/>
          <w:szCs w:val="22"/>
        </w:rPr>
        <w:t>specified</w:t>
      </w:r>
      <w:r w:rsidRPr="00D5163E">
        <w:rPr>
          <w:rFonts w:ascii="Arial" w:hAnsi="Arial" w:cs="Arial"/>
          <w:i w:val="0"/>
          <w:spacing w:val="1"/>
          <w:szCs w:val="22"/>
        </w:rPr>
        <w:t xml:space="preserve"> </w:t>
      </w:r>
      <w:r w:rsidRPr="00D5163E">
        <w:rPr>
          <w:rFonts w:ascii="Arial" w:hAnsi="Arial" w:cs="Arial"/>
          <w:i w:val="0"/>
          <w:spacing w:val="-1"/>
          <w:szCs w:val="22"/>
        </w:rPr>
        <w:t>in</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Project</w:t>
      </w:r>
      <w:r w:rsidRPr="00D5163E">
        <w:rPr>
          <w:rFonts w:ascii="Arial" w:hAnsi="Arial" w:cs="Arial"/>
          <w:i w:val="0"/>
          <w:spacing w:val="1"/>
          <w:szCs w:val="22"/>
        </w:rPr>
        <w:t xml:space="preserve"> </w:t>
      </w:r>
      <w:r w:rsidRPr="00D5163E">
        <w:rPr>
          <w:rFonts w:ascii="Arial" w:hAnsi="Arial" w:cs="Arial"/>
          <w:i w:val="0"/>
          <w:spacing w:val="-2"/>
          <w:szCs w:val="22"/>
        </w:rPr>
        <w:t>Document</w:t>
      </w:r>
      <w:r w:rsidRPr="00D5163E">
        <w:rPr>
          <w:rFonts w:ascii="Arial" w:hAnsi="Arial" w:cs="Arial"/>
          <w:i w:val="0"/>
          <w:spacing w:val="2"/>
          <w:szCs w:val="22"/>
        </w:rPr>
        <w:t xml:space="preserve"> </w:t>
      </w:r>
      <w:r w:rsidRPr="00D5163E">
        <w:rPr>
          <w:rFonts w:ascii="Arial" w:hAnsi="Arial" w:cs="Arial"/>
          <w:i w:val="0"/>
          <w:spacing w:val="-2"/>
          <w:szCs w:val="22"/>
        </w:rPr>
        <w:t>which</w:t>
      </w:r>
      <w:r w:rsidRPr="00D5163E">
        <w:rPr>
          <w:rFonts w:ascii="Arial" w:hAnsi="Arial" w:cs="Arial"/>
          <w:i w:val="0"/>
          <w:spacing w:val="2"/>
          <w:szCs w:val="22"/>
        </w:rPr>
        <w:t xml:space="preserve"> </w:t>
      </w:r>
      <w:r w:rsidRPr="00D5163E">
        <w:rPr>
          <w:rFonts w:ascii="Arial" w:hAnsi="Arial" w:cs="Arial"/>
          <w:i w:val="0"/>
          <w:spacing w:val="-2"/>
          <w:szCs w:val="22"/>
        </w:rPr>
        <w:t>are</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2"/>
          <w:szCs w:val="22"/>
        </w:rPr>
        <w:t>provided</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project</w:t>
      </w:r>
      <w:r w:rsidRPr="00D5163E">
        <w:rPr>
          <w:rFonts w:ascii="Arial" w:hAnsi="Arial" w:cs="Arial"/>
          <w:i w:val="0"/>
          <w:spacing w:val="35"/>
          <w:szCs w:val="22"/>
        </w:rPr>
        <w:t xml:space="preserve"> </w:t>
      </w:r>
      <w:r w:rsidRPr="00D5163E">
        <w:rPr>
          <w:rFonts w:ascii="Arial" w:hAnsi="Arial" w:cs="Arial"/>
          <w:i w:val="0"/>
          <w:spacing w:val="-1"/>
          <w:szCs w:val="22"/>
        </w:rPr>
        <w:t>by</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Government</w:t>
      </w:r>
      <w:r w:rsidRPr="00D5163E">
        <w:rPr>
          <w:rFonts w:ascii="Arial" w:hAnsi="Arial" w:cs="Arial"/>
          <w:i w:val="0"/>
          <w:spacing w:val="2"/>
          <w:szCs w:val="22"/>
        </w:rPr>
        <w:t xml:space="preserve"> </w:t>
      </w:r>
      <w:r w:rsidRPr="00D5163E">
        <w:rPr>
          <w:rFonts w:ascii="Arial" w:hAnsi="Arial" w:cs="Arial"/>
          <w:i w:val="0"/>
          <w:spacing w:val="-1"/>
          <w:szCs w:val="22"/>
        </w:rPr>
        <w:t>by</w:t>
      </w:r>
      <w:r w:rsidRPr="00D5163E">
        <w:rPr>
          <w:rFonts w:ascii="Arial" w:hAnsi="Arial" w:cs="Arial"/>
          <w:i w:val="0"/>
          <w:spacing w:val="2"/>
          <w:szCs w:val="22"/>
        </w:rPr>
        <w:t xml:space="preserve"> </w:t>
      </w:r>
      <w:r w:rsidRPr="00D5163E">
        <w:rPr>
          <w:rFonts w:ascii="Arial" w:hAnsi="Arial" w:cs="Arial"/>
          <w:i w:val="0"/>
          <w:spacing w:val="-2"/>
          <w:szCs w:val="22"/>
        </w:rPr>
        <w:t>means</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zCs w:val="22"/>
        </w:rPr>
        <w:t>a</w:t>
      </w:r>
      <w:r w:rsidRPr="00D5163E">
        <w:rPr>
          <w:rFonts w:ascii="Arial" w:hAnsi="Arial" w:cs="Arial"/>
          <w:i w:val="0"/>
          <w:spacing w:val="2"/>
          <w:szCs w:val="22"/>
        </w:rPr>
        <w:t xml:space="preserve"> </w:t>
      </w:r>
      <w:r w:rsidRPr="00D5163E">
        <w:rPr>
          <w:rFonts w:ascii="Arial" w:hAnsi="Arial" w:cs="Arial"/>
          <w:i w:val="0"/>
          <w:spacing w:val="-2"/>
          <w:szCs w:val="22"/>
        </w:rPr>
        <w:t>contribution</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cash</w:t>
      </w:r>
      <w:r w:rsidRPr="00D5163E">
        <w:rPr>
          <w:rFonts w:ascii="Arial" w:hAnsi="Arial" w:cs="Arial"/>
          <w:i w:val="0"/>
          <w:spacing w:val="2"/>
          <w:szCs w:val="22"/>
        </w:rPr>
        <w:t xml:space="preserve"> </w:t>
      </w:r>
      <w:r w:rsidRPr="00D5163E">
        <w:rPr>
          <w:rFonts w:ascii="Arial" w:hAnsi="Arial" w:cs="Arial"/>
          <w:i w:val="0"/>
          <w:spacing w:val="-2"/>
          <w:szCs w:val="22"/>
        </w:rPr>
        <w:t>shall</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2"/>
          <w:szCs w:val="22"/>
        </w:rPr>
        <w:t>set</w:t>
      </w:r>
      <w:r w:rsidRPr="00D5163E">
        <w:rPr>
          <w:rFonts w:ascii="Arial" w:hAnsi="Arial" w:cs="Arial"/>
          <w:i w:val="0"/>
          <w:spacing w:val="2"/>
          <w:szCs w:val="22"/>
        </w:rPr>
        <w:t xml:space="preserve"> </w:t>
      </w:r>
      <w:r w:rsidRPr="00D5163E">
        <w:rPr>
          <w:rFonts w:ascii="Arial" w:hAnsi="Arial" w:cs="Arial"/>
          <w:i w:val="0"/>
          <w:spacing w:val="-2"/>
          <w:szCs w:val="22"/>
        </w:rPr>
        <w:t>forth</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Project</w:t>
      </w:r>
      <w:r w:rsidRPr="00D5163E">
        <w:rPr>
          <w:rFonts w:ascii="Arial" w:hAnsi="Arial" w:cs="Arial"/>
          <w:i w:val="0"/>
          <w:spacing w:val="2"/>
          <w:szCs w:val="22"/>
        </w:rPr>
        <w:t xml:space="preserve"> </w:t>
      </w:r>
      <w:r w:rsidRPr="00D5163E">
        <w:rPr>
          <w:rFonts w:ascii="Arial" w:hAnsi="Arial" w:cs="Arial"/>
          <w:i w:val="0"/>
          <w:spacing w:val="-2"/>
          <w:szCs w:val="22"/>
        </w:rPr>
        <w:t>Budget.</w:t>
      </w:r>
      <w:r w:rsidRPr="00D5163E">
        <w:rPr>
          <w:rFonts w:ascii="Arial" w:hAnsi="Arial" w:cs="Arial"/>
          <w:i w:val="0"/>
          <w:szCs w:val="22"/>
        </w:rPr>
        <w:t xml:space="preserve"> </w:t>
      </w:r>
      <w:r w:rsidRPr="00D5163E">
        <w:rPr>
          <w:rFonts w:ascii="Arial" w:hAnsi="Arial" w:cs="Arial"/>
          <w:i w:val="0"/>
          <w:spacing w:val="5"/>
          <w:szCs w:val="22"/>
        </w:rPr>
        <w:t xml:space="preserve"> </w:t>
      </w:r>
      <w:r w:rsidRPr="00D5163E">
        <w:rPr>
          <w:rFonts w:ascii="Arial" w:hAnsi="Arial" w:cs="Arial"/>
          <w:i w:val="0"/>
          <w:spacing w:val="-3"/>
          <w:szCs w:val="22"/>
        </w:rPr>
        <w:t>Payment</w:t>
      </w:r>
      <w:r w:rsidRPr="00D5163E">
        <w:rPr>
          <w:rFonts w:ascii="Arial" w:hAnsi="Arial" w:cs="Arial"/>
          <w:i w:val="0"/>
          <w:spacing w:val="43"/>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this</w:t>
      </w:r>
      <w:r w:rsidRPr="00D5163E">
        <w:rPr>
          <w:rFonts w:ascii="Arial" w:hAnsi="Arial" w:cs="Arial"/>
          <w:i w:val="0"/>
          <w:spacing w:val="2"/>
          <w:szCs w:val="22"/>
        </w:rPr>
        <w:t xml:space="preserve"> </w:t>
      </w:r>
      <w:r w:rsidRPr="00D5163E">
        <w:rPr>
          <w:rFonts w:ascii="Arial" w:hAnsi="Arial" w:cs="Arial"/>
          <w:i w:val="0"/>
          <w:spacing w:val="-2"/>
          <w:szCs w:val="22"/>
        </w:rPr>
        <w:t>amount</w:t>
      </w:r>
      <w:r w:rsidRPr="00D5163E">
        <w:rPr>
          <w:rFonts w:ascii="Arial" w:hAnsi="Arial" w:cs="Arial"/>
          <w:i w:val="0"/>
          <w:spacing w:val="2"/>
          <w:szCs w:val="22"/>
        </w:rPr>
        <w:t xml:space="preserve"> </w:t>
      </w:r>
      <w:r w:rsidRPr="00D5163E">
        <w:rPr>
          <w:rFonts w:ascii="Arial" w:hAnsi="Arial" w:cs="Arial"/>
          <w:i w:val="0"/>
          <w:spacing w:val="-2"/>
          <w:szCs w:val="22"/>
        </w:rPr>
        <w:t>shall</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2"/>
          <w:szCs w:val="22"/>
        </w:rPr>
        <w:t>made</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UNDP</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accordance</w:t>
      </w:r>
      <w:r w:rsidRPr="00D5163E">
        <w:rPr>
          <w:rFonts w:ascii="Arial" w:hAnsi="Arial" w:cs="Arial"/>
          <w:i w:val="0"/>
          <w:spacing w:val="2"/>
          <w:szCs w:val="22"/>
        </w:rPr>
        <w:t xml:space="preserve"> </w:t>
      </w:r>
      <w:r w:rsidRPr="00D5163E">
        <w:rPr>
          <w:rFonts w:ascii="Arial" w:hAnsi="Arial" w:cs="Arial"/>
          <w:i w:val="0"/>
          <w:spacing w:val="-2"/>
          <w:szCs w:val="22"/>
        </w:rPr>
        <w:t>with</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Schedule</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Payments</w:t>
      </w:r>
      <w:r w:rsidRPr="00D5163E">
        <w:rPr>
          <w:rFonts w:ascii="Arial" w:hAnsi="Arial" w:cs="Arial"/>
          <w:i w:val="0"/>
          <w:spacing w:val="2"/>
          <w:szCs w:val="22"/>
        </w:rPr>
        <w:t xml:space="preserve"> </w:t>
      </w:r>
      <w:r w:rsidRPr="00D5163E">
        <w:rPr>
          <w:rFonts w:ascii="Arial" w:hAnsi="Arial" w:cs="Arial"/>
          <w:i w:val="0"/>
          <w:spacing w:val="-1"/>
          <w:szCs w:val="22"/>
        </w:rPr>
        <w:t>by</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43"/>
          <w:szCs w:val="22"/>
        </w:rPr>
        <w:t xml:space="preserve"> </w:t>
      </w:r>
      <w:r w:rsidRPr="00D5163E">
        <w:rPr>
          <w:rFonts w:ascii="Arial" w:hAnsi="Arial" w:cs="Arial"/>
          <w:i w:val="0"/>
          <w:spacing w:val="-1"/>
          <w:szCs w:val="22"/>
        </w:rPr>
        <w:t>Government.</w:t>
      </w:r>
    </w:p>
    <w:p w14:paraId="7F6CC476" w14:textId="77777777" w:rsidR="004D3735" w:rsidRPr="00D5163E" w:rsidRDefault="004D3735" w:rsidP="00DD7CE7">
      <w:pPr>
        <w:pStyle w:val="BodyText"/>
        <w:widowControl w:val="0"/>
        <w:numPr>
          <w:ilvl w:val="0"/>
          <w:numId w:val="83"/>
        </w:numPr>
        <w:pBdr>
          <w:bottom w:val="none" w:sz="0" w:space="0" w:color="auto"/>
        </w:pBdr>
        <w:tabs>
          <w:tab w:val="left" w:pos="600"/>
        </w:tabs>
        <w:spacing w:after="240" w:line="239" w:lineRule="auto"/>
        <w:ind w:left="0" w:firstLine="0"/>
        <w:rPr>
          <w:rFonts w:ascii="Arial" w:hAnsi="Arial" w:cs="Arial"/>
          <w:i w:val="0"/>
          <w:szCs w:val="22"/>
        </w:rPr>
      </w:pPr>
      <w:r w:rsidRPr="00D5163E">
        <w:rPr>
          <w:rFonts w:ascii="Arial" w:hAnsi="Arial" w:cs="Arial"/>
          <w:i w:val="0"/>
          <w:spacing w:val="-2"/>
          <w:szCs w:val="22"/>
        </w:rPr>
        <w:t>Payment</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above-mentioned</w:t>
      </w:r>
      <w:r w:rsidRPr="00D5163E">
        <w:rPr>
          <w:rFonts w:ascii="Arial" w:hAnsi="Arial" w:cs="Arial"/>
          <w:i w:val="0"/>
          <w:spacing w:val="2"/>
          <w:szCs w:val="22"/>
        </w:rPr>
        <w:t xml:space="preserve"> </w:t>
      </w:r>
      <w:r w:rsidRPr="00D5163E">
        <w:rPr>
          <w:rFonts w:ascii="Arial" w:hAnsi="Arial" w:cs="Arial"/>
          <w:i w:val="0"/>
          <w:spacing w:val="-2"/>
          <w:szCs w:val="22"/>
        </w:rPr>
        <w:t>contribution</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UNDP</w:t>
      </w:r>
      <w:r w:rsidRPr="00D5163E">
        <w:rPr>
          <w:rFonts w:ascii="Arial" w:hAnsi="Arial" w:cs="Arial"/>
          <w:i w:val="0"/>
          <w:spacing w:val="2"/>
          <w:szCs w:val="22"/>
        </w:rPr>
        <w:t xml:space="preserve"> </w:t>
      </w:r>
      <w:r w:rsidRPr="00D5163E">
        <w:rPr>
          <w:rFonts w:ascii="Arial" w:hAnsi="Arial" w:cs="Arial"/>
          <w:i w:val="0"/>
          <w:spacing w:val="-1"/>
          <w:szCs w:val="22"/>
        </w:rPr>
        <w:t>on</w:t>
      </w:r>
      <w:r w:rsidRPr="00D5163E">
        <w:rPr>
          <w:rFonts w:ascii="Arial" w:hAnsi="Arial" w:cs="Arial"/>
          <w:i w:val="0"/>
          <w:spacing w:val="2"/>
          <w:szCs w:val="22"/>
        </w:rPr>
        <w:t xml:space="preserve"> </w:t>
      </w:r>
      <w:r w:rsidRPr="00D5163E">
        <w:rPr>
          <w:rFonts w:ascii="Arial" w:hAnsi="Arial" w:cs="Arial"/>
          <w:i w:val="0"/>
          <w:spacing w:val="-1"/>
          <w:szCs w:val="22"/>
        </w:rPr>
        <w:t>or</w:t>
      </w:r>
      <w:r w:rsidRPr="00D5163E">
        <w:rPr>
          <w:rFonts w:ascii="Arial" w:hAnsi="Arial" w:cs="Arial"/>
          <w:i w:val="0"/>
          <w:spacing w:val="2"/>
          <w:szCs w:val="22"/>
        </w:rPr>
        <w:t xml:space="preserve"> </w:t>
      </w:r>
      <w:r w:rsidRPr="00D5163E">
        <w:rPr>
          <w:rFonts w:ascii="Arial" w:hAnsi="Arial" w:cs="Arial"/>
          <w:i w:val="0"/>
          <w:spacing w:val="-2"/>
          <w:szCs w:val="22"/>
        </w:rPr>
        <w:t>before</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dates</w:t>
      </w:r>
      <w:r w:rsidRPr="00D5163E">
        <w:rPr>
          <w:rFonts w:ascii="Arial" w:hAnsi="Arial" w:cs="Arial"/>
          <w:i w:val="0"/>
          <w:spacing w:val="2"/>
          <w:szCs w:val="22"/>
        </w:rPr>
        <w:t xml:space="preserve"> </w:t>
      </w:r>
      <w:r w:rsidRPr="00D5163E">
        <w:rPr>
          <w:rFonts w:ascii="Arial" w:hAnsi="Arial" w:cs="Arial"/>
          <w:i w:val="0"/>
          <w:spacing w:val="-2"/>
          <w:szCs w:val="22"/>
        </w:rPr>
        <w:t>specified</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4"/>
          <w:szCs w:val="22"/>
        </w:rPr>
        <w:t>the</w:t>
      </w:r>
      <w:r w:rsidRPr="00D5163E">
        <w:rPr>
          <w:rFonts w:ascii="Arial" w:hAnsi="Arial" w:cs="Arial"/>
          <w:i w:val="0"/>
          <w:spacing w:val="42"/>
          <w:szCs w:val="22"/>
        </w:rPr>
        <w:t xml:space="preserve"> </w:t>
      </w:r>
      <w:r w:rsidRPr="00D5163E">
        <w:rPr>
          <w:rFonts w:ascii="Arial" w:hAnsi="Arial" w:cs="Arial"/>
          <w:i w:val="0"/>
          <w:spacing w:val="-1"/>
          <w:szCs w:val="22"/>
        </w:rPr>
        <w:t>Schedule</w:t>
      </w:r>
      <w:r w:rsidRPr="00D5163E">
        <w:rPr>
          <w:rFonts w:ascii="Arial" w:hAnsi="Arial" w:cs="Arial"/>
          <w:i w:val="0"/>
          <w:spacing w:val="1"/>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Payments</w:t>
      </w:r>
      <w:r w:rsidRPr="00D5163E">
        <w:rPr>
          <w:rFonts w:ascii="Arial" w:hAnsi="Arial" w:cs="Arial"/>
          <w:i w:val="0"/>
          <w:spacing w:val="1"/>
          <w:szCs w:val="22"/>
        </w:rPr>
        <w:t xml:space="preserve"> </w:t>
      </w:r>
      <w:r w:rsidRPr="00D5163E">
        <w:rPr>
          <w:rFonts w:ascii="Arial" w:hAnsi="Arial" w:cs="Arial"/>
          <w:i w:val="0"/>
          <w:spacing w:val="-1"/>
          <w:szCs w:val="22"/>
        </w:rPr>
        <w:t>by</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Government</w:t>
      </w:r>
      <w:r w:rsidRPr="00D5163E">
        <w:rPr>
          <w:rFonts w:ascii="Arial" w:hAnsi="Arial" w:cs="Arial"/>
          <w:i w:val="0"/>
          <w:spacing w:val="1"/>
          <w:szCs w:val="22"/>
        </w:rPr>
        <w:t xml:space="preserve"> </w:t>
      </w:r>
      <w:r w:rsidRPr="00D5163E">
        <w:rPr>
          <w:rFonts w:ascii="Arial" w:hAnsi="Arial" w:cs="Arial"/>
          <w:i w:val="0"/>
          <w:spacing w:val="-1"/>
          <w:szCs w:val="22"/>
        </w:rPr>
        <w:t>is</w:t>
      </w:r>
      <w:r w:rsidRPr="00D5163E">
        <w:rPr>
          <w:rFonts w:ascii="Arial" w:hAnsi="Arial" w:cs="Arial"/>
          <w:i w:val="0"/>
          <w:spacing w:val="1"/>
          <w:szCs w:val="22"/>
        </w:rPr>
        <w:t xml:space="preserve"> </w:t>
      </w:r>
      <w:r w:rsidRPr="00D5163E">
        <w:rPr>
          <w:rFonts w:ascii="Arial" w:hAnsi="Arial" w:cs="Arial"/>
          <w:i w:val="0"/>
          <w:szCs w:val="22"/>
        </w:rPr>
        <w:t>a</w:t>
      </w:r>
      <w:r w:rsidRPr="00D5163E">
        <w:rPr>
          <w:rFonts w:ascii="Arial" w:hAnsi="Arial" w:cs="Arial"/>
          <w:i w:val="0"/>
          <w:spacing w:val="1"/>
          <w:szCs w:val="22"/>
        </w:rPr>
        <w:t xml:space="preserve"> </w:t>
      </w:r>
      <w:r w:rsidRPr="00D5163E">
        <w:rPr>
          <w:rFonts w:ascii="Arial" w:hAnsi="Arial" w:cs="Arial"/>
          <w:i w:val="0"/>
          <w:spacing w:val="-1"/>
          <w:szCs w:val="22"/>
        </w:rPr>
        <w:t>prerequisite</w:t>
      </w:r>
      <w:r w:rsidRPr="00D5163E">
        <w:rPr>
          <w:rFonts w:ascii="Arial" w:hAnsi="Arial" w:cs="Arial"/>
          <w:i w:val="0"/>
          <w:spacing w:val="1"/>
          <w:szCs w:val="22"/>
        </w:rPr>
        <w:t xml:space="preserve"> </w:t>
      </w:r>
      <w:r w:rsidRPr="00D5163E">
        <w:rPr>
          <w:rFonts w:ascii="Arial" w:hAnsi="Arial" w:cs="Arial"/>
          <w:i w:val="0"/>
          <w:spacing w:val="-1"/>
          <w:szCs w:val="22"/>
        </w:rPr>
        <w:t>to</w:t>
      </w:r>
      <w:r w:rsidRPr="00D5163E">
        <w:rPr>
          <w:rFonts w:ascii="Arial" w:hAnsi="Arial" w:cs="Arial"/>
          <w:i w:val="0"/>
          <w:spacing w:val="1"/>
          <w:szCs w:val="22"/>
        </w:rPr>
        <w:t xml:space="preserve"> </w:t>
      </w:r>
      <w:r w:rsidRPr="00D5163E">
        <w:rPr>
          <w:rFonts w:ascii="Arial" w:hAnsi="Arial" w:cs="Arial"/>
          <w:i w:val="0"/>
          <w:spacing w:val="-1"/>
          <w:szCs w:val="22"/>
        </w:rPr>
        <w:t>commencement</w:t>
      </w:r>
      <w:r w:rsidRPr="00D5163E">
        <w:rPr>
          <w:rFonts w:ascii="Arial" w:hAnsi="Arial" w:cs="Arial"/>
          <w:i w:val="0"/>
          <w:spacing w:val="1"/>
          <w:szCs w:val="22"/>
        </w:rPr>
        <w:t xml:space="preserve"> </w:t>
      </w:r>
      <w:r w:rsidRPr="00D5163E">
        <w:rPr>
          <w:rFonts w:ascii="Arial" w:hAnsi="Arial" w:cs="Arial"/>
          <w:i w:val="0"/>
          <w:spacing w:val="-1"/>
          <w:szCs w:val="22"/>
        </w:rPr>
        <w:t>or</w:t>
      </w:r>
      <w:r w:rsidRPr="00D5163E">
        <w:rPr>
          <w:rFonts w:ascii="Arial" w:hAnsi="Arial" w:cs="Arial"/>
          <w:i w:val="0"/>
          <w:spacing w:val="1"/>
          <w:szCs w:val="22"/>
        </w:rPr>
        <w:t xml:space="preserve"> </w:t>
      </w:r>
      <w:r w:rsidRPr="00D5163E">
        <w:rPr>
          <w:rFonts w:ascii="Arial" w:hAnsi="Arial" w:cs="Arial"/>
          <w:i w:val="0"/>
          <w:spacing w:val="-1"/>
          <w:szCs w:val="22"/>
        </w:rPr>
        <w:t>continuation</w:t>
      </w:r>
      <w:r w:rsidRPr="00D5163E">
        <w:rPr>
          <w:rFonts w:ascii="Arial" w:hAnsi="Arial" w:cs="Arial"/>
          <w:i w:val="0"/>
          <w:spacing w:val="1"/>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project</w:t>
      </w:r>
      <w:r w:rsidRPr="00D5163E">
        <w:rPr>
          <w:rFonts w:ascii="Arial" w:hAnsi="Arial" w:cs="Arial"/>
          <w:i w:val="0"/>
          <w:spacing w:val="26"/>
          <w:szCs w:val="22"/>
        </w:rPr>
        <w:t xml:space="preserve"> </w:t>
      </w:r>
      <w:r w:rsidRPr="00D5163E">
        <w:rPr>
          <w:rFonts w:ascii="Arial" w:hAnsi="Arial" w:cs="Arial"/>
          <w:i w:val="0"/>
          <w:spacing w:val="-1"/>
          <w:szCs w:val="22"/>
        </w:rPr>
        <w:t>operations.</w:t>
      </w:r>
    </w:p>
    <w:p w14:paraId="0AB9D762" w14:textId="77777777" w:rsidR="004D3735" w:rsidRPr="00D5163E" w:rsidRDefault="004D3735" w:rsidP="007E081C">
      <w:pPr>
        <w:pStyle w:val="BodyText"/>
        <w:pBdr>
          <w:bottom w:val="none" w:sz="0" w:space="0" w:color="auto"/>
        </w:pBdr>
        <w:tabs>
          <w:tab w:val="left" w:pos="540"/>
          <w:tab w:val="left" w:pos="1080"/>
        </w:tabs>
        <w:spacing w:after="180"/>
        <w:rPr>
          <w:rFonts w:ascii="Arial" w:hAnsi="Arial" w:cs="Arial"/>
          <w:i w:val="0"/>
          <w:szCs w:val="22"/>
        </w:rPr>
      </w:pPr>
      <w:r w:rsidRPr="00D5163E">
        <w:rPr>
          <w:rFonts w:ascii="Arial" w:hAnsi="Arial" w:cs="Arial"/>
          <w:i w:val="0"/>
          <w:spacing w:val="-2"/>
          <w:szCs w:val="22"/>
          <w:u w:color="000000"/>
        </w:rPr>
        <w:tab/>
        <w:t>(b)</w:t>
      </w:r>
      <w:r w:rsidRPr="00D5163E">
        <w:rPr>
          <w:rFonts w:ascii="Arial" w:hAnsi="Arial" w:cs="Arial"/>
          <w:i w:val="0"/>
          <w:spacing w:val="-2"/>
          <w:szCs w:val="22"/>
          <w:u w:color="000000"/>
        </w:rPr>
        <w:tab/>
      </w:r>
      <w:r w:rsidRPr="00D5163E">
        <w:rPr>
          <w:rFonts w:ascii="Arial" w:hAnsi="Arial" w:cs="Arial"/>
          <w:i w:val="0"/>
          <w:spacing w:val="-2"/>
          <w:szCs w:val="22"/>
          <w:u w:val="single" w:color="000000"/>
        </w:rPr>
        <w:t>Participation</w:t>
      </w:r>
      <w:r w:rsidRPr="00D5163E">
        <w:rPr>
          <w:rFonts w:ascii="Arial" w:hAnsi="Arial" w:cs="Arial"/>
          <w:i w:val="0"/>
          <w:spacing w:val="4"/>
          <w:szCs w:val="22"/>
          <w:u w:val="single" w:color="000000"/>
        </w:rPr>
        <w:t xml:space="preserve"> </w:t>
      </w:r>
      <w:r w:rsidRPr="00D5163E">
        <w:rPr>
          <w:rFonts w:ascii="Arial" w:hAnsi="Arial" w:cs="Arial"/>
          <w:i w:val="0"/>
          <w:spacing w:val="-2"/>
          <w:szCs w:val="22"/>
          <w:u w:val="single" w:color="000000"/>
        </w:rPr>
        <w:t>of</w:t>
      </w:r>
      <w:r w:rsidRPr="00D5163E">
        <w:rPr>
          <w:rFonts w:ascii="Arial" w:hAnsi="Arial" w:cs="Arial"/>
          <w:i w:val="0"/>
          <w:spacing w:val="4"/>
          <w:szCs w:val="22"/>
          <w:u w:val="single" w:color="000000"/>
        </w:rPr>
        <w:t xml:space="preserve"> </w:t>
      </w:r>
      <w:r w:rsidRPr="00D5163E">
        <w:rPr>
          <w:rFonts w:ascii="Arial" w:hAnsi="Arial" w:cs="Arial"/>
          <w:i w:val="0"/>
          <w:spacing w:val="-2"/>
          <w:szCs w:val="22"/>
          <w:u w:val="single" w:color="000000"/>
        </w:rPr>
        <w:t>the</w:t>
      </w:r>
      <w:r w:rsidRPr="00D5163E">
        <w:rPr>
          <w:rFonts w:ascii="Arial" w:hAnsi="Arial" w:cs="Arial"/>
          <w:i w:val="0"/>
          <w:spacing w:val="4"/>
          <w:szCs w:val="22"/>
          <w:u w:val="single" w:color="000000"/>
        </w:rPr>
        <w:t xml:space="preserve"> </w:t>
      </w:r>
      <w:r w:rsidRPr="00D5163E">
        <w:rPr>
          <w:rFonts w:ascii="Arial" w:hAnsi="Arial" w:cs="Arial"/>
          <w:i w:val="0"/>
          <w:spacing w:val="-2"/>
          <w:szCs w:val="22"/>
          <w:u w:val="single" w:color="000000"/>
        </w:rPr>
        <w:t>UNDP</w:t>
      </w:r>
      <w:r w:rsidRPr="00D5163E">
        <w:rPr>
          <w:rFonts w:ascii="Arial" w:hAnsi="Arial" w:cs="Arial"/>
          <w:i w:val="0"/>
          <w:spacing w:val="4"/>
          <w:szCs w:val="22"/>
          <w:u w:val="single" w:color="000000"/>
        </w:rPr>
        <w:t xml:space="preserve"> </w:t>
      </w:r>
      <w:r w:rsidRPr="00D5163E">
        <w:rPr>
          <w:rFonts w:ascii="Arial" w:hAnsi="Arial" w:cs="Arial"/>
          <w:i w:val="0"/>
          <w:spacing w:val="-2"/>
          <w:szCs w:val="22"/>
          <w:u w:val="single" w:color="000000"/>
        </w:rPr>
        <w:t>and</w:t>
      </w:r>
      <w:r w:rsidRPr="00D5163E">
        <w:rPr>
          <w:rFonts w:ascii="Arial" w:hAnsi="Arial" w:cs="Arial"/>
          <w:i w:val="0"/>
          <w:spacing w:val="4"/>
          <w:szCs w:val="22"/>
          <w:u w:val="single" w:color="000000"/>
        </w:rPr>
        <w:t xml:space="preserve"> </w:t>
      </w:r>
      <w:r w:rsidRPr="00D5163E">
        <w:rPr>
          <w:rFonts w:ascii="Arial" w:hAnsi="Arial" w:cs="Arial"/>
          <w:i w:val="0"/>
          <w:spacing w:val="-2"/>
          <w:szCs w:val="22"/>
          <w:u w:val="single" w:color="000000"/>
        </w:rPr>
        <w:t>the</w:t>
      </w:r>
      <w:r w:rsidRPr="00D5163E">
        <w:rPr>
          <w:rFonts w:ascii="Arial" w:hAnsi="Arial" w:cs="Arial"/>
          <w:i w:val="0"/>
          <w:spacing w:val="4"/>
          <w:szCs w:val="22"/>
          <w:u w:val="single" w:color="000000"/>
        </w:rPr>
        <w:t xml:space="preserve"> </w:t>
      </w:r>
      <w:r w:rsidRPr="00D5163E">
        <w:rPr>
          <w:rFonts w:ascii="Arial" w:hAnsi="Arial" w:cs="Arial"/>
          <w:i w:val="0"/>
          <w:spacing w:val="-2"/>
          <w:szCs w:val="22"/>
          <w:u w:val="single" w:color="000000"/>
        </w:rPr>
        <w:t>executing</w:t>
      </w:r>
      <w:r w:rsidRPr="00D5163E">
        <w:rPr>
          <w:rFonts w:ascii="Arial" w:hAnsi="Arial" w:cs="Arial"/>
          <w:i w:val="0"/>
          <w:spacing w:val="4"/>
          <w:szCs w:val="22"/>
          <w:u w:val="single" w:color="000000"/>
        </w:rPr>
        <w:t xml:space="preserve"> </w:t>
      </w:r>
      <w:r w:rsidRPr="00D5163E">
        <w:rPr>
          <w:rFonts w:ascii="Arial" w:hAnsi="Arial" w:cs="Arial"/>
          <w:i w:val="0"/>
          <w:spacing w:val="-2"/>
          <w:szCs w:val="22"/>
          <w:u w:val="single" w:color="000000"/>
        </w:rPr>
        <w:t>agency</w:t>
      </w:r>
    </w:p>
    <w:p w14:paraId="16888F77" w14:textId="77777777" w:rsidR="004D3735" w:rsidRPr="00D5163E" w:rsidRDefault="004D3735" w:rsidP="00DD7CE7">
      <w:pPr>
        <w:pStyle w:val="BodyText"/>
        <w:widowControl w:val="0"/>
        <w:numPr>
          <w:ilvl w:val="0"/>
          <w:numId w:val="84"/>
        </w:numPr>
        <w:pBdr>
          <w:bottom w:val="none" w:sz="0" w:space="0" w:color="auto"/>
        </w:pBdr>
        <w:tabs>
          <w:tab w:val="left" w:pos="599"/>
          <w:tab w:val="left" w:pos="600"/>
        </w:tabs>
        <w:spacing w:after="180" w:line="239" w:lineRule="auto"/>
        <w:ind w:left="0" w:firstLine="0"/>
        <w:rPr>
          <w:rFonts w:ascii="Arial" w:hAnsi="Arial" w:cs="Arial"/>
          <w:i w:val="0"/>
          <w:szCs w:val="22"/>
        </w:rPr>
      </w:pP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UNDP</w:t>
      </w:r>
      <w:r w:rsidRPr="00D5163E">
        <w:rPr>
          <w:rFonts w:ascii="Arial" w:hAnsi="Arial" w:cs="Arial"/>
          <w:i w:val="0"/>
          <w:spacing w:val="2"/>
          <w:szCs w:val="22"/>
        </w:rPr>
        <w:t xml:space="preserve"> </w:t>
      </w:r>
      <w:r w:rsidRPr="00D5163E">
        <w:rPr>
          <w:rFonts w:ascii="Arial" w:hAnsi="Arial" w:cs="Arial"/>
          <w:i w:val="0"/>
          <w:spacing w:val="-1"/>
          <w:szCs w:val="22"/>
        </w:rPr>
        <w:t>shall</w:t>
      </w:r>
      <w:r w:rsidRPr="00D5163E">
        <w:rPr>
          <w:rFonts w:ascii="Arial" w:hAnsi="Arial" w:cs="Arial"/>
          <w:i w:val="0"/>
          <w:spacing w:val="2"/>
          <w:szCs w:val="22"/>
        </w:rPr>
        <w:t xml:space="preserve"> </w:t>
      </w:r>
      <w:r w:rsidRPr="00D5163E">
        <w:rPr>
          <w:rFonts w:ascii="Arial" w:hAnsi="Arial" w:cs="Arial"/>
          <w:i w:val="0"/>
          <w:spacing w:val="-1"/>
          <w:szCs w:val="22"/>
        </w:rPr>
        <w:t>provide</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project</w:t>
      </w:r>
      <w:r w:rsidRPr="00D5163E">
        <w:rPr>
          <w:rFonts w:ascii="Arial" w:hAnsi="Arial" w:cs="Arial"/>
          <w:i w:val="0"/>
          <w:spacing w:val="2"/>
          <w:szCs w:val="22"/>
        </w:rPr>
        <w:t xml:space="preserve"> </w:t>
      </w:r>
      <w:r w:rsidRPr="00D5163E">
        <w:rPr>
          <w:rFonts w:ascii="Arial" w:hAnsi="Arial" w:cs="Arial"/>
          <w:i w:val="0"/>
          <w:spacing w:val="-1"/>
          <w:szCs w:val="22"/>
        </w:rPr>
        <w:t>through</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Executing</w:t>
      </w:r>
      <w:r w:rsidRPr="00D5163E">
        <w:rPr>
          <w:rFonts w:ascii="Arial" w:hAnsi="Arial" w:cs="Arial"/>
          <w:i w:val="0"/>
          <w:spacing w:val="2"/>
          <w:szCs w:val="22"/>
        </w:rPr>
        <w:t xml:space="preserve"> </w:t>
      </w:r>
      <w:r w:rsidRPr="00D5163E">
        <w:rPr>
          <w:rFonts w:ascii="Arial" w:hAnsi="Arial" w:cs="Arial"/>
          <w:i w:val="0"/>
          <w:spacing w:val="-1"/>
          <w:szCs w:val="22"/>
        </w:rPr>
        <w:t>Agency</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services,</w:t>
      </w:r>
      <w:r w:rsidRPr="00D5163E">
        <w:rPr>
          <w:rFonts w:ascii="Arial" w:hAnsi="Arial" w:cs="Arial"/>
          <w:i w:val="0"/>
          <w:spacing w:val="4"/>
          <w:szCs w:val="22"/>
        </w:rPr>
        <w:t xml:space="preserve"> </w:t>
      </w:r>
      <w:r w:rsidRPr="00D5163E">
        <w:rPr>
          <w:rFonts w:ascii="Arial" w:hAnsi="Arial" w:cs="Arial"/>
          <w:i w:val="0"/>
          <w:spacing w:val="-2"/>
          <w:szCs w:val="22"/>
        </w:rPr>
        <w:t>equipment</w:t>
      </w:r>
      <w:r w:rsidRPr="00D5163E">
        <w:rPr>
          <w:rFonts w:ascii="Arial" w:hAnsi="Arial" w:cs="Arial"/>
          <w:i w:val="0"/>
          <w:spacing w:val="3"/>
          <w:szCs w:val="22"/>
        </w:rPr>
        <w:t xml:space="preserve"> </w:t>
      </w:r>
      <w:r w:rsidRPr="00D5163E">
        <w:rPr>
          <w:rFonts w:ascii="Arial" w:hAnsi="Arial" w:cs="Arial"/>
          <w:i w:val="0"/>
          <w:spacing w:val="-2"/>
          <w:szCs w:val="22"/>
        </w:rPr>
        <w:t>and</w:t>
      </w:r>
      <w:r w:rsidRPr="00D5163E">
        <w:rPr>
          <w:rFonts w:ascii="Arial" w:hAnsi="Arial" w:cs="Arial"/>
          <w:i w:val="0"/>
          <w:spacing w:val="29"/>
          <w:szCs w:val="22"/>
        </w:rPr>
        <w:t xml:space="preserve"> </w:t>
      </w:r>
      <w:r w:rsidRPr="00D5163E">
        <w:rPr>
          <w:rFonts w:ascii="Arial" w:hAnsi="Arial" w:cs="Arial"/>
          <w:i w:val="0"/>
          <w:spacing w:val="-1"/>
          <w:szCs w:val="22"/>
        </w:rPr>
        <w:t>facilities</w:t>
      </w:r>
      <w:r w:rsidRPr="00D5163E">
        <w:rPr>
          <w:rFonts w:ascii="Arial" w:hAnsi="Arial" w:cs="Arial"/>
          <w:i w:val="0"/>
          <w:spacing w:val="2"/>
          <w:szCs w:val="22"/>
        </w:rPr>
        <w:t xml:space="preserve"> </w:t>
      </w:r>
      <w:r w:rsidRPr="00D5163E">
        <w:rPr>
          <w:rFonts w:ascii="Arial" w:hAnsi="Arial" w:cs="Arial"/>
          <w:i w:val="0"/>
          <w:spacing w:val="-1"/>
          <w:szCs w:val="22"/>
        </w:rPr>
        <w:t>described</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Project</w:t>
      </w:r>
      <w:r w:rsidRPr="00D5163E">
        <w:rPr>
          <w:rFonts w:ascii="Arial" w:hAnsi="Arial" w:cs="Arial"/>
          <w:i w:val="0"/>
          <w:spacing w:val="2"/>
          <w:szCs w:val="22"/>
        </w:rPr>
        <w:t xml:space="preserve"> </w:t>
      </w:r>
      <w:r w:rsidRPr="00D5163E">
        <w:rPr>
          <w:rFonts w:ascii="Arial" w:hAnsi="Arial" w:cs="Arial"/>
          <w:i w:val="0"/>
          <w:spacing w:val="-1"/>
          <w:szCs w:val="22"/>
        </w:rPr>
        <w:t>Document.</w:t>
      </w:r>
      <w:r w:rsidRPr="00D5163E">
        <w:rPr>
          <w:rFonts w:ascii="Arial" w:hAnsi="Arial" w:cs="Arial"/>
          <w:i w:val="0"/>
          <w:szCs w:val="22"/>
        </w:rPr>
        <w:t xml:space="preserve"> </w:t>
      </w:r>
      <w:r w:rsidRPr="00D5163E">
        <w:rPr>
          <w:rFonts w:ascii="Arial" w:hAnsi="Arial" w:cs="Arial"/>
          <w:i w:val="0"/>
          <w:spacing w:val="5"/>
          <w:szCs w:val="22"/>
        </w:rPr>
        <w:t xml:space="preserve"> </w:t>
      </w:r>
      <w:r w:rsidRPr="00D5163E">
        <w:rPr>
          <w:rFonts w:ascii="Arial" w:hAnsi="Arial" w:cs="Arial"/>
          <w:i w:val="0"/>
          <w:spacing w:val="-1"/>
          <w:szCs w:val="22"/>
        </w:rPr>
        <w:t>Budgetary</w:t>
      </w:r>
      <w:r w:rsidRPr="00D5163E">
        <w:rPr>
          <w:rFonts w:ascii="Arial" w:hAnsi="Arial" w:cs="Arial"/>
          <w:i w:val="0"/>
          <w:spacing w:val="2"/>
          <w:szCs w:val="22"/>
        </w:rPr>
        <w:t xml:space="preserve"> </w:t>
      </w:r>
      <w:r w:rsidRPr="00D5163E">
        <w:rPr>
          <w:rFonts w:ascii="Arial" w:hAnsi="Arial" w:cs="Arial"/>
          <w:i w:val="0"/>
          <w:spacing w:val="-1"/>
          <w:szCs w:val="22"/>
        </w:rPr>
        <w:t>provision</w:t>
      </w:r>
      <w:r w:rsidRPr="00D5163E">
        <w:rPr>
          <w:rFonts w:ascii="Arial" w:hAnsi="Arial" w:cs="Arial"/>
          <w:i w:val="0"/>
          <w:spacing w:val="2"/>
          <w:szCs w:val="22"/>
        </w:rPr>
        <w:t xml:space="preserve"> </w:t>
      </w:r>
      <w:r w:rsidRPr="00D5163E">
        <w:rPr>
          <w:rFonts w:ascii="Arial" w:hAnsi="Arial" w:cs="Arial"/>
          <w:i w:val="0"/>
          <w:spacing w:val="-1"/>
          <w:szCs w:val="22"/>
        </w:rPr>
        <w:t>for</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UNDP</w:t>
      </w:r>
      <w:r w:rsidRPr="00D5163E">
        <w:rPr>
          <w:rFonts w:ascii="Arial" w:hAnsi="Arial" w:cs="Arial"/>
          <w:i w:val="0"/>
          <w:spacing w:val="2"/>
          <w:szCs w:val="22"/>
        </w:rPr>
        <w:t xml:space="preserve"> </w:t>
      </w:r>
      <w:r w:rsidRPr="00D5163E">
        <w:rPr>
          <w:rFonts w:ascii="Arial" w:hAnsi="Arial" w:cs="Arial"/>
          <w:i w:val="0"/>
          <w:spacing w:val="-1"/>
          <w:szCs w:val="22"/>
        </w:rPr>
        <w:t>contribution</w:t>
      </w:r>
      <w:r w:rsidRPr="00D5163E">
        <w:rPr>
          <w:rFonts w:ascii="Arial" w:hAnsi="Arial" w:cs="Arial"/>
          <w:i w:val="0"/>
          <w:spacing w:val="2"/>
          <w:szCs w:val="22"/>
        </w:rPr>
        <w:t xml:space="preserve"> </w:t>
      </w:r>
      <w:r w:rsidRPr="00D5163E">
        <w:rPr>
          <w:rFonts w:ascii="Arial" w:hAnsi="Arial" w:cs="Arial"/>
          <w:i w:val="0"/>
          <w:spacing w:val="-1"/>
          <w:szCs w:val="22"/>
        </w:rPr>
        <w:t>as</w:t>
      </w:r>
      <w:r w:rsidRPr="00D5163E">
        <w:rPr>
          <w:rFonts w:ascii="Arial" w:hAnsi="Arial" w:cs="Arial"/>
          <w:i w:val="0"/>
          <w:spacing w:val="2"/>
          <w:szCs w:val="22"/>
        </w:rPr>
        <w:t xml:space="preserve"> </w:t>
      </w:r>
      <w:r w:rsidRPr="00D5163E">
        <w:rPr>
          <w:rFonts w:ascii="Arial" w:hAnsi="Arial" w:cs="Arial"/>
          <w:i w:val="0"/>
          <w:spacing w:val="-1"/>
          <w:szCs w:val="22"/>
        </w:rPr>
        <w:t>specified</w:t>
      </w:r>
      <w:r w:rsidRPr="00D5163E">
        <w:rPr>
          <w:rFonts w:ascii="Arial" w:hAnsi="Arial" w:cs="Arial"/>
          <w:i w:val="0"/>
          <w:spacing w:val="26"/>
          <w:szCs w:val="22"/>
        </w:rPr>
        <w:t xml:space="preserve"> </w:t>
      </w:r>
      <w:r w:rsidRPr="00D5163E">
        <w:rPr>
          <w:rFonts w:ascii="Arial" w:hAnsi="Arial" w:cs="Arial"/>
          <w:i w:val="0"/>
          <w:spacing w:val="-1"/>
          <w:szCs w:val="22"/>
        </w:rPr>
        <w:t>shall</w:t>
      </w:r>
      <w:r w:rsidRPr="00D5163E">
        <w:rPr>
          <w:rFonts w:ascii="Arial" w:hAnsi="Arial" w:cs="Arial"/>
          <w:i w:val="0"/>
          <w:spacing w:val="1"/>
          <w:szCs w:val="22"/>
        </w:rPr>
        <w:t xml:space="preserve"> </w:t>
      </w:r>
      <w:r w:rsidRPr="00D5163E">
        <w:rPr>
          <w:rFonts w:ascii="Arial" w:hAnsi="Arial" w:cs="Arial"/>
          <w:i w:val="0"/>
          <w:spacing w:val="-1"/>
          <w:szCs w:val="22"/>
        </w:rPr>
        <w:t>be</w:t>
      </w:r>
      <w:r w:rsidRPr="00D5163E">
        <w:rPr>
          <w:rFonts w:ascii="Arial" w:hAnsi="Arial" w:cs="Arial"/>
          <w:i w:val="0"/>
          <w:spacing w:val="1"/>
          <w:szCs w:val="22"/>
        </w:rPr>
        <w:t xml:space="preserve"> </w:t>
      </w:r>
      <w:r w:rsidRPr="00D5163E">
        <w:rPr>
          <w:rFonts w:ascii="Arial" w:hAnsi="Arial" w:cs="Arial"/>
          <w:i w:val="0"/>
          <w:spacing w:val="-1"/>
          <w:szCs w:val="22"/>
        </w:rPr>
        <w:t>set</w:t>
      </w:r>
      <w:r w:rsidRPr="00D5163E">
        <w:rPr>
          <w:rFonts w:ascii="Arial" w:hAnsi="Arial" w:cs="Arial"/>
          <w:i w:val="0"/>
          <w:spacing w:val="1"/>
          <w:szCs w:val="22"/>
        </w:rPr>
        <w:t xml:space="preserve"> </w:t>
      </w:r>
      <w:r w:rsidRPr="00D5163E">
        <w:rPr>
          <w:rFonts w:ascii="Arial" w:hAnsi="Arial" w:cs="Arial"/>
          <w:i w:val="0"/>
          <w:spacing w:val="-1"/>
          <w:szCs w:val="22"/>
        </w:rPr>
        <w:t>forth</w:t>
      </w:r>
      <w:r w:rsidRPr="00D5163E">
        <w:rPr>
          <w:rFonts w:ascii="Arial" w:hAnsi="Arial" w:cs="Arial"/>
          <w:i w:val="0"/>
          <w:spacing w:val="1"/>
          <w:szCs w:val="22"/>
        </w:rPr>
        <w:t xml:space="preserve"> </w:t>
      </w:r>
      <w:r w:rsidRPr="00D5163E">
        <w:rPr>
          <w:rFonts w:ascii="Arial" w:hAnsi="Arial" w:cs="Arial"/>
          <w:i w:val="0"/>
          <w:spacing w:val="-1"/>
          <w:szCs w:val="22"/>
        </w:rPr>
        <w:t>in</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Project</w:t>
      </w:r>
      <w:r w:rsidRPr="00D5163E">
        <w:rPr>
          <w:rFonts w:ascii="Arial" w:hAnsi="Arial" w:cs="Arial"/>
          <w:i w:val="0"/>
          <w:spacing w:val="1"/>
          <w:szCs w:val="22"/>
        </w:rPr>
        <w:t xml:space="preserve"> </w:t>
      </w:r>
      <w:r w:rsidRPr="00D5163E">
        <w:rPr>
          <w:rFonts w:ascii="Arial" w:hAnsi="Arial" w:cs="Arial"/>
          <w:i w:val="0"/>
          <w:spacing w:val="-1"/>
          <w:szCs w:val="22"/>
        </w:rPr>
        <w:t>Budget.</w:t>
      </w:r>
    </w:p>
    <w:p w14:paraId="0FF478F0" w14:textId="77777777" w:rsidR="004D3735" w:rsidRPr="00D5163E" w:rsidRDefault="004D3735" w:rsidP="00DD7CE7">
      <w:pPr>
        <w:pStyle w:val="BodyText"/>
        <w:widowControl w:val="0"/>
        <w:numPr>
          <w:ilvl w:val="0"/>
          <w:numId w:val="84"/>
        </w:numPr>
        <w:pBdr>
          <w:bottom w:val="none" w:sz="0" w:space="0" w:color="auto"/>
        </w:pBdr>
        <w:tabs>
          <w:tab w:val="left" w:pos="599"/>
          <w:tab w:val="left" w:pos="600"/>
        </w:tabs>
        <w:spacing w:after="180" w:line="239" w:lineRule="auto"/>
        <w:ind w:left="0" w:firstLine="0"/>
        <w:rPr>
          <w:rFonts w:ascii="Arial" w:hAnsi="Arial" w:cs="Arial"/>
          <w:i w:val="0"/>
          <w:szCs w:val="22"/>
        </w:rPr>
      </w:pP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Executing</w:t>
      </w:r>
      <w:r w:rsidRPr="00D5163E">
        <w:rPr>
          <w:rFonts w:ascii="Arial" w:hAnsi="Arial" w:cs="Arial"/>
          <w:i w:val="0"/>
          <w:spacing w:val="2"/>
          <w:szCs w:val="22"/>
        </w:rPr>
        <w:t xml:space="preserve"> </w:t>
      </w:r>
      <w:r w:rsidRPr="00D5163E">
        <w:rPr>
          <w:rFonts w:ascii="Arial" w:hAnsi="Arial" w:cs="Arial"/>
          <w:i w:val="0"/>
          <w:spacing w:val="-2"/>
          <w:szCs w:val="22"/>
        </w:rPr>
        <w:t>Agency</w:t>
      </w:r>
      <w:r w:rsidRPr="00D5163E">
        <w:rPr>
          <w:rFonts w:ascii="Arial" w:hAnsi="Arial" w:cs="Arial"/>
          <w:i w:val="0"/>
          <w:spacing w:val="2"/>
          <w:szCs w:val="22"/>
        </w:rPr>
        <w:t xml:space="preserve"> </w:t>
      </w:r>
      <w:r w:rsidRPr="00D5163E">
        <w:rPr>
          <w:rFonts w:ascii="Arial" w:hAnsi="Arial" w:cs="Arial"/>
          <w:i w:val="0"/>
          <w:spacing w:val="-2"/>
          <w:szCs w:val="22"/>
        </w:rPr>
        <w:t>shall</w:t>
      </w:r>
      <w:r w:rsidRPr="00D5163E">
        <w:rPr>
          <w:rFonts w:ascii="Arial" w:hAnsi="Arial" w:cs="Arial"/>
          <w:i w:val="0"/>
          <w:spacing w:val="2"/>
          <w:szCs w:val="22"/>
        </w:rPr>
        <w:t xml:space="preserve"> </w:t>
      </w:r>
      <w:r w:rsidRPr="00D5163E">
        <w:rPr>
          <w:rFonts w:ascii="Arial" w:hAnsi="Arial" w:cs="Arial"/>
          <w:i w:val="0"/>
          <w:spacing w:val="-2"/>
          <w:szCs w:val="22"/>
        </w:rPr>
        <w:t>consult</w:t>
      </w:r>
      <w:r w:rsidRPr="00D5163E">
        <w:rPr>
          <w:rFonts w:ascii="Arial" w:hAnsi="Arial" w:cs="Arial"/>
          <w:i w:val="0"/>
          <w:spacing w:val="2"/>
          <w:szCs w:val="22"/>
        </w:rPr>
        <w:t xml:space="preserve"> </w:t>
      </w:r>
      <w:r w:rsidRPr="00D5163E">
        <w:rPr>
          <w:rFonts w:ascii="Arial" w:hAnsi="Arial" w:cs="Arial"/>
          <w:i w:val="0"/>
          <w:spacing w:val="-2"/>
          <w:szCs w:val="22"/>
        </w:rPr>
        <w:t>with</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Government</w:t>
      </w:r>
      <w:r w:rsidRPr="00D5163E">
        <w:rPr>
          <w:rFonts w:ascii="Arial" w:hAnsi="Arial" w:cs="Arial"/>
          <w:i w:val="0"/>
          <w:spacing w:val="2"/>
          <w:szCs w:val="22"/>
        </w:rPr>
        <w:t xml:space="preserve"> </w:t>
      </w:r>
      <w:r w:rsidRPr="00D5163E">
        <w:rPr>
          <w:rFonts w:ascii="Arial" w:hAnsi="Arial" w:cs="Arial"/>
          <w:i w:val="0"/>
          <w:spacing w:val="-2"/>
          <w:szCs w:val="22"/>
        </w:rPr>
        <w:t>and</w:t>
      </w:r>
      <w:r w:rsidRPr="00D5163E">
        <w:rPr>
          <w:rFonts w:ascii="Arial" w:hAnsi="Arial" w:cs="Arial"/>
          <w:i w:val="0"/>
          <w:spacing w:val="2"/>
          <w:szCs w:val="22"/>
        </w:rPr>
        <w:t xml:space="preserve"> </w:t>
      </w:r>
      <w:r w:rsidRPr="00D5163E">
        <w:rPr>
          <w:rFonts w:ascii="Arial" w:hAnsi="Arial" w:cs="Arial"/>
          <w:i w:val="0"/>
          <w:spacing w:val="-2"/>
          <w:szCs w:val="22"/>
        </w:rPr>
        <w:t>UNDP</w:t>
      </w:r>
      <w:r w:rsidRPr="00D5163E">
        <w:rPr>
          <w:rFonts w:ascii="Arial" w:hAnsi="Arial" w:cs="Arial"/>
          <w:i w:val="0"/>
          <w:spacing w:val="2"/>
          <w:szCs w:val="22"/>
        </w:rPr>
        <w:t xml:space="preserve"> </w:t>
      </w:r>
      <w:r w:rsidRPr="00D5163E">
        <w:rPr>
          <w:rFonts w:ascii="Arial" w:hAnsi="Arial" w:cs="Arial"/>
          <w:i w:val="0"/>
          <w:spacing w:val="-1"/>
          <w:szCs w:val="22"/>
        </w:rPr>
        <w:t>on</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candidature</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47"/>
          <w:szCs w:val="22"/>
        </w:rPr>
        <w:t xml:space="preserve"> </w:t>
      </w:r>
      <w:r w:rsidRPr="00D5163E">
        <w:rPr>
          <w:rFonts w:ascii="Arial" w:hAnsi="Arial" w:cs="Arial"/>
          <w:i w:val="0"/>
          <w:spacing w:val="-1"/>
          <w:szCs w:val="22"/>
        </w:rPr>
        <w:t>Project</w:t>
      </w:r>
      <w:r w:rsidRPr="00D5163E">
        <w:rPr>
          <w:rFonts w:ascii="Arial" w:hAnsi="Arial" w:cs="Arial"/>
          <w:i w:val="0"/>
          <w:spacing w:val="2"/>
          <w:szCs w:val="22"/>
        </w:rPr>
        <w:t xml:space="preserve"> </w:t>
      </w:r>
      <w:r w:rsidRPr="00D5163E">
        <w:rPr>
          <w:rFonts w:ascii="Arial" w:hAnsi="Arial" w:cs="Arial"/>
          <w:i w:val="0"/>
          <w:spacing w:val="-1"/>
          <w:szCs w:val="22"/>
        </w:rPr>
        <w:t>Manager</w:t>
      </w:r>
      <w:r w:rsidRPr="00D5163E">
        <w:rPr>
          <w:rStyle w:val="FootnoteReference"/>
          <w:rFonts w:cs="Arial"/>
          <w:i w:val="0"/>
          <w:spacing w:val="-1"/>
          <w:sz w:val="22"/>
          <w:szCs w:val="22"/>
        </w:rPr>
        <w:footnoteReference w:id="59"/>
      </w:r>
      <w:r w:rsidRPr="00D5163E">
        <w:rPr>
          <w:rFonts w:ascii="Arial" w:hAnsi="Arial" w:cs="Arial"/>
          <w:i w:val="0"/>
          <w:spacing w:val="2"/>
          <w:szCs w:val="22"/>
        </w:rPr>
        <w:t xml:space="preserve"> </w:t>
      </w:r>
      <w:r w:rsidRPr="00D5163E">
        <w:rPr>
          <w:rFonts w:ascii="Arial" w:hAnsi="Arial" w:cs="Arial"/>
          <w:i w:val="0"/>
          <w:spacing w:val="-2"/>
          <w:szCs w:val="22"/>
        </w:rPr>
        <w:t>who,</w:t>
      </w:r>
      <w:r w:rsidRPr="00D5163E">
        <w:rPr>
          <w:rFonts w:ascii="Arial" w:hAnsi="Arial" w:cs="Arial"/>
          <w:i w:val="0"/>
          <w:spacing w:val="2"/>
          <w:szCs w:val="22"/>
        </w:rPr>
        <w:t xml:space="preserve"> </w:t>
      </w:r>
      <w:r w:rsidRPr="00D5163E">
        <w:rPr>
          <w:rFonts w:ascii="Arial" w:hAnsi="Arial" w:cs="Arial"/>
          <w:i w:val="0"/>
          <w:spacing w:val="-2"/>
          <w:szCs w:val="22"/>
        </w:rPr>
        <w:t>under</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direction</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Executing</w:t>
      </w:r>
      <w:r w:rsidRPr="00D5163E">
        <w:rPr>
          <w:rFonts w:ascii="Arial" w:hAnsi="Arial" w:cs="Arial"/>
          <w:i w:val="0"/>
          <w:spacing w:val="2"/>
          <w:szCs w:val="22"/>
        </w:rPr>
        <w:t xml:space="preserve"> </w:t>
      </w:r>
      <w:r w:rsidRPr="00D5163E">
        <w:rPr>
          <w:rFonts w:ascii="Arial" w:hAnsi="Arial" w:cs="Arial"/>
          <w:i w:val="0"/>
          <w:spacing w:val="-2"/>
          <w:szCs w:val="22"/>
        </w:rPr>
        <w:t>Agency,</w:t>
      </w:r>
      <w:r w:rsidRPr="00D5163E">
        <w:rPr>
          <w:rFonts w:ascii="Arial" w:hAnsi="Arial" w:cs="Arial"/>
          <w:i w:val="0"/>
          <w:spacing w:val="2"/>
          <w:szCs w:val="22"/>
        </w:rPr>
        <w:t xml:space="preserve"> </w:t>
      </w:r>
      <w:r w:rsidRPr="00D5163E">
        <w:rPr>
          <w:rFonts w:ascii="Arial" w:hAnsi="Arial" w:cs="Arial"/>
          <w:i w:val="0"/>
          <w:spacing w:val="-2"/>
          <w:szCs w:val="22"/>
        </w:rPr>
        <w:t>will</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2"/>
          <w:szCs w:val="22"/>
        </w:rPr>
        <w:t>responsible</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country</w:t>
      </w:r>
      <w:r w:rsidRPr="00D5163E">
        <w:rPr>
          <w:rFonts w:ascii="Arial" w:hAnsi="Arial" w:cs="Arial"/>
          <w:i w:val="0"/>
          <w:spacing w:val="43"/>
          <w:szCs w:val="22"/>
        </w:rPr>
        <w:t xml:space="preserve"> </w:t>
      </w:r>
      <w:r w:rsidRPr="00D5163E">
        <w:rPr>
          <w:rFonts w:ascii="Arial" w:hAnsi="Arial" w:cs="Arial"/>
          <w:i w:val="0"/>
          <w:spacing w:val="-1"/>
          <w:szCs w:val="22"/>
        </w:rPr>
        <w:t>for</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Executing</w:t>
      </w:r>
      <w:r w:rsidRPr="00D5163E">
        <w:rPr>
          <w:rFonts w:ascii="Arial" w:hAnsi="Arial" w:cs="Arial"/>
          <w:i w:val="0"/>
          <w:spacing w:val="2"/>
          <w:szCs w:val="22"/>
        </w:rPr>
        <w:t xml:space="preserve"> </w:t>
      </w:r>
      <w:r w:rsidRPr="00D5163E">
        <w:rPr>
          <w:rFonts w:ascii="Arial" w:hAnsi="Arial" w:cs="Arial"/>
          <w:i w:val="0"/>
          <w:spacing w:val="-1"/>
          <w:szCs w:val="22"/>
        </w:rPr>
        <w:t>Agency's</w:t>
      </w:r>
      <w:r w:rsidRPr="00D5163E">
        <w:rPr>
          <w:rFonts w:ascii="Arial" w:hAnsi="Arial" w:cs="Arial"/>
          <w:i w:val="0"/>
          <w:spacing w:val="2"/>
          <w:szCs w:val="22"/>
        </w:rPr>
        <w:t xml:space="preserve"> </w:t>
      </w:r>
      <w:r w:rsidRPr="00D5163E">
        <w:rPr>
          <w:rFonts w:ascii="Arial" w:hAnsi="Arial" w:cs="Arial"/>
          <w:i w:val="0"/>
          <w:spacing w:val="-1"/>
          <w:szCs w:val="22"/>
        </w:rPr>
        <w:t>participation</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project.</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Project</w:t>
      </w:r>
      <w:r w:rsidRPr="00D5163E">
        <w:rPr>
          <w:rFonts w:ascii="Arial" w:hAnsi="Arial" w:cs="Arial"/>
          <w:i w:val="0"/>
          <w:spacing w:val="2"/>
          <w:szCs w:val="22"/>
        </w:rPr>
        <w:t xml:space="preserve"> </w:t>
      </w:r>
      <w:r w:rsidRPr="00D5163E">
        <w:rPr>
          <w:rFonts w:ascii="Arial" w:hAnsi="Arial" w:cs="Arial"/>
          <w:i w:val="0"/>
          <w:spacing w:val="-1"/>
          <w:szCs w:val="22"/>
        </w:rPr>
        <w:t>Manager</w:t>
      </w:r>
      <w:r w:rsidRPr="00D5163E">
        <w:rPr>
          <w:rFonts w:ascii="Arial" w:hAnsi="Arial" w:cs="Arial"/>
          <w:i w:val="0"/>
          <w:spacing w:val="2"/>
          <w:szCs w:val="22"/>
        </w:rPr>
        <w:t xml:space="preserve"> </w:t>
      </w:r>
      <w:r w:rsidRPr="00D5163E">
        <w:rPr>
          <w:rFonts w:ascii="Arial" w:hAnsi="Arial" w:cs="Arial"/>
          <w:i w:val="0"/>
          <w:spacing w:val="-1"/>
          <w:szCs w:val="22"/>
        </w:rPr>
        <w:t>shall</w:t>
      </w:r>
      <w:r w:rsidRPr="00D5163E">
        <w:rPr>
          <w:rFonts w:ascii="Arial" w:hAnsi="Arial" w:cs="Arial"/>
          <w:i w:val="0"/>
          <w:spacing w:val="2"/>
          <w:szCs w:val="22"/>
        </w:rPr>
        <w:t xml:space="preserve"> </w:t>
      </w:r>
      <w:r w:rsidRPr="00D5163E">
        <w:rPr>
          <w:rFonts w:ascii="Arial" w:hAnsi="Arial" w:cs="Arial"/>
          <w:i w:val="0"/>
          <w:spacing w:val="-1"/>
          <w:szCs w:val="22"/>
        </w:rPr>
        <w:t>supervise</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experts</w:t>
      </w:r>
      <w:r w:rsidRPr="00D5163E">
        <w:rPr>
          <w:rFonts w:ascii="Arial" w:hAnsi="Arial" w:cs="Arial"/>
          <w:i w:val="0"/>
          <w:spacing w:val="28"/>
          <w:szCs w:val="22"/>
        </w:rPr>
        <w:t xml:space="preserve"> </w:t>
      </w:r>
      <w:r w:rsidRPr="00D5163E">
        <w:rPr>
          <w:rFonts w:ascii="Arial" w:hAnsi="Arial" w:cs="Arial"/>
          <w:i w:val="0"/>
          <w:spacing w:val="-2"/>
          <w:szCs w:val="22"/>
        </w:rPr>
        <w:t>and</w:t>
      </w:r>
      <w:r w:rsidRPr="00D5163E">
        <w:rPr>
          <w:rFonts w:ascii="Arial" w:hAnsi="Arial" w:cs="Arial"/>
          <w:i w:val="0"/>
          <w:spacing w:val="2"/>
          <w:szCs w:val="22"/>
        </w:rPr>
        <w:t xml:space="preserve"> </w:t>
      </w:r>
      <w:r w:rsidRPr="00D5163E">
        <w:rPr>
          <w:rFonts w:ascii="Arial" w:hAnsi="Arial" w:cs="Arial"/>
          <w:i w:val="0"/>
          <w:spacing w:val="-2"/>
          <w:szCs w:val="22"/>
        </w:rPr>
        <w:t>other</w:t>
      </w:r>
      <w:r w:rsidRPr="00D5163E">
        <w:rPr>
          <w:rFonts w:ascii="Arial" w:hAnsi="Arial" w:cs="Arial"/>
          <w:i w:val="0"/>
          <w:spacing w:val="2"/>
          <w:szCs w:val="22"/>
        </w:rPr>
        <w:t xml:space="preserve"> </w:t>
      </w:r>
      <w:r w:rsidRPr="00D5163E">
        <w:rPr>
          <w:rFonts w:ascii="Arial" w:hAnsi="Arial" w:cs="Arial"/>
          <w:i w:val="0"/>
          <w:spacing w:val="-2"/>
          <w:szCs w:val="22"/>
        </w:rPr>
        <w:t>agency</w:t>
      </w:r>
      <w:r w:rsidRPr="00D5163E">
        <w:rPr>
          <w:rFonts w:ascii="Arial" w:hAnsi="Arial" w:cs="Arial"/>
          <w:i w:val="0"/>
          <w:spacing w:val="2"/>
          <w:szCs w:val="22"/>
        </w:rPr>
        <w:t xml:space="preserve"> </w:t>
      </w:r>
      <w:r w:rsidRPr="00D5163E">
        <w:rPr>
          <w:rFonts w:ascii="Arial" w:hAnsi="Arial" w:cs="Arial"/>
          <w:i w:val="0"/>
          <w:spacing w:val="-2"/>
          <w:szCs w:val="22"/>
        </w:rPr>
        <w:t>personnel</w:t>
      </w:r>
      <w:r w:rsidRPr="00D5163E">
        <w:rPr>
          <w:rFonts w:ascii="Arial" w:hAnsi="Arial" w:cs="Arial"/>
          <w:i w:val="0"/>
          <w:spacing w:val="2"/>
          <w:szCs w:val="22"/>
        </w:rPr>
        <w:t xml:space="preserve"> </w:t>
      </w:r>
      <w:r w:rsidRPr="00D5163E">
        <w:rPr>
          <w:rFonts w:ascii="Arial" w:hAnsi="Arial" w:cs="Arial"/>
          <w:i w:val="0"/>
          <w:spacing w:val="-2"/>
          <w:szCs w:val="22"/>
        </w:rPr>
        <w:t>assigned</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project,</w:t>
      </w:r>
      <w:r w:rsidRPr="00D5163E">
        <w:rPr>
          <w:rFonts w:ascii="Arial" w:hAnsi="Arial" w:cs="Arial"/>
          <w:i w:val="0"/>
          <w:spacing w:val="2"/>
          <w:szCs w:val="22"/>
        </w:rPr>
        <w:t xml:space="preserve"> </w:t>
      </w:r>
      <w:r w:rsidRPr="00D5163E">
        <w:rPr>
          <w:rFonts w:ascii="Arial" w:hAnsi="Arial" w:cs="Arial"/>
          <w:i w:val="0"/>
          <w:spacing w:val="-2"/>
          <w:szCs w:val="22"/>
        </w:rPr>
        <w:t>and</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on-the-job</w:t>
      </w:r>
      <w:r w:rsidRPr="00D5163E">
        <w:rPr>
          <w:rFonts w:ascii="Arial" w:hAnsi="Arial" w:cs="Arial"/>
          <w:i w:val="0"/>
          <w:spacing w:val="3"/>
          <w:szCs w:val="22"/>
        </w:rPr>
        <w:t xml:space="preserve"> </w:t>
      </w:r>
      <w:r w:rsidRPr="00D5163E">
        <w:rPr>
          <w:rFonts w:ascii="Arial" w:hAnsi="Arial" w:cs="Arial"/>
          <w:i w:val="0"/>
          <w:spacing w:val="-1"/>
          <w:szCs w:val="22"/>
        </w:rPr>
        <w:t>training</w:t>
      </w:r>
      <w:r w:rsidRPr="00D5163E">
        <w:rPr>
          <w:rFonts w:ascii="Arial" w:hAnsi="Arial" w:cs="Arial"/>
          <w:i w:val="0"/>
          <w:spacing w:val="3"/>
          <w:szCs w:val="22"/>
        </w:rPr>
        <w:t xml:space="preserve"> </w:t>
      </w:r>
      <w:r w:rsidRPr="00D5163E">
        <w:rPr>
          <w:rFonts w:ascii="Arial" w:hAnsi="Arial" w:cs="Arial"/>
          <w:i w:val="0"/>
          <w:spacing w:val="-1"/>
          <w:szCs w:val="22"/>
        </w:rPr>
        <w:t>of</w:t>
      </w:r>
      <w:r w:rsidRPr="00D5163E">
        <w:rPr>
          <w:rFonts w:ascii="Arial" w:hAnsi="Arial" w:cs="Arial"/>
          <w:i w:val="0"/>
          <w:spacing w:val="3"/>
          <w:szCs w:val="22"/>
        </w:rPr>
        <w:t xml:space="preserve"> </w:t>
      </w:r>
      <w:r w:rsidRPr="00D5163E">
        <w:rPr>
          <w:rFonts w:ascii="Arial" w:hAnsi="Arial" w:cs="Arial"/>
          <w:i w:val="0"/>
          <w:spacing w:val="-1"/>
          <w:szCs w:val="22"/>
        </w:rPr>
        <w:t>national</w:t>
      </w:r>
      <w:r w:rsidRPr="00D5163E">
        <w:rPr>
          <w:rFonts w:ascii="Arial" w:hAnsi="Arial" w:cs="Arial"/>
          <w:i w:val="0"/>
          <w:spacing w:val="3"/>
          <w:szCs w:val="22"/>
        </w:rPr>
        <w:t xml:space="preserve"> </w:t>
      </w:r>
      <w:r w:rsidRPr="00D5163E">
        <w:rPr>
          <w:rFonts w:ascii="Arial" w:hAnsi="Arial" w:cs="Arial"/>
          <w:i w:val="0"/>
          <w:spacing w:val="-1"/>
          <w:szCs w:val="22"/>
        </w:rPr>
        <w:t>counterpart</w:t>
      </w:r>
      <w:r w:rsidRPr="00D5163E">
        <w:rPr>
          <w:rFonts w:ascii="Arial" w:hAnsi="Arial" w:cs="Arial"/>
          <w:i w:val="0"/>
          <w:spacing w:val="60"/>
          <w:szCs w:val="22"/>
        </w:rPr>
        <w:t xml:space="preserve"> </w:t>
      </w:r>
      <w:r w:rsidRPr="00D5163E">
        <w:rPr>
          <w:rFonts w:ascii="Arial" w:hAnsi="Arial" w:cs="Arial"/>
          <w:i w:val="0"/>
          <w:spacing w:val="-1"/>
          <w:szCs w:val="22"/>
        </w:rPr>
        <w:t>personnel.</w:t>
      </w:r>
      <w:r w:rsidRPr="00D5163E">
        <w:rPr>
          <w:rFonts w:ascii="Arial" w:hAnsi="Arial" w:cs="Arial"/>
          <w:i w:val="0"/>
          <w:szCs w:val="22"/>
        </w:rPr>
        <w:t xml:space="preserve"> </w:t>
      </w:r>
      <w:r w:rsidRPr="00D5163E">
        <w:rPr>
          <w:rFonts w:ascii="Arial" w:hAnsi="Arial" w:cs="Arial"/>
          <w:i w:val="0"/>
          <w:spacing w:val="5"/>
          <w:szCs w:val="22"/>
        </w:rPr>
        <w:t xml:space="preserve"> </w:t>
      </w:r>
      <w:r w:rsidRPr="00D5163E">
        <w:rPr>
          <w:rFonts w:ascii="Arial" w:hAnsi="Arial" w:cs="Arial"/>
          <w:i w:val="0"/>
          <w:spacing w:val="-1"/>
          <w:szCs w:val="22"/>
        </w:rPr>
        <w:t>He</w:t>
      </w:r>
      <w:r w:rsidRPr="00D5163E">
        <w:rPr>
          <w:rFonts w:ascii="Arial" w:hAnsi="Arial" w:cs="Arial"/>
          <w:i w:val="0"/>
          <w:spacing w:val="2"/>
          <w:szCs w:val="22"/>
        </w:rPr>
        <w:t xml:space="preserve"> </w:t>
      </w:r>
      <w:r w:rsidRPr="00D5163E">
        <w:rPr>
          <w:rFonts w:ascii="Arial" w:hAnsi="Arial" w:cs="Arial"/>
          <w:i w:val="0"/>
          <w:spacing w:val="-1"/>
          <w:szCs w:val="22"/>
        </w:rPr>
        <w:t>shall</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1"/>
          <w:szCs w:val="22"/>
        </w:rPr>
        <w:t>responsible</w:t>
      </w:r>
      <w:r w:rsidRPr="00D5163E">
        <w:rPr>
          <w:rFonts w:ascii="Arial" w:hAnsi="Arial" w:cs="Arial"/>
          <w:i w:val="0"/>
          <w:spacing w:val="2"/>
          <w:szCs w:val="22"/>
        </w:rPr>
        <w:t xml:space="preserve"> </w:t>
      </w:r>
      <w:r w:rsidRPr="00D5163E">
        <w:rPr>
          <w:rFonts w:ascii="Arial" w:hAnsi="Arial" w:cs="Arial"/>
          <w:i w:val="0"/>
          <w:spacing w:val="-1"/>
          <w:szCs w:val="22"/>
        </w:rPr>
        <w:t>for</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management</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efficient</w:t>
      </w:r>
      <w:r w:rsidRPr="00D5163E">
        <w:rPr>
          <w:rFonts w:ascii="Arial" w:hAnsi="Arial" w:cs="Arial"/>
          <w:i w:val="0"/>
          <w:spacing w:val="2"/>
          <w:szCs w:val="22"/>
        </w:rPr>
        <w:t xml:space="preserve"> </w:t>
      </w:r>
      <w:r w:rsidRPr="00D5163E">
        <w:rPr>
          <w:rFonts w:ascii="Arial" w:hAnsi="Arial" w:cs="Arial"/>
          <w:i w:val="0"/>
          <w:spacing w:val="-1"/>
          <w:szCs w:val="22"/>
        </w:rPr>
        <w:t>utilization</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all</w:t>
      </w:r>
      <w:r w:rsidRPr="00D5163E">
        <w:rPr>
          <w:rFonts w:ascii="Arial" w:hAnsi="Arial" w:cs="Arial"/>
          <w:i w:val="0"/>
          <w:spacing w:val="2"/>
          <w:szCs w:val="22"/>
        </w:rPr>
        <w:t xml:space="preserve"> </w:t>
      </w:r>
      <w:r w:rsidRPr="00D5163E">
        <w:rPr>
          <w:rFonts w:ascii="Arial" w:hAnsi="Arial" w:cs="Arial"/>
          <w:i w:val="0"/>
          <w:spacing w:val="-2"/>
          <w:szCs w:val="22"/>
        </w:rPr>
        <w:t>UNDP-financed</w:t>
      </w:r>
      <w:r w:rsidRPr="00D5163E">
        <w:rPr>
          <w:rFonts w:ascii="Arial" w:hAnsi="Arial" w:cs="Arial"/>
          <w:i w:val="0"/>
          <w:spacing w:val="50"/>
          <w:szCs w:val="22"/>
        </w:rPr>
        <w:t xml:space="preserve"> </w:t>
      </w:r>
      <w:r w:rsidRPr="00D5163E">
        <w:rPr>
          <w:rFonts w:ascii="Arial" w:hAnsi="Arial" w:cs="Arial"/>
          <w:i w:val="0"/>
          <w:spacing w:val="-1"/>
          <w:szCs w:val="22"/>
        </w:rPr>
        <w:t>inputs,</w:t>
      </w:r>
      <w:r w:rsidRPr="00D5163E">
        <w:rPr>
          <w:rFonts w:ascii="Arial" w:hAnsi="Arial" w:cs="Arial"/>
          <w:i w:val="0"/>
          <w:spacing w:val="2"/>
          <w:szCs w:val="22"/>
        </w:rPr>
        <w:t xml:space="preserve"> </w:t>
      </w:r>
      <w:r w:rsidRPr="00D5163E">
        <w:rPr>
          <w:rFonts w:ascii="Arial" w:hAnsi="Arial" w:cs="Arial"/>
          <w:i w:val="0"/>
          <w:spacing w:val="-1"/>
          <w:szCs w:val="22"/>
        </w:rPr>
        <w:t>including</w:t>
      </w:r>
      <w:r w:rsidRPr="00D5163E">
        <w:rPr>
          <w:rFonts w:ascii="Arial" w:hAnsi="Arial" w:cs="Arial"/>
          <w:i w:val="0"/>
          <w:spacing w:val="2"/>
          <w:szCs w:val="22"/>
        </w:rPr>
        <w:t xml:space="preserve"> </w:t>
      </w:r>
      <w:r w:rsidRPr="00D5163E">
        <w:rPr>
          <w:rFonts w:ascii="Arial" w:hAnsi="Arial" w:cs="Arial"/>
          <w:i w:val="0"/>
          <w:spacing w:val="-1"/>
          <w:szCs w:val="22"/>
        </w:rPr>
        <w:t>equipment</w:t>
      </w:r>
      <w:r w:rsidRPr="00D5163E">
        <w:rPr>
          <w:rFonts w:ascii="Arial" w:hAnsi="Arial" w:cs="Arial"/>
          <w:i w:val="0"/>
          <w:spacing w:val="2"/>
          <w:szCs w:val="22"/>
        </w:rPr>
        <w:t xml:space="preserve"> </w:t>
      </w:r>
      <w:r w:rsidRPr="00D5163E">
        <w:rPr>
          <w:rFonts w:ascii="Arial" w:hAnsi="Arial" w:cs="Arial"/>
          <w:i w:val="0"/>
          <w:spacing w:val="-1"/>
          <w:szCs w:val="22"/>
        </w:rPr>
        <w:t>provided</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project.</w:t>
      </w:r>
    </w:p>
    <w:p w14:paraId="30D04536" w14:textId="77777777" w:rsidR="004D3735" w:rsidRPr="00D5163E" w:rsidRDefault="004D3735" w:rsidP="00DD7CE7">
      <w:pPr>
        <w:pStyle w:val="BodyText"/>
        <w:widowControl w:val="0"/>
        <w:numPr>
          <w:ilvl w:val="0"/>
          <w:numId w:val="84"/>
        </w:numPr>
        <w:pBdr>
          <w:bottom w:val="none" w:sz="0" w:space="0" w:color="auto"/>
        </w:pBdr>
        <w:tabs>
          <w:tab w:val="left" w:pos="599"/>
          <w:tab w:val="left" w:pos="600"/>
        </w:tabs>
        <w:spacing w:after="180" w:line="239" w:lineRule="auto"/>
        <w:ind w:left="0" w:firstLine="0"/>
        <w:rPr>
          <w:rFonts w:ascii="Arial" w:hAnsi="Arial" w:cs="Arial"/>
          <w:i w:val="0"/>
          <w:szCs w:val="22"/>
        </w:rPr>
      </w:pPr>
      <w:r w:rsidRPr="00D5163E">
        <w:rPr>
          <w:rFonts w:ascii="Arial" w:hAnsi="Arial" w:cs="Arial"/>
          <w:i w:val="0"/>
          <w:spacing w:val="-2"/>
          <w:szCs w:val="22"/>
        </w:rPr>
        <w:t>The</w:t>
      </w:r>
      <w:r w:rsidRPr="00D5163E">
        <w:rPr>
          <w:rFonts w:ascii="Arial" w:hAnsi="Arial" w:cs="Arial"/>
          <w:i w:val="0"/>
          <w:spacing w:val="3"/>
          <w:szCs w:val="22"/>
        </w:rPr>
        <w:t xml:space="preserve"> </w:t>
      </w:r>
      <w:r w:rsidRPr="00D5163E">
        <w:rPr>
          <w:rFonts w:ascii="Arial" w:hAnsi="Arial" w:cs="Arial"/>
          <w:i w:val="0"/>
          <w:spacing w:val="-2"/>
          <w:szCs w:val="22"/>
        </w:rPr>
        <w:t>Executing</w:t>
      </w:r>
      <w:r w:rsidRPr="00D5163E">
        <w:rPr>
          <w:rFonts w:ascii="Arial" w:hAnsi="Arial" w:cs="Arial"/>
          <w:i w:val="0"/>
          <w:spacing w:val="3"/>
          <w:szCs w:val="22"/>
        </w:rPr>
        <w:t xml:space="preserve"> </w:t>
      </w:r>
      <w:r w:rsidRPr="00D5163E">
        <w:rPr>
          <w:rFonts w:ascii="Arial" w:hAnsi="Arial" w:cs="Arial"/>
          <w:i w:val="0"/>
          <w:spacing w:val="-2"/>
          <w:szCs w:val="22"/>
        </w:rPr>
        <w:t>Agency,</w:t>
      </w:r>
      <w:r w:rsidRPr="00D5163E">
        <w:rPr>
          <w:rFonts w:ascii="Arial" w:hAnsi="Arial" w:cs="Arial"/>
          <w:i w:val="0"/>
          <w:spacing w:val="3"/>
          <w:szCs w:val="22"/>
        </w:rPr>
        <w:t xml:space="preserve"> </w:t>
      </w:r>
      <w:r w:rsidRPr="00D5163E">
        <w:rPr>
          <w:rFonts w:ascii="Arial" w:hAnsi="Arial" w:cs="Arial"/>
          <w:i w:val="0"/>
          <w:spacing w:val="-1"/>
          <w:szCs w:val="22"/>
        </w:rPr>
        <w:t>in</w:t>
      </w:r>
      <w:r w:rsidRPr="00D5163E">
        <w:rPr>
          <w:rFonts w:ascii="Arial" w:hAnsi="Arial" w:cs="Arial"/>
          <w:i w:val="0"/>
          <w:spacing w:val="3"/>
          <w:szCs w:val="22"/>
        </w:rPr>
        <w:t xml:space="preserve"> </w:t>
      </w:r>
      <w:r w:rsidRPr="00D5163E">
        <w:rPr>
          <w:rFonts w:ascii="Arial" w:hAnsi="Arial" w:cs="Arial"/>
          <w:i w:val="0"/>
          <w:spacing w:val="-2"/>
          <w:szCs w:val="22"/>
        </w:rPr>
        <w:t>consultation</w:t>
      </w:r>
      <w:r w:rsidRPr="00D5163E">
        <w:rPr>
          <w:rFonts w:ascii="Arial" w:hAnsi="Arial" w:cs="Arial"/>
          <w:i w:val="0"/>
          <w:spacing w:val="3"/>
          <w:szCs w:val="22"/>
        </w:rPr>
        <w:t xml:space="preserve"> </w:t>
      </w:r>
      <w:r w:rsidRPr="00D5163E">
        <w:rPr>
          <w:rFonts w:ascii="Arial" w:hAnsi="Arial" w:cs="Arial"/>
          <w:i w:val="0"/>
          <w:spacing w:val="-1"/>
          <w:szCs w:val="22"/>
        </w:rPr>
        <w:t>with</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Government</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UNDP,</w:t>
      </w:r>
      <w:r w:rsidRPr="00D5163E">
        <w:rPr>
          <w:rFonts w:ascii="Arial" w:hAnsi="Arial" w:cs="Arial"/>
          <w:i w:val="0"/>
          <w:spacing w:val="2"/>
          <w:szCs w:val="22"/>
        </w:rPr>
        <w:t xml:space="preserve"> </w:t>
      </w:r>
      <w:r w:rsidRPr="00D5163E">
        <w:rPr>
          <w:rFonts w:ascii="Arial" w:hAnsi="Arial" w:cs="Arial"/>
          <w:i w:val="0"/>
          <w:spacing w:val="-1"/>
          <w:szCs w:val="22"/>
        </w:rPr>
        <w:t>shall</w:t>
      </w:r>
      <w:r w:rsidRPr="00D5163E">
        <w:rPr>
          <w:rFonts w:ascii="Arial" w:hAnsi="Arial" w:cs="Arial"/>
          <w:i w:val="0"/>
          <w:spacing w:val="2"/>
          <w:szCs w:val="22"/>
        </w:rPr>
        <w:t xml:space="preserve"> </w:t>
      </w:r>
      <w:r w:rsidRPr="00D5163E">
        <w:rPr>
          <w:rFonts w:ascii="Arial" w:hAnsi="Arial" w:cs="Arial"/>
          <w:i w:val="0"/>
          <w:spacing w:val="-1"/>
          <w:szCs w:val="22"/>
        </w:rPr>
        <w:t>assign</w:t>
      </w:r>
      <w:r w:rsidRPr="00D5163E">
        <w:rPr>
          <w:rFonts w:ascii="Arial" w:hAnsi="Arial" w:cs="Arial"/>
          <w:i w:val="0"/>
          <w:spacing w:val="2"/>
          <w:szCs w:val="22"/>
        </w:rPr>
        <w:t xml:space="preserve"> </w:t>
      </w:r>
      <w:r w:rsidRPr="00D5163E">
        <w:rPr>
          <w:rFonts w:ascii="Arial" w:hAnsi="Arial" w:cs="Arial"/>
          <w:i w:val="0"/>
          <w:spacing w:val="-1"/>
          <w:szCs w:val="22"/>
        </w:rPr>
        <w:t>international</w:t>
      </w:r>
      <w:r w:rsidRPr="00D5163E">
        <w:rPr>
          <w:rFonts w:ascii="Arial" w:hAnsi="Arial" w:cs="Arial"/>
          <w:i w:val="0"/>
          <w:spacing w:val="28"/>
          <w:szCs w:val="22"/>
        </w:rPr>
        <w:t xml:space="preserve"> </w:t>
      </w:r>
      <w:r w:rsidRPr="00D5163E">
        <w:rPr>
          <w:rFonts w:ascii="Arial" w:hAnsi="Arial" w:cs="Arial"/>
          <w:i w:val="0"/>
          <w:spacing w:val="-1"/>
          <w:szCs w:val="22"/>
        </w:rPr>
        <w:t>staff</w:t>
      </w:r>
      <w:r w:rsidRPr="00D5163E">
        <w:rPr>
          <w:rFonts w:ascii="Arial" w:hAnsi="Arial" w:cs="Arial"/>
          <w:i w:val="0"/>
          <w:spacing w:val="1"/>
          <w:szCs w:val="22"/>
        </w:rPr>
        <w:t xml:space="preserve"> </w:t>
      </w:r>
      <w:r w:rsidRPr="00D5163E">
        <w:rPr>
          <w:rFonts w:ascii="Arial" w:hAnsi="Arial" w:cs="Arial"/>
          <w:i w:val="0"/>
          <w:spacing w:val="-1"/>
          <w:szCs w:val="22"/>
        </w:rPr>
        <w:t>and</w:t>
      </w:r>
      <w:r w:rsidRPr="00D5163E">
        <w:rPr>
          <w:rFonts w:ascii="Arial" w:hAnsi="Arial" w:cs="Arial"/>
          <w:i w:val="0"/>
          <w:spacing w:val="1"/>
          <w:szCs w:val="22"/>
        </w:rPr>
        <w:t xml:space="preserve"> </w:t>
      </w:r>
      <w:r w:rsidRPr="00D5163E">
        <w:rPr>
          <w:rFonts w:ascii="Arial" w:hAnsi="Arial" w:cs="Arial"/>
          <w:i w:val="0"/>
          <w:spacing w:val="-1"/>
          <w:szCs w:val="22"/>
        </w:rPr>
        <w:t>other</w:t>
      </w:r>
      <w:r w:rsidRPr="00D5163E">
        <w:rPr>
          <w:rFonts w:ascii="Arial" w:hAnsi="Arial" w:cs="Arial"/>
          <w:i w:val="0"/>
          <w:spacing w:val="1"/>
          <w:szCs w:val="22"/>
        </w:rPr>
        <w:t xml:space="preserve"> </w:t>
      </w:r>
      <w:r w:rsidRPr="00D5163E">
        <w:rPr>
          <w:rFonts w:ascii="Arial" w:hAnsi="Arial" w:cs="Arial"/>
          <w:i w:val="0"/>
          <w:spacing w:val="-1"/>
          <w:szCs w:val="22"/>
        </w:rPr>
        <w:t>personnel</w:t>
      </w:r>
      <w:r w:rsidRPr="00D5163E">
        <w:rPr>
          <w:rFonts w:ascii="Arial" w:hAnsi="Arial" w:cs="Arial"/>
          <w:i w:val="0"/>
          <w:spacing w:val="1"/>
          <w:szCs w:val="22"/>
        </w:rPr>
        <w:t xml:space="preserve"> </w:t>
      </w:r>
      <w:r w:rsidRPr="00D5163E">
        <w:rPr>
          <w:rFonts w:ascii="Arial" w:hAnsi="Arial" w:cs="Arial"/>
          <w:i w:val="0"/>
          <w:spacing w:val="-1"/>
          <w:szCs w:val="22"/>
        </w:rPr>
        <w:t>to</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project</w:t>
      </w:r>
      <w:r w:rsidRPr="00D5163E">
        <w:rPr>
          <w:rFonts w:ascii="Arial" w:hAnsi="Arial" w:cs="Arial"/>
          <w:i w:val="0"/>
          <w:spacing w:val="1"/>
          <w:szCs w:val="22"/>
        </w:rPr>
        <w:t xml:space="preserve"> </w:t>
      </w:r>
      <w:r w:rsidRPr="00D5163E">
        <w:rPr>
          <w:rFonts w:ascii="Arial" w:hAnsi="Arial" w:cs="Arial"/>
          <w:i w:val="0"/>
          <w:spacing w:val="-1"/>
          <w:szCs w:val="22"/>
        </w:rPr>
        <w:t>as</w:t>
      </w:r>
      <w:r w:rsidRPr="00D5163E">
        <w:rPr>
          <w:rFonts w:ascii="Arial" w:hAnsi="Arial" w:cs="Arial"/>
          <w:i w:val="0"/>
          <w:spacing w:val="1"/>
          <w:szCs w:val="22"/>
        </w:rPr>
        <w:t xml:space="preserve"> </w:t>
      </w:r>
      <w:r w:rsidRPr="00D5163E">
        <w:rPr>
          <w:rFonts w:ascii="Arial" w:hAnsi="Arial" w:cs="Arial"/>
          <w:i w:val="0"/>
          <w:spacing w:val="-1"/>
          <w:szCs w:val="22"/>
        </w:rPr>
        <w:t>specified</w:t>
      </w:r>
      <w:r w:rsidRPr="00D5163E">
        <w:rPr>
          <w:rFonts w:ascii="Arial" w:hAnsi="Arial" w:cs="Arial"/>
          <w:i w:val="0"/>
          <w:spacing w:val="1"/>
          <w:szCs w:val="22"/>
        </w:rPr>
        <w:t xml:space="preserve"> </w:t>
      </w:r>
      <w:r w:rsidRPr="00D5163E">
        <w:rPr>
          <w:rFonts w:ascii="Arial" w:hAnsi="Arial" w:cs="Arial"/>
          <w:i w:val="0"/>
          <w:spacing w:val="-1"/>
          <w:szCs w:val="22"/>
        </w:rPr>
        <w:t>in</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Project</w:t>
      </w:r>
      <w:r w:rsidRPr="00D5163E">
        <w:rPr>
          <w:rFonts w:ascii="Arial" w:hAnsi="Arial" w:cs="Arial"/>
          <w:i w:val="0"/>
          <w:spacing w:val="1"/>
          <w:szCs w:val="22"/>
        </w:rPr>
        <w:t xml:space="preserve"> </w:t>
      </w:r>
      <w:r w:rsidRPr="00D5163E">
        <w:rPr>
          <w:rFonts w:ascii="Arial" w:hAnsi="Arial" w:cs="Arial"/>
          <w:i w:val="0"/>
          <w:spacing w:val="-1"/>
          <w:szCs w:val="22"/>
        </w:rPr>
        <w:t>Document,</w:t>
      </w:r>
      <w:r w:rsidRPr="00D5163E">
        <w:rPr>
          <w:rFonts w:ascii="Arial" w:hAnsi="Arial" w:cs="Arial"/>
          <w:i w:val="0"/>
          <w:spacing w:val="1"/>
          <w:szCs w:val="22"/>
        </w:rPr>
        <w:t xml:space="preserve"> </w:t>
      </w:r>
      <w:r w:rsidRPr="00D5163E">
        <w:rPr>
          <w:rFonts w:ascii="Arial" w:hAnsi="Arial" w:cs="Arial"/>
          <w:i w:val="0"/>
          <w:spacing w:val="-1"/>
          <w:szCs w:val="22"/>
        </w:rPr>
        <w:t>select</w:t>
      </w:r>
      <w:r w:rsidRPr="00D5163E">
        <w:rPr>
          <w:rFonts w:ascii="Arial" w:hAnsi="Arial" w:cs="Arial"/>
          <w:i w:val="0"/>
          <w:spacing w:val="1"/>
          <w:szCs w:val="22"/>
        </w:rPr>
        <w:t xml:space="preserve"> </w:t>
      </w:r>
      <w:r w:rsidRPr="00D5163E">
        <w:rPr>
          <w:rFonts w:ascii="Arial" w:hAnsi="Arial" w:cs="Arial"/>
          <w:i w:val="0"/>
          <w:spacing w:val="-1"/>
          <w:szCs w:val="22"/>
        </w:rPr>
        <w:t>candidates</w:t>
      </w:r>
      <w:r w:rsidRPr="00D5163E">
        <w:rPr>
          <w:rFonts w:ascii="Arial" w:hAnsi="Arial" w:cs="Arial"/>
          <w:i w:val="0"/>
          <w:spacing w:val="1"/>
          <w:szCs w:val="22"/>
        </w:rPr>
        <w:t xml:space="preserve"> </w:t>
      </w:r>
      <w:r w:rsidRPr="00D5163E">
        <w:rPr>
          <w:rFonts w:ascii="Arial" w:hAnsi="Arial" w:cs="Arial"/>
          <w:i w:val="0"/>
          <w:spacing w:val="-1"/>
          <w:szCs w:val="22"/>
        </w:rPr>
        <w:t>for</w:t>
      </w:r>
      <w:r w:rsidRPr="00D5163E">
        <w:rPr>
          <w:rFonts w:ascii="Arial" w:hAnsi="Arial" w:cs="Arial"/>
          <w:i w:val="0"/>
          <w:spacing w:val="30"/>
          <w:szCs w:val="22"/>
        </w:rPr>
        <w:t xml:space="preserve"> </w:t>
      </w:r>
      <w:r w:rsidRPr="00D5163E">
        <w:rPr>
          <w:rFonts w:ascii="Arial" w:hAnsi="Arial" w:cs="Arial"/>
          <w:i w:val="0"/>
          <w:spacing w:val="-1"/>
          <w:szCs w:val="22"/>
        </w:rPr>
        <w:t>fellowships</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determine</w:t>
      </w:r>
      <w:r w:rsidRPr="00D5163E">
        <w:rPr>
          <w:rFonts w:ascii="Arial" w:hAnsi="Arial" w:cs="Arial"/>
          <w:i w:val="0"/>
          <w:spacing w:val="2"/>
          <w:szCs w:val="22"/>
        </w:rPr>
        <w:t xml:space="preserve"> </w:t>
      </w:r>
      <w:r w:rsidRPr="00D5163E">
        <w:rPr>
          <w:rFonts w:ascii="Arial" w:hAnsi="Arial" w:cs="Arial"/>
          <w:i w:val="0"/>
          <w:spacing w:val="-1"/>
          <w:szCs w:val="22"/>
        </w:rPr>
        <w:t>standards</w:t>
      </w:r>
      <w:r w:rsidRPr="00D5163E">
        <w:rPr>
          <w:rFonts w:ascii="Arial" w:hAnsi="Arial" w:cs="Arial"/>
          <w:i w:val="0"/>
          <w:spacing w:val="2"/>
          <w:szCs w:val="22"/>
        </w:rPr>
        <w:t xml:space="preserve"> </w:t>
      </w:r>
      <w:r w:rsidRPr="00D5163E">
        <w:rPr>
          <w:rFonts w:ascii="Arial" w:hAnsi="Arial" w:cs="Arial"/>
          <w:i w:val="0"/>
          <w:spacing w:val="-1"/>
          <w:szCs w:val="22"/>
        </w:rPr>
        <w:t>for</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training</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national</w:t>
      </w:r>
      <w:r w:rsidRPr="00D5163E">
        <w:rPr>
          <w:rFonts w:ascii="Arial" w:hAnsi="Arial" w:cs="Arial"/>
          <w:i w:val="0"/>
          <w:spacing w:val="2"/>
          <w:szCs w:val="22"/>
        </w:rPr>
        <w:t xml:space="preserve"> </w:t>
      </w:r>
      <w:r w:rsidRPr="00D5163E">
        <w:rPr>
          <w:rFonts w:ascii="Arial" w:hAnsi="Arial" w:cs="Arial"/>
          <w:i w:val="0"/>
          <w:spacing w:val="-1"/>
          <w:szCs w:val="22"/>
        </w:rPr>
        <w:t>counterpart</w:t>
      </w:r>
      <w:r w:rsidRPr="00D5163E">
        <w:rPr>
          <w:rFonts w:ascii="Arial" w:hAnsi="Arial" w:cs="Arial"/>
          <w:i w:val="0"/>
          <w:spacing w:val="2"/>
          <w:szCs w:val="22"/>
        </w:rPr>
        <w:t xml:space="preserve"> </w:t>
      </w:r>
      <w:r w:rsidRPr="00D5163E">
        <w:rPr>
          <w:rFonts w:ascii="Arial" w:hAnsi="Arial" w:cs="Arial"/>
          <w:i w:val="0"/>
          <w:spacing w:val="-1"/>
          <w:szCs w:val="22"/>
        </w:rPr>
        <w:t>personnel.</w:t>
      </w:r>
    </w:p>
    <w:p w14:paraId="40FC0108" w14:textId="77777777" w:rsidR="004D3735" w:rsidRPr="00D5163E" w:rsidRDefault="004D3735" w:rsidP="00DD7CE7">
      <w:pPr>
        <w:pStyle w:val="BodyText"/>
        <w:widowControl w:val="0"/>
        <w:numPr>
          <w:ilvl w:val="0"/>
          <w:numId w:val="84"/>
        </w:numPr>
        <w:pBdr>
          <w:bottom w:val="none" w:sz="0" w:space="0" w:color="auto"/>
        </w:pBdr>
        <w:tabs>
          <w:tab w:val="left" w:pos="599"/>
          <w:tab w:val="left" w:pos="600"/>
        </w:tabs>
        <w:spacing w:after="180" w:line="250" w:lineRule="exact"/>
        <w:ind w:left="0" w:firstLine="0"/>
        <w:rPr>
          <w:rFonts w:ascii="Arial" w:hAnsi="Arial" w:cs="Arial"/>
          <w:i w:val="0"/>
          <w:szCs w:val="22"/>
        </w:rPr>
      </w:pPr>
      <w:r w:rsidRPr="00D5163E">
        <w:rPr>
          <w:rFonts w:ascii="Arial" w:hAnsi="Arial" w:cs="Arial"/>
          <w:i w:val="0"/>
          <w:spacing w:val="-2"/>
          <w:szCs w:val="22"/>
        </w:rPr>
        <w:t>Fellowships</w:t>
      </w:r>
      <w:r w:rsidRPr="00D5163E">
        <w:rPr>
          <w:rFonts w:ascii="Arial" w:hAnsi="Arial" w:cs="Arial"/>
          <w:i w:val="0"/>
          <w:spacing w:val="2"/>
          <w:szCs w:val="22"/>
        </w:rPr>
        <w:t xml:space="preserve"> </w:t>
      </w:r>
      <w:r w:rsidRPr="00D5163E">
        <w:rPr>
          <w:rFonts w:ascii="Arial" w:hAnsi="Arial" w:cs="Arial"/>
          <w:i w:val="0"/>
          <w:spacing w:val="-2"/>
          <w:szCs w:val="22"/>
        </w:rPr>
        <w:t>shall</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2"/>
          <w:szCs w:val="22"/>
        </w:rPr>
        <w:t>administered</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accordance</w:t>
      </w:r>
      <w:r w:rsidRPr="00D5163E">
        <w:rPr>
          <w:rFonts w:ascii="Arial" w:hAnsi="Arial" w:cs="Arial"/>
          <w:i w:val="0"/>
          <w:spacing w:val="2"/>
          <w:szCs w:val="22"/>
        </w:rPr>
        <w:t xml:space="preserve"> </w:t>
      </w:r>
      <w:r w:rsidRPr="00D5163E">
        <w:rPr>
          <w:rFonts w:ascii="Arial" w:hAnsi="Arial" w:cs="Arial"/>
          <w:i w:val="0"/>
          <w:spacing w:val="-2"/>
          <w:szCs w:val="22"/>
        </w:rPr>
        <w:t>with</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1"/>
          <w:szCs w:val="22"/>
        </w:rPr>
        <w:t>fellowships</w:t>
      </w:r>
      <w:r w:rsidRPr="00D5163E">
        <w:rPr>
          <w:rFonts w:ascii="Arial" w:hAnsi="Arial" w:cs="Arial"/>
          <w:i w:val="0"/>
          <w:spacing w:val="3"/>
          <w:szCs w:val="22"/>
        </w:rPr>
        <w:t xml:space="preserve"> </w:t>
      </w:r>
      <w:r w:rsidRPr="00D5163E">
        <w:rPr>
          <w:rFonts w:ascii="Arial" w:hAnsi="Arial" w:cs="Arial"/>
          <w:i w:val="0"/>
          <w:spacing w:val="-1"/>
          <w:szCs w:val="22"/>
        </w:rPr>
        <w:t>regulations</w:t>
      </w:r>
      <w:r w:rsidRPr="00D5163E">
        <w:rPr>
          <w:rFonts w:ascii="Arial" w:hAnsi="Arial" w:cs="Arial"/>
          <w:i w:val="0"/>
          <w:spacing w:val="3"/>
          <w:szCs w:val="22"/>
        </w:rPr>
        <w:t xml:space="preserve"> </w:t>
      </w:r>
      <w:r w:rsidRPr="00D5163E">
        <w:rPr>
          <w:rFonts w:ascii="Arial" w:hAnsi="Arial" w:cs="Arial"/>
          <w:i w:val="0"/>
          <w:spacing w:val="-1"/>
          <w:szCs w:val="22"/>
        </w:rPr>
        <w:t>of</w:t>
      </w:r>
      <w:r w:rsidRPr="00D5163E">
        <w:rPr>
          <w:rFonts w:ascii="Arial" w:hAnsi="Arial" w:cs="Arial"/>
          <w:i w:val="0"/>
          <w:spacing w:val="3"/>
          <w:szCs w:val="22"/>
        </w:rPr>
        <w:t xml:space="preserve"> </w:t>
      </w:r>
      <w:r w:rsidRPr="00D5163E">
        <w:rPr>
          <w:rFonts w:ascii="Arial" w:hAnsi="Arial" w:cs="Arial"/>
          <w:i w:val="0"/>
          <w:spacing w:val="-1"/>
          <w:szCs w:val="22"/>
        </w:rPr>
        <w:t>the</w:t>
      </w:r>
      <w:r w:rsidRPr="00D5163E">
        <w:rPr>
          <w:rFonts w:ascii="Arial" w:hAnsi="Arial" w:cs="Arial"/>
          <w:i w:val="0"/>
          <w:spacing w:val="3"/>
          <w:szCs w:val="22"/>
        </w:rPr>
        <w:t xml:space="preserve"> </w:t>
      </w:r>
      <w:r w:rsidRPr="00D5163E">
        <w:rPr>
          <w:rFonts w:ascii="Arial" w:hAnsi="Arial" w:cs="Arial"/>
          <w:i w:val="0"/>
          <w:spacing w:val="-1"/>
          <w:szCs w:val="22"/>
        </w:rPr>
        <w:t>Executing</w:t>
      </w:r>
      <w:r w:rsidRPr="00D5163E">
        <w:rPr>
          <w:rFonts w:ascii="Arial" w:hAnsi="Arial" w:cs="Arial"/>
          <w:i w:val="0"/>
          <w:spacing w:val="46"/>
          <w:szCs w:val="22"/>
        </w:rPr>
        <w:t xml:space="preserve"> </w:t>
      </w:r>
      <w:r w:rsidRPr="00D5163E">
        <w:rPr>
          <w:rFonts w:ascii="Arial" w:hAnsi="Arial" w:cs="Arial"/>
          <w:i w:val="0"/>
          <w:spacing w:val="-1"/>
          <w:szCs w:val="22"/>
        </w:rPr>
        <w:t>Agency.</w:t>
      </w:r>
    </w:p>
    <w:p w14:paraId="1EC076A3" w14:textId="77777777" w:rsidR="004D3735" w:rsidRPr="00D5163E" w:rsidRDefault="004D3735" w:rsidP="00DD7CE7">
      <w:pPr>
        <w:pStyle w:val="BodyText"/>
        <w:widowControl w:val="0"/>
        <w:numPr>
          <w:ilvl w:val="0"/>
          <w:numId w:val="84"/>
        </w:numPr>
        <w:pBdr>
          <w:bottom w:val="none" w:sz="0" w:space="0" w:color="auto"/>
        </w:pBdr>
        <w:tabs>
          <w:tab w:val="left" w:pos="580"/>
        </w:tabs>
        <w:spacing w:after="180" w:line="239" w:lineRule="auto"/>
        <w:ind w:left="0" w:firstLine="0"/>
        <w:rPr>
          <w:rFonts w:ascii="Arial" w:hAnsi="Arial" w:cs="Arial"/>
          <w:i w:val="0"/>
          <w:szCs w:val="22"/>
        </w:rPr>
      </w:pP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Executing</w:t>
      </w:r>
      <w:r w:rsidRPr="00D5163E">
        <w:rPr>
          <w:rFonts w:ascii="Arial" w:hAnsi="Arial" w:cs="Arial"/>
          <w:i w:val="0"/>
          <w:spacing w:val="2"/>
          <w:szCs w:val="22"/>
        </w:rPr>
        <w:t xml:space="preserve"> </w:t>
      </w:r>
      <w:r w:rsidRPr="00D5163E">
        <w:rPr>
          <w:rFonts w:ascii="Arial" w:hAnsi="Arial" w:cs="Arial"/>
          <w:i w:val="0"/>
          <w:spacing w:val="-2"/>
          <w:szCs w:val="22"/>
        </w:rPr>
        <w:t>Agency</w:t>
      </w:r>
      <w:r w:rsidRPr="00D5163E">
        <w:rPr>
          <w:rFonts w:ascii="Arial" w:hAnsi="Arial" w:cs="Arial"/>
          <w:i w:val="0"/>
          <w:spacing w:val="2"/>
          <w:szCs w:val="22"/>
        </w:rPr>
        <w:t xml:space="preserve"> </w:t>
      </w:r>
      <w:r w:rsidRPr="00D5163E">
        <w:rPr>
          <w:rFonts w:ascii="Arial" w:hAnsi="Arial" w:cs="Arial"/>
          <w:i w:val="0"/>
          <w:spacing w:val="-2"/>
          <w:szCs w:val="22"/>
        </w:rPr>
        <w:t>may,</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agreement</w:t>
      </w:r>
      <w:r w:rsidRPr="00D5163E">
        <w:rPr>
          <w:rFonts w:ascii="Arial" w:hAnsi="Arial" w:cs="Arial"/>
          <w:i w:val="0"/>
          <w:spacing w:val="2"/>
          <w:szCs w:val="22"/>
        </w:rPr>
        <w:t xml:space="preserve"> </w:t>
      </w:r>
      <w:r w:rsidRPr="00D5163E">
        <w:rPr>
          <w:rFonts w:ascii="Arial" w:hAnsi="Arial" w:cs="Arial"/>
          <w:i w:val="0"/>
          <w:spacing w:val="-2"/>
          <w:szCs w:val="22"/>
        </w:rPr>
        <w:t>with</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Government</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UNDP,</w:t>
      </w:r>
      <w:r w:rsidRPr="00D5163E">
        <w:rPr>
          <w:rFonts w:ascii="Arial" w:hAnsi="Arial" w:cs="Arial"/>
          <w:i w:val="0"/>
          <w:spacing w:val="2"/>
          <w:szCs w:val="22"/>
        </w:rPr>
        <w:t xml:space="preserve"> </w:t>
      </w:r>
      <w:r w:rsidRPr="00D5163E">
        <w:rPr>
          <w:rFonts w:ascii="Arial" w:hAnsi="Arial" w:cs="Arial"/>
          <w:i w:val="0"/>
          <w:spacing w:val="-1"/>
          <w:szCs w:val="22"/>
        </w:rPr>
        <w:t>execute</w:t>
      </w:r>
      <w:r w:rsidRPr="00D5163E">
        <w:rPr>
          <w:rFonts w:ascii="Arial" w:hAnsi="Arial" w:cs="Arial"/>
          <w:i w:val="0"/>
          <w:spacing w:val="2"/>
          <w:szCs w:val="22"/>
        </w:rPr>
        <w:t xml:space="preserve"> </w:t>
      </w:r>
      <w:r w:rsidRPr="00D5163E">
        <w:rPr>
          <w:rFonts w:ascii="Arial" w:hAnsi="Arial" w:cs="Arial"/>
          <w:i w:val="0"/>
          <w:spacing w:val="-1"/>
          <w:szCs w:val="22"/>
        </w:rPr>
        <w:t>part</w:t>
      </w:r>
      <w:r w:rsidRPr="00D5163E">
        <w:rPr>
          <w:rFonts w:ascii="Arial" w:hAnsi="Arial" w:cs="Arial"/>
          <w:i w:val="0"/>
          <w:spacing w:val="2"/>
          <w:szCs w:val="22"/>
        </w:rPr>
        <w:t xml:space="preserve"> </w:t>
      </w:r>
      <w:r w:rsidRPr="00D5163E">
        <w:rPr>
          <w:rFonts w:ascii="Arial" w:hAnsi="Arial" w:cs="Arial"/>
          <w:i w:val="0"/>
          <w:spacing w:val="-1"/>
          <w:szCs w:val="22"/>
        </w:rPr>
        <w:t>or</w:t>
      </w:r>
      <w:r w:rsidRPr="00D5163E">
        <w:rPr>
          <w:rFonts w:ascii="Arial" w:hAnsi="Arial" w:cs="Arial"/>
          <w:i w:val="0"/>
          <w:spacing w:val="2"/>
          <w:szCs w:val="22"/>
        </w:rPr>
        <w:t xml:space="preserve"> </w:t>
      </w:r>
      <w:r w:rsidRPr="00D5163E">
        <w:rPr>
          <w:rFonts w:ascii="Arial" w:hAnsi="Arial" w:cs="Arial"/>
          <w:i w:val="0"/>
          <w:spacing w:val="-2"/>
          <w:szCs w:val="22"/>
        </w:rPr>
        <w:t>all</w:t>
      </w:r>
      <w:r w:rsidRPr="00D5163E">
        <w:rPr>
          <w:rFonts w:ascii="Arial" w:hAnsi="Arial" w:cs="Arial"/>
          <w:i w:val="0"/>
          <w:szCs w:val="22"/>
        </w:rPr>
        <w:t xml:space="preserve"> </w:t>
      </w:r>
      <w:r w:rsidRPr="00D5163E">
        <w:rPr>
          <w:rFonts w:ascii="Arial" w:hAnsi="Arial" w:cs="Arial"/>
          <w:i w:val="0"/>
          <w:spacing w:val="-3"/>
          <w:szCs w:val="22"/>
        </w:rPr>
        <w:t>of</w:t>
      </w:r>
      <w:r w:rsidRPr="00D5163E">
        <w:rPr>
          <w:rFonts w:ascii="Arial" w:hAnsi="Arial" w:cs="Arial"/>
          <w:i w:val="0"/>
          <w:spacing w:val="34"/>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project</w:t>
      </w:r>
      <w:r w:rsidRPr="00D5163E">
        <w:rPr>
          <w:rFonts w:ascii="Arial" w:hAnsi="Arial" w:cs="Arial"/>
          <w:i w:val="0"/>
          <w:spacing w:val="1"/>
          <w:szCs w:val="22"/>
        </w:rPr>
        <w:t xml:space="preserve"> </w:t>
      </w:r>
      <w:r w:rsidRPr="00D5163E">
        <w:rPr>
          <w:rFonts w:ascii="Arial" w:hAnsi="Arial" w:cs="Arial"/>
          <w:i w:val="0"/>
          <w:spacing w:val="-1"/>
          <w:szCs w:val="22"/>
        </w:rPr>
        <w:t>by</w:t>
      </w:r>
      <w:r w:rsidRPr="00D5163E">
        <w:rPr>
          <w:rFonts w:ascii="Arial" w:hAnsi="Arial" w:cs="Arial"/>
          <w:i w:val="0"/>
          <w:spacing w:val="1"/>
          <w:szCs w:val="22"/>
        </w:rPr>
        <w:t xml:space="preserve"> </w:t>
      </w:r>
      <w:r w:rsidRPr="00D5163E">
        <w:rPr>
          <w:rFonts w:ascii="Arial" w:hAnsi="Arial" w:cs="Arial"/>
          <w:i w:val="0"/>
          <w:spacing w:val="-1"/>
          <w:szCs w:val="22"/>
        </w:rPr>
        <w:t>subcontract.</w:t>
      </w:r>
      <w:r w:rsidRPr="00D5163E">
        <w:rPr>
          <w:rFonts w:ascii="Arial" w:hAnsi="Arial" w:cs="Arial"/>
          <w:i w:val="0"/>
          <w:szCs w:val="22"/>
        </w:rPr>
        <w:t xml:space="preserve"> </w:t>
      </w:r>
      <w:r w:rsidRPr="00D5163E">
        <w:rPr>
          <w:rFonts w:ascii="Arial" w:hAnsi="Arial" w:cs="Arial"/>
          <w:i w:val="0"/>
          <w:spacing w:val="3"/>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selection</w:t>
      </w:r>
      <w:r w:rsidRPr="00D5163E">
        <w:rPr>
          <w:rFonts w:ascii="Arial" w:hAnsi="Arial" w:cs="Arial"/>
          <w:i w:val="0"/>
          <w:spacing w:val="1"/>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subcontractors</w:t>
      </w:r>
      <w:r w:rsidRPr="00D5163E">
        <w:rPr>
          <w:rFonts w:ascii="Arial" w:hAnsi="Arial" w:cs="Arial"/>
          <w:i w:val="0"/>
          <w:spacing w:val="1"/>
          <w:szCs w:val="22"/>
        </w:rPr>
        <w:t xml:space="preserve"> </w:t>
      </w:r>
      <w:r w:rsidRPr="00D5163E">
        <w:rPr>
          <w:rFonts w:ascii="Arial" w:hAnsi="Arial" w:cs="Arial"/>
          <w:i w:val="0"/>
          <w:spacing w:val="-1"/>
          <w:szCs w:val="22"/>
        </w:rPr>
        <w:t>shall</w:t>
      </w:r>
      <w:r w:rsidRPr="00D5163E">
        <w:rPr>
          <w:rFonts w:ascii="Arial" w:hAnsi="Arial" w:cs="Arial"/>
          <w:i w:val="0"/>
          <w:spacing w:val="1"/>
          <w:szCs w:val="22"/>
        </w:rPr>
        <w:t xml:space="preserve"> </w:t>
      </w:r>
      <w:r w:rsidRPr="00D5163E">
        <w:rPr>
          <w:rFonts w:ascii="Arial" w:hAnsi="Arial" w:cs="Arial"/>
          <w:i w:val="0"/>
          <w:spacing w:val="-1"/>
          <w:szCs w:val="22"/>
        </w:rPr>
        <w:t>be</w:t>
      </w:r>
      <w:r w:rsidRPr="00D5163E">
        <w:rPr>
          <w:rFonts w:ascii="Arial" w:hAnsi="Arial" w:cs="Arial"/>
          <w:i w:val="0"/>
          <w:spacing w:val="1"/>
          <w:szCs w:val="22"/>
        </w:rPr>
        <w:t xml:space="preserve"> </w:t>
      </w:r>
      <w:r w:rsidRPr="00D5163E">
        <w:rPr>
          <w:rFonts w:ascii="Arial" w:hAnsi="Arial" w:cs="Arial"/>
          <w:i w:val="0"/>
          <w:spacing w:val="-1"/>
          <w:szCs w:val="22"/>
        </w:rPr>
        <w:t>made,</w:t>
      </w:r>
      <w:r w:rsidRPr="00D5163E">
        <w:rPr>
          <w:rFonts w:ascii="Arial" w:hAnsi="Arial" w:cs="Arial"/>
          <w:i w:val="0"/>
          <w:spacing w:val="1"/>
          <w:szCs w:val="22"/>
        </w:rPr>
        <w:t xml:space="preserve"> </w:t>
      </w:r>
      <w:r w:rsidRPr="00D5163E">
        <w:rPr>
          <w:rFonts w:ascii="Arial" w:hAnsi="Arial" w:cs="Arial"/>
          <w:i w:val="0"/>
          <w:spacing w:val="-1"/>
          <w:szCs w:val="22"/>
        </w:rPr>
        <w:t>after</w:t>
      </w:r>
      <w:r w:rsidRPr="00D5163E">
        <w:rPr>
          <w:rFonts w:ascii="Arial" w:hAnsi="Arial" w:cs="Arial"/>
          <w:i w:val="0"/>
          <w:spacing w:val="1"/>
          <w:szCs w:val="22"/>
        </w:rPr>
        <w:t xml:space="preserve"> </w:t>
      </w:r>
      <w:r w:rsidRPr="00D5163E">
        <w:rPr>
          <w:rFonts w:ascii="Arial" w:hAnsi="Arial" w:cs="Arial"/>
          <w:i w:val="0"/>
          <w:spacing w:val="-1"/>
          <w:szCs w:val="22"/>
        </w:rPr>
        <w:t>consultation</w:t>
      </w:r>
      <w:r w:rsidRPr="00D5163E">
        <w:rPr>
          <w:rFonts w:ascii="Arial" w:hAnsi="Arial" w:cs="Arial"/>
          <w:i w:val="0"/>
          <w:spacing w:val="1"/>
          <w:szCs w:val="22"/>
        </w:rPr>
        <w:t xml:space="preserve"> </w:t>
      </w:r>
      <w:r w:rsidRPr="00D5163E">
        <w:rPr>
          <w:rFonts w:ascii="Arial" w:hAnsi="Arial" w:cs="Arial"/>
          <w:i w:val="0"/>
          <w:spacing w:val="-1"/>
          <w:szCs w:val="22"/>
        </w:rPr>
        <w:t>with</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28"/>
          <w:szCs w:val="22"/>
        </w:rPr>
        <w:t xml:space="preserve"> </w:t>
      </w:r>
      <w:r w:rsidRPr="00D5163E">
        <w:rPr>
          <w:rFonts w:ascii="Arial" w:hAnsi="Arial" w:cs="Arial"/>
          <w:i w:val="0"/>
          <w:spacing w:val="-1"/>
          <w:szCs w:val="22"/>
        </w:rPr>
        <w:t>Government</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UNDP,</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1"/>
          <w:szCs w:val="22"/>
        </w:rPr>
        <w:t>accordance</w:t>
      </w:r>
      <w:r w:rsidRPr="00D5163E">
        <w:rPr>
          <w:rFonts w:ascii="Arial" w:hAnsi="Arial" w:cs="Arial"/>
          <w:i w:val="0"/>
          <w:spacing w:val="2"/>
          <w:szCs w:val="22"/>
        </w:rPr>
        <w:t xml:space="preserve"> </w:t>
      </w:r>
      <w:r w:rsidRPr="00D5163E">
        <w:rPr>
          <w:rFonts w:ascii="Arial" w:hAnsi="Arial" w:cs="Arial"/>
          <w:i w:val="0"/>
          <w:spacing w:val="-1"/>
          <w:szCs w:val="22"/>
        </w:rPr>
        <w:t>with</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Executing</w:t>
      </w:r>
      <w:r w:rsidRPr="00D5163E">
        <w:rPr>
          <w:rFonts w:ascii="Arial" w:hAnsi="Arial" w:cs="Arial"/>
          <w:i w:val="0"/>
          <w:spacing w:val="2"/>
          <w:szCs w:val="22"/>
        </w:rPr>
        <w:t xml:space="preserve"> </w:t>
      </w:r>
      <w:r w:rsidRPr="00D5163E">
        <w:rPr>
          <w:rFonts w:ascii="Arial" w:hAnsi="Arial" w:cs="Arial"/>
          <w:i w:val="0"/>
          <w:spacing w:val="-1"/>
          <w:szCs w:val="22"/>
        </w:rPr>
        <w:t>Agency's</w:t>
      </w:r>
      <w:r w:rsidRPr="00D5163E">
        <w:rPr>
          <w:rFonts w:ascii="Arial" w:hAnsi="Arial" w:cs="Arial"/>
          <w:i w:val="0"/>
          <w:spacing w:val="2"/>
          <w:szCs w:val="22"/>
        </w:rPr>
        <w:t xml:space="preserve"> </w:t>
      </w:r>
      <w:r w:rsidRPr="00D5163E">
        <w:rPr>
          <w:rFonts w:ascii="Arial" w:hAnsi="Arial" w:cs="Arial"/>
          <w:i w:val="0"/>
          <w:spacing w:val="-1"/>
          <w:szCs w:val="22"/>
        </w:rPr>
        <w:t>procedures.</w:t>
      </w:r>
    </w:p>
    <w:p w14:paraId="5893FFD0" w14:textId="77777777" w:rsidR="004D3735" w:rsidRPr="00D5163E" w:rsidRDefault="004D3735" w:rsidP="00DD7CE7">
      <w:pPr>
        <w:pStyle w:val="BodyText"/>
        <w:widowControl w:val="0"/>
        <w:numPr>
          <w:ilvl w:val="0"/>
          <w:numId w:val="84"/>
        </w:numPr>
        <w:pBdr>
          <w:bottom w:val="none" w:sz="0" w:space="0" w:color="auto"/>
        </w:pBdr>
        <w:tabs>
          <w:tab w:val="left" w:pos="580"/>
        </w:tabs>
        <w:spacing w:after="180" w:line="239" w:lineRule="auto"/>
        <w:ind w:left="0" w:firstLine="0"/>
        <w:rPr>
          <w:rFonts w:ascii="Arial" w:hAnsi="Arial" w:cs="Arial"/>
          <w:i w:val="0"/>
          <w:szCs w:val="22"/>
        </w:rPr>
      </w:pPr>
      <w:r w:rsidRPr="00D5163E">
        <w:rPr>
          <w:rFonts w:ascii="Arial" w:hAnsi="Arial" w:cs="Arial"/>
          <w:i w:val="0"/>
          <w:spacing w:val="-1"/>
          <w:szCs w:val="22"/>
        </w:rPr>
        <w:t>All</w:t>
      </w:r>
      <w:r w:rsidRPr="00D5163E">
        <w:rPr>
          <w:rFonts w:ascii="Arial" w:hAnsi="Arial" w:cs="Arial"/>
          <w:i w:val="0"/>
          <w:spacing w:val="3"/>
          <w:szCs w:val="22"/>
        </w:rPr>
        <w:t xml:space="preserve"> </w:t>
      </w:r>
      <w:r w:rsidRPr="00D5163E">
        <w:rPr>
          <w:rFonts w:ascii="Arial" w:hAnsi="Arial" w:cs="Arial"/>
          <w:i w:val="0"/>
          <w:spacing w:val="-1"/>
          <w:szCs w:val="22"/>
        </w:rPr>
        <w:t>material,</w:t>
      </w:r>
      <w:r w:rsidRPr="00D5163E">
        <w:rPr>
          <w:rFonts w:ascii="Arial" w:hAnsi="Arial" w:cs="Arial"/>
          <w:i w:val="0"/>
          <w:spacing w:val="3"/>
          <w:szCs w:val="22"/>
        </w:rPr>
        <w:t xml:space="preserve"> </w:t>
      </w:r>
      <w:r w:rsidRPr="00D5163E">
        <w:rPr>
          <w:rFonts w:ascii="Arial" w:hAnsi="Arial" w:cs="Arial"/>
          <w:i w:val="0"/>
          <w:spacing w:val="-1"/>
          <w:szCs w:val="22"/>
        </w:rPr>
        <w:t>equipment</w:t>
      </w:r>
      <w:r w:rsidRPr="00D5163E">
        <w:rPr>
          <w:rFonts w:ascii="Arial" w:hAnsi="Arial" w:cs="Arial"/>
          <w:i w:val="0"/>
          <w:spacing w:val="3"/>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2"/>
          <w:szCs w:val="22"/>
        </w:rPr>
        <w:t>supplies</w:t>
      </w:r>
      <w:r w:rsidRPr="00D5163E">
        <w:rPr>
          <w:rFonts w:ascii="Arial" w:hAnsi="Arial" w:cs="Arial"/>
          <w:i w:val="0"/>
          <w:spacing w:val="2"/>
          <w:szCs w:val="22"/>
        </w:rPr>
        <w:t xml:space="preserve"> </w:t>
      </w:r>
      <w:r w:rsidRPr="00D5163E">
        <w:rPr>
          <w:rFonts w:ascii="Arial" w:hAnsi="Arial" w:cs="Arial"/>
          <w:i w:val="0"/>
          <w:spacing w:val="-2"/>
          <w:szCs w:val="22"/>
        </w:rPr>
        <w:t>which</w:t>
      </w:r>
      <w:r w:rsidRPr="00D5163E">
        <w:rPr>
          <w:rFonts w:ascii="Arial" w:hAnsi="Arial" w:cs="Arial"/>
          <w:i w:val="0"/>
          <w:spacing w:val="2"/>
          <w:szCs w:val="22"/>
        </w:rPr>
        <w:t xml:space="preserve"> </w:t>
      </w:r>
      <w:r w:rsidRPr="00D5163E">
        <w:rPr>
          <w:rFonts w:ascii="Arial" w:hAnsi="Arial" w:cs="Arial"/>
          <w:i w:val="0"/>
          <w:spacing w:val="-2"/>
          <w:szCs w:val="22"/>
        </w:rPr>
        <w:t>are</w:t>
      </w:r>
      <w:r w:rsidRPr="00D5163E">
        <w:rPr>
          <w:rFonts w:ascii="Arial" w:hAnsi="Arial" w:cs="Arial"/>
          <w:i w:val="0"/>
          <w:spacing w:val="2"/>
          <w:szCs w:val="22"/>
        </w:rPr>
        <w:t xml:space="preserve"> </w:t>
      </w:r>
      <w:r w:rsidRPr="00D5163E">
        <w:rPr>
          <w:rFonts w:ascii="Arial" w:hAnsi="Arial" w:cs="Arial"/>
          <w:i w:val="0"/>
          <w:spacing w:val="-2"/>
          <w:szCs w:val="22"/>
        </w:rPr>
        <w:t>purchased</w:t>
      </w:r>
      <w:r w:rsidRPr="00D5163E">
        <w:rPr>
          <w:rFonts w:ascii="Arial" w:hAnsi="Arial" w:cs="Arial"/>
          <w:i w:val="0"/>
          <w:spacing w:val="2"/>
          <w:szCs w:val="22"/>
        </w:rPr>
        <w:t xml:space="preserve"> </w:t>
      </w:r>
      <w:r w:rsidRPr="00D5163E">
        <w:rPr>
          <w:rFonts w:ascii="Arial" w:hAnsi="Arial" w:cs="Arial"/>
          <w:i w:val="0"/>
          <w:spacing w:val="-2"/>
          <w:szCs w:val="22"/>
        </w:rPr>
        <w:t>from</w:t>
      </w:r>
      <w:r w:rsidRPr="00D5163E">
        <w:rPr>
          <w:rFonts w:ascii="Arial" w:hAnsi="Arial" w:cs="Arial"/>
          <w:i w:val="0"/>
          <w:spacing w:val="2"/>
          <w:szCs w:val="22"/>
        </w:rPr>
        <w:t xml:space="preserve"> </w:t>
      </w:r>
      <w:r w:rsidRPr="00D5163E">
        <w:rPr>
          <w:rFonts w:ascii="Arial" w:hAnsi="Arial" w:cs="Arial"/>
          <w:i w:val="0"/>
          <w:spacing w:val="-2"/>
          <w:szCs w:val="22"/>
        </w:rPr>
        <w:t>UNDP</w:t>
      </w:r>
      <w:r w:rsidRPr="00D5163E">
        <w:rPr>
          <w:rFonts w:ascii="Arial" w:hAnsi="Arial" w:cs="Arial"/>
          <w:i w:val="0"/>
          <w:spacing w:val="2"/>
          <w:szCs w:val="22"/>
        </w:rPr>
        <w:t xml:space="preserve"> </w:t>
      </w:r>
      <w:r w:rsidRPr="00D5163E">
        <w:rPr>
          <w:rFonts w:ascii="Arial" w:hAnsi="Arial" w:cs="Arial"/>
          <w:i w:val="0"/>
          <w:spacing w:val="-2"/>
          <w:szCs w:val="22"/>
        </w:rPr>
        <w:t>resources</w:t>
      </w:r>
      <w:r w:rsidRPr="00D5163E">
        <w:rPr>
          <w:rFonts w:ascii="Arial" w:hAnsi="Arial" w:cs="Arial"/>
          <w:i w:val="0"/>
          <w:spacing w:val="2"/>
          <w:szCs w:val="22"/>
        </w:rPr>
        <w:t xml:space="preserve"> </w:t>
      </w:r>
      <w:r w:rsidRPr="00D5163E">
        <w:rPr>
          <w:rFonts w:ascii="Arial" w:hAnsi="Arial" w:cs="Arial"/>
          <w:i w:val="0"/>
          <w:spacing w:val="-2"/>
          <w:szCs w:val="22"/>
        </w:rPr>
        <w:t>will</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2"/>
          <w:szCs w:val="22"/>
        </w:rPr>
        <w:t>used</w:t>
      </w:r>
      <w:r w:rsidRPr="00D5163E">
        <w:rPr>
          <w:rFonts w:ascii="Arial" w:hAnsi="Arial" w:cs="Arial"/>
          <w:i w:val="0"/>
          <w:spacing w:val="39"/>
          <w:szCs w:val="22"/>
        </w:rPr>
        <w:t xml:space="preserve"> </w:t>
      </w:r>
      <w:r w:rsidRPr="00D5163E">
        <w:rPr>
          <w:rFonts w:ascii="Arial" w:hAnsi="Arial" w:cs="Arial"/>
          <w:i w:val="0"/>
          <w:spacing w:val="-2"/>
          <w:szCs w:val="22"/>
        </w:rPr>
        <w:t>exclusively</w:t>
      </w:r>
      <w:r w:rsidRPr="00D5163E">
        <w:rPr>
          <w:rFonts w:ascii="Arial" w:hAnsi="Arial" w:cs="Arial"/>
          <w:i w:val="0"/>
          <w:spacing w:val="2"/>
          <w:szCs w:val="22"/>
        </w:rPr>
        <w:t xml:space="preserve"> </w:t>
      </w:r>
      <w:r w:rsidRPr="00D5163E">
        <w:rPr>
          <w:rFonts w:ascii="Arial" w:hAnsi="Arial" w:cs="Arial"/>
          <w:i w:val="0"/>
          <w:spacing w:val="-2"/>
          <w:szCs w:val="22"/>
        </w:rPr>
        <w:t>for</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execution</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project,</w:t>
      </w:r>
      <w:r w:rsidRPr="00D5163E">
        <w:rPr>
          <w:rFonts w:ascii="Arial" w:hAnsi="Arial" w:cs="Arial"/>
          <w:i w:val="0"/>
          <w:spacing w:val="2"/>
          <w:szCs w:val="22"/>
        </w:rPr>
        <w:t xml:space="preserve"> </w:t>
      </w:r>
      <w:r w:rsidRPr="00D5163E">
        <w:rPr>
          <w:rFonts w:ascii="Arial" w:hAnsi="Arial" w:cs="Arial"/>
          <w:i w:val="0"/>
          <w:spacing w:val="-2"/>
          <w:szCs w:val="22"/>
        </w:rPr>
        <w:t>and</w:t>
      </w:r>
      <w:r w:rsidRPr="00D5163E">
        <w:rPr>
          <w:rFonts w:ascii="Arial" w:hAnsi="Arial" w:cs="Arial"/>
          <w:i w:val="0"/>
          <w:spacing w:val="2"/>
          <w:szCs w:val="22"/>
        </w:rPr>
        <w:t xml:space="preserve"> </w:t>
      </w:r>
      <w:r w:rsidRPr="00D5163E">
        <w:rPr>
          <w:rFonts w:ascii="Arial" w:hAnsi="Arial" w:cs="Arial"/>
          <w:i w:val="0"/>
          <w:spacing w:val="-2"/>
          <w:szCs w:val="22"/>
        </w:rPr>
        <w:t>will</w:t>
      </w:r>
      <w:r w:rsidRPr="00D5163E">
        <w:rPr>
          <w:rFonts w:ascii="Arial" w:hAnsi="Arial" w:cs="Arial"/>
          <w:i w:val="0"/>
          <w:spacing w:val="2"/>
          <w:szCs w:val="22"/>
        </w:rPr>
        <w:t xml:space="preserve"> </w:t>
      </w:r>
      <w:r w:rsidRPr="00D5163E">
        <w:rPr>
          <w:rFonts w:ascii="Arial" w:hAnsi="Arial" w:cs="Arial"/>
          <w:i w:val="0"/>
          <w:spacing w:val="-2"/>
          <w:szCs w:val="22"/>
        </w:rPr>
        <w:t>remain</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property</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UNDP</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whose</w:t>
      </w:r>
      <w:r w:rsidRPr="00D5163E">
        <w:rPr>
          <w:rFonts w:ascii="Arial" w:hAnsi="Arial" w:cs="Arial"/>
          <w:i w:val="0"/>
          <w:spacing w:val="2"/>
          <w:szCs w:val="22"/>
        </w:rPr>
        <w:t xml:space="preserve"> </w:t>
      </w:r>
      <w:r w:rsidRPr="00D5163E">
        <w:rPr>
          <w:rFonts w:ascii="Arial" w:hAnsi="Arial" w:cs="Arial"/>
          <w:i w:val="0"/>
          <w:spacing w:val="-2"/>
          <w:szCs w:val="22"/>
        </w:rPr>
        <w:t>name</w:t>
      </w:r>
      <w:r w:rsidRPr="00D5163E">
        <w:rPr>
          <w:rFonts w:ascii="Arial" w:hAnsi="Arial" w:cs="Arial"/>
          <w:i w:val="0"/>
          <w:spacing w:val="2"/>
          <w:szCs w:val="22"/>
        </w:rPr>
        <w:t xml:space="preserve"> </w:t>
      </w:r>
      <w:r w:rsidRPr="00D5163E">
        <w:rPr>
          <w:rFonts w:ascii="Arial" w:hAnsi="Arial" w:cs="Arial"/>
          <w:i w:val="0"/>
          <w:spacing w:val="-2"/>
          <w:szCs w:val="22"/>
        </w:rPr>
        <w:t>it</w:t>
      </w:r>
      <w:r w:rsidRPr="00D5163E">
        <w:rPr>
          <w:rFonts w:ascii="Arial" w:hAnsi="Arial" w:cs="Arial"/>
          <w:i w:val="0"/>
          <w:spacing w:val="60"/>
          <w:szCs w:val="22"/>
        </w:rPr>
        <w:t xml:space="preserve"> </w:t>
      </w:r>
      <w:r w:rsidRPr="00D5163E">
        <w:rPr>
          <w:rFonts w:ascii="Arial" w:hAnsi="Arial" w:cs="Arial"/>
          <w:i w:val="0"/>
          <w:spacing w:val="-2"/>
          <w:szCs w:val="22"/>
        </w:rPr>
        <w:t>will</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2"/>
          <w:szCs w:val="22"/>
        </w:rPr>
        <w:t>held</w:t>
      </w:r>
      <w:r w:rsidRPr="00D5163E">
        <w:rPr>
          <w:rFonts w:ascii="Arial" w:hAnsi="Arial" w:cs="Arial"/>
          <w:i w:val="0"/>
          <w:spacing w:val="2"/>
          <w:szCs w:val="22"/>
        </w:rPr>
        <w:t xml:space="preserve"> </w:t>
      </w:r>
      <w:r w:rsidRPr="00D5163E">
        <w:rPr>
          <w:rFonts w:ascii="Arial" w:hAnsi="Arial" w:cs="Arial"/>
          <w:i w:val="0"/>
          <w:spacing w:val="-1"/>
          <w:szCs w:val="22"/>
        </w:rPr>
        <w:t>by</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Executing</w:t>
      </w:r>
      <w:r w:rsidRPr="00D5163E">
        <w:rPr>
          <w:rFonts w:ascii="Arial" w:hAnsi="Arial" w:cs="Arial"/>
          <w:i w:val="0"/>
          <w:spacing w:val="2"/>
          <w:szCs w:val="22"/>
        </w:rPr>
        <w:t xml:space="preserve"> </w:t>
      </w:r>
      <w:r w:rsidRPr="00D5163E">
        <w:rPr>
          <w:rFonts w:ascii="Arial" w:hAnsi="Arial" w:cs="Arial"/>
          <w:i w:val="0"/>
          <w:spacing w:val="-2"/>
          <w:szCs w:val="22"/>
        </w:rPr>
        <w:t>Agency.</w:t>
      </w:r>
      <w:r w:rsidRPr="00D5163E">
        <w:rPr>
          <w:rFonts w:ascii="Arial" w:hAnsi="Arial" w:cs="Arial"/>
          <w:i w:val="0"/>
          <w:szCs w:val="22"/>
        </w:rPr>
        <w:t xml:space="preserve"> </w:t>
      </w:r>
      <w:r w:rsidRPr="00D5163E">
        <w:rPr>
          <w:rFonts w:ascii="Arial" w:hAnsi="Arial" w:cs="Arial"/>
          <w:i w:val="0"/>
          <w:spacing w:val="6"/>
          <w:szCs w:val="22"/>
        </w:rPr>
        <w:t xml:space="preserve"> </w:t>
      </w:r>
      <w:r w:rsidRPr="00D5163E">
        <w:rPr>
          <w:rFonts w:ascii="Arial" w:hAnsi="Arial" w:cs="Arial"/>
          <w:i w:val="0"/>
          <w:spacing w:val="-2"/>
          <w:szCs w:val="22"/>
        </w:rPr>
        <w:t>Equipment</w:t>
      </w:r>
      <w:r w:rsidRPr="00D5163E">
        <w:rPr>
          <w:rFonts w:ascii="Arial" w:hAnsi="Arial" w:cs="Arial"/>
          <w:i w:val="0"/>
          <w:spacing w:val="2"/>
          <w:szCs w:val="22"/>
        </w:rPr>
        <w:t xml:space="preserve"> </w:t>
      </w:r>
      <w:r w:rsidRPr="00D5163E">
        <w:rPr>
          <w:rFonts w:ascii="Arial" w:hAnsi="Arial" w:cs="Arial"/>
          <w:i w:val="0"/>
          <w:spacing w:val="-2"/>
          <w:szCs w:val="22"/>
        </w:rPr>
        <w:t>supplied</w:t>
      </w:r>
      <w:r w:rsidRPr="00D5163E">
        <w:rPr>
          <w:rFonts w:ascii="Arial" w:hAnsi="Arial" w:cs="Arial"/>
          <w:i w:val="0"/>
          <w:spacing w:val="2"/>
          <w:szCs w:val="22"/>
        </w:rPr>
        <w:t xml:space="preserve"> </w:t>
      </w:r>
      <w:r w:rsidRPr="00D5163E">
        <w:rPr>
          <w:rFonts w:ascii="Arial" w:hAnsi="Arial" w:cs="Arial"/>
          <w:i w:val="0"/>
          <w:spacing w:val="-1"/>
          <w:szCs w:val="22"/>
        </w:rPr>
        <w:t>by</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UNDP</w:t>
      </w:r>
      <w:r w:rsidRPr="00D5163E">
        <w:rPr>
          <w:rFonts w:ascii="Arial" w:hAnsi="Arial" w:cs="Arial"/>
          <w:i w:val="0"/>
          <w:spacing w:val="2"/>
          <w:szCs w:val="22"/>
        </w:rPr>
        <w:t xml:space="preserve"> </w:t>
      </w:r>
      <w:r w:rsidRPr="00D5163E">
        <w:rPr>
          <w:rFonts w:ascii="Arial" w:hAnsi="Arial" w:cs="Arial"/>
          <w:i w:val="0"/>
          <w:spacing w:val="-2"/>
          <w:szCs w:val="22"/>
        </w:rPr>
        <w:t>shall</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2"/>
          <w:szCs w:val="22"/>
        </w:rPr>
        <w:t>marked</w:t>
      </w:r>
      <w:r w:rsidRPr="00D5163E">
        <w:rPr>
          <w:rFonts w:ascii="Arial" w:hAnsi="Arial" w:cs="Arial"/>
          <w:i w:val="0"/>
          <w:spacing w:val="2"/>
          <w:szCs w:val="22"/>
        </w:rPr>
        <w:t xml:space="preserve"> </w:t>
      </w:r>
      <w:r w:rsidRPr="00D5163E">
        <w:rPr>
          <w:rFonts w:ascii="Arial" w:hAnsi="Arial" w:cs="Arial"/>
          <w:i w:val="0"/>
          <w:spacing w:val="-2"/>
          <w:szCs w:val="22"/>
        </w:rPr>
        <w:t>with</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47"/>
          <w:szCs w:val="22"/>
        </w:rPr>
        <w:t xml:space="preserve"> </w:t>
      </w:r>
      <w:r w:rsidRPr="00D5163E">
        <w:rPr>
          <w:rFonts w:ascii="Arial" w:hAnsi="Arial" w:cs="Arial"/>
          <w:i w:val="0"/>
          <w:spacing w:val="-2"/>
          <w:szCs w:val="22"/>
        </w:rPr>
        <w:t>insignia</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lastRenderedPageBreak/>
        <w:t>the</w:t>
      </w:r>
      <w:r w:rsidRPr="00D5163E">
        <w:rPr>
          <w:rFonts w:ascii="Arial" w:hAnsi="Arial" w:cs="Arial"/>
          <w:i w:val="0"/>
          <w:spacing w:val="2"/>
          <w:szCs w:val="22"/>
        </w:rPr>
        <w:t xml:space="preserve"> </w:t>
      </w:r>
      <w:r w:rsidRPr="00D5163E">
        <w:rPr>
          <w:rFonts w:ascii="Arial" w:hAnsi="Arial" w:cs="Arial"/>
          <w:i w:val="0"/>
          <w:spacing w:val="-2"/>
          <w:szCs w:val="22"/>
        </w:rPr>
        <w:t>UNDP</w:t>
      </w:r>
      <w:r w:rsidRPr="00D5163E">
        <w:rPr>
          <w:rFonts w:ascii="Arial" w:hAnsi="Arial" w:cs="Arial"/>
          <w:i w:val="0"/>
          <w:spacing w:val="2"/>
          <w:szCs w:val="22"/>
        </w:rPr>
        <w:t xml:space="preserve"> </w:t>
      </w:r>
      <w:r w:rsidRPr="00D5163E">
        <w:rPr>
          <w:rFonts w:ascii="Arial" w:hAnsi="Arial" w:cs="Arial"/>
          <w:i w:val="0"/>
          <w:spacing w:val="-2"/>
          <w:szCs w:val="22"/>
        </w:rPr>
        <w:t>and</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Executing</w:t>
      </w:r>
      <w:r w:rsidRPr="00D5163E">
        <w:rPr>
          <w:rFonts w:ascii="Arial" w:hAnsi="Arial" w:cs="Arial"/>
          <w:i w:val="0"/>
          <w:spacing w:val="2"/>
          <w:szCs w:val="22"/>
        </w:rPr>
        <w:t xml:space="preserve"> </w:t>
      </w:r>
      <w:r w:rsidRPr="00D5163E">
        <w:rPr>
          <w:rFonts w:ascii="Arial" w:hAnsi="Arial" w:cs="Arial"/>
          <w:i w:val="0"/>
          <w:spacing w:val="-2"/>
          <w:szCs w:val="22"/>
        </w:rPr>
        <w:t>Agency.</w:t>
      </w:r>
    </w:p>
    <w:p w14:paraId="40C9BC08" w14:textId="77777777" w:rsidR="004D3735" w:rsidRPr="00D5163E" w:rsidRDefault="004D3735" w:rsidP="00DD7CE7">
      <w:pPr>
        <w:pStyle w:val="BodyText"/>
        <w:widowControl w:val="0"/>
        <w:numPr>
          <w:ilvl w:val="0"/>
          <w:numId w:val="84"/>
        </w:numPr>
        <w:pBdr>
          <w:bottom w:val="none" w:sz="0" w:space="0" w:color="auto"/>
        </w:pBdr>
        <w:tabs>
          <w:tab w:val="left" w:pos="580"/>
        </w:tabs>
        <w:spacing w:after="180"/>
        <w:ind w:left="0" w:firstLine="0"/>
        <w:rPr>
          <w:rFonts w:ascii="Arial" w:hAnsi="Arial" w:cs="Arial"/>
          <w:i w:val="0"/>
          <w:szCs w:val="22"/>
        </w:rPr>
      </w:pPr>
      <w:r w:rsidRPr="00D5163E">
        <w:rPr>
          <w:rFonts w:ascii="Arial" w:hAnsi="Arial" w:cs="Arial"/>
          <w:i w:val="0"/>
          <w:spacing w:val="-2"/>
          <w:szCs w:val="22"/>
        </w:rPr>
        <w:t>Arrangements</w:t>
      </w:r>
      <w:r w:rsidRPr="00D5163E">
        <w:rPr>
          <w:rFonts w:ascii="Arial" w:hAnsi="Arial" w:cs="Arial"/>
          <w:i w:val="0"/>
          <w:spacing w:val="3"/>
          <w:szCs w:val="22"/>
        </w:rPr>
        <w:t xml:space="preserve"> </w:t>
      </w:r>
      <w:r w:rsidRPr="00D5163E">
        <w:rPr>
          <w:rFonts w:ascii="Arial" w:hAnsi="Arial" w:cs="Arial"/>
          <w:i w:val="0"/>
          <w:spacing w:val="-2"/>
          <w:szCs w:val="22"/>
        </w:rPr>
        <w:t>may</w:t>
      </w:r>
      <w:r w:rsidRPr="00D5163E">
        <w:rPr>
          <w:rFonts w:ascii="Arial" w:hAnsi="Arial" w:cs="Arial"/>
          <w:i w:val="0"/>
          <w:spacing w:val="3"/>
          <w:szCs w:val="22"/>
        </w:rPr>
        <w:t xml:space="preserve"> </w:t>
      </w:r>
      <w:r w:rsidRPr="00D5163E">
        <w:rPr>
          <w:rFonts w:ascii="Arial" w:hAnsi="Arial" w:cs="Arial"/>
          <w:i w:val="0"/>
          <w:spacing w:val="-1"/>
          <w:szCs w:val="22"/>
        </w:rPr>
        <w:t>be</w:t>
      </w:r>
      <w:r w:rsidRPr="00D5163E">
        <w:rPr>
          <w:rFonts w:ascii="Arial" w:hAnsi="Arial" w:cs="Arial"/>
          <w:i w:val="0"/>
          <w:spacing w:val="3"/>
          <w:szCs w:val="22"/>
        </w:rPr>
        <w:t xml:space="preserve"> </w:t>
      </w:r>
      <w:r w:rsidRPr="00D5163E">
        <w:rPr>
          <w:rFonts w:ascii="Arial" w:hAnsi="Arial" w:cs="Arial"/>
          <w:i w:val="0"/>
          <w:spacing w:val="-2"/>
          <w:szCs w:val="22"/>
        </w:rPr>
        <w:t>made,</w:t>
      </w:r>
      <w:r w:rsidRPr="00D5163E">
        <w:rPr>
          <w:rFonts w:ascii="Arial" w:hAnsi="Arial" w:cs="Arial"/>
          <w:i w:val="0"/>
          <w:spacing w:val="3"/>
          <w:szCs w:val="22"/>
        </w:rPr>
        <w:t xml:space="preserve"> </w:t>
      </w:r>
      <w:r w:rsidRPr="00D5163E">
        <w:rPr>
          <w:rFonts w:ascii="Arial" w:hAnsi="Arial" w:cs="Arial"/>
          <w:i w:val="0"/>
          <w:spacing w:val="-1"/>
          <w:szCs w:val="22"/>
        </w:rPr>
        <w:t>if</w:t>
      </w:r>
      <w:r w:rsidRPr="00D5163E">
        <w:rPr>
          <w:rFonts w:ascii="Arial" w:hAnsi="Arial" w:cs="Arial"/>
          <w:i w:val="0"/>
          <w:spacing w:val="3"/>
          <w:szCs w:val="22"/>
        </w:rPr>
        <w:t xml:space="preserve"> </w:t>
      </w:r>
      <w:r w:rsidRPr="00D5163E">
        <w:rPr>
          <w:rFonts w:ascii="Arial" w:hAnsi="Arial" w:cs="Arial"/>
          <w:i w:val="0"/>
          <w:spacing w:val="-2"/>
          <w:szCs w:val="22"/>
        </w:rPr>
        <w:t>necessary,</w:t>
      </w:r>
      <w:r w:rsidRPr="00D5163E">
        <w:rPr>
          <w:rFonts w:ascii="Arial" w:hAnsi="Arial" w:cs="Arial"/>
          <w:i w:val="0"/>
          <w:spacing w:val="3"/>
          <w:szCs w:val="22"/>
        </w:rPr>
        <w:t xml:space="preserve"> </w:t>
      </w:r>
      <w:r w:rsidRPr="00D5163E">
        <w:rPr>
          <w:rFonts w:ascii="Arial" w:hAnsi="Arial" w:cs="Arial"/>
          <w:i w:val="0"/>
          <w:spacing w:val="-2"/>
          <w:szCs w:val="22"/>
        </w:rPr>
        <w:t>for</w:t>
      </w:r>
      <w:r w:rsidRPr="00D5163E">
        <w:rPr>
          <w:rFonts w:ascii="Arial" w:hAnsi="Arial" w:cs="Arial"/>
          <w:i w:val="0"/>
          <w:spacing w:val="3"/>
          <w:szCs w:val="22"/>
        </w:rPr>
        <w:t xml:space="preserve"> </w:t>
      </w:r>
      <w:r w:rsidRPr="00D5163E">
        <w:rPr>
          <w:rFonts w:ascii="Arial" w:hAnsi="Arial" w:cs="Arial"/>
          <w:i w:val="0"/>
          <w:szCs w:val="22"/>
        </w:rPr>
        <w:t>a</w:t>
      </w:r>
      <w:r w:rsidRPr="00D5163E">
        <w:rPr>
          <w:rFonts w:ascii="Arial" w:hAnsi="Arial" w:cs="Arial"/>
          <w:i w:val="0"/>
          <w:spacing w:val="3"/>
          <w:szCs w:val="22"/>
        </w:rPr>
        <w:t xml:space="preserve"> </w:t>
      </w:r>
      <w:r w:rsidRPr="00D5163E">
        <w:rPr>
          <w:rFonts w:ascii="Arial" w:hAnsi="Arial" w:cs="Arial"/>
          <w:i w:val="0"/>
          <w:spacing w:val="-2"/>
          <w:szCs w:val="22"/>
        </w:rPr>
        <w:t>temporary</w:t>
      </w:r>
      <w:r w:rsidRPr="00D5163E">
        <w:rPr>
          <w:rFonts w:ascii="Arial" w:hAnsi="Arial" w:cs="Arial"/>
          <w:i w:val="0"/>
          <w:spacing w:val="3"/>
          <w:szCs w:val="22"/>
        </w:rPr>
        <w:t xml:space="preserve"> </w:t>
      </w:r>
      <w:r w:rsidRPr="00D5163E">
        <w:rPr>
          <w:rFonts w:ascii="Arial" w:hAnsi="Arial" w:cs="Arial"/>
          <w:i w:val="0"/>
          <w:spacing w:val="-2"/>
          <w:szCs w:val="22"/>
        </w:rPr>
        <w:t>transfer</w:t>
      </w:r>
      <w:r w:rsidRPr="00D5163E">
        <w:rPr>
          <w:rFonts w:ascii="Arial" w:hAnsi="Arial" w:cs="Arial"/>
          <w:i w:val="0"/>
          <w:spacing w:val="3"/>
          <w:szCs w:val="22"/>
        </w:rPr>
        <w:t xml:space="preserve"> </w:t>
      </w:r>
      <w:r w:rsidRPr="00D5163E">
        <w:rPr>
          <w:rFonts w:ascii="Arial" w:hAnsi="Arial" w:cs="Arial"/>
          <w:i w:val="0"/>
          <w:spacing w:val="-1"/>
          <w:szCs w:val="22"/>
        </w:rPr>
        <w:t>of</w:t>
      </w:r>
      <w:r w:rsidRPr="00D5163E">
        <w:rPr>
          <w:rFonts w:ascii="Arial" w:hAnsi="Arial" w:cs="Arial"/>
          <w:i w:val="0"/>
          <w:spacing w:val="3"/>
          <w:szCs w:val="22"/>
        </w:rPr>
        <w:t xml:space="preserve"> </w:t>
      </w:r>
      <w:r w:rsidRPr="00D5163E">
        <w:rPr>
          <w:rFonts w:ascii="Arial" w:hAnsi="Arial" w:cs="Arial"/>
          <w:i w:val="0"/>
          <w:spacing w:val="-2"/>
          <w:szCs w:val="22"/>
        </w:rPr>
        <w:t>custody</w:t>
      </w:r>
      <w:r w:rsidRPr="00D5163E">
        <w:rPr>
          <w:rFonts w:ascii="Arial" w:hAnsi="Arial" w:cs="Arial"/>
          <w:i w:val="0"/>
          <w:spacing w:val="3"/>
          <w:szCs w:val="22"/>
        </w:rPr>
        <w:t xml:space="preserve"> </w:t>
      </w:r>
      <w:r w:rsidRPr="00D5163E">
        <w:rPr>
          <w:rFonts w:ascii="Arial" w:hAnsi="Arial" w:cs="Arial"/>
          <w:i w:val="0"/>
          <w:spacing w:val="-1"/>
          <w:szCs w:val="22"/>
        </w:rPr>
        <w:t>of</w:t>
      </w:r>
      <w:r w:rsidRPr="00D5163E">
        <w:rPr>
          <w:rFonts w:ascii="Arial" w:hAnsi="Arial" w:cs="Arial"/>
          <w:i w:val="0"/>
          <w:spacing w:val="3"/>
          <w:szCs w:val="22"/>
        </w:rPr>
        <w:t xml:space="preserve"> </w:t>
      </w:r>
      <w:r w:rsidRPr="00D5163E">
        <w:rPr>
          <w:rFonts w:ascii="Arial" w:hAnsi="Arial" w:cs="Arial"/>
          <w:i w:val="0"/>
          <w:spacing w:val="-2"/>
          <w:szCs w:val="22"/>
        </w:rPr>
        <w:t>equipment</w:t>
      </w:r>
      <w:r w:rsidRPr="00D5163E">
        <w:rPr>
          <w:rFonts w:ascii="Arial" w:hAnsi="Arial" w:cs="Arial"/>
          <w:i w:val="0"/>
          <w:spacing w:val="3"/>
          <w:szCs w:val="22"/>
        </w:rPr>
        <w:t xml:space="preserve"> </w:t>
      </w:r>
      <w:r w:rsidRPr="00D5163E">
        <w:rPr>
          <w:rFonts w:ascii="Arial" w:hAnsi="Arial" w:cs="Arial"/>
          <w:i w:val="0"/>
          <w:spacing w:val="-1"/>
          <w:szCs w:val="22"/>
        </w:rPr>
        <w:t>to</w:t>
      </w:r>
      <w:r w:rsidRPr="00D5163E">
        <w:rPr>
          <w:rFonts w:ascii="Arial" w:hAnsi="Arial" w:cs="Arial"/>
          <w:i w:val="0"/>
          <w:spacing w:val="3"/>
          <w:szCs w:val="22"/>
        </w:rPr>
        <w:t xml:space="preserve"> </w:t>
      </w:r>
      <w:r w:rsidRPr="00D5163E">
        <w:rPr>
          <w:rFonts w:ascii="Arial" w:hAnsi="Arial" w:cs="Arial"/>
          <w:i w:val="0"/>
          <w:spacing w:val="-2"/>
          <w:szCs w:val="22"/>
        </w:rPr>
        <w:t>local</w:t>
      </w:r>
      <w:r w:rsidRPr="00D5163E">
        <w:rPr>
          <w:rFonts w:ascii="Arial" w:hAnsi="Arial" w:cs="Arial"/>
          <w:i w:val="0"/>
          <w:spacing w:val="36"/>
          <w:szCs w:val="22"/>
        </w:rPr>
        <w:t xml:space="preserve"> </w:t>
      </w:r>
      <w:r w:rsidRPr="00D5163E">
        <w:rPr>
          <w:rFonts w:ascii="Arial" w:hAnsi="Arial" w:cs="Arial"/>
          <w:i w:val="0"/>
          <w:spacing w:val="-1"/>
          <w:szCs w:val="22"/>
        </w:rPr>
        <w:t>authorities</w:t>
      </w:r>
      <w:r w:rsidRPr="00D5163E">
        <w:rPr>
          <w:rFonts w:ascii="Arial" w:hAnsi="Arial" w:cs="Arial"/>
          <w:i w:val="0"/>
          <w:spacing w:val="2"/>
          <w:szCs w:val="22"/>
        </w:rPr>
        <w:t xml:space="preserve"> </w:t>
      </w:r>
      <w:r w:rsidRPr="00D5163E">
        <w:rPr>
          <w:rFonts w:ascii="Arial" w:hAnsi="Arial" w:cs="Arial"/>
          <w:i w:val="0"/>
          <w:spacing w:val="-1"/>
          <w:szCs w:val="22"/>
        </w:rPr>
        <w:t>during</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life</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project,</w:t>
      </w:r>
      <w:r w:rsidRPr="00D5163E">
        <w:rPr>
          <w:rFonts w:ascii="Arial" w:hAnsi="Arial" w:cs="Arial"/>
          <w:i w:val="0"/>
          <w:spacing w:val="2"/>
          <w:szCs w:val="22"/>
        </w:rPr>
        <w:t xml:space="preserve"> </w:t>
      </w:r>
      <w:r w:rsidRPr="00D5163E">
        <w:rPr>
          <w:rFonts w:ascii="Arial" w:hAnsi="Arial" w:cs="Arial"/>
          <w:i w:val="0"/>
          <w:spacing w:val="-1"/>
          <w:szCs w:val="22"/>
        </w:rPr>
        <w:t>without</w:t>
      </w:r>
      <w:r w:rsidRPr="00D5163E">
        <w:rPr>
          <w:rFonts w:ascii="Arial" w:hAnsi="Arial" w:cs="Arial"/>
          <w:i w:val="0"/>
          <w:spacing w:val="2"/>
          <w:szCs w:val="22"/>
        </w:rPr>
        <w:t xml:space="preserve"> </w:t>
      </w:r>
      <w:r w:rsidRPr="00D5163E">
        <w:rPr>
          <w:rFonts w:ascii="Arial" w:hAnsi="Arial" w:cs="Arial"/>
          <w:i w:val="0"/>
          <w:spacing w:val="-1"/>
          <w:szCs w:val="22"/>
        </w:rPr>
        <w:t>prejudice</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final</w:t>
      </w:r>
      <w:r w:rsidRPr="00D5163E">
        <w:rPr>
          <w:rFonts w:ascii="Arial" w:hAnsi="Arial" w:cs="Arial"/>
          <w:i w:val="0"/>
          <w:spacing w:val="2"/>
          <w:szCs w:val="22"/>
        </w:rPr>
        <w:t xml:space="preserve"> </w:t>
      </w:r>
      <w:r w:rsidRPr="00D5163E">
        <w:rPr>
          <w:rFonts w:ascii="Arial" w:hAnsi="Arial" w:cs="Arial"/>
          <w:i w:val="0"/>
          <w:spacing w:val="-1"/>
          <w:szCs w:val="22"/>
        </w:rPr>
        <w:t>transfer.</w:t>
      </w:r>
    </w:p>
    <w:p w14:paraId="163F6736" w14:textId="77777777" w:rsidR="004D3735" w:rsidRPr="00D5163E" w:rsidRDefault="004D3735" w:rsidP="00DD7CE7">
      <w:pPr>
        <w:pStyle w:val="BodyText"/>
        <w:widowControl w:val="0"/>
        <w:numPr>
          <w:ilvl w:val="0"/>
          <w:numId w:val="84"/>
        </w:numPr>
        <w:pBdr>
          <w:bottom w:val="none" w:sz="0" w:space="0" w:color="auto"/>
        </w:pBdr>
        <w:tabs>
          <w:tab w:val="left" w:pos="580"/>
        </w:tabs>
        <w:spacing w:after="180"/>
        <w:ind w:left="0" w:firstLine="0"/>
        <w:rPr>
          <w:rFonts w:ascii="Arial" w:hAnsi="Arial" w:cs="Arial"/>
          <w:i w:val="0"/>
          <w:szCs w:val="22"/>
        </w:rPr>
      </w:pPr>
      <w:r w:rsidRPr="00D5163E">
        <w:rPr>
          <w:rFonts w:ascii="Arial" w:hAnsi="Arial" w:cs="Arial"/>
          <w:i w:val="0"/>
          <w:spacing w:val="-1"/>
          <w:szCs w:val="22"/>
        </w:rPr>
        <w:t>Prior</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3"/>
          <w:szCs w:val="22"/>
        </w:rPr>
        <w:t xml:space="preserve"> </w:t>
      </w:r>
      <w:r w:rsidRPr="00D5163E">
        <w:rPr>
          <w:rFonts w:ascii="Arial" w:hAnsi="Arial" w:cs="Arial"/>
          <w:i w:val="0"/>
          <w:spacing w:val="-2"/>
          <w:szCs w:val="22"/>
        </w:rPr>
        <w:t>completion</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UNDP</w:t>
      </w:r>
      <w:r w:rsidRPr="00D5163E">
        <w:rPr>
          <w:rFonts w:ascii="Arial" w:hAnsi="Arial" w:cs="Arial"/>
          <w:i w:val="0"/>
          <w:spacing w:val="2"/>
          <w:szCs w:val="22"/>
        </w:rPr>
        <w:t xml:space="preserve"> </w:t>
      </w:r>
      <w:r w:rsidRPr="00D5163E">
        <w:rPr>
          <w:rFonts w:ascii="Arial" w:hAnsi="Arial" w:cs="Arial"/>
          <w:i w:val="0"/>
          <w:spacing w:val="-2"/>
          <w:szCs w:val="22"/>
        </w:rPr>
        <w:t>assistance</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project,</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Government,</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UNDP</w:t>
      </w:r>
      <w:r w:rsidRPr="00D5163E">
        <w:rPr>
          <w:rFonts w:ascii="Arial" w:hAnsi="Arial" w:cs="Arial"/>
          <w:i w:val="0"/>
          <w:spacing w:val="2"/>
          <w:szCs w:val="22"/>
        </w:rPr>
        <w:t xml:space="preserve"> </w:t>
      </w:r>
      <w:r w:rsidRPr="00D5163E">
        <w:rPr>
          <w:rFonts w:ascii="Arial" w:hAnsi="Arial" w:cs="Arial"/>
          <w:i w:val="0"/>
          <w:spacing w:val="-2"/>
          <w:szCs w:val="22"/>
        </w:rPr>
        <w:t>and</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43"/>
          <w:szCs w:val="22"/>
        </w:rPr>
        <w:t xml:space="preserve"> </w:t>
      </w:r>
      <w:r w:rsidRPr="00D5163E">
        <w:rPr>
          <w:rFonts w:ascii="Arial" w:hAnsi="Arial" w:cs="Arial"/>
          <w:i w:val="0"/>
          <w:spacing w:val="-1"/>
          <w:szCs w:val="22"/>
        </w:rPr>
        <w:t>Executing</w:t>
      </w:r>
      <w:r w:rsidRPr="00D5163E">
        <w:rPr>
          <w:rFonts w:ascii="Arial" w:hAnsi="Arial" w:cs="Arial"/>
          <w:i w:val="0"/>
          <w:spacing w:val="2"/>
          <w:szCs w:val="22"/>
        </w:rPr>
        <w:t xml:space="preserve"> </w:t>
      </w:r>
      <w:r w:rsidRPr="00D5163E">
        <w:rPr>
          <w:rFonts w:ascii="Arial" w:hAnsi="Arial" w:cs="Arial"/>
          <w:i w:val="0"/>
          <w:spacing w:val="-1"/>
          <w:szCs w:val="22"/>
        </w:rPr>
        <w:t>Agency</w:t>
      </w:r>
      <w:r w:rsidRPr="00D5163E">
        <w:rPr>
          <w:rFonts w:ascii="Arial" w:hAnsi="Arial" w:cs="Arial"/>
          <w:i w:val="0"/>
          <w:spacing w:val="2"/>
          <w:szCs w:val="22"/>
        </w:rPr>
        <w:t xml:space="preserve"> </w:t>
      </w:r>
      <w:r w:rsidRPr="00D5163E">
        <w:rPr>
          <w:rFonts w:ascii="Arial" w:hAnsi="Arial" w:cs="Arial"/>
          <w:i w:val="0"/>
          <w:spacing w:val="-1"/>
          <w:szCs w:val="22"/>
        </w:rPr>
        <w:t>shall</w:t>
      </w:r>
      <w:r w:rsidRPr="00D5163E">
        <w:rPr>
          <w:rFonts w:ascii="Arial" w:hAnsi="Arial" w:cs="Arial"/>
          <w:i w:val="0"/>
          <w:spacing w:val="2"/>
          <w:szCs w:val="22"/>
        </w:rPr>
        <w:t xml:space="preserve"> </w:t>
      </w:r>
      <w:r w:rsidRPr="00D5163E">
        <w:rPr>
          <w:rFonts w:ascii="Arial" w:hAnsi="Arial" w:cs="Arial"/>
          <w:i w:val="0"/>
          <w:spacing w:val="-1"/>
          <w:szCs w:val="22"/>
        </w:rPr>
        <w:t>consult</w:t>
      </w:r>
      <w:r w:rsidRPr="00D5163E">
        <w:rPr>
          <w:rFonts w:ascii="Arial" w:hAnsi="Arial" w:cs="Arial"/>
          <w:i w:val="0"/>
          <w:spacing w:val="2"/>
          <w:szCs w:val="22"/>
        </w:rPr>
        <w:t xml:space="preserve"> </w:t>
      </w:r>
      <w:r w:rsidRPr="00D5163E">
        <w:rPr>
          <w:rFonts w:ascii="Arial" w:hAnsi="Arial" w:cs="Arial"/>
          <w:i w:val="0"/>
          <w:spacing w:val="-1"/>
          <w:szCs w:val="22"/>
        </w:rPr>
        <w:t>as</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disposition</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all</w:t>
      </w:r>
      <w:r w:rsidRPr="00D5163E">
        <w:rPr>
          <w:rFonts w:ascii="Arial" w:hAnsi="Arial" w:cs="Arial"/>
          <w:i w:val="0"/>
          <w:spacing w:val="2"/>
          <w:szCs w:val="22"/>
        </w:rPr>
        <w:t xml:space="preserve"> </w:t>
      </w:r>
      <w:r w:rsidRPr="00D5163E">
        <w:rPr>
          <w:rFonts w:ascii="Arial" w:hAnsi="Arial" w:cs="Arial"/>
          <w:i w:val="0"/>
          <w:spacing w:val="-1"/>
          <w:szCs w:val="22"/>
        </w:rPr>
        <w:t>project</w:t>
      </w:r>
      <w:r w:rsidRPr="00D5163E">
        <w:rPr>
          <w:rFonts w:ascii="Arial" w:hAnsi="Arial" w:cs="Arial"/>
          <w:i w:val="0"/>
          <w:spacing w:val="2"/>
          <w:szCs w:val="22"/>
        </w:rPr>
        <w:t xml:space="preserve"> </w:t>
      </w:r>
      <w:r w:rsidRPr="00D5163E">
        <w:rPr>
          <w:rFonts w:ascii="Arial" w:hAnsi="Arial" w:cs="Arial"/>
          <w:i w:val="0"/>
          <w:spacing w:val="-1"/>
          <w:szCs w:val="22"/>
        </w:rPr>
        <w:t>equipment</w:t>
      </w:r>
      <w:r w:rsidRPr="00D5163E">
        <w:rPr>
          <w:rFonts w:ascii="Arial" w:hAnsi="Arial" w:cs="Arial"/>
          <w:i w:val="0"/>
          <w:spacing w:val="2"/>
          <w:szCs w:val="22"/>
        </w:rPr>
        <w:t xml:space="preserve"> </w:t>
      </w:r>
      <w:r w:rsidRPr="00D5163E">
        <w:rPr>
          <w:rFonts w:ascii="Arial" w:hAnsi="Arial" w:cs="Arial"/>
          <w:i w:val="0"/>
          <w:spacing w:val="-1"/>
          <w:szCs w:val="22"/>
        </w:rPr>
        <w:t>provided</w:t>
      </w:r>
      <w:r w:rsidRPr="00D5163E">
        <w:rPr>
          <w:rFonts w:ascii="Arial" w:hAnsi="Arial" w:cs="Arial"/>
          <w:i w:val="0"/>
          <w:spacing w:val="2"/>
          <w:szCs w:val="22"/>
        </w:rPr>
        <w:t xml:space="preserve"> </w:t>
      </w:r>
      <w:r w:rsidRPr="00D5163E">
        <w:rPr>
          <w:rFonts w:ascii="Arial" w:hAnsi="Arial" w:cs="Arial"/>
          <w:i w:val="0"/>
          <w:spacing w:val="-1"/>
          <w:szCs w:val="22"/>
        </w:rPr>
        <w:t>by</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UNDP.</w:t>
      </w:r>
      <w:r w:rsidRPr="00D5163E">
        <w:rPr>
          <w:rFonts w:ascii="Arial" w:hAnsi="Arial" w:cs="Arial"/>
          <w:i w:val="0"/>
          <w:spacing w:val="30"/>
          <w:szCs w:val="22"/>
        </w:rPr>
        <w:t xml:space="preserve"> </w:t>
      </w:r>
      <w:r w:rsidRPr="00D5163E">
        <w:rPr>
          <w:rFonts w:ascii="Arial" w:hAnsi="Arial" w:cs="Arial"/>
          <w:i w:val="0"/>
          <w:spacing w:val="-2"/>
          <w:szCs w:val="22"/>
        </w:rPr>
        <w:t>Title</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2"/>
          <w:szCs w:val="22"/>
        </w:rPr>
        <w:t>such</w:t>
      </w:r>
      <w:r w:rsidRPr="00D5163E">
        <w:rPr>
          <w:rFonts w:ascii="Arial" w:hAnsi="Arial" w:cs="Arial"/>
          <w:i w:val="0"/>
          <w:spacing w:val="2"/>
          <w:szCs w:val="22"/>
        </w:rPr>
        <w:t xml:space="preserve"> </w:t>
      </w:r>
      <w:r w:rsidRPr="00D5163E">
        <w:rPr>
          <w:rFonts w:ascii="Arial" w:hAnsi="Arial" w:cs="Arial"/>
          <w:i w:val="0"/>
          <w:spacing w:val="-2"/>
          <w:szCs w:val="22"/>
        </w:rPr>
        <w:t>equipment</w:t>
      </w:r>
      <w:r w:rsidRPr="00D5163E">
        <w:rPr>
          <w:rFonts w:ascii="Arial" w:hAnsi="Arial" w:cs="Arial"/>
          <w:i w:val="0"/>
          <w:spacing w:val="2"/>
          <w:szCs w:val="22"/>
        </w:rPr>
        <w:t xml:space="preserve"> </w:t>
      </w:r>
      <w:r w:rsidRPr="00D5163E">
        <w:rPr>
          <w:rFonts w:ascii="Arial" w:hAnsi="Arial" w:cs="Arial"/>
          <w:i w:val="0"/>
          <w:spacing w:val="-2"/>
          <w:szCs w:val="22"/>
        </w:rPr>
        <w:t>shall</w:t>
      </w:r>
      <w:r w:rsidRPr="00D5163E">
        <w:rPr>
          <w:rFonts w:ascii="Arial" w:hAnsi="Arial" w:cs="Arial"/>
          <w:i w:val="0"/>
          <w:spacing w:val="2"/>
          <w:szCs w:val="22"/>
        </w:rPr>
        <w:t xml:space="preserve"> </w:t>
      </w:r>
      <w:r w:rsidRPr="00D5163E">
        <w:rPr>
          <w:rFonts w:ascii="Arial" w:hAnsi="Arial" w:cs="Arial"/>
          <w:i w:val="0"/>
          <w:spacing w:val="-2"/>
          <w:szCs w:val="22"/>
        </w:rPr>
        <w:t>normally</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2"/>
          <w:szCs w:val="22"/>
        </w:rPr>
        <w:t>transferred</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Government,</w:t>
      </w:r>
      <w:r w:rsidRPr="00D5163E">
        <w:rPr>
          <w:rFonts w:ascii="Arial" w:hAnsi="Arial" w:cs="Arial"/>
          <w:i w:val="0"/>
          <w:spacing w:val="2"/>
          <w:szCs w:val="22"/>
        </w:rPr>
        <w:t xml:space="preserve"> </w:t>
      </w:r>
      <w:r w:rsidRPr="00D5163E">
        <w:rPr>
          <w:rFonts w:ascii="Arial" w:hAnsi="Arial" w:cs="Arial"/>
          <w:i w:val="0"/>
          <w:spacing w:val="-1"/>
          <w:szCs w:val="22"/>
        </w:rPr>
        <w:t>or</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1"/>
          <w:szCs w:val="22"/>
        </w:rPr>
        <w:t>an</w:t>
      </w:r>
      <w:r w:rsidRPr="00D5163E">
        <w:rPr>
          <w:rFonts w:ascii="Arial" w:hAnsi="Arial" w:cs="Arial"/>
          <w:i w:val="0"/>
          <w:spacing w:val="2"/>
          <w:szCs w:val="22"/>
        </w:rPr>
        <w:t xml:space="preserve"> </w:t>
      </w:r>
      <w:r w:rsidRPr="00D5163E">
        <w:rPr>
          <w:rFonts w:ascii="Arial" w:hAnsi="Arial" w:cs="Arial"/>
          <w:i w:val="0"/>
          <w:spacing w:val="-2"/>
          <w:szCs w:val="22"/>
        </w:rPr>
        <w:t>entity</w:t>
      </w:r>
      <w:r w:rsidRPr="00D5163E">
        <w:rPr>
          <w:rFonts w:ascii="Arial" w:hAnsi="Arial" w:cs="Arial"/>
          <w:i w:val="0"/>
          <w:spacing w:val="2"/>
          <w:szCs w:val="22"/>
        </w:rPr>
        <w:t xml:space="preserve"> </w:t>
      </w:r>
      <w:r w:rsidRPr="00D5163E">
        <w:rPr>
          <w:rFonts w:ascii="Arial" w:hAnsi="Arial" w:cs="Arial"/>
          <w:i w:val="0"/>
          <w:spacing w:val="-2"/>
          <w:szCs w:val="22"/>
        </w:rPr>
        <w:t>nominated</w:t>
      </w:r>
      <w:r w:rsidRPr="00D5163E">
        <w:rPr>
          <w:rFonts w:ascii="Arial" w:hAnsi="Arial" w:cs="Arial"/>
          <w:i w:val="0"/>
          <w:spacing w:val="2"/>
          <w:szCs w:val="22"/>
        </w:rPr>
        <w:t xml:space="preserve"> </w:t>
      </w:r>
      <w:r w:rsidRPr="00D5163E">
        <w:rPr>
          <w:rFonts w:ascii="Arial" w:hAnsi="Arial" w:cs="Arial"/>
          <w:i w:val="0"/>
          <w:spacing w:val="-1"/>
          <w:szCs w:val="22"/>
        </w:rPr>
        <w:t>by</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40"/>
          <w:szCs w:val="22"/>
        </w:rPr>
        <w:t xml:space="preserve"> </w:t>
      </w:r>
      <w:r w:rsidRPr="00D5163E">
        <w:rPr>
          <w:rFonts w:ascii="Arial" w:hAnsi="Arial" w:cs="Arial"/>
          <w:i w:val="0"/>
          <w:spacing w:val="-1"/>
          <w:szCs w:val="22"/>
        </w:rPr>
        <w:t>Government,</w:t>
      </w:r>
      <w:r w:rsidRPr="00D5163E">
        <w:rPr>
          <w:rFonts w:ascii="Arial" w:hAnsi="Arial" w:cs="Arial"/>
          <w:i w:val="0"/>
          <w:spacing w:val="2"/>
          <w:szCs w:val="22"/>
        </w:rPr>
        <w:t xml:space="preserve"> </w:t>
      </w:r>
      <w:r w:rsidRPr="00D5163E">
        <w:rPr>
          <w:rFonts w:ascii="Arial" w:hAnsi="Arial" w:cs="Arial"/>
          <w:i w:val="0"/>
          <w:spacing w:val="-1"/>
          <w:szCs w:val="22"/>
        </w:rPr>
        <w:t>when</w:t>
      </w:r>
      <w:r w:rsidRPr="00D5163E">
        <w:rPr>
          <w:rFonts w:ascii="Arial" w:hAnsi="Arial" w:cs="Arial"/>
          <w:i w:val="0"/>
          <w:spacing w:val="2"/>
          <w:szCs w:val="22"/>
        </w:rPr>
        <w:t xml:space="preserve"> </w:t>
      </w:r>
      <w:r w:rsidRPr="00D5163E">
        <w:rPr>
          <w:rFonts w:ascii="Arial" w:hAnsi="Arial" w:cs="Arial"/>
          <w:i w:val="0"/>
          <w:spacing w:val="-1"/>
          <w:szCs w:val="22"/>
        </w:rPr>
        <w:t>it</w:t>
      </w:r>
      <w:r w:rsidRPr="00D5163E">
        <w:rPr>
          <w:rFonts w:ascii="Arial" w:hAnsi="Arial" w:cs="Arial"/>
          <w:i w:val="0"/>
          <w:spacing w:val="2"/>
          <w:szCs w:val="22"/>
        </w:rPr>
        <w:t xml:space="preserve"> </w:t>
      </w:r>
      <w:r w:rsidRPr="00D5163E">
        <w:rPr>
          <w:rFonts w:ascii="Arial" w:hAnsi="Arial" w:cs="Arial"/>
          <w:i w:val="0"/>
          <w:spacing w:val="-1"/>
          <w:szCs w:val="22"/>
        </w:rPr>
        <w:t>is</w:t>
      </w:r>
      <w:r w:rsidRPr="00D5163E">
        <w:rPr>
          <w:rFonts w:ascii="Arial" w:hAnsi="Arial" w:cs="Arial"/>
          <w:i w:val="0"/>
          <w:spacing w:val="2"/>
          <w:szCs w:val="22"/>
        </w:rPr>
        <w:t xml:space="preserve"> </w:t>
      </w:r>
      <w:r w:rsidRPr="00D5163E">
        <w:rPr>
          <w:rFonts w:ascii="Arial" w:hAnsi="Arial" w:cs="Arial"/>
          <w:i w:val="0"/>
          <w:spacing w:val="-1"/>
          <w:szCs w:val="22"/>
        </w:rPr>
        <w:t>required</w:t>
      </w:r>
      <w:r w:rsidRPr="00D5163E">
        <w:rPr>
          <w:rFonts w:ascii="Arial" w:hAnsi="Arial" w:cs="Arial"/>
          <w:i w:val="0"/>
          <w:spacing w:val="2"/>
          <w:szCs w:val="22"/>
        </w:rPr>
        <w:t xml:space="preserve"> </w:t>
      </w:r>
      <w:r w:rsidRPr="00D5163E">
        <w:rPr>
          <w:rFonts w:ascii="Arial" w:hAnsi="Arial" w:cs="Arial"/>
          <w:i w:val="0"/>
          <w:spacing w:val="-1"/>
          <w:szCs w:val="22"/>
        </w:rPr>
        <w:t>for</w:t>
      </w:r>
      <w:r w:rsidRPr="00D5163E">
        <w:rPr>
          <w:rFonts w:ascii="Arial" w:hAnsi="Arial" w:cs="Arial"/>
          <w:i w:val="0"/>
          <w:spacing w:val="2"/>
          <w:szCs w:val="22"/>
        </w:rPr>
        <w:t xml:space="preserve"> </w:t>
      </w:r>
      <w:r w:rsidRPr="00D5163E">
        <w:rPr>
          <w:rFonts w:ascii="Arial" w:hAnsi="Arial" w:cs="Arial"/>
          <w:i w:val="0"/>
          <w:spacing w:val="-1"/>
          <w:szCs w:val="22"/>
        </w:rPr>
        <w:t>continued</w:t>
      </w:r>
      <w:r w:rsidRPr="00D5163E">
        <w:rPr>
          <w:rFonts w:ascii="Arial" w:hAnsi="Arial" w:cs="Arial"/>
          <w:i w:val="0"/>
          <w:spacing w:val="2"/>
          <w:szCs w:val="22"/>
        </w:rPr>
        <w:t xml:space="preserve"> </w:t>
      </w:r>
      <w:r w:rsidRPr="00D5163E">
        <w:rPr>
          <w:rFonts w:ascii="Arial" w:hAnsi="Arial" w:cs="Arial"/>
          <w:i w:val="0"/>
          <w:spacing w:val="-1"/>
          <w:szCs w:val="22"/>
        </w:rPr>
        <w:t>operation</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project</w:t>
      </w:r>
      <w:r w:rsidRPr="00D5163E">
        <w:rPr>
          <w:rFonts w:ascii="Arial" w:hAnsi="Arial" w:cs="Arial"/>
          <w:i w:val="0"/>
          <w:spacing w:val="2"/>
          <w:szCs w:val="22"/>
        </w:rPr>
        <w:t xml:space="preserve"> </w:t>
      </w:r>
      <w:r w:rsidRPr="00D5163E">
        <w:rPr>
          <w:rFonts w:ascii="Arial" w:hAnsi="Arial" w:cs="Arial"/>
          <w:i w:val="0"/>
          <w:spacing w:val="-1"/>
          <w:szCs w:val="22"/>
        </w:rPr>
        <w:t>or</w:t>
      </w:r>
      <w:r w:rsidRPr="00D5163E">
        <w:rPr>
          <w:rFonts w:ascii="Arial" w:hAnsi="Arial" w:cs="Arial"/>
          <w:i w:val="0"/>
          <w:spacing w:val="2"/>
          <w:szCs w:val="22"/>
        </w:rPr>
        <w:t xml:space="preserve"> </w:t>
      </w:r>
      <w:r w:rsidRPr="00D5163E">
        <w:rPr>
          <w:rFonts w:ascii="Arial" w:hAnsi="Arial" w:cs="Arial"/>
          <w:i w:val="0"/>
          <w:spacing w:val="-1"/>
          <w:szCs w:val="22"/>
        </w:rPr>
        <w:t>for</w:t>
      </w:r>
      <w:r w:rsidRPr="00D5163E">
        <w:rPr>
          <w:rFonts w:ascii="Arial" w:hAnsi="Arial" w:cs="Arial"/>
          <w:i w:val="0"/>
          <w:spacing w:val="2"/>
          <w:szCs w:val="22"/>
        </w:rPr>
        <w:t xml:space="preserve"> </w:t>
      </w:r>
      <w:r w:rsidRPr="00D5163E">
        <w:rPr>
          <w:rFonts w:ascii="Arial" w:hAnsi="Arial" w:cs="Arial"/>
          <w:i w:val="0"/>
          <w:spacing w:val="-1"/>
          <w:szCs w:val="22"/>
        </w:rPr>
        <w:t>activities</w:t>
      </w:r>
      <w:r w:rsidRPr="00D5163E">
        <w:rPr>
          <w:rFonts w:ascii="Arial" w:hAnsi="Arial" w:cs="Arial"/>
          <w:i w:val="0"/>
          <w:spacing w:val="2"/>
          <w:szCs w:val="22"/>
        </w:rPr>
        <w:t xml:space="preserve"> </w:t>
      </w:r>
      <w:r w:rsidRPr="00D5163E">
        <w:rPr>
          <w:rFonts w:ascii="Arial" w:hAnsi="Arial" w:cs="Arial"/>
          <w:i w:val="0"/>
          <w:spacing w:val="-1"/>
          <w:szCs w:val="22"/>
        </w:rPr>
        <w:t>following</w:t>
      </w:r>
      <w:r w:rsidRPr="00D5163E">
        <w:rPr>
          <w:rFonts w:ascii="Arial" w:hAnsi="Arial" w:cs="Arial"/>
          <w:i w:val="0"/>
          <w:spacing w:val="2"/>
          <w:szCs w:val="22"/>
        </w:rPr>
        <w:t xml:space="preserve"> </w:t>
      </w:r>
      <w:r w:rsidRPr="00D5163E">
        <w:rPr>
          <w:rFonts w:ascii="Arial" w:hAnsi="Arial" w:cs="Arial"/>
          <w:i w:val="0"/>
          <w:spacing w:val="-1"/>
          <w:szCs w:val="22"/>
        </w:rPr>
        <w:t>directly</w:t>
      </w:r>
      <w:r w:rsidRPr="00D5163E">
        <w:rPr>
          <w:rFonts w:ascii="Arial" w:hAnsi="Arial" w:cs="Arial"/>
          <w:i w:val="0"/>
          <w:spacing w:val="30"/>
          <w:szCs w:val="22"/>
        </w:rPr>
        <w:t xml:space="preserve"> </w:t>
      </w:r>
      <w:r w:rsidRPr="00D5163E">
        <w:rPr>
          <w:rFonts w:ascii="Arial" w:hAnsi="Arial" w:cs="Arial"/>
          <w:i w:val="0"/>
          <w:spacing w:val="-2"/>
          <w:szCs w:val="22"/>
        </w:rPr>
        <w:t>therefrom.</w:t>
      </w:r>
      <w:r w:rsidRPr="00D5163E">
        <w:rPr>
          <w:rFonts w:ascii="Arial" w:hAnsi="Arial" w:cs="Arial"/>
          <w:i w:val="0"/>
          <w:szCs w:val="22"/>
        </w:rPr>
        <w:t xml:space="preserve"> </w:t>
      </w:r>
      <w:r w:rsidRPr="00D5163E">
        <w:rPr>
          <w:rFonts w:ascii="Arial" w:hAnsi="Arial" w:cs="Arial"/>
          <w:i w:val="0"/>
          <w:spacing w:val="5"/>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UNDP</w:t>
      </w:r>
      <w:r w:rsidRPr="00D5163E">
        <w:rPr>
          <w:rFonts w:ascii="Arial" w:hAnsi="Arial" w:cs="Arial"/>
          <w:i w:val="0"/>
          <w:spacing w:val="2"/>
          <w:szCs w:val="22"/>
        </w:rPr>
        <w:t xml:space="preserve"> </w:t>
      </w:r>
      <w:r w:rsidRPr="00D5163E">
        <w:rPr>
          <w:rFonts w:ascii="Arial" w:hAnsi="Arial" w:cs="Arial"/>
          <w:i w:val="0"/>
          <w:spacing w:val="-2"/>
          <w:szCs w:val="22"/>
        </w:rPr>
        <w:t>may,</w:t>
      </w:r>
      <w:r w:rsidRPr="00D5163E">
        <w:rPr>
          <w:rFonts w:ascii="Arial" w:hAnsi="Arial" w:cs="Arial"/>
          <w:i w:val="0"/>
          <w:spacing w:val="2"/>
          <w:szCs w:val="22"/>
        </w:rPr>
        <w:t xml:space="preserve"> </w:t>
      </w:r>
      <w:r w:rsidRPr="00D5163E">
        <w:rPr>
          <w:rFonts w:ascii="Arial" w:hAnsi="Arial" w:cs="Arial"/>
          <w:i w:val="0"/>
          <w:spacing w:val="-2"/>
          <w:szCs w:val="22"/>
        </w:rPr>
        <w:t>however,</w:t>
      </w:r>
      <w:r w:rsidRPr="00D5163E">
        <w:rPr>
          <w:rFonts w:ascii="Arial" w:hAnsi="Arial" w:cs="Arial"/>
          <w:i w:val="0"/>
          <w:spacing w:val="2"/>
          <w:szCs w:val="22"/>
        </w:rPr>
        <w:t xml:space="preserve"> </w:t>
      </w:r>
      <w:r w:rsidRPr="00D5163E">
        <w:rPr>
          <w:rFonts w:ascii="Arial" w:hAnsi="Arial" w:cs="Arial"/>
          <w:i w:val="0"/>
          <w:spacing w:val="-1"/>
          <w:szCs w:val="22"/>
        </w:rPr>
        <w:t>at</w:t>
      </w:r>
      <w:r w:rsidRPr="00D5163E">
        <w:rPr>
          <w:rFonts w:ascii="Arial" w:hAnsi="Arial" w:cs="Arial"/>
          <w:i w:val="0"/>
          <w:spacing w:val="2"/>
          <w:szCs w:val="22"/>
        </w:rPr>
        <w:t xml:space="preserve"> </w:t>
      </w:r>
      <w:r w:rsidRPr="00D5163E">
        <w:rPr>
          <w:rFonts w:ascii="Arial" w:hAnsi="Arial" w:cs="Arial"/>
          <w:i w:val="0"/>
          <w:spacing w:val="-2"/>
          <w:szCs w:val="22"/>
        </w:rPr>
        <w:t>its</w:t>
      </w:r>
      <w:r w:rsidRPr="00D5163E">
        <w:rPr>
          <w:rFonts w:ascii="Arial" w:hAnsi="Arial" w:cs="Arial"/>
          <w:i w:val="0"/>
          <w:spacing w:val="2"/>
          <w:szCs w:val="22"/>
        </w:rPr>
        <w:t xml:space="preserve"> </w:t>
      </w:r>
      <w:r w:rsidRPr="00D5163E">
        <w:rPr>
          <w:rFonts w:ascii="Arial" w:hAnsi="Arial" w:cs="Arial"/>
          <w:i w:val="0"/>
          <w:spacing w:val="-2"/>
          <w:szCs w:val="22"/>
        </w:rPr>
        <w:t>discretion,</w:t>
      </w:r>
      <w:r w:rsidRPr="00D5163E">
        <w:rPr>
          <w:rFonts w:ascii="Arial" w:hAnsi="Arial" w:cs="Arial"/>
          <w:i w:val="0"/>
          <w:spacing w:val="2"/>
          <w:szCs w:val="22"/>
        </w:rPr>
        <w:t xml:space="preserve"> </w:t>
      </w:r>
      <w:r w:rsidRPr="00D5163E">
        <w:rPr>
          <w:rFonts w:ascii="Arial" w:hAnsi="Arial" w:cs="Arial"/>
          <w:i w:val="0"/>
          <w:spacing w:val="-2"/>
          <w:szCs w:val="22"/>
        </w:rPr>
        <w:t>retain</w:t>
      </w:r>
      <w:r w:rsidRPr="00D5163E">
        <w:rPr>
          <w:rFonts w:ascii="Arial" w:hAnsi="Arial" w:cs="Arial"/>
          <w:i w:val="0"/>
          <w:spacing w:val="2"/>
          <w:szCs w:val="22"/>
        </w:rPr>
        <w:t xml:space="preserve"> </w:t>
      </w:r>
      <w:r w:rsidRPr="00D5163E">
        <w:rPr>
          <w:rFonts w:ascii="Arial" w:hAnsi="Arial" w:cs="Arial"/>
          <w:i w:val="0"/>
          <w:spacing w:val="-2"/>
          <w:szCs w:val="22"/>
        </w:rPr>
        <w:t>title</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2"/>
          <w:szCs w:val="22"/>
        </w:rPr>
        <w:t>part</w:t>
      </w:r>
      <w:r w:rsidRPr="00D5163E">
        <w:rPr>
          <w:rFonts w:ascii="Arial" w:hAnsi="Arial" w:cs="Arial"/>
          <w:i w:val="0"/>
          <w:spacing w:val="2"/>
          <w:szCs w:val="22"/>
        </w:rPr>
        <w:t xml:space="preserve"> </w:t>
      </w:r>
      <w:r w:rsidRPr="00D5163E">
        <w:rPr>
          <w:rFonts w:ascii="Arial" w:hAnsi="Arial" w:cs="Arial"/>
          <w:i w:val="0"/>
          <w:spacing w:val="-1"/>
          <w:szCs w:val="22"/>
        </w:rPr>
        <w:t>or</w:t>
      </w:r>
      <w:r w:rsidRPr="00D5163E">
        <w:rPr>
          <w:rFonts w:ascii="Arial" w:hAnsi="Arial" w:cs="Arial"/>
          <w:i w:val="0"/>
          <w:spacing w:val="2"/>
          <w:szCs w:val="22"/>
        </w:rPr>
        <w:t xml:space="preserve"> </w:t>
      </w:r>
      <w:r w:rsidRPr="00D5163E">
        <w:rPr>
          <w:rFonts w:ascii="Arial" w:hAnsi="Arial" w:cs="Arial"/>
          <w:i w:val="0"/>
          <w:spacing w:val="-2"/>
          <w:szCs w:val="22"/>
        </w:rPr>
        <w:t>all</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such</w:t>
      </w:r>
      <w:r w:rsidRPr="00D5163E">
        <w:rPr>
          <w:rFonts w:ascii="Arial" w:hAnsi="Arial" w:cs="Arial"/>
          <w:i w:val="0"/>
          <w:spacing w:val="2"/>
          <w:szCs w:val="22"/>
        </w:rPr>
        <w:t xml:space="preserve"> </w:t>
      </w:r>
      <w:r w:rsidRPr="00D5163E">
        <w:rPr>
          <w:rFonts w:ascii="Arial" w:hAnsi="Arial" w:cs="Arial"/>
          <w:i w:val="0"/>
          <w:spacing w:val="-2"/>
          <w:szCs w:val="22"/>
        </w:rPr>
        <w:t>equipment.</w:t>
      </w:r>
    </w:p>
    <w:p w14:paraId="1967301A" w14:textId="77777777" w:rsidR="004D3735" w:rsidRPr="00D5163E" w:rsidRDefault="004D3735" w:rsidP="00DD7CE7">
      <w:pPr>
        <w:pStyle w:val="BodyText"/>
        <w:widowControl w:val="0"/>
        <w:numPr>
          <w:ilvl w:val="0"/>
          <w:numId w:val="84"/>
        </w:numPr>
        <w:pBdr>
          <w:bottom w:val="none" w:sz="0" w:space="0" w:color="auto"/>
        </w:pBdr>
        <w:tabs>
          <w:tab w:val="left" w:pos="580"/>
        </w:tabs>
        <w:spacing w:after="180"/>
        <w:ind w:left="0" w:firstLine="0"/>
        <w:rPr>
          <w:rFonts w:ascii="Arial" w:hAnsi="Arial" w:cs="Arial"/>
          <w:i w:val="0"/>
          <w:szCs w:val="22"/>
        </w:rPr>
      </w:pPr>
      <w:r w:rsidRPr="00D5163E">
        <w:rPr>
          <w:rFonts w:ascii="Arial" w:hAnsi="Arial" w:cs="Arial"/>
          <w:i w:val="0"/>
          <w:spacing w:val="-1"/>
          <w:szCs w:val="22"/>
        </w:rPr>
        <w:t>At</w:t>
      </w:r>
      <w:r w:rsidRPr="00D5163E">
        <w:rPr>
          <w:rFonts w:ascii="Arial" w:hAnsi="Arial" w:cs="Arial"/>
          <w:i w:val="0"/>
          <w:spacing w:val="1"/>
          <w:szCs w:val="22"/>
        </w:rPr>
        <w:t xml:space="preserve"> </w:t>
      </w:r>
      <w:r w:rsidRPr="00D5163E">
        <w:rPr>
          <w:rFonts w:ascii="Arial" w:hAnsi="Arial" w:cs="Arial"/>
          <w:i w:val="0"/>
          <w:spacing w:val="-1"/>
          <w:szCs w:val="22"/>
        </w:rPr>
        <w:t>an</w:t>
      </w:r>
      <w:r w:rsidRPr="00D5163E">
        <w:rPr>
          <w:rFonts w:ascii="Arial" w:hAnsi="Arial" w:cs="Arial"/>
          <w:i w:val="0"/>
          <w:spacing w:val="1"/>
          <w:szCs w:val="22"/>
        </w:rPr>
        <w:t xml:space="preserve"> </w:t>
      </w:r>
      <w:r w:rsidRPr="00D5163E">
        <w:rPr>
          <w:rFonts w:ascii="Arial" w:hAnsi="Arial" w:cs="Arial"/>
          <w:i w:val="0"/>
          <w:spacing w:val="-2"/>
          <w:szCs w:val="22"/>
        </w:rPr>
        <w:t>agreed</w:t>
      </w:r>
      <w:r w:rsidRPr="00D5163E">
        <w:rPr>
          <w:rFonts w:ascii="Arial" w:hAnsi="Arial" w:cs="Arial"/>
          <w:i w:val="0"/>
          <w:spacing w:val="1"/>
          <w:szCs w:val="22"/>
        </w:rPr>
        <w:t xml:space="preserve"> </w:t>
      </w:r>
      <w:r w:rsidRPr="00D5163E">
        <w:rPr>
          <w:rFonts w:ascii="Arial" w:hAnsi="Arial" w:cs="Arial"/>
          <w:i w:val="0"/>
          <w:spacing w:val="-2"/>
          <w:szCs w:val="22"/>
        </w:rPr>
        <w:t>time</w:t>
      </w:r>
      <w:r w:rsidRPr="00D5163E">
        <w:rPr>
          <w:rFonts w:ascii="Arial" w:hAnsi="Arial" w:cs="Arial"/>
          <w:i w:val="0"/>
          <w:spacing w:val="2"/>
          <w:szCs w:val="22"/>
        </w:rPr>
        <w:t xml:space="preserve"> </w:t>
      </w:r>
      <w:r w:rsidRPr="00D5163E">
        <w:rPr>
          <w:rFonts w:ascii="Arial" w:hAnsi="Arial" w:cs="Arial"/>
          <w:i w:val="0"/>
          <w:spacing w:val="-2"/>
          <w:szCs w:val="22"/>
        </w:rPr>
        <w:t>after</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completion</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UNDP</w:t>
      </w:r>
      <w:r w:rsidRPr="00D5163E">
        <w:rPr>
          <w:rFonts w:ascii="Arial" w:hAnsi="Arial" w:cs="Arial"/>
          <w:i w:val="0"/>
          <w:spacing w:val="2"/>
          <w:szCs w:val="22"/>
        </w:rPr>
        <w:t xml:space="preserve"> </w:t>
      </w:r>
      <w:r w:rsidRPr="00D5163E">
        <w:rPr>
          <w:rFonts w:ascii="Arial" w:hAnsi="Arial" w:cs="Arial"/>
          <w:i w:val="0"/>
          <w:spacing w:val="-2"/>
          <w:szCs w:val="22"/>
        </w:rPr>
        <w:t>assistance</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project,</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Government</w:t>
      </w:r>
      <w:r w:rsidRPr="00D5163E">
        <w:rPr>
          <w:rFonts w:ascii="Arial" w:hAnsi="Arial" w:cs="Arial"/>
          <w:i w:val="0"/>
          <w:spacing w:val="2"/>
          <w:szCs w:val="22"/>
        </w:rPr>
        <w:t xml:space="preserve"> </w:t>
      </w:r>
      <w:r w:rsidRPr="00D5163E">
        <w:rPr>
          <w:rFonts w:ascii="Arial" w:hAnsi="Arial" w:cs="Arial"/>
          <w:i w:val="0"/>
          <w:spacing w:val="-2"/>
          <w:szCs w:val="22"/>
        </w:rPr>
        <w:t>and</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47"/>
          <w:szCs w:val="22"/>
        </w:rPr>
        <w:t xml:space="preserve"> </w:t>
      </w:r>
      <w:r w:rsidRPr="00D5163E">
        <w:rPr>
          <w:rFonts w:ascii="Arial" w:hAnsi="Arial" w:cs="Arial"/>
          <w:i w:val="0"/>
          <w:spacing w:val="-1"/>
          <w:szCs w:val="22"/>
        </w:rPr>
        <w:t>UNDP,</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if</w:t>
      </w:r>
      <w:r w:rsidRPr="00D5163E">
        <w:rPr>
          <w:rFonts w:ascii="Arial" w:hAnsi="Arial" w:cs="Arial"/>
          <w:i w:val="0"/>
          <w:spacing w:val="2"/>
          <w:szCs w:val="22"/>
        </w:rPr>
        <w:t xml:space="preserve"> </w:t>
      </w:r>
      <w:r w:rsidRPr="00D5163E">
        <w:rPr>
          <w:rFonts w:ascii="Arial" w:hAnsi="Arial" w:cs="Arial"/>
          <w:i w:val="0"/>
          <w:spacing w:val="-1"/>
          <w:szCs w:val="22"/>
        </w:rPr>
        <w:t>necessary</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Executing</w:t>
      </w:r>
      <w:r w:rsidRPr="00D5163E">
        <w:rPr>
          <w:rFonts w:ascii="Arial" w:hAnsi="Arial" w:cs="Arial"/>
          <w:i w:val="0"/>
          <w:spacing w:val="2"/>
          <w:szCs w:val="22"/>
        </w:rPr>
        <w:t xml:space="preserve"> </w:t>
      </w:r>
      <w:r w:rsidRPr="00D5163E">
        <w:rPr>
          <w:rFonts w:ascii="Arial" w:hAnsi="Arial" w:cs="Arial"/>
          <w:i w:val="0"/>
          <w:spacing w:val="-1"/>
          <w:szCs w:val="22"/>
        </w:rPr>
        <w:t>Agency,</w:t>
      </w:r>
      <w:r w:rsidRPr="00D5163E">
        <w:rPr>
          <w:rFonts w:ascii="Arial" w:hAnsi="Arial" w:cs="Arial"/>
          <w:i w:val="0"/>
          <w:spacing w:val="2"/>
          <w:szCs w:val="22"/>
        </w:rPr>
        <w:t xml:space="preserve"> </w:t>
      </w:r>
      <w:r w:rsidRPr="00D5163E">
        <w:rPr>
          <w:rFonts w:ascii="Arial" w:hAnsi="Arial" w:cs="Arial"/>
          <w:i w:val="0"/>
          <w:spacing w:val="-1"/>
          <w:szCs w:val="22"/>
        </w:rPr>
        <w:t>shall</w:t>
      </w:r>
      <w:r w:rsidRPr="00D5163E">
        <w:rPr>
          <w:rFonts w:ascii="Arial" w:hAnsi="Arial" w:cs="Arial"/>
          <w:i w:val="0"/>
          <w:spacing w:val="2"/>
          <w:szCs w:val="22"/>
        </w:rPr>
        <w:t xml:space="preserve"> </w:t>
      </w:r>
      <w:r w:rsidRPr="00D5163E">
        <w:rPr>
          <w:rFonts w:ascii="Arial" w:hAnsi="Arial" w:cs="Arial"/>
          <w:i w:val="0"/>
          <w:spacing w:val="-1"/>
          <w:szCs w:val="22"/>
        </w:rPr>
        <w:t>review</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activities</w:t>
      </w:r>
      <w:r w:rsidRPr="00D5163E">
        <w:rPr>
          <w:rFonts w:ascii="Arial" w:hAnsi="Arial" w:cs="Arial"/>
          <w:i w:val="0"/>
          <w:spacing w:val="2"/>
          <w:szCs w:val="22"/>
        </w:rPr>
        <w:t xml:space="preserve"> </w:t>
      </w:r>
      <w:r w:rsidRPr="00D5163E">
        <w:rPr>
          <w:rFonts w:ascii="Arial" w:hAnsi="Arial" w:cs="Arial"/>
          <w:i w:val="0"/>
          <w:spacing w:val="-1"/>
          <w:szCs w:val="22"/>
        </w:rPr>
        <w:t>continuing</w:t>
      </w:r>
      <w:r w:rsidRPr="00D5163E">
        <w:rPr>
          <w:rFonts w:ascii="Arial" w:hAnsi="Arial" w:cs="Arial"/>
          <w:i w:val="0"/>
          <w:spacing w:val="2"/>
          <w:szCs w:val="22"/>
        </w:rPr>
        <w:t xml:space="preserve"> </w:t>
      </w:r>
      <w:r w:rsidRPr="00D5163E">
        <w:rPr>
          <w:rFonts w:ascii="Arial" w:hAnsi="Arial" w:cs="Arial"/>
          <w:i w:val="0"/>
          <w:spacing w:val="-1"/>
          <w:szCs w:val="22"/>
        </w:rPr>
        <w:t>from</w:t>
      </w:r>
      <w:r w:rsidRPr="00D5163E">
        <w:rPr>
          <w:rFonts w:ascii="Arial" w:hAnsi="Arial" w:cs="Arial"/>
          <w:i w:val="0"/>
          <w:spacing w:val="2"/>
          <w:szCs w:val="22"/>
        </w:rPr>
        <w:t xml:space="preserve"> </w:t>
      </w:r>
      <w:r w:rsidRPr="00D5163E">
        <w:rPr>
          <w:rFonts w:ascii="Arial" w:hAnsi="Arial" w:cs="Arial"/>
          <w:i w:val="0"/>
          <w:spacing w:val="-1"/>
          <w:szCs w:val="22"/>
        </w:rPr>
        <w:t>or</w:t>
      </w:r>
      <w:r w:rsidRPr="00D5163E">
        <w:rPr>
          <w:rFonts w:ascii="Arial" w:hAnsi="Arial" w:cs="Arial"/>
          <w:i w:val="0"/>
          <w:spacing w:val="2"/>
          <w:szCs w:val="22"/>
        </w:rPr>
        <w:t xml:space="preserve"> </w:t>
      </w:r>
      <w:r w:rsidRPr="00D5163E">
        <w:rPr>
          <w:rFonts w:ascii="Arial" w:hAnsi="Arial" w:cs="Arial"/>
          <w:i w:val="0"/>
          <w:spacing w:val="-1"/>
          <w:szCs w:val="22"/>
        </w:rPr>
        <w:t>consequent</w:t>
      </w:r>
      <w:r w:rsidRPr="00D5163E">
        <w:rPr>
          <w:rFonts w:ascii="Arial" w:hAnsi="Arial" w:cs="Arial"/>
          <w:i w:val="0"/>
          <w:spacing w:val="28"/>
          <w:szCs w:val="22"/>
        </w:rPr>
        <w:t xml:space="preserve"> </w:t>
      </w:r>
      <w:r w:rsidRPr="00D5163E">
        <w:rPr>
          <w:rFonts w:ascii="Arial" w:hAnsi="Arial" w:cs="Arial"/>
          <w:i w:val="0"/>
          <w:spacing w:val="-2"/>
          <w:szCs w:val="22"/>
        </w:rPr>
        <w:t>upon</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project</w:t>
      </w:r>
      <w:r w:rsidRPr="00D5163E">
        <w:rPr>
          <w:rFonts w:ascii="Arial" w:hAnsi="Arial" w:cs="Arial"/>
          <w:i w:val="0"/>
          <w:spacing w:val="2"/>
          <w:szCs w:val="22"/>
        </w:rPr>
        <w:t xml:space="preserve"> </w:t>
      </w:r>
      <w:r w:rsidRPr="00D5163E">
        <w:rPr>
          <w:rFonts w:ascii="Arial" w:hAnsi="Arial" w:cs="Arial"/>
          <w:i w:val="0"/>
          <w:spacing w:val="-2"/>
          <w:szCs w:val="22"/>
        </w:rPr>
        <w:t>with</w:t>
      </w:r>
      <w:r w:rsidRPr="00D5163E">
        <w:rPr>
          <w:rFonts w:ascii="Arial" w:hAnsi="Arial" w:cs="Arial"/>
          <w:i w:val="0"/>
          <w:spacing w:val="2"/>
          <w:szCs w:val="22"/>
        </w:rPr>
        <w:t xml:space="preserve"> </w:t>
      </w:r>
      <w:r w:rsidRPr="00D5163E">
        <w:rPr>
          <w:rFonts w:ascii="Arial" w:hAnsi="Arial" w:cs="Arial"/>
          <w:i w:val="0"/>
          <w:szCs w:val="22"/>
        </w:rPr>
        <w:t>a</w:t>
      </w:r>
      <w:r w:rsidRPr="00D5163E">
        <w:rPr>
          <w:rFonts w:ascii="Arial" w:hAnsi="Arial" w:cs="Arial"/>
          <w:i w:val="0"/>
          <w:spacing w:val="2"/>
          <w:szCs w:val="22"/>
        </w:rPr>
        <w:t xml:space="preserve"> </w:t>
      </w:r>
      <w:r w:rsidRPr="00D5163E">
        <w:rPr>
          <w:rFonts w:ascii="Arial" w:hAnsi="Arial" w:cs="Arial"/>
          <w:i w:val="0"/>
          <w:spacing w:val="-2"/>
          <w:szCs w:val="22"/>
        </w:rPr>
        <w:t>view</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2"/>
          <w:szCs w:val="22"/>
        </w:rPr>
        <w:t>evaluating</w:t>
      </w:r>
      <w:r w:rsidRPr="00D5163E">
        <w:rPr>
          <w:rFonts w:ascii="Arial" w:hAnsi="Arial" w:cs="Arial"/>
          <w:i w:val="0"/>
          <w:spacing w:val="2"/>
          <w:szCs w:val="22"/>
        </w:rPr>
        <w:t xml:space="preserve"> </w:t>
      </w:r>
      <w:r w:rsidRPr="00D5163E">
        <w:rPr>
          <w:rFonts w:ascii="Arial" w:hAnsi="Arial" w:cs="Arial"/>
          <w:i w:val="0"/>
          <w:spacing w:val="-2"/>
          <w:szCs w:val="22"/>
        </w:rPr>
        <w:t>its</w:t>
      </w:r>
      <w:r w:rsidRPr="00D5163E">
        <w:rPr>
          <w:rFonts w:ascii="Arial" w:hAnsi="Arial" w:cs="Arial"/>
          <w:i w:val="0"/>
          <w:spacing w:val="2"/>
          <w:szCs w:val="22"/>
        </w:rPr>
        <w:t xml:space="preserve"> </w:t>
      </w:r>
      <w:r w:rsidRPr="00D5163E">
        <w:rPr>
          <w:rFonts w:ascii="Arial" w:hAnsi="Arial" w:cs="Arial"/>
          <w:i w:val="0"/>
          <w:spacing w:val="-2"/>
          <w:szCs w:val="22"/>
        </w:rPr>
        <w:t>results.</w:t>
      </w:r>
    </w:p>
    <w:p w14:paraId="26AD12BD" w14:textId="77777777" w:rsidR="004D3735" w:rsidRPr="00D5163E" w:rsidRDefault="004D3735" w:rsidP="00DD7CE7">
      <w:pPr>
        <w:pStyle w:val="BodyText"/>
        <w:widowControl w:val="0"/>
        <w:numPr>
          <w:ilvl w:val="0"/>
          <w:numId w:val="84"/>
        </w:numPr>
        <w:pBdr>
          <w:bottom w:val="none" w:sz="0" w:space="0" w:color="auto"/>
        </w:pBdr>
        <w:tabs>
          <w:tab w:val="left" w:pos="580"/>
        </w:tabs>
        <w:spacing w:after="240"/>
        <w:ind w:left="0" w:firstLine="0"/>
        <w:rPr>
          <w:rFonts w:ascii="Arial" w:hAnsi="Arial" w:cs="Arial"/>
          <w:i w:val="0"/>
          <w:szCs w:val="22"/>
        </w:rPr>
      </w:pPr>
      <w:r w:rsidRPr="00D5163E">
        <w:rPr>
          <w:rFonts w:ascii="Arial" w:hAnsi="Arial" w:cs="Arial"/>
          <w:i w:val="0"/>
          <w:spacing w:val="-3"/>
          <w:szCs w:val="22"/>
        </w:rPr>
        <w:t>UNDP</w:t>
      </w:r>
      <w:r w:rsidRPr="00D5163E">
        <w:rPr>
          <w:rFonts w:ascii="Arial" w:hAnsi="Arial" w:cs="Arial"/>
          <w:i w:val="0"/>
          <w:spacing w:val="5"/>
          <w:szCs w:val="22"/>
        </w:rPr>
        <w:t xml:space="preserve"> </w:t>
      </w:r>
      <w:r w:rsidRPr="00D5163E">
        <w:rPr>
          <w:rFonts w:ascii="Arial" w:hAnsi="Arial" w:cs="Arial"/>
          <w:i w:val="0"/>
          <w:spacing w:val="-2"/>
          <w:szCs w:val="22"/>
        </w:rPr>
        <w:t>may</w:t>
      </w:r>
      <w:r w:rsidRPr="00D5163E">
        <w:rPr>
          <w:rFonts w:ascii="Arial" w:hAnsi="Arial" w:cs="Arial"/>
          <w:i w:val="0"/>
          <w:spacing w:val="1"/>
          <w:szCs w:val="22"/>
        </w:rPr>
        <w:t xml:space="preserve"> </w:t>
      </w:r>
      <w:r w:rsidRPr="00D5163E">
        <w:rPr>
          <w:rFonts w:ascii="Arial" w:hAnsi="Arial" w:cs="Arial"/>
          <w:i w:val="0"/>
          <w:spacing w:val="-1"/>
          <w:szCs w:val="22"/>
        </w:rPr>
        <w:t>release</w:t>
      </w:r>
      <w:r w:rsidRPr="00D5163E">
        <w:rPr>
          <w:rFonts w:ascii="Arial" w:hAnsi="Arial" w:cs="Arial"/>
          <w:i w:val="0"/>
          <w:spacing w:val="2"/>
          <w:szCs w:val="22"/>
        </w:rPr>
        <w:t xml:space="preserve"> </w:t>
      </w:r>
      <w:r w:rsidRPr="00D5163E">
        <w:rPr>
          <w:rFonts w:ascii="Arial" w:hAnsi="Arial" w:cs="Arial"/>
          <w:i w:val="0"/>
          <w:spacing w:val="-1"/>
          <w:szCs w:val="22"/>
        </w:rPr>
        <w:t>information</w:t>
      </w:r>
      <w:r w:rsidRPr="00D5163E">
        <w:rPr>
          <w:rFonts w:ascii="Arial" w:hAnsi="Arial" w:cs="Arial"/>
          <w:i w:val="0"/>
          <w:spacing w:val="2"/>
          <w:szCs w:val="22"/>
        </w:rPr>
        <w:t xml:space="preserve"> </w:t>
      </w:r>
      <w:r w:rsidRPr="00D5163E">
        <w:rPr>
          <w:rFonts w:ascii="Arial" w:hAnsi="Arial" w:cs="Arial"/>
          <w:i w:val="0"/>
          <w:spacing w:val="-1"/>
          <w:szCs w:val="22"/>
        </w:rPr>
        <w:t>relating</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1"/>
          <w:szCs w:val="22"/>
        </w:rPr>
        <w:t>any</w:t>
      </w:r>
      <w:r w:rsidRPr="00D5163E">
        <w:rPr>
          <w:rFonts w:ascii="Arial" w:hAnsi="Arial" w:cs="Arial"/>
          <w:i w:val="0"/>
          <w:spacing w:val="2"/>
          <w:szCs w:val="22"/>
        </w:rPr>
        <w:t xml:space="preserve"> </w:t>
      </w:r>
      <w:r w:rsidRPr="00D5163E">
        <w:rPr>
          <w:rFonts w:ascii="Arial" w:hAnsi="Arial" w:cs="Arial"/>
          <w:i w:val="0"/>
          <w:spacing w:val="-1"/>
          <w:szCs w:val="22"/>
        </w:rPr>
        <w:t>investment</w:t>
      </w:r>
      <w:r w:rsidRPr="00D5163E">
        <w:rPr>
          <w:rFonts w:ascii="Arial" w:hAnsi="Arial" w:cs="Arial"/>
          <w:i w:val="0"/>
          <w:spacing w:val="2"/>
          <w:szCs w:val="22"/>
        </w:rPr>
        <w:t xml:space="preserve"> </w:t>
      </w:r>
      <w:r w:rsidRPr="00D5163E">
        <w:rPr>
          <w:rFonts w:ascii="Arial" w:hAnsi="Arial" w:cs="Arial"/>
          <w:i w:val="0"/>
          <w:spacing w:val="-1"/>
          <w:szCs w:val="22"/>
        </w:rPr>
        <w:t>oriented</w:t>
      </w:r>
      <w:r w:rsidRPr="00D5163E">
        <w:rPr>
          <w:rFonts w:ascii="Arial" w:hAnsi="Arial" w:cs="Arial"/>
          <w:i w:val="0"/>
          <w:spacing w:val="2"/>
          <w:szCs w:val="22"/>
        </w:rPr>
        <w:t xml:space="preserve"> </w:t>
      </w:r>
      <w:r w:rsidRPr="00D5163E">
        <w:rPr>
          <w:rFonts w:ascii="Arial" w:hAnsi="Arial" w:cs="Arial"/>
          <w:i w:val="0"/>
          <w:spacing w:val="-1"/>
          <w:szCs w:val="22"/>
        </w:rPr>
        <w:t>project</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1"/>
          <w:szCs w:val="22"/>
        </w:rPr>
        <w:t>potential</w:t>
      </w:r>
      <w:r w:rsidRPr="00D5163E">
        <w:rPr>
          <w:rFonts w:ascii="Arial" w:hAnsi="Arial" w:cs="Arial"/>
          <w:i w:val="0"/>
          <w:spacing w:val="2"/>
          <w:szCs w:val="22"/>
        </w:rPr>
        <w:t xml:space="preserve"> </w:t>
      </w:r>
      <w:r w:rsidRPr="00D5163E">
        <w:rPr>
          <w:rFonts w:ascii="Arial" w:hAnsi="Arial" w:cs="Arial"/>
          <w:i w:val="0"/>
          <w:spacing w:val="-1"/>
          <w:szCs w:val="22"/>
        </w:rPr>
        <w:t>investors,</w:t>
      </w:r>
      <w:r w:rsidRPr="00D5163E">
        <w:rPr>
          <w:rFonts w:ascii="Arial" w:hAnsi="Arial" w:cs="Arial"/>
          <w:i w:val="0"/>
          <w:spacing w:val="26"/>
          <w:szCs w:val="22"/>
        </w:rPr>
        <w:t xml:space="preserve"> </w:t>
      </w:r>
      <w:r w:rsidRPr="00D5163E">
        <w:rPr>
          <w:rFonts w:ascii="Arial" w:hAnsi="Arial" w:cs="Arial"/>
          <w:i w:val="0"/>
          <w:spacing w:val="-2"/>
          <w:szCs w:val="22"/>
        </w:rPr>
        <w:t>unless</w:t>
      </w:r>
      <w:r w:rsidRPr="00D5163E">
        <w:rPr>
          <w:rFonts w:ascii="Arial" w:hAnsi="Arial" w:cs="Arial"/>
          <w:i w:val="0"/>
          <w:spacing w:val="2"/>
          <w:szCs w:val="22"/>
        </w:rPr>
        <w:t xml:space="preserve"> </w:t>
      </w:r>
      <w:r w:rsidRPr="00D5163E">
        <w:rPr>
          <w:rFonts w:ascii="Arial" w:hAnsi="Arial" w:cs="Arial"/>
          <w:i w:val="0"/>
          <w:spacing w:val="-2"/>
          <w:szCs w:val="22"/>
        </w:rPr>
        <w:t>and</w:t>
      </w:r>
      <w:r w:rsidRPr="00D5163E">
        <w:rPr>
          <w:rFonts w:ascii="Arial" w:hAnsi="Arial" w:cs="Arial"/>
          <w:i w:val="0"/>
          <w:spacing w:val="2"/>
          <w:szCs w:val="22"/>
        </w:rPr>
        <w:t xml:space="preserve"> </w:t>
      </w:r>
      <w:r w:rsidRPr="00D5163E">
        <w:rPr>
          <w:rFonts w:ascii="Arial" w:hAnsi="Arial" w:cs="Arial"/>
          <w:i w:val="0"/>
          <w:spacing w:val="-2"/>
          <w:szCs w:val="22"/>
        </w:rPr>
        <w:t>until</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Government</w:t>
      </w:r>
      <w:r w:rsidRPr="00D5163E">
        <w:rPr>
          <w:rFonts w:ascii="Arial" w:hAnsi="Arial" w:cs="Arial"/>
          <w:i w:val="0"/>
          <w:spacing w:val="2"/>
          <w:szCs w:val="22"/>
        </w:rPr>
        <w:t xml:space="preserve"> </w:t>
      </w:r>
      <w:r w:rsidRPr="00D5163E">
        <w:rPr>
          <w:rFonts w:ascii="Arial" w:hAnsi="Arial" w:cs="Arial"/>
          <w:i w:val="0"/>
          <w:spacing w:val="-2"/>
          <w:szCs w:val="22"/>
        </w:rPr>
        <w:t>has</w:t>
      </w:r>
      <w:r w:rsidRPr="00D5163E">
        <w:rPr>
          <w:rFonts w:ascii="Arial" w:hAnsi="Arial" w:cs="Arial"/>
          <w:i w:val="0"/>
          <w:spacing w:val="2"/>
          <w:szCs w:val="22"/>
        </w:rPr>
        <w:t xml:space="preserve"> </w:t>
      </w:r>
      <w:r w:rsidRPr="00D5163E">
        <w:rPr>
          <w:rFonts w:ascii="Arial" w:hAnsi="Arial" w:cs="Arial"/>
          <w:i w:val="0"/>
          <w:spacing w:val="-2"/>
          <w:szCs w:val="22"/>
        </w:rPr>
        <w:t>requested</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UNDP</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writing</w:t>
      </w:r>
      <w:r w:rsidRPr="00D5163E">
        <w:rPr>
          <w:rFonts w:ascii="Arial" w:hAnsi="Arial" w:cs="Arial"/>
          <w:i w:val="0"/>
          <w:spacing w:val="2"/>
          <w:szCs w:val="22"/>
        </w:rPr>
        <w:t xml:space="preserve"> </w:t>
      </w:r>
      <w:r w:rsidRPr="00D5163E">
        <w:rPr>
          <w:rFonts w:ascii="Arial" w:hAnsi="Arial" w:cs="Arial"/>
          <w:i w:val="0"/>
          <w:spacing w:val="-1"/>
          <w:szCs w:val="22"/>
        </w:rPr>
        <w:t>to</w:t>
      </w:r>
      <w:r w:rsidRPr="00D5163E">
        <w:rPr>
          <w:rFonts w:ascii="Arial" w:hAnsi="Arial" w:cs="Arial"/>
          <w:i w:val="0"/>
          <w:spacing w:val="2"/>
          <w:szCs w:val="22"/>
        </w:rPr>
        <w:t xml:space="preserve"> </w:t>
      </w:r>
      <w:r w:rsidRPr="00D5163E">
        <w:rPr>
          <w:rFonts w:ascii="Arial" w:hAnsi="Arial" w:cs="Arial"/>
          <w:i w:val="0"/>
          <w:spacing w:val="-2"/>
          <w:szCs w:val="22"/>
        </w:rPr>
        <w:t>restrict</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release</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information</w:t>
      </w:r>
      <w:r w:rsidRPr="00D5163E">
        <w:rPr>
          <w:rFonts w:ascii="Arial" w:hAnsi="Arial" w:cs="Arial"/>
          <w:i w:val="0"/>
          <w:spacing w:val="52"/>
          <w:szCs w:val="22"/>
        </w:rPr>
        <w:t xml:space="preserve"> </w:t>
      </w:r>
      <w:r w:rsidRPr="00D5163E">
        <w:rPr>
          <w:rFonts w:ascii="Arial" w:hAnsi="Arial" w:cs="Arial"/>
          <w:i w:val="0"/>
          <w:spacing w:val="-1"/>
          <w:szCs w:val="22"/>
        </w:rPr>
        <w:t>relating</w:t>
      </w:r>
      <w:r w:rsidRPr="00D5163E">
        <w:rPr>
          <w:rFonts w:ascii="Arial" w:hAnsi="Arial" w:cs="Arial"/>
          <w:i w:val="0"/>
          <w:spacing w:val="1"/>
          <w:szCs w:val="22"/>
        </w:rPr>
        <w:t xml:space="preserve"> </w:t>
      </w:r>
      <w:r w:rsidRPr="00D5163E">
        <w:rPr>
          <w:rFonts w:ascii="Arial" w:hAnsi="Arial" w:cs="Arial"/>
          <w:i w:val="0"/>
          <w:spacing w:val="-1"/>
          <w:szCs w:val="22"/>
        </w:rPr>
        <w:t>to</w:t>
      </w:r>
      <w:r w:rsidRPr="00D5163E">
        <w:rPr>
          <w:rFonts w:ascii="Arial" w:hAnsi="Arial" w:cs="Arial"/>
          <w:i w:val="0"/>
          <w:spacing w:val="1"/>
          <w:szCs w:val="22"/>
        </w:rPr>
        <w:t xml:space="preserve"> </w:t>
      </w:r>
      <w:r w:rsidRPr="00D5163E">
        <w:rPr>
          <w:rFonts w:ascii="Arial" w:hAnsi="Arial" w:cs="Arial"/>
          <w:i w:val="0"/>
          <w:spacing w:val="-1"/>
          <w:szCs w:val="22"/>
        </w:rPr>
        <w:t>such</w:t>
      </w:r>
      <w:r w:rsidRPr="00D5163E">
        <w:rPr>
          <w:rFonts w:ascii="Arial" w:hAnsi="Arial" w:cs="Arial"/>
          <w:i w:val="0"/>
          <w:spacing w:val="1"/>
          <w:szCs w:val="22"/>
        </w:rPr>
        <w:t xml:space="preserve"> </w:t>
      </w:r>
      <w:r w:rsidRPr="00D5163E">
        <w:rPr>
          <w:rFonts w:ascii="Arial" w:hAnsi="Arial" w:cs="Arial"/>
          <w:i w:val="0"/>
          <w:spacing w:val="-1"/>
          <w:szCs w:val="22"/>
        </w:rPr>
        <w:t>project.</w:t>
      </w:r>
    </w:p>
    <w:p w14:paraId="58B4A677" w14:textId="77777777" w:rsidR="004D3735" w:rsidRPr="00D5163E" w:rsidRDefault="004D3735" w:rsidP="007E081C">
      <w:pPr>
        <w:pStyle w:val="BodyText"/>
        <w:pBdr>
          <w:bottom w:val="none" w:sz="0" w:space="0" w:color="auto"/>
        </w:pBdr>
        <w:spacing w:after="240"/>
        <w:rPr>
          <w:rFonts w:ascii="Arial" w:hAnsi="Arial" w:cs="Arial"/>
          <w:i w:val="0"/>
          <w:szCs w:val="22"/>
        </w:rPr>
      </w:pPr>
      <w:r w:rsidRPr="00D5163E">
        <w:rPr>
          <w:rFonts w:ascii="Arial" w:hAnsi="Arial" w:cs="Arial"/>
          <w:i w:val="0"/>
          <w:spacing w:val="-1"/>
          <w:szCs w:val="22"/>
          <w:u w:val="single" w:color="000000"/>
        </w:rPr>
        <w:t>Rights,</w:t>
      </w:r>
      <w:r w:rsidRPr="00D5163E">
        <w:rPr>
          <w:rFonts w:ascii="Arial" w:hAnsi="Arial" w:cs="Arial"/>
          <w:i w:val="0"/>
          <w:spacing w:val="2"/>
          <w:szCs w:val="22"/>
          <w:u w:val="single" w:color="000000"/>
        </w:rPr>
        <w:t xml:space="preserve"> </w:t>
      </w:r>
      <w:r w:rsidRPr="00D5163E">
        <w:rPr>
          <w:rFonts w:ascii="Arial" w:hAnsi="Arial" w:cs="Arial"/>
          <w:i w:val="0"/>
          <w:spacing w:val="-1"/>
          <w:szCs w:val="22"/>
          <w:u w:val="single" w:color="000000"/>
        </w:rPr>
        <w:t>Facilities,</w:t>
      </w:r>
      <w:r w:rsidRPr="00D5163E">
        <w:rPr>
          <w:rFonts w:ascii="Arial" w:hAnsi="Arial" w:cs="Arial"/>
          <w:i w:val="0"/>
          <w:spacing w:val="2"/>
          <w:szCs w:val="22"/>
          <w:u w:val="single" w:color="000000"/>
        </w:rPr>
        <w:t xml:space="preserve"> </w:t>
      </w:r>
      <w:r w:rsidRPr="00D5163E">
        <w:rPr>
          <w:rFonts w:ascii="Arial" w:hAnsi="Arial" w:cs="Arial"/>
          <w:i w:val="0"/>
          <w:spacing w:val="-1"/>
          <w:szCs w:val="22"/>
          <w:u w:val="single" w:color="000000"/>
        </w:rPr>
        <w:t>Privileges</w:t>
      </w:r>
      <w:r w:rsidRPr="00D5163E">
        <w:rPr>
          <w:rFonts w:ascii="Arial" w:hAnsi="Arial" w:cs="Arial"/>
          <w:i w:val="0"/>
          <w:spacing w:val="2"/>
          <w:szCs w:val="22"/>
          <w:u w:val="single" w:color="000000"/>
        </w:rPr>
        <w:t xml:space="preserve"> </w:t>
      </w:r>
      <w:r w:rsidRPr="00D5163E">
        <w:rPr>
          <w:rFonts w:ascii="Arial" w:hAnsi="Arial" w:cs="Arial"/>
          <w:i w:val="0"/>
          <w:spacing w:val="-1"/>
          <w:szCs w:val="22"/>
          <w:u w:val="single" w:color="000000"/>
        </w:rPr>
        <w:t>and</w:t>
      </w:r>
      <w:r w:rsidRPr="00D5163E">
        <w:rPr>
          <w:rFonts w:ascii="Arial" w:hAnsi="Arial" w:cs="Arial"/>
          <w:i w:val="0"/>
          <w:spacing w:val="2"/>
          <w:szCs w:val="22"/>
          <w:u w:val="single" w:color="000000"/>
        </w:rPr>
        <w:t xml:space="preserve"> </w:t>
      </w:r>
      <w:r w:rsidRPr="00D5163E">
        <w:rPr>
          <w:rFonts w:ascii="Arial" w:hAnsi="Arial" w:cs="Arial"/>
          <w:i w:val="0"/>
          <w:spacing w:val="-1"/>
          <w:szCs w:val="22"/>
          <w:u w:val="single" w:color="000000"/>
        </w:rPr>
        <w:t>Immunities</w:t>
      </w:r>
    </w:p>
    <w:p w14:paraId="2562F9D9" w14:textId="77777777" w:rsidR="004D3735" w:rsidRPr="00D5163E" w:rsidRDefault="004D3735" w:rsidP="00DD7CE7">
      <w:pPr>
        <w:pStyle w:val="BodyText"/>
        <w:widowControl w:val="0"/>
        <w:numPr>
          <w:ilvl w:val="0"/>
          <w:numId w:val="85"/>
        </w:numPr>
        <w:pBdr>
          <w:bottom w:val="none" w:sz="0" w:space="0" w:color="auto"/>
        </w:pBdr>
        <w:tabs>
          <w:tab w:val="left" w:pos="580"/>
        </w:tabs>
        <w:spacing w:after="240"/>
        <w:ind w:left="0" w:firstLine="0"/>
        <w:rPr>
          <w:rFonts w:ascii="Arial" w:hAnsi="Arial" w:cs="Arial"/>
          <w:i w:val="0"/>
          <w:szCs w:val="22"/>
        </w:rPr>
      </w:pP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accordance</w:t>
      </w:r>
      <w:r w:rsidRPr="00D5163E">
        <w:rPr>
          <w:rFonts w:ascii="Arial" w:hAnsi="Arial" w:cs="Arial"/>
          <w:i w:val="0"/>
          <w:spacing w:val="2"/>
          <w:szCs w:val="22"/>
        </w:rPr>
        <w:t xml:space="preserve"> </w:t>
      </w:r>
      <w:r w:rsidRPr="00D5163E">
        <w:rPr>
          <w:rFonts w:ascii="Arial" w:hAnsi="Arial" w:cs="Arial"/>
          <w:i w:val="0"/>
          <w:spacing w:val="-2"/>
          <w:szCs w:val="22"/>
        </w:rPr>
        <w:t>with</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Agreement</w:t>
      </w:r>
      <w:r w:rsidRPr="00D5163E">
        <w:rPr>
          <w:rFonts w:ascii="Arial" w:hAnsi="Arial" w:cs="Arial"/>
          <w:i w:val="0"/>
          <w:spacing w:val="2"/>
          <w:szCs w:val="22"/>
        </w:rPr>
        <w:t xml:space="preserve"> </w:t>
      </w:r>
      <w:r w:rsidRPr="00D5163E">
        <w:rPr>
          <w:rFonts w:ascii="Arial" w:hAnsi="Arial" w:cs="Arial"/>
          <w:i w:val="0"/>
          <w:spacing w:val="-2"/>
          <w:szCs w:val="22"/>
        </w:rPr>
        <w:t>concluded</w:t>
      </w:r>
      <w:r w:rsidRPr="00D5163E">
        <w:rPr>
          <w:rFonts w:ascii="Arial" w:hAnsi="Arial" w:cs="Arial"/>
          <w:i w:val="0"/>
          <w:spacing w:val="2"/>
          <w:szCs w:val="22"/>
        </w:rPr>
        <w:t xml:space="preserve"> </w:t>
      </w:r>
      <w:r w:rsidRPr="00D5163E">
        <w:rPr>
          <w:rFonts w:ascii="Arial" w:hAnsi="Arial" w:cs="Arial"/>
          <w:i w:val="0"/>
          <w:spacing w:val="-1"/>
          <w:szCs w:val="22"/>
        </w:rPr>
        <w:t>by</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United</w:t>
      </w:r>
      <w:r w:rsidRPr="00D5163E">
        <w:rPr>
          <w:rFonts w:ascii="Arial" w:hAnsi="Arial" w:cs="Arial"/>
          <w:i w:val="0"/>
          <w:spacing w:val="2"/>
          <w:szCs w:val="22"/>
        </w:rPr>
        <w:t xml:space="preserve"> </w:t>
      </w:r>
      <w:r w:rsidRPr="00D5163E">
        <w:rPr>
          <w:rFonts w:ascii="Arial" w:hAnsi="Arial" w:cs="Arial"/>
          <w:i w:val="0"/>
          <w:spacing w:val="-2"/>
          <w:szCs w:val="22"/>
        </w:rPr>
        <w:t>Nations</w:t>
      </w:r>
      <w:r w:rsidRPr="00D5163E">
        <w:rPr>
          <w:rFonts w:ascii="Arial" w:hAnsi="Arial" w:cs="Arial"/>
          <w:i w:val="0"/>
          <w:spacing w:val="2"/>
          <w:szCs w:val="22"/>
        </w:rPr>
        <w:t xml:space="preserve"> </w:t>
      </w:r>
      <w:r w:rsidRPr="00D5163E">
        <w:rPr>
          <w:rFonts w:ascii="Arial" w:hAnsi="Arial" w:cs="Arial"/>
          <w:i w:val="0"/>
          <w:spacing w:val="-2"/>
          <w:szCs w:val="22"/>
        </w:rPr>
        <w:t>(UNDP)</w:t>
      </w:r>
      <w:r w:rsidRPr="00D5163E">
        <w:rPr>
          <w:rFonts w:ascii="Arial" w:hAnsi="Arial" w:cs="Arial"/>
          <w:i w:val="0"/>
          <w:spacing w:val="2"/>
          <w:szCs w:val="22"/>
        </w:rPr>
        <w:t xml:space="preserve"> </w:t>
      </w:r>
      <w:r w:rsidRPr="00D5163E">
        <w:rPr>
          <w:rFonts w:ascii="Arial" w:hAnsi="Arial" w:cs="Arial"/>
          <w:i w:val="0"/>
          <w:spacing w:val="-2"/>
          <w:szCs w:val="22"/>
        </w:rPr>
        <w:t>and</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Government</w:t>
      </w:r>
      <w:r w:rsidRPr="00D5163E">
        <w:rPr>
          <w:rFonts w:ascii="Arial" w:hAnsi="Arial" w:cs="Arial"/>
          <w:i w:val="0"/>
          <w:spacing w:val="43"/>
          <w:szCs w:val="22"/>
        </w:rPr>
        <w:t xml:space="preserve"> </w:t>
      </w:r>
      <w:r w:rsidRPr="00D5163E">
        <w:rPr>
          <w:rFonts w:ascii="Arial" w:hAnsi="Arial" w:cs="Arial"/>
          <w:i w:val="0"/>
          <w:spacing w:val="-2"/>
          <w:szCs w:val="22"/>
        </w:rPr>
        <w:t>concerning</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provision</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assistance</w:t>
      </w:r>
      <w:r w:rsidRPr="00D5163E">
        <w:rPr>
          <w:rFonts w:ascii="Arial" w:hAnsi="Arial" w:cs="Arial"/>
          <w:i w:val="0"/>
          <w:spacing w:val="2"/>
          <w:szCs w:val="22"/>
        </w:rPr>
        <w:t xml:space="preserve"> </w:t>
      </w:r>
      <w:r w:rsidRPr="00D5163E">
        <w:rPr>
          <w:rFonts w:ascii="Arial" w:hAnsi="Arial" w:cs="Arial"/>
          <w:i w:val="0"/>
          <w:spacing w:val="-1"/>
          <w:szCs w:val="22"/>
        </w:rPr>
        <w:t>by</w:t>
      </w:r>
      <w:r w:rsidRPr="00D5163E">
        <w:rPr>
          <w:rFonts w:ascii="Arial" w:hAnsi="Arial" w:cs="Arial"/>
          <w:i w:val="0"/>
          <w:spacing w:val="2"/>
          <w:szCs w:val="22"/>
        </w:rPr>
        <w:t xml:space="preserve"> </w:t>
      </w:r>
      <w:r w:rsidRPr="00D5163E">
        <w:rPr>
          <w:rFonts w:ascii="Arial" w:hAnsi="Arial" w:cs="Arial"/>
          <w:i w:val="0"/>
          <w:spacing w:val="-2"/>
          <w:szCs w:val="22"/>
        </w:rPr>
        <w:t>UNDP,</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personnel</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UNDP</w:t>
      </w:r>
      <w:r w:rsidRPr="00D5163E">
        <w:rPr>
          <w:rFonts w:ascii="Arial" w:hAnsi="Arial" w:cs="Arial"/>
          <w:i w:val="0"/>
          <w:spacing w:val="2"/>
          <w:szCs w:val="22"/>
        </w:rPr>
        <w:t xml:space="preserve"> </w:t>
      </w:r>
      <w:r w:rsidRPr="00D5163E">
        <w:rPr>
          <w:rFonts w:ascii="Arial" w:hAnsi="Arial" w:cs="Arial"/>
          <w:i w:val="0"/>
          <w:spacing w:val="-2"/>
          <w:szCs w:val="22"/>
        </w:rPr>
        <w:t>and</w:t>
      </w:r>
      <w:r w:rsidRPr="00D5163E">
        <w:rPr>
          <w:rFonts w:ascii="Arial" w:hAnsi="Arial" w:cs="Arial"/>
          <w:i w:val="0"/>
          <w:spacing w:val="2"/>
          <w:szCs w:val="22"/>
        </w:rPr>
        <w:t xml:space="preserve"> </w:t>
      </w:r>
      <w:r w:rsidRPr="00D5163E">
        <w:rPr>
          <w:rFonts w:ascii="Arial" w:hAnsi="Arial" w:cs="Arial"/>
          <w:i w:val="0"/>
          <w:spacing w:val="-2"/>
          <w:szCs w:val="22"/>
        </w:rPr>
        <w:t>other</w:t>
      </w:r>
      <w:r w:rsidRPr="00D5163E">
        <w:rPr>
          <w:rFonts w:ascii="Arial" w:hAnsi="Arial" w:cs="Arial"/>
          <w:i w:val="0"/>
          <w:spacing w:val="2"/>
          <w:szCs w:val="22"/>
        </w:rPr>
        <w:t xml:space="preserve"> </w:t>
      </w:r>
      <w:r w:rsidRPr="00D5163E">
        <w:rPr>
          <w:rFonts w:ascii="Arial" w:hAnsi="Arial" w:cs="Arial"/>
          <w:i w:val="0"/>
          <w:spacing w:val="-2"/>
          <w:szCs w:val="22"/>
        </w:rPr>
        <w:t>United</w:t>
      </w:r>
      <w:r w:rsidRPr="00D5163E">
        <w:rPr>
          <w:rFonts w:ascii="Arial" w:hAnsi="Arial" w:cs="Arial"/>
          <w:i w:val="0"/>
          <w:spacing w:val="2"/>
          <w:szCs w:val="22"/>
        </w:rPr>
        <w:t xml:space="preserve"> </w:t>
      </w:r>
      <w:r w:rsidRPr="00D5163E">
        <w:rPr>
          <w:rFonts w:ascii="Arial" w:hAnsi="Arial" w:cs="Arial"/>
          <w:i w:val="0"/>
          <w:spacing w:val="-2"/>
          <w:szCs w:val="22"/>
        </w:rPr>
        <w:t>Nations</w:t>
      </w:r>
      <w:r w:rsidRPr="00D5163E">
        <w:rPr>
          <w:rFonts w:ascii="Arial" w:hAnsi="Arial" w:cs="Arial"/>
          <w:i w:val="0"/>
          <w:spacing w:val="44"/>
          <w:szCs w:val="22"/>
        </w:rPr>
        <w:t xml:space="preserve"> </w:t>
      </w:r>
      <w:r w:rsidRPr="00D5163E">
        <w:rPr>
          <w:rFonts w:ascii="Arial" w:hAnsi="Arial" w:cs="Arial"/>
          <w:i w:val="0"/>
          <w:spacing w:val="-1"/>
          <w:szCs w:val="22"/>
        </w:rPr>
        <w:t>organizations</w:t>
      </w:r>
      <w:r w:rsidRPr="00D5163E">
        <w:rPr>
          <w:rFonts w:ascii="Arial" w:hAnsi="Arial" w:cs="Arial"/>
          <w:i w:val="0"/>
          <w:spacing w:val="1"/>
          <w:szCs w:val="22"/>
        </w:rPr>
        <w:t xml:space="preserve"> </w:t>
      </w:r>
      <w:r w:rsidRPr="00D5163E">
        <w:rPr>
          <w:rFonts w:ascii="Arial" w:hAnsi="Arial" w:cs="Arial"/>
          <w:i w:val="0"/>
          <w:spacing w:val="-1"/>
          <w:szCs w:val="22"/>
        </w:rPr>
        <w:t>associated</w:t>
      </w:r>
      <w:r w:rsidRPr="00D5163E">
        <w:rPr>
          <w:rFonts w:ascii="Arial" w:hAnsi="Arial" w:cs="Arial"/>
          <w:i w:val="0"/>
          <w:spacing w:val="1"/>
          <w:szCs w:val="22"/>
        </w:rPr>
        <w:t xml:space="preserve"> </w:t>
      </w:r>
      <w:r w:rsidRPr="00D5163E">
        <w:rPr>
          <w:rFonts w:ascii="Arial" w:hAnsi="Arial" w:cs="Arial"/>
          <w:i w:val="0"/>
          <w:spacing w:val="-1"/>
          <w:szCs w:val="22"/>
        </w:rPr>
        <w:t>with</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project</w:t>
      </w:r>
      <w:r w:rsidRPr="00D5163E">
        <w:rPr>
          <w:rFonts w:ascii="Arial" w:hAnsi="Arial" w:cs="Arial"/>
          <w:i w:val="0"/>
          <w:spacing w:val="1"/>
          <w:szCs w:val="22"/>
        </w:rPr>
        <w:t xml:space="preserve"> </w:t>
      </w:r>
      <w:r w:rsidRPr="00D5163E">
        <w:rPr>
          <w:rFonts w:ascii="Arial" w:hAnsi="Arial" w:cs="Arial"/>
          <w:i w:val="0"/>
          <w:spacing w:val="-1"/>
          <w:szCs w:val="22"/>
        </w:rPr>
        <w:t>shall</w:t>
      </w:r>
      <w:r w:rsidRPr="00D5163E">
        <w:rPr>
          <w:rFonts w:ascii="Arial" w:hAnsi="Arial" w:cs="Arial"/>
          <w:i w:val="0"/>
          <w:spacing w:val="1"/>
          <w:szCs w:val="22"/>
        </w:rPr>
        <w:t xml:space="preserve"> </w:t>
      </w:r>
      <w:r w:rsidRPr="00D5163E">
        <w:rPr>
          <w:rFonts w:ascii="Arial" w:hAnsi="Arial" w:cs="Arial"/>
          <w:i w:val="0"/>
          <w:spacing w:val="-1"/>
          <w:szCs w:val="22"/>
        </w:rPr>
        <w:t>be</w:t>
      </w:r>
      <w:r w:rsidRPr="00D5163E">
        <w:rPr>
          <w:rFonts w:ascii="Arial" w:hAnsi="Arial" w:cs="Arial"/>
          <w:i w:val="0"/>
          <w:spacing w:val="1"/>
          <w:szCs w:val="22"/>
        </w:rPr>
        <w:t xml:space="preserve"> </w:t>
      </w:r>
      <w:r w:rsidRPr="00D5163E">
        <w:rPr>
          <w:rFonts w:ascii="Arial" w:hAnsi="Arial" w:cs="Arial"/>
          <w:i w:val="0"/>
          <w:spacing w:val="-1"/>
          <w:szCs w:val="22"/>
        </w:rPr>
        <w:t>accorded</w:t>
      </w:r>
      <w:r w:rsidRPr="00D5163E">
        <w:rPr>
          <w:rFonts w:ascii="Arial" w:hAnsi="Arial" w:cs="Arial"/>
          <w:i w:val="0"/>
          <w:spacing w:val="1"/>
          <w:szCs w:val="22"/>
        </w:rPr>
        <w:t xml:space="preserve"> </w:t>
      </w:r>
      <w:r w:rsidRPr="00D5163E">
        <w:rPr>
          <w:rFonts w:ascii="Arial" w:hAnsi="Arial" w:cs="Arial"/>
          <w:i w:val="0"/>
          <w:spacing w:val="-1"/>
          <w:szCs w:val="22"/>
        </w:rPr>
        <w:t>rights,</w:t>
      </w:r>
      <w:r w:rsidRPr="00D5163E">
        <w:rPr>
          <w:rFonts w:ascii="Arial" w:hAnsi="Arial" w:cs="Arial"/>
          <w:i w:val="0"/>
          <w:spacing w:val="1"/>
          <w:szCs w:val="22"/>
        </w:rPr>
        <w:t xml:space="preserve"> </w:t>
      </w:r>
      <w:r w:rsidRPr="00D5163E">
        <w:rPr>
          <w:rFonts w:ascii="Arial" w:hAnsi="Arial" w:cs="Arial"/>
          <w:i w:val="0"/>
          <w:spacing w:val="-1"/>
          <w:szCs w:val="22"/>
        </w:rPr>
        <w:t>facilities,</w:t>
      </w:r>
      <w:r w:rsidRPr="00D5163E">
        <w:rPr>
          <w:rFonts w:ascii="Arial" w:hAnsi="Arial" w:cs="Arial"/>
          <w:i w:val="0"/>
          <w:spacing w:val="1"/>
          <w:szCs w:val="22"/>
        </w:rPr>
        <w:t xml:space="preserve"> </w:t>
      </w:r>
      <w:r w:rsidRPr="00D5163E">
        <w:rPr>
          <w:rFonts w:ascii="Arial" w:hAnsi="Arial" w:cs="Arial"/>
          <w:i w:val="0"/>
          <w:spacing w:val="-1"/>
          <w:szCs w:val="22"/>
        </w:rPr>
        <w:t>privileges</w:t>
      </w:r>
      <w:r w:rsidRPr="00D5163E">
        <w:rPr>
          <w:rFonts w:ascii="Arial" w:hAnsi="Arial" w:cs="Arial"/>
          <w:i w:val="0"/>
          <w:spacing w:val="1"/>
          <w:szCs w:val="22"/>
        </w:rPr>
        <w:t xml:space="preserve"> </w:t>
      </w:r>
      <w:r w:rsidRPr="00D5163E">
        <w:rPr>
          <w:rFonts w:ascii="Arial" w:hAnsi="Arial" w:cs="Arial"/>
          <w:i w:val="0"/>
          <w:spacing w:val="-1"/>
          <w:szCs w:val="22"/>
        </w:rPr>
        <w:t>and</w:t>
      </w:r>
      <w:r w:rsidRPr="00D5163E">
        <w:rPr>
          <w:rFonts w:ascii="Arial" w:hAnsi="Arial" w:cs="Arial"/>
          <w:i w:val="0"/>
          <w:spacing w:val="1"/>
          <w:szCs w:val="22"/>
        </w:rPr>
        <w:t xml:space="preserve"> </w:t>
      </w:r>
      <w:r w:rsidRPr="00D5163E">
        <w:rPr>
          <w:rFonts w:ascii="Arial" w:hAnsi="Arial" w:cs="Arial"/>
          <w:i w:val="0"/>
          <w:spacing w:val="-1"/>
          <w:szCs w:val="22"/>
        </w:rPr>
        <w:t>immunities</w:t>
      </w:r>
      <w:r w:rsidRPr="00D5163E">
        <w:rPr>
          <w:rFonts w:ascii="Arial" w:hAnsi="Arial" w:cs="Arial"/>
          <w:i w:val="0"/>
          <w:spacing w:val="24"/>
          <w:szCs w:val="22"/>
        </w:rPr>
        <w:t xml:space="preserve"> </w:t>
      </w:r>
      <w:r w:rsidRPr="00D5163E">
        <w:rPr>
          <w:rFonts w:ascii="Arial" w:hAnsi="Arial" w:cs="Arial"/>
          <w:i w:val="0"/>
          <w:spacing w:val="-1"/>
          <w:szCs w:val="22"/>
        </w:rPr>
        <w:t>specified</w:t>
      </w:r>
      <w:r w:rsidRPr="00D5163E">
        <w:rPr>
          <w:rFonts w:ascii="Arial" w:hAnsi="Arial" w:cs="Arial"/>
          <w:i w:val="0"/>
          <w:spacing w:val="3"/>
          <w:szCs w:val="22"/>
        </w:rPr>
        <w:t xml:space="preserve"> </w:t>
      </w:r>
      <w:r w:rsidRPr="00D5163E">
        <w:rPr>
          <w:rFonts w:ascii="Arial" w:hAnsi="Arial" w:cs="Arial"/>
          <w:i w:val="0"/>
          <w:spacing w:val="-1"/>
          <w:szCs w:val="22"/>
        </w:rPr>
        <w:t>in</w:t>
      </w:r>
      <w:r w:rsidRPr="00D5163E">
        <w:rPr>
          <w:rFonts w:ascii="Arial" w:hAnsi="Arial" w:cs="Arial"/>
          <w:i w:val="0"/>
          <w:spacing w:val="3"/>
          <w:szCs w:val="22"/>
        </w:rPr>
        <w:t xml:space="preserve"> </w:t>
      </w:r>
      <w:r w:rsidRPr="00D5163E">
        <w:rPr>
          <w:rFonts w:ascii="Arial" w:hAnsi="Arial" w:cs="Arial"/>
          <w:i w:val="0"/>
          <w:spacing w:val="-1"/>
          <w:szCs w:val="22"/>
        </w:rPr>
        <w:t>said</w:t>
      </w:r>
      <w:r w:rsidRPr="00D5163E">
        <w:rPr>
          <w:rFonts w:ascii="Arial" w:hAnsi="Arial" w:cs="Arial"/>
          <w:i w:val="0"/>
          <w:spacing w:val="3"/>
          <w:szCs w:val="22"/>
        </w:rPr>
        <w:t xml:space="preserve"> </w:t>
      </w:r>
      <w:r w:rsidRPr="00D5163E">
        <w:rPr>
          <w:rFonts w:ascii="Arial" w:hAnsi="Arial" w:cs="Arial"/>
          <w:i w:val="0"/>
          <w:spacing w:val="-1"/>
          <w:szCs w:val="22"/>
        </w:rPr>
        <w:t>Agreement.</w:t>
      </w:r>
    </w:p>
    <w:p w14:paraId="6117D2C5" w14:textId="77777777" w:rsidR="004D3735" w:rsidRPr="00D5163E" w:rsidRDefault="004D3735" w:rsidP="00DD7CE7">
      <w:pPr>
        <w:pStyle w:val="BodyText"/>
        <w:widowControl w:val="0"/>
        <w:numPr>
          <w:ilvl w:val="0"/>
          <w:numId w:val="85"/>
        </w:numPr>
        <w:pBdr>
          <w:bottom w:val="none" w:sz="0" w:space="0" w:color="auto"/>
        </w:pBdr>
        <w:tabs>
          <w:tab w:val="left" w:pos="580"/>
        </w:tabs>
        <w:spacing w:after="240"/>
        <w:ind w:left="0" w:firstLine="0"/>
        <w:rPr>
          <w:rFonts w:ascii="Arial" w:hAnsi="Arial" w:cs="Arial"/>
          <w:i w:val="0"/>
          <w:szCs w:val="22"/>
        </w:rPr>
      </w:pP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Government</w:t>
      </w:r>
      <w:r w:rsidRPr="00D5163E">
        <w:rPr>
          <w:rFonts w:ascii="Arial" w:hAnsi="Arial" w:cs="Arial"/>
          <w:i w:val="0"/>
          <w:spacing w:val="1"/>
          <w:szCs w:val="22"/>
        </w:rPr>
        <w:t xml:space="preserve"> </w:t>
      </w:r>
      <w:r w:rsidRPr="00D5163E">
        <w:rPr>
          <w:rFonts w:ascii="Arial" w:hAnsi="Arial" w:cs="Arial"/>
          <w:i w:val="0"/>
          <w:spacing w:val="-1"/>
          <w:szCs w:val="22"/>
        </w:rPr>
        <w:t>shall</w:t>
      </w:r>
      <w:r w:rsidRPr="00D5163E">
        <w:rPr>
          <w:rFonts w:ascii="Arial" w:hAnsi="Arial" w:cs="Arial"/>
          <w:i w:val="0"/>
          <w:spacing w:val="1"/>
          <w:szCs w:val="22"/>
        </w:rPr>
        <w:t xml:space="preserve"> </w:t>
      </w:r>
      <w:r w:rsidRPr="00D5163E">
        <w:rPr>
          <w:rFonts w:ascii="Arial" w:hAnsi="Arial" w:cs="Arial"/>
          <w:i w:val="0"/>
          <w:spacing w:val="-1"/>
          <w:szCs w:val="22"/>
        </w:rPr>
        <w:t>grant</w:t>
      </w:r>
      <w:r w:rsidRPr="00D5163E">
        <w:rPr>
          <w:rFonts w:ascii="Arial" w:hAnsi="Arial" w:cs="Arial"/>
          <w:i w:val="0"/>
          <w:spacing w:val="1"/>
          <w:szCs w:val="22"/>
        </w:rPr>
        <w:t xml:space="preserve"> </w:t>
      </w:r>
      <w:r w:rsidRPr="00D5163E">
        <w:rPr>
          <w:rFonts w:ascii="Arial" w:hAnsi="Arial" w:cs="Arial"/>
          <w:i w:val="0"/>
          <w:spacing w:val="-1"/>
          <w:szCs w:val="22"/>
        </w:rPr>
        <w:t>UN</w:t>
      </w:r>
      <w:r w:rsidRPr="00D5163E">
        <w:rPr>
          <w:rFonts w:ascii="Arial" w:hAnsi="Arial" w:cs="Arial"/>
          <w:i w:val="0"/>
          <w:spacing w:val="1"/>
          <w:szCs w:val="22"/>
        </w:rPr>
        <w:t xml:space="preserve"> </w:t>
      </w:r>
      <w:r w:rsidRPr="00D5163E">
        <w:rPr>
          <w:rFonts w:ascii="Arial" w:hAnsi="Arial" w:cs="Arial"/>
          <w:i w:val="0"/>
          <w:spacing w:val="-1"/>
          <w:szCs w:val="22"/>
        </w:rPr>
        <w:t>volunteers,</w:t>
      </w:r>
      <w:r w:rsidRPr="00D5163E">
        <w:rPr>
          <w:rFonts w:ascii="Arial" w:hAnsi="Arial" w:cs="Arial"/>
          <w:i w:val="0"/>
          <w:spacing w:val="1"/>
          <w:szCs w:val="22"/>
        </w:rPr>
        <w:t xml:space="preserve"> </w:t>
      </w:r>
      <w:r w:rsidRPr="00D5163E">
        <w:rPr>
          <w:rFonts w:ascii="Arial" w:hAnsi="Arial" w:cs="Arial"/>
          <w:i w:val="0"/>
          <w:spacing w:val="-1"/>
          <w:szCs w:val="22"/>
        </w:rPr>
        <w:t>if</w:t>
      </w:r>
      <w:r w:rsidRPr="00D5163E">
        <w:rPr>
          <w:rFonts w:ascii="Arial" w:hAnsi="Arial" w:cs="Arial"/>
          <w:i w:val="0"/>
          <w:spacing w:val="1"/>
          <w:szCs w:val="22"/>
        </w:rPr>
        <w:t xml:space="preserve"> </w:t>
      </w:r>
      <w:r w:rsidRPr="00D5163E">
        <w:rPr>
          <w:rFonts w:ascii="Arial" w:hAnsi="Arial" w:cs="Arial"/>
          <w:i w:val="0"/>
          <w:spacing w:val="-1"/>
          <w:szCs w:val="22"/>
        </w:rPr>
        <w:t>such</w:t>
      </w:r>
      <w:r w:rsidRPr="00D5163E">
        <w:rPr>
          <w:rFonts w:ascii="Arial" w:hAnsi="Arial" w:cs="Arial"/>
          <w:i w:val="0"/>
          <w:spacing w:val="1"/>
          <w:szCs w:val="22"/>
        </w:rPr>
        <w:t xml:space="preserve"> </w:t>
      </w:r>
      <w:r w:rsidRPr="00D5163E">
        <w:rPr>
          <w:rFonts w:ascii="Arial" w:hAnsi="Arial" w:cs="Arial"/>
          <w:i w:val="0"/>
          <w:spacing w:val="-1"/>
          <w:szCs w:val="22"/>
        </w:rPr>
        <w:t>services</w:t>
      </w:r>
      <w:r w:rsidRPr="00D5163E">
        <w:rPr>
          <w:rFonts w:ascii="Arial" w:hAnsi="Arial" w:cs="Arial"/>
          <w:i w:val="0"/>
          <w:spacing w:val="1"/>
          <w:szCs w:val="22"/>
        </w:rPr>
        <w:t xml:space="preserve"> </w:t>
      </w:r>
      <w:r w:rsidRPr="00D5163E">
        <w:rPr>
          <w:rFonts w:ascii="Arial" w:hAnsi="Arial" w:cs="Arial"/>
          <w:i w:val="0"/>
          <w:spacing w:val="-1"/>
          <w:szCs w:val="22"/>
        </w:rPr>
        <w:t>are</w:t>
      </w:r>
      <w:r w:rsidRPr="00D5163E">
        <w:rPr>
          <w:rFonts w:ascii="Arial" w:hAnsi="Arial" w:cs="Arial"/>
          <w:i w:val="0"/>
          <w:spacing w:val="1"/>
          <w:szCs w:val="22"/>
        </w:rPr>
        <w:t xml:space="preserve"> </w:t>
      </w:r>
      <w:r w:rsidRPr="00D5163E">
        <w:rPr>
          <w:rFonts w:ascii="Arial" w:hAnsi="Arial" w:cs="Arial"/>
          <w:i w:val="0"/>
          <w:spacing w:val="-1"/>
          <w:szCs w:val="22"/>
        </w:rPr>
        <w:t>requested</w:t>
      </w:r>
      <w:r w:rsidRPr="00D5163E">
        <w:rPr>
          <w:rFonts w:ascii="Arial" w:hAnsi="Arial" w:cs="Arial"/>
          <w:i w:val="0"/>
          <w:spacing w:val="1"/>
          <w:szCs w:val="22"/>
        </w:rPr>
        <w:t xml:space="preserve"> </w:t>
      </w:r>
      <w:r w:rsidRPr="00D5163E">
        <w:rPr>
          <w:rFonts w:ascii="Arial" w:hAnsi="Arial" w:cs="Arial"/>
          <w:i w:val="0"/>
          <w:spacing w:val="-1"/>
          <w:szCs w:val="22"/>
        </w:rPr>
        <w:t>by</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Government,</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28"/>
          <w:szCs w:val="22"/>
        </w:rPr>
        <w:t xml:space="preserve"> </w:t>
      </w:r>
      <w:r w:rsidRPr="00D5163E">
        <w:rPr>
          <w:rFonts w:ascii="Arial" w:hAnsi="Arial" w:cs="Arial"/>
          <w:i w:val="0"/>
          <w:spacing w:val="-1"/>
          <w:szCs w:val="22"/>
        </w:rPr>
        <w:t>same</w:t>
      </w:r>
      <w:r w:rsidRPr="00D5163E">
        <w:rPr>
          <w:rFonts w:ascii="Arial" w:hAnsi="Arial" w:cs="Arial"/>
          <w:i w:val="0"/>
          <w:spacing w:val="1"/>
          <w:szCs w:val="22"/>
        </w:rPr>
        <w:t xml:space="preserve"> </w:t>
      </w:r>
      <w:r w:rsidRPr="00D5163E">
        <w:rPr>
          <w:rFonts w:ascii="Arial" w:hAnsi="Arial" w:cs="Arial"/>
          <w:i w:val="0"/>
          <w:spacing w:val="-1"/>
          <w:szCs w:val="22"/>
        </w:rPr>
        <w:t>rights,</w:t>
      </w:r>
      <w:r w:rsidRPr="00D5163E">
        <w:rPr>
          <w:rFonts w:ascii="Arial" w:hAnsi="Arial" w:cs="Arial"/>
          <w:i w:val="0"/>
          <w:spacing w:val="1"/>
          <w:szCs w:val="22"/>
        </w:rPr>
        <w:t xml:space="preserve"> </w:t>
      </w:r>
      <w:r w:rsidRPr="00D5163E">
        <w:rPr>
          <w:rFonts w:ascii="Arial" w:hAnsi="Arial" w:cs="Arial"/>
          <w:i w:val="0"/>
          <w:spacing w:val="-1"/>
          <w:szCs w:val="22"/>
        </w:rPr>
        <w:t>facilities,</w:t>
      </w:r>
      <w:r w:rsidRPr="00D5163E">
        <w:rPr>
          <w:rFonts w:ascii="Arial" w:hAnsi="Arial" w:cs="Arial"/>
          <w:i w:val="0"/>
          <w:spacing w:val="1"/>
          <w:szCs w:val="22"/>
        </w:rPr>
        <w:t xml:space="preserve"> </w:t>
      </w:r>
      <w:r w:rsidRPr="00D5163E">
        <w:rPr>
          <w:rFonts w:ascii="Arial" w:hAnsi="Arial" w:cs="Arial"/>
          <w:i w:val="0"/>
          <w:spacing w:val="-1"/>
          <w:szCs w:val="22"/>
        </w:rPr>
        <w:t>privileges</w:t>
      </w:r>
      <w:r w:rsidRPr="00D5163E">
        <w:rPr>
          <w:rFonts w:ascii="Arial" w:hAnsi="Arial" w:cs="Arial"/>
          <w:i w:val="0"/>
          <w:spacing w:val="1"/>
          <w:szCs w:val="22"/>
        </w:rPr>
        <w:t xml:space="preserve"> </w:t>
      </w:r>
      <w:r w:rsidRPr="00D5163E">
        <w:rPr>
          <w:rFonts w:ascii="Arial" w:hAnsi="Arial" w:cs="Arial"/>
          <w:i w:val="0"/>
          <w:spacing w:val="-1"/>
          <w:szCs w:val="22"/>
        </w:rPr>
        <w:t>and</w:t>
      </w:r>
      <w:r w:rsidRPr="00D5163E">
        <w:rPr>
          <w:rFonts w:ascii="Arial" w:hAnsi="Arial" w:cs="Arial"/>
          <w:i w:val="0"/>
          <w:spacing w:val="1"/>
          <w:szCs w:val="22"/>
        </w:rPr>
        <w:t xml:space="preserve"> </w:t>
      </w:r>
      <w:r w:rsidRPr="00D5163E">
        <w:rPr>
          <w:rFonts w:ascii="Arial" w:hAnsi="Arial" w:cs="Arial"/>
          <w:i w:val="0"/>
          <w:spacing w:val="-1"/>
          <w:szCs w:val="22"/>
        </w:rPr>
        <w:t>immunities</w:t>
      </w:r>
      <w:r w:rsidRPr="00D5163E">
        <w:rPr>
          <w:rFonts w:ascii="Arial" w:hAnsi="Arial" w:cs="Arial"/>
          <w:i w:val="0"/>
          <w:spacing w:val="1"/>
          <w:szCs w:val="22"/>
        </w:rPr>
        <w:t xml:space="preserve"> </w:t>
      </w:r>
      <w:r w:rsidRPr="00D5163E">
        <w:rPr>
          <w:rFonts w:ascii="Arial" w:hAnsi="Arial" w:cs="Arial"/>
          <w:i w:val="0"/>
          <w:spacing w:val="-1"/>
          <w:szCs w:val="22"/>
        </w:rPr>
        <w:t>as</w:t>
      </w:r>
      <w:r w:rsidRPr="00D5163E">
        <w:rPr>
          <w:rFonts w:ascii="Arial" w:hAnsi="Arial" w:cs="Arial"/>
          <w:i w:val="0"/>
          <w:spacing w:val="1"/>
          <w:szCs w:val="22"/>
        </w:rPr>
        <w:t xml:space="preserve"> </w:t>
      </w:r>
      <w:r w:rsidRPr="00D5163E">
        <w:rPr>
          <w:rFonts w:ascii="Arial" w:hAnsi="Arial" w:cs="Arial"/>
          <w:i w:val="0"/>
          <w:spacing w:val="-1"/>
          <w:szCs w:val="22"/>
        </w:rPr>
        <w:t>are</w:t>
      </w:r>
      <w:r w:rsidRPr="00D5163E">
        <w:rPr>
          <w:rFonts w:ascii="Arial" w:hAnsi="Arial" w:cs="Arial"/>
          <w:i w:val="0"/>
          <w:spacing w:val="1"/>
          <w:szCs w:val="22"/>
        </w:rPr>
        <w:t xml:space="preserve"> </w:t>
      </w:r>
      <w:r w:rsidRPr="00D5163E">
        <w:rPr>
          <w:rFonts w:ascii="Arial" w:hAnsi="Arial" w:cs="Arial"/>
          <w:i w:val="0"/>
          <w:spacing w:val="-1"/>
          <w:szCs w:val="22"/>
        </w:rPr>
        <w:t>granted</w:t>
      </w:r>
      <w:r w:rsidRPr="00D5163E">
        <w:rPr>
          <w:rFonts w:ascii="Arial" w:hAnsi="Arial" w:cs="Arial"/>
          <w:i w:val="0"/>
          <w:spacing w:val="1"/>
          <w:szCs w:val="22"/>
        </w:rPr>
        <w:t xml:space="preserve"> </w:t>
      </w:r>
      <w:r w:rsidRPr="00D5163E">
        <w:rPr>
          <w:rFonts w:ascii="Arial" w:hAnsi="Arial" w:cs="Arial"/>
          <w:i w:val="0"/>
          <w:spacing w:val="-1"/>
          <w:szCs w:val="22"/>
        </w:rPr>
        <w:t>to</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personnel</w:t>
      </w:r>
      <w:r w:rsidRPr="00D5163E">
        <w:rPr>
          <w:rFonts w:ascii="Arial" w:hAnsi="Arial" w:cs="Arial"/>
          <w:i w:val="0"/>
          <w:spacing w:val="1"/>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UNDP.</w:t>
      </w:r>
    </w:p>
    <w:p w14:paraId="69FDC0B5" w14:textId="77777777" w:rsidR="004D3735" w:rsidRPr="00D5163E" w:rsidRDefault="004D3735" w:rsidP="00DD7CE7">
      <w:pPr>
        <w:pStyle w:val="BodyText"/>
        <w:widowControl w:val="0"/>
        <w:numPr>
          <w:ilvl w:val="0"/>
          <w:numId w:val="85"/>
        </w:numPr>
        <w:pBdr>
          <w:bottom w:val="none" w:sz="0" w:space="0" w:color="auto"/>
        </w:pBdr>
        <w:tabs>
          <w:tab w:val="left" w:pos="580"/>
        </w:tabs>
        <w:spacing w:after="120"/>
        <w:ind w:left="0" w:firstLine="0"/>
        <w:rPr>
          <w:rFonts w:ascii="Arial" w:hAnsi="Arial" w:cs="Arial"/>
          <w:i w:val="0"/>
          <w:szCs w:val="22"/>
        </w:rPr>
      </w:pP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Executing</w:t>
      </w:r>
      <w:r w:rsidRPr="00D5163E">
        <w:rPr>
          <w:rFonts w:ascii="Arial" w:hAnsi="Arial" w:cs="Arial"/>
          <w:i w:val="0"/>
          <w:spacing w:val="2"/>
          <w:szCs w:val="22"/>
        </w:rPr>
        <w:t xml:space="preserve"> </w:t>
      </w:r>
      <w:r w:rsidRPr="00D5163E">
        <w:rPr>
          <w:rFonts w:ascii="Arial" w:hAnsi="Arial" w:cs="Arial"/>
          <w:i w:val="0"/>
          <w:spacing w:val="-1"/>
          <w:szCs w:val="22"/>
        </w:rPr>
        <w:t>Agency's</w:t>
      </w:r>
      <w:r w:rsidRPr="00D5163E">
        <w:rPr>
          <w:rFonts w:ascii="Arial" w:hAnsi="Arial" w:cs="Arial"/>
          <w:i w:val="0"/>
          <w:spacing w:val="2"/>
          <w:szCs w:val="22"/>
        </w:rPr>
        <w:t xml:space="preserve"> </w:t>
      </w:r>
      <w:r w:rsidRPr="00D5163E">
        <w:rPr>
          <w:rFonts w:ascii="Arial" w:hAnsi="Arial" w:cs="Arial"/>
          <w:i w:val="0"/>
          <w:spacing w:val="-1"/>
          <w:szCs w:val="22"/>
        </w:rPr>
        <w:t>contractors</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their</w:t>
      </w:r>
      <w:r w:rsidRPr="00D5163E">
        <w:rPr>
          <w:rFonts w:ascii="Arial" w:hAnsi="Arial" w:cs="Arial"/>
          <w:i w:val="0"/>
          <w:spacing w:val="2"/>
          <w:szCs w:val="22"/>
        </w:rPr>
        <w:t xml:space="preserve"> </w:t>
      </w:r>
      <w:r w:rsidRPr="00D5163E">
        <w:rPr>
          <w:rFonts w:ascii="Arial" w:hAnsi="Arial" w:cs="Arial"/>
          <w:i w:val="0"/>
          <w:spacing w:val="-1"/>
          <w:szCs w:val="22"/>
        </w:rPr>
        <w:t>personnel</w:t>
      </w:r>
      <w:r w:rsidRPr="00D5163E">
        <w:rPr>
          <w:rFonts w:ascii="Arial" w:hAnsi="Arial" w:cs="Arial"/>
          <w:i w:val="0"/>
          <w:spacing w:val="2"/>
          <w:szCs w:val="22"/>
        </w:rPr>
        <w:t xml:space="preserve"> </w:t>
      </w:r>
      <w:r w:rsidRPr="00D5163E">
        <w:rPr>
          <w:rFonts w:ascii="Arial" w:hAnsi="Arial" w:cs="Arial"/>
          <w:i w:val="0"/>
          <w:spacing w:val="-1"/>
          <w:szCs w:val="22"/>
        </w:rPr>
        <w:t>(except</w:t>
      </w:r>
      <w:r w:rsidRPr="00D5163E">
        <w:rPr>
          <w:rFonts w:ascii="Arial" w:hAnsi="Arial" w:cs="Arial"/>
          <w:i w:val="0"/>
          <w:spacing w:val="2"/>
          <w:szCs w:val="22"/>
        </w:rPr>
        <w:t xml:space="preserve"> </w:t>
      </w:r>
      <w:r w:rsidRPr="00D5163E">
        <w:rPr>
          <w:rFonts w:ascii="Arial" w:hAnsi="Arial" w:cs="Arial"/>
          <w:i w:val="0"/>
          <w:spacing w:val="-1"/>
          <w:szCs w:val="22"/>
        </w:rPr>
        <w:t>nationals</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host</w:t>
      </w:r>
      <w:r w:rsidRPr="00D5163E">
        <w:rPr>
          <w:rFonts w:ascii="Arial" w:hAnsi="Arial" w:cs="Arial"/>
          <w:i w:val="0"/>
          <w:spacing w:val="2"/>
          <w:szCs w:val="22"/>
        </w:rPr>
        <w:t xml:space="preserve"> </w:t>
      </w:r>
      <w:r w:rsidRPr="00D5163E">
        <w:rPr>
          <w:rFonts w:ascii="Arial" w:hAnsi="Arial" w:cs="Arial"/>
          <w:i w:val="0"/>
          <w:spacing w:val="-1"/>
          <w:szCs w:val="22"/>
        </w:rPr>
        <w:t>country</w:t>
      </w:r>
      <w:r w:rsidRPr="00D5163E">
        <w:rPr>
          <w:rFonts w:ascii="Arial" w:hAnsi="Arial" w:cs="Arial"/>
          <w:i w:val="0"/>
          <w:spacing w:val="24"/>
          <w:szCs w:val="22"/>
        </w:rPr>
        <w:t xml:space="preserve"> </w:t>
      </w:r>
      <w:r w:rsidRPr="00D5163E">
        <w:rPr>
          <w:rFonts w:ascii="Arial" w:hAnsi="Arial" w:cs="Arial"/>
          <w:i w:val="0"/>
          <w:spacing w:val="-1"/>
          <w:szCs w:val="22"/>
        </w:rPr>
        <w:t>employed</w:t>
      </w:r>
      <w:r w:rsidRPr="00D5163E">
        <w:rPr>
          <w:rFonts w:ascii="Arial" w:hAnsi="Arial" w:cs="Arial"/>
          <w:i w:val="0"/>
          <w:spacing w:val="4"/>
          <w:szCs w:val="22"/>
        </w:rPr>
        <w:t xml:space="preserve"> </w:t>
      </w:r>
      <w:r w:rsidRPr="00D5163E">
        <w:rPr>
          <w:rFonts w:ascii="Arial" w:hAnsi="Arial" w:cs="Arial"/>
          <w:i w:val="0"/>
          <w:spacing w:val="-1"/>
          <w:szCs w:val="22"/>
        </w:rPr>
        <w:t>locally)</w:t>
      </w:r>
      <w:r w:rsidRPr="00D5163E">
        <w:rPr>
          <w:rFonts w:ascii="Arial" w:hAnsi="Arial" w:cs="Arial"/>
          <w:i w:val="0"/>
          <w:spacing w:val="4"/>
          <w:szCs w:val="22"/>
        </w:rPr>
        <w:t xml:space="preserve"> </w:t>
      </w:r>
      <w:r w:rsidRPr="00D5163E">
        <w:rPr>
          <w:rFonts w:ascii="Arial" w:hAnsi="Arial" w:cs="Arial"/>
          <w:i w:val="0"/>
          <w:spacing w:val="-1"/>
          <w:szCs w:val="22"/>
        </w:rPr>
        <w:t>shall:</w:t>
      </w:r>
    </w:p>
    <w:p w14:paraId="46D6C43C" w14:textId="77777777" w:rsidR="004D3735" w:rsidRPr="00D5163E" w:rsidRDefault="004D3735" w:rsidP="00DD7CE7">
      <w:pPr>
        <w:pStyle w:val="BodyText"/>
        <w:widowControl w:val="0"/>
        <w:numPr>
          <w:ilvl w:val="1"/>
          <w:numId w:val="86"/>
        </w:numPr>
        <w:pBdr>
          <w:bottom w:val="none" w:sz="0" w:space="0" w:color="auto"/>
        </w:pBdr>
        <w:tabs>
          <w:tab w:val="left" w:pos="1180"/>
        </w:tabs>
        <w:spacing w:after="120"/>
        <w:ind w:left="1170" w:hanging="540"/>
        <w:rPr>
          <w:rFonts w:ascii="Arial" w:hAnsi="Arial" w:cs="Arial"/>
          <w:i w:val="0"/>
          <w:szCs w:val="22"/>
        </w:rPr>
      </w:pPr>
      <w:r w:rsidRPr="00D5163E">
        <w:rPr>
          <w:rFonts w:ascii="Arial" w:hAnsi="Arial" w:cs="Arial"/>
          <w:i w:val="0"/>
          <w:spacing w:val="-1"/>
          <w:szCs w:val="22"/>
        </w:rPr>
        <w:t>Be</w:t>
      </w:r>
      <w:r w:rsidRPr="00D5163E">
        <w:rPr>
          <w:rFonts w:ascii="Arial" w:hAnsi="Arial" w:cs="Arial"/>
          <w:i w:val="0"/>
          <w:spacing w:val="1"/>
          <w:szCs w:val="22"/>
        </w:rPr>
        <w:t xml:space="preserve"> </w:t>
      </w:r>
      <w:r w:rsidRPr="00D5163E">
        <w:rPr>
          <w:rFonts w:ascii="Arial" w:hAnsi="Arial" w:cs="Arial"/>
          <w:i w:val="0"/>
          <w:spacing w:val="-1"/>
          <w:szCs w:val="22"/>
        </w:rPr>
        <w:t>immune</w:t>
      </w:r>
      <w:r w:rsidRPr="00D5163E">
        <w:rPr>
          <w:rFonts w:ascii="Arial" w:hAnsi="Arial" w:cs="Arial"/>
          <w:i w:val="0"/>
          <w:spacing w:val="1"/>
          <w:szCs w:val="22"/>
        </w:rPr>
        <w:t xml:space="preserve"> </w:t>
      </w:r>
      <w:r w:rsidRPr="00D5163E">
        <w:rPr>
          <w:rFonts w:ascii="Arial" w:hAnsi="Arial" w:cs="Arial"/>
          <w:i w:val="0"/>
          <w:spacing w:val="-1"/>
          <w:szCs w:val="22"/>
        </w:rPr>
        <w:t>from</w:t>
      </w:r>
      <w:r w:rsidRPr="00D5163E">
        <w:rPr>
          <w:rFonts w:ascii="Arial" w:hAnsi="Arial" w:cs="Arial"/>
          <w:i w:val="0"/>
          <w:spacing w:val="1"/>
          <w:szCs w:val="22"/>
        </w:rPr>
        <w:t xml:space="preserve"> </w:t>
      </w:r>
      <w:r w:rsidRPr="00D5163E">
        <w:rPr>
          <w:rFonts w:ascii="Arial" w:hAnsi="Arial" w:cs="Arial"/>
          <w:i w:val="0"/>
          <w:spacing w:val="-1"/>
          <w:szCs w:val="22"/>
        </w:rPr>
        <w:t>legal</w:t>
      </w:r>
      <w:r w:rsidRPr="00D5163E">
        <w:rPr>
          <w:rFonts w:ascii="Arial" w:hAnsi="Arial" w:cs="Arial"/>
          <w:i w:val="0"/>
          <w:spacing w:val="1"/>
          <w:szCs w:val="22"/>
        </w:rPr>
        <w:t xml:space="preserve"> </w:t>
      </w:r>
      <w:r w:rsidRPr="00D5163E">
        <w:rPr>
          <w:rFonts w:ascii="Arial" w:hAnsi="Arial" w:cs="Arial"/>
          <w:i w:val="0"/>
          <w:spacing w:val="-1"/>
          <w:szCs w:val="22"/>
        </w:rPr>
        <w:t>process</w:t>
      </w:r>
      <w:r w:rsidRPr="00D5163E">
        <w:rPr>
          <w:rFonts w:ascii="Arial" w:hAnsi="Arial" w:cs="Arial"/>
          <w:i w:val="0"/>
          <w:spacing w:val="1"/>
          <w:szCs w:val="22"/>
        </w:rPr>
        <w:t xml:space="preserve"> </w:t>
      </w:r>
      <w:r w:rsidRPr="00D5163E">
        <w:rPr>
          <w:rFonts w:ascii="Arial" w:hAnsi="Arial" w:cs="Arial"/>
          <w:i w:val="0"/>
          <w:spacing w:val="-1"/>
          <w:szCs w:val="22"/>
        </w:rPr>
        <w:t>in</w:t>
      </w:r>
      <w:r w:rsidRPr="00D5163E">
        <w:rPr>
          <w:rFonts w:ascii="Arial" w:hAnsi="Arial" w:cs="Arial"/>
          <w:i w:val="0"/>
          <w:spacing w:val="1"/>
          <w:szCs w:val="22"/>
        </w:rPr>
        <w:t xml:space="preserve"> </w:t>
      </w:r>
      <w:r w:rsidRPr="00D5163E">
        <w:rPr>
          <w:rFonts w:ascii="Arial" w:hAnsi="Arial" w:cs="Arial"/>
          <w:i w:val="0"/>
          <w:spacing w:val="-1"/>
          <w:szCs w:val="22"/>
        </w:rPr>
        <w:t>respect</w:t>
      </w:r>
      <w:r w:rsidRPr="00D5163E">
        <w:rPr>
          <w:rFonts w:ascii="Arial" w:hAnsi="Arial" w:cs="Arial"/>
          <w:i w:val="0"/>
          <w:spacing w:val="1"/>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all</w:t>
      </w:r>
      <w:r w:rsidRPr="00D5163E">
        <w:rPr>
          <w:rFonts w:ascii="Arial" w:hAnsi="Arial" w:cs="Arial"/>
          <w:i w:val="0"/>
          <w:spacing w:val="1"/>
          <w:szCs w:val="22"/>
        </w:rPr>
        <w:t xml:space="preserve"> </w:t>
      </w:r>
      <w:r w:rsidRPr="00D5163E">
        <w:rPr>
          <w:rFonts w:ascii="Arial" w:hAnsi="Arial" w:cs="Arial"/>
          <w:i w:val="0"/>
          <w:spacing w:val="-1"/>
          <w:szCs w:val="22"/>
        </w:rPr>
        <w:t>acts</w:t>
      </w:r>
      <w:r w:rsidRPr="00D5163E">
        <w:rPr>
          <w:rFonts w:ascii="Arial" w:hAnsi="Arial" w:cs="Arial"/>
          <w:i w:val="0"/>
          <w:spacing w:val="1"/>
          <w:szCs w:val="22"/>
        </w:rPr>
        <w:t xml:space="preserve"> </w:t>
      </w:r>
      <w:r w:rsidRPr="00D5163E">
        <w:rPr>
          <w:rFonts w:ascii="Arial" w:hAnsi="Arial" w:cs="Arial"/>
          <w:i w:val="0"/>
          <w:spacing w:val="-1"/>
          <w:szCs w:val="22"/>
        </w:rPr>
        <w:t>performed</w:t>
      </w:r>
      <w:r w:rsidRPr="00D5163E">
        <w:rPr>
          <w:rFonts w:ascii="Arial" w:hAnsi="Arial" w:cs="Arial"/>
          <w:i w:val="0"/>
          <w:spacing w:val="1"/>
          <w:szCs w:val="22"/>
        </w:rPr>
        <w:t xml:space="preserve"> </w:t>
      </w:r>
      <w:r w:rsidRPr="00D5163E">
        <w:rPr>
          <w:rFonts w:ascii="Arial" w:hAnsi="Arial" w:cs="Arial"/>
          <w:i w:val="0"/>
          <w:spacing w:val="-1"/>
          <w:szCs w:val="22"/>
        </w:rPr>
        <w:t>by</w:t>
      </w:r>
      <w:r w:rsidRPr="00D5163E">
        <w:rPr>
          <w:rFonts w:ascii="Arial" w:hAnsi="Arial" w:cs="Arial"/>
          <w:i w:val="0"/>
          <w:spacing w:val="1"/>
          <w:szCs w:val="22"/>
        </w:rPr>
        <w:t xml:space="preserve"> </w:t>
      </w:r>
      <w:r w:rsidRPr="00D5163E">
        <w:rPr>
          <w:rFonts w:ascii="Arial" w:hAnsi="Arial" w:cs="Arial"/>
          <w:i w:val="0"/>
          <w:spacing w:val="-1"/>
          <w:szCs w:val="22"/>
        </w:rPr>
        <w:t>them</w:t>
      </w:r>
      <w:r w:rsidRPr="00D5163E">
        <w:rPr>
          <w:rFonts w:ascii="Arial" w:hAnsi="Arial" w:cs="Arial"/>
          <w:i w:val="0"/>
          <w:spacing w:val="1"/>
          <w:szCs w:val="22"/>
        </w:rPr>
        <w:t xml:space="preserve"> </w:t>
      </w:r>
      <w:r w:rsidRPr="00D5163E">
        <w:rPr>
          <w:rFonts w:ascii="Arial" w:hAnsi="Arial" w:cs="Arial"/>
          <w:i w:val="0"/>
          <w:spacing w:val="-1"/>
          <w:szCs w:val="22"/>
        </w:rPr>
        <w:t>in</w:t>
      </w:r>
      <w:r w:rsidRPr="00D5163E">
        <w:rPr>
          <w:rFonts w:ascii="Arial" w:hAnsi="Arial" w:cs="Arial"/>
          <w:i w:val="0"/>
          <w:spacing w:val="1"/>
          <w:szCs w:val="22"/>
        </w:rPr>
        <w:t xml:space="preserve"> </w:t>
      </w:r>
      <w:r w:rsidRPr="00D5163E">
        <w:rPr>
          <w:rFonts w:ascii="Arial" w:hAnsi="Arial" w:cs="Arial"/>
          <w:i w:val="0"/>
          <w:spacing w:val="-1"/>
          <w:szCs w:val="22"/>
        </w:rPr>
        <w:t>their</w:t>
      </w:r>
      <w:r w:rsidRPr="00D5163E">
        <w:rPr>
          <w:rFonts w:ascii="Arial" w:hAnsi="Arial" w:cs="Arial"/>
          <w:i w:val="0"/>
          <w:spacing w:val="1"/>
          <w:szCs w:val="22"/>
        </w:rPr>
        <w:t xml:space="preserve"> </w:t>
      </w:r>
      <w:r w:rsidRPr="00D5163E">
        <w:rPr>
          <w:rFonts w:ascii="Arial" w:hAnsi="Arial" w:cs="Arial"/>
          <w:i w:val="0"/>
          <w:spacing w:val="-1"/>
          <w:szCs w:val="22"/>
        </w:rPr>
        <w:t>official</w:t>
      </w:r>
      <w:r w:rsidRPr="00D5163E">
        <w:rPr>
          <w:rFonts w:ascii="Arial" w:hAnsi="Arial" w:cs="Arial"/>
          <w:i w:val="0"/>
          <w:spacing w:val="30"/>
          <w:szCs w:val="22"/>
        </w:rPr>
        <w:t xml:space="preserve"> </w:t>
      </w:r>
      <w:r w:rsidRPr="00D5163E">
        <w:rPr>
          <w:rFonts w:ascii="Arial" w:hAnsi="Arial" w:cs="Arial"/>
          <w:i w:val="0"/>
          <w:spacing w:val="-2"/>
          <w:szCs w:val="22"/>
        </w:rPr>
        <w:t>capacity</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execution</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project;</w:t>
      </w:r>
    </w:p>
    <w:p w14:paraId="3832FB87" w14:textId="77777777" w:rsidR="004D3735" w:rsidRPr="00D5163E" w:rsidRDefault="004D3735" w:rsidP="00DD7CE7">
      <w:pPr>
        <w:pStyle w:val="BodyText"/>
        <w:widowControl w:val="0"/>
        <w:numPr>
          <w:ilvl w:val="1"/>
          <w:numId w:val="86"/>
        </w:numPr>
        <w:pBdr>
          <w:bottom w:val="none" w:sz="0" w:space="0" w:color="auto"/>
        </w:pBdr>
        <w:tabs>
          <w:tab w:val="left" w:pos="1180"/>
        </w:tabs>
        <w:spacing w:after="120"/>
        <w:ind w:left="1170" w:hanging="540"/>
        <w:rPr>
          <w:rFonts w:ascii="Arial" w:hAnsi="Arial" w:cs="Arial"/>
          <w:i w:val="0"/>
          <w:szCs w:val="22"/>
        </w:rPr>
      </w:pP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1"/>
          <w:szCs w:val="22"/>
        </w:rPr>
        <w:t>immune</w:t>
      </w:r>
      <w:r w:rsidRPr="00D5163E">
        <w:rPr>
          <w:rFonts w:ascii="Arial" w:hAnsi="Arial" w:cs="Arial"/>
          <w:i w:val="0"/>
          <w:spacing w:val="2"/>
          <w:szCs w:val="22"/>
        </w:rPr>
        <w:t xml:space="preserve"> </w:t>
      </w:r>
      <w:r w:rsidRPr="00D5163E">
        <w:rPr>
          <w:rFonts w:ascii="Arial" w:hAnsi="Arial" w:cs="Arial"/>
          <w:i w:val="0"/>
          <w:spacing w:val="-1"/>
          <w:szCs w:val="22"/>
        </w:rPr>
        <w:t>from</w:t>
      </w:r>
      <w:r w:rsidRPr="00D5163E">
        <w:rPr>
          <w:rFonts w:ascii="Arial" w:hAnsi="Arial" w:cs="Arial"/>
          <w:i w:val="0"/>
          <w:spacing w:val="2"/>
          <w:szCs w:val="22"/>
        </w:rPr>
        <w:t xml:space="preserve"> </w:t>
      </w:r>
      <w:r w:rsidRPr="00D5163E">
        <w:rPr>
          <w:rFonts w:ascii="Arial" w:hAnsi="Arial" w:cs="Arial"/>
          <w:i w:val="0"/>
          <w:spacing w:val="-1"/>
          <w:szCs w:val="22"/>
        </w:rPr>
        <w:t>national</w:t>
      </w:r>
      <w:r w:rsidRPr="00D5163E">
        <w:rPr>
          <w:rFonts w:ascii="Arial" w:hAnsi="Arial" w:cs="Arial"/>
          <w:i w:val="0"/>
          <w:spacing w:val="2"/>
          <w:szCs w:val="22"/>
        </w:rPr>
        <w:t xml:space="preserve"> </w:t>
      </w:r>
      <w:r w:rsidRPr="00D5163E">
        <w:rPr>
          <w:rFonts w:ascii="Arial" w:hAnsi="Arial" w:cs="Arial"/>
          <w:i w:val="0"/>
          <w:spacing w:val="-1"/>
          <w:szCs w:val="22"/>
        </w:rPr>
        <w:t>service</w:t>
      </w:r>
      <w:r w:rsidRPr="00D5163E">
        <w:rPr>
          <w:rFonts w:ascii="Arial" w:hAnsi="Arial" w:cs="Arial"/>
          <w:i w:val="0"/>
          <w:spacing w:val="2"/>
          <w:szCs w:val="22"/>
        </w:rPr>
        <w:t xml:space="preserve"> </w:t>
      </w:r>
      <w:r w:rsidRPr="00D5163E">
        <w:rPr>
          <w:rFonts w:ascii="Arial" w:hAnsi="Arial" w:cs="Arial"/>
          <w:i w:val="0"/>
          <w:spacing w:val="-1"/>
          <w:szCs w:val="22"/>
        </w:rPr>
        <w:t>obligations;</w:t>
      </w:r>
    </w:p>
    <w:p w14:paraId="16E839B2" w14:textId="77777777" w:rsidR="004D3735" w:rsidRPr="00D5163E" w:rsidRDefault="004D3735" w:rsidP="00DD7CE7">
      <w:pPr>
        <w:pStyle w:val="BodyText"/>
        <w:widowControl w:val="0"/>
        <w:numPr>
          <w:ilvl w:val="1"/>
          <w:numId w:val="86"/>
        </w:numPr>
        <w:pBdr>
          <w:bottom w:val="none" w:sz="0" w:space="0" w:color="auto"/>
        </w:pBdr>
        <w:tabs>
          <w:tab w:val="left" w:pos="1180"/>
        </w:tabs>
        <w:spacing w:after="120"/>
        <w:ind w:left="1170" w:hanging="540"/>
        <w:rPr>
          <w:rFonts w:ascii="Arial" w:hAnsi="Arial" w:cs="Arial"/>
          <w:i w:val="0"/>
          <w:szCs w:val="22"/>
        </w:rPr>
      </w:pP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1"/>
          <w:szCs w:val="22"/>
        </w:rPr>
        <w:t>immune</w:t>
      </w:r>
      <w:r w:rsidRPr="00D5163E">
        <w:rPr>
          <w:rFonts w:ascii="Arial" w:hAnsi="Arial" w:cs="Arial"/>
          <w:i w:val="0"/>
          <w:spacing w:val="2"/>
          <w:szCs w:val="22"/>
        </w:rPr>
        <w:t xml:space="preserve"> </w:t>
      </w:r>
      <w:r w:rsidRPr="00D5163E">
        <w:rPr>
          <w:rFonts w:ascii="Arial" w:hAnsi="Arial" w:cs="Arial"/>
          <w:i w:val="0"/>
          <w:spacing w:val="-1"/>
          <w:szCs w:val="22"/>
        </w:rPr>
        <w:t>together</w:t>
      </w:r>
      <w:r w:rsidRPr="00D5163E">
        <w:rPr>
          <w:rFonts w:ascii="Arial" w:hAnsi="Arial" w:cs="Arial"/>
          <w:i w:val="0"/>
          <w:spacing w:val="2"/>
          <w:szCs w:val="22"/>
        </w:rPr>
        <w:t xml:space="preserve"> </w:t>
      </w:r>
      <w:r w:rsidRPr="00D5163E">
        <w:rPr>
          <w:rFonts w:ascii="Arial" w:hAnsi="Arial" w:cs="Arial"/>
          <w:i w:val="0"/>
          <w:spacing w:val="-1"/>
          <w:szCs w:val="22"/>
        </w:rPr>
        <w:t>with</w:t>
      </w:r>
      <w:r w:rsidRPr="00D5163E">
        <w:rPr>
          <w:rFonts w:ascii="Arial" w:hAnsi="Arial" w:cs="Arial"/>
          <w:i w:val="0"/>
          <w:spacing w:val="2"/>
          <w:szCs w:val="22"/>
        </w:rPr>
        <w:t xml:space="preserve"> </w:t>
      </w:r>
      <w:r w:rsidRPr="00D5163E">
        <w:rPr>
          <w:rFonts w:ascii="Arial" w:hAnsi="Arial" w:cs="Arial"/>
          <w:i w:val="0"/>
          <w:spacing w:val="-1"/>
          <w:szCs w:val="22"/>
        </w:rPr>
        <w:t>their</w:t>
      </w:r>
      <w:r w:rsidRPr="00D5163E">
        <w:rPr>
          <w:rFonts w:ascii="Arial" w:hAnsi="Arial" w:cs="Arial"/>
          <w:i w:val="0"/>
          <w:spacing w:val="2"/>
          <w:szCs w:val="22"/>
        </w:rPr>
        <w:t xml:space="preserve"> </w:t>
      </w:r>
      <w:r w:rsidRPr="00D5163E">
        <w:rPr>
          <w:rFonts w:ascii="Arial" w:hAnsi="Arial" w:cs="Arial"/>
          <w:i w:val="0"/>
          <w:spacing w:val="-1"/>
          <w:szCs w:val="22"/>
        </w:rPr>
        <w:t>spouses</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relatives</w:t>
      </w:r>
      <w:r w:rsidRPr="00D5163E">
        <w:rPr>
          <w:rFonts w:ascii="Arial" w:hAnsi="Arial" w:cs="Arial"/>
          <w:i w:val="0"/>
          <w:spacing w:val="2"/>
          <w:szCs w:val="22"/>
        </w:rPr>
        <w:t xml:space="preserve"> </w:t>
      </w:r>
      <w:r w:rsidRPr="00D5163E">
        <w:rPr>
          <w:rFonts w:ascii="Arial" w:hAnsi="Arial" w:cs="Arial"/>
          <w:i w:val="0"/>
          <w:spacing w:val="-1"/>
          <w:szCs w:val="22"/>
        </w:rPr>
        <w:t>dependent</w:t>
      </w:r>
      <w:r w:rsidRPr="00D5163E">
        <w:rPr>
          <w:rFonts w:ascii="Arial" w:hAnsi="Arial" w:cs="Arial"/>
          <w:i w:val="0"/>
          <w:spacing w:val="2"/>
          <w:szCs w:val="22"/>
        </w:rPr>
        <w:t xml:space="preserve"> </w:t>
      </w:r>
      <w:r w:rsidRPr="00D5163E">
        <w:rPr>
          <w:rFonts w:ascii="Arial" w:hAnsi="Arial" w:cs="Arial"/>
          <w:i w:val="0"/>
          <w:spacing w:val="-1"/>
          <w:szCs w:val="22"/>
        </w:rPr>
        <w:t>on</w:t>
      </w:r>
      <w:r w:rsidRPr="00D5163E">
        <w:rPr>
          <w:rFonts w:ascii="Arial" w:hAnsi="Arial" w:cs="Arial"/>
          <w:i w:val="0"/>
          <w:spacing w:val="2"/>
          <w:szCs w:val="22"/>
        </w:rPr>
        <w:t xml:space="preserve"> </w:t>
      </w:r>
      <w:r w:rsidRPr="00D5163E">
        <w:rPr>
          <w:rFonts w:ascii="Arial" w:hAnsi="Arial" w:cs="Arial"/>
          <w:i w:val="0"/>
          <w:spacing w:val="-1"/>
          <w:szCs w:val="22"/>
        </w:rPr>
        <w:t>them</w:t>
      </w:r>
      <w:r w:rsidRPr="00D5163E">
        <w:rPr>
          <w:rFonts w:ascii="Arial" w:hAnsi="Arial" w:cs="Arial"/>
          <w:i w:val="0"/>
          <w:spacing w:val="2"/>
          <w:szCs w:val="22"/>
        </w:rPr>
        <w:t xml:space="preserve"> </w:t>
      </w:r>
      <w:r w:rsidRPr="00D5163E">
        <w:rPr>
          <w:rFonts w:ascii="Arial" w:hAnsi="Arial" w:cs="Arial"/>
          <w:i w:val="0"/>
          <w:spacing w:val="-1"/>
          <w:szCs w:val="22"/>
        </w:rPr>
        <w:t>from</w:t>
      </w:r>
      <w:r w:rsidRPr="00D5163E">
        <w:rPr>
          <w:rFonts w:ascii="Arial" w:hAnsi="Arial" w:cs="Arial"/>
          <w:i w:val="0"/>
          <w:spacing w:val="2"/>
          <w:szCs w:val="22"/>
        </w:rPr>
        <w:t xml:space="preserve"> </w:t>
      </w:r>
      <w:r w:rsidRPr="00D5163E">
        <w:rPr>
          <w:rFonts w:ascii="Arial" w:hAnsi="Arial" w:cs="Arial"/>
          <w:i w:val="0"/>
          <w:spacing w:val="-1"/>
          <w:szCs w:val="22"/>
        </w:rPr>
        <w:t>immigration</w:t>
      </w:r>
      <w:r w:rsidRPr="00D5163E">
        <w:rPr>
          <w:rFonts w:ascii="Arial" w:hAnsi="Arial" w:cs="Arial"/>
          <w:i w:val="0"/>
          <w:spacing w:val="24"/>
          <w:szCs w:val="22"/>
        </w:rPr>
        <w:t xml:space="preserve"> </w:t>
      </w:r>
      <w:r w:rsidRPr="00D5163E">
        <w:rPr>
          <w:rFonts w:ascii="Arial" w:hAnsi="Arial" w:cs="Arial"/>
          <w:i w:val="0"/>
          <w:spacing w:val="-1"/>
          <w:szCs w:val="22"/>
        </w:rPr>
        <w:t>restrictions;</w:t>
      </w:r>
    </w:p>
    <w:p w14:paraId="65FA185C" w14:textId="77777777" w:rsidR="004D3735" w:rsidRPr="00D5163E" w:rsidRDefault="004D3735" w:rsidP="00DD7CE7">
      <w:pPr>
        <w:pStyle w:val="BodyText"/>
        <w:widowControl w:val="0"/>
        <w:numPr>
          <w:ilvl w:val="1"/>
          <w:numId w:val="86"/>
        </w:numPr>
        <w:pBdr>
          <w:bottom w:val="none" w:sz="0" w:space="0" w:color="auto"/>
        </w:pBdr>
        <w:tabs>
          <w:tab w:val="left" w:pos="1180"/>
        </w:tabs>
        <w:spacing w:after="120"/>
        <w:ind w:left="1170" w:hanging="540"/>
        <w:rPr>
          <w:rFonts w:ascii="Arial" w:hAnsi="Arial" w:cs="Arial"/>
          <w:i w:val="0"/>
          <w:szCs w:val="22"/>
        </w:rPr>
      </w:pP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1"/>
          <w:szCs w:val="22"/>
        </w:rPr>
        <w:t>accorded</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privileges</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bringing</w:t>
      </w:r>
      <w:r w:rsidRPr="00D5163E">
        <w:rPr>
          <w:rFonts w:ascii="Arial" w:hAnsi="Arial" w:cs="Arial"/>
          <w:i w:val="0"/>
          <w:spacing w:val="2"/>
          <w:szCs w:val="22"/>
        </w:rPr>
        <w:t xml:space="preserve"> </w:t>
      </w:r>
      <w:r w:rsidRPr="00D5163E">
        <w:rPr>
          <w:rFonts w:ascii="Arial" w:hAnsi="Arial" w:cs="Arial"/>
          <w:i w:val="0"/>
          <w:spacing w:val="-1"/>
          <w:szCs w:val="22"/>
        </w:rPr>
        <w:t>into</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country</w:t>
      </w:r>
      <w:r w:rsidRPr="00D5163E">
        <w:rPr>
          <w:rFonts w:ascii="Arial" w:hAnsi="Arial" w:cs="Arial"/>
          <w:i w:val="0"/>
          <w:spacing w:val="2"/>
          <w:szCs w:val="22"/>
        </w:rPr>
        <w:t xml:space="preserve"> </w:t>
      </w:r>
      <w:r w:rsidRPr="00D5163E">
        <w:rPr>
          <w:rFonts w:ascii="Arial" w:hAnsi="Arial" w:cs="Arial"/>
          <w:i w:val="0"/>
          <w:spacing w:val="-1"/>
          <w:szCs w:val="22"/>
        </w:rPr>
        <w:t>reasonable</w:t>
      </w:r>
      <w:r w:rsidRPr="00D5163E">
        <w:rPr>
          <w:rFonts w:ascii="Arial" w:hAnsi="Arial" w:cs="Arial"/>
          <w:i w:val="0"/>
          <w:spacing w:val="2"/>
          <w:szCs w:val="22"/>
        </w:rPr>
        <w:t xml:space="preserve"> </w:t>
      </w:r>
      <w:r w:rsidRPr="00D5163E">
        <w:rPr>
          <w:rFonts w:ascii="Arial" w:hAnsi="Arial" w:cs="Arial"/>
          <w:i w:val="0"/>
          <w:spacing w:val="-1"/>
          <w:szCs w:val="22"/>
        </w:rPr>
        <w:t>amounts</w:t>
      </w:r>
      <w:r w:rsidRPr="00D5163E">
        <w:rPr>
          <w:rFonts w:ascii="Arial" w:hAnsi="Arial" w:cs="Arial"/>
          <w:i w:val="0"/>
          <w:spacing w:val="1"/>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foreign</w:t>
      </w:r>
      <w:r w:rsidRPr="00D5163E">
        <w:rPr>
          <w:rFonts w:ascii="Arial" w:hAnsi="Arial" w:cs="Arial"/>
          <w:i w:val="0"/>
          <w:spacing w:val="24"/>
          <w:szCs w:val="22"/>
        </w:rPr>
        <w:t xml:space="preserve"> </w:t>
      </w:r>
      <w:r w:rsidRPr="00D5163E">
        <w:rPr>
          <w:rFonts w:ascii="Arial" w:hAnsi="Arial" w:cs="Arial"/>
          <w:i w:val="0"/>
          <w:spacing w:val="-1"/>
          <w:szCs w:val="22"/>
        </w:rPr>
        <w:t>currency</w:t>
      </w:r>
      <w:r w:rsidRPr="00D5163E">
        <w:rPr>
          <w:rFonts w:ascii="Arial" w:hAnsi="Arial" w:cs="Arial"/>
          <w:i w:val="0"/>
          <w:spacing w:val="1"/>
          <w:szCs w:val="22"/>
        </w:rPr>
        <w:t xml:space="preserve"> </w:t>
      </w:r>
      <w:r w:rsidRPr="00D5163E">
        <w:rPr>
          <w:rFonts w:ascii="Arial" w:hAnsi="Arial" w:cs="Arial"/>
          <w:i w:val="0"/>
          <w:spacing w:val="-1"/>
          <w:szCs w:val="22"/>
        </w:rPr>
        <w:t>for</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purposes</w:t>
      </w:r>
      <w:r w:rsidRPr="00D5163E">
        <w:rPr>
          <w:rFonts w:ascii="Arial" w:hAnsi="Arial" w:cs="Arial"/>
          <w:i w:val="0"/>
          <w:spacing w:val="1"/>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project</w:t>
      </w:r>
      <w:r w:rsidRPr="00D5163E">
        <w:rPr>
          <w:rFonts w:ascii="Arial" w:hAnsi="Arial" w:cs="Arial"/>
          <w:i w:val="0"/>
          <w:spacing w:val="1"/>
          <w:szCs w:val="22"/>
        </w:rPr>
        <w:t xml:space="preserve"> </w:t>
      </w:r>
      <w:r w:rsidRPr="00D5163E">
        <w:rPr>
          <w:rFonts w:ascii="Arial" w:hAnsi="Arial" w:cs="Arial"/>
          <w:i w:val="0"/>
          <w:spacing w:val="-1"/>
          <w:szCs w:val="22"/>
        </w:rPr>
        <w:t>or</w:t>
      </w:r>
      <w:r w:rsidRPr="00D5163E">
        <w:rPr>
          <w:rFonts w:ascii="Arial" w:hAnsi="Arial" w:cs="Arial"/>
          <w:i w:val="0"/>
          <w:spacing w:val="1"/>
          <w:szCs w:val="22"/>
        </w:rPr>
        <w:t xml:space="preserve"> </w:t>
      </w:r>
      <w:r w:rsidRPr="00D5163E">
        <w:rPr>
          <w:rFonts w:ascii="Arial" w:hAnsi="Arial" w:cs="Arial"/>
          <w:i w:val="0"/>
          <w:spacing w:val="-1"/>
          <w:szCs w:val="22"/>
        </w:rPr>
        <w:t>for</w:t>
      </w:r>
      <w:r w:rsidRPr="00D5163E">
        <w:rPr>
          <w:rFonts w:ascii="Arial" w:hAnsi="Arial" w:cs="Arial"/>
          <w:i w:val="0"/>
          <w:spacing w:val="1"/>
          <w:szCs w:val="22"/>
        </w:rPr>
        <w:t xml:space="preserve"> </w:t>
      </w:r>
      <w:r w:rsidRPr="00D5163E">
        <w:rPr>
          <w:rFonts w:ascii="Arial" w:hAnsi="Arial" w:cs="Arial"/>
          <w:i w:val="0"/>
          <w:spacing w:val="-1"/>
          <w:szCs w:val="22"/>
        </w:rPr>
        <w:t>personal</w:t>
      </w:r>
      <w:r w:rsidRPr="00D5163E">
        <w:rPr>
          <w:rFonts w:ascii="Arial" w:hAnsi="Arial" w:cs="Arial"/>
          <w:i w:val="0"/>
          <w:spacing w:val="1"/>
          <w:szCs w:val="22"/>
        </w:rPr>
        <w:t xml:space="preserve"> </w:t>
      </w:r>
      <w:r w:rsidRPr="00D5163E">
        <w:rPr>
          <w:rFonts w:ascii="Arial" w:hAnsi="Arial" w:cs="Arial"/>
          <w:i w:val="0"/>
          <w:spacing w:val="-1"/>
          <w:szCs w:val="22"/>
        </w:rPr>
        <w:t>use</w:t>
      </w:r>
      <w:r w:rsidRPr="00D5163E">
        <w:rPr>
          <w:rFonts w:ascii="Arial" w:hAnsi="Arial" w:cs="Arial"/>
          <w:i w:val="0"/>
          <w:spacing w:val="1"/>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such</w:t>
      </w:r>
      <w:r w:rsidRPr="00D5163E">
        <w:rPr>
          <w:rFonts w:ascii="Arial" w:hAnsi="Arial" w:cs="Arial"/>
          <w:i w:val="0"/>
          <w:spacing w:val="1"/>
          <w:szCs w:val="22"/>
        </w:rPr>
        <w:t xml:space="preserve"> </w:t>
      </w:r>
      <w:r w:rsidRPr="00D5163E">
        <w:rPr>
          <w:rFonts w:ascii="Arial" w:hAnsi="Arial" w:cs="Arial"/>
          <w:i w:val="0"/>
          <w:spacing w:val="-1"/>
          <w:szCs w:val="22"/>
        </w:rPr>
        <w:t>personnel,</w:t>
      </w:r>
      <w:r w:rsidRPr="00D5163E">
        <w:rPr>
          <w:rFonts w:ascii="Arial" w:hAnsi="Arial" w:cs="Arial"/>
          <w:i w:val="0"/>
          <w:spacing w:val="1"/>
          <w:szCs w:val="22"/>
        </w:rPr>
        <w:t xml:space="preserve"> </w:t>
      </w:r>
      <w:r w:rsidRPr="00D5163E">
        <w:rPr>
          <w:rFonts w:ascii="Arial" w:hAnsi="Arial" w:cs="Arial"/>
          <w:i w:val="0"/>
          <w:spacing w:val="-1"/>
          <w:szCs w:val="22"/>
        </w:rPr>
        <w:t>and</w:t>
      </w:r>
      <w:r w:rsidRPr="00D5163E">
        <w:rPr>
          <w:rFonts w:ascii="Arial" w:hAnsi="Arial" w:cs="Arial"/>
          <w:i w:val="0"/>
          <w:spacing w:val="1"/>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withdrawing</w:t>
      </w:r>
      <w:r w:rsidRPr="00D5163E">
        <w:rPr>
          <w:rFonts w:ascii="Arial" w:hAnsi="Arial" w:cs="Arial"/>
          <w:i w:val="0"/>
          <w:spacing w:val="1"/>
          <w:szCs w:val="22"/>
        </w:rPr>
        <w:t xml:space="preserve"> </w:t>
      </w:r>
      <w:r w:rsidRPr="00D5163E">
        <w:rPr>
          <w:rFonts w:ascii="Arial" w:hAnsi="Arial" w:cs="Arial"/>
          <w:i w:val="0"/>
          <w:spacing w:val="-1"/>
          <w:szCs w:val="22"/>
        </w:rPr>
        <w:t>any</w:t>
      </w:r>
      <w:r w:rsidRPr="00D5163E">
        <w:rPr>
          <w:rFonts w:ascii="Arial" w:hAnsi="Arial" w:cs="Arial"/>
          <w:i w:val="0"/>
          <w:spacing w:val="34"/>
          <w:szCs w:val="22"/>
        </w:rPr>
        <w:t xml:space="preserve"> </w:t>
      </w:r>
      <w:r w:rsidRPr="00D5163E">
        <w:rPr>
          <w:rFonts w:ascii="Arial" w:hAnsi="Arial" w:cs="Arial"/>
          <w:i w:val="0"/>
          <w:spacing w:val="-1"/>
          <w:szCs w:val="22"/>
        </w:rPr>
        <w:t>such</w:t>
      </w:r>
      <w:r w:rsidRPr="00D5163E">
        <w:rPr>
          <w:rFonts w:ascii="Arial" w:hAnsi="Arial" w:cs="Arial"/>
          <w:i w:val="0"/>
          <w:spacing w:val="2"/>
          <w:szCs w:val="22"/>
        </w:rPr>
        <w:t xml:space="preserve"> </w:t>
      </w:r>
      <w:r w:rsidRPr="00D5163E">
        <w:rPr>
          <w:rFonts w:ascii="Arial" w:hAnsi="Arial" w:cs="Arial"/>
          <w:i w:val="0"/>
          <w:spacing w:val="-1"/>
          <w:szCs w:val="22"/>
        </w:rPr>
        <w:t>amounts</w:t>
      </w:r>
      <w:r w:rsidRPr="00D5163E">
        <w:rPr>
          <w:rFonts w:ascii="Arial" w:hAnsi="Arial" w:cs="Arial"/>
          <w:i w:val="0"/>
          <w:spacing w:val="2"/>
          <w:szCs w:val="22"/>
        </w:rPr>
        <w:t xml:space="preserve"> </w:t>
      </w:r>
      <w:r w:rsidRPr="00D5163E">
        <w:rPr>
          <w:rFonts w:ascii="Arial" w:hAnsi="Arial" w:cs="Arial"/>
          <w:i w:val="0"/>
          <w:spacing w:val="-1"/>
          <w:szCs w:val="22"/>
        </w:rPr>
        <w:t>brought</w:t>
      </w:r>
      <w:r w:rsidRPr="00D5163E">
        <w:rPr>
          <w:rFonts w:ascii="Arial" w:hAnsi="Arial" w:cs="Arial"/>
          <w:i w:val="0"/>
          <w:spacing w:val="2"/>
          <w:szCs w:val="22"/>
        </w:rPr>
        <w:t xml:space="preserve"> </w:t>
      </w:r>
      <w:r w:rsidRPr="00D5163E">
        <w:rPr>
          <w:rFonts w:ascii="Arial" w:hAnsi="Arial" w:cs="Arial"/>
          <w:i w:val="0"/>
          <w:spacing w:val="-1"/>
          <w:szCs w:val="22"/>
        </w:rPr>
        <w:t>into</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country,</w:t>
      </w:r>
      <w:r w:rsidRPr="00D5163E">
        <w:rPr>
          <w:rFonts w:ascii="Arial" w:hAnsi="Arial" w:cs="Arial"/>
          <w:i w:val="0"/>
          <w:spacing w:val="2"/>
          <w:szCs w:val="22"/>
        </w:rPr>
        <w:t xml:space="preserve"> </w:t>
      </w:r>
      <w:r w:rsidRPr="00D5163E">
        <w:rPr>
          <w:rFonts w:ascii="Arial" w:hAnsi="Arial" w:cs="Arial"/>
          <w:i w:val="0"/>
          <w:spacing w:val="-1"/>
          <w:szCs w:val="22"/>
        </w:rPr>
        <w:t>or</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1"/>
          <w:szCs w:val="22"/>
        </w:rPr>
        <w:t>accordance</w:t>
      </w:r>
      <w:r w:rsidRPr="00D5163E">
        <w:rPr>
          <w:rFonts w:ascii="Arial" w:hAnsi="Arial" w:cs="Arial"/>
          <w:i w:val="0"/>
          <w:spacing w:val="2"/>
          <w:szCs w:val="22"/>
        </w:rPr>
        <w:t xml:space="preserve"> </w:t>
      </w:r>
      <w:r w:rsidRPr="00D5163E">
        <w:rPr>
          <w:rFonts w:ascii="Arial" w:hAnsi="Arial" w:cs="Arial"/>
          <w:i w:val="0"/>
          <w:spacing w:val="-1"/>
          <w:szCs w:val="22"/>
        </w:rPr>
        <w:t>with</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relevant</w:t>
      </w:r>
      <w:r w:rsidRPr="00D5163E">
        <w:rPr>
          <w:rFonts w:ascii="Arial" w:hAnsi="Arial" w:cs="Arial"/>
          <w:i w:val="0"/>
          <w:spacing w:val="2"/>
          <w:szCs w:val="22"/>
        </w:rPr>
        <w:t xml:space="preserve"> </w:t>
      </w:r>
      <w:r w:rsidRPr="00D5163E">
        <w:rPr>
          <w:rFonts w:ascii="Arial" w:hAnsi="Arial" w:cs="Arial"/>
          <w:i w:val="0"/>
          <w:spacing w:val="-1"/>
          <w:szCs w:val="22"/>
        </w:rPr>
        <w:t>foreign</w:t>
      </w:r>
      <w:r w:rsidRPr="00D5163E">
        <w:rPr>
          <w:rFonts w:ascii="Arial" w:hAnsi="Arial" w:cs="Arial"/>
          <w:i w:val="0"/>
          <w:spacing w:val="2"/>
          <w:szCs w:val="22"/>
        </w:rPr>
        <w:t xml:space="preserve"> </w:t>
      </w:r>
      <w:r w:rsidRPr="00D5163E">
        <w:rPr>
          <w:rFonts w:ascii="Arial" w:hAnsi="Arial" w:cs="Arial"/>
          <w:i w:val="0"/>
          <w:spacing w:val="-1"/>
          <w:szCs w:val="22"/>
        </w:rPr>
        <w:t>exchange</w:t>
      </w:r>
      <w:r w:rsidRPr="00D5163E">
        <w:rPr>
          <w:rFonts w:ascii="Arial" w:hAnsi="Arial" w:cs="Arial"/>
          <w:i w:val="0"/>
          <w:spacing w:val="2"/>
          <w:szCs w:val="22"/>
        </w:rPr>
        <w:t xml:space="preserve"> </w:t>
      </w:r>
      <w:r w:rsidRPr="00D5163E">
        <w:rPr>
          <w:rFonts w:ascii="Arial" w:hAnsi="Arial" w:cs="Arial"/>
          <w:i w:val="0"/>
          <w:spacing w:val="-1"/>
          <w:szCs w:val="22"/>
        </w:rPr>
        <w:t>regulations,</w:t>
      </w:r>
      <w:r w:rsidRPr="00D5163E">
        <w:rPr>
          <w:rFonts w:ascii="Arial" w:hAnsi="Arial" w:cs="Arial"/>
          <w:i w:val="0"/>
          <w:spacing w:val="28"/>
          <w:szCs w:val="22"/>
        </w:rPr>
        <w:t xml:space="preserve"> </w:t>
      </w:r>
      <w:r w:rsidRPr="00D5163E">
        <w:rPr>
          <w:rFonts w:ascii="Arial" w:hAnsi="Arial" w:cs="Arial"/>
          <w:i w:val="0"/>
          <w:spacing w:val="-2"/>
          <w:szCs w:val="22"/>
        </w:rPr>
        <w:t>such</w:t>
      </w:r>
      <w:r w:rsidRPr="00D5163E">
        <w:rPr>
          <w:rFonts w:ascii="Arial" w:hAnsi="Arial" w:cs="Arial"/>
          <w:i w:val="0"/>
          <w:spacing w:val="2"/>
          <w:szCs w:val="22"/>
        </w:rPr>
        <w:t xml:space="preserve"> </w:t>
      </w:r>
      <w:r w:rsidRPr="00D5163E">
        <w:rPr>
          <w:rFonts w:ascii="Arial" w:hAnsi="Arial" w:cs="Arial"/>
          <w:i w:val="0"/>
          <w:spacing w:val="-2"/>
          <w:szCs w:val="22"/>
        </w:rPr>
        <w:t>amounts</w:t>
      </w:r>
      <w:r w:rsidRPr="00D5163E">
        <w:rPr>
          <w:rFonts w:ascii="Arial" w:hAnsi="Arial" w:cs="Arial"/>
          <w:i w:val="0"/>
          <w:spacing w:val="2"/>
          <w:szCs w:val="22"/>
        </w:rPr>
        <w:t xml:space="preserve"> </w:t>
      </w:r>
      <w:r w:rsidRPr="00D5163E">
        <w:rPr>
          <w:rFonts w:ascii="Arial" w:hAnsi="Arial" w:cs="Arial"/>
          <w:i w:val="0"/>
          <w:spacing w:val="-1"/>
          <w:szCs w:val="22"/>
        </w:rPr>
        <w:t>as</w:t>
      </w:r>
      <w:r w:rsidRPr="00D5163E">
        <w:rPr>
          <w:rFonts w:ascii="Arial" w:hAnsi="Arial" w:cs="Arial"/>
          <w:i w:val="0"/>
          <w:spacing w:val="2"/>
          <w:szCs w:val="22"/>
        </w:rPr>
        <w:t xml:space="preserve"> </w:t>
      </w:r>
      <w:r w:rsidRPr="00D5163E">
        <w:rPr>
          <w:rFonts w:ascii="Arial" w:hAnsi="Arial" w:cs="Arial"/>
          <w:i w:val="0"/>
          <w:spacing w:val="-2"/>
          <w:szCs w:val="22"/>
        </w:rPr>
        <w:t>may</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2"/>
          <w:szCs w:val="22"/>
        </w:rPr>
        <w:t>earned</w:t>
      </w:r>
      <w:r w:rsidRPr="00D5163E">
        <w:rPr>
          <w:rFonts w:ascii="Arial" w:hAnsi="Arial" w:cs="Arial"/>
          <w:i w:val="0"/>
          <w:spacing w:val="2"/>
          <w:szCs w:val="22"/>
        </w:rPr>
        <w:t xml:space="preserve"> </w:t>
      </w:r>
      <w:r w:rsidRPr="00D5163E">
        <w:rPr>
          <w:rFonts w:ascii="Arial" w:hAnsi="Arial" w:cs="Arial"/>
          <w:i w:val="0"/>
          <w:spacing w:val="-2"/>
          <w:szCs w:val="22"/>
        </w:rPr>
        <w:t>therein</w:t>
      </w:r>
      <w:r w:rsidRPr="00D5163E">
        <w:rPr>
          <w:rFonts w:ascii="Arial" w:hAnsi="Arial" w:cs="Arial"/>
          <w:i w:val="0"/>
          <w:spacing w:val="2"/>
          <w:szCs w:val="22"/>
        </w:rPr>
        <w:t xml:space="preserve"> </w:t>
      </w:r>
      <w:r w:rsidRPr="00D5163E">
        <w:rPr>
          <w:rFonts w:ascii="Arial" w:hAnsi="Arial" w:cs="Arial"/>
          <w:i w:val="0"/>
          <w:spacing w:val="-1"/>
          <w:szCs w:val="22"/>
        </w:rPr>
        <w:t>by</w:t>
      </w:r>
      <w:r w:rsidRPr="00D5163E">
        <w:rPr>
          <w:rFonts w:ascii="Arial" w:hAnsi="Arial" w:cs="Arial"/>
          <w:i w:val="0"/>
          <w:spacing w:val="2"/>
          <w:szCs w:val="22"/>
        </w:rPr>
        <w:t xml:space="preserve"> </w:t>
      </w:r>
      <w:r w:rsidRPr="00D5163E">
        <w:rPr>
          <w:rFonts w:ascii="Arial" w:hAnsi="Arial" w:cs="Arial"/>
          <w:i w:val="0"/>
          <w:spacing w:val="-2"/>
          <w:szCs w:val="22"/>
        </w:rPr>
        <w:t>such</w:t>
      </w:r>
      <w:r w:rsidRPr="00D5163E">
        <w:rPr>
          <w:rFonts w:ascii="Arial" w:hAnsi="Arial" w:cs="Arial"/>
          <w:i w:val="0"/>
          <w:spacing w:val="2"/>
          <w:szCs w:val="22"/>
        </w:rPr>
        <w:t xml:space="preserve"> </w:t>
      </w:r>
      <w:r w:rsidRPr="00D5163E">
        <w:rPr>
          <w:rFonts w:ascii="Arial" w:hAnsi="Arial" w:cs="Arial"/>
          <w:i w:val="0"/>
          <w:spacing w:val="-2"/>
          <w:szCs w:val="22"/>
        </w:rPr>
        <w:t>personnel</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execution</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project;</w:t>
      </w:r>
    </w:p>
    <w:p w14:paraId="46857230" w14:textId="77777777" w:rsidR="004D3735" w:rsidRPr="00D5163E" w:rsidRDefault="004D3735" w:rsidP="00DD7CE7">
      <w:pPr>
        <w:pStyle w:val="BodyText"/>
        <w:widowControl w:val="0"/>
        <w:numPr>
          <w:ilvl w:val="1"/>
          <w:numId w:val="86"/>
        </w:numPr>
        <w:pBdr>
          <w:bottom w:val="none" w:sz="0" w:space="0" w:color="auto"/>
        </w:pBdr>
        <w:tabs>
          <w:tab w:val="left" w:pos="1180"/>
        </w:tabs>
        <w:spacing w:after="240"/>
        <w:ind w:left="1170" w:hanging="540"/>
        <w:rPr>
          <w:rFonts w:ascii="Arial" w:hAnsi="Arial" w:cs="Arial"/>
          <w:i w:val="0"/>
          <w:szCs w:val="22"/>
        </w:rPr>
      </w:pPr>
      <w:r w:rsidRPr="00D5163E">
        <w:rPr>
          <w:rFonts w:ascii="Arial" w:hAnsi="Arial" w:cs="Arial"/>
          <w:i w:val="0"/>
          <w:spacing w:val="-1"/>
          <w:szCs w:val="22"/>
        </w:rPr>
        <w:t>Be</w:t>
      </w:r>
      <w:r w:rsidRPr="00D5163E">
        <w:rPr>
          <w:rFonts w:ascii="Arial" w:hAnsi="Arial" w:cs="Arial"/>
          <w:i w:val="0"/>
          <w:spacing w:val="1"/>
          <w:szCs w:val="22"/>
        </w:rPr>
        <w:t xml:space="preserve"> </w:t>
      </w:r>
      <w:r w:rsidRPr="00D5163E">
        <w:rPr>
          <w:rFonts w:ascii="Arial" w:hAnsi="Arial" w:cs="Arial"/>
          <w:i w:val="0"/>
          <w:spacing w:val="-1"/>
          <w:szCs w:val="22"/>
        </w:rPr>
        <w:t>accorded</w:t>
      </w:r>
      <w:r w:rsidRPr="00D5163E">
        <w:rPr>
          <w:rFonts w:ascii="Arial" w:hAnsi="Arial" w:cs="Arial"/>
          <w:i w:val="0"/>
          <w:spacing w:val="1"/>
          <w:szCs w:val="22"/>
        </w:rPr>
        <w:t xml:space="preserve"> </w:t>
      </w:r>
      <w:r w:rsidRPr="00D5163E">
        <w:rPr>
          <w:rFonts w:ascii="Arial" w:hAnsi="Arial" w:cs="Arial"/>
          <w:i w:val="0"/>
          <w:spacing w:val="-1"/>
          <w:szCs w:val="22"/>
        </w:rPr>
        <w:t>together</w:t>
      </w:r>
      <w:r w:rsidRPr="00D5163E">
        <w:rPr>
          <w:rFonts w:ascii="Arial" w:hAnsi="Arial" w:cs="Arial"/>
          <w:i w:val="0"/>
          <w:spacing w:val="1"/>
          <w:szCs w:val="22"/>
        </w:rPr>
        <w:t xml:space="preserve"> </w:t>
      </w:r>
      <w:r w:rsidRPr="00D5163E">
        <w:rPr>
          <w:rFonts w:ascii="Arial" w:hAnsi="Arial" w:cs="Arial"/>
          <w:i w:val="0"/>
          <w:spacing w:val="-1"/>
          <w:szCs w:val="22"/>
        </w:rPr>
        <w:t>with</w:t>
      </w:r>
      <w:r w:rsidRPr="00D5163E">
        <w:rPr>
          <w:rFonts w:ascii="Arial" w:hAnsi="Arial" w:cs="Arial"/>
          <w:i w:val="0"/>
          <w:spacing w:val="1"/>
          <w:szCs w:val="22"/>
        </w:rPr>
        <w:t xml:space="preserve"> </w:t>
      </w:r>
      <w:r w:rsidRPr="00D5163E">
        <w:rPr>
          <w:rFonts w:ascii="Arial" w:hAnsi="Arial" w:cs="Arial"/>
          <w:i w:val="0"/>
          <w:spacing w:val="-1"/>
          <w:szCs w:val="22"/>
        </w:rPr>
        <w:t>their</w:t>
      </w:r>
      <w:r w:rsidRPr="00D5163E">
        <w:rPr>
          <w:rFonts w:ascii="Arial" w:hAnsi="Arial" w:cs="Arial"/>
          <w:i w:val="0"/>
          <w:spacing w:val="1"/>
          <w:szCs w:val="22"/>
        </w:rPr>
        <w:t xml:space="preserve"> </w:t>
      </w:r>
      <w:r w:rsidRPr="00D5163E">
        <w:rPr>
          <w:rFonts w:ascii="Arial" w:hAnsi="Arial" w:cs="Arial"/>
          <w:i w:val="0"/>
          <w:spacing w:val="-1"/>
          <w:szCs w:val="22"/>
        </w:rPr>
        <w:t>spouses</w:t>
      </w:r>
      <w:r w:rsidRPr="00D5163E">
        <w:rPr>
          <w:rFonts w:ascii="Arial" w:hAnsi="Arial" w:cs="Arial"/>
          <w:i w:val="0"/>
          <w:spacing w:val="1"/>
          <w:szCs w:val="22"/>
        </w:rPr>
        <w:t xml:space="preserve"> </w:t>
      </w:r>
      <w:r w:rsidRPr="00D5163E">
        <w:rPr>
          <w:rFonts w:ascii="Arial" w:hAnsi="Arial" w:cs="Arial"/>
          <w:i w:val="0"/>
          <w:spacing w:val="-1"/>
          <w:szCs w:val="22"/>
        </w:rPr>
        <w:t>and</w:t>
      </w:r>
      <w:r w:rsidRPr="00D5163E">
        <w:rPr>
          <w:rFonts w:ascii="Arial" w:hAnsi="Arial" w:cs="Arial"/>
          <w:i w:val="0"/>
          <w:spacing w:val="1"/>
          <w:szCs w:val="22"/>
        </w:rPr>
        <w:t xml:space="preserve"> </w:t>
      </w:r>
      <w:r w:rsidRPr="00D5163E">
        <w:rPr>
          <w:rFonts w:ascii="Arial" w:hAnsi="Arial" w:cs="Arial"/>
          <w:i w:val="0"/>
          <w:spacing w:val="-1"/>
          <w:szCs w:val="22"/>
        </w:rPr>
        <w:t>relatives</w:t>
      </w:r>
      <w:r w:rsidRPr="00D5163E">
        <w:rPr>
          <w:rFonts w:ascii="Arial" w:hAnsi="Arial" w:cs="Arial"/>
          <w:i w:val="0"/>
          <w:spacing w:val="1"/>
          <w:szCs w:val="22"/>
        </w:rPr>
        <w:t xml:space="preserve"> </w:t>
      </w:r>
      <w:r w:rsidRPr="00D5163E">
        <w:rPr>
          <w:rFonts w:ascii="Arial" w:hAnsi="Arial" w:cs="Arial"/>
          <w:i w:val="0"/>
          <w:spacing w:val="-1"/>
          <w:szCs w:val="22"/>
        </w:rPr>
        <w:t>dependent</w:t>
      </w:r>
      <w:r w:rsidRPr="00D5163E">
        <w:rPr>
          <w:rFonts w:ascii="Arial" w:hAnsi="Arial" w:cs="Arial"/>
          <w:i w:val="0"/>
          <w:spacing w:val="1"/>
          <w:szCs w:val="22"/>
        </w:rPr>
        <w:t xml:space="preserve"> </w:t>
      </w:r>
      <w:r w:rsidRPr="00D5163E">
        <w:rPr>
          <w:rFonts w:ascii="Arial" w:hAnsi="Arial" w:cs="Arial"/>
          <w:i w:val="0"/>
          <w:spacing w:val="-1"/>
          <w:szCs w:val="22"/>
        </w:rPr>
        <w:t>on</w:t>
      </w:r>
      <w:r w:rsidRPr="00D5163E">
        <w:rPr>
          <w:rFonts w:ascii="Arial" w:hAnsi="Arial" w:cs="Arial"/>
          <w:i w:val="0"/>
          <w:spacing w:val="1"/>
          <w:szCs w:val="22"/>
        </w:rPr>
        <w:t xml:space="preserve"> </w:t>
      </w:r>
      <w:r w:rsidRPr="00D5163E">
        <w:rPr>
          <w:rFonts w:ascii="Arial" w:hAnsi="Arial" w:cs="Arial"/>
          <w:i w:val="0"/>
          <w:spacing w:val="-1"/>
          <w:szCs w:val="22"/>
        </w:rPr>
        <w:t>them</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same</w:t>
      </w:r>
      <w:r w:rsidRPr="00D5163E">
        <w:rPr>
          <w:rFonts w:ascii="Arial" w:hAnsi="Arial" w:cs="Arial"/>
          <w:i w:val="0"/>
          <w:spacing w:val="24"/>
          <w:szCs w:val="22"/>
        </w:rPr>
        <w:t xml:space="preserve"> </w:t>
      </w:r>
      <w:r w:rsidRPr="00D5163E">
        <w:rPr>
          <w:rFonts w:ascii="Arial" w:hAnsi="Arial" w:cs="Arial"/>
          <w:i w:val="0"/>
          <w:spacing w:val="-1"/>
          <w:szCs w:val="22"/>
        </w:rPr>
        <w:t>repatriation</w:t>
      </w:r>
      <w:r w:rsidRPr="00D5163E">
        <w:rPr>
          <w:rFonts w:ascii="Arial" w:hAnsi="Arial" w:cs="Arial"/>
          <w:i w:val="0"/>
          <w:spacing w:val="2"/>
          <w:szCs w:val="22"/>
        </w:rPr>
        <w:t xml:space="preserve"> </w:t>
      </w:r>
      <w:r w:rsidRPr="00D5163E">
        <w:rPr>
          <w:rFonts w:ascii="Arial" w:hAnsi="Arial" w:cs="Arial"/>
          <w:i w:val="0"/>
          <w:spacing w:val="-1"/>
          <w:szCs w:val="22"/>
        </w:rPr>
        <w:t>facilities</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event</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international</w:t>
      </w:r>
      <w:r w:rsidRPr="00D5163E">
        <w:rPr>
          <w:rFonts w:ascii="Arial" w:hAnsi="Arial" w:cs="Arial"/>
          <w:i w:val="0"/>
          <w:spacing w:val="2"/>
          <w:szCs w:val="22"/>
        </w:rPr>
        <w:t xml:space="preserve"> </w:t>
      </w:r>
      <w:r w:rsidRPr="00D5163E">
        <w:rPr>
          <w:rFonts w:ascii="Arial" w:hAnsi="Arial" w:cs="Arial"/>
          <w:i w:val="0"/>
          <w:spacing w:val="-1"/>
          <w:szCs w:val="22"/>
        </w:rPr>
        <w:t>crisis</w:t>
      </w:r>
      <w:r w:rsidRPr="00D5163E">
        <w:rPr>
          <w:rFonts w:ascii="Arial" w:hAnsi="Arial" w:cs="Arial"/>
          <w:i w:val="0"/>
          <w:spacing w:val="2"/>
          <w:szCs w:val="22"/>
        </w:rPr>
        <w:t xml:space="preserve"> </w:t>
      </w:r>
      <w:r w:rsidRPr="00D5163E">
        <w:rPr>
          <w:rFonts w:ascii="Arial" w:hAnsi="Arial" w:cs="Arial"/>
          <w:i w:val="0"/>
          <w:spacing w:val="-1"/>
          <w:szCs w:val="22"/>
        </w:rPr>
        <w:t>as</w:t>
      </w:r>
      <w:r w:rsidRPr="00D5163E">
        <w:rPr>
          <w:rFonts w:ascii="Arial" w:hAnsi="Arial" w:cs="Arial"/>
          <w:i w:val="0"/>
          <w:spacing w:val="2"/>
          <w:szCs w:val="22"/>
        </w:rPr>
        <w:t xml:space="preserve"> </w:t>
      </w:r>
      <w:r w:rsidRPr="00D5163E">
        <w:rPr>
          <w:rFonts w:ascii="Arial" w:hAnsi="Arial" w:cs="Arial"/>
          <w:i w:val="0"/>
          <w:spacing w:val="-1"/>
          <w:szCs w:val="22"/>
        </w:rPr>
        <w:t>diplomatic</w:t>
      </w:r>
      <w:r w:rsidRPr="00D5163E">
        <w:rPr>
          <w:rFonts w:ascii="Arial" w:hAnsi="Arial" w:cs="Arial"/>
          <w:i w:val="0"/>
          <w:spacing w:val="2"/>
          <w:szCs w:val="22"/>
        </w:rPr>
        <w:t xml:space="preserve"> </w:t>
      </w:r>
      <w:r w:rsidRPr="00D5163E">
        <w:rPr>
          <w:rFonts w:ascii="Arial" w:hAnsi="Arial" w:cs="Arial"/>
          <w:i w:val="0"/>
          <w:spacing w:val="-1"/>
          <w:szCs w:val="22"/>
        </w:rPr>
        <w:t>envoys.</w:t>
      </w:r>
    </w:p>
    <w:p w14:paraId="087A8371" w14:textId="77777777" w:rsidR="004D3735" w:rsidRPr="00D5163E" w:rsidRDefault="004D3735" w:rsidP="00DD7CE7">
      <w:pPr>
        <w:pStyle w:val="BodyText"/>
        <w:widowControl w:val="0"/>
        <w:numPr>
          <w:ilvl w:val="0"/>
          <w:numId w:val="85"/>
        </w:numPr>
        <w:pBdr>
          <w:bottom w:val="none" w:sz="0" w:space="0" w:color="auto"/>
        </w:pBdr>
        <w:tabs>
          <w:tab w:val="left" w:pos="580"/>
        </w:tabs>
        <w:spacing w:after="240"/>
        <w:ind w:left="0" w:firstLine="0"/>
        <w:rPr>
          <w:rFonts w:ascii="Arial" w:hAnsi="Arial" w:cs="Arial"/>
          <w:i w:val="0"/>
          <w:szCs w:val="22"/>
        </w:rPr>
      </w:pPr>
      <w:r w:rsidRPr="00D5163E">
        <w:rPr>
          <w:rFonts w:ascii="Arial" w:hAnsi="Arial" w:cs="Arial"/>
          <w:i w:val="0"/>
          <w:spacing w:val="-1"/>
          <w:szCs w:val="22"/>
        </w:rPr>
        <w:t>All</w:t>
      </w:r>
      <w:r w:rsidRPr="00D5163E">
        <w:rPr>
          <w:rFonts w:ascii="Arial" w:hAnsi="Arial" w:cs="Arial"/>
          <w:i w:val="0"/>
          <w:spacing w:val="2"/>
          <w:szCs w:val="22"/>
        </w:rPr>
        <w:t xml:space="preserve"> </w:t>
      </w:r>
      <w:r w:rsidRPr="00D5163E">
        <w:rPr>
          <w:rFonts w:ascii="Arial" w:hAnsi="Arial" w:cs="Arial"/>
          <w:i w:val="0"/>
          <w:spacing w:val="-2"/>
          <w:szCs w:val="22"/>
        </w:rPr>
        <w:t>personnel</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Executing</w:t>
      </w:r>
      <w:r w:rsidRPr="00D5163E">
        <w:rPr>
          <w:rFonts w:ascii="Arial" w:hAnsi="Arial" w:cs="Arial"/>
          <w:i w:val="0"/>
          <w:spacing w:val="1"/>
          <w:szCs w:val="22"/>
        </w:rPr>
        <w:t xml:space="preserve"> </w:t>
      </w:r>
      <w:r w:rsidRPr="00D5163E">
        <w:rPr>
          <w:rFonts w:ascii="Arial" w:hAnsi="Arial" w:cs="Arial"/>
          <w:i w:val="0"/>
          <w:spacing w:val="-1"/>
          <w:szCs w:val="22"/>
        </w:rPr>
        <w:t>Agency's</w:t>
      </w:r>
      <w:r w:rsidRPr="00D5163E">
        <w:rPr>
          <w:rFonts w:ascii="Arial" w:hAnsi="Arial" w:cs="Arial"/>
          <w:i w:val="0"/>
          <w:spacing w:val="1"/>
          <w:szCs w:val="22"/>
        </w:rPr>
        <w:t xml:space="preserve"> </w:t>
      </w:r>
      <w:r w:rsidRPr="00D5163E">
        <w:rPr>
          <w:rFonts w:ascii="Arial" w:hAnsi="Arial" w:cs="Arial"/>
          <w:i w:val="0"/>
          <w:spacing w:val="-1"/>
          <w:szCs w:val="22"/>
        </w:rPr>
        <w:t>contractors</w:t>
      </w:r>
      <w:r w:rsidRPr="00D5163E">
        <w:rPr>
          <w:rFonts w:ascii="Arial" w:hAnsi="Arial" w:cs="Arial"/>
          <w:i w:val="0"/>
          <w:spacing w:val="1"/>
          <w:szCs w:val="22"/>
        </w:rPr>
        <w:t xml:space="preserve"> </w:t>
      </w:r>
      <w:r w:rsidRPr="00D5163E">
        <w:rPr>
          <w:rFonts w:ascii="Arial" w:hAnsi="Arial" w:cs="Arial"/>
          <w:i w:val="0"/>
          <w:spacing w:val="-1"/>
          <w:szCs w:val="22"/>
        </w:rPr>
        <w:t>shall</w:t>
      </w:r>
      <w:r w:rsidRPr="00D5163E">
        <w:rPr>
          <w:rFonts w:ascii="Arial" w:hAnsi="Arial" w:cs="Arial"/>
          <w:i w:val="0"/>
          <w:spacing w:val="1"/>
          <w:szCs w:val="22"/>
        </w:rPr>
        <w:t xml:space="preserve"> </w:t>
      </w:r>
      <w:r w:rsidRPr="00D5163E">
        <w:rPr>
          <w:rFonts w:ascii="Arial" w:hAnsi="Arial" w:cs="Arial"/>
          <w:i w:val="0"/>
          <w:spacing w:val="-1"/>
          <w:szCs w:val="22"/>
        </w:rPr>
        <w:t>enjoy</w:t>
      </w:r>
      <w:r w:rsidRPr="00D5163E">
        <w:rPr>
          <w:rFonts w:ascii="Arial" w:hAnsi="Arial" w:cs="Arial"/>
          <w:i w:val="0"/>
          <w:spacing w:val="1"/>
          <w:szCs w:val="22"/>
        </w:rPr>
        <w:t xml:space="preserve"> </w:t>
      </w:r>
      <w:r w:rsidRPr="00D5163E">
        <w:rPr>
          <w:rFonts w:ascii="Arial" w:hAnsi="Arial" w:cs="Arial"/>
          <w:i w:val="0"/>
          <w:spacing w:val="-1"/>
          <w:szCs w:val="22"/>
        </w:rPr>
        <w:t>inviolability</w:t>
      </w:r>
      <w:r w:rsidRPr="00D5163E">
        <w:rPr>
          <w:rFonts w:ascii="Arial" w:hAnsi="Arial" w:cs="Arial"/>
          <w:i w:val="0"/>
          <w:spacing w:val="1"/>
          <w:szCs w:val="22"/>
        </w:rPr>
        <w:t xml:space="preserve"> </w:t>
      </w:r>
      <w:r w:rsidRPr="00D5163E">
        <w:rPr>
          <w:rFonts w:ascii="Arial" w:hAnsi="Arial" w:cs="Arial"/>
          <w:i w:val="0"/>
          <w:spacing w:val="-1"/>
          <w:szCs w:val="22"/>
        </w:rPr>
        <w:t>for</w:t>
      </w:r>
      <w:r w:rsidRPr="00D5163E">
        <w:rPr>
          <w:rFonts w:ascii="Arial" w:hAnsi="Arial" w:cs="Arial"/>
          <w:i w:val="0"/>
          <w:spacing w:val="1"/>
          <w:szCs w:val="22"/>
        </w:rPr>
        <w:t xml:space="preserve"> </w:t>
      </w:r>
      <w:r w:rsidRPr="00D5163E">
        <w:rPr>
          <w:rFonts w:ascii="Arial" w:hAnsi="Arial" w:cs="Arial"/>
          <w:i w:val="0"/>
          <w:spacing w:val="-1"/>
          <w:szCs w:val="22"/>
        </w:rPr>
        <w:t>all</w:t>
      </w:r>
      <w:r w:rsidRPr="00D5163E">
        <w:rPr>
          <w:rFonts w:ascii="Arial" w:hAnsi="Arial" w:cs="Arial"/>
          <w:i w:val="0"/>
          <w:spacing w:val="1"/>
          <w:szCs w:val="22"/>
        </w:rPr>
        <w:t xml:space="preserve"> </w:t>
      </w:r>
      <w:r w:rsidRPr="00D5163E">
        <w:rPr>
          <w:rFonts w:ascii="Arial" w:hAnsi="Arial" w:cs="Arial"/>
          <w:i w:val="0"/>
          <w:spacing w:val="-1"/>
          <w:szCs w:val="22"/>
        </w:rPr>
        <w:t>papers</w:t>
      </w:r>
      <w:r w:rsidRPr="00D5163E">
        <w:rPr>
          <w:rFonts w:ascii="Arial" w:hAnsi="Arial" w:cs="Arial"/>
          <w:i w:val="0"/>
          <w:spacing w:val="1"/>
          <w:szCs w:val="22"/>
        </w:rPr>
        <w:t xml:space="preserve"> </w:t>
      </w:r>
      <w:r w:rsidRPr="00D5163E">
        <w:rPr>
          <w:rFonts w:ascii="Arial" w:hAnsi="Arial" w:cs="Arial"/>
          <w:i w:val="0"/>
          <w:spacing w:val="-1"/>
          <w:szCs w:val="22"/>
        </w:rPr>
        <w:t>and</w:t>
      </w:r>
      <w:r w:rsidRPr="00D5163E">
        <w:rPr>
          <w:rFonts w:ascii="Arial" w:hAnsi="Arial" w:cs="Arial"/>
          <w:i w:val="0"/>
          <w:spacing w:val="32"/>
          <w:szCs w:val="22"/>
        </w:rPr>
        <w:t xml:space="preserve"> </w:t>
      </w:r>
      <w:r w:rsidRPr="00D5163E">
        <w:rPr>
          <w:rFonts w:ascii="Arial" w:hAnsi="Arial" w:cs="Arial"/>
          <w:i w:val="0"/>
          <w:spacing w:val="-1"/>
          <w:szCs w:val="22"/>
        </w:rPr>
        <w:t>documents</w:t>
      </w:r>
      <w:r w:rsidRPr="00D5163E">
        <w:rPr>
          <w:rFonts w:ascii="Arial" w:hAnsi="Arial" w:cs="Arial"/>
          <w:i w:val="0"/>
          <w:spacing w:val="1"/>
          <w:szCs w:val="22"/>
        </w:rPr>
        <w:t xml:space="preserve"> </w:t>
      </w:r>
      <w:r w:rsidRPr="00D5163E">
        <w:rPr>
          <w:rFonts w:ascii="Arial" w:hAnsi="Arial" w:cs="Arial"/>
          <w:i w:val="0"/>
          <w:spacing w:val="-1"/>
          <w:szCs w:val="22"/>
        </w:rPr>
        <w:t>relating</w:t>
      </w:r>
      <w:r w:rsidRPr="00D5163E">
        <w:rPr>
          <w:rFonts w:ascii="Arial" w:hAnsi="Arial" w:cs="Arial"/>
          <w:i w:val="0"/>
          <w:spacing w:val="1"/>
          <w:szCs w:val="22"/>
        </w:rPr>
        <w:t xml:space="preserve"> </w:t>
      </w:r>
      <w:r w:rsidRPr="00D5163E">
        <w:rPr>
          <w:rFonts w:ascii="Arial" w:hAnsi="Arial" w:cs="Arial"/>
          <w:i w:val="0"/>
          <w:spacing w:val="-1"/>
          <w:szCs w:val="22"/>
        </w:rPr>
        <w:t>to</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project.</w:t>
      </w:r>
    </w:p>
    <w:p w14:paraId="5F113E05" w14:textId="77777777" w:rsidR="004D3735" w:rsidRPr="00D5163E" w:rsidRDefault="004D3735" w:rsidP="00DD7CE7">
      <w:pPr>
        <w:pStyle w:val="BodyText"/>
        <w:widowControl w:val="0"/>
        <w:numPr>
          <w:ilvl w:val="0"/>
          <w:numId w:val="85"/>
        </w:numPr>
        <w:pBdr>
          <w:bottom w:val="none" w:sz="0" w:space="0" w:color="auto"/>
        </w:pBdr>
        <w:tabs>
          <w:tab w:val="left" w:pos="580"/>
        </w:tabs>
        <w:spacing w:after="120"/>
        <w:ind w:left="0" w:firstLine="0"/>
        <w:rPr>
          <w:rFonts w:ascii="Arial" w:hAnsi="Arial" w:cs="Arial"/>
          <w:i w:val="0"/>
          <w:szCs w:val="22"/>
        </w:rPr>
      </w:pP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Government</w:t>
      </w:r>
      <w:r w:rsidRPr="00D5163E">
        <w:rPr>
          <w:rFonts w:ascii="Arial" w:hAnsi="Arial" w:cs="Arial"/>
          <w:i w:val="0"/>
          <w:spacing w:val="2"/>
          <w:szCs w:val="22"/>
        </w:rPr>
        <w:t xml:space="preserve"> </w:t>
      </w:r>
      <w:r w:rsidRPr="00D5163E">
        <w:rPr>
          <w:rFonts w:ascii="Arial" w:hAnsi="Arial" w:cs="Arial"/>
          <w:i w:val="0"/>
          <w:spacing w:val="-2"/>
          <w:szCs w:val="22"/>
        </w:rPr>
        <w:t>shall</w:t>
      </w:r>
      <w:r w:rsidRPr="00D5163E">
        <w:rPr>
          <w:rFonts w:ascii="Arial" w:hAnsi="Arial" w:cs="Arial"/>
          <w:i w:val="0"/>
          <w:spacing w:val="2"/>
          <w:szCs w:val="22"/>
        </w:rPr>
        <w:t xml:space="preserve"> </w:t>
      </w:r>
      <w:r w:rsidRPr="00D5163E">
        <w:rPr>
          <w:rFonts w:ascii="Arial" w:hAnsi="Arial" w:cs="Arial"/>
          <w:i w:val="0"/>
          <w:spacing w:val="-2"/>
          <w:szCs w:val="22"/>
        </w:rPr>
        <w:t>either</w:t>
      </w:r>
      <w:r w:rsidRPr="00D5163E">
        <w:rPr>
          <w:rFonts w:ascii="Arial" w:hAnsi="Arial" w:cs="Arial"/>
          <w:i w:val="0"/>
          <w:spacing w:val="2"/>
          <w:szCs w:val="22"/>
        </w:rPr>
        <w:t xml:space="preserve"> </w:t>
      </w:r>
      <w:r w:rsidRPr="00D5163E">
        <w:rPr>
          <w:rFonts w:ascii="Arial" w:hAnsi="Arial" w:cs="Arial"/>
          <w:i w:val="0"/>
          <w:spacing w:val="-2"/>
          <w:szCs w:val="22"/>
        </w:rPr>
        <w:t>exempt</w:t>
      </w:r>
      <w:r w:rsidRPr="00D5163E">
        <w:rPr>
          <w:rFonts w:ascii="Arial" w:hAnsi="Arial" w:cs="Arial"/>
          <w:i w:val="0"/>
          <w:spacing w:val="2"/>
          <w:szCs w:val="22"/>
        </w:rPr>
        <w:t xml:space="preserve"> </w:t>
      </w:r>
      <w:r w:rsidRPr="00D5163E">
        <w:rPr>
          <w:rFonts w:ascii="Arial" w:hAnsi="Arial" w:cs="Arial"/>
          <w:i w:val="0"/>
          <w:spacing w:val="-2"/>
          <w:szCs w:val="22"/>
        </w:rPr>
        <w:t>from</w:t>
      </w:r>
      <w:r w:rsidRPr="00D5163E">
        <w:rPr>
          <w:rFonts w:ascii="Arial" w:hAnsi="Arial" w:cs="Arial"/>
          <w:i w:val="0"/>
          <w:spacing w:val="2"/>
          <w:szCs w:val="22"/>
        </w:rPr>
        <w:t xml:space="preserve"> </w:t>
      </w:r>
      <w:r w:rsidRPr="00D5163E">
        <w:rPr>
          <w:rFonts w:ascii="Arial" w:hAnsi="Arial" w:cs="Arial"/>
          <w:i w:val="0"/>
          <w:spacing w:val="-1"/>
          <w:szCs w:val="22"/>
        </w:rPr>
        <w:t>or</w:t>
      </w:r>
      <w:r w:rsidRPr="00D5163E">
        <w:rPr>
          <w:rFonts w:ascii="Arial" w:hAnsi="Arial" w:cs="Arial"/>
          <w:i w:val="0"/>
          <w:spacing w:val="2"/>
          <w:szCs w:val="22"/>
        </w:rPr>
        <w:t xml:space="preserve"> </w:t>
      </w:r>
      <w:r w:rsidRPr="00D5163E">
        <w:rPr>
          <w:rFonts w:ascii="Arial" w:hAnsi="Arial" w:cs="Arial"/>
          <w:i w:val="0"/>
          <w:spacing w:val="-2"/>
          <w:szCs w:val="22"/>
        </w:rPr>
        <w:t>bear</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cost</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any</w:t>
      </w:r>
      <w:r w:rsidRPr="00D5163E">
        <w:rPr>
          <w:rFonts w:ascii="Arial" w:hAnsi="Arial" w:cs="Arial"/>
          <w:i w:val="0"/>
          <w:spacing w:val="2"/>
          <w:szCs w:val="22"/>
        </w:rPr>
        <w:t xml:space="preserve"> </w:t>
      </w:r>
      <w:r w:rsidRPr="00D5163E">
        <w:rPr>
          <w:rFonts w:ascii="Arial" w:hAnsi="Arial" w:cs="Arial"/>
          <w:i w:val="0"/>
          <w:spacing w:val="-2"/>
          <w:szCs w:val="22"/>
        </w:rPr>
        <w:t>taxes,</w:t>
      </w:r>
      <w:r w:rsidRPr="00D5163E">
        <w:rPr>
          <w:rFonts w:ascii="Arial" w:hAnsi="Arial" w:cs="Arial"/>
          <w:i w:val="0"/>
          <w:spacing w:val="2"/>
          <w:szCs w:val="22"/>
        </w:rPr>
        <w:t xml:space="preserve"> </w:t>
      </w:r>
      <w:r w:rsidRPr="00D5163E">
        <w:rPr>
          <w:rFonts w:ascii="Arial" w:hAnsi="Arial" w:cs="Arial"/>
          <w:i w:val="0"/>
          <w:spacing w:val="-2"/>
          <w:szCs w:val="22"/>
        </w:rPr>
        <w:t>duties,</w:t>
      </w:r>
      <w:r w:rsidRPr="00D5163E">
        <w:rPr>
          <w:rFonts w:ascii="Arial" w:hAnsi="Arial" w:cs="Arial"/>
          <w:i w:val="0"/>
          <w:spacing w:val="2"/>
          <w:szCs w:val="22"/>
        </w:rPr>
        <w:t xml:space="preserve"> </w:t>
      </w:r>
      <w:r w:rsidRPr="00D5163E">
        <w:rPr>
          <w:rFonts w:ascii="Arial" w:hAnsi="Arial" w:cs="Arial"/>
          <w:i w:val="0"/>
          <w:spacing w:val="-2"/>
          <w:szCs w:val="22"/>
        </w:rPr>
        <w:t>fees</w:t>
      </w:r>
      <w:r w:rsidRPr="00D5163E">
        <w:rPr>
          <w:rFonts w:ascii="Arial" w:hAnsi="Arial" w:cs="Arial"/>
          <w:i w:val="0"/>
          <w:spacing w:val="2"/>
          <w:szCs w:val="22"/>
        </w:rPr>
        <w:t xml:space="preserve"> </w:t>
      </w:r>
      <w:r w:rsidRPr="00D5163E">
        <w:rPr>
          <w:rFonts w:ascii="Arial" w:hAnsi="Arial" w:cs="Arial"/>
          <w:i w:val="0"/>
          <w:spacing w:val="-1"/>
          <w:szCs w:val="22"/>
        </w:rPr>
        <w:t>or</w:t>
      </w:r>
      <w:r w:rsidRPr="00D5163E">
        <w:rPr>
          <w:rFonts w:ascii="Arial" w:hAnsi="Arial" w:cs="Arial"/>
          <w:i w:val="0"/>
          <w:spacing w:val="2"/>
          <w:szCs w:val="22"/>
        </w:rPr>
        <w:t xml:space="preserve"> </w:t>
      </w:r>
      <w:r w:rsidRPr="00D5163E">
        <w:rPr>
          <w:rFonts w:ascii="Arial" w:hAnsi="Arial" w:cs="Arial"/>
          <w:i w:val="0"/>
          <w:spacing w:val="-2"/>
          <w:szCs w:val="22"/>
        </w:rPr>
        <w:t>levies</w:t>
      </w:r>
      <w:r w:rsidRPr="00D5163E">
        <w:rPr>
          <w:rFonts w:ascii="Arial" w:hAnsi="Arial" w:cs="Arial"/>
          <w:i w:val="0"/>
          <w:spacing w:val="2"/>
          <w:szCs w:val="22"/>
        </w:rPr>
        <w:t xml:space="preserve"> </w:t>
      </w:r>
      <w:r w:rsidRPr="00D5163E">
        <w:rPr>
          <w:rFonts w:ascii="Arial" w:hAnsi="Arial" w:cs="Arial"/>
          <w:i w:val="0"/>
          <w:spacing w:val="-2"/>
          <w:szCs w:val="22"/>
        </w:rPr>
        <w:t>which</w:t>
      </w:r>
      <w:r w:rsidRPr="00D5163E">
        <w:rPr>
          <w:rFonts w:ascii="Arial" w:hAnsi="Arial" w:cs="Arial"/>
          <w:i w:val="0"/>
          <w:spacing w:val="56"/>
          <w:szCs w:val="22"/>
        </w:rPr>
        <w:t xml:space="preserve"> </w:t>
      </w:r>
      <w:r w:rsidRPr="00D5163E">
        <w:rPr>
          <w:rFonts w:ascii="Arial" w:hAnsi="Arial" w:cs="Arial"/>
          <w:i w:val="0"/>
          <w:spacing w:val="-1"/>
          <w:szCs w:val="22"/>
        </w:rPr>
        <w:t>it</w:t>
      </w:r>
      <w:r w:rsidRPr="00D5163E">
        <w:rPr>
          <w:rFonts w:ascii="Arial" w:hAnsi="Arial" w:cs="Arial"/>
          <w:i w:val="0"/>
          <w:spacing w:val="2"/>
          <w:szCs w:val="22"/>
        </w:rPr>
        <w:t xml:space="preserve"> </w:t>
      </w:r>
      <w:r w:rsidRPr="00D5163E">
        <w:rPr>
          <w:rFonts w:ascii="Arial" w:hAnsi="Arial" w:cs="Arial"/>
          <w:i w:val="0"/>
          <w:spacing w:val="-2"/>
          <w:szCs w:val="22"/>
        </w:rPr>
        <w:t>may</w:t>
      </w:r>
      <w:r w:rsidRPr="00D5163E">
        <w:rPr>
          <w:rFonts w:ascii="Arial" w:hAnsi="Arial" w:cs="Arial"/>
          <w:i w:val="0"/>
          <w:spacing w:val="2"/>
          <w:szCs w:val="22"/>
        </w:rPr>
        <w:t xml:space="preserve"> </w:t>
      </w:r>
      <w:r w:rsidRPr="00D5163E">
        <w:rPr>
          <w:rFonts w:ascii="Arial" w:hAnsi="Arial" w:cs="Arial"/>
          <w:i w:val="0"/>
          <w:spacing w:val="-2"/>
          <w:szCs w:val="22"/>
        </w:rPr>
        <w:t>impose</w:t>
      </w:r>
      <w:r w:rsidRPr="00D5163E">
        <w:rPr>
          <w:rFonts w:ascii="Arial" w:hAnsi="Arial" w:cs="Arial"/>
          <w:i w:val="0"/>
          <w:spacing w:val="2"/>
          <w:szCs w:val="22"/>
        </w:rPr>
        <w:t xml:space="preserve"> </w:t>
      </w:r>
      <w:r w:rsidRPr="00D5163E">
        <w:rPr>
          <w:rFonts w:ascii="Arial" w:hAnsi="Arial" w:cs="Arial"/>
          <w:i w:val="0"/>
          <w:spacing w:val="-1"/>
          <w:szCs w:val="22"/>
        </w:rPr>
        <w:t>on</w:t>
      </w:r>
      <w:r w:rsidRPr="00D5163E">
        <w:rPr>
          <w:rFonts w:ascii="Arial" w:hAnsi="Arial" w:cs="Arial"/>
          <w:i w:val="0"/>
          <w:spacing w:val="2"/>
          <w:szCs w:val="22"/>
        </w:rPr>
        <w:t xml:space="preserve"> </w:t>
      </w:r>
      <w:r w:rsidRPr="00D5163E">
        <w:rPr>
          <w:rFonts w:ascii="Arial" w:hAnsi="Arial" w:cs="Arial"/>
          <w:i w:val="0"/>
          <w:spacing w:val="-2"/>
          <w:szCs w:val="22"/>
        </w:rPr>
        <w:t>any</w:t>
      </w:r>
      <w:r w:rsidRPr="00D5163E">
        <w:rPr>
          <w:rFonts w:ascii="Arial" w:hAnsi="Arial" w:cs="Arial"/>
          <w:i w:val="0"/>
          <w:spacing w:val="2"/>
          <w:szCs w:val="22"/>
        </w:rPr>
        <w:t xml:space="preserve"> </w:t>
      </w:r>
      <w:r w:rsidRPr="00D5163E">
        <w:rPr>
          <w:rFonts w:ascii="Arial" w:hAnsi="Arial" w:cs="Arial"/>
          <w:i w:val="0"/>
          <w:spacing w:val="-2"/>
          <w:szCs w:val="22"/>
        </w:rPr>
        <w:t>firm</w:t>
      </w:r>
      <w:r w:rsidRPr="00D5163E">
        <w:rPr>
          <w:rFonts w:ascii="Arial" w:hAnsi="Arial" w:cs="Arial"/>
          <w:i w:val="0"/>
          <w:spacing w:val="2"/>
          <w:szCs w:val="22"/>
        </w:rPr>
        <w:t xml:space="preserve"> </w:t>
      </w:r>
      <w:r w:rsidRPr="00D5163E">
        <w:rPr>
          <w:rFonts w:ascii="Arial" w:hAnsi="Arial" w:cs="Arial"/>
          <w:i w:val="0"/>
          <w:spacing w:val="-1"/>
          <w:szCs w:val="22"/>
        </w:rPr>
        <w:t>or</w:t>
      </w:r>
      <w:r w:rsidRPr="00D5163E">
        <w:rPr>
          <w:rFonts w:ascii="Arial" w:hAnsi="Arial" w:cs="Arial"/>
          <w:i w:val="0"/>
          <w:spacing w:val="2"/>
          <w:szCs w:val="22"/>
        </w:rPr>
        <w:t xml:space="preserve"> </w:t>
      </w:r>
      <w:r w:rsidRPr="00D5163E">
        <w:rPr>
          <w:rFonts w:ascii="Arial" w:hAnsi="Arial" w:cs="Arial"/>
          <w:i w:val="0"/>
          <w:spacing w:val="-2"/>
          <w:szCs w:val="22"/>
        </w:rPr>
        <w:t>organization</w:t>
      </w:r>
      <w:r w:rsidRPr="00D5163E">
        <w:rPr>
          <w:rFonts w:ascii="Arial" w:hAnsi="Arial" w:cs="Arial"/>
          <w:i w:val="0"/>
          <w:spacing w:val="2"/>
          <w:szCs w:val="22"/>
        </w:rPr>
        <w:t xml:space="preserve"> </w:t>
      </w:r>
      <w:r w:rsidRPr="00D5163E">
        <w:rPr>
          <w:rFonts w:ascii="Arial" w:hAnsi="Arial" w:cs="Arial"/>
          <w:i w:val="0"/>
          <w:spacing w:val="-2"/>
          <w:szCs w:val="22"/>
        </w:rPr>
        <w:t>which</w:t>
      </w:r>
      <w:r w:rsidRPr="00D5163E">
        <w:rPr>
          <w:rFonts w:ascii="Arial" w:hAnsi="Arial" w:cs="Arial"/>
          <w:i w:val="0"/>
          <w:spacing w:val="2"/>
          <w:szCs w:val="22"/>
        </w:rPr>
        <w:t xml:space="preserve"> </w:t>
      </w:r>
      <w:r w:rsidRPr="00D5163E">
        <w:rPr>
          <w:rFonts w:ascii="Arial" w:hAnsi="Arial" w:cs="Arial"/>
          <w:i w:val="0"/>
          <w:spacing w:val="-2"/>
          <w:szCs w:val="22"/>
        </w:rPr>
        <w:t>may</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2"/>
          <w:szCs w:val="22"/>
        </w:rPr>
        <w:t>retained</w:t>
      </w:r>
      <w:r w:rsidRPr="00D5163E">
        <w:rPr>
          <w:rFonts w:ascii="Arial" w:hAnsi="Arial" w:cs="Arial"/>
          <w:i w:val="0"/>
          <w:spacing w:val="2"/>
          <w:szCs w:val="22"/>
        </w:rPr>
        <w:t xml:space="preserve"> </w:t>
      </w:r>
      <w:r w:rsidRPr="00D5163E">
        <w:rPr>
          <w:rFonts w:ascii="Arial" w:hAnsi="Arial" w:cs="Arial"/>
          <w:i w:val="0"/>
          <w:spacing w:val="-1"/>
          <w:szCs w:val="22"/>
        </w:rPr>
        <w:t>by</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Executing</w:t>
      </w:r>
      <w:r w:rsidRPr="00D5163E">
        <w:rPr>
          <w:rFonts w:ascii="Arial" w:hAnsi="Arial" w:cs="Arial"/>
          <w:i w:val="0"/>
          <w:spacing w:val="2"/>
          <w:szCs w:val="22"/>
        </w:rPr>
        <w:t xml:space="preserve"> </w:t>
      </w:r>
      <w:r w:rsidRPr="00D5163E">
        <w:rPr>
          <w:rFonts w:ascii="Arial" w:hAnsi="Arial" w:cs="Arial"/>
          <w:i w:val="0"/>
          <w:spacing w:val="-2"/>
          <w:szCs w:val="22"/>
        </w:rPr>
        <w:t>Agency</w:t>
      </w:r>
      <w:r w:rsidRPr="00D5163E">
        <w:rPr>
          <w:rFonts w:ascii="Arial" w:hAnsi="Arial" w:cs="Arial"/>
          <w:i w:val="0"/>
          <w:spacing w:val="2"/>
          <w:szCs w:val="22"/>
        </w:rPr>
        <w:t xml:space="preserve"> </w:t>
      </w:r>
      <w:r w:rsidRPr="00D5163E">
        <w:rPr>
          <w:rFonts w:ascii="Arial" w:hAnsi="Arial" w:cs="Arial"/>
          <w:i w:val="0"/>
          <w:spacing w:val="-2"/>
          <w:szCs w:val="22"/>
        </w:rPr>
        <w:t>and</w:t>
      </w:r>
      <w:r w:rsidRPr="00D5163E">
        <w:rPr>
          <w:rFonts w:ascii="Arial" w:hAnsi="Arial" w:cs="Arial"/>
          <w:i w:val="0"/>
          <w:spacing w:val="2"/>
          <w:szCs w:val="22"/>
        </w:rPr>
        <w:t xml:space="preserve"> </w:t>
      </w:r>
      <w:r w:rsidRPr="00D5163E">
        <w:rPr>
          <w:rFonts w:ascii="Arial" w:hAnsi="Arial" w:cs="Arial"/>
          <w:i w:val="0"/>
          <w:spacing w:val="-1"/>
          <w:szCs w:val="22"/>
        </w:rPr>
        <w:t>on</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47"/>
          <w:szCs w:val="22"/>
        </w:rPr>
        <w:t xml:space="preserve"> </w:t>
      </w:r>
      <w:r w:rsidRPr="00D5163E">
        <w:rPr>
          <w:rFonts w:ascii="Arial" w:hAnsi="Arial" w:cs="Arial"/>
          <w:i w:val="0"/>
          <w:spacing w:val="-2"/>
          <w:szCs w:val="22"/>
        </w:rPr>
        <w:t>personnel</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any</w:t>
      </w:r>
      <w:r w:rsidRPr="00D5163E">
        <w:rPr>
          <w:rFonts w:ascii="Arial" w:hAnsi="Arial" w:cs="Arial"/>
          <w:i w:val="0"/>
          <w:spacing w:val="2"/>
          <w:szCs w:val="22"/>
        </w:rPr>
        <w:t xml:space="preserve"> </w:t>
      </w:r>
      <w:r w:rsidRPr="00D5163E">
        <w:rPr>
          <w:rFonts w:ascii="Arial" w:hAnsi="Arial" w:cs="Arial"/>
          <w:i w:val="0"/>
          <w:spacing w:val="-2"/>
          <w:szCs w:val="22"/>
        </w:rPr>
        <w:t>such</w:t>
      </w:r>
      <w:r w:rsidRPr="00D5163E">
        <w:rPr>
          <w:rFonts w:ascii="Arial" w:hAnsi="Arial" w:cs="Arial"/>
          <w:i w:val="0"/>
          <w:spacing w:val="2"/>
          <w:szCs w:val="22"/>
        </w:rPr>
        <w:t xml:space="preserve"> </w:t>
      </w:r>
      <w:r w:rsidRPr="00D5163E">
        <w:rPr>
          <w:rFonts w:ascii="Arial" w:hAnsi="Arial" w:cs="Arial"/>
          <w:i w:val="0"/>
          <w:spacing w:val="-2"/>
          <w:szCs w:val="22"/>
        </w:rPr>
        <w:t>firm</w:t>
      </w:r>
      <w:r w:rsidRPr="00D5163E">
        <w:rPr>
          <w:rFonts w:ascii="Arial" w:hAnsi="Arial" w:cs="Arial"/>
          <w:i w:val="0"/>
          <w:spacing w:val="2"/>
          <w:szCs w:val="22"/>
        </w:rPr>
        <w:t xml:space="preserve"> </w:t>
      </w:r>
      <w:r w:rsidRPr="00D5163E">
        <w:rPr>
          <w:rFonts w:ascii="Arial" w:hAnsi="Arial" w:cs="Arial"/>
          <w:i w:val="0"/>
          <w:spacing w:val="-1"/>
          <w:szCs w:val="22"/>
        </w:rPr>
        <w:t>or</w:t>
      </w:r>
      <w:r w:rsidRPr="00D5163E">
        <w:rPr>
          <w:rFonts w:ascii="Arial" w:hAnsi="Arial" w:cs="Arial"/>
          <w:i w:val="0"/>
          <w:spacing w:val="2"/>
          <w:szCs w:val="22"/>
        </w:rPr>
        <w:t xml:space="preserve"> </w:t>
      </w:r>
      <w:r w:rsidRPr="00D5163E">
        <w:rPr>
          <w:rFonts w:ascii="Arial" w:hAnsi="Arial" w:cs="Arial"/>
          <w:i w:val="0"/>
          <w:spacing w:val="-2"/>
          <w:szCs w:val="22"/>
        </w:rPr>
        <w:t>organization,</w:t>
      </w:r>
      <w:r w:rsidRPr="00D5163E">
        <w:rPr>
          <w:rFonts w:ascii="Arial" w:hAnsi="Arial" w:cs="Arial"/>
          <w:i w:val="0"/>
          <w:spacing w:val="2"/>
          <w:szCs w:val="22"/>
        </w:rPr>
        <w:t xml:space="preserve"> </w:t>
      </w:r>
      <w:r w:rsidRPr="00D5163E">
        <w:rPr>
          <w:rFonts w:ascii="Arial" w:hAnsi="Arial" w:cs="Arial"/>
          <w:i w:val="0"/>
          <w:spacing w:val="-2"/>
          <w:szCs w:val="22"/>
        </w:rPr>
        <w:t>except</w:t>
      </w:r>
      <w:r w:rsidRPr="00D5163E">
        <w:rPr>
          <w:rFonts w:ascii="Arial" w:hAnsi="Arial" w:cs="Arial"/>
          <w:i w:val="0"/>
          <w:spacing w:val="2"/>
          <w:szCs w:val="22"/>
        </w:rPr>
        <w:t xml:space="preserve"> </w:t>
      </w:r>
      <w:r w:rsidRPr="00D5163E">
        <w:rPr>
          <w:rFonts w:ascii="Arial" w:hAnsi="Arial" w:cs="Arial"/>
          <w:i w:val="0"/>
          <w:spacing w:val="-2"/>
          <w:szCs w:val="22"/>
        </w:rPr>
        <w:t>for</w:t>
      </w:r>
      <w:r w:rsidRPr="00D5163E">
        <w:rPr>
          <w:rFonts w:ascii="Arial" w:hAnsi="Arial" w:cs="Arial"/>
          <w:i w:val="0"/>
          <w:spacing w:val="2"/>
          <w:szCs w:val="22"/>
        </w:rPr>
        <w:t xml:space="preserve"> </w:t>
      </w:r>
      <w:r w:rsidRPr="00D5163E">
        <w:rPr>
          <w:rFonts w:ascii="Arial" w:hAnsi="Arial" w:cs="Arial"/>
          <w:i w:val="0"/>
          <w:spacing w:val="-2"/>
          <w:szCs w:val="22"/>
        </w:rPr>
        <w:t>nationals</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host</w:t>
      </w:r>
      <w:r w:rsidRPr="00D5163E">
        <w:rPr>
          <w:rFonts w:ascii="Arial" w:hAnsi="Arial" w:cs="Arial"/>
          <w:i w:val="0"/>
          <w:spacing w:val="2"/>
          <w:szCs w:val="22"/>
        </w:rPr>
        <w:t xml:space="preserve"> </w:t>
      </w:r>
      <w:r w:rsidRPr="00D5163E">
        <w:rPr>
          <w:rFonts w:ascii="Arial" w:hAnsi="Arial" w:cs="Arial"/>
          <w:i w:val="0"/>
          <w:spacing w:val="-2"/>
          <w:szCs w:val="22"/>
        </w:rPr>
        <w:t>country</w:t>
      </w:r>
      <w:r w:rsidRPr="00D5163E">
        <w:rPr>
          <w:rFonts w:ascii="Arial" w:hAnsi="Arial" w:cs="Arial"/>
          <w:i w:val="0"/>
          <w:spacing w:val="2"/>
          <w:szCs w:val="22"/>
        </w:rPr>
        <w:t xml:space="preserve"> </w:t>
      </w:r>
      <w:r w:rsidRPr="00D5163E">
        <w:rPr>
          <w:rFonts w:ascii="Arial" w:hAnsi="Arial" w:cs="Arial"/>
          <w:i w:val="0"/>
          <w:spacing w:val="-2"/>
          <w:szCs w:val="22"/>
        </w:rPr>
        <w:t>employed</w:t>
      </w:r>
      <w:r w:rsidRPr="00D5163E">
        <w:rPr>
          <w:rFonts w:ascii="Arial" w:hAnsi="Arial" w:cs="Arial"/>
          <w:i w:val="0"/>
          <w:spacing w:val="2"/>
          <w:szCs w:val="22"/>
        </w:rPr>
        <w:t xml:space="preserve"> </w:t>
      </w:r>
      <w:r w:rsidRPr="00D5163E">
        <w:rPr>
          <w:rFonts w:ascii="Arial" w:hAnsi="Arial" w:cs="Arial"/>
          <w:i w:val="0"/>
          <w:spacing w:val="-2"/>
          <w:szCs w:val="22"/>
        </w:rPr>
        <w:t>locally,</w:t>
      </w:r>
      <w:r w:rsidRPr="00D5163E">
        <w:rPr>
          <w:rFonts w:ascii="Arial" w:hAnsi="Arial" w:cs="Arial"/>
          <w:i w:val="0"/>
          <w:spacing w:val="2"/>
          <w:szCs w:val="22"/>
        </w:rPr>
        <w:t xml:space="preserve"> </w:t>
      </w:r>
      <w:r w:rsidRPr="00D5163E">
        <w:rPr>
          <w:rFonts w:ascii="Arial" w:hAnsi="Arial" w:cs="Arial"/>
          <w:i w:val="0"/>
          <w:spacing w:val="-2"/>
          <w:szCs w:val="22"/>
        </w:rPr>
        <w:t>in</w:t>
      </w:r>
      <w:r w:rsidRPr="00D5163E">
        <w:rPr>
          <w:rFonts w:ascii="Arial" w:hAnsi="Arial" w:cs="Arial"/>
          <w:i w:val="0"/>
          <w:spacing w:val="52"/>
          <w:szCs w:val="22"/>
        </w:rPr>
        <w:t xml:space="preserve"> </w:t>
      </w:r>
      <w:r w:rsidRPr="00D5163E">
        <w:rPr>
          <w:rFonts w:ascii="Arial" w:hAnsi="Arial" w:cs="Arial"/>
          <w:i w:val="0"/>
          <w:spacing w:val="-2"/>
          <w:szCs w:val="22"/>
        </w:rPr>
        <w:t>respect</w:t>
      </w:r>
      <w:r w:rsidRPr="00D5163E">
        <w:rPr>
          <w:rFonts w:ascii="Arial" w:hAnsi="Arial" w:cs="Arial"/>
          <w:i w:val="0"/>
          <w:spacing w:val="1"/>
          <w:szCs w:val="22"/>
        </w:rPr>
        <w:t xml:space="preserve"> </w:t>
      </w:r>
      <w:r w:rsidRPr="00D5163E">
        <w:rPr>
          <w:rFonts w:ascii="Arial" w:hAnsi="Arial" w:cs="Arial"/>
          <w:i w:val="0"/>
          <w:spacing w:val="-2"/>
          <w:szCs w:val="22"/>
        </w:rPr>
        <w:t>of:</w:t>
      </w:r>
    </w:p>
    <w:p w14:paraId="338539F5" w14:textId="77777777" w:rsidR="004D3735" w:rsidRPr="00D5163E" w:rsidRDefault="004D3735" w:rsidP="00DD7CE7">
      <w:pPr>
        <w:pStyle w:val="BodyText"/>
        <w:widowControl w:val="0"/>
        <w:numPr>
          <w:ilvl w:val="0"/>
          <w:numId w:val="87"/>
        </w:numPr>
        <w:pBdr>
          <w:bottom w:val="none" w:sz="0" w:space="0" w:color="auto"/>
        </w:pBdr>
        <w:tabs>
          <w:tab w:val="left" w:pos="1180"/>
        </w:tabs>
        <w:spacing w:after="120"/>
        <w:ind w:left="1170" w:hanging="540"/>
        <w:rPr>
          <w:rFonts w:ascii="Arial" w:hAnsi="Arial" w:cs="Arial"/>
          <w:i w:val="0"/>
          <w:szCs w:val="22"/>
        </w:rPr>
      </w:pP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salaries</w:t>
      </w:r>
      <w:r w:rsidRPr="00D5163E">
        <w:rPr>
          <w:rFonts w:ascii="Arial" w:hAnsi="Arial" w:cs="Arial"/>
          <w:i w:val="0"/>
          <w:spacing w:val="2"/>
          <w:szCs w:val="22"/>
        </w:rPr>
        <w:t xml:space="preserve"> </w:t>
      </w:r>
      <w:r w:rsidRPr="00D5163E">
        <w:rPr>
          <w:rFonts w:ascii="Arial" w:hAnsi="Arial" w:cs="Arial"/>
          <w:i w:val="0"/>
          <w:spacing w:val="-1"/>
          <w:szCs w:val="22"/>
        </w:rPr>
        <w:t>or</w:t>
      </w:r>
      <w:r w:rsidRPr="00D5163E">
        <w:rPr>
          <w:rFonts w:ascii="Arial" w:hAnsi="Arial" w:cs="Arial"/>
          <w:i w:val="0"/>
          <w:spacing w:val="2"/>
          <w:szCs w:val="22"/>
        </w:rPr>
        <w:t xml:space="preserve"> </w:t>
      </w:r>
      <w:r w:rsidRPr="00D5163E">
        <w:rPr>
          <w:rFonts w:ascii="Arial" w:hAnsi="Arial" w:cs="Arial"/>
          <w:i w:val="0"/>
          <w:spacing w:val="-2"/>
          <w:szCs w:val="22"/>
        </w:rPr>
        <w:t>wages</w:t>
      </w:r>
      <w:r w:rsidRPr="00D5163E">
        <w:rPr>
          <w:rFonts w:ascii="Arial" w:hAnsi="Arial" w:cs="Arial"/>
          <w:i w:val="0"/>
          <w:spacing w:val="2"/>
          <w:szCs w:val="22"/>
        </w:rPr>
        <w:t xml:space="preserve"> </w:t>
      </w:r>
      <w:r w:rsidRPr="00D5163E">
        <w:rPr>
          <w:rFonts w:ascii="Arial" w:hAnsi="Arial" w:cs="Arial"/>
          <w:i w:val="0"/>
          <w:spacing w:val="-2"/>
          <w:szCs w:val="22"/>
        </w:rPr>
        <w:t>earned</w:t>
      </w:r>
      <w:r w:rsidRPr="00D5163E">
        <w:rPr>
          <w:rFonts w:ascii="Arial" w:hAnsi="Arial" w:cs="Arial"/>
          <w:i w:val="0"/>
          <w:spacing w:val="2"/>
          <w:szCs w:val="22"/>
        </w:rPr>
        <w:t xml:space="preserve"> </w:t>
      </w:r>
      <w:r w:rsidRPr="00D5163E">
        <w:rPr>
          <w:rFonts w:ascii="Arial" w:hAnsi="Arial" w:cs="Arial"/>
          <w:i w:val="0"/>
          <w:spacing w:val="-1"/>
          <w:szCs w:val="22"/>
        </w:rPr>
        <w:t>by</w:t>
      </w:r>
      <w:r w:rsidRPr="00D5163E">
        <w:rPr>
          <w:rFonts w:ascii="Arial" w:hAnsi="Arial" w:cs="Arial"/>
          <w:i w:val="0"/>
          <w:spacing w:val="2"/>
          <w:szCs w:val="22"/>
        </w:rPr>
        <w:t xml:space="preserve"> </w:t>
      </w:r>
      <w:r w:rsidRPr="00D5163E">
        <w:rPr>
          <w:rFonts w:ascii="Arial" w:hAnsi="Arial" w:cs="Arial"/>
          <w:i w:val="0"/>
          <w:spacing w:val="-2"/>
          <w:szCs w:val="22"/>
        </w:rPr>
        <w:t>such</w:t>
      </w:r>
      <w:r w:rsidRPr="00D5163E">
        <w:rPr>
          <w:rFonts w:ascii="Arial" w:hAnsi="Arial" w:cs="Arial"/>
          <w:i w:val="0"/>
          <w:spacing w:val="2"/>
          <w:szCs w:val="22"/>
        </w:rPr>
        <w:t xml:space="preserve"> </w:t>
      </w:r>
      <w:r w:rsidRPr="00D5163E">
        <w:rPr>
          <w:rFonts w:ascii="Arial" w:hAnsi="Arial" w:cs="Arial"/>
          <w:i w:val="0"/>
          <w:spacing w:val="-2"/>
          <w:szCs w:val="22"/>
        </w:rPr>
        <w:t>personnel</w:t>
      </w:r>
      <w:r w:rsidRPr="00D5163E">
        <w:rPr>
          <w:rFonts w:ascii="Arial" w:hAnsi="Arial" w:cs="Arial"/>
          <w:i w:val="0"/>
          <w:spacing w:val="2"/>
          <w:szCs w:val="22"/>
        </w:rPr>
        <w:t xml:space="preserve"> </w:t>
      </w:r>
      <w:r w:rsidRPr="00D5163E">
        <w:rPr>
          <w:rFonts w:ascii="Arial" w:hAnsi="Arial" w:cs="Arial"/>
          <w:i w:val="0"/>
          <w:spacing w:val="-1"/>
          <w:szCs w:val="22"/>
        </w:rPr>
        <w:t>in</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execution</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project;</w:t>
      </w:r>
    </w:p>
    <w:p w14:paraId="190D3450" w14:textId="77777777" w:rsidR="004D3735" w:rsidRPr="00D5163E" w:rsidRDefault="004D3735" w:rsidP="00DD7CE7">
      <w:pPr>
        <w:pStyle w:val="BodyText"/>
        <w:widowControl w:val="0"/>
        <w:numPr>
          <w:ilvl w:val="0"/>
          <w:numId w:val="87"/>
        </w:numPr>
        <w:pBdr>
          <w:bottom w:val="none" w:sz="0" w:space="0" w:color="auto"/>
        </w:pBdr>
        <w:tabs>
          <w:tab w:val="left" w:pos="1180"/>
        </w:tabs>
        <w:spacing w:after="120"/>
        <w:ind w:left="1170" w:hanging="540"/>
        <w:rPr>
          <w:rFonts w:ascii="Arial" w:hAnsi="Arial" w:cs="Arial"/>
          <w:i w:val="0"/>
          <w:szCs w:val="22"/>
        </w:rPr>
      </w:pPr>
      <w:r w:rsidRPr="00D5163E">
        <w:rPr>
          <w:rFonts w:ascii="Arial" w:hAnsi="Arial" w:cs="Arial"/>
          <w:i w:val="0"/>
          <w:spacing w:val="-2"/>
          <w:szCs w:val="22"/>
        </w:rPr>
        <w:t>Any</w:t>
      </w:r>
      <w:r w:rsidRPr="00D5163E">
        <w:rPr>
          <w:rFonts w:ascii="Arial" w:hAnsi="Arial" w:cs="Arial"/>
          <w:i w:val="0"/>
          <w:spacing w:val="2"/>
          <w:szCs w:val="22"/>
        </w:rPr>
        <w:t xml:space="preserve"> </w:t>
      </w:r>
      <w:r w:rsidRPr="00D5163E">
        <w:rPr>
          <w:rFonts w:ascii="Arial" w:hAnsi="Arial" w:cs="Arial"/>
          <w:i w:val="0"/>
          <w:spacing w:val="-2"/>
          <w:szCs w:val="22"/>
        </w:rPr>
        <w:t>equipment,</w:t>
      </w:r>
      <w:r w:rsidRPr="00D5163E">
        <w:rPr>
          <w:rFonts w:ascii="Arial" w:hAnsi="Arial" w:cs="Arial"/>
          <w:i w:val="0"/>
          <w:spacing w:val="2"/>
          <w:szCs w:val="22"/>
        </w:rPr>
        <w:t xml:space="preserve"> </w:t>
      </w:r>
      <w:r w:rsidRPr="00D5163E">
        <w:rPr>
          <w:rFonts w:ascii="Arial" w:hAnsi="Arial" w:cs="Arial"/>
          <w:i w:val="0"/>
          <w:spacing w:val="-2"/>
          <w:szCs w:val="22"/>
        </w:rPr>
        <w:t>materials</w:t>
      </w:r>
      <w:r w:rsidRPr="00D5163E">
        <w:rPr>
          <w:rFonts w:ascii="Arial" w:hAnsi="Arial" w:cs="Arial"/>
          <w:i w:val="0"/>
          <w:spacing w:val="2"/>
          <w:szCs w:val="22"/>
        </w:rPr>
        <w:t xml:space="preserve"> </w:t>
      </w:r>
      <w:r w:rsidRPr="00D5163E">
        <w:rPr>
          <w:rFonts w:ascii="Arial" w:hAnsi="Arial" w:cs="Arial"/>
          <w:i w:val="0"/>
          <w:spacing w:val="-2"/>
          <w:szCs w:val="22"/>
        </w:rPr>
        <w:t>and</w:t>
      </w:r>
      <w:r w:rsidRPr="00D5163E">
        <w:rPr>
          <w:rFonts w:ascii="Arial" w:hAnsi="Arial" w:cs="Arial"/>
          <w:i w:val="0"/>
          <w:spacing w:val="2"/>
          <w:szCs w:val="22"/>
        </w:rPr>
        <w:t xml:space="preserve"> </w:t>
      </w:r>
      <w:r w:rsidRPr="00D5163E">
        <w:rPr>
          <w:rFonts w:ascii="Arial" w:hAnsi="Arial" w:cs="Arial"/>
          <w:i w:val="0"/>
          <w:spacing w:val="-2"/>
          <w:szCs w:val="22"/>
        </w:rPr>
        <w:t>supplies</w:t>
      </w:r>
      <w:r w:rsidRPr="00D5163E">
        <w:rPr>
          <w:rFonts w:ascii="Arial" w:hAnsi="Arial" w:cs="Arial"/>
          <w:i w:val="0"/>
          <w:spacing w:val="2"/>
          <w:szCs w:val="22"/>
        </w:rPr>
        <w:t xml:space="preserve"> </w:t>
      </w:r>
      <w:r w:rsidRPr="00D5163E">
        <w:rPr>
          <w:rFonts w:ascii="Arial" w:hAnsi="Arial" w:cs="Arial"/>
          <w:i w:val="0"/>
          <w:spacing w:val="-2"/>
          <w:szCs w:val="22"/>
        </w:rPr>
        <w:t>brought</w:t>
      </w:r>
      <w:r w:rsidRPr="00D5163E">
        <w:rPr>
          <w:rFonts w:ascii="Arial" w:hAnsi="Arial" w:cs="Arial"/>
          <w:i w:val="0"/>
          <w:spacing w:val="2"/>
          <w:szCs w:val="22"/>
        </w:rPr>
        <w:t xml:space="preserve"> </w:t>
      </w:r>
      <w:r w:rsidRPr="00D5163E">
        <w:rPr>
          <w:rFonts w:ascii="Arial" w:hAnsi="Arial" w:cs="Arial"/>
          <w:i w:val="0"/>
          <w:spacing w:val="-2"/>
          <w:szCs w:val="22"/>
        </w:rPr>
        <w:t>into</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country</w:t>
      </w:r>
      <w:r w:rsidRPr="00D5163E">
        <w:rPr>
          <w:rFonts w:ascii="Arial" w:hAnsi="Arial" w:cs="Arial"/>
          <w:i w:val="0"/>
          <w:spacing w:val="2"/>
          <w:szCs w:val="22"/>
        </w:rPr>
        <w:t xml:space="preserve"> </w:t>
      </w:r>
      <w:r w:rsidRPr="00D5163E">
        <w:rPr>
          <w:rFonts w:ascii="Arial" w:hAnsi="Arial" w:cs="Arial"/>
          <w:i w:val="0"/>
          <w:spacing w:val="-2"/>
          <w:szCs w:val="22"/>
        </w:rPr>
        <w:t>for</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2"/>
          <w:szCs w:val="22"/>
        </w:rPr>
        <w:t xml:space="preserve"> </w:t>
      </w:r>
      <w:r w:rsidRPr="00D5163E">
        <w:rPr>
          <w:rFonts w:ascii="Arial" w:hAnsi="Arial" w:cs="Arial"/>
          <w:i w:val="0"/>
          <w:spacing w:val="-2"/>
          <w:szCs w:val="22"/>
        </w:rPr>
        <w:t>purposes</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2"/>
          <w:szCs w:val="22"/>
        </w:rPr>
        <w:t>the</w:t>
      </w:r>
      <w:r w:rsidRPr="00D5163E">
        <w:rPr>
          <w:rFonts w:ascii="Arial" w:hAnsi="Arial" w:cs="Arial"/>
          <w:i w:val="0"/>
          <w:spacing w:val="47"/>
          <w:szCs w:val="22"/>
        </w:rPr>
        <w:t xml:space="preserve"> </w:t>
      </w:r>
      <w:r w:rsidRPr="00D5163E">
        <w:rPr>
          <w:rFonts w:ascii="Arial" w:hAnsi="Arial" w:cs="Arial"/>
          <w:i w:val="0"/>
          <w:spacing w:val="-1"/>
          <w:szCs w:val="22"/>
        </w:rPr>
        <w:t>project</w:t>
      </w:r>
      <w:r w:rsidRPr="00D5163E">
        <w:rPr>
          <w:rFonts w:ascii="Arial" w:hAnsi="Arial" w:cs="Arial"/>
          <w:i w:val="0"/>
          <w:spacing w:val="2"/>
          <w:szCs w:val="22"/>
        </w:rPr>
        <w:t xml:space="preserve"> </w:t>
      </w:r>
      <w:r w:rsidRPr="00D5163E">
        <w:rPr>
          <w:rFonts w:ascii="Arial" w:hAnsi="Arial" w:cs="Arial"/>
          <w:i w:val="0"/>
          <w:spacing w:val="-1"/>
          <w:szCs w:val="22"/>
        </w:rPr>
        <w:t>or</w:t>
      </w:r>
      <w:r w:rsidRPr="00D5163E">
        <w:rPr>
          <w:rFonts w:ascii="Arial" w:hAnsi="Arial" w:cs="Arial"/>
          <w:i w:val="0"/>
          <w:spacing w:val="2"/>
          <w:szCs w:val="22"/>
        </w:rPr>
        <w:t xml:space="preserve"> </w:t>
      </w:r>
      <w:r w:rsidRPr="00D5163E">
        <w:rPr>
          <w:rFonts w:ascii="Arial" w:hAnsi="Arial" w:cs="Arial"/>
          <w:i w:val="0"/>
          <w:spacing w:val="-1"/>
          <w:szCs w:val="22"/>
        </w:rPr>
        <w:t>which,</w:t>
      </w:r>
      <w:r w:rsidRPr="00D5163E">
        <w:rPr>
          <w:rFonts w:ascii="Arial" w:hAnsi="Arial" w:cs="Arial"/>
          <w:i w:val="0"/>
          <w:spacing w:val="2"/>
          <w:szCs w:val="22"/>
        </w:rPr>
        <w:t xml:space="preserve"> </w:t>
      </w:r>
      <w:r w:rsidRPr="00D5163E">
        <w:rPr>
          <w:rFonts w:ascii="Arial" w:hAnsi="Arial" w:cs="Arial"/>
          <w:i w:val="0"/>
          <w:spacing w:val="-1"/>
          <w:szCs w:val="22"/>
        </w:rPr>
        <w:t>after</w:t>
      </w:r>
      <w:r w:rsidRPr="00D5163E">
        <w:rPr>
          <w:rFonts w:ascii="Arial" w:hAnsi="Arial" w:cs="Arial"/>
          <w:i w:val="0"/>
          <w:spacing w:val="2"/>
          <w:szCs w:val="22"/>
        </w:rPr>
        <w:t xml:space="preserve"> </w:t>
      </w:r>
      <w:r w:rsidRPr="00D5163E">
        <w:rPr>
          <w:rFonts w:ascii="Arial" w:hAnsi="Arial" w:cs="Arial"/>
          <w:i w:val="0"/>
          <w:spacing w:val="-1"/>
          <w:szCs w:val="22"/>
        </w:rPr>
        <w:t>having</w:t>
      </w:r>
      <w:r w:rsidRPr="00D5163E">
        <w:rPr>
          <w:rFonts w:ascii="Arial" w:hAnsi="Arial" w:cs="Arial"/>
          <w:i w:val="0"/>
          <w:spacing w:val="2"/>
          <w:szCs w:val="22"/>
        </w:rPr>
        <w:t xml:space="preserve"> </w:t>
      </w:r>
      <w:r w:rsidRPr="00D5163E">
        <w:rPr>
          <w:rFonts w:ascii="Arial" w:hAnsi="Arial" w:cs="Arial"/>
          <w:i w:val="0"/>
          <w:spacing w:val="-1"/>
          <w:szCs w:val="22"/>
        </w:rPr>
        <w:t>been</w:t>
      </w:r>
      <w:r w:rsidRPr="00D5163E">
        <w:rPr>
          <w:rFonts w:ascii="Arial" w:hAnsi="Arial" w:cs="Arial"/>
          <w:i w:val="0"/>
          <w:spacing w:val="2"/>
          <w:szCs w:val="22"/>
        </w:rPr>
        <w:t xml:space="preserve"> </w:t>
      </w:r>
      <w:r w:rsidRPr="00D5163E">
        <w:rPr>
          <w:rFonts w:ascii="Arial" w:hAnsi="Arial" w:cs="Arial"/>
          <w:i w:val="0"/>
          <w:spacing w:val="-1"/>
          <w:szCs w:val="22"/>
        </w:rPr>
        <w:t>brought</w:t>
      </w:r>
      <w:r w:rsidRPr="00D5163E">
        <w:rPr>
          <w:rFonts w:ascii="Arial" w:hAnsi="Arial" w:cs="Arial"/>
          <w:i w:val="0"/>
          <w:spacing w:val="2"/>
          <w:szCs w:val="22"/>
        </w:rPr>
        <w:t xml:space="preserve"> </w:t>
      </w:r>
      <w:r w:rsidRPr="00D5163E">
        <w:rPr>
          <w:rFonts w:ascii="Arial" w:hAnsi="Arial" w:cs="Arial"/>
          <w:i w:val="0"/>
          <w:spacing w:val="-1"/>
          <w:szCs w:val="22"/>
        </w:rPr>
        <w:t>into</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country,</w:t>
      </w:r>
      <w:r w:rsidRPr="00D5163E">
        <w:rPr>
          <w:rFonts w:ascii="Arial" w:hAnsi="Arial" w:cs="Arial"/>
          <w:i w:val="0"/>
          <w:spacing w:val="2"/>
          <w:szCs w:val="22"/>
        </w:rPr>
        <w:t xml:space="preserve"> </w:t>
      </w:r>
      <w:r w:rsidRPr="00D5163E">
        <w:rPr>
          <w:rFonts w:ascii="Arial" w:hAnsi="Arial" w:cs="Arial"/>
          <w:i w:val="0"/>
          <w:spacing w:val="-1"/>
          <w:szCs w:val="22"/>
        </w:rPr>
        <w:t>may</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1"/>
          <w:szCs w:val="22"/>
        </w:rPr>
        <w:t>subsequently</w:t>
      </w:r>
      <w:r w:rsidRPr="00D5163E">
        <w:rPr>
          <w:rFonts w:ascii="Arial" w:hAnsi="Arial" w:cs="Arial"/>
          <w:i w:val="0"/>
          <w:spacing w:val="2"/>
          <w:szCs w:val="22"/>
        </w:rPr>
        <w:t xml:space="preserve"> </w:t>
      </w:r>
      <w:r w:rsidRPr="00D5163E">
        <w:rPr>
          <w:rFonts w:ascii="Arial" w:hAnsi="Arial" w:cs="Arial"/>
          <w:i w:val="0"/>
          <w:spacing w:val="-1"/>
          <w:szCs w:val="22"/>
        </w:rPr>
        <w:t>withdrawn</w:t>
      </w:r>
      <w:r w:rsidRPr="00D5163E">
        <w:rPr>
          <w:rFonts w:ascii="Arial" w:hAnsi="Arial" w:cs="Arial"/>
          <w:i w:val="0"/>
          <w:spacing w:val="2"/>
          <w:szCs w:val="22"/>
        </w:rPr>
        <w:t xml:space="preserve"> </w:t>
      </w:r>
      <w:r w:rsidRPr="00D5163E">
        <w:rPr>
          <w:rFonts w:ascii="Arial" w:hAnsi="Arial" w:cs="Arial"/>
          <w:i w:val="0"/>
          <w:spacing w:val="-1"/>
          <w:szCs w:val="22"/>
        </w:rPr>
        <w:lastRenderedPageBreak/>
        <w:t>therefrom;</w:t>
      </w:r>
    </w:p>
    <w:p w14:paraId="2A9C9F68" w14:textId="77777777" w:rsidR="004D3735" w:rsidRPr="00D5163E" w:rsidRDefault="004D3735" w:rsidP="00DD7CE7">
      <w:pPr>
        <w:pStyle w:val="BodyText"/>
        <w:widowControl w:val="0"/>
        <w:numPr>
          <w:ilvl w:val="0"/>
          <w:numId w:val="87"/>
        </w:numPr>
        <w:pBdr>
          <w:bottom w:val="none" w:sz="0" w:space="0" w:color="auto"/>
        </w:pBdr>
        <w:tabs>
          <w:tab w:val="left" w:pos="1180"/>
        </w:tabs>
        <w:spacing w:after="120"/>
        <w:ind w:left="1170" w:hanging="540"/>
        <w:rPr>
          <w:rFonts w:ascii="Arial" w:hAnsi="Arial" w:cs="Arial"/>
          <w:i w:val="0"/>
          <w:szCs w:val="22"/>
        </w:rPr>
      </w:pPr>
      <w:r w:rsidRPr="00D5163E">
        <w:rPr>
          <w:rFonts w:ascii="Arial" w:hAnsi="Arial" w:cs="Arial"/>
          <w:i w:val="0"/>
          <w:spacing w:val="-1"/>
          <w:szCs w:val="22"/>
        </w:rPr>
        <w:t>Any</w:t>
      </w:r>
      <w:r w:rsidRPr="00D5163E">
        <w:rPr>
          <w:rFonts w:ascii="Arial" w:hAnsi="Arial" w:cs="Arial"/>
          <w:i w:val="0"/>
          <w:spacing w:val="1"/>
          <w:szCs w:val="22"/>
        </w:rPr>
        <w:t xml:space="preserve"> </w:t>
      </w:r>
      <w:r w:rsidRPr="00D5163E">
        <w:rPr>
          <w:rFonts w:ascii="Arial" w:hAnsi="Arial" w:cs="Arial"/>
          <w:i w:val="0"/>
          <w:spacing w:val="-1"/>
          <w:szCs w:val="22"/>
        </w:rPr>
        <w:t>substantial</w:t>
      </w:r>
      <w:r w:rsidRPr="00D5163E">
        <w:rPr>
          <w:rFonts w:ascii="Arial" w:hAnsi="Arial" w:cs="Arial"/>
          <w:i w:val="0"/>
          <w:spacing w:val="1"/>
          <w:szCs w:val="22"/>
        </w:rPr>
        <w:t xml:space="preserve"> </w:t>
      </w:r>
      <w:r w:rsidRPr="00D5163E">
        <w:rPr>
          <w:rFonts w:ascii="Arial" w:hAnsi="Arial" w:cs="Arial"/>
          <w:i w:val="0"/>
          <w:spacing w:val="-1"/>
          <w:szCs w:val="22"/>
        </w:rPr>
        <w:t>quantities</w:t>
      </w:r>
      <w:r w:rsidRPr="00D5163E">
        <w:rPr>
          <w:rFonts w:ascii="Arial" w:hAnsi="Arial" w:cs="Arial"/>
          <w:i w:val="0"/>
          <w:spacing w:val="1"/>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equipment,</w:t>
      </w:r>
      <w:r w:rsidRPr="00D5163E">
        <w:rPr>
          <w:rFonts w:ascii="Arial" w:hAnsi="Arial" w:cs="Arial"/>
          <w:i w:val="0"/>
          <w:spacing w:val="1"/>
          <w:szCs w:val="22"/>
        </w:rPr>
        <w:t xml:space="preserve"> </w:t>
      </w:r>
      <w:r w:rsidRPr="00D5163E">
        <w:rPr>
          <w:rFonts w:ascii="Arial" w:hAnsi="Arial" w:cs="Arial"/>
          <w:i w:val="0"/>
          <w:spacing w:val="-1"/>
          <w:szCs w:val="22"/>
        </w:rPr>
        <w:t>materials</w:t>
      </w:r>
      <w:r w:rsidRPr="00D5163E">
        <w:rPr>
          <w:rFonts w:ascii="Arial" w:hAnsi="Arial" w:cs="Arial"/>
          <w:i w:val="0"/>
          <w:spacing w:val="1"/>
          <w:szCs w:val="22"/>
        </w:rPr>
        <w:t xml:space="preserve"> </w:t>
      </w:r>
      <w:r w:rsidRPr="00D5163E">
        <w:rPr>
          <w:rFonts w:ascii="Arial" w:hAnsi="Arial" w:cs="Arial"/>
          <w:i w:val="0"/>
          <w:spacing w:val="-1"/>
          <w:szCs w:val="22"/>
        </w:rPr>
        <w:t>and</w:t>
      </w:r>
      <w:r w:rsidRPr="00D5163E">
        <w:rPr>
          <w:rFonts w:ascii="Arial" w:hAnsi="Arial" w:cs="Arial"/>
          <w:i w:val="0"/>
          <w:spacing w:val="1"/>
          <w:szCs w:val="22"/>
        </w:rPr>
        <w:t xml:space="preserve"> </w:t>
      </w:r>
      <w:r w:rsidRPr="00D5163E">
        <w:rPr>
          <w:rFonts w:ascii="Arial" w:hAnsi="Arial" w:cs="Arial"/>
          <w:i w:val="0"/>
          <w:spacing w:val="-1"/>
          <w:szCs w:val="22"/>
        </w:rPr>
        <w:t>supplies</w:t>
      </w:r>
      <w:r w:rsidRPr="00D5163E">
        <w:rPr>
          <w:rFonts w:ascii="Arial" w:hAnsi="Arial" w:cs="Arial"/>
          <w:i w:val="0"/>
          <w:spacing w:val="1"/>
          <w:szCs w:val="22"/>
        </w:rPr>
        <w:t xml:space="preserve"> </w:t>
      </w:r>
      <w:r w:rsidRPr="00D5163E">
        <w:rPr>
          <w:rFonts w:ascii="Arial" w:hAnsi="Arial" w:cs="Arial"/>
          <w:i w:val="0"/>
          <w:spacing w:val="-1"/>
          <w:szCs w:val="22"/>
        </w:rPr>
        <w:t>obtained</w:t>
      </w:r>
      <w:r w:rsidRPr="00D5163E">
        <w:rPr>
          <w:rFonts w:ascii="Arial" w:hAnsi="Arial" w:cs="Arial"/>
          <w:i w:val="0"/>
          <w:spacing w:val="1"/>
          <w:szCs w:val="22"/>
        </w:rPr>
        <w:t xml:space="preserve"> </w:t>
      </w:r>
      <w:r w:rsidRPr="00D5163E">
        <w:rPr>
          <w:rFonts w:ascii="Arial" w:hAnsi="Arial" w:cs="Arial"/>
          <w:i w:val="0"/>
          <w:spacing w:val="-1"/>
          <w:szCs w:val="22"/>
        </w:rPr>
        <w:t>locally</w:t>
      </w:r>
      <w:r w:rsidRPr="00D5163E">
        <w:rPr>
          <w:rFonts w:ascii="Arial" w:hAnsi="Arial" w:cs="Arial"/>
          <w:i w:val="0"/>
          <w:spacing w:val="1"/>
          <w:szCs w:val="22"/>
        </w:rPr>
        <w:t xml:space="preserve"> </w:t>
      </w:r>
      <w:r w:rsidRPr="00D5163E">
        <w:rPr>
          <w:rFonts w:ascii="Arial" w:hAnsi="Arial" w:cs="Arial"/>
          <w:i w:val="0"/>
          <w:spacing w:val="-1"/>
          <w:szCs w:val="22"/>
        </w:rPr>
        <w:t>for</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22"/>
          <w:szCs w:val="22"/>
        </w:rPr>
        <w:t xml:space="preserve"> </w:t>
      </w:r>
      <w:r w:rsidRPr="00D5163E">
        <w:rPr>
          <w:rFonts w:ascii="Arial" w:hAnsi="Arial" w:cs="Arial"/>
          <w:i w:val="0"/>
          <w:spacing w:val="-1"/>
          <w:szCs w:val="22"/>
        </w:rPr>
        <w:t>execution</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project,</w:t>
      </w:r>
      <w:r w:rsidRPr="00D5163E">
        <w:rPr>
          <w:rFonts w:ascii="Arial" w:hAnsi="Arial" w:cs="Arial"/>
          <w:i w:val="0"/>
          <w:spacing w:val="2"/>
          <w:szCs w:val="22"/>
        </w:rPr>
        <w:t xml:space="preserve"> </w:t>
      </w:r>
      <w:r w:rsidRPr="00D5163E">
        <w:rPr>
          <w:rFonts w:ascii="Arial" w:hAnsi="Arial" w:cs="Arial"/>
          <w:i w:val="0"/>
          <w:spacing w:val="-1"/>
          <w:szCs w:val="22"/>
        </w:rPr>
        <w:t>such</w:t>
      </w:r>
      <w:r w:rsidRPr="00D5163E">
        <w:rPr>
          <w:rFonts w:ascii="Arial" w:hAnsi="Arial" w:cs="Arial"/>
          <w:i w:val="0"/>
          <w:spacing w:val="2"/>
          <w:szCs w:val="22"/>
        </w:rPr>
        <w:t xml:space="preserve"> </w:t>
      </w:r>
      <w:r w:rsidRPr="00D5163E">
        <w:rPr>
          <w:rFonts w:ascii="Arial" w:hAnsi="Arial" w:cs="Arial"/>
          <w:i w:val="0"/>
          <w:spacing w:val="-1"/>
          <w:szCs w:val="22"/>
        </w:rPr>
        <w:t>as,</w:t>
      </w:r>
      <w:r w:rsidRPr="00D5163E">
        <w:rPr>
          <w:rFonts w:ascii="Arial" w:hAnsi="Arial" w:cs="Arial"/>
          <w:i w:val="0"/>
          <w:spacing w:val="2"/>
          <w:szCs w:val="22"/>
        </w:rPr>
        <w:t xml:space="preserve"> </w:t>
      </w:r>
      <w:r w:rsidRPr="00D5163E">
        <w:rPr>
          <w:rFonts w:ascii="Arial" w:hAnsi="Arial" w:cs="Arial"/>
          <w:i w:val="0"/>
          <w:spacing w:val="-1"/>
          <w:szCs w:val="22"/>
        </w:rPr>
        <w:t>for</w:t>
      </w:r>
      <w:r w:rsidRPr="00D5163E">
        <w:rPr>
          <w:rFonts w:ascii="Arial" w:hAnsi="Arial" w:cs="Arial"/>
          <w:i w:val="0"/>
          <w:spacing w:val="2"/>
          <w:szCs w:val="22"/>
        </w:rPr>
        <w:t xml:space="preserve"> </w:t>
      </w:r>
      <w:r w:rsidRPr="00D5163E">
        <w:rPr>
          <w:rFonts w:ascii="Arial" w:hAnsi="Arial" w:cs="Arial"/>
          <w:i w:val="0"/>
          <w:spacing w:val="-1"/>
          <w:szCs w:val="22"/>
        </w:rPr>
        <w:t>example,</w:t>
      </w:r>
      <w:r w:rsidRPr="00D5163E">
        <w:rPr>
          <w:rFonts w:ascii="Arial" w:hAnsi="Arial" w:cs="Arial"/>
          <w:i w:val="0"/>
          <w:spacing w:val="2"/>
          <w:szCs w:val="22"/>
        </w:rPr>
        <w:t xml:space="preserve"> </w:t>
      </w:r>
      <w:r w:rsidRPr="00D5163E">
        <w:rPr>
          <w:rFonts w:ascii="Arial" w:hAnsi="Arial" w:cs="Arial"/>
          <w:i w:val="0"/>
          <w:spacing w:val="-1"/>
          <w:szCs w:val="22"/>
        </w:rPr>
        <w:t>petrol</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spare</w:t>
      </w:r>
      <w:r w:rsidRPr="00D5163E">
        <w:rPr>
          <w:rFonts w:ascii="Arial" w:hAnsi="Arial" w:cs="Arial"/>
          <w:i w:val="0"/>
          <w:spacing w:val="2"/>
          <w:szCs w:val="22"/>
        </w:rPr>
        <w:t xml:space="preserve"> </w:t>
      </w:r>
      <w:r w:rsidRPr="00D5163E">
        <w:rPr>
          <w:rFonts w:ascii="Arial" w:hAnsi="Arial" w:cs="Arial"/>
          <w:i w:val="0"/>
          <w:spacing w:val="-1"/>
          <w:szCs w:val="22"/>
        </w:rPr>
        <w:t>parts</w:t>
      </w:r>
      <w:r w:rsidRPr="00D5163E">
        <w:rPr>
          <w:rFonts w:ascii="Arial" w:hAnsi="Arial" w:cs="Arial"/>
          <w:i w:val="0"/>
          <w:spacing w:val="2"/>
          <w:szCs w:val="22"/>
        </w:rPr>
        <w:t xml:space="preserve"> </w:t>
      </w:r>
      <w:r w:rsidRPr="00D5163E">
        <w:rPr>
          <w:rFonts w:ascii="Arial" w:hAnsi="Arial" w:cs="Arial"/>
          <w:i w:val="0"/>
          <w:spacing w:val="-1"/>
          <w:szCs w:val="22"/>
        </w:rPr>
        <w:t>for</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operation</w:t>
      </w:r>
      <w:r w:rsidRPr="00D5163E">
        <w:rPr>
          <w:rFonts w:ascii="Arial" w:hAnsi="Arial" w:cs="Arial"/>
          <w:i w:val="0"/>
          <w:spacing w:val="2"/>
          <w:szCs w:val="22"/>
        </w:rPr>
        <w:t xml:space="preserve"> </w:t>
      </w:r>
      <w:r w:rsidRPr="00D5163E">
        <w:rPr>
          <w:rFonts w:ascii="Arial" w:hAnsi="Arial" w:cs="Arial"/>
          <w:i w:val="0"/>
          <w:spacing w:val="-1"/>
          <w:szCs w:val="22"/>
        </w:rPr>
        <w:t>and</w:t>
      </w:r>
      <w:r w:rsidRPr="00D5163E">
        <w:rPr>
          <w:rFonts w:ascii="Arial" w:hAnsi="Arial" w:cs="Arial"/>
          <w:i w:val="0"/>
          <w:spacing w:val="2"/>
          <w:szCs w:val="22"/>
        </w:rPr>
        <w:t xml:space="preserve"> </w:t>
      </w:r>
      <w:r w:rsidRPr="00D5163E">
        <w:rPr>
          <w:rFonts w:ascii="Arial" w:hAnsi="Arial" w:cs="Arial"/>
          <w:i w:val="0"/>
          <w:spacing w:val="-1"/>
          <w:szCs w:val="22"/>
        </w:rPr>
        <w:t>maintenance</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34"/>
          <w:szCs w:val="22"/>
        </w:rPr>
        <w:t xml:space="preserve"> </w:t>
      </w:r>
      <w:r w:rsidRPr="00D5163E">
        <w:rPr>
          <w:rFonts w:ascii="Arial" w:hAnsi="Arial" w:cs="Arial"/>
          <w:i w:val="0"/>
          <w:spacing w:val="-1"/>
          <w:szCs w:val="22"/>
        </w:rPr>
        <w:t>equipment</w:t>
      </w:r>
      <w:r w:rsidRPr="00D5163E">
        <w:rPr>
          <w:rFonts w:ascii="Arial" w:hAnsi="Arial" w:cs="Arial"/>
          <w:i w:val="0"/>
          <w:spacing w:val="1"/>
          <w:szCs w:val="22"/>
        </w:rPr>
        <w:t xml:space="preserve"> </w:t>
      </w:r>
      <w:r w:rsidRPr="00D5163E">
        <w:rPr>
          <w:rFonts w:ascii="Arial" w:hAnsi="Arial" w:cs="Arial"/>
          <w:i w:val="0"/>
          <w:spacing w:val="-1"/>
          <w:szCs w:val="22"/>
        </w:rPr>
        <w:t>mentioned</w:t>
      </w:r>
      <w:r w:rsidRPr="00D5163E">
        <w:rPr>
          <w:rFonts w:ascii="Arial" w:hAnsi="Arial" w:cs="Arial"/>
          <w:i w:val="0"/>
          <w:spacing w:val="1"/>
          <w:szCs w:val="22"/>
        </w:rPr>
        <w:t xml:space="preserve"> </w:t>
      </w:r>
      <w:r w:rsidRPr="00D5163E">
        <w:rPr>
          <w:rFonts w:ascii="Arial" w:hAnsi="Arial" w:cs="Arial"/>
          <w:i w:val="0"/>
          <w:spacing w:val="-1"/>
          <w:szCs w:val="22"/>
        </w:rPr>
        <w:t>under</w:t>
      </w:r>
      <w:r w:rsidRPr="00D5163E">
        <w:rPr>
          <w:rFonts w:ascii="Arial" w:hAnsi="Arial" w:cs="Arial"/>
          <w:i w:val="0"/>
          <w:spacing w:val="1"/>
          <w:szCs w:val="22"/>
        </w:rPr>
        <w:t xml:space="preserve"> </w:t>
      </w:r>
      <w:r w:rsidRPr="00D5163E">
        <w:rPr>
          <w:rFonts w:ascii="Arial" w:hAnsi="Arial" w:cs="Arial"/>
          <w:i w:val="0"/>
          <w:spacing w:val="-1"/>
          <w:szCs w:val="22"/>
        </w:rPr>
        <w:t>(b),</w:t>
      </w:r>
      <w:r w:rsidRPr="00D5163E">
        <w:rPr>
          <w:rFonts w:ascii="Arial" w:hAnsi="Arial" w:cs="Arial"/>
          <w:i w:val="0"/>
          <w:spacing w:val="1"/>
          <w:szCs w:val="22"/>
        </w:rPr>
        <w:t xml:space="preserve"> </w:t>
      </w:r>
      <w:r w:rsidRPr="00D5163E">
        <w:rPr>
          <w:rFonts w:ascii="Arial" w:hAnsi="Arial" w:cs="Arial"/>
          <w:i w:val="0"/>
          <w:spacing w:val="-1"/>
          <w:szCs w:val="22"/>
        </w:rPr>
        <w:t>above,</w:t>
      </w:r>
      <w:r w:rsidRPr="00D5163E">
        <w:rPr>
          <w:rFonts w:ascii="Arial" w:hAnsi="Arial" w:cs="Arial"/>
          <w:i w:val="0"/>
          <w:spacing w:val="1"/>
          <w:szCs w:val="22"/>
        </w:rPr>
        <w:t xml:space="preserve"> </w:t>
      </w:r>
      <w:r w:rsidRPr="00D5163E">
        <w:rPr>
          <w:rFonts w:ascii="Arial" w:hAnsi="Arial" w:cs="Arial"/>
          <w:i w:val="0"/>
          <w:spacing w:val="-1"/>
          <w:szCs w:val="22"/>
        </w:rPr>
        <w:t>with</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provision</w:t>
      </w:r>
      <w:r w:rsidRPr="00D5163E">
        <w:rPr>
          <w:rFonts w:ascii="Arial" w:hAnsi="Arial" w:cs="Arial"/>
          <w:i w:val="0"/>
          <w:spacing w:val="1"/>
          <w:szCs w:val="22"/>
        </w:rPr>
        <w:t xml:space="preserve"> </w:t>
      </w:r>
      <w:r w:rsidRPr="00D5163E">
        <w:rPr>
          <w:rFonts w:ascii="Arial" w:hAnsi="Arial" w:cs="Arial"/>
          <w:i w:val="0"/>
          <w:spacing w:val="-1"/>
          <w:szCs w:val="22"/>
        </w:rPr>
        <w:t>that</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types</w:t>
      </w:r>
      <w:r w:rsidRPr="00D5163E">
        <w:rPr>
          <w:rFonts w:ascii="Arial" w:hAnsi="Arial" w:cs="Arial"/>
          <w:i w:val="0"/>
          <w:spacing w:val="1"/>
          <w:szCs w:val="22"/>
        </w:rPr>
        <w:t xml:space="preserve"> </w:t>
      </w:r>
      <w:r w:rsidRPr="00D5163E">
        <w:rPr>
          <w:rFonts w:ascii="Arial" w:hAnsi="Arial" w:cs="Arial"/>
          <w:i w:val="0"/>
          <w:spacing w:val="-1"/>
          <w:szCs w:val="22"/>
        </w:rPr>
        <w:t>and</w:t>
      </w:r>
      <w:r w:rsidRPr="00D5163E">
        <w:rPr>
          <w:rFonts w:ascii="Arial" w:hAnsi="Arial" w:cs="Arial"/>
          <w:i w:val="0"/>
          <w:spacing w:val="1"/>
          <w:szCs w:val="22"/>
        </w:rPr>
        <w:t xml:space="preserve"> </w:t>
      </w:r>
      <w:r w:rsidRPr="00D5163E">
        <w:rPr>
          <w:rFonts w:ascii="Arial" w:hAnsi="Arial" w:cs="Arial"/>
          <w:i w:val="0"/>
          <w:spacing w:val="-1"/>
          <w:szCs w:val="22"/>
        </w:rPr>
        <w:t>approximate</w:t>
      </w:r>
      <w:r w:rsidRPr="00D5163E">
        <w:rPr>
          <w:rFonts w:ascii="Arial" w:hAnsi="Arial" w:cs="Arial"/>
          <w:i w:val="0"/>
          <w:spacing w:val="1"/>
          <w:szCs w:val="22"/>
        </w:rPr>
        <w:t xml:space="preserve"> </w:t>
      </w:r>
      <w:r w:rsidRPr="00D5163E">
        <w:rPr>
          <w:rFonts w:ascii="Arial" w:hAnsi="Arial" w:cs="Arial"/>
          <w:i w:val="0"/>
          <w:spacing w:val="-1"/>
          <w:szCs w:val="22"/>
        </w:rPr>
        <w:t>quantities</w:t>
      </w:r>
      <w:r w:rsidRPr="00D5163E">
        <w:rPr>
          <w:rFonts w:ascii="Arial" w:hAnsi="Arial" w:cs="Arial"/>
          <w:i w:val="0"/>
          <w:spacing w:val="1"/>
          <w:szCs w:val="22"/>
        </w:rPr>
        <w:t xml:space="preserve"> </w:t>
      </w:r>
      <w:r w:rsidRPr="00D5163E">
        <w:rPr>
          <w:rFonts w:ascii="Arial" w:hAnsi="Arial" w:cs="Arial"/>
          <w:i w:val="0"/>
          <w:spacing w:val="-1"/>
          <w:szCs w:val="22"/>
        </w:rPr>
        <w:t>to</w:t>
      </w:r>
      <w:r w:rsidRPr="00D5163E">
        <w:rPr>
          <w:rFonts w:ascii="Arial" w:hAnsi="Arial" w:cs="Arial"/>
          <w:i w:val="0"/>
          <w:spacing w:val="1"/>
          <w:szCs w:val="22"/>
        </w:rPr>
        <w:t xml:space="preserve"> </w:t>
      </w:r>
      <w:r w:rsidRPr="00D5163E">
        <w:rPr>
          <w:rFonts w:ascii="Arial" w:hAnsi="Arial" w:cs="Arial"/>
          <w:i w:val="0"/>
          <w:spacing w:val="-1"/>
          <w:szCs w:val="22"/>
        </w:rPr>
        <w:t>be</w:t>
      </w:r>
      <w:r w:rsidRPr="00D5163E">
        <w:rPr>
          <w:rFonts w:ascii="Arial" w:hAnsi="Arial" w:cs="Arial"/>
          <w:i w:val="0"/>
          <w:spacing w:val="30"/>
          <w:szCs w:val="22"/>
        </w:rPr>
        <w:t xml:space="preserve"> </w:t>
      </w:r>
      <w:r w:rsidRPr="00D5163E">
        <w:rPr>
          <w:rFonts w:ascii="Arial" w:hAnsi="Arial" w:cs="Arial"/>
          <w:i w:val="0"/>
          <w:spacing w:val="-1"/>
          <w:szCs w:val="22"/>
        </w:rPr>
        <w:t>exempted</w:t>
      </w:r>
      <w:r w:rsidRPr="00D5163E">
        <w:rPr>
          <w:rFonts w:ascii="Arial" w:hAnsi="Arial" w:cs="Arial"/>
          <w:i w:val="0"/>
          <w:spacing w:val="1"/>
          <w:szCs w:val="22"/>
        </w:rPr>
        <w:t xml:space="preserve"> </w:t>
      </w:r>
      <w:r w:rsidRPr="00D5163E">
        <w:rPr>
          <w:rFonts w:ascii="Arial" w:hAnsi="Arial" w:cs="Arial"/>
          <w:i w:val="0"/>
          <w:spacing w:val="-1"/>
          <w:szCs w:val="22"/>
        </w:rPr>
        <w:t>and</w:t>
      </w:r>
      <w:r w:rsidRPr="00D5163E">
        <w:rPr>
          <w:rFonts w:ascii="Arial" w:hAnsi="Arial" w:cs="Arial"/>
          <w:i w:val="0"/>
          <w:spacing w:val="1"/>
          <w:szCs w:val="22"/>
        </w:rPr>
        <w:t xml:space="preserve"> </w:t>
      </w:r>
      <w:r w:rsidRPr="00D5163E">
        <w:rPr>
          <w:rFonts w:ascii="Arial" w:hAnsi="Arial" w:cs="Arial"/>
          <w:i w:val="0"/>
          <w:spacing w:val="-1"/>
          <w:szCs w:val="22"/>
        </w:rPr>
        <w:t>relevant</w:t>
      </w:r>
      <w:r w:rsidRPr="00D5163E">
        <w:rPr>
          <w:rFonts w:ascii="Arial" w:hAnsi="Arial" w:cs="Arial"/>
          <w:i w:val="0"/>
          <w:spacing w:val="1"/>
          <w:szCs w:val="22"/>
        </w:rPr>
        <w:t xml:space="preserve"> </w:t>
      </w:r>
      <w:r w:rsidRPr="00D5163E">
        <w:rPr>
          <w:rFonts w:ascii="Arial" w:hAnsi="Arial" w:cs="Arial"/>
          <w:i w:val="0"/>
          <w:spacing w:val="-1"/>
          <w:szCs w:val="22"/>
        </w:rPr>
        <w:t>procedures</w:t>
      </w:r>
      <w:r w:rsidRPr="00D5163E">
        <w:rPr>
          <w:rFonts w:ascii="Arial" w:hAnsi="Arial" w:cs="Arial"/>
          <w:i w:val="0"/>
          <w:spacing w:val="1"/>
          <w:szCs w:val="22"/>
        </w:rPr>
        <w:t xml:space="preserve"> </w:t>
      </w:r>
      <w:r w:rsidRPr="00D5163E">
        <w:rPr>
          <w:rFonts w:ascii="Arial" w:hAnsi="Arial" w:cs="Arial"/>
          <w:i w:val="0"/>
          <w:spacing w:val="-1"/>
          <w:szCs w:val="22"/>
        </w:rPr>
        <w:t>to</w:t>
      </w:r>
      <w:r w:rsidRPr="00D5163E">
        <w:rPr>
          <w:rFonts w:ascii="Arial" w:hAnsi="Arial" w:cs="Arial"/>
          <w:i w:val="0"/>
          <w:spacing w:val="1"/>
          <w:szCs w:val="22"/>
        </w:rPr>
        <w:t xml:space="preserve"> </w:t>
      </w:r>
      <w:r w:rsidRPr="00D5163E">
        <w:rPr>
          <w:rFonts w:ascii="Arial" w:hAnsi="Arial" w:cs="Arial"/>
          <w:i w:val="0"/>
          <w:spacing w:val="-1"/>
          <w:szCs w:val="22"/>
        </w:rPr>
        <w:t>be</w:t>
      </w:r>
      <w:r w:rsidRPr="00D5163E">
        <w:rPr>
          <w:rFonts w:ascii="Arial" w:hAnsi="Arial" w:cs="Arial"/>
          <w:i w:val="0"/>
          <w:spacing w:val="1"/>
          <w:szCs w:val="22"/>
        </w:rPr>
        <w:t xml:space="preserve"> </w:t>
      </w:r>
      <w:r w:rsidRPr="00D5163E">
        <w:rPr>
          <w:rFonts w:ascii="Arial" w:hAnsi="Arial" w:cs="Arial"/>
          <w:i w:val="0"/>
          <w:spacing w:val="-1"/>
          <w:szCs w:val="22"/>
        </w:rPr>
        <w:t>followed</w:t>
      </w:r>
      <w:r w:rsidRPr="00D5163E">
        <w:rPr>
          <w:rFonts w:ascii="Arial" w:hAnsi="Arial" w:cs="Arial"/>
          <w:i w:val="0"/>
          <w:spacing w:val="1"/>
          <w:szCs w:val="22"/>
        </w:rPr>
        <w:t xml:space="preserve"> </w:t>
      </w:r>
      <w:r w:rsidRPr="00D5163E">
        <w:rPr>
          <w:rFonts w:ascii="Arial" w:hAnsi="Arial" w:cs="Arial"/>
          <w:i w:val="0"/>
          <w:spacing w:val="-1"/>
          <w:szCs w:val="22"/>
        </w:rPr>
        <w:t>shall</w:t>
      </w:r>
      <w:r w:rsidRPr="00D5163E">
        <w:rPr>
          <w:rFonts w:ascii="Arial" w:hAnsi="Arial" w:cs="Arial"/>
          <w:i w:val="0"/>
          <w:spacing w:val="1"/>
          <w:szCs w:val="22"/>
        </w:rPr>
        <w:t xml:space="preserve"> </w:t>
      </w:r>
      <w:r w:rsidRPr="00D5163E">
        <w:rPr>
          <w:rFonts w:ascii="Arial" w:hAnsi="Arial" w:cs="Arial"/>
          <w:i w:val="0"/>
          <w:spacing w:val="-1"/>
          <w:szCs w:val="22"/>
        </w:rPr>
        <w:t>be</w:t>
      </w:r>
      <w:r w:rsidRPr="00D5163E">
        <w:rPr>
          <w:rFonts w:ascii="Arial" w:hAnsi="Arial" w:cs="Arial"/>
          <w:i w:val="0"/>
          <w:spacing w:val="1"/>
          <w:szCs w:val="22"/>
        </w:rPr>
        <w:t xml:space="preserve"> </w:t>
      </w:r>
      <w:r w:rsidRPr="00D5163E">
        <w:rPr>
          <w:rFonts w:ascii="Arial" w:hAnsi="Arial" w:cs="Arial"/>
          <w:i w:val="0"/>
          <w:spacing w:val="-1"/>
          <w:szCs w:val="22"/>
        </w:rPr>
        <w:t>agreed</w:t>
      </w:r>
      <w:r w:rsidRPr="00D5163E">
        <w:rPr>
          <w:rFonts w:ascii="Arial" w:hAnsi="Arial" w:cs="Arial"/>
          <w:i w:val="0"/>
          <w:spacing w:val="1"/>
          <w:szCs w:val="22"/>
        </w:rPr>
        <w:t xml:space="preserve"> </w:t>
      </w:r>
      <w:r w:rsidRPr="00D5163E">
        <w:rPr>
          <w:rFonts w:ascii="Arial" w:hAnsi="Arial" w:cs="Arial"/>
          <w:i w:val="0"/>
          <w:spacing w:val="-1"/>
          <w:szCs w:val="22"/>
        </w:rPr>
        <w:t>upon</w:t>
      </w:r>
      <w:r w:rsidRPr="00D5163E">
        <w:rPr>
          <w:rFonts w:ascii="Arial" w:hAnsi="Arial" w:cs="Arial"/>
          <w:i w:val="0"/>
          <w:spacing w:val="1"/>
          <w:szCs w:val="22"/>
        </w:rPr>
        <w:t xml:space="preserve"> </w:t>
      </w:r>
      <w:r w:rsidRPr="00D5163E">
        <w:rPr>
          <w:rFonts w:ascii="Arial" w:hAnsi="Arial" w:cs="Arial"/>
          <w:i w:val="0"/>
          <w:spacing w:val="-1"/>
          <w:szCs w:val="22"/>
        </w:rPr>
        <w:t>with</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Government</w:t>
      </w:r>
      <w:r w:rsidRPr="00D5163E">
        <w:rPr>
          <w:rFonts w:ascii="Arial" w:hAnsi="Arial" w:cs="Arial"/>
          <w:i w:val="0"/>
          <w:spacing w:val="1"/>
          <w:szCs w:val="22"/>
        </w:rPr>
        <w:t xml:space="preserve"> </w:t>
      </w:r>
      <w:r w:rsidRPr="00D5163E">
        <w:rPr>
          <w:rFonts w:ascii="Arial" w:hAnsi="Arial" w:cs="Arial"/>
          <w:i w:val="0"/>
          <w:spacing w:val="-1"/>
          <w:szCs w:val="22"/>
        </w:rPr>
        <w:t>and,</w:t>
      </w:r>
      <w:r w:rsidRPr="00D5163E">
        <w:rPr>
          <w:rFonts w:ascii="Arial" w:hAnsi="Arial" w:cs="Arial"/>
          <w:i w:val="0"/>
          <w:spacing w:val="1"/>
          <w:szCs w:val="22"/>
        </w:rPr>
        <w:t xml:space="preserve"> </w:t>
      </w:r>
      <w:r w:rsidRPr="00D5163E">
        <w:rPr>
          <w:rFonts w:ascii="Arial" w:hAnsi="Arial" w:cs="Arial"/>
          <w:i w:val="0"/>
          <w:spacing w:val="-1"/>
          <w:szCs w:val="22"/>
        </w:rPr>
        <w:t>as</w:t>
      </w:r>
      <w:r w:rsidRPr="00D5163E">
        <w:rPr>
          <w:rFonts w:ascii="Arial" w:hAnsi="Arial" w:cs="Arial"/>
          <w:i w:val="0"/>
          <w:spacing w:val="30"/>
          <w:szCs w:val="22"/>
        </w:rPr>
        <w:t xml:space="preserve"> </w:t>
      </w:r>
      <w:r w:rsidRPr="00D5163E">
        <w:rPr>
          <w:rFonts w:ascii="Arial" w:hAnsi="Arial" w:cs="Arial"/>
          <w:i w:val="0"/>
          <w:spacing w:val="-1"/>
          <w:szCs w:val="22"/>
        </w:rPr>
        <w:t>appropriate,</w:t>
      </w:r>
      <w:r w:rsidRPr="00D5163E">
        <w:rPr>
          <w:rFonts w:ascii="Arial" w:hAnsi="Arial" w:cs="Arial"/>
          <w:i w:val="0"/>
          <w:spacing w:val="1"/>
          <w:szCs w:val="22"/>
        </w:rPr>
        <w:t xml:space="preserve"> </w:t>
      </w:r>
      <w:r w:rsidRPr="00D5163E">
        <w:rPr>
          <w:rFonts w:ascii="Arial" w:hAnsi="Arial" w:cs="Arial"/>
          <w:i w:val="0"/>
          <w:spacing w:val="-1"/>
          <w:szCs w:val="22"/>
        </w:rPr>
        <w:t>recorded</w:t>
      </w:r>
      <w:r w:rsidRPr="00D5163E">
        <w:rPr>
          <w:rFonts w:ascii="Arial" w:hAnsi="Arial" w:cs="Arial"/>
          <w:i w:val="0"/>
          <w:spacing w:val="1"/>
          <w:szCs w:val="22"/>
        </w:rPr>
        <w:t xml:space="preserve"> </w:t>
      </w:r>
      <w:r w:rsidRPr="00D5163E">
        <w:rPr>
          <w:rFonts w:ascii="Arial" w:hAnsi="Arial" w:cs="Arial"/>
          <w:i w:val="0"/>
          <w:spacing w:val="-1"/>
          <w:szCs w:val="22"/>
        </w:rPr>
        <w:t>in</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Project</w:t>
      </w:r>
      <w:r w:rsidRPr="00D5163E">
        <w:rPr>
          <w:rFonts w:ascii="Arial" w:hAnsi="Arial" w:cs="Arial"/>
          <w:i w:val="0"/>
          <w:spacing w:val="1"/>
          <w:szCs w:val="22"/>
        </w:rPr>
        <w:t xml:space="preserve"> </w:t>
      </w:r>
      <w:r w:rsidRPr="00D5163E">
        <w:rPr>
          <w:rFonts w:ascii="Arial" w:hAnsi="Arial" w:cs="Arial"/>
          <w:i w:val="0"/>
          <w:spacing w:val="-1"/>
          <w:szCs w:val="22"/>
        </w:rPr>
        <w:t>Document;</w:t>
      </w:r>
      <w:r w:rsidRPr="00D5163E">
        <w:rPr>
          <w:rFonts w:ascii="Arial" w:hAnsi="Arial" w:cs="Arial"/>
          <w:i w:val="0"/>
          <w:spacing w:val="1"/>
          <w:szCs w:val="22"/>
        </w:rPr>
        <w:t xml:space="preserve"> </w:t>
      </w:r>
      <w:r w:rsidRPr="00D5163E">
        <w:rPr>
          <w:rFonts w:ascii="Arial" w:hAnsi="Arial" w:cs="Arial"/>
          <w:i w:val="0"/>
          <w:spacing w:val="-1"/>
          <w:szCs w:val="22"/>
        </w:rPr>
        <w:t>and</w:t>
      </w:r>
    </w:p>
    <w:p w14:paraId="559C110D" w14:textId="77777777" w:rsidR="004D3735" w:rsidRPr="00D5163E" w:rsidRDefault="004D3735" w:rsidP="00DD7CE7">
      <w:pPr>
        <w:pStyle w:val="BodyText"/>
        <w:widowControl w:val="0"/>
        <w:numPr>
          <w:ilvl w:val="0"/>
          <w:numId w:val="87"/>
        </w:numPr>
        <w:pBdr>
          <w:bottom w:val="none" w:sz="0" w:space="0" w:color="auto"/>
        </w:pBdr>
        <w:tabs>
          <w:tab w:val="left" w:pos="1180"/>
        </w:tabs>
        <w:spacing w:after="240"/>
        <w:ind w:left="1170" w:hanging="540"/>
        <w:rPr>
          <w:rFonts w:ascii="Arial" w:hAnsi="Arial" w:cs="Arial"/>
          <w:i w:val="0"/>
          <w:szCs w:val="22"/>
        </w:rPr>
      </w:pPr>
      <w:r w:rsidRPr="00D5163E">
        <w:rPr>
          <w:rFonts w:ascii="Arial" w:hAnsi="Arial" w:cs="Arial"/>
          <w:i w:val="0"/>
          <w:spacing w:val="-1"/>
          <w:szCs w:val="22"/>
        </w:rPr>
        <w:t>As</w:t>
      </w:r>
      <w:r w:rsidRPr="00D5163E">
        <w:rPr>
          <w:rFonts w:ascii="Arial" w:hAnsi="Arial" w:cs="Arial"/>
          <w:i w:val="0"/>
          <w:spacing w:val="1"/>
          <w:szCs w:val="22"/>
        </w:rPr>
        <w:t xml:space="preserve"> </w:t>
      </w:r>
      <w:r w:rsidRPr="00D5163E">
        <w:rPr>
          <w:rFonts w:ascii="Arial" w:hAnsi="Arial" w:cs="Arial"/>
          <w:i w:val="0"/>
          <w:spacing w:val="-1"/>
          <w:szCs w:val="22"/>
        </w:rPr>
        <w:t>in</w:t>
      </w:r>
      <w:r w:rsidRPr="00D5163E">
        <w:rPr>
          <w:rFonts w:ascii="Arial" w:hAnsi="Arial" w:cs="Arial"/>
          <w:i w:val="0"/>
          <w:spacing w:val="1"/>
          <w:szCs w:val="22"/>
        </w:rPr>
        <w:t xml:space="preserve"> </w:t>
      </w:r>
      <w:r w:rsidRPr="00D5163E">
        <w:rPr>
          <w:rFonts w:ascii="Arial" w:hAnsi="Arial" w:cs="Arial"/>
          <w:i w:val="0"/>
          <w:spacing w:val="-1"/>
          <w:szCs w:val="22"/>
        </w:rPr>
        <w:t>the</w:t>
      </w:r>
      <w:r w:rsidRPr="00D5163E">
        <w:rPr>
          <w:rFonts w:ascii="Arial" w:hAnsi="Arial" w:cs="Arial"/>
          <w:i w:val="0"/>
          <w:spacing w:val="1"/>
          <w:szCs w:val="22"/>
        </w:rPr>
        <w:t xml:space="preserve"> </w:t>
      </w:r>
      <w:r w:rsidRPr="00D5163E">
        <w:rPr>
          <w:rFonts w:ascii="Arial" w:hAnsi="Arial" w:cs="Arial"/>
          <w:i w:val="0"/>
          <w:spacing w:val="-1"/>
          <w:szCs w:val="22"/>
        </w:rPr>
        <w:t>case</w:t>
      </w:r>
      <w:r w:rsidRPr="00D5163E">
        <w:rPr>
          <w:rFonts w:ascii="Arial" w:hAnsi="Arial" w:cs="Arial"/>
          <w:i w:val="0"/>
          <w:spacing w:val="1"/>
          <w:szCs w:val="22"/>
        </w:rPr>
        <w:t xml:space="preserve"> </w:t>
      </w:r>
      <w:r w:rsidRPr="00D5163E">
        <w:rPr>
          <w:rFonts w:ascii="Arial" w:hAnsi="Arial" w:cs="Arial"/>
          <w:i w:val="0"/>
          <w:spacing w:val="-1"/>
          <w:szCs w:val="22"/>
        </w:rPr>
        <w:t>of</w:t>
      </w:r>
      <w:r w:rsidRPr="00D5163E">
        <w:rPr>
          <w:rFonts w:ascii="Arial" w:hAnsi="Arial" w:cs="Arial"/>
          <w:i w:val="0"/>
          <w:spacing w:val="1"/>
          <w:szCs w:val="22"/>
        </w:rPr>
        <w:t xml:space="preserve"> </w:t>
      </w:r>
      <w:r w:rsidRPr="00D5163E">
        <w:rPr>
          <w:rFonts w:ascii="Arial" w:hAnsi="Arial" w:cs="Arial"/>
          <w:i w:val="0"/>
          <w:spacing w:val="-1"/>
          <w:szCs w:val="22"/>
        </w:rPr>
        <w:t>concessions</w:t>
      </w:r>
      <w:r w:rsidRPr="00D5163E">
        <w:rPr>
          <w:rFonts w:ascii="Arial" w:hAnsi="Arial" w:cs="Arial"/>
          <w:i w:val="0"/>
          <w:spacing w:val="1"/>
          <w:szCs w:val="22"/>
        </w:rPr>
        <w:t xml:space="preserve"> </w:t>
      </w:r>
      <w:r w:rsidRPr="00D5163E">
        <w:rPr>
          <w:rFonts w:ascii="Arial" w:hAnsi="Arial" w:cs="Arial"/>
          <w:i w:val="0"/>
          <w:spacing w:val="-1"/>
          <w:szCs w:val="22"/>
        </w:rPr>
        <w:t>currently</w:t>
      </w:r>
      <w:r w:rsidRPr="00D5163E">
        <w:rPr>
          <w:rFonts w:ascii="Arial" w:hAnsi="Arial" w:cs="Arial"/>
          <w:i w:val="0"/>
          <w:spacing w:val="1"/>
          <w:szCs w:val="22"/>
        </w:rPr>
        <w:t xml:space="preserve"> </w:t>
      </w:r>
      <w:r w:rsidRPr="00D5163E">
        <w:rPr>
          <w:rFonts w:ascii="Arial" w:hAnsi="Arial" w:cs="Arial"/>
          <w:i w:val="0"/>
          <w:spacing w:val="-1"/>
          <w:szCs w:val="22"/>
        </w:rPr>
        <w:t>granted</w:t>
      </w:r>
      <w:r w:rsidRPr="00D5163E">
        <w:rPr>
          <w:rFonts w:ascii="Arial" w:hAnsi="Arial" w:cs="Arial"/>
          <w:i w:val="0"/>
          <w:spacing w:val="1"/>
          <w:szCs w:val="22"/>
        </w:rPr>
        <w:t xml:space="preserve"> </w:t>
      </w:r>
      <w:r w:rsidRPr="00D5163E">
        <w:rPr>
          <w:rFonts w:ascii="Arial" w:hAnsi="Arial" w:cs="Arial"/>
          <w:i w:val="0"/>
          <w:spacing w:val="-1"/>
          <w:szCs w:val="22"/>
        </w:rPr>
        <w:t>to</w:t>
      </w:r>
      <w:r w:rsidRPr="00D5163E">
        <w:rPr>
          <w:rFonts w:ascii="Arial" w:hAnsi="Arial" w:cs="Arial"/>
          <w:i w:val="0"/>
          <w:spacing w:val="1"/>
          <w:szCs w:val="22"/>
        </w:rPr>
        <w:t xml:space="preserve"> </w:t>
      </w:r>
      <w:r w:rsidRPr="00D5163E">
        <w:rPr>
          <w:rFonts w:ascii="Arial" w:hAnsi="Arial" w:cs="Arial"/>
          <w:i w:val="0"/>
          <w:spacing w:val="-1"/>
          <w:szCs w:val="22"/>
        </w:rPr>
        <w:t>UNDP</w:t>
      </w:r>
      <w:r w:rsidRPr="00D5163E">
        <w:rPr>
          <w:rFonts w:ascii="Arial" w:hAnsi="Arial" w:cs="Arial"/>
          <w:i w:val="0"/>
          <w:spacing w:val="1"/>
          <w:szCs w:val="22"/>
        </w:rPr>
        <w:t xml:space="preserve"> </w:t>
      </w:r>
      <w:r w:rsidRPr="00D5163E">
        <w:rPr>
          <w:rFonts w:ascii="Arial" w:hAnsi="Arial" w:cs="Arial"/>
          <w:i w:val="0"/>
          <w:spacing w:val="-1"/>
          <w:szCs w:val="22"/>
        </w:rPr>
        <w:t>and</w:t>
      </w:r>
      <w:r w:rsidRPr="00D5163E">
        <w:rPr>
          <w:rFonts w:ascii="Arial" w:hAnsi="Arial" w:cs="Arial"/>
          <w:i w:val="0"/>
          <w:spacing w:val="1"/>
          <w:szCs w:val="22"/>
        </w:rPr>
        <w:t xml:space="preserve"> </w:t>
      </w:r>
      <w:r w:rsidRPr="00D5163E">
        <w:rPr>
          <w:rFonts w:ascii="Arial" w:hAnsi="Arial" w:cs="Arial"/>
          <w:i w:val="0"/>
          <w:spacing w:val="-1"/>
          <w:szCs w:val="22"/>
        </w:rPr>
        <w:t>Executing</w:t>
      </w:r>
      <w:r w:rsidRPr="00D5163E">
        <w:rPr>
          <w:rFonts w:ascii="Arial" w:hAnsi="Arial" w:cs="Arial"/>
          <w:i w:val="0"/>
          <w:spacing w:val="1"/>
          <w:szCs w:val="22"/>
        </w:rPr>
        <w:t xml:space="preserve"> </w:t>
      </w:r>
      <w:r w:rsidRPr="00D5163E">
        <w:rPr>
          <w:rFonts w:ascii="Arial" w:hAnsi="Arial" w:cs="Arial"/>
          <w:i w:val="0"/>
          <w:spacing w:val="-1"/>
          <w:szCs w:val="22"/>
        </w:rPr>
        <w:t>Agency's</w:t>
      </w:r>
      <w:r w:rsidRPr="00D5163E">
        <w:rPr>
          <w:rFonts w:ascii="Arial" w:hAnsi="Arial" w:cs="Arial"/>
          <w:i w:val="0"/>
          <w:spacing w:val="1"/>
          <w:szCs w:val="22"/>
        </w:rPr>
        <w:t xml:space="preserve"> </w:t>
      </w:r>
      <w:r w:rsidRPr="00D5163E">
        <w:rPr>
          <w:rFonts w:ascii="Arial" w:hAnsi="Arial" w:cs="Arial"/>
          <w:i w:val="0"/>
          <w:spacing w:val="-1"/>
          <w:szCs w:val="22"/>
        </w:rPr>
        <w:t>personnel,</w:t>
      </w:r>
      <w:r w:rsidRPr="00D5163E">
        <w:rPr>
          <w:rFonts w:ascii="Arial" w:hAnsi="Arial" w:cs="Arial"/>
          <w:i w:val="0"/>
          <w:spacing w:val="26"/>
          <w:szCs w:val="22"/>
        </w:rPr>
        <w:t xml:space="preserve"> </w:t>
      </w:r>
      <w:r w:rsidRPr="00D5163E">
        <w:rPr>
          <w:rFonts w:ascii="Arial" w:hAnsi="Arial" w:cs="Arial"/>
          <w:i w:val="0"/>
          <w:spacing w:val="-1"/>
          <w:szCs w:val="22"/>
        </w:rPr>
        <w:t>any</w:t>
      </w:r>
      <w:r w:rsidRPr="00D5163E">
        <w:rPr>
          <w:rFonts w:ascii="Arial" w:hAnsi="Arial" w:cs="Arial"/>
          <w:i w:val="0"/>
          <w:spacing w:val="2"/>
          <w:szCs w:val="22"/>
        </w:rPr>
        <w:t xml:space="preserve"> </w:t>
      </w:r>
      <w:r w:rsidRPr="00D5163E">
        <w:rPr>
          <w:rFonts w:ascii="Arial" w:hAnsi="Arial" w:cs="Arial"/>
          <w:i w:val="0"/>
          <w:spacing w:val="-1"/>
          <w:szCs w:val="22"/>
        </w:rPr>
        <w:t>property</w:t>
      </w:r>
      <w:r w:rsidRPr="00D5163E">
        <w:rPr>
          <w:rFonts w:ascii="Arial" w:hAnsi="Arial" w:cs="Arial"/>
          <w:i w:val="0"/>
          <w:spacing w:val="2"/>
          <w:szCs w:val="22"/>
        </w:rPr>
        <w:t xml:space="preserve"> </w:t>
      </w:r>
      <w:r w:rsidRPr="00D5163E">
        <w:rPr>
          <w:rFonts w:ascii="Arial" w:hAnsi="Arial" w:cs="Arial"/>
          <w:i w:val="0"/>
          <w:spacing w:val="-1"/>
          <w:szCs w:val="22"/>
        </w:rPr>
        <w:t>brought,</w:t>
      </w:r>
      <w:r w:rsidRPr="00D5163E">
        <w:rPr>
          <w:rFonts w:ascii="Arial" w:hAnsi="Arial" w:cs="Arial"/>
          <w:i w:val="0"/>
          <w:spacing w:val="2"/>
          <w:szCs w:val="22"/>
        </w:rPr>
        <w:t xml:space="preserve"> </w:t>
      </w:r>
      <w:r w:rsidRPr="00D5163E">
        <w:rPr>
          <w:rFonts w:ascii="Arial" w:hAnsi="Arial" w:cs="Arial"/>
          <w:i w:val="0"/>
          <w:spacing w:val="-1"/>
          <w:szCs w:val="22"/>
        </w:rPr>
        <w:t>including</w:t>
      </w:r>
      <w:r w:rsidRPr="00D5163E">
        <w:rPr>
          <w:rFonts w:ascii="Arial" w:hAnsi="Arial" w:cs="Arial"/>
          <w:i w:val="0"/>
          <w:spacing w:val="2"/>
          <w:szCs w:val="22"/>
        </w:rPr>
        <w:t xml:space="preserve"> </w:t>
      </w:r>
      <w:r w:rsidRPr="00D5163E">
        <w:rPr>
          <w:rFonts w:ascii="Arial" w:hAnsi="Arial" w:cs="Arial"/>
          <w:i w:val="0"/>
          <w:spacing w:val="-1"/>
          <w:szCs w:val="22"/>
        </w:rPr>
        <w:t>one</w:t>
      </w:r>
      <w:r w:rsidRPr="00D5163E">
        <w:rPr>
          <w:rFonts w:ascii="Arial" w:hAnsi="Arial" w:cs="Arial"/>
          <w:i w:val="0"/>
          <w:spacing w:val="2"/>
          <w:szCs w:val="22"/>
        </w:rPr>
        <w:t xml:space="preserve"> </w:t>
      </w:r>
      <w:r w:rsidRPr="00D5163E">
        <w:rPr>
          <w:rFonts w:ascii="Arial" w:hAnsi="Arial" w:cs="Arial"/>
          <w:i w:val="0"/>
          <w:spacing w:val="-1"/>
          <w:szCs w:val="22"/>
        </w:rPr>
        <w:t>privately</w:t>
      </w:r>
      <w:r w:rsidRPr="00D5163E">
        <w:rPr>
          <w:rFonts w:ascii="Arial" w:hAnsi="Arial" w:cs="Arial"/>
          <w:i w:val="0"/>
          <w:spacing w:val="2"/>
          <w:szCs w:val="22"/>
        </w:rPr>
        <w:t xml:space="preserve"> </w:t>
      </w:r>
      <w:r w:rsidRPr="00D5163E">
        <w:rPr>
          <w:rFonts w:ascii="Arial" w:hAnsi="Arial" w:cs="Arial"/>
          <w:i w:val="0"/>
          <w:spacing w:val="-1"/>
          <w:szCs w:val="22"/>
        </w:rPr>
        <w:t>owned</w:t>
      </w:r>
      <w:r w:rsidRPr="00D5163E">
        <w:rPr>
          <w:rFonts w:ascii="Arial" w:hAnsi="Arial" w:cs="Arial"/>
          <w:i w:val="0"/>
          <w:spacing w:val="2"/>
          <w:szCs w:val="22"/>
        </w:rPr>
        <w:t xml:space="preserve"> </w:t>
      </w:r>
      <w:r w:rsidRPr="00D5163E">
        <w:rPr>
          <w:rFonts w:ascii="Arial" w:hAnsi="Arial" w:cs="Arial"/>
          <w:i w:val="0"/>
          <w:spacing w:val="-1"/>
          <w:szCs w:val="22"/>
        </w:rPr>
        <w:t>automobile</w:t>
      </w:r>
      <w:r w:rsidRPr="00D5163E">
        <w:rPr>
          <w:rFonts w:ascii="Arial" w:hAnsi="Arial" w:cs="Arial"/>
          <w:i w:val="0"/>
          <w:spacing w:val="2"/>
          <w:szCs w:val="22"/>
        </w:rPr>
        <w:t xml:space="preserve"> </w:t>
      </w:r>
      <w:r w:rsidRPr="00D5163E">
        <w:rPr>
          <w:rFonts w:ascii="Arial" w:hAnsi="Arial" w:cs="Arial"/>
          <w:i w:val="0"/>
          <w:spacing w:val="-1"/>
          <w:szCs w:val="22"/>
        </w:rPr>
        <w:t>per</w:t>
      </w:r>
      <w:r w:rsidRPr="00D5163E">
        <w:rPr>
          <w:rFonts w:ascii="Arial" w:hAnsi="Arial" w:cs="Arial"/>
          <w:i w:val="0"/>
          <w:spacing w:val="2"/>
          <w:szCs w:val="22"/>
        </w:rPr>
        <w:t xml:space="preserve"> </w:t>
      </w:r>
      <w:r w:rsidRPr="00D5163E">
        <w:rPr>
          <w:rFonts w:ascii="Arial" w:hAnsi="Arial" w:cs="Arial"/>
          <w:i w:val="0"/>
          <w:spacing w:val="-1"/>
          <w:szCs w:val="22"/>
        </w:rPr>
        <w:t>employee,</w:t>
      </w:r>
      <w:r w:rsidRPr="00D5163E">
        <w:rPr>
          <w:rFonts w:ascii="Arial" w:hAnsi="Arial" w:cs="Arial"/>
          <w:i w:val="0"/>
          <w:spacing w:val="2"/>
          <w:szCs w:val="22"/>
        </w:rPr>
        <w:t xml:space="preserve"> </w:t>
      </w:r>
      <w:r w:rsidRPr="00D5163E">
        <w:rPr>
          <w:rFonts w:ascii="Arial" w:hAnsi="Arial" w:cs="Arial"/>
          <w:i w:val="0"/>
          <w:spacing w:val="-1"/>
          <w:szCs w:val="22"/>
        </w:rPr>
        <w:t>by</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firm</w:t>
      </w:r>
      <w:r w:rsidRPr="00D5163E">
        <w:rPr>
          <w:rFonts w:ascii="Arial" w:hAnsi="Arial" w:cs="Arial"/>
          <w:i w:val="0"/>
          <w:spacing w:val="2"/>
          <w:szCs w:val="22"/>
        </w:rPr>
        <w:t xml:space="preserve"> </w:t>
      </w:r>
      <w:r w:rsidRPr="00D5163E">
        <w:rPr>
          <w:rFonts w:ascii="Arial" w:hAnsi="Arial" w:cs="Arial"/>
          <w:i w:val="0"/>
          <w:spacing w:val="-1"/>
          <w:szCs w:val="22"/>
        </w:rPr>
        <w:t>or</w:t>
      </w:r>
      <w:r w:rsidRPr="00D5163E">
        <w:rPr>
          <w:rFonts w:ascii="Arial" w:hAnsi="Arial" w:cs="Arial"/>
          <w:i w:val="0"/>
          <w:spacing w:val="26"/>
          <w:szCs w:val="22"/>
        </w:rPr>
        <w:t xml:space="preserve"> </w:t>
      </w:r>
      <w:r w:rsidRPr="00D5163E">
        <w:rPr>
          <w:rFonts w:ascii="Arial" w:hAnsi="Arial" w:cs="Arial"/>
          <w:i w:val="0"/>
          <w:spacing w:val="-1"/>
          <w:szCs w:val="22"/>
        </w:rPr>
        <w:t>organization</w:t>
      </w:r>
      <w:r w:rsidRPr="00D5163E">
        <w:rPr>
          <w:rFonts w:ascii="Arial" w:hAnsi="Arial" w:cs="Arial"/>
          <w:i w:val="0"/>
          <w:spacing w:val="2"/>
          <w:szCs w:val="22"/>
        </w:rPr>
        <w:t xml:space="preserve"> </w:t>
      </w:r>
      <w:r w:rsidRPr="00D5163E">
        <w:rPr>
          <w:rFonts w:ascii="Arial" w:hAnsi="Arial" w:cs="Arial"/>
          <w:i w:val="0"/>
          <w:spacing w:val="-1"/>
          <w:szCs w:val="22"/>
        </w:rPr>
        <w:t>or</w:t>
      </w:r>
      <w:r w:rsidRPr="00D5163E">
        <w:rPr>
          <w:rFonts w:ascii="Arial" w:hAnsi="Arial" w:cs="Arial"/>
          <w:i w:val="0"/>
          <w:spacing w:val="2"/>
          <w:szCs w:val="22"/>
        </w:rPr>
        <w:t xml:space="preserve"> </w:t>
      </w:r>
      <w:r w:rsidRPr="00D5163E">
        <w:rPr>
          <w:rFonts w:ascii="Arial" w:hAnsi="Arial" w:cs="Arial"/>
          <w:i w:val="0"/>
          <w:spacing w:val="-1"/>
          <w:szCs w:val="22"/>
        </w:rPr>
        <w:t>its</w:t>
      </w:r>
      <w:r w:rsidRPr="00D5163E">
        <w:rPr>
          <w:rFonts w:ascii="Arial" w:hAnsi="Arial" w:cs="Arial"/>
          <w:i w:val="0"/>
          <w:spacing w:val="2"/>
          <w:szCs w:val="22"/>
        </w:rPr>
        <w:t xml:space="preserve"> </w:t>
      </w:r>
      <w:r w:rsidRPr="00D5163E">
        <w:rPr>
          <w:rFonts w:ascii="Arial" w:hAnsi="Arial" w:cs="Arial"/>
          <w:i w:val="0"/>
          <w:spacing w:val="-1"/>
          <w:szCs w:val="22"/>
        </w:rPr>
        <w:t>personnel</w:t>
      </w:r>
      <w:r w:rsidRPr="00D5163E">
        <w:rPr>
          <w:rFonts w:ascii="Arial" w:hAnsi="Arial" w:cs="Arial"/>
          <w:i w:val="0"/>
          <w:spacing w:val="2"/>
          <w:szCs w:val="22"/>
        </w:rPr>
        <w:t xml:space="preserve"> </w:t>
      </w:r>
      <w:r w:rsidRPr="00D5163E">
        <w:rPr>
          <w:rFonts w:ascii="Arial" w:hAnsi="Arial" w:cs="Arial"/>
          <w:i w:val="0"/>
          <w:spacing w:val="-1"/>
          <w:szCs w:val="22"/>
        </w:rPr>
        <w:t>for</w:t>
      </w:r>
      <w:r w:rsidRPr="00D5163E">
        <w:rPr>
          <w:rFonts w:ascii="Arial" w:hAnsi="Arial" w:cs="Arial"/>
          <w:i w:val="0"/>
          <w:spacing w:val="2"/>
          <w:szCs w:val="22"/>
        </w:rPr>
        <w:t xml:space="preserve"> </w:t>
      </w:r>
      <w:r w:rsidRPr="00D5163E">
        <w:rPr>
          <w:rFonts w:ascii="Arial" w:hAnsi="Arial" w:cs="Arial"/>
          <w:i w:val="0"/>
          <w:spacing w:val="-1"/>
          <w:szCs w:val="22"/>
        </w:rPr>
        <w:t>their</w:t>
      </w:r>
      <w:r w:rsidRPr="00D5163E">
        <w:rPr>
          <w:rFonts w:ascii="Arial" w:hAnsi="Arial" w:cs="Arial"/>
          <w:i w:val="0"/>
          <w:spacing w:val="2"/>
          <w:szCs w:val="22"/>
        </w:rPr>
        <w:t xml:space="preserve"> </w:t>
      </w:r>
      <w:r w:rsidRPr="00D5163E">
        <w:rPr>
          <w:rFonts w:ascii="Arial" w:hAnsi="Arial" w:cs="Arial"/>
          <w:i w:val="0"/>
          <w:spacing w:val="-1"/>
          <w:szCs w:val="22"/>
        </w:rPr>
        <w:t>personal</w:t>
      </w:r>
      <w:r w:rsidRPr="00D5163E">
        <w:rPr>
          <w:rFonts w:ascii="Arial" w:hAnsi="Arial" w:cs="Arial"/>
          <w:i w:val="0"/>
          <w:spacing w:val="2"/>
          <w:szCs w:val="22"/>
        </w:rPr>
        <w:t xml:space="preserve"> </w:t>
      </w:r>
      <w:r w:rsidRPr="00D5163E">
        <w:rPr>
          <w:rFonts w:ascii="Arial" w:hAnsi="Arial" w:cs="Arial"/>
          <w:i w:val="0"/>
          <w:spacing w:val="-1"/>
          <w:szCs w:val="22"/>
        </w:rPr>
        <w:t>use</w:t>
      </w:r>
      <w:r w:rsidRPr="00D5163E">
        <w:rPr>
          <w:rFonts w:ascii="Arial" w:hAnsi="Arial" w:cs="Arial"/>
          <w:i w:val="0"/>
          <w:spacing w:val="2"/>
          <w:szCs w:val="22"/>
        </w:rPr>
        <w:t xml:space="preserve"> </w:t>
      </w:r>
      <w:r w:rsidRPr="00D5163E">
        <w:rPr>
          <w:rFonts w:ascii="Arial" w:hAnsi="Arial" w:cs="Arial"/>
          <w:i w:val="0"/>
          <w:spacing w:val="-1"/>
          <w:szCs w:val="22"/>
        </w:rPr>
        <w:t>or</w:t>
      </w:r>
      <w:r w:rsidRPr="00D5163E">
        <w:rPr>
          <w:rFonts w:ascii="Arial" w:hAnsi="Arial" w:cs="Arial"/>
          <w:i w:val="0"/>
          <w:spacing w:val="2"/>
          <w:szCs w:val="22"/>
        </w:rPr>
        <w:t xml:space="preserve"> </w:t>
      </w:r>
      <w:r w:rsidRPr="00D5163E">
        <w:rPr>
          <w:rFonts w:ascii="Arial" w:hAnsi="Arial" w:cs="Arial"/>
          <w:i w:val="0"/>
          <w:spacing w:val="-1"/>
          <w:szCs w:val="22"/>
        </w:rPr>
        <w:t>consumption</w:t>
      </w:r>
      <w:r w:rsidRPr="00D5163E">
        <w:rPr>
          <w:rFonts w:ascii="Arial" w:hAnsi="Arial" w:cs="Arial"/>
          <w:i w:val="0"/>
          <w:spacing w:val="2"/>
          <w:szCs w:val="22"/>
        </w:rPr>
        <w:t xml:space="preserve"> </w:t>
      </w:r>
      <w:r w:rsidRPr="00D5163E">
        <w:rPr>
          <w:rFonts w:ascii="Arial" w:hAnsi="Arial" w:cs="Arial"/>
          <w:i w:val="0"/>
          <w:spacing w:val="-1"/>
          <w:szCs w:val="22"/>
        </w:rPr>
        <w:t>or</w:t>
      </w:r>
      <w:r w:rsidRPr="00D5163E">
        <w:rPr>
          <w:rFonts w:ascii="Arial" w:hAnsi="Arial" w:cs="Arial"/>
          <w:i w:val="0"/>
          <w:spacing w:val="2"/>
          <w:szCs w:val="22"/>
        </w:rPr>
        <w:t xml:space="preserve"> </w:t>
      </w:r>
      <w:r w:rsidRPr="00D5163E">
        <w:rPr>
          <w:rFonts w:ascii="Arial" w:hAnsi="Arial" w:cs="Arial"/>
          <w:i w:val="0"/>
          <w:spacing w:val="-1"/>
          <w:szCs w:val="22"/>
        </w:rPr>
        <w:t>which</w:t>
      </w:r>
      <w:r w:rsidRPr="00D5163E">
        <w:rPr>
          <w:rFonts w:ascii="Arial" w:hAnsi="Arial" w:cs="Arial"/>
          <w:i w:val="0"/>
          <w:spacing w:val="2"/>
          <w:szCs w:val="22"/>
        </w:rPr>
        <w:t xml:space="preserve"> </w:t>
      </w:r>
      <w:r w:rsidRPr="00D5163E">
        <w:rPr>
          <w:rFonts w:ascii="Arial" w:hAnsi="Arial" w:cs="Arial"/>
          <w:i w:val="0"/>
          <w:spacing w:val="-1"/>
          <w:szCs w:val="22"/>
        </w:rPr>
        <w:t>after</w:t>
      </w:r>
      <w:r w:rsidRPr="00D5163E">
        <w:rPr>
          <w:rFonts w:ascii="Arial" w:hAnsi="Arial" w:cs="Arial"/>
          <w:i w:val="0"/>
          <w:spacing w:val="2"/>
          <w:szCs w:val="22"/>
        </w:rPr>
        <w:t xml:space="preserve"> </w:t>
      </w:r>
      <w:r w:rsidRPr="00D5163E">
        <w:rPr>
          <w:rFonts w:ascii="Arial" w:hAnsi="Arial" w:cs="Arial"/>
          <w:i w:val="0"/>
          <w:spacing w:val="-1"/>
          <w:szCs w:val="22"/>
        </w:rPr>
        <w:t>having</w:t>
      </w:r>
      <w:r w:rsidRPr="00D5163E">
        <w:rPr>
          <w:rFonts w:ascii="Arial" w:hAnsi="Arial" w:cs="Arial"/>
          <w:i w:val="0"/>
          <w:spacing w:val="2"/>
          <w:szCs w:val="22"/>
        </w:rPr>
        <w:t xml:space="preserve"> </w:t>
      </w:r>
      <w:r w:rsidRPr="00D5163E">
        <w:rPr>
          <w:rFonts w:ascii="Arial" w:hAnsi="Arial" w:cs="Arial"/>
          <w:i w:val="0"/>
          <w:spacing w:val="-1"/>
          <w:szCs w:val="22"/>
        </w:rPr>
        <w:t>been</w:t>
      </w:r>
      <w:r w:rsidRPr="00D5163E">
        <w:rPr>
          <w:rFonts w:ascii="Arial" w:hAnsi="Arial" w:cs="Arial"/>
          <w:i w:val="0"/>
          <w:spacing w:val="2"/>
          <w:szCs w:val="22"/>
        </w:rPr>
        <w:t xml:space="preserve"> </w:t>
      </w:r>
      <w:r w:rsidRPr="00D5163E">
        <w:rPr>
          <w:rFonts w:ascii="Arial" w:hAnsi="Arial" w:cs="Arial"/>
          <w:i w:val="0"/>
          <w:spacing w:val="-1"/>
          <w:szCs w:val="22"/>
        </w:rPr>
        <w:t>brought</w:t>
      </w:r>
      <w:r w:rsidRPr="00D5163E">
        <w:rPr>
          <w:rFonts w:ascii="Arial" w:hAnsi="Arial" w:cs="Arial"/>
          <w:i w:val="0"/>
          <w:spacing w:val="30"/>
          <w:szCs w:val="22"/>
        </w:rPr>
        <w:t xml:space="preserve"> </w:t>
      </w:r>
      <w:r w:rsidRPr="00D5163E">
        <w:rPr>
          <w:rFonts w:ascii="Arial" w:hAnsi="Arial" w:cs="Arial"/>
          <w:i w:val="0"/>
          <w:spacing w:val="-1"/>
          <w:szCs w:val="22"/>
        </w:rPr>
        <w:t>into</w:t>
      </w:r>
      <w:r w:rsidRPr="00D5163E">
        <w:rPr>
          <w:rFonts w:ascii="Arial" w:hAnsi="Arial" w:cs="Arial"/>
          <w:i w:val="0"/>
          <w:spacing w:val="2"/>
          <w:szCs w:val="22"/>
        </w:rPr>
        <w:t xml:space="preserve"> </w:t>
      </w:r>
      <w:r w:rsidRPr="00D5163E">
        <w:rPr>
          <w:rFonts w:ascii="Arial" w:hAnsi="Arial" w:cs="Arial"/>
          <w:i w:val="0"/>
          <w:spacing w:val="-1"/>
          <w:szCs w:val="22"/>
        </w:rPr>
        <w:t>the</w:t>
      </w:r>
      <w:r w:rsidRPr="00D5163E">
        <w:rPr>
          <w:rFonts w:ascii="Arial" w:hAnsi="Arial" w:cs="Arial"/>
          <w:i w:val="0"/>
          <w:spacing w:val="2"/>
          <w:szCs w:val="22"/>
        </w:rPr>
        <w:t xml:space="preserve"> </w:t>
      </w:r>
      <w:r w:rsidRPr="00D5163E">
        <w:rPr>
          <w:rFonts w:ascii="Arial" w:hAnsi="Arial" w:cs="Arial"/>
          <w:i w:val="0"/>
          <w:spacing w:val="-1"/>
          <w:szCs w:val="22"/>
        </w:rPr>
        <w:t>country,</w:t>
      </w:r>
      <w:r w:rsidRPr="00D5163E">
        <w:rPr>
          <w:rFonts w:ascii="Arial" w:hAnsi="Arial" w:cs="Arial"/>
          <w:i w:val="0"/>
          <w:spacing w:val="2"/>
          <w:szCs w:val="22"/>
        </w:rPr>
        <w:t xml:space="preserve"> </w:t>
      </w:r>
      <w:r w:rsidRPr="00D5163E">
        <w:rPr>
          <w:rFonts w:ascii="Arial" w:hAnsi="Arial" w:cs="Arial"/>
          <w:i w:val="0"/>
          <w:spacing w:val="-1"/>
          <w:szCs w:val="22"/>
        </w:rPr>
        <w:t>may</w:t>
      </w:r>
      <w:r w:rsidRPr="00D5163E">
        <w:rPr>
          <w:rFonts w:ascii="Arial" w:hAnsi="Arial" w:cs="Arial"/>
          <w:i w:val="0"/>
          <w:spacing w:val="2"/>
          <w:szCs w:val="22"/>
        </w:rPr>
        <w:t xml:space="preserve"> </w:t>
      </w:r>
      <w:r w:rsidRPr="00D5163E">
        <w:rPr>
          <w:rFonts w:ascii="Arial" w:hAnsi="Arial" w:cs="Arial"/>
          <w:i w:val="0"/>
          <w:spacing w:val="-1"/>
          <w:szCs w:val="22"/>
        </w:rPr>
        <w:t>subsequently</w:t>
      </w:r>
      <w:r w:rsidRPr="00D5163E">
        <w:rPr>
          <w:rFonts w:ascii="Arial" w:hAnsi="Arial" w:cs="Arial"/>
          <w:i w:val="0"/>
          <w:spacing w:val="2"/>
          <w:szCs w:val="22"/>
        </w:rPr>
        <w:t xml:space="preserve"> </w:t>
      </w:r>
      <w:r w:rsidRPr="00D5163E">
        <w:rPr>
          <w:rFonts w:ascii="Arial" w:hAnsi="Arial" w:cs="Arial"/>
          <w:i w:val="0"/>
          <w:spacing w:val="-1"/>
          <w:szCs w:val="22"/>
        </w:rPr>
        <w:t>be</w:t>
      </w:r>
      <w:r w:rsidRPr="00D5163E">
        <w:rPr>
          <w:rFonts w:ascii="Arial" w:hAnsi="Arial" w:cs="Arial"/>
          <w:i w:val="0"/>
          <w:spacing w:val="2"/>
          <w:szCs w:val="22"/>
        </w:rPr>
        <w:t xml:space="preserve"> </w:t>
      </w:r>
      <w:r w:rsidRPr="00D5163E">
        <w:rPr>
          <w:rFonts w:ascii="Arial" w:hAnsi="Arial" w:cs="Arial"/>
          <w:i w:val="0"/>
          <w:spacing w:val="-1"/>
          <w:szCs w:val="22"/>
        </w:rPr>
        <w:t>withdrawn</w:t>
      </w:r>
      <w:r w:rsidRPr="00D5163E">
        <w:rPr>
          <w:rFonts w:ascii="Arial" w:hAnsi="Arial" w:cs="Arial"/>
          <w:i w:val="0"/>
          <w:spacing w:val="2"/>
          <w:szCs w:val="22"/>
        </w:rPr>
        <w:t xml:space="preserve"> </w:t>
      </w:r>
      <w:r w:rsidRPr="00D5163E">
        <w:rPr>
          <w:rFonts w:ascii="Arial" w:hAnsi="Arial" w:cs="Arial"/>
          <w:i w:val="0"/>
          <w:spacing w:val="-1"/>
          <w:szCs w:val="22"/>
        </w:rPr>
        <w:t>therefrom</w:t>
      </w:r>
      <w:r w:rsidRPr="00D5163E">
        <w:rPr>
          <w:rFonts w:ascii="Arial" w:hAnsi="Arial" w:cs="Arial"/>
          <w:i w:val="0"/>
          <w:spacing w:val="2"/>
          <w:szCs w:val="22"/>
        </w:rPr>
        <w:t xml:space="preserve"> </w:t>
      </w:r>
      <w:r w:rsidRPr="00D5163E">
        <w:rPr>
          <w:rFonts w:ascii="Arial" w:hAnsi="Arial" w:cs="Arial"/>
          <w:i w:val="0"/>
          <w:spacing w:val="-1"/>
          <w:szCs w:val="22"/>
        </w:rPr>
        <w:t>upon</w:t>
      </w:r>
      <w:r w:rsidRPr="00D5163E">
        <w:rPr>
          <w:rFonts w:ascii="Arial" w:hAnsi="Arial" w:cs="Arial"/>
          <w:i w:val="0"/>
          <w:spacing w:val="2"/>
          <w:szCs w:val="22"/>
        </w:rPr>
        <w:t xml:space="preserve"> </w:t>
      </w:r>
      <w:r w:rsidRPr="00D5163E">
        <w:rPr>
          <w:rFonts w:ascii="Arial" w:hAnsi="Arial" w:cs="Arial"/>
          <w:i w:val="0"/>
          <w:spacing w:val="-1"/>
          <w:szCs w:val="22"/>
        </w:rPr>
        <w:t>departure</w:t>
      </w:r>
      <w:r w:rsidRPr="00D5163E">
        <w:rPr>
          <w:rFonts w:ascii="Arial" w:hAnsi="Arial" w:cs="Arial"/>
          <w:i w:val="0"/>
          <w:spacing w:val="2"/>
          <w:szCs w:val="22"/>
        </w:rPr>
        <w:t xml:space="preserve"> </w:t>
      </w:r>
      <w:r w:rsidRPr="00D5163E">
        <w:rPr>
          <w:rFonts w:ascii="Arial" w:hAnsi="Arial" w:cs="Arial"/>
          <w:i w:val="0"/>
          <w:spacing w:val="-1"/>
          <w:szCs w:val="22"/>
        </w:rPr>
        <w:t>of</w:t>
      </w:r>
      <w:r w:rsidRPr="00D5163E">
        <w:rPr>
          <w:rFonts w:ascii="Arial" w:hAnsi="Arial" w:cs="Arial"/>
          <w:i w:val="0"/>
          <w:spacing w:val="2"/>
          <w:szCs w:val="22"/>
        </w:rPr>
        <w:t xml:space="preserve"> </w:t>
      </w:r>
      <w:r w:rsidRPr="00D5163E">
        <w:rPr>
          <w:rFonts w:ascii="Arial" w:hAnsi="Arial" w:cs="Arial"/>
          <w:i w:val="0"/>
          <w:spacing w:val="-1"/>
          <w:szCs w:val="22"/>
        </w:rPr>
        <w:t>such</w:t>
      </w:r>
      <w:r w:rsidRPr="00D5163E">
        <w:rPr>
          <w:rFonts w:ascii="Arial" w:hAnsi="Arial" w:cs="Arial"/>
          <w:i w:val="0"/>
          <w:spacing w:val="2"/>
          <w:szCs w:val="22"/>
        </w:rPr>
        <w:t xml:space="preserve"> </w:t>
      </w:r>
      <w:r w:rsidRPr="00D5163E">
        <w:rPr>
          <w:rFonts w:ascii="Arial" w:hAnsi="Arial" w:cs="Arial"/>
          <w:i w:val="0"/>
          <w:spacing w:val="-1"/>
          <w:szCs w:val="22"/>
        </w:rPr>
        <w:t>personnel.</w:t>
      </w:r>
    </w:p>
    <w:p w14:paraId="5F47095F" w14:textId="77777777" w:rsidR="004D3735" w:rsidRPr="00D5163E" w:rsidRDefault="004D3735" w:rsidP="00DD7CE7">
      <w:pPr>
        <w:pStyle w:val="BodyText"/>
        <w:widowControl w:val="0"/>
        <w:numPr>
          <w:ilvl w:val="0"/>
          <w:numId w:val="85"/>
        </w:numPr>
        <w:pBdr>
          <w:bottom w:val="none" w:sz="0" w:space="0" w:color="auto"/>
        </w:pBdr>
        <w:tabs>
          <w:tab w:val="left" w:pos="580"/>
        </w:tabs>
        <w:spacing w:after="120"/>
        <w:ind w:left="0" w:firstLine="0"/>
        <w:rPr>
          <w:rFonts w:ascii="Arial" w:hAnsi="Arial" w:cs="Arial"/>
          <w:i w:val="0"/>
          <w:szCs w:val="22"/>
        </w:rPr>
      </w:pPr>
      <w:r w:rsidRPr="00D5163E">
        <w:rPr>
          <w:rFonts w:ascii="Arial" w:hAnsi="Arial" w:cs="Arial"/>
          <w:i w:val="0"/>
          <w:spacing w:val="-1"/>
          <w:szCs w:val="22"/>
        </w:rPr>
        <w:t>The</w:t>
      </w:r>
      <w:r w:rsidRPr="00D5163E">
        <w:rPr>
          <w:rFonts w:ascii="Arial" w:hAnsi="Arial" w:cs="Arial"/>
          <w:i w:val="0"/>
          <w:spacing w:val="3"/>
          <w:szCs w:val="22"/>
        </w:rPr>
        <w:t xml:space="preserve"> </w:t>
      </w:r>
      <w:r w:rsidRPr="00D5163E">
        <w:rPr>
          <w:rFonts w:ascii="Arial" w:hAnsi="Arial" w:cs="Arial"/>
          <w:i w:val="0"/>
          <w:spacing w:val="-1"/>
          <w:szCs w:val="22"/>
        </w:rPr>
        <w:t>Government</w:t>
      </w:r>
      <w:r w:rsidRPr="00D5163E">
        <w:rPr>
          <w:rFonts w:ascii="Arial" w:hAnsi="Arial" w:cs="Arial"/>
          <w:i w:val="0"/>
          <w:spacing w:val="3"/>
          <w:szCs w:val="22"/>
        </w:rPr>
        <w:t xml:space="preserve"> </w:t>
      </w:r>
      <w:r w:rsidRPr="00D5163E">
        <w:rPr>
          <w:rFonts w:ascii="Arial" w:hAnsi="Arial" w:cs="Arial"/>
          <w:i w:val="0"/>
          <w:spacing w:val="-1"/>
          <w:szCs w:val="22"/>
        </w:rPr>
        <w:t>shall</w:t>
      </w:r>
      <w:r w:rsidRPr="00D5163E">
        <w:rPr>
          <w:rFonts w:ascii="Arial" w:hAnsi="Arial" w:cs="Arial"/>
          <w:i w:val="0"/>
          <w:spacing w:val="3"/>
          <w:szCs w:val="22"/>
        </w:rPr>
        <w:t xml:space="preserve"> </w:t>
      </w:r>
      <w:r w:rsidRPr="00D5163E">
        <w:rPr>
          <w:rFonts w:ascii="Arial" w:hAnsi="Arial" w:cs="Arial"/>
          <w:i w:val="0"/>
          <w:spacing w:val="-1"/>
          <w:szCs w:val="22"/>
        </w:rPr>
        <w:t>ensure:</w:t>
      </w:r>
    </w:p>
    <w:p w14:paraId="433F5FB2" w14:textId="77777777" w:rsidR="004D3735" w:rsidRPr="00D5163E" w:rsidRDefault="004D3735" w:rsidP="007E081C">
      <w:pPr>
        <w:pStyle w:val="BodyText"/>
        <w:pBdr>
          <w:bottom w:val="none" w:sz="0" w:space="0" w:color="auto"/>
        </w:pBdr>
        <w:tabs>
          <w:tab w:val="left" w:pos="580"/>
        </w:tabs>
        <w:spacing w:after="120"/>
        <w:ind w:left="1170" w:hanging="540"/>
        <w:rPr>
          <w:rFonts w:ascii="Arial" w:hAnsi="Arial" w:cs="Arial"/>
          <w:i w:val="0"/>
          <w:szCs w:val="22"/>
        </w:rPr>
      </w:pPr>
      <w:r w:rsidRPr="00D5163E">
        <w:rPr>
          <w:rFonts w:ascii="Arial" w:hAnsi="Arial" w:cs="Arial"/>
          <w:i w:val="0"/>
          <w:szCs w:val="22"/>
        </w:rPr>
        <w:t>(a)</w:t>
      </w:r>
      <w:r w:rsidRPr="00D5163E">
        <w:rPr>
          <w:rFonts w:ascii="Arial" w:hAnsi="Arial" w:cs="Arial"/>
          <w:i w:val="0"/>
          <w:szCs w:val="22"/>
        </w:rPr>
        <w:tab/>
        <w:t>prompt clearance of experts and other persons performing services in respect of this project; and</w:t>
      </w:r>
    </w:p>
    <w:p w14:paraId="714715DD" w14:textId="77777777" w:rsidR="004D3735" w:rsidRPr="00D5163E" w:rsidRDefault="004D3735" w:rsidP="007E081C">
      <w:pPr>
        <w:pStyle w:val="BodyText"/>
        <w:widowControl w:val="0"/>
        <w:pBdr>
          <w:bottom w:val="none" w:sz="0" w:space="0" w:color="auto"/>
        </w:pBdr>
        <w:tabs>
          <w:tab w:val="left" w:pos="580"/>
        </w:tabs>
        <w:spacing w:after="120"/>
        <w:ind w:left="1170" w:hanging="540"/>
        <w:rPr>
          <w:rFonts w:ascii="Arial" w:hAnsi="Arial" w:cs="Arial"/>
          <w:i w:val="0"/>
          <w:szCs w:val="22"/>
        </w:rPr>
      </w:pPr>
      <w:r w:rsidRPr="00D5163E">
        <w:rPr>
          <w:rFonts w:ascii="Arial" w:hAnsi="Arial" w:cs="Arial"/>
          <w:i w:val="0"/>
          <w:szCs w:val="22"/>
        </w:rPr>
        <w:t>(b)</w:t>
      </w:r>
      <w:r w:rsidRPr="00D5163E">
        <w:rPr>
          <w:rFonts w:ascii="Arial" w:hAnsi="Arial" w:cs="Arial"/>
          <w:i w:val="0"/>
          <w:szCs w:val="22"/>
        </w:rPr>
        <w:tab/>
        <w:t>the prompt release from customs of:</w:t>
      </w:r>
    </w:p>
    <w:p w14:paraId="4F1EB632" w14:textId="77777777" w:rsidR="004D3735" w:rsidRPr="00D5163E" w:rsidRDefault="004D3735" w:rsidP="007E081C">
      <w:pPr>
        <w:pStyle w:val="BodyText"/>
        <w:widowControl w:val="0"/>
        <w:pBdr>
          <w:bottom w:val="none" w:sz="0" w:space="0" w:color="auto"/>
        </w:pBdr>
        <w:tabs>
          <w:tab w:val="left" w:pos="580"/>
        </w:tabs>
        <w:spacing w:after="120"/>
        <w:ind w:left="1890" w:hanging="720"/>
        <w:rPr>
          <w:rFonts w:ascii="Arial" w:hAnsi="Arial" w:cs="Arial"/>
          <w:i w:val="0"/>
          <w:szCs w:val="22"/>
        </w:rPr>
      </w:pPr>
      <w:r w:rsidRPr="00D5163E">
        <w:rPr>
          <w:rFonts w:ascii="Arial" w:hAnsi="Arial" w:cs="Arial"/>
          <w:i w:val="0"/>
          <w:szCs w:val="22"/>
        </w:rPr>
        <w:t>(i)</w:t>
      </w:r>
      <w:r w:rsidRPr="00D5163E">
        <w:rPr>
          <w:rFonts w:ascii="Arial" w:hAnsi="Arial" w:cs="Arial"/>
          <w:i w:val="0"/>
          <w:szCs w:val="22"/>
        </w:rPr>
        <w:tab/>
        <w:t>equipment, materials and supplies required in connection with this project; and</w:t>
      </w:r>
    </w:p>
    <w:p w14:paraId="68408031" w14:textId="77777777" w:rsidR="004D3735" w:rsidRPr="00D5163E" w:rsidRDefault="004D3735" w:rsidP="007E081C">
      <w:pPr>
        <w:pStyle w:val="BodyText"/>
        <w:widowControl w:val="0"/>
        <w:pBdr>
          <w:bottom w:val="none" w:sz="0" w:space="0" w:color="auto"/>
        </w:pBdr>
        <w:tabs>
          <w:tab w:val="left" w:pos="580"/>
        </w:tabs>
        <w:spacing w:after="240"/>
        <w:ind w:left="1890" w:hanging="720"/>
        <w:rPr>
          <w:rFonts w:ascii="Arial" w:hAnsi="Arial" w:cs="Arial"/>
          <w:i w:val="0"/>
          <w:szCs w:val="22"/>
        </w:rPr>
      </w:pPr>
      <w:r w:rsidRPr="00D5163E">
        <w:rPr>
          <w:rFonts w:ascii="Arial" w:hAnsi="Arial" w:cs="Arial"/>
          <w:i w:val="0"/>
          <w:szCs w:val="22"/>
        </w:rPr>
        <w:t>(ii)</w:t>
      </w:r>
      <w:r w:rsidRPr="00D5163E">
        <w:rPr>
          <w:rFonts w:ascii="Arial" w:hAnsi="Arial" w:cs="Arial"/>
          <w:i w:val="0"/>
          <w:szCs w:val="22"/>
        </w:rPr>
        <w:tab/>
        <w:t>property belonging to and intended for the personal use or consumption of the personnel of the UNDP, its Executing Agencies, or other persons performing services on their behalf in respect of this project, except for locally recruited personnel.</w:t>
      </w:r>
    </w:p>
    <w:p w14:paraId="0D82C473" w14:textId="77777777" w:rsidR="004D3735" w:rsidRPr="00D5163E" w:rsidRDefault="004D3735" w:rsidP="00DD7CE7">
      <w:pPr>
        <w:pStyle w:val="BodyText"/>
        <w:widowControl w:val="0"/>
        <w:numPr>
          <w:ilvl w:val="0"/>
          <w:numId w:val="85"/>
        </w:numPr>
        <w:pBdr>
          <w:bottom w:val="none" w:sz="0" w:space="0" w:color="auto"/>
        </w:pBdr>
        <w:tabs>
          <w:tab w:val="left" w:pos="580"/>
        </w:tabs>
        <w:spacing w:after="240"/>
        <w:ind w:left="0" w:firstLine="0"/>
        <w:rPr>
          <w:rFonts w:ascii="Arial" w:hAnsi="Arial" w:cs="Arial"/>
          <w:i w:val="0"/>
          <w:szCs w:val="22"/>
        </w:rPr>
      </w:pPr>
      <w:r w:rsidRPr="00D5163E">
        <w:rPr>
          <w:rFonts w:ascii="Arial" w:hAnsi="Arial" w:cs="Arial"/>
          <w:i w:val="0"/>
          <w:szCs w:val="22"/>
        </w:rPr>
        <w:t>The privileges and immunities referred to in the paragraphs above, to which such firm or organization and its personnel may be entitled, may be waived by the Executing Agency where, in its opinion or in the opinion of the UNDP, the immunity would impede the course of justice and can be waived without prejudice to the successful completion of the project or to the interest of the UNDP or the Executing Agency.</w:t>
      </w:r>
    </w:p>
    <w:p w14:paraId="6CB731C9" w14:textId="77777777" w:rsidR="004D3735" w:rsidRPr="00D5163E" w:rsidRDefault="004D3735" w:rsidP="00DD7CE7">
      <w:pPr>
        <w:pStyle w:val="BodyText"/>
        <w:widowControl w:val="0"/>
        <w:numPr>
          <w:ilvl w:val="0"/>
          <w:numId w:val="85"/>
        </w:numPr>
        <w:pBdr>
          <w:bottom w:val="none" w:sz="0" w:space="0" w:color="auto"/>
        </w:pBdr>
        <w:tabs>
          <w:tab w:val="left" w:pos="580"/>
        </w:tabs>
        <w:spacing w:after="240"/>
        <w:ind w:left="0" w:firstLine="0"/>
        <w:rPr>
          <w:rFonts w:ascii="Arial" w:hAnsi="Arial" w:cs="Arial"/>
          <w:i w:val="0"/>
          <w:szCs w:val="22"/>
        </w:rPr>
      </w:pPr>
      <w:r w:rsidRPr="00D5163E">
        <w:rPr>
          <w:rFonts w:ascii="Arial" w:hAnsi="Arial" w:cs="Arial"/>
          <w:i w:val="0"/>
          <w:szCs w:val="22"/>
        </w:rPr>
        <w:t>The Executing Agency shall provide the Government through the resident representative with the list of personnel to whom the privileges and immunities enumerated above shall apply.</w:t>
      </w:r>
    </w:p>
    <w:p w14:paraId="4AFDED32" w14:textId="77777777" w:rsidR="004D3735" w:rsidRPr="00D5163E" w:rsidRDefault="004D3735" w:rsidP="00DD7CE7">
      <w:pPr>
        <w:pStyle w:val="BodyText"/>
        <w:widowControl w:val="0"/>
        <w:numPr>
          <w:ilvl w:val="0"/>
          <w:numId w:val="85"/>
        </w:numPr>
        <w:pBdr>
          <w:bottom w:val="none" w:sz="0" w:space="0" w:color="auto"/>
        </w:pBdr>
        <w:tabs>
          <w:tab w:val="left" w:pos="580"/>
        </w:tabs>
        <w:spacing w:after="240"/>
        <w:ind w:left="0" w:firstLine="0"/>
        <w:rPr>
          <w:rFonts w:ascii="Arial" w:hAnsi="Arial" w:cs="Arial"/>
          <w:i w:val="0"/>
          <w:szCs w:val="22"/>
        </w:rPr>
      </w:pPr>
      <w:r w:rsidRPr="00D5163E">
        <w:rPr>
          <w:rFonts w:ascii="Arial" w:hAnsi="Arial" w:cs="Arial"/>
          <w:i w:val="0"/>
          <w:szCs w:val="22"/>
        </w:rPr>
        <w:t>Nothing in this Project Document or Annex shall be construed to limit the rights, facilities, privileges or immunities conferred in any other instrument upon any person, natural or juridical, referred to hereunder.</w:t>
      </w:r>
    </w:p>
    <w:p w14:paraId="0A8176B4" w14:textId="77777777" w:rsidR="004D3735" w:rsidRPr="00D5163E" w:rsidRDefault="004D3735" w:rsidP="007E081C">
      <w:pPr>
        <w:pStyle w:val="BodyText"/>
        <w:widowControl w:val="0"/>
        <w:pBdr>
          <w:bottom w:val="none" w:sz="0" w:space="0" w:color="auto"/>
        </w:pBdr>
        <w:tabs>
          <w:tab w:val="left" w:pos="580"/>
        </w:tabs>
        <w:spacing w:after="240"/>
        <w:rPr>
          <w:rFonts w:ascii="Arial" w:hAnsi="Arial" w:cs="Arial"/>
          <w:i w:val="0"/>
          <w:szCs w:val="22"/>
          <w:u w:val="single"/>
        </w:rPr>
      </w:pPr>
      <w:r w:rsidRPr="00D5163E">
        <w:rPr>
          <w:rFonts w:ascii="Arial" w:hAnsi="Arial" w:cs="Arial"/>
          <w:i w:val="0"/>
          <w:szCs w:val="22"/>
          <w:u w:val="single"/>
        </w:rPr>
        <w:t>Suspension or termination of assistance</w:t>
      </w:r>
    </w:p>
    <w:p w14:paraId="23B37B35" w14:textId="77777777" w:rsidR="004D3735" w:rsidRPr="00D5163E" w:rsidRDefault="004D3735" w:rsidP="007E081C">
      <w:pPr>
        <w:pStyle w:val="BodyText"/>
        <w:pBdr>
          <w:bottom w:val="none" w:sz="0" w:space="0" w:color="auto"/>
        </w:pBdr>
        <w:tabs>
          <w:tab w:val="left" w:pos="580"/>
        </w:tabs>
        <w:spacing w:after="240"/>
        <w:rPr>
          <w:rFonts w:ascii="Arial" w:hAnsi="Arial" w:cs="Arial"/>
          <w:i w:val="0"/>
          <w:szCs w:val="22"/>
        </w:rPr>
      </w:pPr>
      <w:r w:rsidRPr="00D5163E">
        <w:rPr>
          <w:rFonts w:ascii="Arial" w:hAnsi="Arial" w:cs="Arial"/>
          <w:i w:val="0"/>
          <w:szCs w:val="22"/>
        </w:rPr>
        <w:t>1.</w:t>
      </w:r>
      <w:r w:rsidRPr="00D5163E">
        <w:rPr>
          <w:rFonts w:ascii="Arial" w:hAnsi="Arial" w:cs="Arial"/>
          <w:i w:val="0"/>
          <w:szCs w:val="22"/>
        </w:rPr>
        <w:tab/>
        <w:t>The UNDP may by written notice to the Government and to the Executing Agency concerned suspend its assistance to any project if in the judgement of the UNDP any circumstance arises which interferes with or threatens to interfere with the successful completion of the project or the accomplishment of its purposes.  The UNDP may, in the same or a subsequent written notice, indicate the conditions under which it is prepared to resume its assistance to the project.  Any such suspension shall continue until such time as such conditions are accepted by the Government and as the UNDP shall give written notice to the Government and the Executing Agency that it is prepared to resume its assistance.</w:t>
      </w:r>
    </w:p>
    <w:p w14:paraId="378A735A" w14:textId="77777777" w:rsidR="004D3735" w:rsidRPr="00D5163E" w:rsidRDefault="004D3735" w:rsidP="007E081C">
      <w:pPr>
        <w:pStyle w:val="BodyText"/>
        <w:widowControl w:val="0"/>
        <w:pBdr>
          <w:bottom w:val="none" w:sz="0" w:space="0" w:color="auto"/>
        </w:pBdr>
        <w:tabs>
          <w:tab w:val="left" w:pos="580"/>
        </w:tabs>
        <w:spacing w:after="240"/>
        <w:rPr>
          <w:rFonts w:ascii="Arial" w:hAnsi="Arial" w:cs="Arial"/>
          <w:i w:val="0"/>
          <w:szCs w:val="22"/>
        </w:rPr>
      </w:pPr>
      <w:r w:rsidRPr="00D5163E">
        <w:rPr>
          <w:rFonts w:ascii="Arial" w:hAnsi="Arial" w:cs="Arial"/>
          <w:i w:val="0"/>
          <w:szCs w:val="22"/>
        </w:rPr>
        <w:t>2.</w:t>
      </w:r>
      <w:r w:rsidRPr="00D5163E">
        <w:rPr>
          <w:rFonts w:ascii="Arial" w:hAnsi="Arial" w:cs="Arial"/>
          <w:i w:val="0"/>
          <w:szCs w:val="22"/>
        </w:rPr>
        <w:tab/>
        <w:t>If any situation referred to in paragraph 1, above, shall continue for a period of fourteen days after notice thereof and of suspension shall have been given by the UNDP to the Government and the Executing Agency, then at any time thereafter during the continuance thereof, the UNDP may by written notice to the Government and the Executing Agency terminate the project.</w:t>
      </w:r>
    </w:p>
    <w:p w14:paraId="55780807" w14:textId="77777777" w:rsidR="004D3735" w:rsidRPr="009F04F2" w:rsidRDefault="004D3735" w:rsidP="007E081C">
      <w:pPr>
        <w:pStyle w:val="BodyText"/>
        <w:pBdr>
          <w:bottom w:val="none" w:sz="0" w:space="0" w:color="auto"/>
        </w:pBdr>
        <w:tabs>
          <w:tab w:val="left" w:pos="580"/>
        </w:tabs>
        <w:spacing w:after="240"/>
        <w:rPr>
          <w:rFonts w:ascii="Arial" w:hAnsi="Arial" w:cs="Arial"/>
          <w:i w:val="0"/>
          <w:szCs w:val="22"/>
        </w:rPr>
      </w:pPr>
      <w:r w:rsidRPr="00D5163E">
        <w:rPr>
          <w:rFonts w:ascii="Arial" w:hAnsi="Arial" w:cs="Arial"/>
          <w:i w:val="0"/>
          <w:szCs w:val="22"/>
        </w:rPr>
        <w:t>3.</w:t>
      </w:r>
      <w:r w:rsidRPr="00D5163E">
        <w:rPr>
          <w:rFonts w:ascii="Arial" w:hAnsi="Arial" w:cs="Arial"/>
          <w:i w:val="0"/>
          <w:szCs w:val="22"/>
        </w:rPr>
        <w:tab/>
        <w:t>The provisions of this paragraph shall be without prejudice to any other rights or remedies the UNDP may have in the circumstances, whether under general principles of law or otherwise.</w:t>
      </w:r>
    </w:p>
    <w:p w14:paraId="104C5F8F" w14:textId="0622482F" w:rsidR="00796981" w:rsidRPr="00796981" w:rsidRDefault="00796981" w:rsidP="007E081C">
      <w:pPr>
        <w:jc w:val="center"/>
        <w:rPr>
          <w:rFonts w:cs="Calibri"/>
          <w:b/>
          <w:sz w:val="24"/>
          <w:szCs w:val="22"/>
        </w:rPr>
      </w:pPr>
    </w:p>
    <w:sectPr w:rsidR="00796981" w:rsidRPr="00796981" w:rsidSect="00DC7341">
      <w:pgSz w:w="12240" w:h="15840" w:code="1"/>
      <w:pgMar w:top="720" w:right="1440" w:bottom="720" w:left="152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47AB25" w14:textId="77777777" w:rsidR="001F0207" w:rsidRDefault="001F0207">
      <w:r>
        <w:separator/>
      </w:r>
    </w:p>
  </w:endnote>
  <w:endnote w:type="continuationSeparator" w:id="0">
    <w:p w14:paraId="7C475F68" w14:textId="77777777" w:rsidR="001F0207" w:rsidRDefault="001F0207">
      <w:r>
        <w:continuationSeparator/>
      </w:r>
    </w:p>
  </w:endnote>
  <w:endnote w:type="continuationNotice" w:id="1">
    <w:p w14:paraId="55951343" w14:textId="77777777" w:rsidR="001F0207" w:rsidRDefault="001F020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auto"/>
    <w:notTrueType/>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merican Typewriter">
    <w:charset w:val="4D"/>
    <w:family w:val="roman"/>
    <w:pitch w:val="variable"/>
    <w:sig w:usb0="A000006F" w:usb1="00000019" w:usb2="00000000" w:usb3="00000000" w:csb0="00000111" w:csb1="00000000"/>
  </w:font>
  <w:font w:name="Malgun Gothic">
    <w:panose1 w:val="020B0503020000020004"/>
    <w:charset w:val="81"/>
    <w:family w:val="swiss"/>
    <w:pitch w:val="variable"/>
    <w:sig w:usb0="9000002F" w:usb1="29D77CFB" w:usb2="00000012" w:usb3="00000000" w:csb0="00080001" w:csb1="00000000"/>
  </w:font>
  <w:font w:name="Univers 45 Light">
    <w:altName w:val="Calibri"/>
    <w:charset w:val="00"/>
    <w:family w:val="auto"/>
    <w:pitch w:val="variable"/>
    <w:sig w:usb0="8000002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eelawadee">
    <w:panose1 w:val="020B0502040204020203"/>
    <w:charset w:val="DE"/>
    <w:family w:val="swiss"/>
    <w:pitch w:val="variable"/>
    <w:sig w:usb0="81000003" w:usb1="00000000" w:usb2="00000000" w:usb3="00000000" w:csb0="00010001" w:csb1="00000000"/>
  </w:font>
  <w:font w:name="Myriad Pro">
    <w:altName w:val="Segoe UI"/>
    <w:charset w:val="00"/>
    <w:family w:val="auto"/>
    <w:pitch w:val="variable"/>
    <w:sig w:usb0="A00002AF" w:usb1="5000204B" w:usb2="00000000" w:usb3="00000000" w:csb0="0000009F" w:csb1="00000000"/>
  </w:font>
  <w:font w:name="+mn-cs">
    <w:panose1 w:val="00000000000000000000"/>
    <w:charset w:val="00"/>
    <w:family w:val="roman"/>
    <w:notTrueType/>
    <w:pitch w:val="default"/>
  </w:font>
  <w:font w:name="Arial (W1)">
    <w:altName w:val="Arial"/>
    <w:charset w:val="00"/>
    <w:family w:val="auto"/>
    <w:pitch w:val="variable"/>
    <w:sig w:usb0="00000000"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15FDC0" w14:textId="4E94577A" w:rsidR="00E87AB0" w:rsidRDefault="00E87AB0" w:rsidP="0003763F">
    <w:pPr>
      <w:pStyle w:val="Footer"/>
      <w:pBdr>
        <w:top w:val="single" w:sz="4" w:space="1" w:color="D9D9D9"/>
      </w:pBdr>
      <w:jc w:val="right"/>
    </w:pPr>
    <w:r>
      <w:fldChar w:fldCharType="begin"/>
    </w:r>
    <w:r>
      <w:instrText xml:space="preserve"> PAGE   \* MERGEFORMAT </w:instrText>
    </w:r>
    <w:r>
      <w:fldChar w:fldCharType="separate"/>
    </w:r>
    <w:r w:rsidR="00C15ECE">
      <w:rPr>
        <w:noProof/>
      </w:rPr>
      <w:t>68</w:t>
    </w:r>
    <w:r>
      <w:rPr>
        <w:noProof/>
      </w:rPr>
      <w:fldChar w:fldCharType="end"/>
    </w:r>
    <w:r>
      <w:t xml:space="preserve"> | </w:t>
    </w:r>
    <w:r w:rsidRPr="0003763F">
      <w:rPr>
        <w:color w:val="7F7F7F"/>
        <w:spacing w:val="60"/>
      </w:rPr>
      <w:t>Page</w:t>
    </w:r>
  </w:p>
  <w:p w14:paraId="7BB464EB" w14:textId="77777777" w:rsidR="00E87AB0" w:rsidRDefault="00E87A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2762A1" w14:textId="66378817" w:rsidR="00E87AB0" w:rsidRDefault="00E87AB0" w:rsidP="00DD472A">
    <w:pPr>
      <w:pStyle w:val="Footer"/>
      <w:pBdr>
        <w:top w:val="single" w:sz="4" w:space="1" w:color="D9D9D9"/>
      </w:pBdr>
      <w:tabs>
        <w:tab w:val="left" w:pos="345"/>
        <w:tab w:val="right" w:pos="9360"/>
      </w:tabs>
      <w:jc w:val="left"/>
    </w:pPr>
    <w:r>
      <w:tab/>
    </w:r>
    <w:r>
      <w:tab/>
    </w:r>
    <w:r>
      <w:tab/>
    </w:r>
    <w:r>
      <w:tab/>
    </w:r>
    <w:r>
      <w:fldChar w:fldCharType="begin"/>
    </w:r>
    <w:r>
      <w:instrText xml:space="preserve"> PAGE   \* MERGEFORMAT </w:instrText>
    </w:r>
    <w:r>
      <w:fldChar w:fldCharType="separate"/>
    </w:r>
    <w:r w:rsidR="00C15ECE">
      <w:rPr>
        <w:noProof/>
      </w:rPr>
      <w:t>82</w:t>
    </w:r>
    <w:r>
      <w:rPr>
        <w:noProof/>
      </w:rPr>
      <w:fldChar w:fldCharType="end"/>
    </w:r>
    <w:r>
      <w:t xml:space="preserve"> | </w:t>
    </w:r>
    <w:r w:rsidRPr="00DD472A">
      <w:rPr>
        <w:color w:val="7F7F7F"/>
        <w:spacing w:val="60"/>
      </w:rPr>
      <w:t>Page</w:t>
    </w:r>
  </w:p>
  <w:p w14:paraId="51FF7DC6" w14:textId="77777777" w:rsidR="00E87AB0" w:rsidRDefault="00E87A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09339013"/>
      <w:docPartObj>
        <w:docPartGallery w:val="Page Numbers (Bottom of Page)"/>
        <w:docPartUnique/>
      </w:docPartObj>
    </w:sdtPr>
    <w:sdtEndPr>
      <w:rPr>
        <w:color w:val="7F7F7F" w:themeColor="background1" w:themeShade="7F"/>
        <w:spacing w:val="60"/>
      </w:rPr>
    </w:sdtEndPr>
    <w:sdtContent>
      <w:p w14:paraId="300CF936" w14:textId="14C3DE4E" w:rsidR="00E87AB0" w:rsidRDefault="00E87AB0" w:rsidP="00B25A95">
        <w:pPr>
          <w:pStyle w:val="Footer"/>
          <w:pBdr>
            <w:top w:val="single" w:sz="4" w:space="1" w:color="D9D9D9" w:themeColor="background1" w:themeShade="D9"/>
          </w:pBdr>
          <w:jc w:val="right"/>
        </w:pPr>
        <w:r>
          <w:fldChar w:fldCharType="begin"/>
        </w:r>
        <w:r>
          <w:instrText xml:space="preserve"> PAGE   \* MERGEFORMAT </w:instrText>
        </w:r>
        <w:r>
          <w:fldChar w:fldCharType="separate"/>
        </w:r>
        <w:r w:rsidR="00C15ECE">
          <w:rPr>
            <w:noProof/>
          </w:rPr>
          <w:t>83</w:t>
        </w:r>
        <w:r>
          <w:rPr>
            <w:noProof/>
          </w:rPr>
          <w:fldChar w:fldCharType="end"/>
        </w:r>
        <w:r>
          <w:t xml:space="preserve"> | </w:t>
        </w:r>
        <w:r>
          <w:rPr>
            <w:color w:val="7F7F7F" w:themeColor="background1" w:themeShade="7F"/>
            <w:spacing w:val="60"/>
          </w:rPr>
          <w:t>Page</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5A5F16" w14:textId="7FE31074" w:rsidR="00E87AB0" w:rsidRPr="00332636" w:rsidRDefault="00E87AB0" w:rsidP="00B25A95">
    <w:pPr>
      <w:pStyle w:val="Footer"/>
      <w:jc w:val="right"/>
      <w:rPr>
        <w:rFonts w:ascii="Times New Roman" w:hAnsi="Times New Roman"/>
      </w:rPr>
    </w:pPr>
    <w:r w:rsidRPr="00332636">
      <w:rPr>
        <w:rFonts w:ascii="Times New Roman" w:hAnsi="Times New Roman"/>
      </w:rPr>
      <w:t>Interim Offline Template</w:t>
    </w:r>
    <w:r>
      <w:rPr>
        <w:rFonts w:ascii="Times New Roman" w:hAnsi="Times New Roman"/>
      </w:rPr>
      <w:t xml:space="preserve"> for </w:t>
    </w:r>
    <w:r w:rsidRPr="00332636">
      <w:rPr>
        <w:rFonts w:ascii="Times New Roman" w:hAnsi="Times New Roman"/>
      </w:rPr>
      <w:t>GEF</w:t>
    </w:r>
    <w:r>
      <w:rPr>
        <w:rFonts w:ascii="Times New Roman" w:hAnsi="Times New Roman"/>
      </w:rPr>
      <w:t>-7</w:t>
    </w:r>
    <w:r w:rsidRPr="00332636">
      <w:rPr>
        <w:rFonts w:ascii="Times New Roman" w:hAnsi="Times New Roman"/>
      </w:rPr>
      <w:t xml:space="preserve"> Core Indicator</w:t>
    </w:r>
    <w:r>
      <w:rPr>
        <w:rFonts w:ascii="Times New Roman" w:hAnsi="Times New Roman"/>
      </w:rPr>
      <w:t>s</w:t>
    </w:r>
    <w:r w:rsidRPr="00332636">
      <w:rPr>
        <w:rFonts w:ascii="Times New Roman" w:hAnsi="Times New Roman"/>
      </w:rPr>
      <w:t xml:space="preserve"> -- </w:t>
    </w:r>
    <w:r>
      <w:rPr>
        <w:rFonts w:ascii="Times New Roman" w:hAnsi="Times New Roman"/>
      </w:rPr>
      <w:t>VERSION</w:t>
    </w:r>
    <w:r w:rsidRPr="00332636">
      <w:rPr>
        <w:rFonts w:ascii="Times New Roman" w:hAnsi="Times New Roman"/>
      </w:rPr>
      <w:t xml:space="preserve"> 0</w:t>
    </w:r>
    <w:r>
      <w:rPr>
        <w:rFonts w:ascii="Times New Roman" w:hAnsi="Times New Roman"/>
      </w:rPr>
      <w:t>5</w:t>
    </w:r>
    <w:r w:rsidRPr="00332636">
      <w:rPr>
        <w:rFonts w:ascii="Times New Roman" w:hAnsi="Times New Roman"/>
      </w:rPr>
      <w:t xml:space="preserve">                                                 </w:t>
    </w:r>
    <w:sdt>
      <w:sdtPr>
        <w:rPr>
          <w:rFonts w:ascii="Times New Roman" w:hAnsi="Times New Roman"/>
        </w:rPr>
        <w:id w:val="1643077125"/>
        <w:docPartObj>
          <w:docPartGallery w:val="Page Numbers (Bottom of Page)"/>
          <w:docPartUnique/>
        </w:docPartObj>
      </w:sdtPr>
      <w:sdtEndPr>
        <w:rPr>
          <w:noProof/>
        </w:rPr>
      </w:sdtEndPr>
      <w:sdtContent>
        <w:r w:rsidRPr="00332636">
          <w:rPr>
            <w:rFonts w:ascii="Times New Roman" w:hAnsi="Times New Roman"/>
          </w:rPr>
          <w:fldChar w:fldCharType="begin"/>
        </w:r>
        <w:r w:rsidRPr="00332636">
          <w:rPr>
            <w:rFonts w:ascii="Times New Roman" w:hAnsi="Times New Roman"/>
          </w:rPr>
          <w:instrText xml:space="preserve"> PAGE   \* MERGEFORMAT </w:instrText>
        </w:r>
        <w:r w:rsidRPr="00332636">
          <w:rPr>
            <w:rFonts w:ascii="Times New Roman" w:hAnsi="Times New Roman"/>
          </w:rPr>
          <w:fldChar w:fldCharType="separate"/>
        </w:r>
        <w:r w:rsidR="00C15ECE">
          <w:rPr>
            <w:rFonts w:ascii="Times New Roman" w:hAnsi="Times New Roman"/>
            <w:noProof/>
          </w:rPr>
          <w:t>107</w:t>
        </w:r>
        <w:r w:rsidRPr="00332636">
          <w:rPr>
            <w:rFonts w:ascii="Times New Roman" w:hAnsi="Times New Roman"/>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9095B3" w14:textId="5C582789" w:rsidR="00E87AB0" w:rsidRDefault="00E87AB0">
    <w:pPr>
      <w:pStyle w:val="Footer"/>
      <w:jc w:val="center"/>
    </w:pPr>
    <w:r>
      <w:fldChar w:fldCharType="begin"/>
    </w:r>
    <w:r>
      <w:instrText xml:space="preserve"> PAGE   \* MERGEFORMAT </w:instrText>
    </w:r>
    <w:r>
      <w:fldChar w:fldCharType="separate"/>
    </w:r>
    <w:r w:rsidR="00C15ECE">
      <w:rPr>
        <w:noProof/>
      </w:rPr>
      <w:t>116</w:t>
    </w:r>
    <w:r>
      <w:rPr>
        <w:noProof/>
      </w:rPr>
      <w:fldChar w:fldCharType="end"/>
    </w:r>
  </w:p>
  <w:p w14:paraId="2BCBC660" w14:textId="77777777" w:rsidR="00E87AB0" w:rsidRDefault="00E87AB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7A1ABF" w14:textId="7FDED68F" w:rsidR="00E87AB0" w:rsidRDefault="00E87AB0" w:rsidP="00C05F74">
    <w:pPr>
      <w:widowControl w:val="0"/>
      <w:autoSpaceDE w:val="0"/>
      <w:autoSpaceDN w:val="0"/>
      <w:adjustRightInd w:val="0"/>
      <w:spacing w:after="0" w:line="200" w:lineRule="exact"/>
      <w:jc w:val="center"/>
      <w:rPr>
        <w:rFonts w:ascii="Times New Roman" w:hAnsi="Times New Roman"/>
        <w:szCs w:val="20"/>
      </w:rPr>
    </w:pPr>
    <w:r>
      <w:rPr>
        <w:noProof/>
      </w:rPr>
      <mc:AlternateContent>
        <mc:Choice Requires="wpg">
          <w:drawing>
            <wp:anchor distT="0" distB="0" distL="114300" distR="114300" simplePos="0" relativeHeight="251658240" behindDoc="1" locked="0" layoutInCell="0" allowOverlap="1" wp14:anchorId="5C70548C" wp14:editId="766F5EE6">
              <wp:simplePos x="0" y="0"/>
              <wp:positionH relativeFrom="page">
                <wp:posOffset>1370330</wp:posOffset>
              </wp:positionH>
              <wp:positionV relativeFrom="page">
                <wp:posOffset>9459595</wp:posOffset>
              </wp:positionV>
              <wp:extent cx="5025390" cy="20320"/>
              <wp:effectExtent l="0" t="0" r="0" b="0"/>
              <wp:wrapNone/>
              <wp:docPr id="472"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5390" cy="20320"/>
                        <a:chOff x="2158" y="14897"/>
                        <a:chExt cx="7914" cy="32"/>
                      </a:xfrm>
                    </wpg:grpSpPr>
                    <wps:wsp>
                      <wps:cNvPr id="473" name="Freeform 27"/>
                      <wps:cNvSpPr>
                        <a:spLocks/>
                      </wps:cNvSpPr>
                      <wps:spPr bwMode="auto">
                        <a:xfrm>
                          <a:off x="2184" y="14913"/>
                          <a:ext cx="7862" cy="0"/>
                        </a:xfrm>
                        <a:custGeom>
                          <a:avLst/>
                          <a:gdLst>
                            <a:gd name="T0" fmla="*/ 0 w 7862"/>
                            <a:gd name="T1" fmla="*/ 7862 w 7862"/>
                          </a:gdLst>
                          <a:ahLst/>
                          <a:cxnLst>
                            <a:cxn ang="0">
                              <a:pos x="T0" y="0"/>
                            </a:cxn>
                            <a:cxn ang="0">
                              <a:pos x="T1" y="0"/>
                            </a:cxn>
                          </a:cxnLst>
                          <a:rect l="0" t="0" r="r" b="b"/>
                          <a:pathLst>
                            <a:path w="7862">
                              <a:moveTo>
                                <a:pt x="0" y="0"/>
                              </a:moveTo>
                              <a:lnTo>
                                <a:pt x="7862" y="0"/>
                              </a:lnTo>
                            </a:path>
                          </a:pathLst>
                        </a:custGeom>
                        <a:noFill/>
                        <a:ln w="736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 name="Freeform 28"/>
                      <wps:cNvSpPr>
                        <a:spLocks/>
                      </wps:cNvSpPr>
                      <wps:spPr bwMode="auto">
                        <a:xfrm>
                          <a:off x="2174" y="14913"/>
                          <a:ext cx="7882" cy="0"/>
                        </a:xfrm>
                        <a:custGeom>
                          <a:avLst/>
                          <a:gdLst>
                            <a:gd name="T0" fmla="*/ 0 w 7882"/>
                            <a:gd name="T1" fmla="*/ 7882 w 7882"/>
                          </a:gdLst>
                          <a:ahLst/>
                          <a:cxnLst>
                            <a:cxn ang="0">
                              <a:pos x="T0" y="0"/>
                            </a:cxn>
                            <a:cxn ang="0">
                              <a:pos x="T1" y="0"/>
                            </a:cxn>
                          </a:cxnLst>
                          <a:rect l="0" t="0" r="r" b="b"/>
                          <a:pathLst>
                            <a:path w="7882">
                              <a:moveTo>
                                <a:pt x="0" y="0"/>
                              </a:moveTo>
                              <a:lnTo>
                                <a:pt x="7882" y="0"/>
                              </a:lnTo>
                            </a:path>
                          </a:pathLst>
                        </a:custGeom>
                        <a:noFill/>
                        <a:ln w="2006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AD016F" id="Group 26" o:spid="_x0000_s1026" style="position:absolute;margin-left:107.9pt;margin-top:744.85pt;width:395.7pt;height:1.6pt;z-index:-251658240;mso-position-horizontal-relative:page;mso-position-vertical-relative:page" coordorigin="2158,14897" coordsize="791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" o:allowincell="f">
              <v:shape id="Freeform 27" o:spid="_x0000_s1027" style="position:absolute;left:2184;top:14913;width:7862;height:0;visibility:visible;mso-wrap-style:square;v-text-anchor:top" coordsize="7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" path="m,l7862,e" filled="f" strokeweight=".20456mm">
                <v:path arrowok="t" o:connecttype="custom" o:connectlocs="0,0;7862,0" o:connectangles="0,0"/>
              </v:shape>
              <v:shape id="Freeform 28" o:spid="_x0000_s1028" style="position:absolute;left:2174;top:14913;width:7882;height:0;visibility:visible;mso-wrap-style:square;v-text-anchor:top" coordsize="7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" path="m,l7882,e" filled="f" strokeweight=".55733mm">
                <v:path arrowok="t" o:connecttype="custom" o:connectlocs="0,0;7882,0" o:connectangles="0,0"/>
              </v:shape>
              <w10:wrap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C13942" w14:textId="65C9E168" w:rsidR="00E87AB0" w:rsidRDefault="00E87AB0">
    <w:pPr>
      <w:pStyle w:val="Footer"/>
      <w:jc w:val="center"/>
    </w:pPr>
    <w:r>
      <w:fldChar w:fldCharType="begin"/>
    </w:r>
    <w:r>
      <w:instrText xml:space="preserve"> PAGE   \* MERGEFORMAT </w:instrText>
    </w:r>
    <w:r>
      <w:fldChar w:fldCharType="separate"/>
    </w:r>
    <w:r w:rsidR="003B5D0B">
      <w:rPr>
        <w:noProof/>
      </w:rPr>
      <w:t>202</w:t>
    </w:r>
    <w:r>
      <w:rPr>
        <w:noProof/>
      </w:rPr>
      <w:fldChar w:fldCharType="end"/>
    </w:r>
  </w:p>
  <w:p w14:paraId="3ABE50A6" w14:textId="77777777" w:rsidR="00E87AB0" w:rsidRDefault="00E87A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1D3A3A" w14:textId="77777777" w:rsidR="001F0207" w:rsidRDefault="001F0207">
      <w:r>
        <w:separator/>
      </w:r>
    </w:p>
  </w:footnote>
  <w:footnote w:type="continuationSeparator" w:id="0">
    <w:p w14:paraId="65C3FFF3" w14:textId="77777777" w:rsidR="001F0207" w:rsidRDefault="001F0207">
      <w:r>
        <w:continuationSeparator/>
      </w:r>
    </w:p>
  </w:footnote>
  <w:footnote w:type="continuationNotice" w:id="1">
    <w:p w14:paraId="27DED3F1" w14:textId="77777777" w:rsidR="001F0207" w:rsidRDefault="001F0207">
      <w:pPr>
        <w:spacing w:after="0"/>
      </w:pPr>
    </w:p>
  </w:footnote>
  <w:footnote w:id="2">
    <w:p w14:paraId="0588C5A0" w14:textId="1221A9DD" w:rsidR="00E87AB0" w:rsidRPr="00F079AD" w:rsidRDefault="00E87AB0">
      <w:pPr>
        <w:pStyle w:val="FootnoteText"/>
        <w:rPr>
          <w:sz w:val="18"/>
          <w:szCs w:val="18"/>
        </w:rPr>
      </w:pPr>
      <w:r>
        <w:rPr>
          <w:rStyle w:val="FootnoteReference"/>
        </w:rPr>
        <w:footnoteRef/>
      </w:r>
      <w:r w:rsidRPr="00F079AD">
        <w:rPr>
          <w:rFonts w:ascii="Calibri" w:hAnsi="Calibri" w:cs="Calibri"/>
          <w:sz w:val="18"/>
          <w:szCs w:val="18"/>
        </w:rPr>
        <w:t xml:space="preserve">The </w:t>
      </w:r>
      <w:r>
        <w:rPr>
          <w:rFonts w:ascii="Calibri" w:hAnsi="Calibri" w:cs="Calibri"/>
          <w:sz w:val="18"/>
          <w:szCs w:val="18"/>
        </w:rPr>
        <w:t xml:space="preserve">Green City Development </w:t>
      </w:r>
      <w:r w:rsidRPr="00F079AD">
        <w:rPr>
          <w:rFonts w:ascii="Calibri" w:hAnsi="Calibri" w:cs="Calibri"/>
          <w:sz w:val="18"/>
          <w:szCs w:val="18"/>
        </w:rPr>
        <w:t>program promotes implementation of green open space, efficient energy/green energy, water management, waste management, green building, green transport and green community. In its implementation, the Green City Development project has mainly achieved promoting green open space in cities, while the green energy components are lagging behind due to low technical and financing capacity of cities in planning and implementing green actions.</w:t>
      </w:r>
    </w:p>
  </w:footnote>
  <w:footnote w:id="3">
    <w:p w14:paraId="776678F9" w14:textId="5F0472A2" w:rsidR="00E87AB0" w:rsidRDefault="00E87AB0">
      <w:pPr>
        <w:pStyle w:val="FootnoteText"/>
      </w:pPr>
      <w:r>
        <w:rPr>
          <w:rStyle w:val="FootnoteReference"/>
        </w:rPr>
        <w:footnoteRef/>
      </w:r>
      <w:r>
        <w:t xml:space="preserve"> </w:t>
      </w:r>
      <w:r w:rsidRPr="004B151A">
        <w:rPr>
          <w:rFonts w:ascii="Calibri" w:hAnsi="Calibri" w:cs="Calibri"/>
        </w:rPr>
        <w:t>ASEAN SHINE lighting-regional market assessment. IIEC.February 2016</w:t>
      </w:r>
      <w:r>
        <w:t xml:space="preserve"> </w:t>
      </w:r>
    </w:p>
  </w:footnote>
  <w:footnote w:id="4">
    <w:p w14:paraId="151C0BDB" w14:textId="77777777" w:rsidR="00E87AB0" w:rsidRDefault="00E87AB0" w:rsidP="00505CBC">
      <w:pPr>
        <w:pStyle w:val="FootnoteText"/>
      </w:pPr>
      <w:r>
        <w:rPr>
          <w:rStyle w:val="FootnoteReference"/>
        </w:rPr>
        <w:footnoteRef/>
      </w:r>
      <w:r>
        <w:t xml:space="preserve"> </w:t>
      </w:r>
      <w:r w:rsidRPr="00C11FF1">
        <w:rPr>
          <w:rFonts w:ascii="Calibri" w:hAnsi="Calibri" w:cs="Calibri"/>
        </w:rPr>
        <w:t>ASEAN LED Lamp Benchmarking: Test Results Analysis. August 2017.</w:t>
      </w:r>
    </w:p>
  </w:footnote>
  <w:footnote w:id="5">
    <w:p w14:paraId="143F7088" w14:textId="75A88B86" w:rsidR="00E87AB0" w:rsidRPr="001126D5" w:rsidRDefault="00E87AB0" w:rsidP="001126D5">
      <w:pPr>
        <w:pStyle w:val="FootnoteText"/>
        <w:rPr>
          <w:rFonts w:ascii="Calibri" w:hAnsi="Calibri" w:cs="Calibri"/>
          <w:sz w:val="18"/>
          <w:szCs w:val="18"/>
        </w:rPr>
      </w:pPr>
      <w:r w:rsidRPr="001126D5">
        <w:rPr>
          <w:rStyle w:val="FootnoteReference"/>
          <w:szCs w:val="18"/>
        </w:rPr>
        <w:footnoteRef/>
      </w:r>
      <w:r w:rsidRPr="001126D5">
        <w:rPr>
          <w:sz w:val="18"/>
          <w:szCs w:val="18"/>
        </w:rPr>
        <w:t xml:space="preserve"> </w:t>
      </w:r>
      <w:r w:rsidRPr="001126D5">
        <w:rPr>
          <w:rFonts w:ascii="Calibri" w:hAnsi="Calibri" w:cs="Calibri"/>
          <w:sz w:val="18"/>
          <w:szCs w:val="18"/>
        </w:rPr>
        <w:t xml:space="preserve">Data is aggregated from three Association of EE local manufacturers namely </w:t>
      </w:r>
      <w:r w:rsidRPr="001126D5">
        <w:rPr>
          <w:rFonts w:ascii="Calibri" w:hAnsi="Calibri" w:cs="Calibri"/>
          <w:i/>
          <w:sz w:val="18"/>
          <w:szCs w:val="18"/>
        </w:rPr>
        <w:t>APERLINDO</w:t>
      </w:r>
      <w:r w:rsidRPr="001126D5">
        <w:rPr>
          <w:rFonts w:ascii="Calibri" w:hAnsi="Calibri" w:cs="Calibri"/>
          <w:sz w:val="18"/>
          <w:szCs w:val="18"/>
        </w:rPr>
        <w:t xml:space="preserve">, </w:t>
      </w:r>
      <w:r w:rsidRPr="001126D5">
        <w:rPr>
          <w:rFonts w:ascii="Calibri" w:hAnsi="Calibri" w:cs="Calibri"/>
          <w:i/>
          <w:sz w:val="18"/>
          <w:szCs w:val="18"/>
        </w:rPr>
        <w:t>ALINDO</w:t>
      </w:r>
      <w:r w:rsidRPr="001126D5">
        <w:rPr>
          <w:rFonts w:ascii="Calibri" w:hAnsi="Calibri" w:cs="Calibri"/>
          <w:sz w:val="18"/>
          <w:szCs w:val="18"/>
        </w:rPr>
        <w:t xml:space="preserve"> and </w:t>
      </w:r>
      <w:r w:rsidRPr="001126D5">
        <w:rPr>
          <w:rFonts w:ascii="Calibri" w:hAnsi="Calibri" w:cs="Calibri"/>
          <w:i/>
          <w:sz w:val="18"/>
          <w:szCs w:val="18"/>
        </w:rPr>
        <w:t>GAMATRINDO</w:t>
      </w:r>
      <w:r w:rsidRPr="001126D5">
        <w:rPr>
          <w:rFonts w:ascii="Calibri" w:hAnsi="Calibri" w:cs="Calibri"/>
          <w:sz w:val="18"/>
          <w:szCs w:val="18"/>
        </w:rPr>
        <w:t>. Unfortunately this data is still temporary because not all data from the three associations are derived from all its members, e.g.  data from Alindo is only obtained from o</w:t>
      </w:r>
      <w:r>
        <w:rPr>
          <w:rFonts w:ascii="Calibri" w:hAnsi="Calibri" w:cs="Calibri"/>
          <w:sz w:val="18"/>
          <w:szCs w:val="18"/>
        </w:rPr>
        <w:t>ne of its 10 member companies (</w:t>
      </w:r>
      <w:r w:rsidRPr="001126D5">
        <w:rPr>
          <w:rFonts w:ascii="Calibri" w:hAnsi="Calibri" w:cs="Calibri"/>
          <w:i/>
          <w:sz w:val="18"/>
          <w:szCs w:val="18"/>
        </w:rPr>
        <w:t>PT Solaren Ledindo</w:t>
      </w:r>
      <w:r w:rsidRPr="001126D5">
        <w:rPr>
          <w:rFonts w:ascii="Calibri" w:hAnsi="Calibri" w:cs="Calibri"/>
          <w:sz w:val="18"/>
          <w:szCs w:val="18"/>
        </w:rPr>
        <w:t>). Therefore, in the implementation of ADLIGHT, more detailed and accurate data are needed in Component 1 activities, especially with regards to market share periodic activity.</w:t>
      </w:r>
    </w:p>
  </w:footnote>
  <w:footnote w:id="6">
    <w:p w14:paraId="4F0E1B28" w14:textId="3EF59A2F" w:rsidR="00E87AB0" w:rsidRPr="001126D5" w:rsidRDefault="00E87AB0" w:rsidP="001126D5">
      <w:pPr>
        <w:pStyle w:val="NoSpacing"/>
        <w:rPr>
          <w:rFonts w:asciiTheme="majorHAnsi" w:hAnsiTheme="majorHAnsi"/>
          <w:sz w:val="18"/>
          <w:szCs w:val="18"/>
        </w:rPr>
      </w:pPr>
      <w:r w:rsidRPr="001126D5">
        <w:rPr>
          <w:rStyle w:val="FootnoteReference"/>
          <w:rFonts w:asciiTheme="majorHAnsi" w:hAnsiTheme="majorHAnsi"/>
          <w:szCs w:val="18"/>
        </w:rPr>
        <w:footnoteRef/>
      </w:r>
      <w:r w:rsidRPr="001126D5">
        <w:rPr>
          <w:rFonts w:asciiTheme="majorHAnsi" w:hAnsiTheme="majorHAnsi"/>
          <w:sz w:val="18"/>
          <w:szCs w:val="18"/>
        </w:rPr>
        <w:t xml:space="preserve"> Must be considered for 10 years of direct CO</w:t>
      </w:r>
      <w:r w:rsidRPr="001126D5">
        <w:rPr>
          <w:rFonts w:asciiTheme="majorHAnsi" w:hAnsiTheme="majorHAnsi"/>
          <w:sz w:val="18"/>
          <w:szCs w:val="18"/>
          <w:vertAlign w:val="subscript"/>
        </w:rPr>
        <w:t>2</w:t>
      </w:r>
      <w:r w:rsidRPr="001126D5">
        <w:rPr>
          <w:rFonts w:asciiTheme="majorHAnsi" w:hAnsiTheme="majorHAnsi"/>
          <w:sz w:val="18"/>
          <w:szCs w:val="18"/>
        </w:rPr>
        <w:t xml:space="preserve"> emission reductions from all pilot projects and replications. Since this project focuses entire sector, cumulative emission reductions during economic lifetime (considered 10 years including project duration of 3 years)</w:t>
      </w:r>
    </w:p>
  </w:footnote>
  <w:footnote w:id="7">
    <w:p w14:paraId="08A241B4" w14:textId="2E4199CC" w:rsidR="00E87AB0" w:rsidRPr="001126D5" w:rsidRDefault="00E87AB0" w:rsidP="001126D5">
      <w:pPr>
        <w:pStyle w:val="NoSpacing"/>
        <w:rPr>
          <w:rFonts w:asciiTheme="majorHAnsi" w:hAnsiTheme="majorHAnsi"/>
          <w:sz w:val="18"/>
          <w:szCs w:val="18"/>
        </w:rPr>
      </w:pPr>
      <w:r w:rsidRPr="001126D5">
        <w:rPr>
          <w:rStyle w:val="FootnoteReference"/>
          <w:rFonts w:asciiTheme="majorHAnsi" w:hAnsiTheme="majorHAnsi"/>
          <w:szCs w:val="18"/>
        </w:rPr>
        <w:footnoteRef/>
      </w:r>
      <w:r w:rsidRPr="001126D5">
        <w:rPr>
          <w:rFonts w:asciiTheme="majorHAnsi" w:hAnsiTheme="majorHAnsi"/>
          <w:sz w:val="18"/>
          <w:szCs w:val="18"/>
        </w:rPr>
        <w:t xml:space="preserve"> Based on GEF CO</w:t>
      </w:r>
      <w:r w:rsidRPr="001126D5">
        <w:rPr>
          <w:rFonts w:asciiTheme="majorHAnsi" w:hAnsiTheme="majorHAnsi"/>
          <w:sz w:val="18"/>
          <w:szCs w:val="18"/>
          <w:vertAlign w:val="subscript"/>
        </w:rPr>
        <w:t>2</w:t>
      </w:r>
      <w:r w:rsidRPr="001126D5">
        <w:rPr>
          <w:rFonts w:asciiTheme="majorHAnsi" w:hAnsiTheme="majorHAnsi"/>
          <w:sz w:val="18"/>
          <w:szCs w:val="18"/>
        </w:rPr>
        <w:t xml:space="preserve"> emission reduction calculation methodology, as it focuses entire sector. In this case it is the cumulative emission reduction for 10 year from best case of all sectors multiple by factor 0.5</w:t>
      </w:r>
    </w:p>
  </w:footnote>
  <w:footnote w:id="8">
    <w:p w14:paraId="4DEB4E84" w14:textId="693CBD71" w:rsidR="00E87AB0" w:rsidRDefault="00E87AB0" w:rsidP="001126D5">
      <w:pPr>
        <w:pStyle w:val="NoSpacing"/>
      </w:pPr>
      <w:r w:rsidRPr="001126D5">
        <w:rPr>
          <w:rStyle w:val="FootnoteReference"/>
          <w:rFonts w:asciiTheme="majorHAnsi" w:hAnsiTheme="majorHAnsi"/>
          <w:szCs w:val="18"/>
        </w:rPr>
        <w:footnoteRef/>
      </w:r>
      <w:r w:rsidRPr="001126D5">
        <w:rPr>
          <w:rFonts w:asciiTheme="majorHAnsi" w:hAnsiTheme="majorHAnsi"/>
          <w:sz w:val="18"/>
          <w:szCs w:val="18"/>
        </w:rPr>
        <w:t xml:space="preserve"> Considered for 10 years of economic lifetime as per GEF guidelines (Direct + Indirect). </w:t>
      </w:r>
    </w:p>
  </w:footnote>
  <w:footnote w:id="9">
    <w:p w14:paraId="604EF50B" w14:textId="77777777" w:rsidR="00E87AB0" w:rsidRPr="00AD6A9D" w:rsidRDefault="00E87AB0" w:rsidP="002B2D88">
      <w:pPr>
        <w:pStyle w:val="FootnoteText"/>
        <w:jc w:val="left"/>
        <w:rPr>
          <w:rFonts w:ascii="Calibri" w:hAnsi="Calibri"/>
          <w:sz w:val="18"/>
          <w:szCs w:val="18"/>
        </w:rPr>
      </w:pPr>
      <w:r w:rsidRPr="00AD6A9D">
        <w:rPr>
          <w:rStyle w:val="FootnoteReference"/>
          <w:rFonts w:ascii="Calibri" w:hAnsi="Calibri"/>
          <w:szCs w:val="18"/>
        </w:rPr>
        <w:footnoteRef/>
      </w:r>
      <w:r w:rsidRPr="00AD6A9D">
        <w:rPr>
          <w:rFonts w:ascii="Calibri" w:hAnsi="Calibri"/>
          <w:sz w:val="18"/>
          <w:szCs w:val="18"/>
        </w:rPr>
        <w:t xml:space="preserve"> See </w:t>
      </w:r>
      <w:r w:rsidRPr="00AD6A9D">
        <w:rPr>
          <w:rFonts w:ascii="Calibri" w:hAnsi="Calibri" w:cs="Segoe UI"/>
          <w:color w:val="000000"/>
          <w:sz w:val="18"/>
          <w:szCs w:val="18"/>
        </w:rPr>
        <w:t>http://www.undp.org/content/undp/en/home/operations/transparency/information_disclosurepolicy/</w:t>
      </w:r>
    </w:p>
  </w:footnote>
  <w:footnote w:id="10">
    <w:p w14:paraId="501B93DE" w14:textId="77777777" w:rsidR="00E87AB0" w:rsidRPr="00AD6A9D" w:rsidRDefault="00E87AB0" w:rsidP="002B2D88">
      <w:pPr>
        <w:pStyle w:val="FootnoteText"/>
        <w:rPr>
          <w:rFonts w:ascii="Calibri" w:hAnsi="Calibri"/>
          <w:sz w:val="18"/>
          <w:szCs w:val="18"/>
        </w:rPr>
      </w:pPr>
      <w:r w:rsidRPr="00AD6A9D">
        <w:rPr>
          <w:rStyle w:val="FootnoteReference"/>
          <w:rFonts w:ascii="Calibri" w:hAnsi="Calibri"/>
          <w:szCs w:val="18"/>
        </w:rPr>
        <w:footnoteRef/>
      </w:r>
      <w:r w:rsidRPr="00AD6A9D">
        <w:rPr>
          <w:rFonts w:ascii="Calibri" w:hAnsi="Calibri"/>
          <w:sz w:val="18"/>
          <w:szCs w:val="18"/>
        </w:rPr>
        <w:t xml:space="preserve"> See </w:t>
      </w:r>
      <w:r w:rsidRPr="00AD6A9D">
        <w:rPr>
          <w:rFonts w:ascii="Calibri" w:hAnsi="Calibri" w:cs="Segoe UI"/>
          <w:color w:val="000000"/>
          <w:sz w:val="18"/>
          <w:szCs w:val="18"/>
        </w:rPr>
        <w:t>https://www.thegef.org/gef/policies_guidelines</w:t>
      </w:r>
    </w:p>
  </w:footnote>
  <w:footnote w:id="11">
    <w:p w14:paraId="3E0BCA89" w14:textId="7639D146" w:rsidR="00E87AB0" w:rsidRDefault="00E87AB0" w:rsidP="00692386">
      <w:pPr>
        <w:pStyle w:val="FootnoteText"/>
      </w:pPr>
      <w:r>
        <w:rPr>
          <w:rStyle w:val="FootnoteReference"/>
        </w:rPr>
        <w:footnoteRef/>
      </w:r>
      <w:r>
        <w:rPr>
          <w:rFonts w:ascii="Calibri" w:hAnsi="Calibri" w:cs="Calibri"/>
          <w:sz w:val="18"/>
          <w:szCs w:val="18"/>
        </w:rPr>
        <w:t xml:space="preserve">Various banks and financing institutions in Indonesia, including </w:t>
      </w:r>
      <w:r w:rsidRPr="00EC6630">
        <w:rPr>
          <w:rFonts w:ascii="Calibri" w:hAnsi="Calibri" w:cs="Calibri"/>
          <w:sz w:val="18"/>
          <w:szCs w:val="18"/>
          <w:lang w:val="id-ID"/>
        </w:rPr>
        <w:t>Bank Mandiri,</w:t>
      </w:r>
      <w:r>
        <w:rPr>
          <w:rFonts w:ascii="Calibri" w:hAnsi="Calibri" w:cs="Calibri"/>
          <w:sz w:val="18"/>
          <w:szCs w:val="18"/>
        </w:rPr>
        <w:t xml:space="preserve"> </w:t>
      </w:r>
      <w:r w:rsidRPr="00EC6630">
        <w:rPr>
          <w:rFonts w:ascii="Calibri" w:hAnsi="Calibri" w:cs="Calibri"/>
          <w:sz w:val="18"/>
          <w:szCs w:val="18"/>
          <w:lang w:val="id-ID"/>
        </w:rPr>
        <w:t>BRI, BNI, BCA, Bank Muamalat, BRI Syariah, BJB</w:t>
      </w:r>
      <w:r>
        <w:rPr>
          <w:rFonts w:ascii="Calibri" w:hAnsi="Calibri" w:cs="Calibri"/>
          <w:sz w:val="18"/>
          <w:szCs w:val="18"/>
        </w:rPr>
        <w:t xml:space="preserve"> and</w:t>
      </w:r>
      <w:r w:rsidRPr="00EC6630">
        <w:rPr>
          <w:rFonts w:ascii="Calibri" w:hAnsi="Calibri" w:cs="Calibri"/>
          <w:sz w:val="18"/>
          <w:szCs w:val="18"/>
          <w:lang w:val="id-ID"/>
        </w:rPr>
        <w:t xml:space="preserve"> Bank Artha Graha</w:t>
      </w:r>
      <w:r>
        <w:rPr>
          <w:rFonts w:ascii="Calibri" w:hAnsi="Calibri" w:cs="Calibri"/>
          <w:sz w:val="18"/>
          <w:szCs w:val="18"/>
        </w:rPr>
        <w:t xml:space="preserve"> are mobilized and introduced by </w:t>
      </w:r>
      <w:r w:rsidRPr="00335471">
        <w:rPr>
          <w:rFonts w:ascii="Calibri" w:hAnsi="Calibri" w:cs="Calibri"/>
          <w:sz w:val="18"/>
          <w:szCs w:val="18"/>
        </w:rPr>
        <w:t>OJK on financing EEL business opportunities</w:t>
      </w:r>
    </w:p>
  </w:footnote>
  <w:footnote w:id="12">
    <w:p w14:paraId="56A7DFD6" w14:textId="77777777" w:rsidR="00E87AB0" w:rsidRPr="00710C07" w:rsidRDefault="00E87AB0" w:rsidP="00692386">
      <w:pPr>
        <w:pStyle w:val="FootnoteText"/>
      </w:pPr>
      <w:r>
        <w:rPr>
          <w:rStyle w:val="FootnoteReference"/>
        </w:rPr>
        <w:footnoteRef/>
      </w:r>
      <w:r>
        <w:rPr>
          <w:rFonts w:ascii="Calibri" w:hAnsi="Calibri" w:cs="Calibri"/>
          <w:color w:val="FF0000"/>
          <w:sz w:val="18"/>
          <w:szCs w:val="18"/>
          <w:lang w:val="id-ID"/>
        </w:rPr>
        <w:t xml:space="preserve"> </w:t>
      </w:r>
      <w:r w:rsidRPr="00710C07">
        <w:rPr>
          <w:rFonts w:ascii="Calibri" w:hAnsi="Calibri" w:cs="Calibri"/>
          <w:sz w:val="18"/>
          <w:szCs w:val="18"/>
          <w:lang w:val="id-ID"/>
        </w:rPr>
        <w:t>Proposed innovative financial support schemes to accelerate penetration of advanced lighting systems, may include:</w:t>
      </w:r>
      <w:r w:rsidRPr="00710C07">
        <w:rPr>
          <w:rFonts w:ascii="Calibri" w:hAnsi="Calibri" w:cs="Calibri"/>
          <w:sz w:val="18"/>
          <w:szCs w:val="18"/>
        </w:rPr>
        <w:t xml:space="preserve"> (a) </w:t>
      </w:r>
      <w:r w:rsidRPr="00710C07">
        <w:rPr>
          <w:rFonts w:ascii="Calibri" w:hAnsi="Calibri" w:cs="Calibri"/>
          <w:sz w:val="18"/>
          <w:szCs w:val="18"/>
          <w:lang w:val="id-ID"/>
        </w:rPr>
        <w:t>PPP mechanism for smart city(ies) LED street lighting projects</w:t>
      </w:r>
      <w:r w:rsidRPr="00710C07">
        <w:rPr>
          <w:rFonts w:ascii="Calibri" w:hAnsi="Calibri" w:cs="Calibri"/>
          <w:sz w:val="18"/>
          <w:szCs w:val="18"/>
        </w:rPr>
        <w:t xml:space="preserve">; (b) </w:t>
      </w:r>
      <w:r w:rsidRPr="00710C07">
        <w:rPr>
          <w:rFonts w:ascii="Calibri" w:hAnsi="Calibri" w:cs="Calibri"/>
          <w:sz w:val="18"/>
          <w:szCs w:val="18"/>
          <w:lang w:val="id-ID"/>
        </w:rPr>
        <w:t>ESCO model Feasibility Study (FS) Template and Financial Modeling Software</w:t>
      </w:r>
      <w:r w:rsidRPr="00710C07">
        <w:rPr>
          <w:rFonts w:ascii="Calibri" w:hAnsi="Calibri" w:cs="Calibri"/>
          <w:sz w:val="18"/>
          <w:szCs w:val="18"/>
        </w:rPr>
        <w:t xml:space="preserve">; (c) </w:t>
      </w:r>
      <w:r w:rsidRPr="00710C07">
        <w:rPr>
          <w:rFonts w:ascii="Calibri" w:hAnsi="Calibri" w:cs="Calibri"/>
          <w:sz w:val="18"/>
          <w:szCs w:val="18"/>
          <w:lang w:val="id-ID"/>
        </w:rPr>
        <w:t>Credit Guarantee Facility for Energy Efficiency LED lighting investment</w:t>
      </w:r>
      <w:r w:rsidRPr="00710C07">
        <w:rPr>
          <w:rFonts w:ascii="Calibri" w:hAnsi="Calibri" w:cs="Calibri"/>
          <w:sz w:val="18"/>
          <w:szCs w:val="18"/>
        </w:rPr>
        <w:t xml:space="preserve">; and (d) </w:t>
      </w:r>
      <w:r w:rsidRPr="00710C07">
        <w:rPr>
          <w:rFonts w:ascii="Calibri" w:hAnsi="Calibri" w:cs="Calibri"/>
          <w:sz w:val="18"/>
          <w:szCs w:val="18"/>
          <w:lang w:val="id-ID"/>
        </w:rPr>
        <w:t>Bundling LED lighting projects as accepted collateral for banking sector</w:t>
      </w:r>
    </w:p>
  </w:footnote>
  <w:footnote w:id="13">
    <w:p w14:paraId="0143085C" w14:textId="77777777" w:rsidR="00E87AB0" w:rsidRPr="000F6115" w:rsidRDefault="00E87AB0" w:rsidP="00692386">
      <w:pPr>
        <w:spacing w:after="0"/>
      </w:pPr>
      <w:r w:rsidRPr="00530E02">
        <w:rPr>
          <w:rStyle w:val="FootnoteReference"/>
        </w:rPr>
        <w:footnoteRef/>
      </w:r>
      <w:r>
        <w:rPr>
          <w:rFonts w:cs="Calibri"/>
          <w:sz w:val="18"/>
          <w:szCs w:val="18"/>
          <w:lang w:val="id-ID"/>
        </w:rPr>
        <w:t xml:space="preserve"> </w:t>
      </w:r>
      <w:r w:rsidRPr="00530E02">
        <w:rPr>
          <w:rFonts w:cs="Calibri"/>
          <w:sz w:val="18"/>
          <w:szCs w:val="18"/>
          <w:lang w:val="id-ID"/>
        </w:rPr>
        <w:t>Initially identified pilot demonstrations</w:t>
      </w:r>
      <w:r>
        <w:rPr>
          <w:rFonts w:cs="Calibri"/>
          <w:sz w:val="18"/>
          <w:szCs w:val="18"/>
        </w:rPr>
        <w:t xml:space="preserve"> during the PPG stage</w:t>
      </w:r>
      <w:r w:rsidRPr="00530E02">
        <w:rPr>
          <w:rFonts w:cs="Calibri"/>
          <w:sz w:val="18"/>
          <w:szCs w:val="18"/>
          <w:lang w:val="id-ID"/>
        </w:rPr>
        <w:t xml:space="preserve"> include the following: (a) </w:t>
      </w:r>
      <w:r w:rsidRPr="00BE3E56">
        <w:rPr>
          <w:rFonts w:cs="Calibri"/>
          <w:sz w:val="18"/>
          <w:szCs w:val="18"/>
          <w:lang w:val="id-ID"/>
        </w:rPr>
        <w:t>smart lighting and smart monitoring syst</w:t>
      </w:r>
      <w:r>
        <w:rPr>
          <w:rFonts w:cs="Calibri"/>
          <w:sz w:val="18"/>
          <w:szCs w:val="18"/>
          <w:lang w:val="id-ID"/>
        </w:rPr>
        <w:t>em LED</w:t>
      </w:r>
      <w:r w:rsidRPr="00530E02">
        <w:rPr>
          <w:rFonts w:cs="Calibri"/>
          <w:sz w:val="18"/>
          <w:szCs w:val="18"/>
          <w:lang w:val="id-ID"/>
        </w:rPr>
        <w:t xml:space="preserve">, (b) </w:t>
      </w:r>
      <w:r w:rsidRPr="00BE3E56">
        <w:rPr>
          <w:rFonts w:cs="Calibri"/>
          <w:sz w:val="18"/>
          <w:szCs w:val="18"/>
          <w:lang w:val="id-ID"/>
        </w:rPr>
        <w:t xml:space="preserve">ESCO model for </w:t>
      </w:r>
      <w:r>
        <w:rPr>
          <w:rFonts w:cs="Calibri"/>
          <w:sz w:val="18"/>
          <w:szCs w:val="18"/>
        </w:rPr>
        <w:t>state</w:t>
      </w:r>
      <w:r w:rsidRPr="00530E02">
        <w:rPr>
          <w:rFonts w:cs="Calibri"/>
          <w:sz w:val="18"/>
          <w:szCs w:val="18"/>
          <w:lang w:val="id-ID"/>
        </w:rPr>
        <w:t>-owned</w:t>
      </w:r>
      <w:r>
        <w:rPr>
          <w:rFonts w:cs="Calibri"/>
          <w:sz w:val="18"/>
          <w:szCs w:val="18"/>
          <w:lang w:val="id-ID"/>
        </w:rPr>
        <w:t xml:space="preserve"> </w:t>
      </w:r>
      <w:r w:rsidRPr="00530E02">
        <w:rPr>
          <w:rFonts w:cs="Calibri"/>
          <w:sz w:val="18"/>
          <w:szCs w:val="18"/>
          <w:lang w:val="id-ID"/>
        </w:rPr>
        <w:t>b</w:t>
      </w:r>
      <w:r w:rsidRPr="00BE3E56">
        <w:rPr>
          <w:rFonts w:cs="Calibri"/>
          <w:sz w:val="18"/>
          <w:szCs w:val="18"/>
          <w:lang w:val="id-ID"/>
        </w:rPr>
        <w:t xml:space="preserve">ank </w:t>
      </w:r>
      <w:r w:rsidRPr="00530E02">
        <w:rPr>
          <w:rFonts w:cs="Calibri"/>
          <w:sz w:val="18"/>
          <w:szCs w:val="18"/>
          <w:lang w:val="id-ID"/>
        </w:rPr>
        <w:t>b</w:t>
      </w:r>
      <w:r w:rsidRPr="00BE3E56">
        <w:rPr>
          <w:rFonts w:cs="Calibri"/>
          <w:sz w:val="18"/>
          <w:szCs w:val="18"/>
          <w:lang w:val="id-ID"/>
        </w:rPr>
        <w:t>uilding</w:t>
      </w:r>
      <w:r>
        <w:rPr>
          <w:rFonts w:cs="Calibri"/>
          <w:sz w:val="18"/>
          <w:szCs w:val="18"/>
        </w:rPr>
        <w:t>,</w:t>
      </w:r>
      <w:r w:rsidRPr="00530E02">
        <w:rPr>
          <w:rFonts w:cs="Calibri"/>
          <w:sz w:val="18"/>
          <w:szCs w:val="18"/>
          <w:lang w:val="id-ID"/>
        </w:rPr>
        <w:t xml:space="preserve"> (c) </w:t>
      </w:r>
      <w:r w:rsidRPr="00F462AA">
        <w:rPr>
          <w:rFonts w:cs="Calibri"/>
          <w:sz w:val="18"/>
          <w:szCs w:val="18"/>
          <w:lang w:val="id-ID"/>
        </w:rPr>
        <w:t>ESCO model for LKPP (Public Procurement Agency)</w:t>
      </w:r>
      <w:r>
        <w:rPr>
          <w:rFonts w:cs="Calibri"/>
          <w:sz w:val="18"/>
          <w:szCs w:val="18"/>
          <w:lang w:val="id-ID"/>
        </w:rPr>
        <w:t xml:space="preserve"> </w:t>
      </w:r>
      <w:r w:rsidRPr="00BE3E56">
        <w:rPr>
          <w:rFonts w:cs="Calibri"/>
          <w:sz w:val="18"/>
          <w:szCs w:val="18"/>
          <w:lang w:val="id-ID"/>
        </w:rPr>
        <w:t xml:space="preserve">for government </w:t>
      </w:r>
      <w:r>
        <w:rPr>
          <w:rFonts w:cs="Calibri"/>
          <w:sz w:val="18"/>
          <w:szCs w:val="18"/>
        </w:rPr>
        <w:t>LED</w:t>
      </w:r>
      <w:r>
        <w:rPr>
          <w:rFonts w:cs="Calibri"/>
          <w:sz w:val="18"/>
          <w:szCs w:val="18"/>
          <w:lang w:val="id-ID"/>
        </w:rPr>
        <w:t xml:space="preserve"> </w:t>
      </w:r>
      <w:r w:rsidRPr="00BE3E56">
        <w:rPr>
          <w:rFonts w:cs="Calibri"/>
          <w:sz w:val="18"/>
          <w:szCs w:val="18"/>
          <w:lang w:val="id-ID"/>
        </w:rPr>
        <w:t>implementation</w:t>
      </w:r>
      <w:r>
        <w:rPr>
          <w:rFonts w:cs="Calibri"/>
          <w:sz w:val="18"/>
          <w:szCs w:val="18"/>
        </w:rPr>
        <w:t>, and (d) public-private partnership scheme model for LED projects.</w:t>
      </w:r>
    </w:p>
  </w:footnote>
  <w:footnote w:id="14">
    <w:p w14:paraId="03A46F51" w14:textId="231E5F18" w:rsidR="00E87AB0" w:rsidRPr="003E7793" w:rsidRDefault="00E87AB0" w:rsidP="00692386">
      <w:pPr>
        <w:pStyle w:val="FootnoteText"/>
      </w:pPr>
      <w:r>
        <w:rPr>
          <w:rStyle w:val="FootnoteReference"/>
        </w:rPr>
        <w:footnoteRef/>
      </w:r>
      <w:r>
        <w:rPr>
          <w:rFonts w:ascii="Calibri" w:hAnsi="Calibri" w:cs="Calibri"/>
          <w:sz w:val="18"/>
          <w:szCs w:val="18"/>
          <w:lang w:val="id-ID"/>
        </w:rPr>
        <w:t xml:space="preserve"> </w:t>
      </w:r>
      <w:r>
        <w:rPr>
          <w:rFonts w:ascii="Calibri" w:hAnsi="Calibri" w:cs="Calibri"/>
          <w:sz w:val="18"/>
          <w:szCs w:val="18"/>
        </w:rPr>
        <w:t>Assistance in c</w:t>
      </w:r>
      <w:r w:rsidRPr="00BE3E56">
        <w:rPr>
          <w:rFonts w:ascii="Calibri" w:hAnsi="Calibri" w:cs="Calibri"/>
          <w:sz w:val="18"/>
          <w:szCs w:val="18"/>
          <w:lang w:val="id-ID"/>
        </w:rPr>
        <w:t>ompleti</w:t>
      </w:r>
      <w:r>
        <w:rPr>
          <w:rFonts w:ascii="Calibri" w:hAnsi="Calibri" w:cs="Calibri"/>
          <w:sz w:val="18"/>
          <w:szCs w:val="18"/>
        </w:rPr>
        <w:t>ng</w:t>
      </w:r>
      <w:r>
        <w:rPr>
          <w:rFonts w:ascii="Calibri" w:hAnsi="Calibri" w:cs="Calibri"/>
          <w:sz w:val="18"/>
          <w:szCs w:val="18"/>
          <w:lang w:val="id-ID"/>
        </w:rPr>
        <w:t xml:space="preserve"> </w:t>
      </w:r>
      <w:r>
        <w:rPr>
          <w:rFonts w:ascii="Calibri" w:hAnsi="Calibri" w:cs="Calibri"/>
          <w:sz w:val="18"/>
          <w:szCs w:val="18"/>
        </w:rPr>
        <w:t>the</w:t>
      </w:r>
      <w:r>
        <w:rPr>
          <w:rFonts w:ascii="Calibri" w:hAnsi="Calibri" w:cs="Calibri"/>
          <w:sz w:val="18"/>
          <w:szCs w:val="18"/>
          <w:lang w:val="id-ID"/>
        </w:rPr>
        <w:t xml:space="preserve"> </w:t>
      </w:r>
      <w:r>
        <w:rPr>
          <w:rFonts w:ascii="Calibri" w:hAnsi="Calibri" w:cs="Calibri"/>
          <w:sz w:val="18"/>
          <w:szCs w:val="18"/>
        </w:rPr>
        <w:t>pending</w:t>
      </w:r>
      <w:r>
        <w:rPr>
          <w:rFonts w:ascii="Calibri" w:hAnsi="Calibri" w:cs="Calibri"/>
          <w:sz w:val="18"/>
          <w:szCs w:val="18"/>
          <w:lang w:val="id-ID"/>
        </w:rPr>
        <w:t xml:space="preserve"> </w:t>
      </w:r>
      <w:r w:rsidRPr="00BE3E56">
        <w:rPr>
          <w:rFonts w:ascii="Calibri" w:hAnsi="Calibri" w:cs="Calibri"/>
          <w:sz w:val="18"/>
          <w:szCs w:val="18"/>
          <w:lang w:val="id-ID"/>
        </w:rPr>
        <w:t xml:space="preserve">existing ESCO model </w:t>
      </w:r>
      <w:r>
        <w:rPr>
          <w:rFonts w:ascii="Calibri" w:hAnsi="Calibri" w:cs="Calibri"/>
          <w:sz w:val="18"/>
          <w:szCs w:val="18"/>
        </w:rPr>
        <w:t xml:space="preserve">in </w:t>
      </w:r>
      <w:r>
        <w:rPr>
          <w:rFonts w:ascii="Calibri" w:hAnsi="Calibri" w:cs="Calibri"/>
          <w:sz w:val="18"/>
          <w:szCs w:val="18"/>
          <w:lang w:val="id-ID"/>
        </w:rPr>
        <w:t xml:space="preserve">Smart Cities </w:t>
      </w:r>
      <w:r w:rsidRPr="00BE3E56">
        <w:rPr>
          <w:rFonts w:ascii="Calibri" w:hAnsi="Calibri" w:cs="Calibri"/>
          <w:sz w:val="18"/>
          <w:szCs w:val="18"/>
          <w:lang w:val="id-ID"/>
        </w:rPr>
        <w:t>in Solo and Bandung</w:t>
      </w:r>
      <w:r>
        <w:rPr>
          <w:rFonts w:ascii="Calibri" w:hAnsi="Calibri" w:cs="Calibri"/>
          <w:sz w:val="18"/>
          <w:szCs w:val="18"/>
        </w:rPr>
        <w:t xml:space="preserve"> as the </w:t>
      </w:r>
      <w:r w:rsidRPr="003E7793">
        <w:rPr>
          <w:rFonts w:ascii="Calibri" w:hAnsi="Calibri" w:cs="Calibri"/>
          <w:sz w:val="18"/>
          <w:szCs w:val="18"/>
          <w:lang w:val="id-ID"/>
        </w:rPr>
        <w:t xml:space="preserve">2 cities </w:t>
      </w:r>
      <w:r>
        <w:rPr>
          <w:rFonts w:ascii="Calibri" w:hAnsi="Calibri" w:cs="Calibri"/>
          <w:sz w:val="18"/>
          <w:szCs w:val="18"/>
        </w:rPr>
        <w:t>which have</w:t>
      </w:r>
      <w:r w:rsidRPr="003E7793">
        <w:rPr>
          <w:rFonts w:ascii="Calibri" w:hAnsi="Calibri" w:cs="Calibri"/>
          <w:sz w:val="18"/>
          <w:szCs w:val="18"/>
          <w:lang w:val="id-ID"/>
        </w:rPr>
        <w:t xml:space="preserve"> on-going </w:t>
      </w:r>
      <w:r>
        <w:rPr>
          <w:rFonts w:ascii="Calibri" w:hAnsi="Calibri" w:cs="Calibri"/>
          <w:sz w:val="18"/>
          <w:szCs w:val="18"/>
        </w:rPr>
        <w:t xml:space="preserve">project development, </w:t>
      </w:r>
      <w:r w:rsidRPr="003E7793">
        <w:rPr>
          <w:rFonts w:ascii="Calibri" w:hAnsi="Calibri" w:cs="Calibri"/>
          <w:sz w:val="18"/>
          <w:szCs w:val="18"/>
          <w:lang w:val="id-ID"/>
        </w:rPr>
        <w:t xml:space="preserve">being assisted by Bappenas and LKPP, but it requires next stage </w:t>
      </w:r>
      <w:r>
        <w:rPr>
          <w:rFonts w:ascii="Calibri" w:hAnsi="Calibri" w:cs="Calibri"/>
          <w:sz w:val="18"/>
          <w:szCs w:val="18"/>
        </w:rPr>
        <w:t xml:space="preserve">of mobilization </w:t>
      </w:r>
      <w:r w:rsidRPr="003E7793">
        <w:rPr>
          <w:rFonts w:ascii="Calibri" w:hAnsi="Calibri" w:cs="Calibri"/>
          <w:sz w:val="18"/>
          <w:szCs w:val="18"/>
          <w:lang w:val="id-ID"/>
        </w:rPr>
        <w:t xml:space="preserve">towards </w:t>
      </w:r>
      <w:r>
        <w:rPr>
          <w:rFonts w:ascii="Calibri" w:hAnsi="Calibri" w:cs="Calibri"/>
          <w:sz w:val="18"/>
          <w:szCs w:val="18"/>
        </w:rPr>
        <w:t xml:space="preserve">final </w:t>
      </w:r>
      <w:r w:rsidRPr="003E7793">
        <w:rPr>
          <w:rFonts w:ascii="Calibri" w:hAnsi="Calibri" w:cs="Calibri"/>
          <w:sz w:val="18"/>
          <w:szCs w:val="18"/>
          <w:lang w:val="id-ID"/>
        </w:rPr>
        <w:t xml:space="preserve">financial </w:t>
      </w:r>
      <w:r>
        <w:rPr>
          <w:rFonts w:ascii="Calibri" w:hAnsi="Calibri" w:cs="Calibri"/>
          <w:sz w:val="18"/>
          <w:szCs w:val="18"/>
        </w:rPr>
        <w:t xml:space="preserve">arrangement </w:t>
      </w:r>
    </w:p>
  </w:footnote>
  <w:footnote w:id="15">
    <w:p w14:paraId="40855D73" w14:textId="77777777" w:rsidR="00E87AB0" w:rsidRPr="0003763F" w:rsidRDefault="00E87AB0" w:rsidP="0043054B">
      <w:pPr>
        <w:pStyle w:val="FootnoteText"/>
        <w:rPr>
          <w:rFonts w:ascii="Calibri" w:hAnsi="Calibri" w:cs="Segoe UI"/>
          <w:color w:val="000000"/>
          <w:szCs w:val="18"/>
        </w:rPr>
      </w:pPr>
      <w:r w:rsidRPr="0003763F">
        <w:rPr>
          <w:rStyle w:val="FootnoteReference"/>
          <w:rFonts w:ascii="Calibri" w:hAnsi="Calibri"/>
          <w:szCs w:val="18"/>
        </w:rPr>
        <w:footnoteRef/>
      </w:r>
      <w:r w:rsidRPr="0003763F">
        <w:rPr>
          <w:rFonts w:ascii="Calibri" w:hAnsi="Calibri"/>
          <w:szCs w:val="18"/>
        </w:rPr>
        <w:t xml:space="preserve"> See </w:t>
      </w:r>
      <w:hyperlink r:id="rId1" w:history="1">
        <w:r w:rsidRPr="0003763F">
          <w:rPr>
            <w:rStyle w:val="Hyperlink"/>
            <w:rFonts w:ascii="Calibri" w:hAnsi="Calibri" w:cs="Segoe UI"/>
            <w:szCs w:val="18"/>
          </w:rPr>
          <w:t>https://www.thegef.org/gef/policies_guidelines</w:t>
        </w:r>
      </w:hyperlink>
    </w:p>
  </w:footnote>
  <w:footnote w:id="16">
    <w:p w14:paraId="2DA7482D" w14:textId="77777777" w:rsidR="00E87AB0" w:rsidRPr="00AD6A9D" w:rsidRDefault="00E87AB0" w:rsidP="00360FCC">
      <w:pPr>
        <w:pStyle w:val="FootnoteText"/>
        <w:jc w:val="lef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http://www.undp.org/content/undp/en/home/operations/transparency/information_disclosurepolicy/</w:t>
      </w:r>
    </w:p>
  </w:footnote>
  <w:footnote w:id="17">
    <w:p w14:paraId="0588A3CB" w14:textId="77777777" w:rsidR="00E87AB0" w:rsidRPr="00AD6A9D" w:rsidRDefault="00E87AB0" w:rsidP="00360FCC">
      <w:pPr>
        <w:pStyle w:val="FootnoteTex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https://www.thegef.org/gef/policies_guidelines</w:t>
      </w:r>
    </w:p>
  </w:footnote>
  <w:footnote w:id="18">
    <w:p w14:paraId="14F17E76" w14:textId="77777777" w:rsidR="00E87AB0" w:rsidRPr="0046177D" w:rsidRDefault="00E87AB0" w:rsidP="003E3ABA">
      <w:pPr>
        <w:pStyle w:val="FootnoteText"/>
        <w:spacing w:after="0"/>
        <w:rPr>
          <w:rFonts w:ascii="Calibri" w:hAnsi="Calibri" w:cs="Calibri"/>
          <w:sz w:val="18"/>
          <w:szCs w:val="18"/>
        </w:rPr>
      </w:pPr>
      <w:r w:rsidRPr="0046177D">
        <w:rPr>
          <w:rStyle w:val="FootnoteReference"/>
          <w:rFonts w:ascii="Calibri" w:hAnsi="Calibri" w:cs="Calibri"/>
          <w:szCs w:val="18"/>
        </w:rPr>
        <w:footnoteRef/>
      </w:r>
      <w:r w:rsidRPr="0046177D">
        <w:rPr>
          <w:rFonts w:ascii="Calibri" w:hAnsi="Calibri" w:cs="Calibri"/>
          <w:sz w:val="18"/>
          <w:szCs w:val="18"/>
        </w:rPr>
        <w:t xml:space="preserve"> Excluding project team staff time and UNDP staff time and travel expenses</w:t>
      </w:r>
      <w:r>
        <w:rPr>
          <w:rFonts w:ascii="Calibri" w:hAnsi="Calibri" w:cs="Calibri"/>
          <w:sz w:val="18"/>
          <w:szCs w:val="18"/>
        </w:rPr>
        <w:t>.</w:t>
      </w:r>
    </w:p>
  </w:footnote>
  <w:footnote w:id="19">
    <w:p w14:paraId="0F8D2653" w14:textId="77777777" w:rsidR="00E87AB0" w:rsidRPr="00DD767C" w:rsidRDefault="00E87AB0" w:rsidP="003E3ABA">
      <w:pPr>
        <w:pStyle w:val="FootnoteText"/>
        <w:spacing w:after="0"/>
        <w:rPr>
          <w:rFonts w:ascii="Calibri" w:hAnsi="Calibri" w:cs="Calibri"/>
          <w:sz w:val="18"/>
          <w:szCs w:val="18"/>
        </w:rPr>
      </w:pPr>
      <w:r w:rsidRPr="00DD767C">
        <w:rPr>
          <w:rStyle w:val="FootnoteReference"/>
          <w:rFonts w:ascii="Calibri" w:hAnsi="Calibri" w:cs="Calibri"/>
          <w:szCs w:val="18"/>
        </w:rPr>
        <w:footnoteRef/>
      </w:r>
      <w:r w:rsidRPr="00DD767C">
        <w:rPr>
          <w:rFonts w:ascii="Calibri" w:hAnsi="Calibri" w:cs="Calibri"/>
          <w:sz w:val="18"/>
          <w:szCs w:val="18"/>
        </w:rPr>
        <w:t xml:space="preserve"> The costs of UNDP </w:t>
      </w:r>
      <w:r>
        <w:rPr>
          <w:rFonts w:ascii="Calibri" w:hAnsi="Calibri" w:cs="Calibri"/>
          <w:sz w:val="18"/>
          <w:szCs w:val="18"/>
        </w:rPr>
        <w:t xml:space="preserve">Country Office </w:t>
      </w:r>
      <w:r w:rsidRPr="00DD767C">
        <w:rPr>
          <w:rFonts w:ascii="Calibri" w:hAnsi="Calibri" w:cs="Calibri"/>
          <w:sz w:val="18"/>
          <w:szCs w:val="18"/>
        </w:rPr>
        <w:t>and UNDP-GEF</w:t>
      </w:r>
      <w:r>
        <w:rPr>
          <w:rFonts w:ascii="Calibri" w:hAnsi="Calibri" w:cs="Calibri"/>
          <w:sz w:val="18"/>
          <w:szCs w:val="18"/>
        </w:rPr>
        <w:t xml:space="preserve"> Unit</w:t>
      </w:r>
      <w:r w:rsidRPr="00DD767C">
        <w:rPr>
          <w:rFonts w:ascii="Calibri" w:hAnsi="Calibri" w:cs="Calibri"/>
          <w:sz w:val="18"/>
          <w:szCs w:val="18"/>
        </w:rPr>
        <w:t xml:space="preserve">’s participation </w:t>
      </w:r>
      <w:r>
        <w:rPr>
          <w:rFonts w:ascii="Calibri" w:hAnsi="Calibri" w:cs="Calibri"/>
          <w:sz w:val="18"/>
          <w:szCs w:val="18"/>
        </w:rPr>
        <w:t xml:space="preserve">and time </w:t>
      </w:r>
      <w:r w:rsidRPr="00DD767C">
        <w:rPr>
          <w:rFonts w:ascii="Calibri" w:hAnsi="Calibri" w:cs="Calibri"/>
          <w:sz w:val="18"/>
          <w:szCs w:val="18"/>
        </w:rPr>
        <w:t>are charged to the</w:t>
      </w:r>
      <w:r>
        <w:rPr>
          <w:rFonts w:ascii="Calibri" w:hAnsi="Calibri" w:cs="Calibri"/>
          <w:sz w:val="18"/>
          <w:szCs w:val="18"/>
        </w:rPr>
        <w:t xml:space="preserve"> GEF Agency</w:t>
      </w:r>
      <w:r w:rsidRPr="00DD767C">
        <w:rPr>
          <w:rFonts w:ascii="Calibri" w:hAnsi="Calibri" w:cs="Calibri"/>
          <w:sz w:val="18"/>
          <w:szCs w:val="18"/>
        </w:rPr>
        <w:t xml:space="preserve"> Fee.</w:t>
      </w:r>
    </w:p>
  </w:footnote>
  <w:footnote w:id="20">
    <w:p w14:paraId="078E0245" w14:textId="77777777" w:rsidR="00E87AB0" w:rsidRPr="00494749" w:rsidRDefault="00E87AB0" w:rsidP="00696431">
      <w:pPr>
        <w:jc w:val="left"/>
        <w:rPr>
          <w:sz w:val="18"/>
          <w:szCs w:val="18"/>
        </w:rPr>
      </w:pPr>
      <w:r w:rsidRPr="00494749">
        <w:rPr>
          <w:rStyle w:val="FootnoteReference"/>
          <w:rFonts w:ascii="Calibri" w:hAnsi="Calibri"/>
          <w:szCs w:val="18"/>
        </w:rPr>
        <w:footnoteRef/>
      </w:r>
      <w:r w:rsidRPr="00494749">
        <w:rPr>
          <w:sz w:val="18"/>
          <w:szCs w:val="18"/>
        </w:rPr>
        <w:t xml:space="preserve"> See </w:t>
      </w:r>
      <w:hyperlink r:id="rId2" w:history="1">
        <w:r w:rsidRPr="00494749">
          <w:rPr>
            <w:rStyle w:val="Hyperlink"/>
            <w:sz w:val="18"/>
            <w:szCs w:val="18"/>
          </w:rPr>
          <w:t>https://popp.undp.org/_layouts/15/WopiFrame.aspx?sourcedoc=/UNDP_POPP_DOCUMENT_LIBRARY/Public/PPM_Project%20Management_Closing.docx&amp;action=default</w:t>
        </w:r>
      </w:hyperlink>
      <w:r w:rsidRPr="00494749">
        <w:rPr>
          <w:sz w:val="18"/>
          <w:szCs w:val="18"/>
        </w:rPr>
        <w:t xml:space="preserve">. </w:t>
      </w:r>
    </w:p>
  </w:footnote>
  <w:footnote w:id="21">
    <w:p w14:paraId="05F29FF7" w14:textId="77777777" w:rsidR="00E87AB0" w:rsidRPr="00DE4DB6" w:rsidDel="009B463C" w:rsidRDefault="00E87AB0" w:rsidP="00DD3BF6">
      <w:pPr>
        <w:pStyle w:val="FootnoteText"/>
        <w:rPr>
          <w:del w:id="34" w:author="Milou Beerepoot" w:date="2020-04-09T17:43:00Z"/>
          <w:sz w:val="16"/>
          <w:szCs w:val="16"/>
        </w:rPr>
      </w:pPr>
    </w:p>
  </w:footnote>
  <w:footnote w:id="22">
    <w:p w14:paraId="42A81A24" w14:textId="0C2A9A25" w:rsidR="00E87AB0" w:rsidRDefault="00E87AB0" w:rsidP="0062112B">
      <w:pPr>
        <w:pStyle w:val="FootnoteText"/>
      </w:pPr>
      <w:r>
        <w:rPr>
          <w:rStyle w:val="FootnoteReference"/>
        </w:rPr>
        <w:footnoteRef/>
      </w:r>
      <w:r>
        <w:rPr>
          <w:rFonts w:ascii="Calibri" w:hAnsi="Calibri" w:cs="Calibri"/>
          <w:sz w:val="18"/>
          <w:szCs w:val="18"/>
        </w:rPr>
        <w:t xml:space="preserve">Various banks and financing institutions in Indonesia, including </w:t>
      </w:r>
      <w:r w:rsidRPr="00EC6630">
        <w:rPr>
          <w:rFonts w:ascii="Calibri" w:hAnsi="Calibri" w:cs="Calibri"/>
          <w:sz w:val="18"/>
          <w:szCs w:val="18"/>
          <w:lang w:val="id-ID"/>
        </w:rPr>
        <w:t>Bank Mandiri,</w:t>
      </w:r>
      <w:r>
        <w:rPr>
          <w:rFonts w:ascii="Calibri" w:hAnsi="Calibri" w:cs="Calibri"/>
          <w:sz w:val="18"/>
          <w:szCs w:val="18"/>
        </w:rPr>
        <w:t xml:space="preserve"> </w:t>
      </w:r>
      <w:r w:rsidRPr="00EC6630">
        <w:rPr>
          <w:rFonts w:ascii="Calibri" w:hAnsi="Calibri" w:cs="Calibri"/>
          <w:sz w:val="18"/>
          <w:szCs w:val="18"/>
          <w:lang w:val="id-ID"/>
        </w:rPr>
        <w:t>BRI, BNI, BCA, Bank Muamalat, BRI Syariah, BJB</w:t>
      </w:r>
      <w:r>
        <w:rPr>
          <w:rFonts w:ascii="Calibri" w:hAnsi="Calibri" w:cs="Calibri"/>
          <w:sz w:val="18"/>
          <w:szCs w:val="18"/>
        </w:rPr>
        <w:t xml:space="preserve"> and</w:t>
      </w:r>
      <w:r w:rsidRPr="00EC6630">
        <w:rPr>
          <w:rFonts w:ascii="Calibri" w:hAnsi="Calibri" w:cs="Calibri"/>
          <w:sz w:val="18"/>
          <w:szCs w:val="18"/>
          <w:lang w:val="id-ID"/>
        </w:rPr>
        <w:t xml:space="preserve"> Bank Artha Graha</w:t>
      </w:r>
      <w:r>
        <w:rPr>
          <w:rFonts w:ascii="Calibri" w:hAnsi="Calibri" w:cs="Calibri"/>
          <w:sz w:val="18"/>
          <w:szCs w:val="18"/>
        </w:rPr>
        <w:t xml:space="preserve"> are mobilized and introduced by </w:t>
      </w:r>
      <w:r w:rsidRPr="00335471">
        <w:rPr>
          <w:rFonts w:ascii="Calibri" w:hAnsi="Calibri" w:cs="Calibri"/>
          <w:sz w:val="18"/>
          <w:szCs w:val="18"/>
        </w:rPr>
        <w:t>OJK on financing EEL business opportunities</w:t>
      </w:r>
    </w:p>
  </w:footnote>
  <w:footnote w:id="23">
    <w:p w14:paraId="45FF9E7C" w14:textId="77777777" w:rsidR="00E87AB0" w:rsidRPr="000F6115" w:rsidRDefault="00E87AB0" w:rsidP="0062112B">
      <w:pPr>
        <w:spacing w:after="0"/>
      </w:pPr>
      <w:r w:rsidRPr="00530E02">
        <w:rPr>
          <w:rStyle w:val="FootnoteReference"/>
        </w:rPr>
        <w:footnoteRef/>
      </w:r>
      <w:r>
        <w:rPr>
          <w:rFonts w:cs="Calibri"/>
          <w:sz w:val="18"/>
          <w:szCs w:val="18"/>
          <w:lang w:val="id-ID"/>
        </w:rPr>
        <w:t xml:space="preserve"> </w:t>
      </w:r>
      <w:r w:rsidRPr="00530E02">
        <w:rPr>
          <w:rFonts w:cs="Calibri"/>
          <w:sz w:val="18"/>
          <w:szCs w:val="18"/>
          <w:lang w:val="id-ID"/>
        </w:rPr>
        <w:t>Initially identified pilot demonstrations</w:t>
      </w:r>
      <w:r>
        <w:rPr>
          <w:rFonts w:cs="Calibri"/>
          <w:sz w:val="18"/>
          <w:szCs w:val="18"/>
        </w:rPr>
        <w:t xml:space="preserve"> during the PPG stage</w:t>
      </w:r>
      <w:r w:rsidRPr="00530E02">
        <w:rPr>
          <w:rFonts w:cs="Calibri"/>
          <w:sz w:val="18"/>
          <w:szCs w:val="18"/>
          <w:lang w:val="id-ID"/>
        </w:rPr>
        <w:t xml:space="preserve"> include the following: (a) </w:t>
      </w:r>
      <w:r w:rsidRPr="00BE3E56">
        <w:rPr>
          <w:rFonts w:cs="Calibri"/>
          <w:sz w:val="18"/>
          <w:szCs w:val="18"/>
          <w:lang w:val="id-ID"/>
        </w:rPr>
        <w:t>smart lighting and smart monitoring syst</w:t>
      </w:r>
      <w:r>
        <w:rPr>
          <w:rFonts w:cs="Calibri"/>
          <w:sz w:val="18"/>
          <w:szCs w:val="18"/>
          <w:lang w:val="id-ID"/>
        </w:rPr>
        <w:t>em LED</w:t>
      </w:r>
      <w:r w:rsidRPr="00530E02">
        <w:rPr>
          <w:rFonts w:cs="Calibri"/>
          <w:sz w:val="18"/>
          <w:szCs w:val="18"/>
          <w:lang w:val="id-ID"/>
        </w:rPr>
        <w:t xml:space="preserve">, (b) </w:t>
      </w:r>
      <w:r w:rsidRPr="00BE3E56">
        <w:rPr>
          <w:rFonts w:cs="Calibri"/>
          <w:sz w:val="18"/>
          <w:szCs w:val="18"/>
          <w:lang w:val="id-ID"/>
        </w:rPr>
        <w:t xml:space="preserve">ESCO model for </w:t>
      </w:r>
      <w:r>
        <w:rPr>
          <w:rFonts w:cs="Calibri"/>
          <w:sz w:val="18"/>
          <w:szCs w:val="18"/>
        </w:rPr>
        <w:t>state</w:t>
      </w:r>
      <w:r w:rsidRPr="00530E02">
        <w:rPr>
          <w:rFonts w:cs="Calibri"/>
          <w:sz w:val="18"/>
          <w:szCs w:val="18"/>
          <w:lang w:val="id-ID"/>
        </w:rPr>
        <w:t>-owned</w:t>
      </w:r>
      <w:r>
        <w:rPr>
          <w:rFonts w:cs="Calibri"/>
          <w:sz w:val="18"/>
          <w:szCs w:val="18"/>
          <w:lang w:val="id-ID"/>
        </w:rPr>
        <w:t xml:space="preserve"> </w:t>
      </w:r>
      <w:r w:rsidRPr="00530E02">
        <w:rPr>
          <w:rFonts w:cs="Calibri"/>
          <w:sz w:val="18"/>
          <w:szCs w:val="18"/>
          <w:lang w:val="id-ID"/>
        </w:rPr>
        <w:t>b</w:t>
      </w:r>
      <w:r w:rsidRPr="00BE3E56">
        <w:rPr>
          <w:rFonts w:cs="Calibri"/>
          <w:sz w:val="18"/>
          <w:szCs w:val="18"/>
          <w:lang w:val="id-ID"/>
        </w:rPr>
        <w:t xml:space="preserve">ank </w:t>
      </w:r>
      <w:r w:rsidRPr="00530E02">
        <w:rPr>
          <w:rFonts w:cs="Calibri"/>
          <w:sz w:val="18"/>
          <w:szCs w:val="18"/>
          <w:lang w:val="id-ID"/>
        </w:rPr>
        <w:t>b</w:t>
      </w:r>
      <w:r w:rsidRPr="00BE3E56">
        <w:rPr>
          <w:rFonts w:cs="Calibri"/>
          <w:sz w:val="18"/>
          <w:szCs w:val="18"/>
          <w:lang w:val="id-ID"/>
        </w:rPr>
        <w:t>uilding</w:t>
      </w:r>
      <w:r>
        <w:rPr>
          <w:rFonts w:cs="Calibri"/>
          <w:sz w:val="18"/>
          <w:szCs w:val="18"/>
        </w:rPr>
        <w:t>,</w:t>
      </w:r>
      <w:r w:rsidRPr="00530E02">
        <w:rPr>
          <w:rFonts w:cs="Calibri"/>
          <w:sz w:val="18"/>
          <w:szCs w:val="18"/>
          <w:lang w:val="id-ID"/>
        </w:rPr>
        <w:t xml:space="preserve"> (c) </w:t>
      </w:r>
      <w:r w:rsidRPr="00F462AA">
        <w:rPr>
          <w:rFonts w:cs="Calibri"/>
          <w:sz w:val="18"/>
          <w:szCs w:val="18"/>
          <w:lang w:val="id-ID"/>
        </w:rPr>
        <w:t>ESCO model for LKPP (Public Procurement Agency)</w:t>
      </w:r>
      <w:r>
        <w:rPr>
          <w:rFonts w:cs="Calibri"/>
          <w:sz w:val="18"/>
          <w:szCs w:val="18"/>
          <w:lang w:val="id-ID"/>
        </w:rPr>
        <w:t xml:space="preserve"> </w:t>
      </w:r>
      <w:r w:rsidRPr="00BE3E56">
        <w:rPr>
          <w:rFonts w:cs="Calibri"/>
          <w:sz w:val="18"/>
          <w:szCs w:val="18"/>
          <w:lang w:val="id-ID"/>
        </w:rPr>
        <w:t xml:space="preserve">for government </w:t>
      </w:r>
      <w:r>
        <w:rPr>
          <w:rFonts w:cs="Calibri"/>
          <w:sz w:val="18"/>
          <w:szCs w:val="18"/>
        </w:rPr>
        <w:t>LED</w:t>
      </w:r>
      <w:r>
        <w:rPr>
          <w:rFonts w:cs="Calibri"/>
          <w:sz w:val="18"/>
          <w:szCs w:val="18"/>
          <w:lang w:val="id-ID"/>
        </w:rPr>
        <w:t xml:space="preserve"> </w:t>
      </w:r>
      <w:r w:rsidRPr="00BE3E56">
        <w:rPr>
          <w:rFonts w:cs="Calibri"/>
          <w:sz w:val="18"/>
          <w:szCs w:val="18"/>
          <w:lang w:val="id-ID"/>
        </w:rPr>
        <w:t>implementation</w:t>
      </w:r>
      <w:r>
        <w:rPr>
          <w:rFonts w:cs="Calibri"/>
          <w:sz w:val="18"/>
          <w:szCs w:val="18"/>
        </w:rPr>
        <w:t>, and (d) public-private partnership scheme model for LED projects.</w:t>
      </w:r>
    </w:p>
  </w:footnote>
  <w:footnote w:id="24">
    <w:p w14:paraId="7A6FD8DB" w14:textId="77777777" w:rsidR="00E87AB0" w:rsidRPr="003E7793" w:rsidRDefault="00E87AB0" w:rsidP="0062112B">
      <w:pPr>
        <w:pStyle w:val="FootnoteText"/>
      </w:pPr>
      <w:r>
        <w:rPr>
          <w:rStyle w:val="FootnoteReference"/>
        </w:rPr>
        <w:footnoteRef/>
      </w:r>
      <w:r>
        <w:rPr>
          <w:rFonts w:ascii="Calibri" w:hAnsi="Calibri" w:cs="Calibri"/>
          <w:sz w:val="18"/>
          <w:szCs w:val="18"/>
          <w:lang w:val="id-ID"/>
        </w:rPr>
        <w:t xml:space="preserve"> </w:t>
      </w:r>
      <w:r>
        <w:rPr>
          <w:rFonts w:ascii="Calibri" w:hAnsi="Calibri" w:cs="Calibri"/>
          <w:sz w:val="18"/>
          <w:szCs w:val="18"/>
        </w:rPr>
        <w:t>Assistance in c</w:t>
      </w:r>
      <w:r w:rsidRPr="00BE3E56">
        <w:rPr>
          <w:rFonts w:ascii="Calibri" w:hAnsi="Calibri" w:cs="Calibri"/>
          <w:sz w:val="18"/>
          <w:szCs w:val="18"/>
          <w:lang w:val="id-ID"/>
        </w:rPr>
        <w:t>ompleti</w:t>
      </w:r>
      <w:r>
        <w:rPr>
          <w:rFonts w:ascii="Calibri" w:hAnsi="Calibri" w:cs="Calibri"/>
          <w:sz w:val="18"/>
          <w:szCs w:val="18"/>
        </w:rPr>
        <w:t>ng</w:t>
      </w:r>
      <w:r>
        <w:rPr>
          <w:rFonts w:ascii="Calibri" w:hAnsi="Calibri" w:cs="Calibri"/>
          <w:sz w:val="18"/>
          <w:szCs w:val="18"/>
          <w:lang w:val="id-ID"/>
        </w:rPr>
        <w:t xml:space="preserve"> </w:t>
      </w:r>
      <w:r>
        <w:rPr>
          <w:rFonts w:ascii="Calibri" w:hAnsi="Calibri" w:cs="Calibri"/>
          <w:sz w:val="18"/>
          <w:szCs w:val="18"/>
        </w:rPr>
        <w:t>the</w:t>
      </w:r>
      <w:r>
        <w:rPr>
          <w:rFonts w:ascii="Calibri" w:hAnsi="Calibri" w:cs="Calibri"/>
          <w:sz w:val="18"/>
          <w:szCs w:val="18"/>
          <w:lang w:val="id-ID"/>
        </w:rPr>
        <w:t xml:space="preserve"> </w:t>
      </w:r>
      <w:r>
        <w:rPr>
          <w:rFonts w:ascii="Calibri" w:hAnsi="Calibri" w:cs="Calibri"/>
          <w:sz w:val="18"/>
          <w:szCs w:val="18"/>
        </w:rPr>
        <w:t>pending</w:t>
      </w:r>
      <w:r>
        <w:rPr>
          <w:rFonts w:ascii="Calibri" w:hAnsi="Calibri" w:cs="Calibri"/>
          <w:sz w:val="18"/>
          <w:szCs w:val="18"/>
          <w:lang w:val="id-ID"/>
        </w:rPr>
        <w:t xml:space="preserve"> </w:t>
      </w:r>
      <w:r w:rsidRPr="00BE3E56">
        <w:rPr>
          <w:rFonts w:ascii="Calibri" w:hAnsi="Calibri" w:cs="Calibri"/>
          <w:sz w:val="18"/>
          <w:szCs w:val="18"/>
          <w:lang w:val="id-ID"/>
        </w:rPr>
        <w:t xml:space="preserve">existing ESCO model </w:t>
      </w:r>
      <w:r>
        <w:rPr>
          <w:rFonts w:ascii="Calibri" w:hAnsi="Calibri" w:cs="Calibri"/>
          <w:sz w:val="18"/>
          <w:szCs w:val="18"/>
        </w:rPr>
        <w:t xml:space="preserve">in </w:t>
      </w:r>
      <w:r>
        <w:rPr>
          <w:rFonts w:ascii="Calibri" w:hAnsi="Calibri" w:cs="Calibri"/>
          <w:sz w:val="18"/>
          <w:szCs w:val="18"/>
          <w:lang w:val="id-ID"/>
        </w:rPr>
        <w:t xml:space="preserve">Smart Cities </w:t>
      </w:r>
      <w:r w:rsidRPr="00BE3E56">
        <w:rPr>
          <w:rFonts w:ascii="Calibri" w:hAnsi="Calibri" w:cs="Calibri"/>
          <w:sz w:val="18"/>
          <w:szCs w:val="18"/>
          <w:lang w:val="id-ID"/>
        </w:rPr>
        <w:t>in Solo and Bandung</w:t>
      </w:r>
      <w:r>
        <w:rPr>
          <w:rFonts w:ascii="Calibri" w:hAnsi="Calibri" w:cs="Calibri"/>
          <w:sz w:val="18"/>
          <w:szCs w:val="18"/>
        </w:rPr>
        <w:t xml:space="preserve"> as the </w:t>
      </w:r>
      <w:r w:rsidRPr="003E7793">
        <w:rPr>
          <w:rFonts w:ascii="Calibri" w:hAnsi="Calibri" w:cs="Calibri"/>
          <w:sz w:val="18"/>
          <w:szCs w:val="18"/>
          <w:lang w:val="id-ID"/>
        </w:rPr>
        <w:t xml:space="preserve">2 cities </w:t>
      </w:r>
      <w:r>
        <w:rPr>
          <w:rFonts w:ascii="Calibri" w:hAnsi="Calibri" w:cs="Calibri"/>
          <w:sz w:val="18"/>
          <w:szCs w:val="18"/>
        </w:rPr>
        <w:t>which have</w:t>
      </w:r>
      <w:r w:rsidRPr="003E7793">
        <w:rPr>
          <w:rFonts w:ascii="Calibri" w:hAnsi="Calibri" w:cs="Calibri"/>
          <w:sz w:val="18"/>
          <w:szCs w:val="18"/>
          <w:lang w:val="id-ID"/>
        </w:rPr>
        <w:t xml:space="preserve"> on-going </w:t>
      </w:r>
      <w:r>
        <w:rPr>
          <w:rFonts w:ascii="Calibri" w:hAnsi="Calibri" w:cs="Calibri"/>
          <w:sz w:val="18"/>
          <w:szCs w:val="18"/>
        </w:rPr>
        <w:t xml:space="preserve">project development, </w:t>
      </w:r>
      <w:r w:rsidRPr="003E7793">
        <w:rPr>
          <w:rFonts w:ascii="Calibri" w:hAnsi="Calibri" w:cs="Calibri"/>
          <w:sz w:val="18"/>
          <w:szCs w:val="18"/>
          <w:lang w:val="id-ID"/>
        </w:rPr>
        <w:t xml:space="preserve"> being assisted by Bappenas and LKPP, but it requires next stage </w:t>
      </w:r>
      <w:r>
        <w:rPr>
          <w:rFonts w:ascii="Calibri" w:hAnsi="Calibri" w:cs="Calibri"/>
          <w:sz w:val="18"/>
          <w:szCs w:val="18"/>
        </w:rPr>
        <w:t xml:space="preserve">of mobilization </w:t>
      </w:r>
      <w:r w:rsidRPr="003E7793">
        <w:rPr>
          <w:rFonts w:ascii="Calibri" w:hAnsi="Calibri" w:cs="Calibri"/>
          <w:sz w:val="18"/>
          <w:szCs w:val="18"/>
          <w:lang w:val="id-ID"/>
        </w:rPr>
        <w:t xml:space="preserve">towards </w:t>
      </w:r>
      <w:r>
        <w:rPr>
          <w:rFonts w:ascii="Calibri" w:hAnsi="Calibri" w:cs="Calibri"/>
          <w:sz w:val="18"/>
          <w:szCs w:val="18"/>
        </w:rPr>
        <w:t xml:space="preserve">final </w:t>
      </w:r>
      <w:r w:rsidRPr="003E7793">
        <w:rPr>
          <w:rFonts w:ascii="Calibri" w:hAnsi="Calibri" w:cs="Calibri"/>
          <w:sz w:val="18"/>
          <w:szCs w:val="18"/>
          <w:lang w:val="id-ID"/>
        </w:rPr>
        <w:t xml:space="preserve">financial </w:t>
      </w:r>
      <w:r>
        <w:rPr>
          <w:rFonts w:ascii="Calibri" w:hAnsi="Calibri" w:cs="Calibri"/>
          <w:sz w:val="18"/>
          <w:szCs w:val="18"/>
        </w:rPr>
        <w:t xml:space="preserve">arrangement </w:t>
      </w:r>
    </w:p>
  </w:footnote>
  <w:footnote w:id="25">
    <w:p w14:paraId="2FDF3349" w14:textId="596840CE" w:rsidR="00E87AB0" w:rsidRDefault="00E87AB0" w:rsidP="0062112B">
      <w:pPr>
        <w:pStyle w:val="FootnoteText"/>
      </w:pPr>
      <w:r>
        <w:rPr>
          <w:rStyle w:val="FootnoteReference"/>
        </w:rPr>
        <w:footnoteRef/>
      </w:r>
      <w:r>
        <w:rPr>
          <w:rFonts w:ascii="Calibri" w:hAnsi="Calibri" w:cs="Calibri"/>
          <w:sz w:val="18"/>
          <w:szCs w:val="18"/>
        </w:rPr>
        <w:t xml:space="preserve">Various banks and financing institutions in Indonesia, including </w:t>
      </w:r>
      <w:r w:rsidRPr="00EC6630">
        <w:rPr>
          <w:rFonts w:ascii="Calibri" w:hAnsi="Calibri" w:cs="Calibri"/>
          <w:sz w:val="18"/>
          <w:szCs w:val="18"/>
          <w:lang w:val="id-ID"/>
        </w:rPr>
        <w:t>Bank Mandiri,</w:t>
      </w:r>
      <w:r>
        <w:rPr>
          <w:rFonts w:ascii="Calibri" w:hAnsi="Calibri" w:cs="Calibri"/>
          <w:sz w:val="18"/>
          <w:szCs w:val="18"/>
        </w:rPr>
        <w:t xml:space="preserve"> </w:t>
      </w:r>
      <w:r w:rsidRPr="00EC6630">
        <w:rPr>
          <w:rFonts w:ascii="Calibri" w:hAnsi="Calibri" w:cs="Calibri"/>
          <w:sz w:val="18"/>
          <w:szCs w:val="18"/>
          <w:lang w:val="id-ID"/>
        </w:rPr>
        <w:t>BRI, BNI, BCA, Bank Muamalat, BRI Syariah, BJB</w:t>
      </w:r>
      <w:r>
        <w:rPr>
          <w:rFonts w:ascii="Calibri" w:hAnsi="Calibri" w:cs="Calibri"/>
          <w:sz w:val="18"/>
          <w:szCs w:val="18"/>
        </w:rPr>
        <w:t xml:space="preserve"> and</w:t>
      </w:r>
      <w:r w:rsidRPr="00EC6630">
        <w:rPr>
          <w:rFonts w:ascii="Calibri" w:hAnsi="Calibri" w:cs="Calibri"/>
          <w:sz w:val="18"/>
          <w:szCs w:val="18"/>
          <w:lang w:val="id-ID"/>
        </w:rPr>
        <w:t xml:space="preserve"> Bank Artha Graha</w:t>
      </w:r>
      <w:r>
        <w:rPr>
          <w:rFonts w:ascii="Calibri" w:hAnsi="Calibri" w:cs="Calibri"/>
          <w:sz w:val="18"/>
          <w:szCs w:val="18"/>
        </w:rPr>
        <w:t xml:space="preserve"> are mobilized and introduced by </w:t>
      </w:r>
      <w:r w:rsidRPr="00335471">
        <w:rPr>
          <w:rFonts w:ascii="Calibri" w:hAnsi="Calibri" w:cs="Calibri"/>
          <w:sz w:val="18"/>
          <w:szCs w:val="18"/>
        </w:rPr>
        <w:t>OJK on financing EEL business opportunities</w:t>
      </w:r>
    </w:p>
  </w:footnote>
  <w:footnote w:id="26">
    <w:p w14:paraId="20BF3663" w14:textId="676967B0" w:rsidR="00E87AB0" w:rsidRDefault="00E87AB0" w:rsidP="0062112B">
      <w:pPr>
        <w:pStyle w:val="FootnoteText"/>
      </w:pPr>
      <w:r>
        <w:rPr>
          <w:rStyle w:val="FootnoteReference"/>
        </w:rPr>
        <w:footnoteRef/>
      </w:r>
      <w:r>
        <w:rPr>
          <w:rFonts w:ascii="Calibri" w:hAnsi="Calibri" w:cs="Calibri"/>
          <w:sz w:val="18"/>
          <w:szCs w:val="18"/>
        </w:rPr>
        <w:t xml:space="preserve">Various banks and financing institutions in Indonesia, including </w:t>
      </w:r>
      <w:r w:rsidRPr="00EC6630">
        <w:rPr>
          <w:rFonts w:ascii="Calibri" w:hAnsi="Calibri" w:cs="Calibri"/>
          <w:sz w:val="18"/>
          <w:szCs w:val="18"/>
          <w:lang w:val="id-ID"/>
        </w:rPr>
        <w:t>Bank Mandiri,</w:t>
      </w:r>
      <w:r>
        <w:rPr>
          <w:rFonts w:ascii="Calibri" w:hAnsi="Calibri" w:cs="Calibri"/>
          <w:sz w:val="18"/>
          <w:szCs w:val="18"/>
        </w:rPr>
        <w:t xml:space="preserve"> </w:t>
      </w:r>
      <w:r w:rsidRPr="00EC6630">
        <w:rPr>
          <w:rFonts w:ascii="Calibri" w:hAnsi="Calibri" w:cs="Calibri"/>
          <w:sz w:val="18"/>
          <w:szCs w:val="18"/>
          <w:lang w:val="id-ID"/>
        </w:rPr>
        <w:t>BRI, BNI, BCA, Bank Muamalat, BRI Syariah, BJB</w:t>
      </w:r>
      <w:r>
        <w:rPr>
          <w:rFonts w:ascii="Calibri" w:hAnsi="Calibri" w:cs="Calibri"/>
          <w:sz w:val="18"/>
          <w:szCs w:val="18"/>
        </w:rPr>
        <w:t xml:space="preserve"> and</w:t>
      </w:r>
      <w:r w:rsidRPr="00EC6630">
        <w:rPr>
          <w:rFonts w:ascii="Calibri" w:hAnsi="Calibri" w:cs="Calibri"/>
          <w:sz w:val="18"/>
          <w:szCs w:val="18"/>
          <w:lang w:val="id-ID"/>
        </w:rPr>
        <w:t xml:space="preserve"> Bank Artha Graha</w:t>
      </w:r>
      <w:r>
        <w:rPr>
          <w:rFonts w:ascii="Calibri" w:hAnsi="Calibri" w:cs="Calibri"/>
          <w:sz w:val="18"/>
          <w:szCs w:val="18"/>
        </w:rPr>
        <w:t xml:space="preserve"> are mobilized and introduced by </w:t>
      </w:r>
      <w:r w:rsidRPr="00335471">
        <w:rPr>
          <w:rFonts w:ascii="Calibri" w:hAnsi="Calibri" w:cs="Calibri"/>
          <w:sz w:val="18"/>
          <w:szCs w:val="18"/>
        </w:rPr>
        <w:t>OJK on financing EEL business opportunities</w:t>
      </w:r>
    </w:p>
  </w:footnote>
  <w:footnote w:id="27">
    <w:p w14:paraId="34D8D25B" w14:textId="77777777" w:rsidR="00E87AB0" w:rsidRPr="00C72EA6" w:rsidRDefault="00E87AB0" w:rsidP="00E3077B">
      <w:pPr>
        <w:pStyle w:val="FootnoteText"/>
        <w:rPr>
          <w:rFonts w:ascii="Times New Roman" w:hAnsi="Times New Roman"/>
          <w:sz w:val="18"/>
          <w:szCs w:val="18"/>
        </w:rPr>
      </w:pPr>
      <w:r w:rsidRPr="00C72EA6">
        <w:rPr>
          <w:rStyle w:val="FootnoteReference"/>
          <w:rFonts w:ascii="Times New Roman" w:hAnsi="Times New Roman"/>
          <w:sz w:val="16"/>
          <w:szCs w:val="18"/>
        </w:rPr>
        <w:footnoteRef/>
      </w:r>
      <w:r w:rsidRPr="00C72EA6">
        <w:rPr>
          <w:rFonts w:ascii="Times New Roman" w:hAnsi="Times New Roman"/>
          <w:sz w:val="16"/>
          <w:szCs w:val="18"/>
        </w:rPr>
        <w:t xml:space="preserve"> Prohibited </w:t>
      </w:r>
      <w:r w:rsidRPr="00C72EA6">
        <w:rPr>
          <w:rFonts w:ascii="Times New Roman" w:hAnsi="Times New Roman"/>
          <w:sz w:val="16"/>
          <w:szCs w:val="18"/>
          <w:lang w:val="en-CA"/>
        </w:rPr>
        <w:t xml:space="preserve">grounds of discrimination include race, ethnicity, gender, age, language, disability, sexual orientation, religion, political or other opinion, national or social or geographical origin, property, birth or other status including as an indigenous person or as a member of a minority. </w:t>
      </w:r>
      <w:r w:rsidRPr="00C72EA6">
        <w:rPr>
          <w:rFonts w:ascii="Times New Roman" w:hAnsi="Times New Roman"/>
          <w:sz w:val="16"/>
          <w:szCs w:val="18"/>
        </w:rPr>
        <w:t>References to “women and men” or similar is understood to include women and men, boys and girls, and other groups discriminated against based on their gender identities, such as transgender people and transsexuals.</w:t>
      </w:r>
    </w:p>
  </w:footnote>
  <w:footnote w:id="28">
    <w:p w14:paraId="1D2C6BEC" w14:textId="77777777" w:rsidR="00E87AB0" w:rsidRPr="00C72EA6" w:rsidRDefault="00E87AB0" w:rsidP="00E3077B">
      <w:pPr>
        <w:rPr>
          <w:rFonts w:ascii="Times New Roman" w:hAnsi="Times New Roman"/>
          <w:sz w:val="16"/>
          <w:szCs w:val="16"/>
        </w:rPr>
      </w:pPr>
      <w:r w:rsidRPr="00C72EA6">
        <w:rPr>
          <w:rFonts w:ascii="Times New Roman" w:hAnsi="Times New Roman"/>
          <w:sz w:val="16"/>
          <w:szCs w:val="16"/>
          <w:vertAlign w:val="superscript"/>
        </w:rPr>
        <w:footnoteRef/>
      </w:r>
      <w:r w:rsidRPr="00C72EA6">
        <w:rPr>
          <w:rFonts w:ascii="Times New Roman" w:hAnsi="Times New Roman"/>
          <w:sz w:val="16"/>
          <w:szCs w:val="16"/>
        </w:rPr>
        <w:t xml:space="preserve"> In regards to CO</w:t>
      </w:r>
      <w:r w:rsidRPr="00C72EA6">
        <w:rPr>
          <w:rFonts w:ascii="Times New Roman" w:hAnsi="Times New Roman"/>
          <w:sz w:val="16"/>
          <w:szCs w:val="16"/>
          <w:vertAlign w:val="subscript"/>
        </w:rPr>
        <w:t>2,</w:t>
      </w:r>
      <w:r w:rsidRPr="00C72EA6">
        <w:rPr>
          <w:rFonts w:ascii="Times New Roman" w:hAnsi="Times New Roman"/>
          <w:sz w:val="16"/>
          <w:szCs w:val="16"/>
        </w:rPr>
        <w:t xml:space="preserve"> ‘significant emissions’ corresponds generally to more than 25,000 tons per year (from both direct and indirect sources). [The Guidance Note on Climate Change Mitigation and Adaptation provides additional information on GHG emissions.]</w:t>
      </w:r>
    </w:p>
  </w:footnote>
  <w:footnote w:id="29">
    <w:p w14:paraId="4C34FD06" w14:textId="77777777" w:rsidR="00E87AB0" w:rsidRPr="00C72EA6" w:rsidRDefault="00E87AB0" w:rsidP="00E3077B">
      <w:pPr>
        <w:pStyle w:val="FootnoteText"/>
        <w:rPr>
          <w:rFonts w:ascii="Times New Roman" w:hAnsi="Times New Roman"/>
          <w:sz w:val="16"/>
          <w:szCs w:val="16"/>
        </w:rPr>
      </w:pPr>
      <w:r w:rsidRPr="00C72EA6">
        <w:rPr>
          <w:rStyle w:val="FootnoteReference"/>
          <w:rFonts w:ascii="Times New Roman" w:hAnsi="Times New Roman"/>
          <w:sz w:val="16"/>
          <w:szCs w:val="16"/>
        </w:rPr>
        <w:footnoteRef/>
      </w:r>
      <w:r w:rsidRPr="00C72EA6">
        <w:rPr>
          <w:rFonts w:ascii="Times New Roman" w:hAnsi="Times New Roman"/>
          <w:sz w:val="16"/>
          <w:szCs w:val="16"/>
        </w:rPr>
        <w:t xml:space="preserve"> Forced evictions include acts and/or omissions involving the coerced or involuntary displacement of individuals, groups, or communities from homes and/or lands and common property resources that were occupied or depended upon, thus eliminating the ability of an individual, group, or community to reside or work in a particular dwelling, residence, or location without the provision of, and access to, appropriate forms of legal or other protections.</w:t>
      </w:r>
    </w:p>
  </w:footnote>
  <w:footnote w:id="30">
    <w:p w14:paraId="5AC90F19" w14:textId="586F16FB" w:rsidR="00E87AB0" w:rsidRPr="00C72EA6" w:rsidRDefault="00E87AB0">
      <w:pPr>
        <w:pStyle w:val="FootnoteText"/>
        <w:rPr>
          <w:sz w:val="18"/>
          <w:szCs w:val="18"/>
        </w:rPr>
      </w:pPr>
      <w:r w:rsidRPr="00C72EA6">
        <w:rPr>
          <w:rStyle w:val="FootnoteReference"/>
          <w:sz w:val="16"/>
          <w:szCs w:val="18"/>
        </w:rPr>
        <w:footnoteRef/>
      </w:r>
      <w:r w:rsidRPr="00C72EA6">
        <w:rPr>
          <w:sz w:val="18"/>
          <w:szCs w:val="18"/>
        </w:rPr>
        <w:t xml:space="preserve"> </w:t>
      </w:r>
      <w:r w:rsidRPr="00C72EA6">
        <w:rPr>
          <w:rFonts w:ascii="Times New Roman" w:hAnsi="Times New Roman"/>
          <w:sz w:val="16"/>
          <w:lang w:eastAsia="zh-CN"/>
        </w:rPr>
        <w:t>Potential pollution and risks from hazardous and non-hazardous waste materials from replaced fluorescent lamps/CFL and other conventional lighting systems and accessories particularly mercury content and sharp glass bulb parts need to be managed and proper disposal system be implemented and monitored.</w:t>
      </w:r>
    </w:p>
  </w:footnote>
  <w:footnote w:id="31">
    <w:p w14:paraId="2F361547" w14:textId="77777777" w:rsidR="00E87AB0" w:rsidRPr="003758DF" w:rsidRDefault="00E87AB0" w:rsidP="00712413">
      <w:pPr>
        <w:pStyle w:val="FootnoteText"/>
        <w:rPr>
          <w:rFonts w:asciiTheme="majorHAnsi" w:hAnsiTheme="majorHAnsi"/>
        </w:rPr>
      </w:pPr>
      <w:r w:rsidRPr="003758DF">
        <w:rPr>
          <w:rStyle w:val="FootnoteReference"/>
          <w:rFonts w:asciiTheme="majorHAnsi" w:hAnsiTheme="majorHAnsi"/>
          <w:sz w:val="20"/>
        </w:rPr>
        <w:footnoteRef/>
      </w:r>
      <w:r w:rsidRPr="003758DF">
        <w:rPr>
          <w:rFonts w:asciiTheme="majorHAnsi" w:hAnsiTheme="majorHAnsi"/>
        </w:rPr>
        <w:t xml:space="preserve"> 1. Sustainable development pathways; 2. Inclusive and effective democratic governance; 3. Resilience building</w:t>
      </w:r>
    </w:p>
  </w:footnote>
  <w:footnote w:id="32">
    <w:p w14:paraId="48DB018F" w14:textId="77777777" w:rsidR="00E87AB0" w:rsidRPr="003758DF" w:rsidRDefault="00E87AB0" w:rsidP="00712413">
      <w:pPr>
        <w:pStyle w:val="FootnoteText"/>
        <w:rPr>
          <w:rFonts w:asciiTheme="majorHAnsi" w:hAnsiTheme="majorHAnsi"/>
          <w:sz w:val="22"/>
          <w:szCs w:val="22"/>
        </w:rPr>
      </w:pPr>
      <w:r w:rsidRPr="003758DF">
        <w:rPr>
          <w:rStyle w:val="FootnoteReference"/>
          <w:rFonts w:asciiTheme="majorHAnsi" w:hAnsiTheme="majorHAnsi"/>
          <w:sz w:val="20"/>
        </w:rPr>
        <w:footnoteRef/>
      </w:r>
      <w:r w:rsidRPr="003758DF">
        <w:rPr>
          <w:rFonts w:asciiTheme="majorHAnsi" w:hAnsiTheme="majorHAnsi"/>
        </w:rPr>
        <w:t xml:space="preserve"> sustainable production technologies, access to modern energy services and energy efficiency, natural resources management, extractive industries, urbanization, citizen security, social protection, and risk management for resilience</w:t>
      </w:r>
    </w:p>
  </w:footnote>
  <w:footnote w:id="33">
    <w:p w14:paraId="14D7B0B4" w14:textId="77777777" w:rsidR="00E87AB0" w:rsidRDefault="00E87AB0" w:rsidP="00712413">
      <w:pPr>
        <w:pStyle w:val="CommentText"/>
      </w:pPr>
      <w:r>
        <w:rPr>
          <w:rStyle w:val="FootnoteReference"/>
        </w:rPr>
        <w:footnoteRef/>
      </w:r>
      <w:r>
        <w:t xml:space="preserve"> This question will have a “Not Applicable” checkbox which can be activated for global and regional projects, or country projects with clearance from the RBx desk officer.</w:t>
      </w:r>
    </w:p>
  </w:footnote>
  <w:footnote w:id="34">
    <w:p w14:paraId="31A2B67E" w14:textId="77777777" w:rsidR="00E87AB0" w:rsidRDefault="00E87AB0" w:rsidP="00712413">
      <w:pPr>
        <w:pStyle w:val="CommentText"/>
      </w:pPr>
      <w:r>
        <w:rPr>
          <w:rStyle w:val="FootnoteReference"/>
        </w:rPr>
        <w:footnoteRef/>
      </w:r>
      <w:r>
        <w:t xml:space="preserve"> This question will have a “Not Applicable” checkbox which can be activated for global and regional projects, or country projects with clearance from the RBx desk officer.</w:t>
      </w:r>
    </w:p>
  </w:footnote>
  <w:footnote w:id="35">
    <w:p w14:paraId="4A3FD617" w14:textId="77777777" w:rsidR="00E87AB0" w:rsidRDefault="00E87AB0" w:rsidP="00712413">
      <w:pPr>
        <w:pStyle w:val="CommentText"/>
      </w:pPr>
      <w:r>
        <w:rPr>
          <w:rStyle w:val="FootnoteReference"/>
        </w:rPr>
        <w:footnoteRef/>
      </w:r>
      <w:r>
        <w:t xml:space="preserve"> This question will have a “Not Applicable” checkbox which can be activated for global and regional projects</w:t>
      </w:r>
    </w:p>
  </w:footnote>
  <w:footnote w:id="36">
    <w:p w14:paraId="0E0513CA" w14:textId="77777777" w:rsidR="00E87AB0" w:rsidRDefault="00E87AB0" w:rsidP="00712413">
      <w:pPr>
        <w:pStyle w:val="CommentText"/>
      </w:pPr>
      <w:r>
        <w:rPr>
          <w:rStyle w:val="FootnoteReference"/>
        </w:rPr>
        <w:footnoteRef/>
      </w:r>
      <w:r>
        <w:t xml:space="preserve"> This question will have a “Not Applicable” checkbox which can be activated for global and regional projects, or country projects with clearance from the RBx desk officer.</w:t>
      </w:r>
    </w:p>
  </w:footnote>
  <w:footnote w:id="37">
    <w:p w14:paraId="73D4E148" w14:textId="77777777" w:rsidR="00E87AB0" w:rsidRDefault="00E87AB0" w:rsidP="00712413">
      <w:pPr>
        <w:pStyle w:val="CommentText"/>
      </w:pPr>
      <w:r>
        <w:rPr>
          <w:rStyle w:val="FootnoteReference"/>
        </w:rPr>
        <w:footnoteRef/>
      </w:r>
      <w:r>
        <w:t xml:space="preserve"> This question will have a “Not Applicable” checkbox which can be activated for global and regional projects, or country projects with clearance from the RBx desk officer.</w:t>
      </w:r>
    </w:p>
  </w:footnote>
  <w:footnote w:id="38">
    <w:p w14:paraId="410EF51D" w14:textId="77777777" w:rsidR="00E87AB0" w:rsidRPr="00710C07" w:rsidRDefault="00E87AB0" w:rsidP="00A751D2">
      <w:pPr>
        <w:pStyle w:val="FootnoteText"/>
      </w:pPr>
      <w:r>
        <w:rPr>
          <w:rStyle w:val="FootnoteReference"/>
        </w:rPr>
        <w:footnoteRef/>
      </w:r>
      <w:r>
        <w:rPr>
          <w:rFonts w:ascii="Calibri" w:hAnsi="Calibri" w:cs="Calibri"/>
          <w:color w:val="FF0000"/>
          <w:sz w:val="18"/>
          <w:szCs w:val="18"/>
          <w:lang w:val="id-ID"/>
        </w:rPr>
        <w:t xml:space="preserve"> </w:t>
      </w:r>
      <w:r w:rsidRPr="00710C07">
        <w:rPr>
          <w:rFonts w:ascii="Calibri" w:hAnsi="Calibri" w:cs="Calibri"/>
          <w:sz w:val="18"/>
          <w:szCs w:val="18"/>
          <w:lang w:val="id-ID"/>
        </w:rPr>
        <w:t>Proposed innovative financial support schemes to accelerate penetration of advanced lighting systems, may include:</w:t>
      </w:r>
      <w:r w:rsidRPr="00710C07">
        <w:rPr>
          <w:rFonts w:ascii="Calibri" w:hAnsi="Calibri" w:cs="Calibri"/>
          <w:sz w:val="18"/>
          <w:szCs w:val="18"/>
        </w:rPr>
        <w:t xml:space="preserve"> (a) </w:t>
      </w:r>
      <w:r w:rsidRPr="00710C07">
        <w:rPr>
          <w:rFonts w:ascii="Calibri" w:hAnsi="Calibri" w:cs="Calibri"/>
          <w:sz w:val="18"/>
          <w:szCs w:val="18"/>
          <w:lang w:val="id-ID"/>
        </w:rPr>
        <w:t>PPP mechanism for smart city(ies) LED street lighting projects</w:t>
      </w:r>
      <w:r w:rsidRPr="00710C07">
        <w:rPr>
          <w:rFonts w:ascii="Calibri" w:hAnsi="Calibri" w:cs="Calibri"/>
          <w:sz w:val="18"/>
          <w:szCs w:val="18"/>
        </w:rPr>
        <w:t xml:space="preserve">; (b) </w:t>
      </w:r>
      <w:r w:rsidRPr="00710C07">
        <w:rPr>
          <w:rFonts w:ascii="Calibri" w:hAnsi="Calibri" w:cs="Calibri"/>
          <w:sz w:val="18"/>
          <w:szCs w:val="18"/>
          <w:lang w:val="id-ID"/>
        </w:rPr>
        <w:t>ESCO model Feasibility Study (FS) Template and Financial Modeling Software</w:t>
      </w:r>
      <w:r w:rsidRPr="00710C07">
        <w:rPr>
          <w:rFonts w:ascii="Calibri" w:hAnsi="Calibri" w:cs="Calibri"/>
          <w:sz w:val="18"/>
          <w:szCs w:val="18"/>
        </w:rPr>
        <w:t xml:space="preserve">; (c) </w:t>
      </w:r>
      <w:r w:rsidRPr="00710C07">
        <w:rPr>
          <w:rFonts w:ascii="Calibri" w:hAnsi="Calibri" w:cs="Calibri"/>
          <w:sz w:val="18"/>
          <w:szCs w:val="18"/>
          <w:lang w:val="id-ID"/>
        </w:rPr>
        <w:t>Credit Guarantee Facility for Energy Efficiency LED lighting investment</w:t>
      </w:r>
      <w:r w:rsidRPr="00710C07">
        <w:rPr>
          <w:rFonts w:ascii="Calibri" w:hAnsi="Calibri" w:cs="Calibri"/>
          <w:sz w:val="18"/>
          <w:szCs w:val="18"/>
        </w:rPr>
        <w:t xml:space="preserve">; and (d) </w:t>
      </w:r>
      <w:r w:rsidRPr="00710C07">
        <w:rPr>
          <w:rFonts w:ascii="Calibri" w:hAnsi="Calibri" w:cs="Calibri"/>
          <w:sz w:val="18"/>
          <w:szCs w:val="18"/>
          <w:lang w:val="id-ID"/>
        </w:rPr>
        <w:t>Bundling LED lighting projects as accepted collateral for banking sector</w:t>
      </w:r>
    </w:p>
  </w:footnote>
  <w:footnote w:id="39">
    <w:p w14:paraId="2D5CD626" w14:textId="77777777" w:rsidR="00E87AB0" w:rsidRPr="008B246E" w:rsidRDefault="00E87AB0" w:rsidP="008B246E">
      <w:pPr>
        <w:pStyle w:val="FootnoteText"/>
        <w:jc w:val="left"/>
        <w:rPr>
          <w:rFonts w:asciiTheme="majorHAnsi" w:hAnsiTheme="majorHAnsi"/>
          <w:sz w:val="18"/>
          <w:szCs w:val="18"/>
        </w:rPr>
      </w:pPr>
      <w:r w:rsidRPr="008B246E">
        <w:rPr>
          <w:rStyle w:val="FootnoteReference"/>
          <w:rFonts w:asciiTheme="majorHAnsi" w:hAnsiTheme="majorHAnsi"/>
          <w:szCs w:val="18"/>
        </w:rPr>
        <w:footnoteRef/>
      </w:r>
      <w:r w:rsidRPr="008B246E">
        <w:rPr>
          <w:rFonts w:asciiTheme="majorHAnsi" w:hAnsiTheme="majorHAnsi"/>
          <w:sz w:val="18"/>
          <w:szCs w:val="18"/>
        </w:rPr>
        <w:t xml:space="preserve"> </w:t>
      </w:r>
      <w:hyperlink r:id="rId3" w:history="1">
        <w:r w:rsidRPr="008B246E">
          <w:rPr>
            <w:rStyle w:val="Hyperlink"/>
            <w:rFonts w:asciiTheme="majorHAnsi" w:hAnsiTheme="majorHAnsi"/>
            <w:sz w:val="18"/>
            <w:szCs w:val="18"/>
          </w:rPr>
          <w:t>http://www.id.undp.org/content/dam/indonesia/2017/doc/INS</w:t>
        </w:r>
      </w:hyperlink>
      <w:r w:rsidRPr="008B246E">
        <w:rPr>
          <w:rFonts w:asciiTheme="majorHAnsi" w:hAnsiTheme="majorHAnsi"/>
          <w:sz w:val="18"/>
          <w:szCs w:val="18"/>
        </w:rPr>
        <w:t xml:space="preserve"> Indonesia_Country%20Explanatory%20Note_HDR2016.pdf</w:t>
      </w:r>
    </w:p>
  </w:footnote>
  <w:footnote w:id="40">
    <w:p w14:paraId="5D903676" w14:textId="77777777" w:rsidR="00E87AB0" w:rsidRPr="008B246E" w:rsidRDefault="00E87AB0" w:rsidP="008B246E">
      <w:pPr>
        <w:pStyle w:val="FootnoteText"/>
        <w:jc w:val="left"/>
        <w:rPr>
          <w:rFonts w:asciiTheme="majorHAnsi" w:hAnsiTheme="majorHAnsi"/>
          <w:sz w:val="18"/>
          <w:szCs w:val="18"/>
        </w:rPr>
      </w:pPr>
      <w:r w:rsidRPr="008B246E">
        <w:rPr>
          <w:rStyle w:val="FootnoteReference"/>
          <w:rFonts w:asciiTheme="majorHAnsi" w:hAnsiTheme="majorHAnsi"/>
          <w:szCs w:val="18"/>
        </w:rPr>
        <w:footnoteRef/>
      </w:r>
      <w:r w:rsidRPr="008B246E">
        <w:rPr>
          <w:rFonts w:asciiTheme="majorHAnsi" w:hAnsiTheme="majorHAnsi"/>
          <w:sz w:val="18"/>
          <w:szCs w:val="18"/>
        </w:rPr>
        <w:t xml:space="preserve"> https://www.adb.org/sites/default/files/publication/182935/ino-paper-16-2016.pdf</w:t>
      </w:r>
    </w:p>
  </w:footnote>
  <w:footnote w:id="41">
    <w:p w14:paraId="008631BA" w14:textId="77777777" w:rsidR="00E87AB0" w:rsidRPr="008B246E" w:rsidRDefault="00E87AB0" w:rsidP="008B246E">
      <w:pPr>
        <w:pStyle w:val="FootnoteText"/>
        <w:jc w:val="left"/>
        <w:rPr>
          <w:rFonts w:asciiTheme="majorHAnsi" w:hAnsiTheme="majorHAnsi"/>
          <w:sz w:val="18"/>
          <w:szCs w:val="18"/>
        </w:rPr>
      </w:pPr>
      <w:r w:rsidRPr="008B246E">
        <w:rPr>
          <w:rStyle w:val="FootnoteReference"/>
          <w:rFonts w:asciiTheme="majorHAnsi" w:hAnsiTheme="majorHAnsi"/>
          <w:szCs w:val="18"/>
        </w:rPr>
        <w:footnoteRef/>
      </w:r>
      <w:r w:rsidRPr="008B246E">
        <w:rPr>
          <w:rFonts w:asciiTheme="majorHAnsi" w:hAnsiTheme="majorHAnsi"/>
          <w:sz w:val="18"/>
          <w:szCs w:val="18"/>
        </w:rPr>
        <w:t xml:space="preserve"> https://www.oxfam.org/sites/www.oxfam.org/files/bp-towards-more-equal-indonesia-230217-en_0.pdf</w:t>
      </w:r>
    </w:p>
  </w:footnote>
  <w:footnote w:id="42">
    <w:p w14:paraId="372E4C6A" w14:textId="77777777" w:rsidR="00E87AB0" w:rsidRPr="008B246E" w:rsidRDefault="00E87AB0" w:rsidP="008B246E">
      <w:pPr>
        <w:pStyle w:val="FootnoteText"/>
        <w:jc w:val="left"/>
        <w:rPr>
          <w:rFonts w:asciiTheme="majorHAnsi" w:hAnsiTheme="majorHAnsi"/>
          <w:sz w:val="16"/>
          <w:szCs w:val="16"/>
        </w:rPr>
      </w:pPr>
      <w:r w:rsidRPr="008B246E">
        <w:rPr>
          <w:rStyle w:val="FootnoteReference"/>
          <w:rFonts w:asciiTheme="majorHAnsi" w:hAnsiTheme="majorHAnsi"/>
          <w:szCs w:val="18"/>
        </w:rPr>
        <w:footnoteRef/>
      </w:r>
      <w:r w:rsidRPr="008B246E">
        <w:rPr>
          <w:rFonts w:asciiTheme="majorHAnsi" w:hAnsiTheme="majorHAnsi"/>
          <w:sz w:val="18"/>
          <w:szCs w:val="18"/>
        </w:rPr>
        <w:t xml:space="preserve"> http://www.id.undp.org/content/indonesia/en/home/presscenter/articles/2017/09/15/no-sdg-untouched-by-women-owned-social-enterprises.html</w:t>
      </w:r>
    </w:p>
  </w:footnote>
  <w:footnote w:id="43">
    <w:p w14:paraId="06365FEB" w14:textId="77777777" w:rsidR="00E87AB0" w:rsidRPr="00B35EAF" w:rsidRDefault="00E87AB0" w:rsidP="00D0479B">
      <w:pPr>
        <w:pStyle w:val="FootnoteText"/>
        <w:jc w:val="left"/>
        <w:rPr>
          <w:rFonts w:ascii="Calibri" w:hAnsi="Calibri" w:cs="Calibri"/>
          <w:sz w:val="18"/>
          <w:szCs w:val="18"/>
        </w:rPr>
      </w:pPr>
      <w:r w:rsidRPr="005F1A85">
        <w:rPr>
          <w:rStyle w:val="FootnoteReference"/>
          <w:rFonts w:ascii="Calibri" w:hAnsi="Calibri"/>
          <w:szCs w:val="18"/>
        </w:rPr>
        <w:footnoteRef/>
      </w:r>
      <w:r w:rsidRPr="005F1A85">
        <w:rPr>
          <w:rFonts w:ascii="Calibri" w:hAnsi="Calibri"/>
          <w:sz w:val="18"/>
          <w:szCs w:val="18"/>
        </w:rPr>
        <w:t xml:space="preserve"> </w:t>
      </w:r>
      <w:r w:rsidRPr="00B35EAF">
        <w:rPr>
          <w:rFonts w:ascii="Calibri" w:hAnsi="Calibri" w:cs="Calibri"/>
          <w:sz w:val="18"/>
          <w:szCs w:val="18"/>
        </w:rPr>
        <w:t>https://sustainabledevelopment.un.org/memberstates/indonesia</w:t>
      </w:r>
    </w:p>
  </w:footnote>
  <w:footnote w:id="44">
    <w:p w14:paraId="6F0A7E67" w14:textId="77777777" w:rsidR="00E87AB0" w:rsidRPr="00B35EAF" w:rsidRDefault="00E87AB0" w:rsidP="00D0479B">
      <w:pPr>
        <w:pStyle w:val="FootnoteText"/>
        <w:jc w:val="left"/>
        <w:rPr>
          <w:rFonts w:ascii="Calibri" w:hAnsi="Calibri" w:cs="Calibri"/>
        </w:rPr>
      </w:pPr>
      <w:r w:rsidRPr="00B35EAF">
        <w:rPr>
          <w:rStyle w:val="FootnoteReference"/>
          <w:rFonts w:ascii="Calibri" w:hAnsi="Calibri" w:cs="Calibri"/>
          <w:szCs w:val="18"/>
        </w:rPr>
        <w:footnoteRef/>
      </w:r>
      <w:r w:rsidRPr="00B35EAF">
        <w:rPr>
          <w:rFonts w:ascii="Calibri" w:hAnsi="Calibri" w:cs="Calibri"/>
          <w:sz w:val="18"/>
          <w:szCs w:val="18"/>
        </w:rPr>
        <w:t xml:space="preserve"> https://www.energytoday.net/economics-policy/policies/women-energy-economic-empowerment-applying-gender-lens-amplify-impact-energy-access/</w:t>
      </w:r>
    </w:p>
  </w:footnote>
  <w:footnote w:id="45">
    <w:p w14:paraId="00A032ED" w14:textId="77777777" w:rsidR="00E87AB0" w:rsidRPr="00B35EAF" w:rsidRDefault="00E87AB0" w:rsidP="00D0479B">
      <w:pPr>
        <w:spacing w:after="0"/>
        <w:jc w:val="left"/>
        <w:outlineLvl w:val="2"/>
        <w:rPr>
          <w:rFonts w:cs="Calibri"/>
        </w:rPr>
      </w:pPr>
      <w:r w:rsidRPr="00B35EAF">
        <w:rPr>
          <w:rStyle w:val="FootnoteReference"/>
          <w:rFonts w:ascii="Calibri" w:hAnsi="Calibri" w:cs="Calibri"/>
        </w:rPr>
        <w:footnoteRef/>
      </w:r>
      <w:r w:rsidRPr="00B35EAF">
        <w:rPr>
          <w:rFonts w:cs="Calibri"/>
        </w:rPr>
        <w:t xml:space="preserve"> </w:t>
      </w:r>
      <w:r w:rsidRPr="00B35EAF">
        <w:rPr>
          <w:rFonts w:cs="Calibri"/>
          <w:sz w:val="18"/>
          <w:szCs w:val="18"/>
        </w:rPr>
        <w:t xml:space="preserve">Ministry of Energy and Mineral Resources – Strategi Pemerintah Capai Rasio Elektrifikasi 99% di Tahun 2019, </w:t>
      </w:r>
      <w:r w:rsidRPr="00B35EAF">
        <w:rPr>
          <w:rFonts w:cs="Calibri"/>
          <w:color w:val="4BACC6" w:themeColor="accent5"/>
          <w:sz w:val="18"/>
          <w:szCs w:val="18"/>
        </w:rPr>
        <w:t>https://www.esdm.go.id/id/berita-unit/direktorat-jenderal-ketenagalistrikan/strategi-pemerintah-capai-rasio-elektrifikasi-99-di-tahun-2019</w:t>
      </w:r>
    </w:p>
  </w:footnote>
  <w:footnote w:id="46">
    <w:p w14:paraId="1CCE6B2B" w14:textId="77777777" w:rsidR="00E87AB0" w:rsidRPr="00B35EAF" w:rsidRDefault="00E87AB0" w:rsidP="00D0479B">
      <w:pPr>
        <w:pStyle w:val="FootnoteText"/>
        <w:jc w:val="left"/>
        <w:rPr>
          <w:rFonts w:ascii="Calibri" w:hAnsi="Calibri" w:cs="Calibri"/>
          <w:i/>
          <w:sz w:val="18"/>
          <w:szCs w:val="18"/>
        </w:rPr>
      </w:pPr>
      <w:r w:rsidRPr="00B35EAF">
        <w:rPr>
          <w:rStyle w:val="FootnoteReference"/>
          <w:rFonts w:ascii="Calibri" w:hAnsi="Calibri" w:cs="Calibri"/>
          <w:szCs w:val="18"/>
        </w:rPr>
        <w:footnoteRef/>
      </w:r>
      <w:r w:rsidRPr="00B35EAF">
        <w:rPr>
          <w:rFonts w:ascii="Calibri" w:hAnsi="Calibri" w:cs="Calibri"/>
          <w:sz w:val="18"/>
          <w:szCs w:val="18"/>
        </w:rPr>
        <w:t xml:space="preserve"> </w:t>
      </w:r>
      <w:r w:rsidRPr="00B35EAF">
        <w:rPr>
          <w:rFonts w:ascii="Calibri" w:hAnsi="Calibri" w:cs="Calibri"/>
          <w:i/>
          <w:sz w:val="18"/>
          <w:szCs w:val="18"/>
        </w:rPr>
        <w:t>Ibid</w:t>
      </w:r>
    </w:p>
  </w:footnote>
  <w:footnote w:id="47">
    <w:p w14:paraId="35F20586" w14:textId="77777777" w:rsidR="00E87AB0" w:rsidRPr="00B35EAF" w:rsidRDefault="00E87AB0" w:rsidP="00D0479B">
      <w:pPr>
        <w:pStyle w:val="FootnoteText"/>
        <w:jc w:val="left"/>
        <w:rPr>
          <w:rFonts w:ascii="Calibri" w:hAnsi="Calibri" w:cs="Calibri"/>
          <w:sz w:val="18"/>
          <w:szCs w:val="18"/>
        </w:rPr>
      </w:pPr>
      <w:r w:rsidRPr="00B35EAF">
        <w:rPr>
          <w:rStyle w:val="FootnoteReference"/>
          <w:rFonts w:ascii="Calibri" w:hAnsi="Calibri" w:cs="Calibri"/>
          <w:szCs w:val="18"/>
        </w:rPr>
        <w:footnoteRef/>
      </w:r>
      <w:r w:rsidRPr="00B35EAF">
        <w:rPr>
          <w:rFonts w:ascii="Calibri" w:hAnsi="Calibri" w:cs="Calibri"/>
          <w:sz w:val="18"/>
          <w:szCs w:val="18"/>
        </w:rPr>
        <w:t xml:space="preserve"> James Melik, </w:t>
      </w:r>
      <w:r w:rsidRPr="00B35EAF">
        <w:rPr>
          <w:rFonts w:ascii="Calibri" w:hAnsi="Calibri" w:cs="Calibri"/>
          <w:i/>
          <w:sz w:val="18"/>
          <w:szCs w:val="18"/>
        </w:rPr>
        <w:t>“Solutions sought to end use of kerosene lamps”,</w:t>
      </w:r>
      <w:r w:rsidRPr="00B35EAF">
        <w:rPr>
          <w:rFonts w:ascii="Calibri" w:hAnsi="Calibri" w:cs="Calibri"/>
          <w:sz w:val="18"/>
          <w:szCs w:val="18"/>
        </w:rPr>
        <w:t xml:space="preserve"> </w:t>
      </w:r>
      <w:r w:rsidRPr="00B35EAF">
        <w:rPr>
          <w:rFonts w:ascii="Calibri" w:hAnsi="Calibri" w:cs="Calibri"/>
          <w:color w:val="4BACC6" w:themeColor="accent5"/>
          <w:sz w:val="18"/>
          <w:szCs w:val="18"/>
        </w:rPr>
        <w:t>http://www.bbc.com/news/business-18262217</w:t>
      </w:r>
    </w:p>
  </w:footnote>
  <w:footnote w:id="48">
    <w:p w14:paraId="20CAADCD" w14:textId="77777777" w:rsidR="00E87AB0" w:rsidRPr="00B35EAF" w:rsidRDefault="00E87AB0" w:rsidP="00D0479B">
      <w:pPr>
        <w:pStyle w:val="FootnoteText"/>
        <w:jc w:val="left"/>
        <w:rPr>
          <w:rFonts w:ascii="Calibri" w:hAnsi="Calibri" w:cs="Calibri"/>
          <w:sz w:val="18"/>
          <w:szCs w:val="18"/>
        </w:rPr>
      </w:pPr>
      <w:r w:rsidRPr="00B35EAF">
        <w:rPr>
          <w:rStyle w:val="FootnoteReference"/>
          <w:rFonts w:ascii="Calibri" w:hAnsi="Calibri" w:cs="Calibri"/>
          <w:szCs w:val="18"/>
        </w:rPr>
        <w:footnoteRef/>
      </w:r>
      <w:r w:rsidRPr="00B35EAF">
        <w:rPr>
          <w:rFonts w:ascii="Calibri" w:hAnsi="Calibri" w:cs="Calibri"/>
          <w:sz w:val="18"/>
          <w:szCs w:val="18"/>
        </w:rPr>
        <w:t xml:space="preserve"> Energia - Gender Training Manual, </w:t>
      </w:r>
      <w:r w:rsidRPr="00B35EAF">
        <w:rPr>
          <w:rFonts w:ascii="Calibri" w:hAnsi="Calibri" w:cs="Calibri"/>
          <w:color w:val="4BACC6" w:themeColor="accent5"/>
          <w:sz w:val="18"/>
          <w:szCs w:val="18"/>
        </w:rPr>
        <w:t>http://www.energia.org/cm2/wp-content/uploads/2015/04/04.-1319143629-Gendertrainingmanual.pdf</w:t>
      </w:r>
    </w:p>
  </w:footnote>
  <w:footnote w:id="49">
    <w:p w14:paraId="1A7A519D" w14:textId="77777777" w:rsidR="00E87AB0" w:rsidRPr="00B35EAF" w:rsidRDefault="00E87AB0" w:rsidP="00471674">
      <w:pPr>
        <w:pStyle w:val="FootnoteText"/>
        <w:rPr>
          <w:rFonts w:ascii="Calibri" w:hAnsi="Calibri" w:cs="Calibri"/>
          <w:sz w:val="18"/>
          <w:szCs w:val="18"/>
        </w:rPr>
      </w:pPr>
      <w:r w:rsidRPr="00B35EAF">
        <w:rPr>
          <w:rStyle w:val="FootnoteReference"/>
          <w:rFonts w:ascii="Calibri" w:hAnsi="Calibri" w:cs="Calibri"/>
          <w:szCs w:val="18"/>
        </w:rPr>
        <w:footnoteRef/>
      </w:r>
      <w:r w:rsidRPr="00B35EAF">
        <w:rPr>
          <w:rFonts w:ascii="Calibri" w:hAnsi="Calibri" w:cs="Calibri"/>
          <w:sz w:val="18"/>
          <w:szCs w:val="18"/>
        </w:rPr>
        <w:t xml:space="preserve"> https://www.transparency-partnership.net/sites/default/files/ssli_nama_mrv.pdf</w:t>
      </w:r>
    </w:p>
  </w:footnote>
  <w:footnote w:id="50">
    <w:p w14:paraId="6199BA17" w14:textId="77777777" w:rsidR="00E87AB0" w:rsidRPr="00B35EAF" w:rsidRDefault="00E87AB0" w:rsidP="00471674">
      <w:pPr>
        <w:pStyle w:val="FootnoteText"/>
        <w:rPr>
          <w:rFonts w:ascii="Calibri" w:hAnsi="Calibri" w:cs="Calibri"/>
          <w:sz w:val="18"/>
          <w:szCs w:val="18"/>
        </w:rPr>
      </w:pPr>
      <w:r w:rsidRPr="00B35EAF">
        <w:rPr>
          <w:rStyle w:val="FootnoteReference"/>
          <w:rFonts w:ascii="Calibri" w:hAnsi="Calibri" w:cs="Calibri"/>
          <w:szCs w:val="18"/>
        </w:rPr>
        <w:footnoteRef/>
      </w:r>
      <w:r w:rsidRPr="00B35EAF">
        <w:rPr>
          <w:rFonts w:ascii="Calibri" w:hAnsi="Calibri" w:cs="Calibri"/>
          <w:sz w:val="18"/>
          <w:szCs w:val="18"/>
        </w:rPr>
        <w:t xml:space="preserve"> https://unhabitat.org/wp-content/uploads/2014/07/Gender-Responsive-Urban-Planning-and-Design.pdf</w:t>
      </w:r>
    </w:p>
  </w:footnote>
  <w:footnote w:id="51">
    <w:p w14:paraId="6184FE30" w14:textId="77777777" w:rsidR="00E87AB0" w:rsidRPr="00B35EAF" w:rsidRDefault="00E87AB0" w:rsidP="00471674">
      <w:pPr>
        <w:pStyle w:val="FootnoteText"/>
        <w:rPr>
          <w:rFonts w:ascii="Calibri" w:hAnsi="Calibri" w:cs="Calibri"/>
        </w:rPr>
      </w:pPr>
      <w:r w:rsidRPr="00B35EAF">
        <w:rPr>
          <w:rStyle w:val="FootnoteReference"/>
          <w:rFonts w:ascii="Calibri" w:hAnsi="Calibri" w:cs="Calibri"/>
          <w:szCs w:val="18"/>
        </w:rPr>
        <w:footnoteRef/>
      </w:r>
      <w:r w:rsidRPr="00B35EAF">
        <w:rPr>
          <w:rFonts w:ascii="Calibri" w:hAnsi="Calibri" w:cs="Calibri"/>
          <w:sz w:val="18"/>
          <w:szCs w:val="18"/>
        </w:rPr>
        <w:t xml:space="preserve"> http://asiapacific.unwomen.org/ru/countries/indonesia</w:t>
      </w:r>
    </w:p>
  </w:footnote>
  <w:footnote w:id="52">
    <w:p w14:paraId="46185E9D" w14:textId="77777777" w:rsidR="00E87AB0" w:rsidRPr="00B35EAF" w:rsidRDefault="00E87AB0" w:rsidP="00471674">
      <w:pPr>
        <w:pStyle w:val="FootnoteText"/>
        <w:rPr>
          <w:rFonts w:ascii="Calibri" w:hAnsi="Calibri" w:cs="Calibri"/>
          <w:sz w:val="18"/>
          <w:szCs w:val="18"/>
        </w:rPr>
      </w:pPr>
      <w:r w:rsidRPr="00B35EAF">
        <w:rPr>
          <w:rStyle w:val="FootnoteReference"/>
          <w:rFonts w:ascii="Calibri" w:hAnsi="Calibri" w:cs="Calibri"/>
          <w:szCs w:val="18"/>
        </w:rPr>
        <w:footnoteRef/>
      </w:r>
      <w:r w:rsidRPr="00B35EAF">
        <w:rPr>
          <w:rFonts w:ascii="Calibri" w:hAnsi="Calibri" w:cs="Calibri"/>
          <w:sz w:val="18"/>
          <w:szCs w:val="18"/>
        </w:rPr>
        <w:t xml:space="preserve"> http://www.nama-database.org/index.php/Smart_Street_Lighting_Initiative_(SSLI)</w:t>
      </w:r>
    </w:p>
  </w:footnote>
  <w:footnote w:id="53">
    <w:p w14:paraId="2FF28B72" w14:textId="77777777" w:rsidR="00E87AB0" w:rsidRPr="00B35EAF" w:rsidRDefault="00E87AB0" w:rsidP="00471674">
      <w:pPr>
        <w:autoSpaceDE w:val="0"/>
        <w:autoSpaceDN w:val="0"/>
        <w:adjustRightInd w:val="0"/>
        <w:spacing w:after="0"/>
        <w:rPr>
          <w:rFonts w:cs="Calibri"/>
          <w:color w:val="000000"/>
          <w:lang w:val="en-GB"/>
        </w:rPr>
      </w:pPr>
      <w:r w:rsidRPr="00B35EAF">
        <w:rPr>
          <w:rStyle w:val="FootnoteReference"/>
          <w:rFonts w:ascii="Calibri" w:hAnsi="Calibri" w:cs="Calibri"/>
        </w:rPr>
        <w:footnoteRef/>
      </w:r>
      <w:r w:rsidRPr="00B35EAF">
        <w:rPr>
          <w:rFonts w:cs="Calibri"/>
        </w:rPr>
        <w:t xml:space="preserve"> </w:t>
      </w:r>
      <w:r w:rsidRPr="00B35EAF">
        <w:rPr>
          <w:rFonts w:cs="Calibri"/>
          <w:color w:val="000000"/>
          <w:sz w:val="18"/>
          <w:szCs w:val="18"/>
          <w:lang w:val="en-GB"/>
        </w:rPr>
        <w:t xml:space="preserve">Sugandi Pernama, Aziz &amp; Siong (2014). Is mom energy efficient? A study of gender, household energy consumption and family decision making in Indonesia. Energy Research &amp; Social Science 6 (2015) 78-86 </w:t>
      </w:r>
    </w:p>
    <w:p w14:paraId="06DC6929" w14:textId="77777777" w:rsidR="00E87AB0" w:rsidRPr="00B62D9C" w:rsidRDefault="001F0207" w:rsidP="00471674">
      <w:pPr>
        <w:pStyle w:val="FootnoteText"/>
        <w:rPr>
          <w:lang w:val="en-GB"/>
        </w:rPr>
      </w:pPr>
      <w:hyperlink r:id="rId4" w:history="1">
        <w:r w:rsidR="00E87AB0" w:rsidRPr="00B35EAF">
          <w:rPr>
            <w:rFonts w:ascii="Calibri" w:hAnsi="Calibri" w:cs="Calibri"/>
            <w:color w:val="0000FF"/>
            <w:sz w:val="18"/>
            <w:szCs w:val="18"/>
            <w:u w:val="single"/>
            <w:lang w:val="en-GB"/>
          </w:rPr>
          <w:t>http://www.academia.edu/20862146/Is_mom_energy_efficient_A_study_of_gender_household_energy_consumption_and_family_decision_making_in_Indonesia</w:t>
        </w:r>
      </w:hyperlink>
    </w:p>
  </w:footnote>
  <w:footnote w:id="54">
    <w:p w14:paraId="50BB0E14" w14:textId="77777777" w:rsidR="00E87AB0" w:rsidRPr="00B35EAF" w:rsidRDefault="00E87AB0" w:rsidP="00471674">
      <w:pPr>
        <w:pStyle w:val="FootnoteText"/>
        <w:rPr>
          <w:rFonts w:ascii="Calibri" w:hAnsi="Calibri" w:cs="Calibri"/>
          <w:sz w:val="18"/>
          <w:szCs w:val="18"/>
        </w:rPr>
      </w:pPr>
      <w:r w:rsidRPr="00B35EAF">
        <w:rPr>
          <w:rStyle w:val="FootnoteReference"/>
          <w:rFonts w:ascii="Calibri" w:hAnsi="Calibri" w:cs="Calibri"/>
          <w:szCs w:val="18"/>
        </w:rPr>
        <w:footnoteRef/>
      </w:r>
      <w:r w:rsidRPr="00B35EAF">
        <w:rPr>
          <w:rFonts w:ascii="Calibri" w:hAnsi="Calibri" w:cs="Calibri"/>
          <w:sz w:val="18"/>
          <w:szCs w:val="18"/>
        </w:rPr>
        <w:t xml:space="preserve"> http://web.unep.org/sites/default/files/ggeo/ggeo_summary_report_final.pdf</w:t>
      </w:r>
    </w:p>
  </w:footnote>
  <w:footnote w:id="55">
    <w:p w14:paraId="3317FA58" w14:textId="77777777" w:rsidR="00E87AB0" w:rsidRPr="00B35EAF" w:rsidRDefault="00E87AB0" w:rsidP="00471674">
      <w:pPr>
        <w:pStyle w:val="FootnoteText"/>
        <w:rPr>
          <w:rFonts w:ascii="Calibri" w:hAnsi="Calibri" w:cs="Calibri"/>
        </w:rPr>
      </w:pPr>
      <w:r w:rsidRPr="00B35EAF">
        <w:rPr>
          <w:rStyle w:val="FootnoteReference"/>
          <w:rFonts w:ascii="Calibri" w:hAnsi="Calibri" w:cs="Calibri"/>
          <w:szCs w:val="18"/>
        </w:rPr>
        <w:footnoteRef/>
      </w:r>
      <w:r w:rsidRPr="00B35EAF">
        <w:rPr>
          <w:rFonts w:ascii="Calibri" w:hAnsi="Calibri" w:cs="Calibri"/>
          <w:sz w:val="18"/>
          <w:szCs w:val="18"/>
        </w:rPr>
        <w:t xml:space="preserve"> http://iesr.or.id/2017/01/fgd-gender-mainstreaming-in-the-energy-sector/?lang=en</w:t>
      </w:r>
    </w:p>
  </w:footnote>
  <w:footnote w:id="56">
    <w:p w14:paraId="39EBDD15" w14:textId="77777777" w:rsidR="00E87AB0" w:rsidRPr="00B35EAF" w:rsidRDefault="00E87AB0" w:rsidP="00471674">
      <w:pPr>
        <w:pStyle w:val="FootnoteText"/>
        <w:rPr>
          <w:rFonts w:ascii="Calibri" w:hAnsi="Calibri" w:cs="Calibri"/>
          <w:sz w:val="18"/>
          <w:szCs w:val="18"/>
        </w:rPr>
      </w:pPr>
      <w:r w:rsidRPr="00B35EAF">
        <w:rPr>
          <w:rStyle w:val="FootnoteReference"/>
          <w:rFonts w:ascii="Calibri" w:hAnsi="Calibri" w:cs="Calibri"/>
          <w:szCs w:val="18"/>
        </w:rPr>
        <w:footnoteRef/>
      </w:r>
      <w:r w:rsidRPr="00B35EAF">
        <w:rPr>
          <w:rFonts w:ascii="Calibri" w:hAnsi="Calibri" w:cs="Calibri"/>
          <w:sz w:val="18"/>
          <w:szCs w:val="18"/>
        </w:rPr>
        <w:t xml:space="preserve"> https://www.adb.org/sites/default/files/publication/182935/ino-paper-16-2016.pdf</w:t>
      </w:r>
    </w:p>
  </w:footnote>
  <w:footnote w:id="57">
    <w:p w14:paraId="288D43AD" w14:textId="77777777" w:rsidR="00E87AB0" w:rsidRDefault="00E87AB0" w:rsidP="00471674">
      <w:pPr>
        <w:pStyle w:val="FootnoteText"/>
      </w:pPr>
      <w:r w:rsidRPr="00B35EAF">
        <w:rPr>
          <w:rStyle w:val="FootnoteReference"/>
          <w:rFonts w:ascii="Calibri" w:hAnsi="Calibri" w:cs="Calibri"/>
          <w:szCs w:val="18"/>
        </w:rPr>
        <w:footnoteRef/>
      </w:r>
      <w:r w:rsidRPr="00B35EAF">
        <w:rPr>
          <w:rFonts w:ascii="Calibri" w:hAnsi="Calibri" w:cs="Calibri"/>
          <w:sz w:val="18"/>
          <w:szCs w:val="18"/>
        </w:rPr>
        <w:t xml:space="preserve"> https://www.energytoday.net/economics-policy/policies/women-energy-economic-empowerment-applying-gender-lens-amplify-impact-energy-access/</w:t>
      </w:r>
    </w:p>
  </w:footnote>
  <w:footnote w:id="58">
    <w:p w14:paraId="78D8E78E" w14:textId="77777777" w:rsidR="00E87AB0" w:rsidRPr="00394972" w:rsidRDefault="00E87AB0" w:rsidP="004D3735">
      <w:pPr>
        <w:pStyle w:val="FootnoteText"/>
        <w:spacing w:after="120"/>
        <w:rPr>
          <w:rFonts w:ascii="Arial" w:hAnsi="Arial" w:cs="Arial"/>
          <w:sz w:val="18"/>
          <w:szCs w:val="18"/>
        </w:rPr>
      </w:pPr>
      <w:r w:rsidRPr="00394972">
        <w:rPr>
          <w:rStyle w:val="FootnoteReference"/>
          <w:rFonts w:cs="Arial"/>
          <w:szCs w:val="18"/>
        </w:rPr>
        <w:footnoteRef/>
      </w:r>
      <w:r w:rsidRPr="00394972">
        <w:rPr>
          <w:rFonts w:ascii="Arial" w:hAnsi="Arial" w:cs="Arial"/>
          <w:sz w:val="18"/>
          <w:szCs w:val="18"/>
        </w:rPr>
        <w:t xml:space="preserve"> Standard annex to project documents for use in countries which are not parties to the Standard Basic Assistance Agreement (SBAA).</w:t>
      </w:r>
    </w:p>
  </w:footnote>
  <w:footnote w:id="59">
    <w:p w14:paraId="34382BD2" w14:textId="77777777" w:rsidR="00E87AB0" w:rsidRPr="00394972" w:rsidRDefault="00E87AB0" w:rsidP="004D3735">
      <w:pPr>
        <w:pStyle w:val="FootnoteText"/>
        <w:spacing w:after="120"/>
        <w:rPr>
          <w:rFonts w:ascii="Arial" w:hAnsi="Arial" w:cs="Arial"/>
          <w:sz w:val="18"/>
          <w:szCs w:val="18"/>
        </w:rPr>
      </w:pPr>
      <w:r w:rsidRPr="00394972">
        <w:rPr>
          <w:rStyle w:val="FootnoteReference"/>
          <w:rFonts w:cs="Arial"/>
          <w:szCs w:val="18"/>
        </w:rPr>
        <w:footnoteRef/>
      </w:r>
      <w:r w:rsidRPr="00394972">
        <w:rPr>
          <w:rFonts w:ascii="Arial" w:hAnsi="Arial" w:cs="Arial"/>
          <w:sz w:val="18"/>
          <w:szCs w:val="18"/>
        </w:rPr>
        <w:t xml:space="preserve"> </w:t>
      </w:r>
      <w:r w:rsidRPr="00394972">
        <w:rPr>
          <w:rFonts w:ascii="Arial" w:hAnsi="Arial" w:cs="Arial"/>
          <w:spacing w:val="-1"/>
          <w:sz w:val="18"/>
          <w:szCs w:val="18"/>
        </w:rPr>
        <w:t>May</w:t>
      </w:r>
      <w:r w:rsidRPr="00394972">
        <w:rPr>
          <w:rFonts w:ascii="Arial" w:hAnsi="Arial" w:cs="Arial"/>
          <w:spacing w:val="1"/>
          <w:sz w:val="18"/>
          <w:szCs w:val="18"/>
        </w:rPr>
        <w:t xml:space="preserve"> </w:t>
      </w:r>
      <w:r w:rsidRPr="00394972">
        <w:rPr>
          <w:rFonts w:ascii="Arial" w:hAnsi="Arial" w:cs="Arial"/>
          <w:spacing w:val="-1"/>
          <w:sz w:val="18"/>
          <w:szCs w:val="18"/>
        </w:rPr>
        <w:t>also</w:t>
      </w:r>
      <w:r w:rsidRPr="00394972">
        <w:rPr>
          <w:rFonts w:ascii="Arial" w:hAnsi="Arial" w:cs="Arial"/>
          <w:spacing w:val="1"/>
          <w:sz w:val="18"/>
          <w:szCs w:val="18"/>
        </w:rPr>
        <w:t xml:space="preserve"> </w:t>
      </w:r>
      <w:r w:rsidRPr="00394972">
        <w:rPr>
          <w:rFonts w:ascii="Arial" w:hAnsi="Arial" w:cs="Arial"/>
          <w:spacing w:val="-1"/>
          <w:sz w:val="18"/>
          <w:szCs w:val="18"/>
        </w:rPr>
        <w:t>be</w:t>
      </w:r>
      <w:r w:rsidRPr="00394972">
        <w:rPr>
          <w:rFonts w:ascii="Arial" w:hAnsi="Arial" w:cs="Arial"/>
          <w:spacing w:val="1"/>
          <w:sz w:val="18"/>
          <w:szCs w:val="18"/>
        </w:rPr>
        <w:t xml:space="preserve"> </w:t>
      </w:r>
      <w:r w:rsidRPr="00394972">
        <w:rPr>
          <w:rFonts w:ascii="Arial" w:hAnsi="Arial" w:cs="Arial"/>
          <w:spacing w:val="-1"/>
          <w:sz w:val="18"/>
          <w:szCs w:val="18"/>
        </w:rPr>
        <w:t>designated</w:t>
      </w:r>
      <w:r w:rsidRPr="00394972">
        <w:rPr>
          <w:rFonts w:ascii="Arial" w:hAnsi="Arial" w:cs="Arial"/>
          <w:spacing w:val="1"/>
          <w:sz w:val="18"/>
          <w:szCs w:val="18"/>
        </w:rPr>
        <w:t xml:space="preserve"> </w:t>
      </w:r>
      <w:r w:rsidRPr="00394972">
        <w:rPr>
          <w:rFonts w:ascii="Arial" w:hAnsi="Arial" w:cs="Arial"/>
          <w:spacing w:val="-1"/>
          <w:sz w:val="18"/>
          <w:szCs w:val="18"/>
        </w:rPr>
        <w:t>Project</w:t>
      </w:r>
      <w:r w:rsidRPr="00394972">
        <w:rPr>
          <w:rFonts w:ascii="Arial" w:hAnsi="Arial" w:cs="Arial"/>
          <w:spacing w:val="1"/>
          <w:sz w:val="18"/>
          <w:szCs w:val="18"/>
        </w:rPr>
        <w:t xml:space="preserve"> </w:t>
      </w:r>
      <w:r w:rsidRPr="00394972">
        <w:rPr>
          <w:rFonts w:ascii="Arial" w:hAnsi="Arial" w:cs="Arial"/>
          <w:spacing w:val="-1"/>
          <w:sz w:val="18"/>
          <w:szCs w:val="18"/>
        </w:rPr>
        <w:t>Co-ordinator</w:t>
      </w:r>
      <w:r w:rsidRPr="00394972">
        <w:rPr>
          <w:rFonts w:ascii="Arial" w:hAnsi="Arial" w:cs="Arial"/>
          <w:sz w:val="18"/>
          <w:szCs w:val="18"/>
        </w:rPr>
        <w:t xml:space="preserve"> </w:t>
      </w:r>
      <w:r w:rsidRPr="00394972">
        <w:rPr>
          <w:rFonts w:ascii="Arial" w:hAnsi="Arial" w:cs="Arial"/>
          <w:spacing w:val="-1"/>
          <w:sz w:val="18"/>
          <w:szCs w:val="18"/>
        </w:rPr>
        <w:t>or</w:t>
      </w:r>
      <w:r w:rsidRPr="00394972">
        <w:rPr>
          <w:rFonts w:ascii="Arial" w:hAnsi="Arial" w:cs="Arial"/>
          <w:sz w:val="18"/>
          <w:szCs w:val="18"/>
        </w:rPr>
        <w:t xml:space="preserve"> </w:t>
      </w:r>
      <w:r w:rsidRPr="00394972">
        <w:rPr>
          <w:rFonts w:ascii="Arial" w:hAnsi="Arial" w:cs="Arial"/>
          <w:spacing w:val="-1"/>
          <w:sz w:val="18"/>
          <w:szCs w:val="18"/>
        </w:rPr>
        <w:t>Chief</w:t>
      </w:r>
      <w:r w:rsidRPr="00394972">
        <w:rPr>
          <w:rFonts w:ascii="Arial" w:hAnsi="Arial" w:cs="Arial"/>
          <w:sz w:val="18"/>
          <w:szCs w:val="18"/>
        </w:rPr>
        <w:t xml:space="preserve"> </w:t>
      </w:r>
      <w:r w:rsidRPr="00394972">
        <w:rPr>
          <w:rFonts w:ascii="Arial" w:hAnsi="Arial" w:cs="Arial"/>
          <w:spacing w:val="-1"/>
          <w:sz w:val="18"/>
          <w:szCs w:val="18"/>
        </w:rPr>
        <w:t>Technical</w:t>
      </w:r>
      <w:r w:rsidRPr="00394972">
        <w:rPr>
          <w:rFonts w:ascii="Arial" w:hAnsi="Arial" w:cs="Arial"/>
          <w:sz w:val="18"/>
          <w:szCs w:val="18"/>
        </w:rPr>
        <w:t xml:space="preserve"> </w:t>
      </w:r>
      <w:r w:rsidRPr="00394972">
        <w:rPr>
          <w:rFonts w:ascii="Arial" w:hAnsi="Arial" w:cs="Arial"/>
          <w:spacing w:val="-1"/>
          <w:sz w:val="18"/>
          <w:szCs w:val="18"/>
        </w:rPr>
        <w:t>Adviser,</w:t>
      </w:r>
      <w:r w:rsidRPr="00394972">
        <w:rPr>
          <w:rFonts w:ascii="Arial" w:hAnsi="Arial" w:cs="Arial"/>
          <w:sz w:val="18"/>
          <w:szCs w:val="18"/>
        </w:rPr>
        <w:t xml:space="preserve"> </w:t>
      </w:r>
      <w:r w:rsidRPr="00394972">
        <w:rPr>
          <w:rFonts w:ascii="Arial" w:hAnsi="Arial" w:cs="Arial"/>
          <w:spacing w:val="-1"/>
          <w:sz w:val="18"/>
          <w:szCs w:val="18"/>
        </w:rPr>
        <w:t>as</w:t>
      </w:r>
      <w:r w:rsidRPr="00394972">
        <w:rPr>
          <w:rFonts w:ascii="Arial" w:hAnsi="Arial" w:cs="Arial"/>
          <w:sz w:val="18"/>
          <w:szCs w:val="18"/>
        </w:rPr>
        <w:t xml:space="preserve"> </w:t>
      </w:r>
      <w:r w:rsidRPr="00394972">
        <w:rPr>
          <w:rFonts w:ascii="Arial" w:hAnsi="Arial" w:cs="Arial"/>
          <w:spacing w:val="-1"/>
          <w:sz w:val="18"/>
          <w:szCs w:val="18"/>
        </w:rPr>
        <w:t>appropriate.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E8789F" w14:textId="17B96655" w:rsidR="00E87AB0" w:rsidRDefault="00E87A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E385BE" w14:textId="77777777" w:rsidR="00E87AB0" w:rsidRPr="00B20953" w:rsidRDefault="00E87AB0" w:rsidP="00B209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95272"/>
    <w:multiLevelType w:val="hybridMultilevel"/>
    <w:tmpl w:val="29CCBC9C"/>
    <w:lvl w:ilvl="0" w:tplc="04210001">
      <w:start w:val="1"/>
      <w:numFmt w:val="bullet"/>
      <w:lvlText w:val=""/>
      <w:lvlJc w:val="left"/>
      <w:pPr>
        <w:ind w:left="490" w:hanging="360"/>
      </w:pPr>
      <w:rPr>
        <w:rFonts w:ascii="Symbol" w:hAnsi="Symbol" w:hint="default"/>
        <w:color w:val="auto"/>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1" w15:restartNumberingAfterBreak="0">
    <w:nsid w:val="01F65987"/>
    <w:multiLevelType w:val="hybridMultilevel"/>
    <w:tmpl w:val="335CA6C2"/>
    <w:lvl w:ilvl="0" w:tplc="0BFE6F6A">
      <w:numFmt w:val="bullet"/>
      <w:lvlText w:val="•"/>
      <w:lvlJc w:val="left"/>
      <w:pPr>
        <w:ind w:left="720" w:hanging="360"/>
      </w:pPr>
      <w:rPr>
        <w:rFonts w:ascii="Arial" w:hAnsi="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14F3A"/>
    <w:multiLevelType w:val="hybridMultilevel"/>
    <w:tmpl w:val="893081F4"/>
    <w:lvl w:ilvl="0" w:tplc="1526A60C">
      <w:start w:val="1"/>
      <w:numFmt w:val="decimal"/>
      <w:lvlText w:val="%1."/>
      <w:lvlJc w:val="left"/>
      <w:pPr>
        <w:ind w:left="720" w:hanging="360"/>
      </w:pPr>
      <w:rPr>
        <w:rFonts w:asciiTheme="majorHAnsi" w:hAnsiTheme="majorHAnsi" w:cstheme="majorHAns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125727"/>
    <w:multiLevelType w:val="hybridMultilevel"/>
    <w:tmpl w:val="047E9B5A"/>
    <w:lvl w:ilvl="0" w:tplc="4A449844">
      <w:start w:val="1"/>
      <w:numFmt w:val="decimal"/>
      <w:lvlText w:val="(%1)"/>
      <w:lvlJc w:val="left"/>
      <w:pPr>
        <w:ind w:left="720" w:hanging="360"/>
      </w:pPr>
      <w:rPr>
        <w:rFonts w:ascii="Times New Roman" w:eastAsia="Calibri" w:hAnsi="Times New Roman" w:cs="Times New Roman" w:hint="default"/>
        <w:color w:val="auto"/>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E61635"/>
    <w:multiLevelType w:val="hybridMultilevel"/>
    <w:tmpl w:val="49D62F3C"/>
    <w:lvl w:ilvl="0" w:tplc="39C47F74">
      <w:start w:val="3"/>
      <w:numFmt w:val="decimal"/>
      <w:lvlText w:val="%1."/>
      <w:lvlJc w:val="left"/>
      <w:pPr>
        <w:ind w:left="1080" w:hanging="360"/>
      </w:pPr>
      <w:rPr>
        <w:rFonts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692D4C"/>
    <w:multiLevelType w:val="hybridMultilevel"/>
    <w:tmpl w:val="EE1651BA"/>
    <w:lvl w:ilvl="0" w:tplc="A532214E">
      <w:start w:val="1"/>
      <w:numFmt w:val="bullet"/>
      <w:lvlText w:val="•"/>
      <w:lvlJc w:val="left"/>
      <w:pPr>
        <w:tabs>
          <w:tab w:val="num" w:pos="720"/>
        </w:tabs>
        <w:ind w:left="720" w:hanging="360"/>
      </w:pPr>
      <w:rPr>
        <w:rFonts w:ascii="Times New Roman" w:hAnsi="Times New Roman" w:hint="default"/>
      </w:rPr>
    </w:lvl>
    <w:lvl w:ilvl="1" w:tplc="286C04FE" w:tentative="1">
      <w:start w:val="1"/>
      <w:numFmt w:val="bullet"/>
      <w:lvlText w:val="•"/>
      <w:lvlJc w:val="left"/>
      <w:pPr>
        <w:tabs>
          <w:tab w:val="num" w:pos="1440"/>
        </w:tabs>
        <w:ind w:left="1440" w:hanging="360"/>
      </w:pPr>
      <w:rPr>
        <w:rFonts w:ascii="Times New Roman" w:hAnsi="Times New Roman" w:hint="default"/>
      </w:rPr>
    </w:lvl>
    <w:lvl w:ilvl="2" w:tplc="E3F48996" w:tentative="1">
      <w:start w:val="1"/>
      <w:numFmt w:val="bullet"/>
      <w:lvlText w:val="•"/>
      <w:lvlJc w:val="left"/>
      <w:pPr>
        <w:tabs>
          <w:tab w:val="num" w:pos="2160"/>
        </w:tabs>
        <w:ind w:left="2160" w:hanging="360"/>
      </w:pPr>
      <w:rPr>
        <w:rFonts w:ascii="Times New Roman" w:hAnsi="Times New Roman" w:hint="default"/>
      </w:rPr>
    </w:lvl>
    <w:lvl w:ilvl="3" w:tplc="BB5EB1CA" w:tentative="1">
      <w:start w:val="1"/>
      <w:numFmt w:val="bullet"/>
      <w:lvlText w:val="•"/>
      <w:lvlJc w:val="left"/>
      <w:pPr>
        <w:tabs>
          <w:tab w:val="num" w:pos="2880"/>
        </w:tabs>
        <w:ind w:left="2880" w:hanging="360"/>
      </w:pPr>
      <w:rPr>
        <w:rFonts w:ascii="Times New Roman" w:hAnsi="Times New Roman" w:hint="default"/>
      </w:rPr>
    </w:lvl>
    <w:lvl w:ilvl="4" w:tplc="2EACE560" w:tentative="1">
      <w:start w:val="1"/>
      <w:numFmt w:val="bullet"/>
      <w:lvlText w:val="•"/>
      <w:lvlJc w:val="left"/>
      <w:pPr>
        <w:tabs>
          <w:tab w:val="num" w:pos="3600"/>
        </w:tabs>
        <w:ind w:left="3600" w:hanging="360"/>
      </w:pPr>
      <w:rPr>
        <w:rFonts w:ascii="Times New Roman" w:hAnsi="Times New Roman" w:hint="default"/>
      </w:rPr>
    </w:lvl>
    <w:lvl w:ilvl="5" w:tplc="3954D132" w:tentative="1">
      <w:start w:val="1"/>
      <w:numFmt w:val="bullet"/>
      <w:lvlText w:val="•"/>
      <w:lvlJc w:val="left"/>
      <w:pPr>
        <w:tabs>
          <w:tab w:val="num" w:pos="4320"/>
        </w:tabs>
        <w:ind w:left="4320" w:hanging="360"/>
      </w:pPr>
      <w:rPr>
        <w:rFonts w:ascii="Times New Roman" w:hAnsi="Times New Roman" w:hint="default"/>
      </w:rPr>
    </w:lvl>
    <w:lvl w:ilvl="6" w:tplc="EB0A71F0" w:tentative="1">
      <w:start w:val="1"/>
      <w:numFmt w:val="bullet"/>
      <w:lvlText w:val="•"/>
      <w:lvlJc w:val="left"/>
      <w:pPr>
        <w:tabs>
          <w:tab w:val="num" w:pos="5040"/>
        </w:tabs>
        <w:ind w:left="5040" w:hanging="360"/>
      </w:pPr>
      <w:rPr>
        <w:rFonts w:ascii="Times New Roman" w:hAnsi="Times New Roman" w:hint="default"/>
      </w:rPr>
    </w:lvl>
    <w:lvl w:ilvl="7" w:tplc="78FE311C" w:tentative="1">
      <w:start w:val="1"/>
      <w:numFmt w:val="bullet"/>
      <w:lvlText w:val="•"/>
      <w:lvlJc w:val="left"/>
      <w:pPr>
        <w:tabs>
          <w:tab w:val="num" w:pos="5760"/>
        </w:tabs>
        <w:ind w:left="5760" w:hanging="360"/>
      </w:pPr>
      <w:rPr>
        <w:rFonts w:ascii="Times New Roman" w:hAnsi="Times New Roman" w:hint="default"/>
      </w:rPr>
    </w:lvl>
    <w:lvl w:ilvl="8" w:tplc="54FA6940"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0C8F0D93"/>
    <w:multiLevelType w:val="hybridMultilevel"/>
    <w:tmpl w:val="0AE41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F23D56"/>
    <w:multiLevelType w:val="hybridMultilevel"/>
    <w:tmpl w:val="845E7E10"/>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15:restartNumberingAfterBreak="0">
    <w:nsid w:val="0F1D10F4"/>
    <w:multiLevelType w:val="hybridMultilevel"/>
    <w:tmpl w:val="7F36C118"/>
    <w:lvl w:ilvl="0" w:tplc="7EB66F62">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F393D5D"/>
    <w:multiLevelType w:val="hybridMultilevel"/>
    <w:tmpl w:val="AEB041AC"/>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17B614F"/>
    <w:multiLevelType w:val="hybridMultilevel"/>
    <w:tmpl w:val="B3DA2578"/>
    <w:lvl w:ilvl="0" w:tplc="86B409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811B53"/>
    <w:multiLevelType w:val="multilevel"/>
    <w:tmpl w:val="9508DC0A"/>
    <w:lvl w:ilvl="0">
      <w:start w:val="1"/>
      <w:numFmt w:val="decimal"/>
      <w:lvlText w:val="%1."/>
      <w:lvlJc w:val="left"/>
      <w:pPr>
        <w:ind w:left="360" w:hanging="360"/>
      </w:pPr>
      <w:rPr>
        <w:rFonts w:hint="default"/>
      </w:rPr>
    </w:lvl>
    <w:lvl w:ilvl="1">
      <w:start w:val="1"/>
      <w:numFmt w:val="decimal"/>
      <w:isLgl/>
      <w:lvlText w:val="%1.%2"/>
      <w:lvlJc w:val="left"/>
      <w:pPr>
        <w:ind w:left="460" w:hanging="460"/>
      </w:pPr>
      <w:rPr>
        <w:rFonts w:hint="default"/>
      </w:rPr>
    </w:lvl>
    <w:lvl w:ilvl="2">
      <w:start w:val="1"/>
      <w:numFmt w:val="decimal"/>
      <w:isLgl/>
      <w:lvlText w:val="%1.%2.%3"/>
      <w:lvlJc w:val="left"/>
      <w:pPr>
        <w:ind w:left="460" w:hanging="4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12EF7BC1"/>
    <w:multiLevelType w:val="hybridMultilevel"/>
    <w:tmpl w:val="30F20272"/>
    <w:lvl w:ilvl="0" w:tplc="3B9E88D8">
      <w:start w:val="1"/>
      <w:numFmt w:val="decimal"/>
      <w:lvlText w:val="(%1)"/>
      <w:lvlJc w:val="left"/>
      <w:pPr>
        <w:ind w:left="720" w:hanging="360"/>
      </w:pPr>
      <w:rPr>
        <w:rFonts w:ascii="Calibri" w:hAnsi="Calibri" w:cs="Calibr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FB3337"/>
    <w:multiLevelType w:val="hybridMultilevel"/>
    <w:tmpl w:val="EA0C4D84"/>
    <w:lvl w:ilvl="0" w:tplc="37ECD1B4">
      <w:start w:val="1"/>
      <w:numFmt w:val="decimal"/>
      <w:lvlText w:val="%1."/>
      <w:lvlJc w:val="left"/>
      <w:pPr>
        <w:ind w:left="100" w:hanging="480"/>
      </w:pPr>
      <w:rPr>
        <w:rFonts w:ascii="Times New Roman" w:eastAsia="Times New Roman" w:hAnsi="Times New Roman" w:hint="default"/>
        <w:spacing w:val="1"/>
        <w:sz w:val="22"/>
        <w:szCs w:val="22"/>
      </w:rPr>
    </w:lvl>
    <w:lvl w:ilvl="1" w:tplc="76344C5E">
      <w:start w:val="1"/>
      <w:numFmt w:val="lowerLetter"/>
      <w:lvlText w:val="(%2)"/>
      <w:lvlJc w:val="left"/>
      <w:pPr>
        <w:ind w:left="1200" w:hanging="600"/>
      </w:pPr>
      <w:rPr>
        <w:rFonts w:ascii="Times New Roman" w:eastAsia="Times New Roman" w:hAnsi="Times New Roman" w:hint="default"/>
        <w:spacing w:val="-1"/>
        <w:sz w:val="22"/>
        <w:szCs w:val="22"/>
      </w:rPr>
    </w:lvl>
    <w:lvl w:ilvl="2" w:tplc="4BD6C538">
      <w:start w:val="1"/>
      <w:numFmt w:val="bullet"/>
      <w:lvlText w:val="•"/>
      <w:lvlJc w:val="left"/>
      <w:pPr>
        <w:ind w:left="2115" w:hanging="600"/>
      </w:pPr>
      <w:rPr>
        <w:rFonts w:hint="default"/>
      </w:rPr>
    </w:lvl>
    <w:lvl w:ilvl="3" w:tplc="9A7AB4F6">
      <w:start w:val="1"/>
      <w:numFmt w:val="bullet"/>
      <w:lvlText w:val="•"/>
      <w:lvlJc w:val="left"/>
      <w:pPr>
        <w:ind w:left="3031" w:hanging="600"/>
      </w:pPr>
      <w:rPr>
        <w:rFonts w:hint="default"/>
      </w:rPr>
    </w:lvl>
    <w:lvl w:ilvl="4" w:tplc="E8A8340C">
      <w:start w:val="1"/>
      <w:numFmt w:val="bullet"/>
      <w:lvlText w:val="•"/>
      <w:lvlJc w:val="left"/>
      <w:pPr>
        <w:ind w:left="3946" w:hanging="600"/>
      </w:pPr>
      <w:rPr>
        <w:rFonts w:hint="default"/>
      </w:rPr>
    </w:lvl>
    <w:lvl w:ilvl="5" w:tplc="FE720EA2">
      <w:start w:val="1"/>
      <w:numFmt w:val="bullet"/>
      <w:lvlText w:val="•"/>
      <w:lvlJc w:val="left"/>
      <w:pPr>
        <w:ind w:left="4862" w:hanging="600"/>
      </w:pPr>
      <w:rPr>
        <w:rFonts w:hint="default"/>
      </w:rPr>
    </w:lvl>
    <w:lvl w:ilvl="6" w:tplc="B8BED976">
      <w:start w:val="1"/>
      <w:numFmt w:val="bullet"/>
      <w:lvlText w:val="•"/>
      <w:lvlJc w:val="left"/>
      <w:pPr>
        <w:ind w:left="5777" w:hanging="600"/>
      </w:pPr>
      <w:rPr>
        <w:rFonts w:hint="default"/>
      </w:rPr>
    </w:lvl>
    <w:lvl w:ilvl="7" w:tplc="0FFCBC4A">
      <w:start w:val="1"/>
      <w:numFmt w:val="bullet"/>
      <w:lvlText w:val="•"/>
      <w:lvlJc w:val="left"/>
      <w:pPr>
        <w:ind w:left="6693" w:hanging="600"/>
      </w:pPr>
      <w:rPr>
        <w:rFonts w:hint="default"/>
      </w:rPr>
    </w:lvl>
    <w:lvl w:ilvl="8" w:tplc="018E117A">
      <w:start w:val="1"/>
      <w:numFmt w:val="bullet"/>
      <w:lvlText w:val="•"/>
      <w:lvlJc w:val="left"/>
      <w:pPr>
        <w:ind w:left="7608" w:hanging="600"/>
      </w:pPr>
      <w:rPr>
        <w:rFonts w:hint="default"/>
      </w:rPr>
    </w:lvl>
  </w:abstractNum>
  <w:abstractNum w:abstractNumId="15" w15:restartNumberingAfterBreak="0">
    <w:nsid w:val="14205663"/>
    <w:multiLevelType w:val="hybridMultilevel"/>
    <w:tmpl w:val="A49A2226"/>
    <w:lvl w:ilvl="0" w:tplc="0BFE6F6A">
      <w:numFmt w:val="bullet"/>
      <w:lvlText w:val="•"/>
      <w:lvlJc w:val="left"/>
      <w:pPr>
        <w:tabs>
          <w:tab w:val="num" w:pos="720"/>
        </w:tabs>
        <w:ind w:left="720" w:hanging="360"/>
      </w:pPr>
      <w:rPr>
        <w:rFonts w:ascii="Arial" w:hAnsi="Arial" w:hint="default"/>
        <w:sz w:val="22"/>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43C79EC"/>
    <w:multiLevelType w:val="hybridMultilevel"/>
    <w:tmpl w:val="35F0C60A"/>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58A0D57"/>
    <w:multiLevelType w:val="hybridMultilevel"/>
    <w:tmpl w:val="094ACD80"/>
    <w:lvl w:ilvl="0" w:tplc="AA44A10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16265FF3"/>
    <w:multiLevelType w:val="hybridMultilevel"/>
    <w:tmpl w:val="53DC8CBE"/>
    <w:lvl w:ilvl="0" w:tplc="84AAE4B8">
      <w:start w:val="14"/>
      <w:numFmt w:val="decimal"/>
      <w:lvlText w:val="%1."/>
      <w:lvlJc w:val="left"/>
      <w:pPr>
        <w:ind w:left="360" w:hanging="360"/>
      </w:pPr>
      <w:rPr>
        <w:rFonts w:ascii="Arial" w:hAnsi="Arial" w:cs="Arial"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7740452"/>
    <w:multiLevelType w:val="hybridMultilevel"/>
    <w:tmpl w:val="B92AEFEA"/>
    <w:lvl w:ilvl="0" w:tplc="A55059C8">
      <w:start w:val="1"/>
      <w:numFmt w:val="decimal"/>
      <w:lvlText w:val="%1."/>
      <w:lvlJc w:val="left"/>
      <w:pPr>
        <w:ind w:left="100" w:hanging="480"/>
      </w:pPr>
      <w:rPr>
        <w:rFonts w:ascii="Times New Roman" w:eastAsia="Times New Roman" w:hAnsi="Times New Roman" w:hint="default"/>
        <w:spacing w:val="1"/>
        <w:sz w:val="22"/>
        <w:szCs w:val="22"/>
      </w:rPr>
    </w:lvl>
    <w:lvl w:ilvl="1" w:tplc="A054236A">
      <w:start w:val="1"/>
      <w:numFmt w:val="lowerLetter"/>
      <w:lvlText w:val="(%2)"/>
      <w:lvlJc w:val="left"/>
      <w:pPr>
        <w:ind w:left="100" w:hanging="600"/>
      </w:pPr>
      <w:rPr>
        <w:rFonts w:ascii="Times New Roman" w:eastAsia="Times New Roman" w:hAnsi="Times New Roman" w:hint="default"/>
        <w:spacing w:val="-1"/>
        <w:sz w:val="22"/>
        <w:szCs w:val="22"/>
      </w:rPr>
    </w:lvl>
    <w:lvl w:ilvl="2" w:tplc="E5E043B8">
      <w:start w:val="1"/>
      <w:numFmt w:val="bullet"/>
      <w:lvlText w:val="•"/>
      <w:lvlJc w:val="left"/>
      <w:pPr>
        <w:ind w:left="1980" w:hanging="600"/>
      </w:pPr>
      <w:rPr>
        <w:rFonts w:hint="default"/>
      </w:rPr>
    </w:lvl>
    <w:lvl w:ilvl="3" w:tplc="43207FEA">
      <w:start w:val="1"/>
      <w:numFmt w:val="bullet"/>
      <w:lvlText w:val="•"/>
      <w:lvlJc w:val="left"/>
      <w:pPr>
        <w:ind w:left="2920" w:hanging="600"/>
      </w:pPr>
      <w:rPr>
        <w:rFonts w:hint="default"/>
      </w:rPr>
    </w:lvl>
    <w:lvl w:ilvl="4" w:tplc="A9583C0E">
      <w:start w:val="1"/>
      <w:numFmt w:val="bullet"/>
      <w:lvlText w:val="•"/>
      <w:lvlJc w:val="left"/>
      <w:pPr>
        <w:ind w:left="3860" w:hanging="600"/>
      </w:pPr>
      <w:rPr>
        <w:rFonts w:hint="default"/>
      </w:rPr>
    </w:lvl>
    <w:lvl w:ilvl="5" w:tplc="5D8E656A">
      <w:start w:val="1"/>
      <w:numFmt w:val="bullet"/>
      <w:lvlText w:val="•"/>
      <w:lvlJc w:val="left"/>
      <w:pPr>
        <w:ind w:left="4800" w:hanging="600"/>
      </w:pPr>
      <w:rPr>
        <w:rFonts w:hint="default"/>
      </w:rPr>
    </w:lvl>
    <w:lvl w:ilvl="6" w:tplc="308487A0">
      <w:start w:val="1"/>
      <w:numFmt w:val="bullet"/>
      <w:lvlText w:val="•"/>
      <w:lvlJc w:val="left"/>
      <w:pPr>
        <w:ind w:left="5740" w:hanging="600"/>
      </w:pPr>
      <w:rPr>
        <w:rFonts w:hint="default"/>
      </w:rPr>
    </w:lvl>
    <w:lvl w:ilvl="7" w:tplc="7304FA4A">
      <w:start w:val="1"/>
      <w:numFmt w:val="bullet"/>
      <w:lvlText w:val="•"/>
      <w:lvlJc w:val="left"/>
      <w:pPr>
        <w:ind w:left="6680" w:hanging="600"/>
      </w:pPr>
      <w:rPr>
        <w:rFonts w:hint="default"/>
      </w:rPr>
    </w:lvl>
    <w:lvl w:ilvl="8" w:tplc="81B0CFF4">
      <w:start w:val="1"/>
      <w:numFmt w:val="bullet"/>
      <w:lvlText w:val="•"/>
      <w:lvlJc w:val="left"/>
      <w:pPr>
        <w:ind w:left="7620" w:hanging="600"/>
      </w:pPr>
      <w:rPr>
        <w:rFonts w:hint="default"/>
      </w:rPr>
    </w:lvl>
  </w:abstractNum>
  <w:abstractNum w:abstractNumId="21" w15:restartNumberingAfterBreak="0">
    <w:nsid w:val="18E01004"/>
    <w:multiLevelType w:val="hybridMultilevel"/>
    <w:tmpl w:val="23C22FDC"/>
    <w:lvl w:ilvl="0" w:tplc="17DA5F6C">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E6132F"/>
    <w:multiLevelType w:val="hybridMultilevel"/>
    <w:tmpl w:val="CE1A7B70"/>
    <w:lvl w:ilvl="0" w:tplc="04090015">
      <w:start w:val="1"/>
      <w:numFmt w:val="upperLetter"/>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D66048A"/>
    <w:multiLevelType w:val="hybridMultilevel"/>
    <w:tmpl w:val="30E05D9A"/>
    <w:lvl w:ilvl="0" w:tplc="57E44EEE">
      <w:start w:val="1"/>
      <w:numFmt w:val="bullet"/>
      <w:lvlText w:val=""/>
      <w:lvlJc w:val="left"/>
      <w:pPr>
        <w:tabs>
          <w:tab w:val="num" w:pos="1636"/>
        </w:tabs>
        <w:ind w:left="1636" w:hanging="360"/>
      </w:pPr>
      <w:rPr>
        <w:rFonts w:ascii="Wingdings" w:hAnsi="Wingdings" w:hint="default"/>
        <w:color w:val="auto"/>
      </w:rPr>
    </w:lvl>
    <w:lvl w:ilvl="1" w:tplc="04090003">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E5A1E1E"/>
    <w:multiLevelType w:val="hybridMultilevel"/>
    <w:tmpl w:val="575A9678"/>
    <w:lvl w:ilvl="0" w:tplc="A95CBFA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FC16975"/>
    <w:multiLevelType w:val="hybridMultilevel"/>
    <w:tmpl w:val="9CA87FB8"/>
    <w:lvl w:ilvl="0" w:tplc="1640026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24C7582"/>
    <w:multiLevelType w:val="hybridMultilevel"/>
    <w:tmpl w:val="AB0A3734"/>
    <w:lvl w:ilvl="0" w:tplc="8906517E">
      <w:numFmt w:val="bullet"/>
      <w:lvlText w:val="-"/>
      <w:lvlJc w:val="left"/>
      <w:pPr>
        <w:ind w:left="1080" w:hanging="360"/>
      </w:pPr>
      <w:rPr>
        <w:rFonts w:ascii="Calibri" w:eastAsia="SimSu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22A00223"/>
    <w:multiLevelType w:val="hybridMultilevel"/>
    <w:tmpl w:val="399EC680"/>
    <w:lvl w:ilvl="0" w:tplc="04090001">
      <w:start w:val="1"/>
      <w:numFmt w:val="bullet"/>
      <w:lvlText w:val=""/>
      <w:lvlJc w:val="left"/>
      <w:pPr>
        <w:ind w:left="846" w:hanging="360"/>
      </w:pPr>
      <w:rPr>
        <w:rFonts w:ascii="Symbol" w:hAnsi="Symbol" w:hint="default"/>
      </w:rPr>
    </w:lvl>
    <w:lvl w:ilvl="1" w:tplc="04090003" w:tentative="1">
      <w:start w:val="1"/>
      <w:numFmt w:val="bullet"/>
      <w:lvlText w:val="o"/>
      <w:lvlJc w:val="left"/>
      <w:pPr>
        <w:ind w:left="1566" w:hanging="360"/>
      </w:pPr>
      <w:rPr>
        <w:rFonts w:ascii="Courier New" w:hAnsi="Courier New" w:cs="Courier New" w:hint="default"/>
      </w:rPr>
    </w:lvl>
    <w:lvl w:ilvl="2" w:tplc="04090005" w:tentative="1">
      <w:start w:val="1"/>
      <w:numFmt w:val="bullet"/>
      <w:lvlText w:val=""/>
      <w:lvlJc w:val="left"/>
      <w:pPr>
        <w:ind w:left="2286" w:hanging="360"/>
      </w:pPr>
      <w:rPr>
        <w:rFonts w:ascii="Wingdings" w:hAnsi="Wingdings" w:hint="default"/>
      </w:rPr>
    </w:lvl>
    <w:lvl w:ilvl="3" w:tplc="04090001" w:tentative="1">
      <w:start w:val="1"/>
      <w:numFmt w:val="bullet"/>
      <w:lvlText w:val=""/>
      <w:lvlJc w:val="left"/>
      <w:pPr>
        <w:ind w:left="3006" w:hanging="360"/>
      </w:pPr>
      <w:rPr>
        <w:rFonts w:ascii="Symbol" w:hAnsi="Symbol" w:hint="default"/>
      </w:rPr>
    </w:lvl>
    <w:lvl w:ilvl="4" w:tplc="04090003" w:tentative="1">
      <w:start w:val="1"/>
      <w:numFmt w:val="bullet"/>
      <w:lvlText w:val="o"/>
      <w:lvlJc w:val="left"/>
      <w:pPr>
        <w:ind w:left="3726" w:hanging="360"/>
      </w:pPr>
      <w:rPr>
        <w:rFonts w:ascii="Courier New" w:hAnsi="Courier New" w:cs="Courier New" w:hint="default"/>
      </w:rPr>
    </w:lvl>
    <w:lvl w:ilvl="5" w:tplc="04090005" w:tentative="1">
      <w:start w:val="1"/>
      <w:numFmt w:val="bullet"/>
      <w:lvlText w:val=""/>
      <w:lvlJc w:val="left"/>
      <w:pPr>
        <w:ind w:left="4446" w:hanging="360"/>
      </w:pPr>
      <w:rPr>
        <w:rFonts w:ascii="Wingdings" w:hAnsi="Wingdings" w:hint="default"/>
      </w:rPr>
    </w:lvl>
    <w:lvl w:ilvl="6" w:tplc="04090001" w:tentative="1">
      <w:start w:val="1"/>
      <w:numFmt w:val="bullet"/>
      <w:lvlText w:val=""/>
      <w:lvlJc w:val="left"/>
      <w:pPr>
        <w:ind w:left="5166" w:hanging="360"/>
      </w:pPr>
      <w:rPr>
        <w:rFonts w:ascii="Symbol" w:hAnsi="Symbol" w:hint="default"/>
      </w:rPr>
    </w:lvl>
    <w:lvl w:ilvl="7" w:tplc="04090003" w:tentative="1">
      <w:start w:val="1"/>
      <w:numFmt w:val="bullet"/>
      <w:lvlText w:val="o"/>
      <w:lvlJc w:val="left"/>
      <w:pPr>
        <w:ind w:left="5886" w:hanging="360"/>
      </w:pPr>
      <w:rPr>
        <w:rFonts w:ascii="Courier New" w:hAnsi="Courier New" w:cs="Courier New" w:hint="default"/>
      </w:rPr>
    </w:lvl>
    <w:lvl w:ilvl="8" w:tplc="04090005" w:tentative="1">
      <w:start w:val="1"/>
      <w:numFmt w:val="bullet"/>
      <w:lvlText w:val=""/>
      <w:lvlJc w:val="left"/>
      <w:pPr>
        <w:ind w:left="6606" w:hanging="360"/>
      </w:pPr>
      <w:rPr>
        <w:rFonts w:ascii="Wingdings" w:hAnsi="Wingdings" w:hint="default"/>
      </w:rPr>
    </w:lvl>
  </w:abstractNum>
  <w:abstractNum w:abstractNumId="28" w15:restartNumberingAfterBreak="0">
    <w:nsid w:val="230A6E14"/>
    <w:multiLevelType w:val="hybridMultilevel"/>
    <w:tmpl w:val="9080FE58"/>
    <w:lvl w:ilvl="0" w:tplc="0409000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43E19A7"/>
    <w:multiLevelType w:val="hybridMultilevel"/>
    <w:tmpl w:val="7DB407A8"/>
    <w:lvl w:ilvl="0" w:tplc="70E0C858">
      <w:start w:val="1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2F40C3"/>
    <w:multiLevelType w:val="hybridMultilevel"/>
    <w:tmpl w:val="4D38C06E"/>
    <w:lvl w:ilvl="0" w:tplc="04210001">
      <w:start w:val="1"/>
      <w:numFmt w:val="bullet"/>
      <w:lvlText w:val=""/>
      <w:lvlJc w:val="left"/>
      <w:pPr>
        <w:ind w:left="850" w:hanging="360"/>
      </w:pPr>
      <w:rPr>
        <w:rFonts w:ascii="Symbol" w:hAnsi="Symbol" w:hint="default"/>
      </w:rPr>
    </w:lvl>
    <w:lvl w:ilvl="1" w:tplc="04210003" w:tentative="1">
      <w:start w:val="1"/>
      <w:numFmt w:val="bullet"/>
      <w:lvlText w:val="o"/>
      <w:lvlJc w:val="left"/>
      <w:pPr>
        <w:ind w:left="1570" w:hanging="360"/>
      </w:pPr>
      <w:rPr>
        <w:rFonts w:ascii="Courier New" w:hAnsi="Courier New" w:cs="Courier New" w:hint="default"/>
      </w:rPr>
    </w:lvl>
    <w:lvl w:ilvl="2" w:tplc="04210005" w:tentative="1">
      <w:start w:val="1"/>
      <w:numFmt w:val="bullet"/>
      <w:lvlText w:val=""/>
      <w:lvlJc w:val="left"/>
      <w:pPr>
        <w:ind w:left="2290" w:hanging="360"/>
      </w:pPr>
      <w:rPr>
        <w:rFonts w:ascii="Wingdings" w:hAnsi="Wingdings" w:hint="default"/>
      </w:rPr>
    </w:lvl>
    <w:lvl w:ilvl="3" w:tplc="04210001" w:tentative="1">
      <w:start w:val="1"/>
      <w:numFmt w:val="bullet"/>
      <w:lvlText w:val=""/>
      <w:lvlJc w:val="left"/>
      <w:pPr>
        <w:ind w:left="3010" w:hanging="360"/>
      </w:pPr>
      <w:rPr>
        <w:rFonts w:ascii="Symbol" w:hAnsi="Symbol" w:hint="default"/>
      </w:rPr>
    </w:lvl>
    <w:lvl w:ilvl="4" w:tplc="04210003" w:tentative="1">
      <w:start w:val="1"/>
      <w:numFmt w:val="bullet"/>
      <w:lvlText w:val="o"/>
      <w:lvlJc w:val="left"/>
      <w:pPr>
        <w:ind w:left="3730" w:hanging="360"/>
      </w:pPr>
      <w:rPr>
        <w:rFonts w:ascii="Courier New" w:hAnsi="Courier New" w:cs="Courier New" w:hint="default"/>
      </w:rPr>
    </w:lvl>
    <w:lvl w:ilvl="5" w:tplc="04210005" w:tentative="1">
      <w:start w:val="1"/>
      <w:numFmt w:val="bullet"/>
      <w:lvlText w:val=""/>
      <w:lvlJc w:val="left"/>
      <w:pPr>
        <w:ind w:left="4450" w:hanging="360"/>
      </w:pPr>
      <w:rPr>
        <w:rFonts w:ascii="Wingdings" w:hAnsi="Wingdings" w:hint="default"/>
      </w:rPr>
    </w:lvl>
    <w:lvl w:ilvl="6" w:tplc="04210001" w:tentative="1">
      <w:start w:val="1"/>
      <w:numFmt w:val="bullet"/>
      <w:lvlText w:val=""/>
      <w:lvlJc w:val="left"/>
      <w:pPr>
        <w:ind w:left="5170" w:hanging="360"/>
      </w:pPr>
      <w:rPr>
        <w:rFonts w:ascii="Symbol" w:hAnsi="Symbol" w:hint="default"/>
      </w:rPr>
    </w:lvl>
    <w:lvl w:ilvl="7" w:tplc="04210003" w:tentative="1">
      <w:start w:val="1"/>
      <w:numFmt w:val="bullet"/>
      <w:lvlText w:val="o"/>
      <w:lvlJc w:val="left"/>
      <w:pPr>
        <w:ind w:left="5890" w:hanging="360"/>
      </w:pPr>
      <w:rPr>
        <w:rFonts w:ascii="Courier New" w:hAnsi="Courier New" w:cs="Courier New" w:hint="default"/>
      </w:rPr>
    </w:lvl>
    <w:lvl w:ilvl="8" w:tplc="04210005" w:tentative="1">
      <w:start w:val="1"/>
      <w:numFmt w:val="bullet"/>
      <w:lvlText w:val=""/>
      <w:lvlJc w:val="left"/>
      <w:pPr>
        <w:ind w:left="6610" w:hanging="360"/>
      </w:pPr>
      <w:rPr>
        <w:rFonts w:ascii="Wingdings" w:hAnsi="Wingdings" w:hint="default"/>
      </w:rPr>
    </w:lvl>
  </w:abstractNum>
  <w:abstractNum w:abstractNumId="31" w15:restartNumberingAfterBreak="0">
    <w:nsid w:val="284D5C86"/>
    <w:multiLevelType w:val="hybridMultilevel"/>
    <w:tmpl w:val="905CA5DA"/>
    <w:lvl w:ilvl="0" w:tplc="0409000F">
      <w:start w:val="1"/>
      <w:numFmt w:val="bullet"/>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ACF7E2F"/>
    <w:multiLevelType w:val="hybridMultilevel"/>
    <w:tmpl w:val="6E286F88"/>
    <w:lvl w:ilvl="0" w:tplc="A054236A">
      <w:start w:val="1"/>
      <w:numFmt w:val="lowerLetter"/>
      <w:lvlText w:val="(%1)"/>
      <w:lvlJc w:val="left"/>
      <w:pPr>
        <w:ind w:left="100" w:hanging="600"/>
      </w:pPr>
      <w:rPr>
        <w:rFonts w:ascii="Times New Roman" w:eastAsia="Times New Roman" w:hAnsi="Times New Roman" w:hint="default"/>
        <w:spacing w:val="-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CA870E3"/>
    <w:multiLevelType w:val="hybridMultilevel"/>
    <w:tmpl w:val="1DA22A48"/>
    <w:lvl w:ilvl="0" w:tplc="6A0A87F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2E1354E5"/>
    <w:multiLevelType w:val="hybridMultilevel"/>
    <w:tmpl w:val="41E0A244"/>
    <w:lvl w:ilvl="0" w:tplc="0BFE6F6A">
      <w:numFmt w:val="bullet"/>
      <w:lvlText w:val="•"/>
      <w:lvlJc w:val="left"/>
      <w:pPr>
        <w:ind w:left="720" w:hanging="360"/>
      </w:pPr>
      <w:rPr>
        <w:rFonts w:ascii="Arial" w:hAnsi="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EAA6237"/>
    <w:multiLevelType w:val="hybridMultilevel"/>
    <w:tmpl w:val="532EA142"/>
    <w:lvl w:ilvl="0" w:tplc="FFB8F40A">
      <w:start w:val="1"/>
      <w:numFmt w:val="decimal"/>
      <w:lvlText w:val="%1."/>
      <w:lvlJc w:val="left"/>
      <w:pPr>
        <w:ind w:left="120" w:hanging="480"/>
      </w:pPr>
      <w:rPr>
        <w:rFonts w:ascii="Times New Roman" w:eastAsia="Times New Roman" w:hAnsi="Times New Roman" w:hint="default"/>
        <w:spacing w:val="1"/>
        <w:sz w:val="22"/>
        <w:szCs w:val="22"/>
      </w:rPr>
    </w:lvl>
    <w:lvl w:ilvl="1" w:tplc="B568FD12">
      <w:start w:val="1"/>
      <w:numFmt w:val="bullet"/>
      <w:lvlText w:val="•"/>
      <w:lvlJc w:val="left"/>
      <w:pPr>
        <w:ind w:left="1064" w:hanging="480"/>
      </w:pPr>
      <w:rPr>
        <w:rFonts w:hint="default"/>
      </w:rPr>
    </w:lvl>
    <w:lvl w:ilvl="2" w:tplc="4582E5E4">
      <w:start w:val="1"/>
      <w:numFmt w:val="bullet"/>
      <w:lvlText w:val="•"/>
      <w:lvlJc w:val="left"/>
      <w:pPr>
        <w:ind w:left="2008" w:hanging="480"/>
      </w:pPr>
      <w:rPr>
        <w:rFonts w:hint="default"/>
      </w:rPr>
    </w:lvl>
    <w:lvl w:ilvl="3" w:tplc="DAE66530">
      <w:start w:val="1"/>
      <w:numFmt w:val="bullet"/>
      <w:lvlText w:val="•"/>
      <w:lvlJc w:val="left"/>
      <w:pPr>
        <w:ind w:left="2952" w:hanging="480"/>
      </w:pPr>
      <w:rPr>
        <w:rFonts w:hint="default"/>
      </w:rPr>
    </w:lvl>
    <w:lvl w:ilvl="4" w:tplc="60844068">
      <w:start w:val="1"/>
      <w:numFmt w:val="bullet"/>
      <w:lvlText w:val="•"/>
      <w:lvlJc w:val="left"/>
      <w:pPr>
        <w:ind w:left="3896" w:hanging="480"/>
      </w:pPr>
      <w:rPr>
        <w:rFonts w:hint="default"/>
      </w:rPr>
    </w:lvl>
    <w:lvl w:ilvl="5" w:tplc="2352692E">
      <w:start w:val="1"/>
      <w:numFmt w:val="bullet"/>
      <w:lvlText w:val="•"/>
      <w:lvlJc w:val="left"/>
      <w:pPr>
        <w:ind w:left="4840" w:hanging="480"/>
      </w:pPr>
      <w:rPr>
        <w:rFonts w:hint="default"/>
      </w:rPr>
    </w:lvl>
    <w:lvl w:ilvl="6" w:tplc="7902C230">
      <w:start w:val="1"/>
      <w:numFmt w:val="bullet"/>
      <w:lvlText w:val="•"/>
      <w:lvlJc w:val="left"/>
      <w:pPr>
        <w:ind w:left="5784" w:hanging="480"/>
      </w:pPr>
      <w:rPr>
        <w:rFonts w:hint="default"/>
      </w:rPr>
    </w:lvl>
    <w:lvl w:ilvl="7" w:tplc="28C2FF8C">
      <w:start w:val="1"/>
      <w:numFmt w:val="bullet"/>
      <w:lvlText w:val="•"/>
      <w:lvlJc w:val="left"/>
      <w:pPr>
        <w:ind w:left="6728" w:hanging="480"/>
      </w:pPr>
      <w:rPr>
        <w:rFonts w:hint="default"/>
      </w:rPr>
    </w:lvl>
    <w:lvl w:ilvl="8" w:tplc="2AE0243C">
      <w:start w:val="1"/>
      <w:numFmt w:val="bullet"/>
      <w:lvlText w:val="•"/>
      <w:lvlJc w:val="left"/>
      <w:pPr>
        <w:ind w:left="7672" w:hanging="480"/>
      </w:pPr>
      <w:rPr>
        <w:rFonts w:hint="default"/>
      </w:rPr>
    </w:lvl>
  </w:abstractNum>
  <w:abstractNum w:abstractNumId="38" w15:restartNumberingAfterBreak="0">
    <w:nsid w:val="2F9A6B97"/>
    <w:multiLevelType w:val="hybridMultilevel"/>
    <w:tmpl w:val="A4525562"/>
    <w:lvl w:ilvl="0" w:tplc="0409000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FC67D78"/>
    <w:multiLevelType w:val="hybridMultilevel"/>
    <w:tmpl w:val="49B4D208"/>
    <w:lvl w:ilvl="0" w:tplc="10F6EDE6">
      <w:start w:val="1"/>
      <w:numFmt w:val="decimal"/>
      <w:lvlText w:val="%1."/>
      <w:lvlJc w:val="left"/>
      <w:pPr>
        <w:ind w:left="720" w:hanging="360"/>
      </w:pPr>
      <w:rPr>
        <w:rFonts w:ascii="Calibri" w:hAnsi="Calibri" w:cs="Calibri"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FDE0542"/>
    <w:multiLevelType w:val="hybridMultilevel"/>
    <w:tmpl w:val="20827972"/>
    <w:lvl w:ilvl="0" w:tplc="95EAB6DC">
      <w:start w:val="1"/>
      <w:numFmt w:val="decimal"/>
      <w:lvlText w:val="%1."/>
      <w:lvlJc w:val="left"/>
      <w:pPr>
        <w:ind w:left="450" w:hanging="360"/>
      </w:pPr>
      <w:rPr>
        <w:rFonts w:hint="default"/>
        <w:b w:val="0"/>
        <w:i w:val="0"/>
        <w:sz w:val="22"/>
        <w:szCs w:val="22"/>
      </w:rPr>
    </w:lvl>
    <w:lvl w:ilvl="1" w:tplc="7B7A7002">
      <w:start w:val="1"/>
      <w:numFmt w:val="decimal"/>
      <w:lvlText w:val="%2."/>
      <w:lvlJc w:val="left"/>
      <w:pPr>
        <w:ind w:left="1440" w:hanging="360"/>
      </w:pPr>
      <w:rPr>
        <w:rFonts w:ascii="Calibri" w:hAnsi="Calibri" w:cs="Calibri" w:hint="default"/>
        <w:sz w:val="16"/>
        <w:szCs w:val="16"/>
      </w:rPr>
    </w:lvl>
    <w:lvl w:ilvl="2" w:tplc="04090005">
      <w:start w:val="1"/>
      <w:numFmt w:val="decimal"/>
      <w:lvlText w:val="(%3)"/>
      <w:lvlJc w:val="left"/>
      <w:pPr>
        <w:ind w:left="2340" w:hanging="360"/>
      </w:pPr>
      <w:rPr>
        <w:rFonts w:hint="default"/>
        <w:sz w:val="22"/>
      </w:rPr>
    </w:lvl>
    <w:lvl w:ilvl="3" w:tplc="671C1710">
      <w:start w:val="1"/>
      <w:numFmt w:val="upperLetter"/>
      <w:lvlText w:val="%4."/>
      <w:lvlJc w:val="left"/>
      <w:pPr>
        <w:ind w:left="2880" w:hanging="360"/>
      </w:pPr>
      <w:rPr>
        <w:rFonts w:hint="default"/>
      </w:r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1" w15:restartNumberingAfterBreak="0">
    <w:nsid w:val="32A80423"/>
    <w:multiLevelType w:val="hybridMultilevel"/>
    <w:tmpl w:val="B97A0ACA"/>
    <w:lvl w:ilvl="0" w:tplc="BE322B9E">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2E3769B"/>
    <w:multiLevelType w:val="hybridMultilevel"/>
    <w:tmpl w:val="E0B65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3690049"/>
    <w:multiLevelType w:val="hybridMultilevel"/>
    <w:tmpl w:val="2E862CD4"/>
    <w:lvl w:ilvl="0" w:tplc="274E2D9C">
      <w:start w:val="1"/>
      <w:numFmt w:val="decimal"/>
      <w:lvlText w:val="%1."/>
      <w:lvlJc w:val="left"/>
      <w:pPr>
        <w:ind w:left="720" w:hanging="360"/>
      </w:pPr>
      <w:rPr>
        <w:rFonts w:asciiTheme="minorHAnsi" w:hAnsi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5EB3549"/>
    <w:multiLevelType w:val="hybridMultilevel"/>
    <w:tmpl w:val="D8DC2654"/>
    <w:lvl w:ilvl="0" w:tplc="AEBCE632">
      <w:start w:val="1"/>
      <w:numFmt w:val="decimal"/>
      <w:lvlText w:val="%1."/>
      <w:lvlJc w:val="left"/>
      <w:pPr>
        <w:ind w:left="450" w:hanging="360"/>
      </w:pPr>
      <w:rPr>
        <w:rFonts w:ascii="Calibri" w:hAnsi="Calibri" w:cs="Calibri" w:hint="default"/>
        <w:b w:val="0"/>
        <w:i w:val="0"/>
        <w:sz w:val="22"/>
        <w:szCs w:val="22"/>
      </w:rPr>
    </w:lvl>
    <w:lvl w:ilvl="1" w:tplc="7B7A7002">
      <w:start w:val="1"/>
      <w:numFmt w:val="decimal"/>
      <w:lvlText w:val="%2."/>
      <w:lvlJc w:val="left"/>
      <w:pPr>
        <w:ind w:left="1440" w:hanging="360"/>
      </w:pPr>
      <w:rPr>
        <w:rFonts w:ascii="Calibri" w:hAnsi="Calibri" w:cs="Calibri" w:hint="default"/>
        <w:sz w:val="16"/>
        <w:szCs w:val="16"/>
      </w:rPr>
    </w:lvl>
    <w:lvl w:ilvl="2" w:tplc="04090005">
      <w:start w:val="1"/>
      <w:numFmt w:val="decimal"/>
      <w:lvlText w:val="(%3)"/>
      <w:lvlJc w:val="left"/>
      <w:pPr>
        <w:ind w:left="2340" w:hanging="360"/>
      </w:pPr>
      <w:rPr>
        <w:rFonts w:hint="default"/>
        <w:sz w:val="22"/>
      </w:r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5" w15:restartNumberingAfterBreak="0">
    <w:nsid w:val="36047F79"/>
    <w:multiLevelType w:val="hybridMultilevel"/>
    <w:tmpl w:val="0EC852CA"/>
    <w:lvl w:ilvl="0" w:tplc="F268FE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64365E2"/>
    <w:multiLevelType w:val="hybridMultilevel"/>
    <w:tmpl w:val="CD1C65D4"/>
    <w:lvl w:ilvl="0" w:tplc="E940C0FC">
      <w:start w:val="2"/>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6EF1DE3"/>
    <w:multiLevelType w:val="multilevel"/>
    <w:tmpl w:val="745ECE24"/>
    <w:styleLink w:val="Style1"/>
    <w:lvl w:ilvl="0">
      <w:start w:val="2"/>
      <w:numFmt w:val="decimal"/>
      <w:lvlText w:val="CHAPTER %1: "/>
      <w:lvlJc w:val="left"/>
      <w:pPr>
        <w:ind w:left="72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8" w15:restartNumberingAfterBreak="0">
    <w:nsid w:val="3869427A"/>
    <w:multiLevelType w:val="hybridMultilevel"/>
    <w:tmpl w:val="72F247D0"/>
    <w:lvl w:ilvl="0" w:tplc="B314B410">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A226C02"/>
    <w:multiLevelType w:val="multilevel"/>
    <w:tmpl w:val="7512B2BA"/>
    <w:lvl w:ilvl="0">
      <w:start w:val="1"/>
      <w:numFmt w:val="upperRoman"/>
      <w:lvlText w:val="%1."/>
      <w:lvlJc w:val="left"/>
      <w:pPr>
        <w:ind w:left="1080" w:hanging="720"/>
      </w:pPr>
      <w:rPr>
        <w:rFonts w:hint="default"/>
        <w:b/>
      </w:rPr>
    </w:lvl>
    <w:lvl w:ilvl="1">
      <w:start w:val="1"/>
      <w:numFmt w:val="bullet"/>
      <w:lvlText w:val=""/>
      <w:lvlJc w:val="left"/>
      <w:pPr>
        <w:ind w:left="720" w:hanging="360"/>
      </w:pPr>
      <w:rPr>
        <w:rFonts w:ascii="Wingdings" w:hAnsi="Wingding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3B2F46C5"/>
    <w:multiLevelType w:val="hybridMultilevel"/>
    <w:tmpl w:val="16A07458"/>
    <w:lvl w:ilvl="0" w:tplc="CFACB34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3B8B73BA"/>
    <w:multiLevelType w:val="hybridMultilevel"/>
    <w:tmpl w:val="B322A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B8D5A86"/>
    <w:multiLevelType w:val="hybridMultilevel"/>
    <w:tmpl w:val="2A5A1DC2"/>
    <w:lvl w:ilvl="0" w:tplc="04090003">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257442F"/>
    <w:multiLevelType w:val="hybridMultilevel"/>
    <w:tmpl w:val="24682DC8"/>
    <w:lvl w:ilvl="0" w:tplc="3FD644BE">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15:restartNumberingAfterBreak="0">
    <w:nsid w:val="43251766"/>
    <w:multiLevelType w:val="hybridMultilevel"/>
    <w:tmpl w:val="9334BB94"/>
    <w:lvl w:ilvl="0" w:tplc="BB0C58AA">
      <w:start w:val="1"/>
      <w:numFmt w:val="decimal"/>
      <w:lvlText w:val="%1."/>
      <w:lvlJc w:val="left"/>
      <w:pPr>
        <w:ind w:left="120" w:hanging="480"/>
      </w:pPr>
      <w:rPr>
        <w:rFonts w:ascii="Times New Roman" w:eastAsia="Times New Roman" w:hAnsi="Times New Roman" w:hint="default"/>
        <w:spacing w:val="1"/>
        <w:sz w:val="22"/>
        <w:szCs w:val="22"/>
      </w:rPr>
    </w:lvl>
    <w:lvl w:ilvl="1" w:tplc="0930C1A6">
      <w:start w:val="1"/>
      <w:numFmt w:val="bullet"/>
      <w:lvlText w:val="•"/>
      <w:lvlJc w:val="left"/>
      <w:pPr>
        <w:ind w:left="1060" w:hanging="480"/>
      </w:pPr>
      <w:rPr>
        <w:rFonts w:hint="default"/>
      </w:rPr>
    </w:lvl>
    <w:lvl w:ilvl="2" w:tplc="AB544D7C">
      <w:start w:val="1"/>
      <w:numFmt w:val="bullet"/>
      <w:lvlText w:val="•"/>
      <w:lvlJc w:val="left"/>
      <w:pPr>
        <w:ind w:left="2000" w:hanging="480"/>
      </w:pPr>
      <w:rPr>
        <w:rFonts w:hint="default"/>
      </w:rPr>
    </w:lvl>
    <w:lvl w:ilvl="3" w:tplc="117E4AFC">
      <w:start w:val="1"/>
      <w:numFmt w:val="bullet"/>
      <w:lvlText w:val="•"/>
      <w:lvlJc w:val="left"/>
      <w:pPr>
        <w:ind w:left="2940" w:hanging="480"/>
      </w:pPr>
      <w:rPr>
        <w:rFonts w:hint="default"/>
      </w:rPr>
    </w:lvl>
    <w:lvl w:ilvl="4" w:tplc="01C2CE04">
      <w:start w:val="1"/>
      <w:numFmt w:val="bullet"/>
      <w:lvlText w:val="•"/>
      <w:lvlJc w:val="left"/>
      <w:pPr>
        <w:ind w:left="3880" w:hanging="480"/>
      </w:pPr>
      <w:rPr>
        <w:rFonts w:hint="default"/>
      </w:rPr>
    </w:lvl>
    <w:lvl w:ilvl="5" w:tplc="12B88538">
      <w:start w:val="1"/>
      <w:numFmt w:val="bullet"/>
      <w:lvlText w:val="•"/>
      <w:lvlJc w:val="left"/>
      <w:pPr>
        <w:ind w:left="4820" w:hanging="480"/>
      </w:pPr>
      <w:rPr>
        <w:rFonts w:hint="default"/>
      </w:rPr>
    </w:lvl>
    <w:lvl w:ilvl="6" w:tplc="3D76502C">
      <w:start w:val="1"/>
      <w:numFmt w:val="bullet"/>
      <w:lvlText w:val="•"/>
      <w:lvlJc w:val="left"/>
      <w:pPr>
        <w:ind w:left="5760" w:hanging="480"/>
      </w:pPr>
      <w:rPr>
        <w:rFonts w:hint="default"/>
      </w:rPr>
    </w:lvl>
    <w:lvl w:ilvl="7" w:tplc="0E04EB54">
      <w:start w:val="1"/>
      <w:numFmt w:val="bullet"/>
      <w:lvlText w:val="•"/>
      <w:lvlJc w:val="left"/>
      <w:pPr>
        <w:ind w:left="6700" w:hanging="480"/>
      </w:pPr>
      <w:rPr>
        <w:rFonts w:hint="default"/>
      </w:rPr>
    </w:lvl>
    <w:lvl w:ilvl="8" w:tplc="8BA26102">
      <w:start w:val="1"/>
      <w:numFmt w:val="bullet"/>
      <w:lvlText w:val="•"/>
      <w:lvlJc w:val="left"/>
      <w:pPr>
        <w:ind w:left="7640" w:hanging="480"/>
      </w:pPr>
      <w:rPr>
        <w:rFonts w:hint="default"/>
      </w:rPr>
    </w:lvl>
  </w:abstractNum>
  <w:abstractNum w:abstractNumId="55" w15:restartNumberingAfterBreak="0">
    <w:nsid w:val="43D208B4"/>
    <w:multiLevelType w:val="hybridMultilevel"/>
    <w:tmpl w:val="07989B22"/>
    <w:lvl w:ilvl="0" w:tplc="04090003">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77221AC"/>
    <w:multiLevelType w:val="hybridMultilevel"/>
    <w:tmpl w:val="D5326A6A"/>
    <w:lvl w:ilvl="0" w:tplc="DC0A1032">
      <w:start w:val="1"/>
      <w:numFmt w:val="bullet"/>
      <w:lvlText w:val="•"/>
      <w:lvlJc w:val="left"/>
      <w:pPr>
        <w:tabs>
          <w:tab w:val="num" w:pos="720"/>
        </w:tabs>
        <w:ind w:left="720" w:hanging="360"/>
      </w:pPr>
      <w:rPr>
        <w:rFonts w:ascii="Arial" w:hAnsi="Arial"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4777693F"/>
    <w:multiLevelType w:val="hybridMultilevel"/>
    <w:tmpl w:val="D04697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imes New Roman" w:hAnsi="Arial"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9B31D68"/>
    <w:multiLevelType w:val="hybridMultilevel"/>
    <w:tmpl w:val="959E5806"/>
    <w:lvl w:ilvl="0" w:tplc="D4929598">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49EB0305"/>
    <w:multiLevelType w:val="hybridMultilevel"/>
    <w:tmpl w:val="0A68710E"/>
    <w:lvl w:ilvl="0" w:tplc="9DCC1E86">
      <w:start w:val="1"/>
      <w:numFmt w:val="lowerLetter"/>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A597E1D"/>
    <w:multiLevelType w:val="multilevel"/>
    <w:tmpl w:val="5A26C9F4"/>
    <w:lvl w:ilvl="0">
      <w:start w:val="1"/>
      <w:numFmt w:val="decimal"/>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4B9A0F22"/>
    <w:multiLevelType w:val="hybridMultilevel"/>
    <w:tmpl w:val="6C962698"/>
    <w:lvl w:ilvl="0" w:tplc="9438B6F6">
      <w:start w:val="10"/>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BC15F69"/>
    <w:multiLevelType w:val="hybridMultilevel"/>
    <w:tmpl w:val="9F923D04"/>
    <w:lvl w:ilvl="0" w:tplc="236415BC">
      <w:start w:val="1"/>
      <w:numFmt w:val="decimal"/>
      <w:lvlText w:val="%1."/>
      <w:lvlJc w:val="left"/>
      <w:pPr>
        <w:ind w:left="720" w:hanging="360"/>
      </w:pPr>
      <w:rPr>
        <w:rFonts w:asciiTheme="majorHAnsi" w:hAnsiTheme="majorHAnsi" w:cstheme="majorHAnsi" w:hint="default"/>
        <w:b w:val="0"/>
        <w:i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16C6F04"/>
    <w:multiLevelType w:val="hybridMultilevel"/>
    <w:tmpl w:val="B92AEFEA"/>
    <w:lvl w:ilvl="0" w:tplc="A55059C8">
      <w:start w:val="1"/>
      <w:numFmt w:val="decimal"/>
      <w:lvlText w:val="%1."/>
      <w:lvlJc w:val="left"/>
      <w:pPr>
        <w:ind w:left="100" w:hanging="480"/>
      </w:pPr>
      <w:rPr>
        <w:rFonts w:ascii="Times New Roman" w:eastAsia="Times New Roman" w:hAnsi="Times New Roman" w:hint="default"/>
        <w:spacing w:val="1"/>
        <w:sz w:val="22"/>
        <w:szCs w:val="22"/>
      </w:rPr>
    </w:lvl>
    <w:lvl w:ilvl="1" w:tplc="A054236A">
      <w:start w:val="1"/>
      <w:numFmt w:val="lowerLetter"/>
      <w:lvlText w:val="(%2)"/>
      <w:lvlJc w:val="left"/>
      <w:pPr>
        <w:ind w:left="100" w:hanging="600"/>
      </w:pPr>
      <w:rPr>
        <w:rFonts w:ascii="Times New Roman" w:eastAsia="Times New Roman" w:hAnsi="Times New Roman" w:hint="default"/>
        <w:spacing w:val="-1"/>
        <w:sz w:val="22"/>
        <w:szCs w:val="22"/>
      </w:rPr>
    </w:lvl>
    <w:lvl w:ilvl="2" w:tplc="E5E043B8">
      <w:start w:val="1"/>
      <w:numFmt w:val="bullet"/>
      <w:lvlText w:val="•"/>
      <w:lvlJc w:val="left"/>
      <w:pPr>
        <w:ind w:left="1980" w:hanging="600"/>
      </w:pPr>
      <w:rPr>
        <w:rFonts w:hint="default"/>
      </w:rPr>
    </w:lvl>
    <w:lvl w:ilvl="3" w:tplc="43207FEA">
      <w:start w:val="1"/>
      <w:numFmt w:val="bullet"/>
      <w:lvlText w:val="•"/>
      <w:lvlJc w:val="left"/>
      <w:pPr>
        <w:ind w:left="2920" w:hanging="600"/>
      </w:pPr>
      <w:rPr>
        <w:rFonts w:hint="default"/>
      </w:rPr>
    </w:lvl>
    <w:lvl w:ilvl="4" w:tplc="A9583C0E">
      <w:start w:val="1"/>
      <w:numFmt w:val="bullet"/>
      <w:lvlText w:val="•"/>
      <w:lvlJc w:val="left"/>
      <w:pPr>
        <w:ind w:left="3860" w:hanging="600"/>
      </w:pPr>
      <w:rPr>
        <w:rFonts w:hint="default"/>
      </w:rPr>
    </w:lvl>
    <w:lvl w:ilvl="5" w:tplc="5D8E656A">
      <w:start w:val="1"/>
      <w:numFmt w:val="bullet"/>
      <w:lvlText w:val="•"/>
      <w:lvlJc w:val="left"/>
      <w:pPr>
        <w:ind w:left="4800" w:hanging="600"/>
      </w:pPr>
      <w:rPr>
        <w:rFonts w:hint="default"/>
      </w:rPr>
    </w:lvl>
    <w:lvl w:ilvl="6" w:tplc="308487A0">
      <w:start w:val="1"/>
      <w:numFmt w:val="bullet"/>
      <w:lvlText w:val="•"/>
      <w:lvlJc w:val="left"/>
      <w:pPr>
        <w:ind w:left="5740" w:hanging="600"/>
      </w:pPr>
      <w:rPr>
        <w:rFonts w:hint="default"/>
      </w:rPr>
    </w:lvl>
    <w:lvl w:ilvl="7" w:tplc="7304FA4A">
      <w:start w:val="1"/>
      <w:numFmt w:val="bullet"/>
      <w:lvlText w:val="•"/>
      <w:lvlJc w:val="left"/>
      <w:pPr>
        <w:ind w:left="6680" w:hanging="600"/>
      </w:pPr>
      <w:rPr>
        <w:rFonts w:hint="default"/>
      </w:rPr>
    </w:lvl>
    <w:lvl w:ilvl="8" w:tplc="81B0CFF4">
      <w:start w:val="1"/>
      <w:numFmt w:val="bullet"/>
      <w:lvlText w:val="•"/>
      <w:lvlJc w:val="left"/>
      <w:pPr>
        <w:ind w:left="7620" w:hanging="600"/>
      </w:pPr>
      <w:rPr>
        <w:rFonts w:hint="default"/>
      </w:rPr>
    </w:lvl>
  </w:abstractNum>
  <w:abstractNum w:abstractNumId="70" w15:restartNumberingAfterBreak="0">
    <w:nsid w:val="535D609D"/>
    <w:multiLevelType w:val="hybridMultilevel"/>
    <w:tmpl w:val="9D80AA82"/>
    <w:lvl w:ilvl="0" w:tplc="2A7A018A">
      <w:start w:val="5"/>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542E42F6"/>
    <w:multiLevelType w:val="hybridMultilevel"/>
    <w:tmpl w:val="881288DC"/>
    <w:lvl w:ilvl="0" w:tplc="04090019">
      <w:start w:val="1"/>
      <w:numFmt w:val="lowerLetter"/>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6177B9E"/>
    <w:multiLevelType w:val="hybridMultilevel"/>
    <w:tmpl w:val="5B0C639A"/>
    <w:lvl w:ilvl="0" w:tplc="F0DCC0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6B229A9"/>
    <w:multiLevelType w:val="hybridMultilevel"/>
    <w:tmpl w:val="0400C980"/>
    <w:lvl w:ilvl="0" w:tplc="50566802">
      <w:start w:val="6"/>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8C367FC"/>
    <w:multiLevelType w:val="hybridMultilevel"/>
    <w:tmpl w:val="EEBE80CE"/>
    <w:lvl w:ilvl="0" w:tplc="04090003">
      <w:start w:val="1"/>
      <w:numFmt w:val="bullet"/>
      <w:lvlText w:val="-"/>
      <w:lvlJc w:val="left"/>
      <w:pPr>
        <w:ind w:left="1490" w:hanging="360"/>
      </w:pPr>
      <w:rPr>
        <w:rFonts w:ascii="Times New Roman" w:hAnsi="Times New Roman" w:cs="Times New Roman"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75" w15:restartNumberingAfterBreak="0">
    <w:nsid w:val="59A43884"/>
    <w:multiLevelType w:val="hybridMultilevel"/>
    <w:tmpl w:val="A00EA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9C24247"/>
    <w:multiLevelType w:val="hybridMultilevel"/>
    <w:tmpl w:val="BC4C4098"/>
    <w:lvl w:ilvl="0" w:tplc="0409000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5B064818"/>
    <w:multiLevelType w:val="hybridMultilevel"/>
    <w:tmpl w:val="F24833B4"/>
    <w:lvl w:ilvl="0" w:tplc="0409000F">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5BEA7091"/>
    <w:multiLevelType w:val="hybridMultilevel"/>
    <w:tmpl w:val="9DE26724"/>
    <w:lvl w:ilvl="0" w:tplc="FFFFFFFF">
      <w:start w:val="1"/>
      <w:numFmt w:val="decimal"/>
      <w:lvlText w:val="%1."/>
      <w:lvlJc w:val="left"/>
      <w:pPr>
        <w:tabs>
          <w:tab w:val="num" w:pos="1080"/>
        </w:tabs>
        <w:ind w:left="1080" w:hanging="360"/>
      </w:pPr>
    </w:lvl>
    <w:lvl w:ilvl="1" w:tplc="FFFFFFFF">
      <w:start w:val="1"/>
      <w:numFmt w:val="bullet"/>
      <w:lvlText w:val="o"/>
      <w:lvlJc w:val="left"/>
      <w:pPr>
        <w:tabs>
          <w:tab w:val="num" w:pos="1800"/>
        </w:tabs>
        <w:ind w:left="1800" w:hanging="360"/>
      </w:pPr>
      <w:rPr>
        <w:rFonts w:ascii="Courier New" w:hAnsi="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79" w15:restartNumberingAfterBreak="0">
    <w:nsid w:val="5C031D00"/>
    <w:multiLevelType w:val="hybridMultilevel"/>
    <w:tmpl w:val="9CFCF5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15:restartNumberingAfterBreak="0">
    <w:nsid w:val="5C12769D"/>
    <w:multiLevelType w:val="hybridMultilevel"/>
    <w:tmpl w:val="7272225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0B41733"/>
    <w:multiLevelType w:val="hybridMultilevel"/>
    <w:tmpl w:val="931C4274"/>
    <w:lvl w:ilvl="0" w:tplc="04090015">
      <w:start w:val="1"/>
      <w:numFmt w:val="upperLetter"/>
      <w:lvlText w:val="%1."/>
      <w:lvlJc w:val="left"/>
      <w:pPr>
        <w:ind w:left="720" w:hanging="360"/>
      </w:pPr>
      <w:rPr>
        <w:rFonts w:hint="default"/>
      </w:rPr>
    </w:lvl>
    <w:lvl w:ilvl="1" w:tplc="5818E586">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15:restartNumberingAfterBreak="0">
    <w:nsid w:val="614909EA"/>
    <w:multiLevelType w:val="hybridMultilevel"/>
    <w:tmpl w:val="CCBCCFA2"/>
    <w:lvl w:ilvl="0" w:tplc="81FC061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3002FDC"/>
    <w:multiLevelType w:val="hybridMultilevel"/>
    <w:tmpl w:val="F558C5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63A86492"/>
    <w:multiLevelType w:val="hybridMultilevel"/>
    <w:tmpl w:val="FACE7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48C2953"/>
    <w:multiLevelType w:val="hybridMultilevel"/>
    <w:tmpl w:val="14161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4AE4697"/>
    <w:multiLevelType w:val="hybridMultilevel"/>
    <w:tmpl w:val="CA1884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65C5167B"/>
    <w:multiLevelType w:val="hybridMultilevel"/>
    <w:tmpl w:val="D3A01874"/>
    <w:lvl w:ilvl="0" w:tplc="0409000F">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66632FEE"/>
    <w:multiLevelType w:val="hybridMultilevel"/>
    <w:tmpl w:val="24FE6C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667B5746"/>
    <w:multiLevelType w:val="hybridMultilevel"/>
    <w:tmpl w:val="3004852E"/>
    <w:lvl w:ilvl="0" w:tplc="04210003">
      <w:start w:val="1"/>
      <w:numFmt w:val="bullet"/>
      <w:lvlText w:val="o"/>
      <w:lvlJc w:val="left"/>
      <w:pPr>
        <w:ind w:left="1075" w:hanging="360"/>
      </w:pPr>
      <w:rPr>
        <w:rFonts w:ascii="Courier New" w:hAnsi="Courier New" w:cs="Courier New" w:hint="default"/>
      </w:rPr>
    </w:lvl>
    <w:lvl w:ilvl="1" w:tplc="FCF62D0C">
      <w:start w:val="1"/>
      <w:numFmt w:val="lowerLetter"/>
      <w:lvlText w:val="%2)"/>
      <w:lvlJc w:val="left"/>
      <w:pPr>
        <w:ind w:left="1795" w:hanging="360"/>
      </w:pPr>
      <w:rPr>
        <w:rFonts w:hint="default"/>
      </w:rPr>
    </w:lvl>
    <w:lvl w:ilvl="2" w:tplc="CB96F6D8">
      <w:start w:val="1"/>
      <w:numFmt w:val="lowerRoman"/>
      <w:lvlText w:val="(%3)"/>
      <w:lvlJc w:val="left"/>
      <w:pPr>
        <w:ind w:left="3145" w:hanging="810"/>
      </w:pPr>
      <w:rPr>
        <w:rFonts w:ascii="Calibri" w:hAnsi="Calibri" w:cs="Calibri" w:hint="default"/>
        <w:color w:val="1F497D"/>
        <w:sz w:val="22"/>
      </w:rPr>
    </w:lvl>
    <w:lvl w:ilvl="3" w:tplc="0421000F" w:tentative="1">
      <w:start w:val="1"/>
      <w:numFmt w:val="decimal"/>
      <w:lvlText w:val="%4."/>
      <w:lvlJc w:val="left"/>
      <w:pPr>
        <w:ind w:left="3235" w:hanging="360"/>
      </w:pPr>
    </w:lvl>
    <w:lvl w:ilvl="4" w:tplc="04210019" w:tentative="1">
      <w:start w:val="1"/>
      <w:numFmt w:val="lowerLetter"/>
      <w:lvlText w:val="%5."/>
      <w:lvlJc w:val="left"/>
      <w:pPr>
        <w:ind w:left="3955" w:hanging="360"/>
      </w:pPr>
    </w:lvl>
    <w:lvl w:ilvl="5" w:tplc="0421001B" w:tentative="1">
      <w:start w:val="1"/>
      <w:numFmt w:val="lowerRoman"/>
      <w:lvlText w:val="%6."/>
      <w:lvlJc w:val="right"/>
      <w:pPr>
        <w:ind w:left="4675" w:hanging="180"/>
      </w:pPr>
    </w:lvl>
    <w:lvl w:ilvl="6" w:tplc="0421000F" w:tentative="1">
      <w:start w:val="1"/>
      <w:numFmt w:val="decimal"/>
      <w:lvlText w:val="%7."/>
      <w:lvlJc w:val="left"/>
      <w:pPr>
        <w:ind w:left="5395" w:hanging="360"/>
      </w:pPr>
    </w:lvl>
    <w:lvl w:ilvl="7" w:tplc="04210019" w:tentative="1">
      <w:start w:val="1"/>
      <w:numFmt w:val="lowerLetter"/>
      <w:lvlText w:val="%8."/>
      <w:lvlJc w:val="left"/>
      <w:pPr>
        <w:ind w:left="6115" w:hanging="360"/>
      </w:pPr>
    </w:lvl>
    <w:lvl w:ilvl="8" w:tplc="0421001B" w:tentative="1">
      <w:start w:val="1"/>
      <w:numFmt w:val="lowerRoman"/>
      <w:lvlText w:val="%9."/>
      <w:lvlJc w:val="right"/>
      <w:pPr>
        <w:ind w:left="6835" w:hanging="180"/>
      </w:pPr>
    </w:lvl>
  </w:abstractNum>
  <w:abstractNum w:abstractNumId="92" w15:restartNumberingAfterBreak="0">
    <w:nsid w:val="66DA7859"/>
    <w:multiLevelType w:val="hybridMultilevel"/>
    <w:tmpl w:val="73B688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72A03A8"/>
    <w:multiLevelType w:val="hybridMultilevel"/>
    <w:tmpl w:val="C680D4C0"/>
    <w:lvl w:ilvl="0" w:tplc="7CC65358">
      <w:start w:val="2"/>
      <w:numFmt w:val="decimal"/>
      <w:lvlText w:val="%1."/>
      <w:lvlJc w:val="left"/>
      <w:pPr>
        <w:ind w:left="720" w:hanging="360"/>
      </w:pPr>
      <w:rPr>
        <w:rFonts w:asciiTheme="majorHAnsi" w:hAnsiTheme="majorHAnsi" w:cstheme="majorHAnsi"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C0D75B2"/>
    <w:multiLevelType w:val="hybridMultilevel"/>
    <w:tmpl w:val="22546E7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FD0662C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F444D90"/>
    <w:multiLevelType w:val="hybridMultilevel"/>
    <w:tmpl w:val="6388F558"/>
    <w:lvl w:ilvl="0" w:tplc="C2EA35BE">
      <w:start w:val="1"/>
      <w:numFmt w:val="upp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FC53786"/>
    <w:multiLevelType w:val="hybridMultilevel"/>
    <w:tmpl w:val="BA2EE7D8"/>
    <w:lvl w:ilvl="0" w:tplc="0409000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00717C3"/>
    <w:multiLevelType w:val="hybridMultilevel"/>
    <w:tmpl w:val="7230115E"/>
    <w:lvl w:ilvl="0" w:tplc="F8C406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03148C5"/>
    <w:multiLevelType w:val="multilevel"/>
    <w:tmpl w:val="0BE814BA"/>
    <w:lvl w:ilvl="0">
      <w:start w:val="1"/>
      <w:numFmt w:val="decimal"/>
      <w:lvlText w:val="%1."/>
      <w:lvlJc w:val="left"/>
      <w:pPr>
        <w:ind w:left="1080" w:hanging="360"/>
      </w:pPr>
      <w:rPr>
        <w:rFonts w:cs="Times New Roman"/>
        <w:b/>
      </w:rPr>
    </w:lvl>
    <w:lvl w:ilvl="1">
      <w:start w:val="3"/>
      <w:numFmt w:val="decimal"/>
      <w:isLgl/>
      <w:lvlText w:val="%1.%2"/>
      <w:lvlJc w:val="left"/>
      <w:pPr>
        <w:ind w:left="1512" w:hanging="360"/>
      </w:pPr>
      <w:rPr>
        <w:rFonts w:cs="Times New Roman" w:hint="default"/>
      </w:rPr>
    </w:lvl>
    <w:lvl w:ilvl="2">
      <w:start w:val="1"/>
      <w:numFmt w:val="decimal"/>
      <w:isLgl/>
      <w:lvlText w:val="%1.%2.%3"/>
      <w:lvlJc w:val="left"/>
      <w:pPr>
        <w:ind w:left="2304" w:hanging="720"/>
      </w:pPr>
      <w:rPr>
        <w:rFonts w:cs="Times New Roman" w:hint="default"/>
      </w:rPr>
    </w:lvl>
    <w:lvl w:ilvl="3">
      <w:start w:val="1"/>
      <w:numFmt w:val="decimal"/>
      <w:isLgl/>
      <w:lvlText w:val="%1.%2.%3.%4"/>
      <w:lvlJc w:val="left"/>
      <w:pPr>
        <w:ind w:left="2736" w:hanging="720"/>
      </w:pPr>
      <w:rPr>
        <w:rFonts w:cs="Times New Roman" w:hint="default"/>
      </w:rPr>
    </w:lvl>
    <w:lvl w:ilvl="4">
      <w:start w:val="1"/>
      <w:numFmt w:val="decimal"/>
      <w:isLgl/>
      <w:lvlText w:val="%1.%2.%3.%4.%5"/>
      <w:lvlJc w:val="left"/>
      <w:pPr>
        <w:ind w:left="3528" w:hanging="1080"/>
      </w:pPr>
      <w:rPr>
        <w:rFonts w:cs="Times New Roman" w:hint="default"/>
      </w:rPr>
    </w:lvl>
    <w:lvl w:ilvl="5">
      <w:start w:val="1"/>
      <w:numFmt w:val="decimal"/>
      <w:isLgl/>
      <w:lvlText w:val="%1.%2.%3.%4.%5.%6"/>
      <w:lvlJc w:val="left"/>
      <w:pPr>
        <w:ind w:left="3960" w:hanging="1080"/>
      </w:pPr>
      <w:rPr>
        <w:rFonts w:cs="Times New Roman" w:hint="default"/>
      </w:rPr>
    </w:lvl>
    <w:lvl w:ilvl="6">
      <w:start w:val="1"/>
      <w:numFmt w:val="decimal"/>
      <w:isLgl/>
      <w:lvlText w:val="%1.%2.%3.%4.%5.%6.%7"/>
      <w:lvlJc w:val="left"/>
      <w:pPr>
        <w:ind w:left="4752" w:hanging="1440"/>
      </w:pPr>
      <w:rPr>
        <w:rFonts w:cs="Times New Roman" w:hint="default"/>
      </w:rPr>
    </w:lvl>
    <w:lvl w:ilvl="7">
      <w:start w:val="1"/>
      <w:numFmt w:val="decimal"/>
      <w:isLgl/>
      <w:lvlText w:val="%1.%2.%3.%4.%5.%6.%7.%8"/>
      <w:lvlJc w:val="left"/>
      <w:pPr>
        <w:ind w:left="5184" w:hanging="1440"/>
      </w:pPr>
      <w:rPr>
        <w:rFonts w:cs="Times New Roman" w:hint="default"/>
      </w:rPr>
    </w:lvl>
    <w:lvl w:ilvl="8">
      <w:start w:val="1"/>
      <w:numFmt w:val="decimal"/>
      <w:isLgl/>
      <w:lvlText w:val="%1.%2.%3.%4.%5.%6.%7.%8.%9"/>
      <w:lvlJc w:val="left"/>
      <w:pPr>
        <w:ind w:left="5976" w:hanging="1800"/>
      </w:pPr>
      <w:rPr>
        <w:rFonts w:cs="Times New Roman" w:hint="default"/>
      </w:rPr>
    </w:lvl>
  </w:abstractNum>
  <w:abstractNum w:abstractNumId="99" w15:restartNumberingAfterBreak="0">
    <w:nsid w:val="705E104D"/>
    <w:multiLevelType w:val="hybridMultilevel"/>
    <w:tmpl w:val="065C57DA"/>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 w15:restartNumberingAfterBreak="0">
    <w:nsid w:val="75841AFE"/>
    <w:multiLevelType w:val="hybridMultilevel"/>
    <w:tmpl w:val="39F86794"/>
    <w:lvl w:ilvl="0" w:tplc="04090001">
      <w:start w:val="1"/>
      <w:numFmt w:val="bullet"/>
      <w:lvlText w:val=""/>
      <w:lvlJc w:val="left"/>
      <w:pPr>
        <w:ind w:left="720" w:hanging="360"/>
      </w:pPr>
      <w:rPr>
        <w:rFonts w:ascii="Symbol" w:hAnsi="Symbol" w:hint="default"/>
        <w:b/>
      </w:rPr>
    </w:lvl>
    <w:lvl w:ilvl="1" w:tplc="2D62778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7CC172B"/>
    <w:multiLevelType w:val="hybridMultilevel"/>
    <w:tmpl w:val="7ABC10EA"/>
    <w:lvl w:ilvl="0" w:tplc="F8D6BBDA">
      <w:start w:val="2"/>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9A91680"/>
    <w:multiLevelType w:val="hybridMultilevel"/>
    <w:tmpl w:val="E8A81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AA02113"/>
    <w:multiLevelType w:val="hybridMultilevel"/>
    <w:tmpl w:val="5554EB9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4" w15:restartNumberingAfterBreak="0">
    <w:nsid w:val="7B135833"/>
    <w:multiLevelType w:val="hybridMultilevel"/>
    <w:tmpl w:val="B322A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B5C4036"/>
    <w:multiLevelType w:val="hybridMultilevel"/>
    <w:tmpl w:val="12DA7F9E"/>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6" w15:restartNumberingAfterBreak="0">
    <w:nsid w:val="7BC03745"/>
    <w:multiLevelType w:val="hybridMultilevel"/>
    <w:tmpl w:val="1AD0ECDA"/>
    <w:lvl w:ilvl="0" w:tplc="0409000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8"/>
  </w:num>
  <w:num w:numId="2">
    <w:abstractNumId w:val="4"/>
  </w:num>
  <w:num w:numId="3">
    <w:abstractNumId w:val="88"/>
  </w:num>
  <w:num w:numId="4">
    <w:abstractNumId w:val="32"/>
  </w:num>
  <w:num w:numId="5">
    <w:abstractNumId w:val="13"/>
  </w:num>
  <w:num w:numId="6">
    <w:abstractNumId w:val="22"/>
  </w:num>
  <w:num w:numId="7">
    <w:abstractNumId w:val="48"/>
  </w:num>
  <w:num w:numId="8">
    <w:abstractNumId w:val="101"/>
  </w:num>
  <w:num w:numId="9">
    <w:abstractNumId w:val="70"/>
  </w:num>
  <w:num w:numId="10">
    <w:abstractNumId w:val="44"/>
  </w:num>
  <w:num w:numId="11">
    <w:abstractNumId w:val="105"/>
  </w:num>
  <w:num w:numId="12">
    <w:abstractNumId w:val="71"/>
  </w:num>
  <w:num w:numId="13">
    <w:abstractNumId w:val="55"/>
  </w:num>
  <w:num w:numId="14">
    <w:abstractNumId w:val="52"/>
  </w:num>
  <w:num w:numId="15">
    <w:abstractNumId w:val="74"/>
  </w:num>
  <w:num w:numId="16">
    <w:abstractNumId w:val="96"/>
  </w:num>
  <w:num w:numId="17">
    <w:abstractNumId w:val="89"/>
  </w:num>
  <w:num w:numId="18">
    <w:abstractNumId w:val="31"/>
  </w:num>
  <w:num w:numId="19">
    <w:abstractNumId w:val="23"/>
  </w:num>
  <w:num w:numId="20">
    <w:abstractNumId w:val="0"/>
  </w:num>
  <w:num w:numId="21">
    <w:abstractNumId w:val="103"/>
  </w:num>
  <w:num w:numId="22">
    <w:abstractNumId w:val="30"/>
  </w:num>
  <w:num w:numId="23">
    <w:abstractNumId w:val="91"/>
  </w:num>
  <w:num w:numId="24">
    <w:abstractNumId w:val="49"/>
  </w:num>
  <w:num w:numId="25">
    <w:abstractNumId w:val="3"/>
  </w:num>
  <w:num w:numId="26">
    <w:abstractNumId w:val="86"/>
  </w:num>
  <w:num w:numId="27">
    <w:abstractNumId w:val="77"/>
  </w:num>
  <w:num w:numId="28">
    <w:abstractNumId w:val="95"/>
  </w:num>
  <w:num w:numId="29">
    <w:abstractNumId w:val="76"/>
  </w:num>
  <w:num w:numId="30">
    <w:abstractNumId w:val="28"/>
  </w:num>
  <w:num w:numId="31">
    <w:abstractNumId w:val="38"/>
  </w:num>
  <w:num w:numId="32">
    <w:abstractNumId w:val="106"/>
  </w:num>
  <w:num w:numId="33">
    <w:abstractNumId w:val="25"/>
  </w:num>
  <w:num w:numId="34">
    <w:abstractNumId w:val="46"/>
  </w:num>
  <w:num w:numId="35">
    <w:abstractNumId w:val="104"/>
  </w:num>
  <w:num w:numId="36">
    <w:abstractNumId w:val="80"/>
  </w:num>
  <w:num w:numId="37">
    <w:abstractNumId w:val="94"/>
  </w:num>
  <w:num w:numId="38">
    <w:abstractNumId w:val="81"/>
  </w:num>
  <w:num w:numId="39">
    <w:abstractNumId w:val="10"/>
  </w:num>
  <w:num w:numId="40">
    <w:abstractNumId w:val="60"/>
  </w:num>
  <w:num w:numId="41">
    <w:abstractNumId w:val="78"/>
  </w:num>
  <w:num w:numId="42">
    <w:abstractNumId w:val="98"/>
  </w:num>
  <w:num w:numId="43">
    <w:abstractNumId w:val="51"/>
  </w:num>
  <w:num w:numId="44">
    <w:abstractNumId w:val="40"/>
  </w:num>
  <w:num w:numId="45">
    <w:abstractNumId w:val="85"/>
  </w:num>
  <w:num w:numId="46">
    <w:abstractNumId w:val="58"/>
  </w:num>
  <w:num w:numId="47">
    <w:abstractNumId w:val="50"/>
  </w:num>
  <w:num w:numId="48">
    <w:abstractNumId w:val="5"/>
  </w:num>
  <w:num w:numId="49">
    <w:abstractNumId w:val="47"/>
  </w:num>
  <w:num w:numId="50">
    <w:abstractNumId w:val="59"/>
  </w:num>
  <w:num w:numId="51">
    <w:abstractNumId w:val="6"/>
  </w:num>
  <w:num w:numId="52">
    <w:abstractNumId w:val="41"/>
  </w:num>
  <w:num w:numId="53">
    <w:abstractNumId w:val="12"/>
  </w:num>
  <w:num w:numId="54">
    <w:abstractNumId w:val="57"/>
  </w:num>
  <w:num w:numId="55">
    <w:abstractNumId w:val="82"/>
  </w:num>
  <w:num w:numId="56">
    <w:abstractNumId w:val="15"/>
  </w:num>
  <w:num w:numId="57">
    <w:abstractNumId w:val="34"/>
  </w:num>
  <w:num w:numId="58">
    <w:abstractNumId w:val="24"/>
  </w:num>
  <w:num w:numId="59">
    <w:abstractNumId w:val="36"/>
  </w:num>
  <w:num w:numId="60">
    <w:abstractNumId w:val="26"/>
  </w:num>
  <w:num w:numId="61">
    <w:abstractNumId w:val="1"/>
  </w:num>
  <w:num w:numId="62">
    <w:abstractNumId w:val="21"/>
  </w:num>
  <w:num w:numId="63">
    <w:abstractNumId w:val="8"/>
  </w:num>
  <w:num w:numId="64">
    <w:abstractNumId w:val="56"/>
  </w:num>
  <w:num w:numId="65">
    <w:abstractNumId w:val="39"/>
  </w:num>
  <w:num w:numId="66">
    <w:abstractNumId w:val="42"/>
  </w:num>
  <w:num w:numId="67">
    <w:abstractNumId w:val="90"/>
  </w:num>
  <w:num w:numId="68">
    <w:abstractNumId w:val="99"/>
  </w:num>
  <w:num w:numId="69">
    <w:abstractNumId w:val="102"/>
  </w:num>
  <w:num w:numId="70">
    <w:abstractNumId w:val="83"/>
  </w:num>
  <w:num w:numId="71">
    <w:abstractNumId w:val="100"/>
  </w:num>
  <w:num w:numId="72">
    <w:abstractNumId w:val="7"/>
  </w:num>
  <w:num w:numId="73">
    <w:abstractNumId w:val="29"/>
  </w:num>
  <w:num w:numId="74">
    <w:abstractNumId w:val="75"/>
  </w:num>
  <w:num w:numId="75">
    <w:abstractNumId w:val="63"/>
  </w:num>
  <w:num w:numId="76">
    <w:abstractNumId w:val="43"/>
  </w:num>
  <w:num w:numId="77">
    <w:abstractNumId w:val="9"/>
  </w:num>
  <w:num w:numId="78">
    <w:abstractNumId w:val="79"/>
  </w:num>
  <w:num w:numId="79">
    <w:abstractNumId w:val="62"/>
  </w:num>
  <w:num w:numId="80">
    <w:abstractNumId w:val="17"/>
  </w:num>
  <w:num w:numId="81">
    <w:abstractNumId w:val="35"/>
  </w:num>
  <w:num w:numId="82">
    <w:abstractNumId w:val="14"/>
  </w:num>
  <w:num w:numId="83">
    <w:abstractNumId w:val="54"/>
  </w:num>
  <w:num w:numId="84">
    <w:abstractNumId w:val="37"/>
  </w:num>
  <w:num w:numId="85">
    <w:abstractNumId w:val="20"/>
  </w:num>
  <w:num w:numId="86">
    <w:abstractNumId w:val="69"/>
  </w:num>
  <w:num w:numId="87">
    <w:abstractNumId w:val="33"/>
  </w:num>
  <w:num w:numId="88">
    <w:abstractNumId w:val="66"/>
  </w:num>
  <w:num w:numId="89">
    <w:abstractNumId w:val="92"/>
  </w:num>
  <w:num w:numId="90">
    <w:abstractNumId w:val="11"/>
  </w:num>
  <w:num w:numId="91">
    <w:abstractNumId w:val="53"/>
  </w:num>
  <w:num w:numId="92">
    <w:abstractNumId w:val="45"/>
  </w:num>
  <w:num w:numId="93">
    <w:abstractNumId w:val="72"/>
  </w:num>
  <w:num w:numId="94">
    <w:abstractNumId w:val="61"/>
  </w:num>
  <w:num w:numId="95">
    <w:abstractNumId w:val="27"/>
  </w:num>
  <w:num w:numId="96">
    <w:abstractNumId w:val="84"/>
  </w:num>
  <w:num w:numId="97">
    <w:abstractNumId w:val="68"/>
  </w:num>
  <w:num w:numId="98">
    <w:abstractNumId w:val="65"/>
  </w:num>
  <w:num w:numId="99">
    <w:abstractNumId w:val="2"/>
  </w:num>
  <w:num w:numId="100">
    <w:abstractNumId w:val="64"/>
  </w:num>
  <w:num w:numId="101">
    <w:abstractNumId w:val="87"/>
  </w:num>
  <w:num w:numId="102">
    <w:abstractNumId w:val="16"/>
  </w:num>
  <w:num w:numId="103">
    <w:abstractNumId w:val="67"/>
  </w:num>
  <w:num w:numId="104">
    <w:abstractNumId w:val="19"/>
  </w:num>
  <w:num w:numId="105">
    <w:abstractNumId w:val="73"/>
  </w:num>
  <w:num w:numId="106">
    <w:abstractNumId w:val="93"/>
  </w:num>
  <w:num w:numId="107">
    <w:abstractNumId w:val="97"/>
  </w:num>
  <w:numIdMacAtCleanup w:val="9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lou Beerepoot">
    <w15:presenceInfo w15:providerId="AD" w15:userId="S::milou.beerepoot@undp.org::fc3837a1-31b0-4235-bd64-3d3e2cf841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10"/>
  <w:displayHorizontalDrawingGridEvery w:val="2"/>
  <w:noPunctuationKerning/>
  <w:characterSpacingControl w:val="doNotCompress"/>
  <w:hdrShapeDefaults>
    <o:shapedefaults v:ext="edit" spidmax="2049"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FF7"/>
    <w:rsid w:val="00000B02"/>
    <w:rsid w:val="00000CA8"/>
    <w:rsid w:val="00001C0F"/>
    <w:rsid w:val="00001D86"/>
    <w:rsid w:val="0000278F"/>
    <w:rsid w:val="0000293C"/>
    <w:rsid w:val="00002A5F"/>
    <w:rsid w:val="00002CC1"/>
    <w:rsid w:val="00002CE3"/>
    <w:rsid w:val="00003C72"/>
    <w:rsid w:val="00004157"/>
    <w:rsid w:val="00005125"/>
    <w:rsid w:val="00005456"/>
    <w:rsid w:val="000057AA"/>
    <w:rsid w:val="00005845"/>
    <w:rsid w:val="0000586A"/>
    <w:rsid w:val="00005D48"/>
    <w:rsid w:val="00006048"/>
    <w:rsid w:val="00006735"/>
    <w:rsid w:val="0000683B"/>
    <w:rsid w:val="0000683C"/>
    <w:rsid w:val="00006F09"/>
    <w:rsid w:val="0000744A"/>
    <w:rsid w:val="000075A3"/>
    <w:rsid w:val="000077F2"/>
    <w:rsid w:val="00007E6B"/>
    <w:rsid w:val="000101B0"/>
    <w:rsid w:val="000107D3"/>
    <w:rsid w:val="0001093E"/>
    <w:rsid w:val="00010E0B"/>
    <w:rsid w:val="00010E68"/>
    <w:rsid w:val="0001134C"/>
    <w:rsid w:val="0001168F"/>
    <w:rsid w:val="00011FAE"/>
    <w:rsid w:val="000122EA"/>
    <w:rsid w:val="000125B2"/>
    <w:rsid w:val="000131D9"/>
    <w:rsid w:val="00013523"/>
    <w:rsid w:val="00013565"/>
    <w:rsid w:val="000136DF"/>
    <w:rsid w:val="00013ADE"/>
    <w:rsid w:val="00014839"/>
    <w:rsid w:val="00014E07"/>
    <w:rsid w:val="000153B6"/>
    <w:rsid w:val="00015653"/>
    <w:rsid w:val="00015860"/>
    <w:rsid w:val="00015B6A"/>
    <w:rsid w:val="00016649"/>
    <w:rsid w:val="00016F71"/>
    <w:rsid w:val="0001715F"/>
    <w:rsid w:val="000176F1"/>
    <w:rsid w:val="000177F6"/>
    <w:rsid w:val="00017BFE"/>
    <w:rsid w:val="00017D90"/>
    <w:rsid w:val="00017FDE"/>
    <w:rsid w:val="000204EF"/>
    <w:rsid w:val="000205AF"/>
    <w:rsid w:val="00020A19"/>
    <w:rsid w:val="00020AA0"/>
    <w:rsid w:val="00021004"/>
    <w:rsid w:val="00021238"/>
    <w:rsid w:val="000217F5"/>
    <w:rsid w:val="00021B90"/>
    <w:rsid w:val="00021FCD"/>
    <w:rsid w:val="00022401"/>
    <w:rsid w:val="0002252F"/>
    <w:rsid w:val="000225BF"/>
    <w:rsid w:val="00022DE9"/>
    <w:rsid w:val="000230A3"/>
    <w:rsid w:val="0002317A"/>
    <w:rsid w:val="00023435"/>
    <w:rsid w:val="000234A8"/>
    <w:rsid w:val="0002367F"/>
    <w:rsid w:val="00023A76"/>
    <w:rsid w:val="00023C29"/>
    <w:rsid w:val="00024495"/>
    <w:rsid w:val="0002489D"/>
    <w:rsid w:val="00024C80"/>
    <w:rsid w:val="00025012"/>
    <w:rsid w:val="0002530B"/>
    <w:rsid w:val="00025BCC"/>
    <w:rsid w:val="00025C9A"/>
    <w:rsid w:val="00025E57"/>
    <w:rsid w:val="000260FF"/>
    <w:rsid w:val="00026455"/>
    <w:rsid w:val="0002661F"/>
    <w:rsid w:val="000266D2"/>
    <w:rsid w:val="00026EDC"/>
    <w:rsid w:val="00030007"/>
    <w:rsid w:val="00030114"/>
    <w:rsid w:val="000307DB"/>
    <w:rsid w:val="0003122B"/>
    <w:rsid w:val="000318A4"/>
    <w:rsid w:val="00031E16"/>
    <w:rsid w:val="00031E84"/>
    <w:rsid w:val="0003214C"/>
    <w:rsid w:val="00032241"/>
    <w:rsid w:val="00032CC3"/>
    <w:rsid w:val="00032E37"/>
    <w:rsid w:val="00033860"/>
    <w:rsid w:val="00033869"/>
    <w:rsid w:val="00033F65"/>
    <w:rsid w:val="000341EA"/>
    <w:rsid w:val="00034508"/>
    <w:rsid w:val="000348DE"/>
    <w:rsid w:val="00034B29"/>
    <w:rsid w:val="00034E2D"/>
    <w:rsid w:val="0003544E"/>
    <w:rsid w:val="00035830"/>
    <w:rsid w:val="00035CC0"/>
    <w:rsid w:val="00035D96"/>
    <w:rsid w:val="0003646E"/>
    <w:rsid w:val="00036804"/>
    <w:rsid w:val="00036A5C"/>
    <w:rsid w:val="00036F60"/>
    <w:rsid w:val="0003763F"/>
    <w:rsid w:val="000377AB"/>
    <w:rsid w:val="0003782E"/>
    <w:rsid w:val="00037A3E"/>
    <w:rsid w:val="00037B07"/>
    <w:rsid w:val="00037E21"/>
    <w:rsid w:val="00037F6D"/>
    <w:rsid w:val="00040511"/>
    <w:rsid w:val="00040B34"/>
    <w:rsid w:val="00040C25"/>
    <w:rsid w:val="0004120A"/>
    <w:rsid w:val="00041750"/>
    <w:rsid w:val="00041B17"/>
    <w:rsid w:val="00041D8B"/>
    <w:rsid w:val="00041E0C"/>
    <w:rsid w:val="00041FE0"/>
    <w:rsid w:val="00042BB9"/>
    <w:rsid w:val="00043249"/>
    <w:rsid w:val="000432CF"/>
    <w:rsid w:val="0004344E"/>
    <w:rsid w:val="000437C5"/>
    <w:rsid w:val="00043A4B"/>
    <w:rsid w:val="00044177"/>
    <w:rsid w:val="0004450C"/>
    <w:rsid w:val="000445AD"/>
    <w:rsid w:val="00044654"/>
    <w:rsid w:val="00044655"/>
    <w:rsid w:val="00044B8D"/>
    <w:rsid w:val="00044BD9"/>
    <w:rsid w:val="00044FDD"/>
    <w:rsid w:val="000459A0"/>
    <w:rsid w:val="000464F1"/>
    <w:rsid w:val="00046804"/>
    <w:rsid w:val="00046B53"/>
    <w:rsid w:val="00046CF8"/>
    <w:rsid w:val="00046EA7"/>
    <w:rsid w:val="000477B7"/>
    <w:rsid w:val="00047F22"/>
    <w:rsid w:val="00050021"/>
    <w:rsid w:val="000509F3"/>
    <w:rsid w:val="00050D84"/>
    <w:rsid w:val="00050FF3"/>
    <w:rsid w:val="0005135E"/>
    <w:rsid w:val="0005159D"/>
    <w:rsid w:val="00051A25"/>
    <w:rsid w:val="0005227E"/>
    <w:rsid w:val="0005232E"/>
    <w:rsid w:val="00052EF5"/>
    <w:rsid w:val="00053220"/>
    <w:rsid w:val="00053494"/>
    <w:rsid w:val="0005351F"/>
    <w:rsid w:val="000538A4"/>
    <w:rsid w:val="000540EE"/>
    <w:rsid w:val="00054895"/>
    <w:rsid w:val="000548D9"/>
    <w:rsid w:val="000549A0"/>
    <w:rsid w:val="00054B0C"/>
    <w:rsid w:val="00054EB2"/>
    <w:rsid w:val="0005530F"/>
    <w:rsid w:val="00055372"/>
    <w:rsid w:val="000556B9"/>
    <w:rsid w:val="000556CB"/>
    <w:rsid w:val="0005571B"/>
    <w:rsid w:val="00055972"/>
    <w:rsid w:val="00055AC7"/>
    <w:rsid w:val="00055CE7"/>
    <w:rsid w:val="00055F28"/>
    <w:rsid w:val="00056113"/>
    <w:rsid w:val="000561E4"/>
    <w:rsid w:val="00056567"/>
    <w:rsid w:val="000565AB"/>
    <w:rsid w:val="00056B16"/>
    <w:rsid w:val="000575CF"/>
    <w:rsid w:val="00057DD9"/>
    <w:rsid w:val="00057E03"/>
    <w:rsid w:val="00057F1E"/>
    <w:rsid w:val="0006004C"/>
    <w:rsid w:val="0006010A"/>
    <w:rsid w:val="0006041E"/>
    <w:rsid w:val="00060D9A"/>
    <w:rsid w:val="00060E4F"/>
    <w:rsid w:val="00061536"/>
    <w:rsid w:val="00062063"/>
    <w:rsid w:val="00062792"/>
    <w:rsid w:val="00062E78"/>
    <w:rsid w:val="00063322"/>
    <w:rsid w:val="00063762"/>
    <w:rsid w:val="00063935"/>
    <w:rsid w:val="00063D70"/>
    <w:rsid w:val="00063DD1"/>
    <w:rsid w:val="00063E7C"/>
    <w:rsid w:val="00064A64"/>
    <w:rsid w:val="00064BBE"/>
    <w:rsid w:val="00065275"/>
    <w:rsid w:val="00065551"/>
    <w:rsid w:val="0006562F"/>
    <w:rsid w:val="00066A40"/>
    <w:rsid w:val="00066A76"/>
    <w:rsid w:val="00066C4E"/>
    <w:rsid w:val="0006741E"/>
    <w:rsid w:val="0006793B"/>
    <w:rsid w:val="00067C2A"/>
    <w:rsid w:val="00067EC9"/>
    <w:rsid w:val="00067FC8"/>
    <w:rsid w:val="00070127"/>
    <w:rsid w:val="000706A6"/>
    <w:rsid w:val="00070B1A"/>
    <w:rsid w:val="0007137A"/>
    <w:rsid w:val="000715AE"/>
    <w:rsid w:val="00071E65"/>
    <w:rsid w:val="00071F11"/>
    <w:rsid w:val="00071FD8"/>
    <w:rsid w:val="00072043"/>
    <w:rsid w:val="00072768"/>
    <w:rsid w:val="000729D2"/>
    <w:rsid w:val="00072CB3"/>
    <w:rsid w:val="00072DC0"/>
    <w:rsid w:val="000734D7"/>
    <w:rsid w:val="000734EF"/>
    <w:rsid w:val="00073BFE"/>
    <w:rsid w:val="00073CB2"/>
    <w:rsid w:val="0007404F"/>
    <w:rsid w:val="00074763"/>
    <w:rsid w:val="0007479A"/>
    <w:rsid w:val="000748FE"/>
    <w:rsid w:val="00074B7D"/>
    <w:rsid w:val="00074D27"/>
    <w:rsid w:val="00074DD8"/>
    <w:rsid w:val="00075056"/>
    <w:rsid w:val="00075100"/>
    <w:rsid w:val="00075324"/>
    <w:rsid w:val="00075D3E"/>
    <w:rsid w:val="000761BB"/>
    <w:rsid w:val="000761BF"/>
    <w:rsid w:val="00077232"/>
    <w:rsid w:val="00077367"/>
    <w:rsid w:val="00077742"/>
    <w:rsid w:val="0007793D"/>
    <w:rsid w:val="000779AE"/>
    <w:rsid w:val="00080160"/>
    <w:rsid w:val="00080B6D"/>
    <w:rsid w:val="00080BD1"/>
    <w:rsid w:val="00080C74"/>
    <w:rsid w:val="00080EAA"/>
    <w:rsid w:val="000816B1"/>
    <w:rsid w:val="000819AC"/>
    <w:rsid w:val="00081B5A"/>
    <w:rsid w:val="000824D6"/>
    <w:rsid w:val="0008263D"/>
    <w:rsid w:val="00082B33"/>
    <w:rsid w:val="00082B40"/>
    <w:rsid w:val="00082E59"/>
    <w:rsid w:val="0008309A"/>
    <w:rsid w:val="000831B2"/>
    <w:rsid w:val="000843F3"/>
    <w:rsid w:val="0008485F"/>
    <w:rsid w:val="00084E2B"/>
    <w:rsid w:val="00085230"/>
    <w:rsid w:val="00085C92"/>
    <w:rsid w:val="000867F9"/>
    <w:rsid w:val="00086859"/>
    <w:rsid w:val="00086D18"/>
    <w:rsid w:val="00086FA9"/>
    <w:rsid w:val="000873C5"/>
    <w:rsid w:val="000902CE"/>
    <w:rsid w:val="000902E4"/>
    <w:rsid w:val="000902FD"/>
    <w:rsid w:val="00090966"/>
    <w:rsid w:val="00090BF9"/>
    <w:rsid w:val="00090D3E"/>
    <w:rsid w:val="0009100C"/>
    <w:rsid w:val="00091020"/>
    <w:rsid w:val="0009107D"/>
    <w:rsid w:val="000923DC"/>
    <w:rsid w:val="0009323A"/>
    <w:rsid w:val="00093765"/>
    <w:rsid w:val="000938C2"/>
    <w:rsid w:val="00093C30"/>
    <w:rsid w:val="00093D18"/>
    <w:rsid w:val="000944FE"/>
    <w:rsid w:val="00094D3D"/>
    <w:rsid w:val="00094E53"/>
    <w:rsid w:val="00095885"/>
    <w:rsid w:val="00096087"/>
    <w:rsid w:val="000960C2"/>
    <w:rsid w:val="0009636A"/>
    <w:rsid w:val="00096807"/>
    <w:rsid w:val="00096812"/>
    <w:rsid w:val="00096C29"/>
    <w:rsid w:val="00096F08"/>
    <w:rsid w:val="00097017"/>
    <w:rsid w:val="000971A7"/>
    <w:rsid w:val="000973DA"/>
    <w:rsid w:val="000973F9"/>
    <w:rsid w:val="00097604"/>
    <w:rsid w:val="00097632"/>
    <w:rsid w:val="00097951"/>
    <w:rsid w:val="00097A1E"/>
    <w:rsid w:val="00097F0F"/>
    <w:rsid w:val="00097FC0"/>
    <w:rsid w:val="000A00A5"/>
    <w:rsid w:val="000A0128"/>
    <w:rsid w:val="000A024F"/>
    <w:rsid w:val="000A0289"/>
    <w:rsid w:val="000A076B"/>
    <w:rsid w:val="000A0830"/>
    <w:rsid w:val="000A0838"/>
    <w:rsid w:val="000A08E0"/>
    <w:rsid w:val="000A0B46"/>
    <w:rsid w:val="000A0E18"/>
    <w:rsid w:val="000A0F4C"/>
    <w:rsid w:val="000A1533"/>
    <w:rsid w:val="000A17A1"/>
    <w:rsid w:val="000A20A2"/>
    <w:rsid w:val="000A21B8"/>
    <w:rsid w:val="000A2C62"/>
    <w:rsid w:val="000A2C97"/>
    <w:rsid w:val="000A2F7D"/>
    <w:rsid w:val="000A308B"/>
    <w:rsid w:val="000A3778"/>
    <w:rsid w:val="000A4287"/>
    <w:rsid w:val="000A44E4"/>
    <w:rsid w:val="000A4779"/>
    <w:rsid w:val="000A47FB"/>
    <w:rsid w:val="000A480F"/>
    <w:rsid w:val="000A498F"/>
    <w:rsid w:val="000A5187"/>
    <w:rsid w:val="000A5372"/>
    <w:rsid w:val="000A5408"/>
    <w:rsid w:val="000A5FFD"/>
    <w:rsid w:val="000A60FE"/>
    <w:rsid w:val="000A6186"/>
    <w:rsid w:val="000A6583"/>
    <w:rsid w:val="000A6A7D"/>
    <w:rsid w:val="000A6CEB"/>
    <w:rsid w:val="000A6D37"/>
    <w:rsid w:val="000A6EF8"/>
    <w:rsid w:val="000A74B2"/>
    <w:rsid w:val="000A7625"/>
    <w:rsid w:val="000A763F"/>
    <w:rsid w:val="000A798A"/>
    <w:rsid w:val="000A7B8A"/>
    <w:rsid w:val="000B0199"/>
    <w:rsid w:val="000B037F"/>
    <w:rsid w:val="000B14C7"/>
    <w:rsid w:val="000B16F0"/>
    <w:rsid w:val="000B1BA8"/>
    <w:rsid w:val="000B235B"/>
    <w:rsid w:val="000B2EF9"/>
    <w:rsid w:val="000B3031"/>
    <w:rsid w:val="000B36AF"/>
    <w:rsid w:val="000B3A46"/>
    <w:rsid w:val="000B3B27"/>
    <w:rsid w:val="000B3D4F"/>
    <w:rsid w:val="000B48A6"/>
    <w:rsid w:val="000B4C07"/>
    <w:rsid w:val="000B5072"/>
    <w:rsid w:val="000B5088"/>
    <w:rsid w:val="000B508E"/>
    <w:rsid w:val="000B5523"/>
    <w:rsid w:val="000B5885"/>
    <w:rsid w:val="000B5E17"/>
    <w:rsid w:val="000B6136"/>
    <w:rsid w:val="000B6775"/>
    <w:rsid w:val="000B681F"/>
    <w:rsid w:val="000B68FF"/>
    <w:rsid w:val="000B69ED"/>
    <w:rsid w:val="000C0415"/>
    <w:rsid w:val="000C06D6"/>
    <w:rsid w:val="000C0712"/>
    <w:rsid w:val="000C08FF"/>
    <w:rsid w:val="000C1847"/>
    <w:rsid w:val="000C1A84"/>
    <w:rsid w:val="000C1D2C"/>
    <w:rsid w:val="000C207D"/>
    <w:rsid w:val="000C2571"/>
    <w:rsid w:val="000C2632"/>
    <w:rsid w:val="000C27AC"/>
    <w:rsid w:val="000C295E"/>
    <w:rsid w:val="000C352C"/>
    <w:rsid w:val="000C3AC4"/>
    <w:rsid w:val="000C3D1A"/>
    <w:rsid w:val="000C481F"/>
    <w:rsid w:val="000C4852"/>
    <w:rsid w:val="000C498C"/>
    <w:rsid w:val="000C4DDD"/>
    <w:rsid w:val="000C506D"/>
    <w:rsid w:val="000C5176"/>
    <w:rsid w:val="000C533E"/>
    <w:rsid w:val="000C53C5"/>
    <w:rsid w:val="000C5C1D"/>
    <w:rsid w:val="000C5F12"/>
    <w:rsid w:val="000C66BF"/>
    <w:rsid w:val="000C67AB"/>
    <w:rsid w:val="000C78C6"/>
    <w:rsid w:val="000D00F9"/>
    <w:rsid w:val="000D048C"/>
    <w:rsid w:val="000D05BB"/>
    <w:rsid w:val="000D0818"/>
    <w:rsid w:val="000D0ABB"/>
    <w:rsid w:val="000D0FD6"/>
    <w:rsid w:val="000D1010"/>
    <w:rsid w:val="000D1124"/>
    <w:rsid w:val="000D11EC"/>
    <w:rsid w:val="000D1449"/>
    <w:rsid w:val="000D1D7C"/>
    <w:rsid w:val="000D1E42"/>
    <w:rsid w:val="000D1EE9"/>
    <w:rsid w:val="000D285B"/>
    <w:rsid w:val="000D2A90"/>
    <w:rsid w:val="000D2DF2"/>
    <w:rsid w:val="000D2E10"/>
    <w:rsid w:val="000D3262"/>
    <w:rsid w:val="000D3449"/>
    <w:rsid w:val="000D34C4"/>
    <w:rsid w:val="000D357F"/>
    <w:rsid w:val="000D38A8"/>
    <w:rsid w:val="000D3D7D"/>
    <w:rsid w:val="000D3E39"/>
    <w:rsid w:val="000D43BE"/>
    <w:rsid w:val="000D451E"/>
    <w:rsid w:val="000D45FB"/>
    <w:rsid w:val="000D4E89"/>
    <w:rsid w:val="000D5052"/>
    <w:rsid w:val="000D5385"/>
    <w:rsid w:val="000D59E7"/>
    <w:rsid w:val="000D6334"/>
    <w:rsid w:val="000D65C1"/>
    <w:rsid w:val="000D71F1"/>
    <w:rsid w:val="000E085A"/>
    <w:rsid w:val="000E089B"/>
    <w:rsid w:val="000E0C26"/>
    <w:rsid w:val="000E0DAD"/>
    <w:rsid w:val="000E0E4E"/>
    <w:rsid w:val="000E1106"/>
    <w:rsid w:val="000E14CA"/>
    <w:rsid w:val="000E1914"/>
    <w:rsid w:val="000E2363"/>
    <w:rsid w:val="000E2673"/>
    <w:rsid w:val="000E2CEB"/>
    <w:rsid w:val="000E3117"/>
    <w:rsid w:val="000E3178"/>
    <w:rsid w:val="000E3976"/>
    <w:rsid w:val="000E3C19"/>
    <w:rsid w:val="000E429F"/>
    <w:rsid w:val="000E42C6"/>
    <w:rsid w:val="000E4F07"/>
    <w:rsid w:val="000E506E"/>
    <w:rsid w:val="000E5520"/>
    <w:rsid w:val="000E586B"/>
    <w:rsid w:val="000E5B28"/>
    <w:rsid w:val="000E5ECE"/>
    <w:rsid w:val="000E601E"/>
    <w:rsid w:val="000E6178"/>
    <w:rsid w:val="000E627C"/>
    <w:rsid w:val="000E6481"/>
    <w:rsid w:val="000E6550"/>
    <w:rsid w:val="000E6815"/>
    <w:rsid w:val="000E7618"/>
    <w:rsid w:val="000E7920"/>
    <w:rsid w:val="000E7AD0"/>
    <w:rsid w:val="000F0419"/>
    <w:rsid w:val="000F0E78"/>
    <w:rsid w:val="000F17C2"/>
    <w:rsid w:val="000F1A04"/>
    <w:rsid w:val="000F2089"/>
    <w:rsid w:val="000F225E"/>
    <w:rsid w:val="000F2B73"/>
    <w:rsid w:val="000F2C3A"/>
    <w:rsid w:val="000F3057"/>
    <w:rsid w:val="000F32EE"/>
    <w:rsid w:val="000F3503"/>
    <w:rsid w:val="000F4082"/>
    <w:rsid w:val="000F43D1"/>
    <w:rsid w:val="000F4475"/>
    <w:rsid w:val="000F468D"/>
    <w:rsid w:val="000F477E"/>
    <w:rsid w:val="000F51C9"/>
    <w:rsid w:val="000F55A3"/>
    <w:rsid w:val="000F5920"/>
    <w:rsid w:val="000F5CDD"/>
    <w:rsid w:val="000F6317"/>
    <w:rsid w:val="000F635E"/>
    <w:rsid w:val="000F64F0"/>
    <w:rsid w:val="000F6504"/>
    <w:rsid w:val="000F6AFE"/>
    <w:rsid w:val="000F780B"/>
    <w:rsid w:val="000F7D98"/>
    <w:rsid w:val="0010116A"/>
    <w:rsid w:val="00101DAB"/>
    <w:rsid w:val="00101F60"/>
    <w:rsid w:val="00102C1E"/>
    <w:rsid w:val="0010369E"/>
    <w:rsid w:val="00103E01"/>
    <w:rsid w:val="001047C6"/>
    <w:rsid w:val="001056C6"/>
    <w:rsid w:val="00105A7D"/>
    <w:rsid w:val="00105D4D"/>
    <w:rsid w:val="00105EF0"/>
    <w:rsid w:val="001060F5"/>
    <w:rsid w:val="0010633E"/>
    <w:rsid w:val="001068EA"/>
    <w:rsid w:val="00106D42"/>
    <w:rsid w:val="001071AE"/>
    <w:rsid w:val="0010732E"/>
    <w:rsid w:val="00107472"/>
    <w:rsid w:val="00107D07"/>
    <w:rsid w:val="001100DE"/>
    <w:rsid w:val="00110171"/>
    <w:rsid w:val="001106D9"/>
    <w:rsid w:val="001107FC"/>
    <w:rsid w:val="00110869"/>
    <w:rsid w:val="00110B0F"/>
    <w:rsid w:val="00111347"/>
    <w:rsid w:val="0011158A"/>
    <w:rsid w:val="00111710"/>
    <w:rsid w:val="00111777"/>
    <w:rsid w:val="00111B96"/>
    <w:rsid w:val="001123E5"/>
    <w:rsid w:val="001126D5"/>
    <w:rsid w:val="00112DB3"/>
    <w:rsid w:val="00112F30"/>
    <w:rsid w:val="00112FB8"/>
    <w:rsid w:val="00113106"/>
    <w:rsid w:val="001134AE"/>
    <w:rsid w:val="00113B22"/>
    <w:rsid w:val="0011459A"/>
    <w:rsid w:val="001149D1"/>
    <w:rsid w:val="00115B6D"/>
    <w:rsid w:val="00115EED"/>
    <w:rsid w:val="001166C1"/>
    <w:rsid w:val="00116B1F"/>
    <w:rsid w:val="0011725F"/>
    <w:rsid w:val="00117695"/>
    <w:rsid w:val="00117744"/>
    <w:rsid w:val="00117E23"/>
    <w:rsid w:val="00120135"/>
    <w:rsid w:val="001203A2"/>
    <w:rsid w:val="0012047E"/>
    <w:rsid w:val="00121376"/>
    <w:rsid w:val="00121DBA"/>
    <w:rsid w:val="00122301"/>
    <w:rsid w:val="001229BB"/>
    <w:rsid w:val="00123598"/>
    <w:rsid w:val="00123B59"/>
    <w:rsid w:val="00124080"/>
    <w:rsid w:val="00124D93"/>
    <w:rsid w:val="00124EF1"/>
    <w:rsid w:val="001252EE"/>
    <w:rsid w:val="0012547F"/>
    <w:rsid w:val="001256F6"/>
    <w:rsid w:val="00125E42"/>
    <w:rsid w:val="00126561"/>
    <w:rsid w:val="00126D7F"/>
    <w:rsid w:val="001272CA"/>
    <w:rsid w:val="001274AB"/>
    <w:rsid w:val="00127659"/>
    <w:rsid w:val="00127866"/>
    <w:rsid w:val="00127D0D"/>
    <w:rsid w:val="001304B5"/>
    <w:rsid w:val="00130603"/>
    <w:rsid w:val="0013084B"/>
    <w:rsid w:val="001309D3"/>
    <w:rsid w:val="001310FB"/>
    <w:rsid w:val="00131A2B"/>
    <w:rsid w:val="0013268C"/>
    <w:rsid w:val="00132A3B"/>
    <w:rsid w:val="00132B43"/>
    <w:rsid w:val="00133018"/>
    <w:rsid w:val="00133902"/>
    <w:rsid w:val="001348D8"/>
    <w:rsid w:val="00134E86"/>
    <w:rsid w:val="00134F15"/>
    <w:rsid w:val="0013515F"/>
    <w:rsid w:val="00135339"/>
    <w:rsid w:val="00135392"/>
    <w:rsid w:val="00135706"/>
    <w:rsid w:val="00136998"/>
    <w:rsid w:val="001374C9"/>
    <w:rsid w:val="001377A7"/>
    <w:rsid w:val="00137C16"/>
    <w:rsid w:val="00137F67"/>
    <w:rsid w:val="001400D2"/>
    <w:rsid w:val="00140507"/>
    <w:rsid w:val="00140CBB"/>
    <w:rsid w:val="00140EE1"/>
    <w:rsid w:val="00140FA1"/>
    <w:rsid w:val="0014115B"/>
    <w:rsid w:val="001411C6"/>
    <w:rsid w:val="00141B89"/>
    <w:rsid w:val="00142791"/>
    <w:rsid w:val="00142B69"/>
    <w:rsid w:val="00142D7F"/>
    <w:rsid w:val="00142E7F"/>
    <w:rsid w:val="00142F51"/>
    <w:rsid w:val="00143544"/>
    <w:rsid w:val="00143B00"/>
    <w:rsid w:val="00143B91"/>
    <w:rsid w:val="00143F97"/>
    <w:rsid w:val="001441A6"/>
    <w:rsid w:val="001443C3"/>
    <w:rsid w:val="001447EB"/>
    <w:rsid w:val="00145010"/>
    <w:rsid w:val="00145155"/>
    <w:rsid w:val="001455F1"/>
    <w:rsid w:val="00145816"/>
    <w:rsid w:val="00145B44"/>
    <w:rsid w:val="00146321"/>
    <w:rsid w:val="00146350"/>
    <w:rsid w:val="0014639B"/>
    <w:rsid w:val="0014662F"/>
    <w:rsid w:val="0014673C"/>
    <w:rsid w:val="00146C58"/>
    <w:rsid w:val="00146D5A"/>
    <w:rsid w:val="00146DAE"/>
    <w:rsid w:val="00146ED5"/>
    <w:rsid w:val="00147529"/>
    <w:rsid w:val="001475E9"/>
    <w:rsid w:val="00147A34"/>
    <w:rsid w:val="0015056C"/>
    <w:rsid w:val="00150C86"/>
    <w:rsid w:val="0015241F"/>
    <w:rsid w:val="001525C6"/>
    <w:rsid w:val="00152D55"/>
    <w:rsid w:val="00153156"/>
    <w:rsid w:val="00153794"/>
    <w:rsid w:val="00153DFA"/>
    <w:rsid w:val="00153E02"/>
    <w:rsid w:val="00154142"/>
    <w:rsid w:val="00155458"/>
    <w:rsid w:val="001554D4"/>
    <w:rsid w:val="00155610"/>
    <w:rsid w:val="0015568A"/>
    <w:rsid w:val="00155911"/>
    <w:rsid w:val="00155BC8"/>
    <w:rsid w:val="00155D98"/>
    <w:rsid w:val="0015600E"/>
    <w:rsid w:val="001566BA"/>
    <w:rsid w:val="001567B9"/>
    <w:rsid w:val="0015686F"/>
    <w:rsid w:val="00156889"/>
    <w:rsid w:val="00156C3E"/>
    <w:rsid w:val="001571F9"/>
    <w:rsid w:val="0015737E"/>
    <w:rsid w:val="00157BB8"/>
    <w:rsid w:val="00157CFD"/>
    <w:rsid w:val="00157E85"/>
    <w:rsid w:val="0016045E"/>
    <w:rsid w:val="00160F58"/>
    <w:rsid w:val="00161362"/>
    <w:rsid w:val="001614E1"/>
    <w:rsid w:val="001617DC"/>
    <w:rsid w:val="00161809"/>
    <w:rsid w:val="0016180B"/>
    <w:rsid w:val="00161F04"/>
    <w:rsid w:val="001623D3"/>
    <w:rsid w:val="00162560"/>
    <w:rsid w:val="001625D0"/>
    <w:rsid w:val="00162B97"/>
    <w:rsid w:val="00162DAA"/>
    <w:rsid w:val="00163867"/>
    <w:rsid w:val="001638EC"/>
    <w:rsid w:val="0016418E"/>
    <w:rsid w:val="001643BA"/>
    <w:rsid w:val="00164D85"/>
    <w:rsid w:val="00165A4E"/>
    <w:rsid w:val="00165DFA"/>
    <w:rsid w:val="0016613D"/>
    <w:rsid w:val="001665DC"/>
    <w:rsid w:val="00166EBA"/>
    <w:rsid w:val="00167101"/>
    <w:rsid w:val="001676E3"/>
    <w:rsid w:val="0017005A"/>
    <w:rsid w:val="00170D3B"/>
    <w:rsid w:val="00170DFF"/>
    <w:rsid w:val="001720D4"/>
    <w:rsid w:val="0017280D"/>
    <w:rsid w:val="00172B6E"/>
    <w:rsid w:val="00172BBE"/>
    <w:rsid w:val="00172E20"/>
    <w:rsid w:val="001732EB"/>
    <w:rsid w:val="00173799"/>
    <w:rsid w:val="001737D2"/>
    <w:rsid w:val="0017399E"/>
    <w:rsid w:val="001748C7"/>
    <w:rsid w:val="00174F5B"/>
    <w:rsid w:val="00174F8B"/>
    <w:rsid w:val="00175107"/>
    <w:rsid w:val="001754B1"/>
    <w:rsid w:val="001755F4"/>
    <w:rsid w:val="00175918"/>
    <w:rsid w:val="00175BEC"/>
    <w:rsid w:val="00176215"/>
    <w:rsid w:val="0017626D"/>
    <w:rsid w:val="001763AE"/>
    <w:rsid w:val="0017651C"/>
    <w:rsid w:val="001765C2"/>
    <w:rsid w:val="00176704"/>
    <w:rsid w:val="0017674A"/>
    <w:rsid w:val="00176796"/>
    <w:rsid w:val="00176A01"/>
    <w:rsid w:val="00176DEF"/>
    <w:rsid w:val="0017747C"/>
    <w:rsid w:val="001774AD"/>
    <w:rsid w:val="00177522"/>
    <w:rsid w:val="00177745"/>
    <w:rsid w:val="00177A33"/>
    <w:rsid w:val="00177C1B"/>
    <w:rsid w:val="00177CF6"/>
    <w:rsid w:val="00177F10"/>
    <w:rsid w:val="00180046"/>
    <w:rsid w:val="0018089C"/>
    <w:rsid w:val="00180EB2"/>
    <w:rsid w:val="00181244"/>
    <w:rsid w:val="00181BBD"/>
    <w:rsid w:val="00181C67"/>
    <w:rsid w:val="00181D07"/>
    <w:rsid w:val="00181E7A"/>
    <w:rsid w:val="001820EF"/>
    <w:rsid w:val="0018211F"/>
    <w:rsid w:val="00182292"/>
    <w:rsid w:val="001826B0"/>
    <w:rsid w:val="00182770"/>
    <w:rsid w:val="00182CA1"/>
    <w:rsid w:val="0018305E"/>
    <w:rsid w:val="0018347B"/>
    <w:rsid w:val="00183CCE"/>
    <w:rsid w:val="00183FF2"/>
    <w:rsid w:val="00184AA4"/>
    <w:rsid w:val="00184B18"/>
    <w:rsid w:val="00184BCE"/>
    <w:rsid w:val="0018509D"/>
    <w:rsid w:val="00185527"/>
    <w:rsid w:val="00185D47"/>
    <w:rsid w:val="00185E58"/>
    <w:rsid w:val="00185FE5"/>
    <w:rsid w:val="0018637D"/>
    <w:rsid w:val="00186638"/>
    <w:rsid w:val="001867F6"/>
    <w:rsid w:val="00186D11"/>
    <w:rsid w:val="001871FB"/>
    <w:rsid w:val="0018757F"/>
    <w:rsid w:val="00187781"/>
    <w:rsid w:val="00190860"/>
    <w:rsid w:val="001909E5"/>
    <w:rsid w:val="00190F06"/>
    <w:rsid w:val="00191085"/>
    <w:rsid w:val="00191A6D"/>
    <w:rsid w:val="00191BA2"/>
    <w:rsid w:val="00191D2F"/>
    <w:rsid w:val="00191F69"/>
    <w:rsid w:val="00192102"/>
    <w:rsid w:val="001922D9"/>
    <w:rsid w:val="001923E3"/>
    <w:rsid w:val="00192618"/>
    <w:rsid w:val="00192812"/>
    <w:rsid w:val="00192A3B"/>
    <w:rsid w:val="00193547"/>
    <w:rsid w:val="001939D9"/>
    <w:rsid w:val="00193AF3"/>
    <w:rsid w:val="00193BFC"/>
    <w:rsid w:val="00193F5B"/>
    <w:rsid w:val="001941A4"/>
    <w:rsid w:val="00194333"/>
    <w:rsid w:val="00194BA9"/>
    <w:rsid w:val="00194EE1"/>
    <w:rsid w:val="00195C97"/>
    <w:rsid w:val="00195DB1"/>
    <w:rsid w:val="00195F54"/>
    <w:rsid w:val="00195F88"/>
    <w:rsid w:val="00196487"/>
    <w:rsid w:val="00196502"/>
    <w:rsid w:val="00196AC3"/>
    <w:rsid w:val="00196E4C"/>
    <w:rsid w:val="0019742F"/>
    <w:rsid w:val="0019755B"/>
    <w:rsid w:val="00197758"/>
    <w:rsid w:val="00197B08"/>
    <w:rsid w:val="00197DE3"/>
    <w:rsid w:val="001A0917"/>
    <w:rsid w:val="001A1150"/>
    <w:rsid w:val="001A17A2"/>
    <w:rsid w:val="001A19A5"/>
    <w:rsid w:val="001A1BF2"/>
    <w:rsid w:val="001A1C31"/>
    <w:rsid w:val="001A1E4A"/>
    <w:rsid w:val="001A2021"/>
    <w:rsid w:val="001A2986"/>
    <w:rsid w:val="001A2B30"/>
    <w:rsid w:val="001A2CE5"/>
    <w:rsid w:val="001A2D26"/>
    <w:rsid w:val="001A2E43"/>
    <w:rsid w:val="001A30B3"/>
    <w:rsid w:val="001A30E9"/>
    <w:rsid w:val="001A39A3"/>
    <w:rsid w:val="001A39A5"/>
    <w:rsid w:val="001A3E87"/>
    <w:rsid w:val="001A44AC"/>
    <w:rsid w:val="001A44DE"/>
    <w:rsid w:val="001A497E"/>
    <w:rsid w:val="001A49C9"/>
    <w:rsid w:val="001A579A"/>
    <w:rsid w:val="001A584F"/>
    <w:rsid w:val="001A594E"/>
    <w:rsid w:val="001A5CD7"/>
    <w:rsid w:val="001A5DD5"/>
    <w:rsid w:val="001A60F2"/>
    <w:rsid w:val="001A6915"/>
    <w:rsid w:val="001A6DAD"/>
    <w:rsid w:val="001A7113"/>
    <w:rsid w:val="001A753E"/>
    <w:rsid w:val="001A7D44"/>
    <w:rsid w:val="001A7F0F"/>
    <w:rsid w:val="001B030E"/>
    <w:rsid w:val="001B063C"/>
    <w:rsid w:val="001B0DA6"/>
    <w:rsid w:val="001B0DD9"/>
    <w:rsid w:val="001B0F8B"/>
    <w:rsid w:val="001B14E4"/>
    <w:rsid w:val="001B1740"/>
    <w:rsid w:val="001B1BCE"/>
    <w:rsid w:val="001B22CF"/>
    <w:rsid w:val="001B25DA"/>
    <w:rsid w:val="001B263B"/>
    <w:rsid w:val="001B2AEE"/>
    <w:rsid w:val="001B3329"/>
    <w:rsid w:val="001B3622"/>
    <w:rsid w:val="001B3854"/>
    <w:rsid w:val="001B3A9E"/>
    <w:rsid w:val="001B43BC"/>
    <w:rsid w:val="001B4625"/>
    <w:rsid w:val="001B56A2"/>
    <w:rsid w:val="001B5A8E"/>
    <w:rsid w:val="001B6223"/>
    <w:rsid w:val="001B6587"/>
    <w:rsid w:val="001B6B6B"/>
    <w:rsid w:val="001B6F4D"/>
    <w:rsid w:val="001B7015"/>
    <w:rsid w:val="001B7A8D"/>
    <w:rsid w:val="001C05C4"/>
    <w:rsid w:val="001C0BBD"/>
    <w:rsid w:val="001C127F"/>
    <w:rsid w:val="001C1A16"/>
    <w:rsid w:val="001C1BCD"/>
    <w:rsid w:val="001C2139"/>
    <w:rsid w:val="001C2765"/>
    <w:rsid w:val="001C280A"/>
    <w:rsid w:val="001C2A72"/>
    <w:rsid w:val="001C2B22"/>
    <w:rsid w:val="001C2B79"/>
    <w:rsid w:val="001C2CB1"/>
    <w:rsid w:val="001C333C"/>
    <w:rsid w:val="001C396C"/>
    <w:rsid w:val="001C4A7A"/>
    <w:rsid w:val="001C4B94"/>
    <w:rsid w:val="001C502A"/>
    <w:rsid w:val="001C505F"/>
    <w:rsid w:val="001C53C6"/>
    <w:rsid w:val="001C5460"/>
    <w:rsid w:val="001C576B"/>
    <w:rsid w:val="001C577A"/>
    <w:rsid w:val="001C59E3"/>
    <w:rsid w:val="001C5D45"/>
    <w:rsid w:val="001C60E3"/>
    <w:rsid w:val="001C621F"/>
    <w:rsid w:val="001C64FC"/>
    <w:rsid w:val="001C677D"/>
    <w:rsid w:val="001C7024"/>
    <w:rsid w:val="001C76D7"/>
    <w:rsid w:val="001C7E82"/>
    <w:rsid w:val="001D085B"/>
    <w:rsid w:val="001D0B24"/>
    <w:rsid w:val="001D0B98"/>
    <w:rsid w:val="001D0F8F"/>
    <w:rsid w:val="001D124F"/>
    <w:rsid w:val="001D15C1"/>
    <w:rsid w:val="001D1EB5"/>
    <w:rsid w:val="001D2097"/>
    <w:rsid w:val="001D217B"/>
    <w:rsid w:val="001D2372"/>
    <w:rsid w:val="001D2681"/>
    <w:rsid w:val="001D31A4"/>
    <w:rsid w:val="001D3679"/>
    <w:rsid w:val="001D45FA"/>
    <w:rsid w:val="001D5ABC"/>
    <w:rsid w:val="001D5B18"/>
    <w:rsid w:val="001D5E1F"/>
    <w:rsid w:val="001D684A"/>
    <w:rsid w:val="001D734E"/>
    <w:rsid w:val="001D7438"/>
    <w:rsid w:val="001D76EA"/>
    <w:rsid w:val="001D7A21"/>
    <w:rsid w:val="001D7CB4"/>
    <w:rsid w:val="001D7E35"/>
    <w:rsid w:val="001E0176"/>
    <w:rsid w:val="001E0A62"/>
    <w:rsid w:val="001E0BDD"/>
    <w:rsid w:val="001E0DD4"/>
    <w:rsid w:val="001E0F01"/>
    <w:rsid w:val="001E2955"/>
    <w:rsid w:val="001E2DC3"/>
    <w:rsid w:val="001E3017"/>
    <w:rsid w:val="001E304D"/>
    <w:rsid w:val="001E361F"/>
    <w:rsid w:val="001E3650"/>
    <w:rsid w:val="001E401E"/>
    <w:rsid w:val="001E4241"/>
    <w:rsid w:val="001E4807"/>
    <w:rsid w:val="001E5562"/>
    <w:rsid w:val="001E586B"/>
    <w:rsid w:val="001E5CAF"/>
    <w:rsid w:val="001E6105"/>
    <w:rsid w:val="001E61F7"/>
    <w:rsid w:val="001E6563"/>
    <w:rsid w:val="001E666A"/>
    <w:rsid w:val="001E6678"/>
    <w:rsid w:val="001E740C"/>
    <w:rsid w:val="001E78BD"/>
    <w:rsid w:val="001E7C29"/>
    <w:rsid w:val="001E7EFE"/>
    <w:rsid w:val="001F0014"/>
    <w:rsid w:val="001F0207"/>
    <w:rsid w:val="001F0209"/>
    <w:rsid w:val="001F0632"/>
    <w:rsid w:val="001F0B3B"/>
    <w:rsid w:val="001F0C87"/>
    <w:rsid w:val="001F0D77"/>
    <w:rsid w:val="001F0DE9"/>
    <w:rsid w:val="001F131B"/>
    <w:rsid w:val="001F1973"/>
    <w:rsid w:val="001F1BFC"/>
    <w:rsid w:val="001F1C20"/>
    <w:rsid w:val="001F2679"/>
    <w:rsid w:val="001F2F91"/>
    <w:rsid w:val="001F2FDE"/>
    <w:rsid w:val="001F3FC4"/>
    <w:rsid w:val="001F4133"/>
    <w:rsid w:val="001F44E0"/>
    <w:rsid w:val="001F49F2"/>
    <w:rsid w:val="001F4B06"/>
    <w:rsid w:val="001F4BA5"/>
    <w:rsid w:val="001F4F3D"/>
    <w:rsid w:val="001F51F2"/>
    <w:rsid w:val="001F5331"/>
    <w:rsid w:val="001F551F"/>
    <w:rsid w:val="001F5AAB"/>
    <w:rsid w:val="001F609B"/>
    <w:rsid w:val="001F61BB"/>
    <w:rsid w:val="001F627B"/>
    <w:rsid w:val="001F64BA"/>
    <w:rsid w:val="001F67D5"/>
    <w:rsid w:val="001F6948"/>
    <w:rsid w:val="001F6E46"/>
    <w:rsid w:val="001F6E52"/>
    <w:rsid w:val="001F731B"/>
    <w:rsid w:val="001F77EF"/>
    <w:rsid w:val="001F7909"/>
    <w:rsid w:val="001F7BE8"/>
    <w:rsid w:val="001F7CAA"/>
    <w:rsid w:val="002003D3"/>
    <w:rsid w:val="00200AF5"/>
    <w:rsid w:val="0020168D"/>
    <w:rsid w:val="002018E2"/>
    <w:rsid w:val="00201B77"/>
    <w:rsid w:val="00201CCE"/>
    <w:rsid w:val="00201E6B"/>
    <w:rsid w:val="002022B1"/>
    <w:rsid w:val="00202506"/>
    <w:rsid w:val="002026B3"/>
    <w:rsid w:val="0020280D"/>
    <w:rsid w:val="002028AD"/>
    <w:rsid w:val="00202DBD"/>
    <w:rsid w:val="00202E24"/>
    <w:rsid w:val="0020310F"/>
    <w:rsid w:val="0020342A"/>
    <w:rsid w:val="0020351D"/>
    <w:rsid w:val="00203894"/>
    <w:rsid w:val="00203A61"/>
    <w:rsid w:val="00203C11"/>
    <w:rsid w:val="0020477E"/>
    <w:rsid w:val="00204C05"/>
    <w:rsid w:val="00204C6A"/>
    <w:rsid w:val="00204E38"/>
    <w:rsid w:val="00205234"/>
    <w:rsid w:val="0020563D"/>
    <w:rsid w:val="00205829"/>
    <w:rsid w:val="00205A02"/>
    <w:rsid w:val="00205B65"/>
    <w:rsid w:val="0020620C"/>
    <w:rsid w:val="002068FA"/>
    <w:rsid w:val="00207085"/>
    <w:rsid w:val="002078C3"/>
    <w:rsid w:val="00207A70"/>
    <w:rsid w:val="0021012B"/>
    <w:rsid w:val="002102D3"/>
    <w:rsid w:val="002106F7"/>
    <w:rsid w:val="00210B9E"/>
    <w:rsid w:val="00210C35"/>
    <w:rsid w:val="00210CB9"/>
    <w:rsid w:val="00211045"/>
    <w:rsid w:val="00211050"/>
    <w:rsid w:val="0021136E"/>
    <w:rsid w:val="00211AE1"/>
    <w:rsid w:val="00211BEA"/>
    <w:rsid w:val="0021263D"/>
    <w:rsid w:val="002128F2"/>
    <w:rsid w:val="00212B0D"/>
    <w:rsid w:val="00212E23"/>
    <w:rsid w:val="00212E25"/>
    <w:rsid w:val="00212E44"/>
    <w:rsid w:val="00212ED0"/>
    <w:rsid w:val="00212FE2"/>
    <w:rsid w:val="00213AEE"/>
    <w:rsid w:val="00213B3C"/>
    <w:rsid w:val="00214157"/>
    <w:rsid w:val="00214275"/>
    <w:rsid w:val="00214320"/>
    <w:rsid w:val="002157E8"/>
    <w:rsid w:val="0021581F"/>
    <w:rsid w:val="002159E7"/>
    <w:rsid w:val="00216441"/>
    <w:rsid w:val="002165C8"/>
    <w:rsid w:val="002168D9"/>
    <w:rsid w:val="0021693A"/>
    <w:rsid w:val="00216CC4"/>
    <w:rsid w:val="00216D60"/>
    <w:rsid w:val="002171BD"/>
    <w:rsid w:val="00217471"/>
    <w:rsid w:val="00217C0E"/>
    <w:rsid w:val="0022005B"/>
    <w:rsid w:val="00220076"/>
    <w:rsid w:val="00220598"/>
    <w:rsid w:val="00220648"/>
    <w:rsid w:val="0022073C"/>
    <w:rsid w:val="00221020"/>
    <w:rsid w:val="00221527"/>
    <w:rsid w:val="00221CCB"/>
    <w:rsid w:val="00221DB3"/>
    <w:rsid w:val="00221ED4"/>
    <w:rsid w:val="0022282B"/>
    <w:rsid w:val="00222B73"/>
    <w:rsid w:val="00222B80"/>
    <w:rsid w:val="0022359C"/>
    <w:rsid w:val="002239A2"/>
    <w:rsid w:val="00223B89"/>
    <w:rsid w:val="00223CDC"/>
    <w:rsid w:val="00223E6D"/>
    <w:rsid w:val="002242E9"/>
    <w:rsid w:val="00224417"/>
    <w:rsid w:val="00224915"/>
    <w:rsid w:val="00224938"/>
    <w:rsid w:val="002250C4"/>
    <w:rsid w:val="00225248"/>
    <w:rsid w:val="002254F6"/>
    <w:rsid w:val="00225AFE"/>
    <w:rsid w:val="002260A4"/>
    <w:rsid w:val="002260D6"/>
    <w:rsid w:val="0022640B"/>
    <w:rsid w:val="00226584"/>
    <w:rsid w:val="00226ADE"/>
    <w:rsid w:val="00226D1B"/>
    <w:rsid w:val="00226F29"/>
    <w:rsid w:val="00226FB4"/>
    <w:rsid w:val="002275EA"/>
    <w:rsid w:val="002276BD"/>
    <w:rsid w:val="00227811"/>
    <w:rsid w:val="00227D00"/>
    <w:rsid w:val="0023034D"/>
    <w:rsid w:val="00231185"/>
    <w:rsid w:val="00231380"/>
    <w:rsid w:val="00231598"/>
    <w:rsid w:val="002317AF"/>
    <w:rsid w:val="00231A45"/>
    <w:rsid w:val="00231A73"/>
    <w:rsid w:val="00231CF8"/>
    <w:rsid w:val="00231E36"/>
    <w:rsid w:val="00233370"/>
    <w:rsid w:val="00233434"/>
    <w:rsid w:val="00233B1C"/>
    <w:rsid w:val="00233CA7"/>
    <w:rsid w:val="00233E92"/>
    <w:rsid w:val="00233F11"/>
    <w:rsid w:val="002343A9"/>
    <w:rsid w:val="00234446"/>
    <w:rsid w:val="0023479D"/>
    <w:rsid w:val="00234916"/>
    <w:rsid w:val="00234A45"/>
    <w:rsid w:val="00234D78"/>
    <w:rsid w:val="00234E8E"/>
    <w:rsid w:val="00234E92"/>
    <w:rsid w:val="00235AE4"/>
    <w:rsid w:val="00235F3D"/>
    <w:rsid w:val="00236371"/>
    <w:rsid w:val="0023688D"/>
    <w:rsid w:val="002369B0"/>
    <w:rsid w:val="00236A33"/>
    <w:rsid w:val="00236E5E"/>
    <w:rsid w:val="0023749D"/>
    <w:rsid w:val="002378DF"/>
    <w:rsid w:val="00237FE5"/>
    <w:rsid w:val="00240789"/>
    <w:rsid w:val="00240BF7"/>
    <w:rsid w:val="00241CC7"/>
    <w:rsid w:val="00241CD9"/>
    <w:rsid w:val="002428B5"/>
    <w:rsid w:val="00242B34"/>
    <w:rsid w:val="00242E72"/>
    <w:rsid w:val="00243069"/>
    <w:rsid w:val="002431B1"/>
    <w:rsid w:val="0024349A"/>
    <w:rsid w:val="002438E1"/>
    <w:rsid w:val="00243DCD"/>
    <w:rsid w:val="00244D79"/>
    <w:rsid w:val="00244DAD"/>
    <w:rsid w:val="00245100"/>
    <w:rsid w:val="00245DB1"/>
    <w:rsid w:val="002460CE"/>
    <w:rsid w:val="002462B2"/>
    <w:rsid w:val="00246539"/>
    <w:rsid w:val="00246DD1"/>
    <w:rsid w:val="00247233"/>
    <w:rsid w:val="0024746E"/>
    <w:rsid w:val="00247730"/>
    <w:rsid w:val="002479BE"/>
    <w:rsid w:val="00247D4A"/>
    <w:rsid w:val="00247DAF"/>
    <w:rsid w:val="00247F33"/>
    <w:rsid w:val="00250003"/>
    <w:rsid w:val="002500DF"/>
    <w:rsid w:val="002500E5"/>
    <w:rsid w:val="00250105"/>
    <w:rsid w:val="00250821"/>
    <w:rsid w:val="00251A34"/>
    <w:rsid w:val="00251B6C"/>
    <w:rsid w:val="00251CD1"/>
    <w:rsid w:val="00251D3E"/>
    <w:rsid w:val="0025203A"/>
    <w:rsid w:val="0025237D"/>
    <w:rsid w:val="0025249D"/>
    <w:rsid w:val="0025249E"/>
    <w:rsid w:val="002525B0"/>
    <w:rsid w:val="002528C2"/>
    <w:rsid w:val="00252B3F"/>
    <w:rsid w:val="00253370"/>
    <w:rsid w:val="002535D2"/>
    <w:rsid w:val="002537BB"/>
    <w:rsid w:val="00253973"/>
    <w:rsid w:val="00254005"/>
    <w:rsid w:val="002540A4"/>
    <w:rsid w:val="00254895"/>
    <w:rsid w:val="00254F75"/>
    <w:rsid w:val="00254FC2"/>
    <w:rsid w:val="0025519D"/>
    <w:rsid w:val="0025558D"/>
    <w:rsid w:val="00255A01"/>
    <w:rsid w:val="00255C9D"/>
    <w:rsid w:val="00256214"/>
    <w:rsid w:val="00256EB8"/>
    <w:rsid w:val="002572B9"/>
    <w:rsid w:val="002572BD"/>
    <w:rsid w:val="002577A1"/>
    <w:rsid w:val="00257F08"/>
    <w:rsid w:val="002603D4"/>
    <w:rsid w:val="00260802"/>
    <w:rsid w:val="00260E56"/>
    <w:rsid w:val="002610BE"/>
    <w:rsid w:val="002612D0"/>
    <w:rsid w:val="0026145E"/>
    <w:rsid w:val="0026179E"/>
    <w:rsid w:val="00261C22"/>
    <w:rsid w:val="00261F8B"/>
    <w:rsid w:val="002628E9"/>
    <w:rsid w:val="00262BAA"/>
    <w:rsid w:val="00262BDE"/>
    <w:rsid w:val="00262BFE"/>
    <w:rsid w:val="00262E1F"/>
    <w:rsid w:val="00263814"/>
    <w:rsid w:val="002638A7"/>
    <w:rsid w:val="00263BDB"/>
    <w:rsid w:val="00263CD5"/>
    <w:rsid w:val="00263F84"/>
    <w:rsid w:val="002641E8"/>
    <w:rsid w:val="002647B5"/>
    <w:rsid w:val="00264A38"/>
    <w:rsid w:val="002654C0"/>
    <w:rsid w:val="002657EC"/>
    <w:rsid w:val="002657EF"/>
    <w:rsid w:val="00265EA7"/>
    <w:rsid w:val="002664A8"/>
    <w:rsid w:val="002664F9"/>
    <w:rsid w:val="002668C2"/>
    <w:rsid w:val="00266BE3"/>
    <w:rsid w:val="00266ED9"/>
    <w:rsid w:val="00267145"/>
    <w:rsid w:val="002675A6"/>
    <w:rsid w:val="00267856"/>
    <w:rsid w:val="00270502"/>
    <w:rsid w:val="002707CC"/>
    <w:rsid w:val="002709F1"/>
    <w:rsid w:val="00270C8B"/>
    <w:rsid w:val="00270E7B"/>
    <w:rsid w:val="0027113A"/>
    <w:rsid w:val="00271599"/>
    <w:rsid w:val="00271CFC"/>
    <w:rsid w:val="00272435"/>
    <w:rsid w:val="002727E3"/>
    <w:rsid w:val="0027284E"/>
    <w:rsid w:val="00272864"/>
    <w:rsid w:val="00272ABC"/>
    <w:rsid w:val="00273186"/>
    <w:rsid w:val="0027330C"/>
    <w:rsid w:val="00273F0F"/>
    <w:rsid w:val="00273F23"/>
    <w:rsid w:val="00274187"/>
    <w:rsid w:val="002745C0"/>
    <w:rsid w:val="0027464D"/>
    <w:rsid w:val="00274834"/>
    <w:rsid w:val="00274AD6"/>
    <w:rsid w:val="00274B46"/>
    <w:rsid w:val="00275001"/>
    <w:rsid w:val="0027544E"/>
    <w:rsid w:val="00275F2B"/>
    <w:rsid w:val="00275FDE"/>
    <w:rsid w:val="002761FF"/>
    <w:rsid w:val="00276422"/>
    <w:rsid w:val="002765D8"/>
    <w:rsid w:val="002767C0"/>
    <w:rsid w:val="002770D7"/>
    <w:rsid w:val="00277114"/>
    <w:rsid w:val="002771F8"/>
    <w:rsid w:val="00277383"/>
    <w:rsid w:val="002773F8"/>
    <w:rsid w:val="002777BA"/>
    <w:rsid w:val="00277DFD"/>
    <w:rsid w:val="00280818"/>
    <w:rsid w:val="0028083C"/>
    <w:rsid w:val="00280A24"/>
    <w:rsid w:val="002811A8"/>
    <w:rsid w:val="002813DA"/>
    <w:rsid w:val="002814C1"/>
    <w:rsid w:val="00281E03"/>
    <w:rsid w:val="00281E05"/>
    <w:rsid w:val="0028206C"/>
    <w:rsid w:val="002823A0"/>
    <w:rsid w:val="002823B5"/>
    <w:rsid w:val="0028279F"/>
    <w:rsid w:val="00282CE8"/>
    <w:rsid w:val="00282E27"/>
    <w:rsid w:val="00282E2B"/>
    <w:rsid w:val="00283533"/>
    <w:rsid w:val="00283BC6"/>
    <w:rsid w:val="002842AC"/>
    <w:rsid w:val="0028478A"/>
    <w:rsid w:val="002849D2"/>
    <w:rsid w:val="00284BA8"/>
    <w:rsid w:val="00284C4E"/>
    <w:rsid w:val="0028508A"/>
    <w:rsid w:val="0028508B"/>
    <w:rsid w:val="0028583F"/>
    <w:rsid w:val="00285A7D"/>
    <w:rsid w:val="00286816"/>
    <w:rsid w:val="00286DAF"/>
    <w:rsid w:val="00286E02"/>
    <w:rsid w:val="00287241"/>
    <w:rsid w:val="002872A4"/>
    <w:rsid w:val="00287491"/>
    <w:rsid w:val="0028789A"/>
    <w:rsid w:val="0028799E"/>
    <w:rsid w:val="00290145"/>
    <w:rsid w:val="002903E2"/>
    <w:rsid w:val="0029044E"/>
    <w:rsid w:val="002906AA"/>
    <w:rsid w:val="002908AB"/>
    <w:rsid w:val="00291ACD"/>
    <w:rsid w:val="00291BF8"/>
    <w:rsid w:val="002924A0"/>
    <w:rsid w:val="00292737"/>
    <w:rsid w:val="00292797"/>
    <w:rsid w:val="00292977"/>
    <w:rsid w:val="00292A1D"/>
    <w:rsid w:val="00293643"/>
    <w:rsid w:val="00293647"/>
    <w:rsid w:val="00293C23"/>
    <w:rsid w:val="00293D40"/>
    <w:rsid w:val="00293E2C"/>
    <w:rsid w:val="0029467D"/>
    <w:rsid w:val="0029468D"/>
    <w:rsid w:val="002946AC"/>
    <w:rsid w:val="00294CE8"/>
    <w:rsid w:val="00294D96"/>
    <w:rsid w:val="0029500E"/>
    <w:rsid w:val="002954E9"/>
    <w:rsid w:val="002956B3"/>
    <w:rsid w:val="00295729"/>
    <w:rsid w:val="00295809"/>
    <w:rsid w:val="00295B70"/>
    <w:rsid w:val="00296497"/>
    <w:rsid w:val="0029674B"/>
    <w:rsid w:val="00296C6F"/>
    <w:rsid w:val="00296D6B"/>
    <w:rsid w:val="00297941"/>
    <w:rsid w:val="00297B5C"/>
    <w:rsid w:val="002A05C3"/>
    <w:rsid w:val="002A0900"/>
    <w:rsid w:val="002A0B55"/>
    <w:rsid w:val="002A0C11"/>
    <w:rsid w:val="002A118F"/>
    <w:rsid w:val="002A1376"/>
    <w:rsid w:val="002A1923"/>
    <w:rsid w:val="002A2284"/>
    <w:rsid w:val="002A2552"/>
    <w:rsid w:val="002A2615"/>
    <w:rsid w:val="002A277D"/>
    <w:rsid w:val="002A28A0"/>
    <w:rsid w:val="002A2A52"/>
    <w:rsid w:val="002A2F09"/>
    <w:rsid w:val="002A302C"/>
    <w:rsid w:val="002A3373"/>
    <w:rsid w:val="002A3557"/>
    <w:rsid w:val="002A3786"/>
    <w:rsid w:val="002A38BB"/>
    <w:rsid w:val="002A38FE"/>
    <w:rsid w:val="002A3A0D"/>
    <w:rsid w:val="002A3F11"/>
    <w:rsid w:val="002A406D"/>
    <w:rsid w:val="002A4289"/>
    <w:rsid w:val="002A459C"/>
    <w:rsid w:val="002A49CF"/>
    <w:rsid w:val="002A528B"/>
    <w:rsid w:val="002A55F4"/>
    <w:rsid w:val="002A587C"/>
    <w:rsid w:val="002A58F3"/>
    <w:rsid w:val="002A5AD3"/>
    <w:rsid w:val="002A5C87"/>
    <w:rsid w:val="002A5D81"/>
    <w:rsid w:val="002A5E27"/>
    <w:rsid w:val="002A5FA6"/>
    <w:rsid w:val="002A6114"/>
    <w:rsid w:val="002A62FD"/>
    <w:rsid w:val="002A6344"/>
    <w:rsid w:val="002A6BEC"/>
    <w:rsid w:val="002A7441"/>
    <w:rsid w:val="002A77E6"/>
    <w:rsid w:val="002A79D3"/>
    <w:rsid w:val="002B0B50"/>
    <w:rsid w:val="002B0E31"/>
    <w:rsid w:val="002B0F37"/>
    <w:rsid w:val="002B1456"/>
    <w:rsid w:val="002B17A9"/>
    <w:rsid w:val="002B19A4"/>
    <w:rsid w:val="002B2319"/>
    <w:rsid w:val="002B25F0"/>
    <w:rsid w:val="002B2ABA"/>
    <w:rsid w:val="002B2D88"/>
    <w:rsid w:val="002B2F61"/>
    <w:rsid w:val="002B3222"/>
    <w:rsid w:val="002B32E3"/>
    <w:rsid w:val="002B3466"/>
    <w:rsid w:val="002B3690"/>
    <w:rsid w:val="002B37F6"/>
    <w:rsid w:val="002B3CFB"/>
    <w:rsid w:val="002B43A2"/>
    <w:rsid w:val="002B4784"/>
    <w:rsid w:val="002B48B7"/>
    <w:rsid w:val="002B505C"/>
    <w:rsid w:val="002B51C9"/>
    <w:rsid w:val="002B5220"/>
    <w:rsid w:val="002B57B9"/>
    <w:rsid w:val="002B5ABD"/>
    <w:rsid w:val="002B5DE9"/>
    <w:rsid w:val="002B62CB"/>
    <w:rsid w:val="002B6694"/>
    <w:rsid w:val="002B6846"/>
    <w:rsid w:val="002B72A9"/>
    <w:rsid w:val="002B73CC"/>
    <w:rsid w:val="002B791F"/>
    <w:rsid w:val="002B7966"/>
    <w:rsid w:val="002B7E61"/>
    <w:rsid w:val="002C0580"/>
    <w:rsid w:val="002C0F24"/>
    <w:rsid w:val="002C133E"/>
    <w:rsid w:val="002C16FA"/>
    <w:rsid w:val="002C1804"/>
    <w:rsid w:val="002C181D"/>
    <w:rsid w:val="002C1B09"/>
    <w:rsid w:val="002C1E79"/>
    <w:rsid w:val="002C1FBF"/>
    <w:rsid w:val="002C23EF"/>
    <w:rsid w:val="002C2489"/>
    <w:rsid w:val="002C27BE"/>
    <w:rsid w:val="002C2DE0"/>
    <w:rsid w:val="002C3867"/>
    <w:rsid w:val="002C3DE5"/>
    <w:rsid w:val="002C3F19"/>
    <w:rsid w:val="002C47C5"/>
    <w:rsid w:val="002C49B0"/>
    <w:rsid w:val="002C4BF5"/>
    <w:rsid w:val="002C510E"/>
    <w:rsid w:val="002C5619"/>
    <w:rsid w:val="002C57EC"/>
    <w:rsid w:val="002C5B20"/>
    <w:rsid w:val="002C5C7C"/>
    <w:rsid w:val="002C629B"/>
    <w:rsid w:val="002C69AE"/>
    <w:rsid w:val="002C7073"/>
    <w:rsid w:val="002C7310"/>
    <w:rsid w:val="002C7390"/>
    <w:rsid w:val="002C74E1"/>
    <w:rsid w:val="002C752A"/>
    <w:rsid w:val="002C7683"/>
    <w:rsid w:val="002C7B9D"/>
    <w:rsid w:val="002D0513"/>
    <w:rsid w:val="002D082C"/>
    <w:rsid w:val="002D0834"/>
    <w:rsid w:val="002D16C4"/>
    <w:rsid w:val="002D17F8"/>
    <w:rsid w:val="002D2257"/>
    <w:rsid w:val="002D25F7"/>
    <w:rsid w:val="002D2714"/>
    <w:rsid w:val="002D345E"/>
    <w:rsid w:val="002D38E5"/>
    <w:rsid w:val="002D3DDA"/>
    <w:rsid w:val="002D421E"/>
    <w:rsid w:val="002D4975"/>
    <w:rsid w:val="002D49DD"/>
    <w:rsid w:val="002D4A31"/>
    <w:rsid w:val="002D4A5D"/>
    <w:rsid w:val="002D4DF8"/>
    <w:rsid w:val="002D5383"/>
    <w:rsid w:val="002D5860"/>
    <w:rsid w:val="002D59BE"/>
    <w:rsid w:val="002D608A"/>
    <w:rsid w:val="002D6092"/>
    <w:rsid w:val="002D624A"/>
    <w:rsid w:val="002D6531"/>
    <w:rsid w:val="002D6625"/>
    <w:rsid w:val="002D69CD"/>
    <w:rsid w:val="002D72F3"/>
    <w:rsid w:val="002D7431"/>
    <w:rsid w:val="002D74FF"/>
    <w:rsid w:val="002D7527"/>
    <w:rsid w:val="002D752D"/>
    <w:rsid w:val="002D78F3"/>
    <w:rsid w:val="002D7ADF"/>
    <w:rsid w:val="002E02BD"/>
    <w:rsid w:val="002E1C7E"/>
    <w:rsid w:val="002E1D0B"/>
    <w:rsid w:val="002E21E5"/>
    <w:rsid w:val="002E2536"/>
    <w:rsid w:val="002E337C"/>
    <w:rsid w:val="002E48FD"/>
    <w:rsid w:val="002E4F8C"/>
    <w:rsid w:val="002E617F"/>
    <w:rsid w:val="002E6666"/>
    <w:rsid w:val="002E6AE4"/>
    <w:rsid w:val="002E6E54"/>
    <w:rsid w:val="002E7733"/>
    <w:rsid w:val="002F01E0"/>
    <w:rsid w:val="002F10D5"/>
    <w:rsid w:val="002F123E"/>
    <w:rsid w:val="002F12E5"/>
    <w:rsid w:val="002F14F4"/>
    <w:rsid w:val="002F175D"/>
    <w:rsid w:val="002F1903"/>
    <w:rsid w:val="002F1AC5"/>
    <w:rsid w:val="002F1D35"/>
    <w:rsid w:val="002F1E91"/>
    <w:rsid w:val="002F241D"/>
    <w:rsid w:val="002F3084"/>
    <w:rsid w:val="002F3600"/>
    <w:rsid w:val="002F3761"/>
    <w:rsid w:val="002F3C93"/>
    <w:rsid w:val="002F4203"/>
    <w:rsid w:val="002F4657"/>
    <w:rsid w:val="002F4685"/>
    <w:rsid w:val="002F4718"/>
    <w:rsid w:val="002F5065"/>
    <w:rsid w:val="002F5094"/>
    <w:rsid w:val="002F5D75"/>
    <w:rsid w:val="002F6148"/>
    <w:rsid w:val="002F6B9C"/>
    <w:rsid w:val="002F7027"/>
    <w:rsid w:val="002F7A47"/>
    <w:rsid w:val="002F7BF3"/>
    <w:rsid w:val="002F7D93"/>
    <w:rsid w:val="00300746"/>
    <w:rsid w:val="0030092A"/>
    <w:rsid w:val="00300D1E"/>
    <w:rsid w:val="00301044"/>
    <w:rsid w:val="003011A0"/>
    <w:rsid w:val="00301871"/>
    <w:rsid w:val="003018AF"/>
    <w:rsid w:val="00301FDD"/>
    <w:rsid w:val="003020BD"/>
    <w:rsid w:val="00302277"/>
    <w:rsid w:val="00302288"/>
    <w:rsid w:val="003024B7"/>
    <w:rsid w:val="003027DB"/>
    <w:rsid w:val="00303218"/>
    <w:rsid w:val="0030398D"/>
    <w:rsid w:val="003039EF"/>
    <w:rsid w:val="00303C7B"/>
    <w:rsid w:val="00304259"/>
    <w:rsid w:val="003043EA"/>
    <w:rsid w:val="003055CB"/>
    <w:rsid w:val="003056DA"/>
    <w:rsid w:val="00305738"/>
    <w:rsid w:val="003058B1"/>
    <w:rsid w:val="00305A10"/>
    <w:rsid w:val="00306048"/>
    <w:rsid w:val="00306507"/>
    <w:rsid w:val="003065F7"/>
    <w:rsid w:val="0030661A"/>
    <w:rsid w:val="00306C5C"/>
    <w:rsid w:val="00306E2C"/>
    <w:rsid w:val="0030737A"/>
    <w:rsid w:val="0030774A"/>
    <w:rsid w:val="0030798F"/>
    <w:rsid w:val="00307B5A"/>
    <w:rsid w:val="003107C2"/>
    <w:rsid w:val="003108B3"/>
    <w:rsid w:val="003110BB"/>
    <w:rsid w:val="00311E0A"/>
    <w:rsid w:val="00311FFB"/>
    <w:rsid w:val="003122C4"/>
    <w:rsid w:val="0031322C"/>
    <w:rsid w:val="0031407E"/>
    <w:rsid w:val="00314290"/>
    <w:rsid w:val="00314B45"/>
    <w:rsid w:val="003150CE"/>
    <w:rsid w:val="00315534"/>
    <w:rsid w:val="00315ADA"/>
    <w:rsid w:val="00315C4E"/>
    <w:rsid w:val="00315C83"/>
    <w:rsid w:val="003160C0"/>
    <w:rsid w:val="003164E5"/>
    <w:rsid w:val="00317025"/>
    <w:rsid w:val="0031715A"/>
    <w:rsid w:val="0031730F"/>
    <w:rsid w:val="00317663"/>
    <w:rsid w:val="0031784F"/>
    <w:rsid w:val="00317881"/>
    <w:rsid w:val="003179FD"/>
    <w:rsid w:val="00317FEC"/>
    <w:rsid w:val="00320044"/>
    <w:rsid w:val="0032007D"/>
    <w:rsid w:val="00320666"/>
    <w:rsid w:val="003209B7"/>
    <w:rsid w:val="00320DF2"/>
    <w:rsid w:val="00321457"/>
    <w:rsid w:val="0032183A"/>
    <w:rsid w:val="00322406"/>
    <w:rsid w:val="0032260E"/>
    <w:rsid w:val="00322B55"/>
    <w:rsid w:val="00322E0B"/>
    <w:rsid w:val="00323044"/>
    <w:rsid w:val="00323233"/>
    <w:rsid w:val="00323437"/>
    <w:rsid w:val="003234CA"/>
    <w:rsid w:val="00323613"/>
    <w:rsid w:val="00323691"/>
    <w:rsid w:val="00324148"/>
    <w:rsid w:val="00324873"/>
    <w:rsid w:val="00324E58"/>
    <w:rsid w:val="003250AD"/>
    <w:rsid w:val="003255CA"/>
    <w:rsid w:val="0032735B"/>
    <w:rsid w:val="00327BDD"/>
    <w:rsid w:val="00327C11"/>
    <w:rsid w:val="0033072B"/>
    <w:rsid w:val="00330863"/>
    <w:rsid w:val="003312EB"/>
    <w:rsid w:val="00331487"/>
    <w:rsid w:val="003315F6"/>
    <w:rsid w:val="003316A1"/>
    <w:rsid w:val="00331AD5"/>
    <w:rsid w:val="00331BEE"/>
    <w:rsid w:val="003320E0"/>
    <w:rsid w:val="0033211B"/>
    <w:rsid w:val="0033222E"/>
    <w:rsid w:val="0033295F"/>
    <w:rsid w:val="00333261"/>
    <w:rsid w:val="00333636"/>
    <w:rsid w:val="003336F0"/>
    <w:rsid w:val="003336FB"/>
    <w:rsid w:val="0033391A"/>
    <w:rsid w:val="00333AB0"/>
    <w:rsid w:val="00333AB1"/>
    <w:rsid w:val="00333E3F"/>
    <w:rsid w:val="0033444C"/>
    <w:rsid w:val="0033479E"/>
    <w:rsid w:val="00334EBD"/>
    <w:rsid w:val="00335154"/>
    <w:rsid w:val="00335A0C"/>
    <w:rsid w:val="00335E8B"/>
    <w:rsid w:val="0033635D"/>
    <w:rsid w:val="003364CC"/>
    <w:rsid w:val="003366A6"/>
    <w:rsid w:val="00336AEE"/>
    <w:rsid w:val="00336B96"/>
    <w:rsid w:val="00336CA4"/>
    <w:rsid w:val="0033712F"/>
    <w:rsid w:val="003375C3"/>
    <w:rsid w:val="00337768"/>
    <w:rsid w:val="00337AEC"/>
    <w:rsid w:val="00337F31"/>
    <w:rsid w:val="003401ED"/>
    <w:rsid w:val="00340781"/>
    <w:rsid w:val="00340A20"/>
    <w:rsid w:val="00340E23"/>
    <w:rsid w:val="00341005"/>
    <w:rsid w:val="00341513"/>
    <w:rsid w:val="003416D9"/>
    <w:rsid w:val="0034178C"/>
    <w:rsid w:val="003419CF"/>
    <w:rsid w:val="00341D49"/>
    <w:rsid w:val="00341D7C"/>
    <w:rsid w:val="003421CC"/>
    <w:rsid w:val="00342213"/>
    <w:rsid w:val="0034324F"/>
    <w:rsid w:val="0034342B"/>
    <w:rsid w:val="003436D8"/>
    <w:rsid w:val="00343A13"/>
    <w:rsid w:val="00343CCA"/>
    <w:rsid w:val="00344459"/>
    <w:rsid w:val="0034481F"/>
    <w:rsid w:val="00344F5D"/>
    <w:rsid w:val="003455AF"/>
    <w:rsid w:val="0034575E"/>
    <w:rsid w:val="00345FF5"/>
    <w:rsid w:val="00346F20"/>
    <w:rsid w:val="003470C2"/>
    <w:rsid w:val="00347522"/>
    <w:rsid w:val="00347790"/>
    <w:rsid w:val="00347998"/>
    <w:rsid w:val="00347A8F"/>
    <w:rsid w:val="00347F8D"/>
    <w:rsid w:val="00347FAB"/>
    <w:rsid w:val="0035027B"/>
    <w:rsid w:val="00350E66"/>
    <w:rsid w:val="003510D5"/>
    <w:rsid w:val="003512CF"/>
    <w:rsid w:val="00351AC2"/>
    <w:rsid w:val="00351CA5"/>
    <w:rsid w:val="00352526"/>
    <w:rsid w:val="00352558"/>
    <w:rsid w:val="0035273E"/>
    <w:rsid w:val="00353119"/>
    <w:rsid w:val="003531C7"/>
    <w:rsid w:val="00353CB0"/>
    <w:rsid w:val="00353E9D"/>
    <w:rsid w:val="00353F26"/>
    <w:rsid w:val="0035406A"/>
    <w:rsid w:val="003540BB"/>
    <w:rsid w:val="00354575"/>
    <w:rsid w:val="0035489D"/>
    <w:rsid w:val="00354F0E"/>
    <w:rsid w:val="00354F61"/>
    <w:rsid w:val="003558EC"/>
    <w:rsid w:val="00355B1D"/>
    <w:rsid w:val="00355D08"/>
    <w:rsid w:val="00356039"/>
    <w:rsid w:val="003562B2"/>
    <w:rsid w:val="00356510"/>
    <w:rsid w:val="003567A2"/>
    <w:rsid w:val="00356BB7"/>
    <w:rsid w:val="003571CD"/>
    <w:rsid w:val="003576E1"/>
    <w:rsid w:val="0035786D"/>
    <w:rsid w:val="00357938"/>
    <w:rsid w:val="00357C53"/>
    <w:rsid w:val="00357F46"/>
    <w:rsid w:val="00360FCC"/>
    <w:rsid w:val="00361028"/>
    <w:rsid w:val="0036165F"/>
    <w:rsid w:val="00361728"/>
    <w:rsid w:val="0036189E"/>
    <w:rsid w:val="00361A6E"/>
    <w:rsid w:val="003622A7"/>
    <w:rsid w:val="0036264F"/>
    <w:rsid w:val="00362677"/>
    <w:rsid w:val="00362855"/>
    <w:rsid w:val="00363B0B"/>
    <w:rsid w:val="00363D15"/>
    <w:rsid w:val="00363D28"/>
    <w:rsid w:val="00363DBD"/>
    <w:rsid w:val="00363EB2"/>
    <w:rsid w:val="00363EDD"/>
    <w:rsid w:val="003640F7"/>
    <w:rsid w:val="003650FF"/>
    <w:rsid w:val="00365385"/>
    <w:rsid w:val="00365FC2"/>
    <w:rsid w:val="003669F4"/>
    <w:rsid w:val="00367073"/>
    <w:rsid w:val="003670B6"/>
    <w:rsid w:val="0036728B"/>
    <w:rsid w:val="003673A0"/>
    <w:rsid w:val="00367508"/>
    <w:rsid w:val="00367AD4"/>
    <w:rsid w:val="00367CCA"/>
    <w:rsid w:val="00367D63"/>
    <w:rsid w:val="0037075F"/>
    <w:rsid w:val="003707A4"/>
    <w:rsid w:val="00371230"/>
    <w:rsid w:val="0037132E"/>
    <w:rsid w:val="003714D3"/>
    <w:rsid w:val="003715A4"/>
    <w:rsid w:val="00371B9B"/>
    <w:rsid w:val="003721DB"/>
    <w:rsid w:val="0037228D"/>
    <w:rsid w:val="0037247E"/>
    <w:rsid w:val="00372FF7"/>
    <w:rsid w:val="003731B5"/>
    <w:rsid w:val="003731DF"/>
    <w:rsid w:val="00373232"/>
    <w:rsid w:val="00374009"/>
    <w:rsid w:val="00374126"/>
    <w:rsid w:val="00374482"/>
    <w:rsid w:val="0037477A"/>
    <w:rsid w:val="003747AD"/>
    <w:rsid w:val="003750DD"/>
    <w:rsid w:val="00375509"/>
    <w:rsid w:val="003758BF"/>
    <w:rsid w:val="003758CA"/>
    <w:rsid w:val="003758DF"/>
    <w:rsid w:val="00375B4A"/>
    <w:rsid w:val="00376100"/>
    <w:rsid w:val="00376737"/>
    <w:rsid w:val="00376EA9"/>
    <w:rsid w:val="003770A9"/>
    <w:rsid w:val="0037737A"/>
    <w:rsid w:val="003777AE"/>
    <w:rsid w:val="003777D5"/>
    <w:rsid w:val="003801B9"/>
    <w:rsid w:val="003806E9"/>
    <w:rsid w:val="00380786"/>
    <w:rsid w:val="00380B7C"/>
    <w:rsid w:val="00380F6A"/>
    <w:rsid w:val="003810DA"/>
    <w:rsid w:val="003811C1"/>
    <w:rsid w:val="00381757"/>
    <w:rsid w:val="0038179F"/>
    <w:rsid w:val="003821C2"/>
    <w:rsid w:val="0038296F"/>
    <w:rsid w:val="00382D11"/>
    <w:rsid w:val="003831E3"/>
    <w:rsid w:val="00383AAE"/>
    <w:rsid w:val="00383E4E"/>
    <w:rsid w:val="003840D3"/>
    <w:rsid w:val="0038417E"/>
    <w:rsid w:val="003842C8"/>
    <w:rsid w:val="003847E4"/>
    <w:rsid w:val="00384A08"/>
    <w:rsid w:val="00385106"/>
    <w:rsid w:val="0038513A"/>
    <w:rsid w:val="0038548E"/>
    <w:rsid w:val="00385979"/>
    <w:rsid w:val="00385BFD"/>
    <w:rsid w:val="00385F64"/>
    <w:rsid w:val="0038611F"/>
    <w:rsid w:val="00386878"/>
    <w:rsid w:val="00386971"/>
    <w:rsid w:val="00386C40"/>
    <w:rsid w:val="00386F0C"/>
    <w:rsid w:val="00386F9A"/>
    <w:rsid w:val="00387287"/>
    <w:rsid w:val="00387486"/>
    <w:rsid w:val="003875E8"/>
    <w:rsid w:val="00387C57"/>
    <w:rsid w:val="00387E71"/>
    <w:rsid w:val="00391C1C"/>
    <w:rsid w:val="00391E18"/>
    <w:rsid w:val="00391F78"/>
    <w:rsid w:val="00392188"/>
    <w:rsid w:val="003921C2"/>
    <w:rsid w:val="00392560"/>
    <w:rsid w:val="00392E99"/>
    <w:rsid w:val="00393241"/>
    <w:rsid w:val="00393350"/>
    <w:rsid w:val="003934DB"/>
    <w:rsid w:val="00394123"/>
    <w:rsid w:val="003942EE"/>
    <w:rsid w:val="0039490C"/>
    <w:rsid w:val="00394C21"/>
    <w:rsid w:val="0039516A"/>
    <w:rsid w:val="0039547D"/>
    <w:rsid w:val="003954AC"/>
    <w:rsid w:val="00395A03"/>
    <w:rsid w:val="0039626C"/>
    <w:rsid w:val="003963B5"/>
    <w:rsid w:val="003964C0"/>
    <w:rsid w:val="00396601"/>
    <w:rsid w:val="0039692A"/>
    <w:rsid w:val="00396B6C"/>
    <w:rsid w:val="00396EB2"/>
    <w:rsid w:val="003970BC"/>
    <w:rsid w:val="003977A9"/>
    <w:rsid w:val="003977F6"/>
    <w:rsid w:val="0039788B"/>
    <w:rsid w:val="00397AAF"/>
    <w:rsid w:val="00397DE6"/>
    <w:rsid w:val="003A01F2"/>
    <w:rsid w:val="003A0383"/>
    <w:rsid w:val="003A0FAF"/>
    <w:rsid w:val="003A102F"/>
    <w:rsid w:val="003A11EA"/>
    <w:rsid w:val="003A12F8"/>
    <w:rsid w:val="003A13A1"/>
    <w:rsid w:val="003A171F"/>
    <w:rsid w:val="003A1BE9"/>
    <w:rsid w:val="003A1C9A"/>
    <w:rsid w:val="003A229E"/>
    <w:rsid w:val="003A2789"/>
    <w:rsid w:val="003A3403"/>
    <w:rsid w:val="003A3863"/>
    <w:rsid w:val="003A398C"/>
    <w:rsid w:val="003A3A3E"/>
    <w:rsid w:val="003A4074"/>
    <w:rsid w:val="003A41A3"/>
    <w:rsid w:val="003A466E"/>
    <w:rsid w:val="003A46A8"/>
    <w:rsid w:val="003A5219"/>
    <w:rsid w:val="003A5299"/>
    <w:rsid w:val="003A5372"/>
    <w:rsid w:val="003A54A5"/>
    <w:rsid w:val="003A592A"/>
    <w:rsid w:val="003A5B9D"/>
    <w:rsid w:val="003A68B4"/>
    <w:rsid w:val="003A6D1A"/>
    <w:rsid w:val="003A70F8"/>
    <w:rsid w:val="003A77C8"/>
    <w:rsid w:val="003A7F91"/>
    <w:rsid w:val="003B0440"/>
    <w:rsid w:val="003B0971"/>
    <w:rsid w:val="003B0B3E"/>
    <w:rsid w:val="003B0CB8"/>
    <w:rsid w:val="003B0E68"/>
    <w:rsid w:val="003B11C3"/>
    <w:rsid w:val="003B17C5"/>
    <w:rsid w:val="003B1B69"/>
    <w:rsid w:val="003B215C"/>
    <w:rsid w:val="003B21CA"/>
    <w:rsid w:val="003B2233"/>
    <w:rsid w:val="003B264D"/>
    <w:rsid w:val="003B2A79"/>
    <w:rsid w:val="003B2C66"/>
    <w:rsid w:val="003B32FC"/>
    <w:rsid w:val="003B38C2"/>
    <w:rsid w:val="003B3A7E"/>
    <w:rsid w:val="003B4345"/>
    <w:rsid w:val="003B45DC"/>
    <w:rsid w:val="003B45E9"/>
    <w:rsid w:val="003B4DEC"/>
    <w:rsid w:val="003B54FD"/>
    <w:rsid w:val="003B5C2D"/>
    <w:rsid w:val="003B5D0B"/>
    <w:rsid w:val="003B6162"/>
    <w:rsid w:val="003B62C1"/>
    <w:rsid w:val="003B6528"/>
    <w:rsid w:val="003B6735"/>
    <w:rsid w:val="003B68DF"/>
    <w:rsid w:val="003B73B4"/>
    <w:rsid w:val="003B7A89"/>
    <w:rsid w:val="003C02AC"/>
    <w:rsid w:val="003C0446"/>
    <w:rsid w:val="003C0568"/>
    <w:rsid w:val="003C0C73"/>
    <w:rsid w:val="003C0EA7"/>
    <w:rsid w:val="003C110C"/>
    <w:rsid w:val="003C12CB"/>
    <w:rsid w:val="003C1611"/>
    <w:rsid w:val="003C1C76"/>
    <w:rsid w:val="003C290D"/>
    <w:rsid w:val="003C2BF3"/>
    <w:rsid w:val="003C2D66"/>
    <w:rsid w:val="003C2F90"/>
    <w:rsid w:val="003C39BC"/>
    <w:rsid w:val="003C3B22"/>
    <w:rsid w:val="003C3BF7"/>
    <w:rsid w:val="003C3E2F"/>
    <w:rsid w:val="003C4B11"/>
    <w:rsid w:val="003C4D88"/>
    <w:rsid w:val="003C4FE3"/>
    <w:rsid w:val="003C500C"/>
    <w:rsid w:val="003C5620"/>
    <w:rsid w:val="003C57A7"/>
    <w:rsid w:val="003C586A"/>
    <w:rsid w:val="003C5AB9"/>
    <w:rsid w:val="003C64D3"/>
    <w:rsid w:val="003C67DC"/>
    <w:rsid w:val="003C6A2B"/>
    <w:rsid w:val="003C7C1A"/>
    <w:rsid w:val="003D2C23"/>
    <w:rsid w:val="003D2DAD"/>
    <w:rsid w:val="003D3E2D"/>
    <w:rsid w:val="003D461A"/>
    <w:rsid w:val="003D4868"/>
    <w:rsid w:val="003D4903"/>
    <w:rsid w:val="003D4A6D"/>
    <w:rsid w:val="003D4D5C"/>
    <w:rsid w:val="003D53D6"/>
    <w:rsid w:val="003D5AE5"/>
    <w:rsid w:val="003D5B3A"/>
    <w:rsid w:val="003D630D"/>
    <w:rsid w:val="003D6AD1"/>
    <w:rsid w:val="003D6C8A"/>
    <w:rsid w:val="003D6E31"/>
    <w:rsid w:val="003D6F8E"/>
    <w:rsid w:val="003D6FE3"/>
    <w:rsid w:val="003D77D8"/>
    <w:rsid w:val="003D7A09"/>
    <w:rsid w:val="003E0327"/>
    <w:rsid w:val="003E03CE"/>
    <w:rsid w:val="003E0412"/>
    <w:rsid w:val="003E0912"/>
    <w:rsid w:val="003E1286"/>
    <w:rsid w:val="003E15B4"/>
    <w:rsid w:val="003E1C96"/>
    <w:rsid w:val="003E1CBA"/>
    <w:rsid w:val="003E1F71"/>
    <w:rsid w:val="003E2279"/>
    <w:rsid w:val="003E2281"/>
    <w:rsid w:val="003E266B"/>
    <w:rsid w:val="003E29DE"/>
    <w:rsid w:val="003E2B56"/>
    <w:rsid w:val="003E2CA3"/>
    <w:rsid w:val="003E3ABA"/>
    <w:rsid w:val="003E3E6F"/>
    <w:rsid w:val="003E417E"/>
    <w:rsid w:val="003E5B2E"/>
    <w:rsid w:val="003E5C8B"/>
    <w:rsid w:val="003E6089"/>
    <w:rsid w:val="003E6796"/>
    <w:rsid w:val="003E6852"/>
    <w:rsid w:val="003E7392"/>
    <w:rsid w:val="003E73EB"/>
    <w:rsid w:val="003E74DF"/>
    <w:rsid w:val="003E76FE"/>
    <w:rsid w:val="003E785A"/>
    <w:rsid w:val="003E7860"/>
    <w:rsid w:val="003E789F"/>
    <w:rsid w:val="003E7D66"/>
    <w:rsid w:val="003E7D93"/>
    <w:rsid w:val="003E7E3D"/>
    <w:rsid w:val="003F0F21"/>
    <w:rsid w:val="003F123E"/>
    <w:rsid w:val="003F13B3"/>
    <w:rsid w:val="003F1771"/>
    <w:rsid w:val="003F1F74"/>
    <w:rsid w:val="003F22CA"/>
    <w:rsid w:val="003F2425"/>
    <w:rsid w:val="003F2900"/>
    <w:rsid w:val="003F2D3D"/>
    <w:rsid w:val="003F2D49"/>
    <w:rsid w:val="003F2E6B"/>
    <w:rsid w:val="003F2F54"/>
    <w:rsid w:val="003F3193"/>
    <w:rsid w:val="003F3378"/>
    <w:rsid w:val="003F3430"/>
    <w:rsid w:val="003F354C"/>
    <w:rsid w:val="003F3AE0"/>
    <w:rsid w:val="003F3BC5"/>
    <w:rsid w:val="003F492C"/>
    <w:rsid w:val="003F6490"/>
    <w:rsid w:val="003F7121"/>
    <w:rsid w:val="003F7169"/>
    <w:rsid w:val="003F77BC"/>
    <w:rsid w:val="00400132"/>
    <w:rsid w:val="0040014B"/>
    <w:rsid w:val="00400802"/>
    <w:rsid w:val="00400C2F"/>
    <w:rsid w:val="00400E97"/>
    <w:rsid w:val="00400EC8"/>
    <w:rsid w:val="0040122B"/>
    <w:rsid w:val="00401F01"/>
    <w:rsid w:val="00401FC4"/>
    <w:rsid w:val="004024C9"/>
    <w:rsid w:val="0040253E"/>
    <w:rsid w:val="00402FB3"/>
    <w:rsid w:val="00403883"/>
    <w:rsid w:val="00403C39"/>
    <w:rsid w:val="00403EA8"/>
    <w:rsid w:val="0040548B"/>
    <w:rsid w:val="00405E60"/>
    <w:rsid w:val="00405FFD"/>
    <w:rsid w:val="00406452"/>
    <w:rsid w:val="00406578"/>
    <w:rsid w:val="00406CA5"/>
    <w:rsid w:val="00407007"/>
    <w:rsid w:val="00407483"/>
    <w:rsid w:val="00407586"/>
    <w:rsid w:val="0040779E"/>
    <w:rsid w:val="0040793A"/>
    <w:rsid w:val="00407C7F"/>
    <w:rsid w:val="00407CE5"/>
    <w:rsid w:val="0041049F"/>
    <w:rsid w:val="00410E7B"/>
    <w:rsid w:val="0041108A"/>
    <w:rsid w:val="004113D4"/>
    <w:rsid w:val="0041172A"/>
    <w:rsid w:val="004118DB"/>
    <w:rsid w:val="00411F4F"/>
    <w:rsid w:val="00412A28"/>
    <w:rsid w:val="0041323A"/>
    <w:rsid w:val="0041357D"/>
    <w:rsid w:val="004144ED"/>
    <w:rsid w:val="00414862"/>
    <w:rsid w:val="004149C2"/>
    <w:rsid w:val="00414B3B"/>
    <w:rsid w:val="004156F1"/>
    <w:rsid w:val="00415816"/>
    <w:rsid w:val="00415C0B"/>
    <w:rsid w:val="004162B1"/>
    <w:rsid w:val="00416AEF"/>
    <w:rsid w:val="00416B45"/>
    <w:rsid w:val="00416D14"/>
    <w:rsid w:val="00416FDC"/>
    <w:rsid w:val="0041701A"/>
    <w:rsid w:val="00417B1D"/>
    <w:rsid w:val="00417C3C"/>
    <w:rsid w:val="00417D9F"/>
    <w:rsid w:val="00417EAB"/>
    <w:rsid w:val="00417F65"/>
    <w:rsid w:val="004205E1"/>
    <w:rsid w:val="004209B7"/>
    <w:rsid w:val="0042197D"/>
    <w:rsid w:val="00421E4E"/>
    <w:rsid w:val="00422057"/>
    <w:rsid w:val="004228F2"/>
    <w:rsid w:val="00422A36"/>
    <w:rsid w:val="00422D9E"/>
    <w:rsid w:val="00423176"/>
    <w:rsid w:val="00423735"/>
    <w:rsid w:val="00423EAD"/>
    <w:rsid w:val="00423F5D"/>
    <w:rsid w:val="00424365"/>
    <w:rsid w:val="00424483"/>
    <w:rsid w:val="004248E2"/>
    <w:rsid w:val="00424E8C"/>
    <w:rsid w:val="004251B0"/>
    <w:rsid w:val="004268C3"/>
    <w:rsid w:val="00426A97"/>
    <w:rsid w:val="00427303"/>
    <w:rsid w:val="00427852"/>
    <w:rsid w:val="004278DB"/>
    <w:rsid w:val="00427CD6"/>
    <w:rsid w:val="004304F5"/>
    <w:rsid w:val="0043054B"/>
    <w:rsid w:val="00430D70"/>
    <w:rsid w:val="0043121A"/>
    <w:rsid w:val="004316DE"/>
    <w:rsid w:val="00431D59"/>
    <w:rsid w:val="004320E1"/>
    <w:rsid w:val="004324D7"/>
    <w:rsid w:val="0043446D"/>
    <w:rsid w:val="00434977"/>
    <w:rsid w:val="00434C02"/>
    <w:rsid w:val="00434C76"/>
    <w:rsid w:val="0043514A"/>
    <w:rsid w:val="004358D9"/>
    <w:rsid w:val="004358DB"/>
    <w:rsid w:val="00435B46"/>
    <w:rsid w:val="00435F65"/>
    <w:rsid w:val="0043623C"/>
    <w:rsid w:val="0043644E"/>
    <w:rsid w:val="0043725B"/>
    <w:rsid w:val="00437834"/>
    <w:rsid w:val="004378B8"/>
    <w:rsid w:val="004379CA"/>
    <w:rsid w:val="00437AC4"/>
    <w:rsid w:val="00437C2C"/>
    <w:rsid w:val="004403AC"/>
    <w:rsid w:val="004405FA"/>
    <w:rsid w:val="0044077A"/>
    <w:rsid w:val="004414EB"/>
    <w:rsid w:val="00441749"/>
    <w:rsid w:val="00441D76"/>
    <w:rsid w:val="00441F64"/>
    <w:rsid w:val="004421E1"/>
    <w:rsid w:val="00442E1A"/>
    <w:rsid w:val="00442E8C"/>
    <w:rsid w:val="0044336A"/>
    <w:rsid w:val="00443501"/>
    <w:rsid w:val="00443AAA"/>
    <w:rsid w:val="004440C2"/>
    <w:rsid w:val="00444597"/>
    <w:rsid w:val="00444A44"/>
    <w:rsid w:val="004450D4"/>
    <w:rsid w:val="00445633"/>
    <w:rsid w:val="00445C35"/>
    <w:rsid w:val="0044609E"/>
    <w:rsid w:val="00446593"/>
    <w:rsid w:val="00446CB4"/>
    <w:rsid w:val="00446D08"/>
    <w:rsid w:val="00446F71"/>
    <w:rsid w:val="004470DE"/>
    <w:rsid w:val="0044712D"/>
    <w:rsid w:val="004501B9"/>
    <w:rsid w:val="00450565"/>
    <w:rsid w:val="00450604"/>
    <w:rsid w:val="00450A7C"/>
    <w:rsid w:val="00451696"/>
    <w:rsid w:val="0045185A"/>
    <w:rsid w:val="00452195"/>
    <w:rsid w:val="0045245B"/>
    <w:rsid w:val="00452575"/>
    <w:rsid w:val="00452E13"/>
    <w:rsid w:val="00453CE3"/>
    <w:rsid w:val="00453D4C"/>
    <w:rsid w:val="00454084"/>
    <w:rsid w:val="004541AC"/>
    <w:rsid w:val="0045435C"/>
    <w:rsid w:val="004546F5"/>
    <w:rsid w:val="004547F9"/>
    <w:rsid w:val="00454932"/>
    <w:rsid w:val="00454A59"/>
    <w:rsid w:val="00454D3E"/>
    <w:rsid w:val="0045549B"/>
    <w:rsid w:val="00455F3A"/>
    <w:rsid w:val="00456028"/>
    <w:rsid w:val="00456285"/>
    <w:rsid w:val="004563CD"/>
    <w:rsid w:val="00456A72"/>
    <w:rsid w:val="00456C56"/>
    <w:rsid w:val="004571AE"/>
    <w:rsid w:val="0045750B"/>
    <w:rsid w:val="004602F7"/>
    <w:rsid w:val="00460DB4"/>
    <w:rsid w:val="004617EE"/>
    <w:rsid w:val="00461D61"/>
    <w:rsid w:val="004620D0"/>
    <w:rsid w:val="00462A23"/>
    <w:rsid w:val="00462AA0"/>
    <w:rsid w:val="00463248"/>
    <w:rsid w:val="00463496"/>
    <w:rsid w:val="004634A9"/>
    <w:rsid w:val="00463DDF"/>
    <w:rsid w:val="00463EF6"/>
    <w:rsid w:val="004643D6"/>
    <w:rsid w:val="00464D42"/>
    <w:rsid w:val="0046500E"/>
    <w:rsid w:val="0046544E"/>
    <w:rsid w:val="0046565B"/>
    <w:rsid w:val="00465A54"/>
    <w:rsid w:val="00465ED5"/>
    <w:rsid w:val="00465F2D"/>
    <w:rsid w:val="00466238"/>
    <w:rsid w:val="00466632"/>
    <w:rsid w:val="004667BB"/>
    <w:rsid w:val="004669B2"/>
    <w:rsid w:val="0046705F"/>
    <w:rsid w:val="0046717A"/>
    <w:rsid w:val="004673D9"/>
    <w:rsid w:val="0046784A"/>
    <w:rsid w:val="00467BF4"/>
    <w:rsid w:val="00467F61"/>
    <w:rsid w:val="0047010E"/>
    <w:rsid w:val="00470442"/>
    <w:rsid w:val="00470745"/>
    <w:rsid w:val="00470874"/>
    <w:rsid w:val="0047136E"/>
    <w:rsid w:val="004714C4"/>
    <w:rsid w:val="00471674"/>
    <w:rsid w:val="00471A18"/>
    <w:rsid w:val="00471B6E"/>
    <w:rsid w:val="00471C19"/>
    <w:rsid w:val="00471DA1"/>
    <w:rsid w:val="00471E0A"/>
    <w:rsid w:val="004723D1"/>
    <w:rsid w:val="0047242D"/>
    <w:rsid w:val="00472782"/>
    <w:rsid w:val="0047285B"/>
    <w:rsid w:val="00472ACC"/>
    <w:rsid w:val="00472C6C"/>
    <w:rsid w:val="00472F5D"/>
    <w:rsid w:val="004731BC"/>
    <w:rsid w:val="00473B22"/>
    <w:rsid w:val="00474190"/>
    <w:rsid w:val="00474865"/>
    <w:rsid w:val="00474A34"/>
    <w:rsid w:val="004750BF"/>
    <w:rsid w:val="0047541A"/>
    <w:rsid w:val="00475907"/>
    <w:rsid w:val="00475D12"/>
    <w:rsid w:val="0047620B"/>
    <w:rsid w:val="004762AC"/>
    <w:rsid w:val="004763E0"/>
    <w:rsid w:val="004764DC"/>
    <w:rsid w:val="004775B0"/>
    <w:rsid w:val="004777D0"/>
    <w:rsid w:val="00477B2C"/>
    <w:rsid w:val="00477E70"/>
    <w:rsid w:val="00477FF0"/>
    <w:rsid w:val="00480204"/>
    <w:rsid w:val="00480208"/>
    <w:rsid w:val="004809EE"/>
    <w:rsid w:val="00480B1E"/>
    <w:rsid w:val="0048144C"/>
    <w:rsid w:val="00481FE1"/>
    <w:rsid w:val="00482271"/>
    <w:rsid w:val="004827A5"/>
    <w:rsid w:val="00482A1F"/>
    <w:rsid w:val="00482FBE"/>
    <w:rsid w:val="00483987"/>
    <w:rsid w:val="00483A63"/>
    <w:rsid w:val="00483FA3"/>
    <w:rsid w:val="00483FCB"/>
    <w:rsid w:val="004844B0"/>
    <w:rsid w:val="00484556"/>
    <w:rsid w:val="004845F2"/>
    <w:rsid w:val="00484B9D"/>
    <w:rsid w:val="00484BC6"/>
    <w:rsid w:val="0048524C"/>
    <w:rsid w:val="0048528B"/>
    <w:rsid w:val="0048540A"/>
    <w:rsid w:val="004855BD"/>
    <w:rsid w:val="004859B2"/>
    <w:rsid w:val="00485CDC"/>
    <w:rsid w:val="00485D9F"/>
    <w:rsid w:val="00485E6A"/>
    <w:rsid w:val="0048713A"/>
    <w:rsid w:val="00487431"/>
    <w:rsid w:val="00490742"/>
    <w:rsid w:val="004914CA"/>
    <w:rsid w:val="00491C6B"/>
    <w:rsid w:val="00491C9F"/>
    <w:rsid w:val="00491EE0"/>
    <w:rsid w:val="00492198"/>
    <w:rsid w:val="004923E4"/>
    <w:rsid w:val="0049241A"/>
    <w:rsid w:val="0049250D"/>
    <w:rsid w:val="00492629"/>
    <w:rsid w:val="00492A9C"/>
    <w:rsid w:val="004932C0"/>
    <w:rsid w:val="004937E8"/>
    <w:rsid w:val="00493C90"/>
    <w:rsid w:val="00493F18"/>
    <w:rsid w:val="0049415E"/>
    <w:rsid w:val="004946C8"/>
    <w:rsid w:val="00494C24"/>
    <w:rsid w:val="00495218"/>
    <w:rsid w:val="004954D0"/>
    <w:rsid w:val="004958A9"/>
    <w:rsid w:val="00495BB7"/>
    <w:rsid w:val="00495CF0"/>
    <w:rsid w:val="00495EDC"/>
    <w:rsid w:val="004962CF"/>
    <w:rsid w:val="00496BD2"/>
    <w:rsid w:val="0049713D"/>
    <w:rsid w:val="0049720E"/>
    <w:rsid w:val="00497BD4"/>
    <w:rsid w:val="004A03A0"/>
    <w:rsid w:val="004A0853"/>
    <w:rsid w:val="004A0A37"/>
    <w:rsid w:val="004A0C93"/>
    <w:rsid w:val="004A1146"/>
    <w:rsid w:val="004A1157"/>
    <w:rsid w:val="004A1475"/>
    <w:rsid w:val="004A1B14"/>
    <w:rsid w:val="004A20A3"/>
    <w:rsid w:val="004A2537"/>
    <w:rsid w:val="004A281B"/>
    <w:rsid w:val="004A311B"/>
    <w:rsid w:val="004A3369"/>
    <w:rsid w:val="004A39D9"/>
    <w:rsid w:val="004A40E3"/>
    <w:rsid w:val="004A42AF"/>
    <w:rsid w:val="004A45EC"/>
    <w:rsid w:val="004A51E6"/>
    <w:rsid w:val="004A54CF"/>
    <w:rsid w:val="004A59EE"/>
    <w:rsid w:val="004A5A28"/>
    <w:rsid w:val="004A66A3"/>
    <w:rsid w:val="004A6F41"/>
    <w:rsid w:val="004A6F99"/>
    <w:rsid w:val="004A7D62"/>
    <w:rsid w:val="004B006E"/>
    <w:rsid w:val="004B024E"/>
    <w:rsid w:val="004B0CA2"/>
    <w:rsid w:val="004B137D"/>
    <w:rsid w:val="004B13C1"/>
    <w:rsid w:val="004B151A"/>
    <w:rsid w:val="004B153F"/>
    <w:rsid w:val="004B189A"/>
    <w:rsid w:val="004B1D98"/>
    <w:rsid w:val="004B1F50"/>
    <w:rsid w:val="004B20AE"/>
    <w:rsid w:val="004B276B"/>
    <w:rsid w:val="004B27DC"/>
    <w:rsid w:val="004B2B5C"/>
    <w:rsid w:val="004B2D0B"/>
    <w:rsid w:val="004B331C"/>
    <w:rsid w:val="004B3737"/>
    <w:rsid w:val="004B3F2C"/>
    <w:rsid w:val="004B4D68"/>
    <w:rsid w:val="004B5BC9"/>
    <w:rsid w:val="004B612C"/>
    <w:rsid w:val="004B6303"/>
    <w:rsid w:val="004B6431"/>
    <w:rsid w:val="004B69B5"/>
    <w:rsid w:val="004B6C12"/>
    <w:rsid w:val="004B70C2"/>
    <w:rsid w:val="004B7231"/>
    <w:rsid w:val="004B7459"/>
    <w:rsid w:val="004B79B1"/>
    <w:rsid w:val="004C0205"/>
    <w:rsid w:val="004C059F"/>
    <w:rsid w:val="004C05DE"/>
    <w:rsid w:val="004C0675"/>
    <w:rsid w:val="004C0680"/>
    <w:rsid w:val="004C0788"/>
    <w:rsid w:val="004C0C60"/>
    <w:rsid w:val="004C1065"/>
    <w:rsid w:val="004C10E9"/>
    <w:rsid w:val="004C127C"/>
    <w:rsid w:val="004C13A0"/>
    <w:rsid w:val="004C1DCA"/>
    <w:rsid w:val="004C2261"/>
    <w:rsid w:val="004C229E"/>
    <w:rsid w:val="004C2C55"/>
    <w:rsid w:val="004C2DEA"/>
    <w:rsid w:val="004C2E7E"/>
    <w:rsid w:val="004C314C"/>
    <w:rsid w:val="004C33C6"/>
    <w:rsid w:val="004C363E"/>
    <w:rsid w:val="004C36C5"/>
    <w:rsid w:val="004C3717"/>
    <w:rsid w:val="004C3CE0"/>
    <w:rsid w:val="004C3EA0"/>
    <w:rsid w:val="004C427B"/>
    <w:rsid w:val="004C4371"/>
    <w:rsid w:val="004C454A"/>
    <w:rsid w:val="004C4C9A"/>
    <w:rsid w:val="004C4F40"/>
    <w:rsid w:val="004C52E0"/>
    <w:rsid w:val="004C5516"/>
    <w:rsid w:val="004C6970"/>
    <w:rsid w:val="004C708B"/>
    <w:rsid w:val="004C7878"/>
    <w:rsid w:val="004C7BD3"/>
    <w:rsid w:val="004C7F9B"/>
    <w:rsid w:val="004D025E"/>
    <w:rsid w:val="004D03E2"/>
    <w:rsid w:val="004D1035"/>
    <w:rsid w:val="004D16E4"/>
    <w:rsid w:val="004D2095"/>
    <w:rsid w:val="004D279D"/>
    <w:rsid w:val="004D2BF7"/>
    <w:rsid w:val="004D2D60"/>
    <w:rsid w:val="004D2F82"/>
    <w:rsid w:val="004D3179"/>
    <w:rsid w:val="004D3735"/>
    <w:rsid w:val="004D38A5"/>
    <w:rsid w:val="004D4720"/>
    <w:rsid w:val="004D52B7"/>
    <w:rsid w:val="004D5431"/>
    <w:rsid w:val="004D7623"/>
    <w:rsid w:val="004D795D"/>
    <w:rsid w:val="004D7DFB"/>
    <w:rsid w:val="004E0A3D"/>
    <w:rsid w:val="004E1255"/>
    <w:rsid w:val="004E163A"/>
    <w:rsid w:val="004E1A4B"/>
    <w:rsid w:val="004E1C0F"/>
    <w:rsid w:val="004E1C6D"/>
    <w:rsid w:val="004E1FAC"/>
    <w:rsid w:val="004E202B"/>
    <w:rsid w:val="004E21D8"/>
    <w:rsid w:val="004E271B"/>
    <w:rsid w:val="004E28CF"/>
    <w:rsid w:val="004E2C39"/>
    <w:rsid w:val="004E3282"/>
    <w:rsid w:val="004E32F3"/>
    <w:rsid w:val="004E35AF"/>
    <w:rsid w:val="004E3D58"/>
    <w:rsid w:val="004E3E79"/>
    <w:rsid w:val="004E474F"/>
    <w:rsid w:val="004E49D7"/>
    <w:rsid w:val="004E4A21"/>
    <w:rsid w:val="004E4AE0"/>
    <w:rsid w:val="004E4FF9"/>
    <w:rsid w:val="004E53D7"/>
    <w:rsid w:val="004E581E"/>
    <w:rsid w:val="004E5861"/>
    <w:rsid w:val="004E5B57"/>
    <w:rsid w:val="004E5D22"/>
    <w:rsid w:val="004E637F"/>
    <w:rsid w:val="004E65EE"/>
    <w:rsid w:val="004E664E"/>
    <w:rsid w:val="004E6978"/>
    <w:rsid w:val="004E69BA"/>
    <w:rsid w:val="004E6E43"/>
    <w:rsid w:val="004E7361"/>
    <w:rsid w:val="004E76AD"/>
    <w:rsid w:val="004E7826"/>
    <w:rsid w:val="004E797F"/>
    <w:rsid w:val="004E7C49"/>
    <w:rsid w:val="004E7C73"/>
    <w:rsid w:val="004F02C7"/>
    <w:rsid w:val="004F05A5"/>
    <w:rsid w:val="004F0883"/>
    <w:rsid w:val="004F0998"/>
    <w:rsid w:val="004F0DCF"/>
    <w:rsid w:val="004F0EEC"/>
    <w:rsid w:val="004F130A"/>
    <w:rsid w:val="004F148D"/>
    <w:rsid w:val="004F182F"/>
    <w:rsid w:val="004F187F"/>
    <w:rsid w:val="004F1895"/>
    <w:rsid w:val="004F1BC0"/>
    <w:rsid w:val="004F2706"/>
    <w:rsid w:val="004F28ED"/>
    <w:rsid w:val="004F2A0D"/>
    <w:rsid w:val="004F2A27"/>
    <w:rsid w:val="004F2A99"/>
    <w:rsid w:val="004F2C39"/>
    <w:rsid w:val="004F2E2D"/>
    <w:rsid w:val="004F3A51"/>
    <w:rsid w:val="004F3B77"/>
    <w:rsid w:val="004F4269"/>
    <w:rsid w:val="004F4BE2"/>
    <w:rsid w:val="004F4DD9"/>
    <w:rsid w:val="004F4EBD"/>
    <w:rsid w:val="004F530D"/>
    <w:rsid w:val="004F5C19"/>
    <w:rsid w:val="004F70DD"/>
    <w:rsid w:val="004F7F0C"/>
    <w:rsid w:val="00500708"/>
    <w:rsid w:val="005008BF"/>
    <w:rsid w:val="00500A1A"/>
    <w:rsid w:val="00500B8F"/>
    <w:rsid w:val="00500BBC"/>
    <w:rsid w:val="00500DF2"/>
    <w:rsid w:val="0050143A"/>
    <w:rsid w:val="00501A62"/>
    <w:rsid w:val="00501B2E"/>
    <w:rsid w:val="0050214E"/>
    <w:rsid w:val="0050227A"/>
    <w:rsid w:val="005022C0"/>
    <w:rsid w:val="0050245C"/>
    <w:rsid w:val="00502BB8"/>
    <w:rsid w:val="005033A4"/>
    <w:rsid w:val="005042D6"/>
    <w:rsid w:val="005046D4"/>
    <w:rsid w:val="00504AED"/>
    <w:rsid w:val="00504F56"/>
    <w:rsid w:val="0050502B"/>
    <w:rsid w:val="00505275"/>
    <w:rsid w:val="00505585"/>
    <w:rsid w:val="00505CBC"/>
    <w:rsid w:val="00506A39"/>
    <w:rsid w:val="00506C9C"/>
    <w:rsid w:val="005072DD"/>
    <w:rsid w:val="00507559"/>
    <w:rsid w:val="005075BD"/>
    <w:rsid w:val="00507CB2"/>
    <w:rsid w:val="00510412"/>
    <w:rsid w:val="005106F3"/>
    <w:rsid w:val="005114DF"/>
    <w:rsid w:val="00512461"/>
    <w:rsid w:val="0051274E"/>
    <w:rsid w:val="00512A39"/>
    <w:rsid w:val="00512A3A"/>
    <w:rsid w:val="00512A7C"/>
    <w:rsid w:val="00512B39"/>
    <w:rsid w:val="00513420"/>
    <w:rsid w:val="00513D34"/>
    <w:rsid w:val="00513EE9"/>
    <w:rsid w:val="00514147"/>
    <w:rsid w:val="005142B8"/>
    <w:rsid w:val="005142F8"/>
    <w:rsid w:val="00514847"/>
    <w:rsid w:val="00514F9D"/>
    <w:rsid w:val="005151EB"/>
    <w:rsid w:val="00515394"/>
    <w:rsid w:val="00515FE8"/>
    <w:rsid w:val="00516090"/>
    <w:rsid w:val="005160A2"/>
    <w:rsid w:val="00516797"/>
    <w:rsid w:val="0051694E"/>
    <w:rsid w:val="005169FC"/>
    <w:rsid w:val="00516BD6"/>
    <w:rsid w:val="00516C5A"/>
    <w:rsid w:val="00517042"/>
    <w:rsid w:val="00517108"/>
    <w:rsid w:val="00517226"/>
    <w:rsid w:val="00517C88"/>
    <w:rsid w:val="00517D1F"/>
    <w:rsid w:val="00520701"/>
    <w:rsid w:val="00520961"/>
    <w:rsid w:val="00520A61"/>
    <w:rsid w:val="0052111B"/>
    <w:rsid w:val="00521598"/>
    <w:rsid w:val="00521674"/>
    <w:rsid w:val="0052183C"/>
    <w:rsid w:val="00521AC6"/>
    <w:rsid w:val="00521D31"/>
    <w:rsid w:val="00521FA0"/>
    <w:rsid w:val="00521FCE"/>
    <w:rsid w:val="00522607"/>
    <w:rsid w:val="0052260A"/>
    <w:rsid w:val="00522997"/>
    <w:rsid w:val="00522AD1"/>
    <w:rsid w:val="00522F3F"/>
    <w:rsid w:val="0052358A"/>
    <w:rsid w:val="005235C8"/>
    <w:rsid w:val="005239A7"/>
    <w:rsid w:val="005243FC"/>
    <w:rsid w:val="00524AC9"/>
    <w:rsid w:val="00524DF9"/>
    <w:rsid w:val="005250C0"/>
    <w:rsid w:val="00525831"/>
    <w:rsid w:val="005258E6"/>
    <w:rsid w:val="00525A2C"/>
    <w:rsid w:val="00525F93"/>
    <w:rsid w:val="00525FCE"/>
    <w:rsid w:val="005266A7"/>
    <w:rsid w:val="0052677E"/>
    <w:rsid w:val="005274AB"/>
    <w:rsid w:val="005279BA"/>
    <w:rsid w:val="00527E48"/>
    <w:rsid w:val="00527E4D"/>
    <w:rsid w:val="005301E8"/>
    <w:rsid w:val="0053060D"/>
    <w:rsid w:val="00530A60"/>
    <w:rsid w:val="00530B2E"/>
    <w:rsid w:val="005317E6"/>
    <w:rsid w:val="0053197A"/>
    <w:rsid w:val="005319A3"/>
    <w:rsid w:val="00532410"/>
    <w:rsid w:val="00532524"/>
    <w:rsid w:val="00532710"/>
    <w:rsid w:val="00532951"/>
    <w:rsid w:val="00532CB4"/>
    <w:rsid w:val="00532DBF"/>
    <w:rsid w:val="00532F84"/>
    <w:rsid w:val="005339C9"/>
    <w:rsid w:val="00533DE5"/>
    <w:rsid w:val="00533EC7"/>
    <w:rsid w:val="00533ED1"/>
    <w:rsid w:val="0053408E"/>
    <w:rsid w:val="005344C8"/>
    <w:rsid w:val="00534DE8"/>
    <w:rsid w:val="00535497"/>
    <w:rsid w:val="00535750"/>
    <w:rsid w:val="00536189"/>
    <w:rsid w:val="005369DE"/>
    <w:rsid w:val="00536C2B"/>
    <w:rsid w:val="00536E7F"/>
    <w:rsid w:val="00536F59"/>
    <w:rsid w:val="00537145"/>
    <w:rsid w:val="005376D2"/>
    <w:rsid w:val="00537D50"/>
    <w:rsid w:val="00537E2E"/>
    <w:rsid w:val="00540559"/>
    <w:rsid w:val="00540814"/>
    <w:rsid w:val="00540C4F"/>
    <w:rsid w:val="005416AE"/>
    <w:rsid w:val="0054170B"/>
    <w:rsid w:val="00541AC6"/>
    <w:rsid w:val="00541C73"/>
    <w:rsid w:val="00541E6F"/>
    <w:rsid w:val="00541E9C"/>
    <w:rsid w:val="00542026"/>
    <w:rsid w:val="005421E0"/>
    <w:rsid w:val="0054268D"/>
    <w:rsid w:val="00542C07"/>
    <w:rsid w:val="00542ED9"/>
    <w:rsid w:val="0054375D"/>
    <w:rsid w:val="00543768"/>
    <w:rsid w:val="00543A83"/>
    <w:rsid w:val="00543B41"/>
    <w:rsid w:val="00544099"/>
    <w:rsid w:val="00544EF1"/>
    <w:rsid w:val="00544F78"/>
    <w:rsid w:val="00545077"/>
    <w:rsid w:val="00545308"/>
    <w:rsid w:val="00545728"/>
    <w:rsid w:val="00545D52"/>
    <w:rsid w:val="005464E9"/>
    <w:rsid w:val="0054685E"/>
    <w:rsid w:val="00546FF6"/>
    <w:rsid w:val="00547013"/>
    <w:rsid w:val="0054733C"/>
    <w:rsid w:val="005476A8"/>
    <w:rsid w:val="0054791C"/>
    <w:rsid w:val="00547E3A"/>
    <w:rsid w:val="0055000C"/>
    <w:rsid w:val="00550557"/>
    <w:rsid w:val="005506A1"/>
    <w:rsid w:val="005507B6"/>
    <w:rsid w:val="00550B07"/>
    <w:rsid w:val="00550BAE"/>
    <w:rsid w:val="00550D8E"/>
    <w:rsid w:val="00550DD9"/>
    <w:rsid w:val="0055115E"/>
    <w:rsid w:val="005517F0"/>
    <w:rsid w:val="00552012"/>
    <w:rsid w:val="005525BA"/>
    <w:rsid w:val="005526A7"/>
    <w:rsid w:val="0055273C"/>
    <w:rsid w:val="00552F78"/>
    <w:rsid w:val="005533B0"/>
    <w:rsid w:val="005540DB"/>
    <w:rsid w:val="005542E8"/>
    <w:rsid w:val="00554511"/>
    <w:rsid w:val="005547C6"/>
    <w:rsid w:val="00554960"/>
    <w:rsid w:val="00554CAE"/>
    <w:rsid w:val="00554D82"/>
    <w:rsid w:val="005550B6"/>
    <w:rsid w:val="00555139"/>
    <w:rsid w:val="005557EC"/>
    <w:rsid w:val="00555F2A"/>
    <w:rsid w:val="0055612B"/>
    <w:rsid w:val="005568D5"/>
    <w:rsid w:val="00556D02"/>
    <w:rsid w:val="00556F2B"/>
    <w:rsid w:val="005570CF"/>
    <w:rsid w:val="005573A9"/>
    <w:rsid w:val="005576E4"/>
    <w:rsid w:val="005577EE"/>
    <w:rsid w:val="00557C92"/>
    <w:rsid w:val="00557DF6"/>
    <w:rsid w:val="005600DF"/>
    <w:rsid w:val="00560154"/>
    <w:rsid w:val="00560175"/>
    <w:rsid w:val="005607F6"/>
    <w:rsid w:val="00560C89"/>
    <w:rsid w:val="00560D3E"/>
    <w:rsid w:val="00561253"/>
    <w:rsid w:val="0056147F"/>
    <w:rsid w:val="0056197D"/>
    <w:rsid w:val="00561DD9"/>
    <w:rsid w:val="005621F7"/>
    <w:rsid w:val="00563429"/>
    <w:rsid w:val="005636AF"/>
    <w:rsid w:val="005636E2"/>
    <w:rsid w:val="0056378E"/>
    <w:rsid w:val="005637A8"/>
    <w:rsid w:val="005637F3"/>
    <w:rsid w:val="00563CE2"/>
    <w:rsid w:val="00563ED4"/>
    <w:rsid w:val="005640F8"/>
    <w:rsid w:val="0056418B"/>
    <w:rsid w:val="005641FB"/>
    <w:rsid w:val="00564B5F"/>
    <w:rsid w:val="0056530E"/>
    <w:rsid w:val="0056539A"/>
    <w:rsid w:val="00565B7D"/>
    <w:rsid w:val="00565BB3"/>
    <w:rsid w:val="005669A4"/>
    <w:rsid w:val="00566EC5"/>
    <w:rsid w:val="0056703B"/>
    <w:rsid w:val="0056722A"/>
    <w:rsid w:val="00567936"/>
    <w:rsid w:val="0056796C"/>
    <w:rsid w:val="00567A64"/>
    <w:rsid w:val="00567BB2"/>
    <w:rsid w:val="00567DB7"/>
    <w:rsid w:val="00567F04"/>
    <w:rsid w:val="005702B3"/>
    <w:rsid w:val="00570759"/>
    <w:rsid w:val="005707F8"/>
    <w:rsid w:val="00570B09"/>
    <w:rsid w:val="00570E55"/>
    <w:rsid w:val="005715A4"/>
    <w:rsid w:val="005715F2"/>
    <w:rsid w:val="005719B4"/>
    <w:rsid w:val="00571CF4"/>
    <w:rsid w:val="00571EDC"/>
    <w:rsid w:val="00572044"/>
    <w:rsid w:val="005722AF"/>
    <w:rsid w:val="00572387"/>
    <w:rsid w:val="005728DE"/>
    <w:rsid w:val="005738DD"/>
    <w:rsid w:val="00573AC4"/>
    <w:rsid w:val="00573EC0"/>
    <w:rsid w:val="00573FB1"/>
    <w:rsid w:val="00574A47"/>
    <w:rsid w:val="005751FA"/>
    <w:rsid w:val="005756A3"/>
    <w:rsid w:val="0057578A"/>
    <w:rsid w:val="00575820"/>
    <w:rsid w:val="0057593B"/>
    <w:rsid w:val="00575BFE"/>
    <w:rsid w:val="0057611C"/>
    <w:rsid w:val="00576137"/>
    <w:rsid w:val="00576D6B"/>
    <w:rsid w:val="00576E59"/>
    <w:rsid w:val="0057778E"/>
    <w:rsid w:val="00577C2F"/>
    <w:rsid w:val="00577C93"/>
    <w:rsid w:val="00577EE8"/>
    <w:rsid w:val="0058006A"/>
    <w:rsid w:val="00580096"/>
    <w:rsid w:val="00580408"/>
    <w:rsid w:val="00580530"/>
    <w:rsid w:val="00580730"/>
    <w:rsid w:val="00580770"/>
    <w:rsid w:val="00580809"/>
    <w:rsid w:val="005808AC"/>
    <w:rsid w:val="00581007"/>
    <w:rsid w:val="00581A0C"/>
    <w:rsid w:val="00581DB5"/>
    <w:rsid w:val="0058202C"/>
    <w:rsid w:val="00582EA0"/>
    <w:rsid w:val="00583552"/>
    <w:rsid w:val="00583734"/>
    <w:rsid w:val="005847F9"/>
    <w:rsid w:val="00584D8D"/>
    <w:rsid w:val="0058527E"/>
    <w:rsid w:val="00585565"/>
    <w:rsid w:val="005859CD"/>
    <w:rsid w:val="00586031"/>
    <w:rsid w:val="0058627A"/>
    <w:rsid w:val="005862BB"/>
    <w:rsid w:val="005862CE"/>
    <w:rsid w:val="00586716"/>
    <w:rsid w:val="00586984"/>
    <w:rsid w:val="00586A91"/>
    <w:rsid w:val="00586AC4"/>
    <w:rsid w:val="00586E40"/>
    <w:rsid w:val="0058768C"/>
    <w:rsid w:val="005876A4"/>
    <w:rsid w:val="00587BB6"/>
    <w:rsid w:val="00587C7F"/>
    <w:rsid w:val="00590EC3"/>
    <w:rsid w:val="00591868"/>
    <w:rsid w:val="00591D7F"/>
    <w:rsid w:val="00591EAA"/>
    <w:rsid w:val="0059244E"/>
    <w:rsid w:val="00593402"/>
    <w:rsid w:val="005936CF"/>
    <w:rsid w:val="00593C86"/>
    <w:rsid w:val="00594316"/>
    <w:rsid w:val="0059479C"/>
    <w:rsid w:val="0059513C"/>
    <w:rsid w:val="005956AF"/>
    <w:rsid w:val="005957B5"/>
    <w:rsid w:val="00595A23"/>
    <w:rsid w:val="00595C88"/>
    <w:rsid w:val="00596105"/>
    <w:rsid w:val="00596316"/>
    <w:rsid w:val="005966D3"/>
    <w:rsid w:val="00596E4E"/>
    <w:rsid w:val="00596F55"/>
    <w:rsid w:val="005973B6"/>
    <w:rsid w:val="0059774D"/>
    <w:rsid w:val="00597A09"/>
    <w:rsid w:val="00597C3A"/>
    <w:rsid w:val="00597DEC"/>
    <w:rsid w:val="00597E1D"/>
    <w:rsid w:val="005A015E"/>
    <w:rsid w:val="005A0163"/>
    <w:rsid w:val="005A0367"/>
    <w:rsid w:val="005A0B3C"/>
    <w:rsid w:val="005A1227"/>
    <w:rsid w:val="005A1C30"/>
    <w:rsid w:val="005A1F0A"/>
    <w:rsid w:val="005A2AA6"/>
    <w:rsid w:val="005A2BE1"/>
    <w:rsid w:val="005A2D68"/>
    <w:rsid w:val="005A2FB6"/>
    <w:rsid w:val="005A3205"/>
    <w:rsid w:val="005A3570"/>
    <w:rsid w:val="005A4EF6"/>
    <w:rsid w:val="005A5282"/>
    <w:rsid w:val="005A5463"/>
    <w:rsid w:val="005A558C"/>
    <w:rsid w:val="005A5606"/>
    <w:rsid w:val="005A5BAF"/>
    <w:rsid w:val="005A5BCA"/>
    <w:rsid w:val="005A5CD9"/>
    <w:rsid w:val="005A6F8D"/>
    <w:rsid w:val="005A7391"/>
    <w:rsid w:val="005A7695"/>
    <w:rsid w:val="005A7714"/>
    <w:rsid w:val="005A780E"/>
    <w:rsid w:val="005A7882"/>
    <w:rsid w:val="005A7B3E"/>
    <w:rsid w:val="005A7CDC"/>
    <w:rsid w:val="005B0195"/>
    <w:rsid w:val="005B038B"/>
    <w:rsid w:val="005B06E4"/>
    <w:rsid w:val="005B089A"/>
    <w:rsid w:val="005B0D15"/>
    <w:rsid w:val="005B18BE"/>
    <w:rsid w:val="005B1F35"/>
    <w:rsid w:val="005B20A6"/>
    <w:rsid w:val="005B211D"/>
    <w:rsid w:val="005B21FA"/>
    <w:rsid w:val="005B2392"/>
    <w:rsid w:val="005B27BF"/>
    <w:rsid w:val="005B35B0"/>
    <w:rsid w:val="005B3695"/>
    <w:rsid w:val="005B39B9"/>
    <w:rsid w:val="005B3ACF"/>
    <w:rsid w:val="005B4071"/>
    <w:rsid w:val="005B47FC"/>
    <w:rsid w:val="005B4C71"/>
    <w:rsid w:val="005B52CA"/>
    <w:rsid w:val="005B5BE7"/>
    <w:rsid w:val="005B632E"/>
    <w:rsid w:val="005B6EDE"/>
    <w:rsid w:val="005B7564"/>
    <w:rsid w:val="005B7CB6"/>
    <w:rsid w:val="005C014E"/>
    <w:rsid w:val="005C01C6"/>
    <w:rsid w:val="005C02DF"/>
    <w:rsid w:val="005C03B2"/>
    <w:rsid w:val="005C0CAD"/>
    <w:rsid w:val="005C0D4D"/>
    <w:rsid w:val="005C105E"/>
    <w:rsid w:val="005C1B34"/>
    <w:rsid w:val="005C1F44"/>
    <w:rsid w:val="005C2223"/>
    <w:rsid w:val="005C23AD"/>
    <w:rsid w:val="005C2467"/>
    <w:rsid w:val="005C2A51"/>
    <w:rsid w:val="005C2DC8"/>
    <w:rsid w:val="005C3022"/>
    <w:rsid w:val="005C347F"/>
    <w:rsid w:val="005C426F"/>
    <w:rsid w:val="005C44F6"/>
    <w:rsid w:val="005C47E5"/>
    <w:rsid w:val="005C4B62"/>
    <w:rsid w:val="005C4C82"/>
    <w:rsid w:val="005C55CD"/>
    <w:rsid w:val="005C572C"/>
    <w:rsid w:val="005C58E3"/>
    <w:rsid w:val="005C5DE0"/>
    <w:rsid w:val="005C5E23"/>
    <w:rsid w:val="005C6113"/>
    <w:rsid w:val="005C69EB"/>
    <w:rsid w:val="005C6C29"/>
    <w:rsid w:val="005C7701"/>
    <w:rsid w:val="005C7BFA"/>
    <w:rsid w:val="005C7BFF"/>
    <w:rsid w:val="005C7C21"/>
    <w:rsid w:val="005C7D89"/>
    <w:rsid w:val="005D0B7F"/>
    <w:rsid w:val="005D0C12"/>
    <w:rsid w:val="005D0D35"/>
    <w:rsid w:val="005D1077"/>
    <w:rsid w:val="005D12C8"/>
    <w:rsid w:val="005D19E8"/>
    <w:rsid w:val="005D1A4B"/>
    <w:rsid w:val="005D25E2"/>
    <w:rsid w:val="005D2B18"/>
    <w:rsid w:val="005D321F"/>
    <w:rsid w:val="005D352D"/>
    <w:rsid w:val="005D3A6F"/>
    <w:rsid w:val="005D4312"/>
    <w:rsid w:val="005D44C4"/>
    <w:rsid w:val="005D4830"/>
    <w:rsid w:val="005D4F8A"/>
    <w:rsid w:val="005D4F97"/>
    <w:rsid w:val="005D6B4F"/>
    <w:rsid w:val="005D7001"/>
    <w:rsid w:val="005D77E2"/>
    <w:rsid w:val="005D7C2B"/>
    <w:rsid w:val="005E0147"/>
    <w:rsid w:val="005E060C"/>
    <w:rsid w:val="005E0744"/>
    <w:rsid w:val="005E0DFE"/>
    <w:rsid w:val="005E11D3"/>
    <w:rsid w:val="005E1246"/>
    <w:rsid w:val="005E1454"/>
    <w:rsid w:val="005E218B"/>
    <w:rsid w:val="005E29B9"/>
    <w:rsid w:val="005E2F94"/>
    <w:rsid w:val="005E2FC3"/>
    <w:rsid w:val="005E30DF"/>
    <w:rsid w:val="005E310B"/>
    <w:rsid w:val="005E3289"/>
    <w:rsid w:val="005E36C4"/>
    <w:rsid w:val="005E3913"/>
    <w:rsid w:val="005E4534"/>
    <w:rsid w:val="005E4A7F"/>
    <w:rsid w:val="005E4C83"/>
    <w:rsid w:val="005E5190"/>
    <w:rsid w:val="005E527F"/>
    <w:rsid w:val="005E58ED"/>
    <w:rsid w:val="005E5FBE"/>
    <w:rsid w:val="005E60A5"/>
    <w:rsid w:val="005E6206"/>
    <w:rsid w:val="005E651C"/>
    <w:rsid w:val="005E6B3A"/>
    <w:rsid w:val="005E6D31"/>
    <w:rsid w:val="005E7346"/>
    <w:rsid w:val="005E77D3"/>
    <w:rsid w:val="005E7BED"/>
    <w:rsid w:val="005E7E35"/>
    <w:rsid w:val="005E7F8A"/>
    <w:rsid w:val="005F0027"/>
    <w:rsid w:val="005F01E2"/>
    <w:rsid w:val="005F06BC"/>
    <w:rsid w:val="005F0B16"/>
    <w:rsid w:val="005F0D8C"/>
    <w:rsid w:val="005F0E51"/>
    <w:rsid w:val="005F1016"/>
    <w:rsid w:val="005F145D"/>
    <w:rsid w:val="005F23D7"/>
    <w:rsid w:val="005F2488"/>
    <w:rsid w:val="005F2765"/>
    <w:rsid w:val="005F28F9"/>
    <w:rsid w:val="005F2BFF"/>
    <w:rsid w:val="005F2E51"/>
    <w:rsid w:val="005F3015"/>
    <w:rsid w:val="005F3465"/>
    <w:rsid w:val="005F393D"/>
    <w:rsid w:val="005F3A09"/>
    <w:rsid w:val="005F3B4E"/>
    <w:rsid w:val="005F3C83"/>
    <w:rsid w:val="005F3D0D"/>
    <w:rsid w:val="005F4017"/>
    <w:rsid w:val="005F41A2"/>
    <w:rsid w:val="005F41B2"/>
    <w:rsid w:val="005F48B6"/>
    <w:rsid w:val="005F517F"/>
    <w:rsid w:val="005F5541"/>
    <w:rsid w:val="005F6745"/>
    <w:rsid w:val="005F67B4"/>
    <w:rsid w:val="005F69DB"/>
    <w:rsid w:val="005F6AD4"/>
    <w:rsid w:val="005F6F78"/>
    <w:rsid w:val="005F7A51"/>
    <w:rsid w:val="005F7CCB"/>
    <w:rsid w:val="005F7DC5"/>
    <w:rsid w:val="005F7F03"/>
    <w:rsid w:val="006003B3"/>
    <w:rsid w:val="00600E38"/>
    <w:rsid w:val="0060135F"/>
    <w:rsid w:val="00601376"/>
    <w:rsid w:val="006013CB"/>
    <w:rsid w:val="006015DC"/>
    <w:rsid w:val="006016E6"/>
    <w:rsid w:val="0060186C"/>
    <w:rsid w:val="00601A3D"/>
    <w:rsid w:val="00602043"/>
    <w:rsid w:val="00602EAA"/>
    <w:rsid w:val="00602F1A"/>
    <w:rsid w:val="00603A45"/>
    <w:rsid w:val="00603DEB"/>
    <w:rsid w:val="00604002"/>
    <w:rsid w:val="00604F06"/>
    <w:rsid w:val="00604F95"/>
    <w:rsid w:val="0060505D"/>
    <w:rsid w:val="00605567"/>
    <w:rsid w:val="0060563B"/>
    <w:rsid w:val="006058C4"/>
    <w:rsid w:val="00606BE6"/>
    <w:rsid w:val="00607608"/>
    <w:rsid w:val="006103EB"/>
    <w:rsid w:val="00610567"/>
    <w:rsid w:val="0061064E"/>
    <w:rsid w:val="006108C3"/>
    <w:rsid w:val="00611364"/>
    <w:rsid w:val="00611FE1"/>
    <w:rsid w:val="006121FA"/>
    <w:rsid w:val="006123C4"/>
    <w:rsid w:val="0061266E"/>
    <w:rsid w:val="006126B3"/>
    <w:rsid w:val="00612959"/>
    <w:rsid w:val="006129DA"/>
    <w:rsid w:val="00612C46"/>
    <w:rsid w:val="006130D4"/>
    <w:rsid w:val="0061335F"/>
    <w:rsid w:val="006134F6"/>
    <w:rsid w:val="006150E2"/>
    <w:rsid w:val="00615AD2"/>
    <w:rsid w:val="00615C9C"/>
    <w:rsid w:val="00615FEA"/>
    <w:rsid w:val="0061687B"/>
    <w:rsid w:val="00616C01"/>
    <w:rsid w:val="006176EA"/>
    <w:rsid w:val="0061786E"/>
    <w:rsid w:val="00617889"/>
    <w:rsid w:val="006179DC"/>
    <w:rsid w:val="006206C5"/>
    <w:rsid w:val="006207B1"/>
    <w:rsid w:val="0062112B"/>
    <w:rsid w:val="0062124D"/>
    <w:rsid w:val="006214BF"/>
    <w:rsid w:val="00621613"/>
    <w:rsid w:val="00621653"/>
    <w:rsid w:val="00621ADD"/>
    <w:rsid w:val="00621F8E"/>
    <w:rsid w:val="00622AD0"/>
    <w:rsid w:val="00622C18"/>
    <w:rsid w:val="006244A3"/>
    <w:rsid w:val="00624591"/>
    <w:rsid w:val="006245C6"/>
    <w:rsid w:val="00624A78"/>
    <w:rsid w:val="006252B9"/>
    <w:rsid w:val="0062539C"/>
    <w:rsid w:val="0062542B"/>
    <w:rsid w:val="006255AC"/>
    <w:rsid w:val="0062598B"/>
    <w:rsid w:val="00625AA2"/>
    <w:rsid w:val="00625D19"/>
    <w:rsid w:val="00625D5D"/>
    <w:rsid w:val="00625EAB"/>
    <w:rsid w:val="0062685C"/>
    <w:rsid w:val="00626ABF"/>
    <w:rsid w:val="00626B6E"/>
    <w:rsid w:val="00626C60"/>
    <w:rsid w:val="00626FD3"/>
    <w:rsid w:val="00627270"/>
    <w:rsid w:val="00627A38"/>
    <w:rsid w:val="00627A89"/>
    <w:rsid w:val="00627F18"/>
    <w:rsid w:val="00630AF6"/>
    <w:rsid w:val="00630B28"/>
    <w:rsid w:val="00630D71"/>
    <w:rsid w:val="006310B1"/>
    <w:rsid w:val="00631301"/>
    <w:rsid w:val="006316F2"/>
    <w:rsid w:val="006325F9"/>
    <w:rsid w:val="0063265D"/>
    <w:rsid w:val="00633102"/>
    <w:rsid w:val="0063326C"/>
    <w:rsid w:val="00633BA5"/>
    <w:rsid w:val="00633BAF"/>
    <w:rsid w:val="00633D46"/>
    <w:rsid w:val="00633EDD"/>
    <w:rsid w:val="0063409C"/>
    <w:rsid w:val="0063442A"/>
    <w:rsid w:val="0063448F"/>
    <w:rsid w:val="00634920"/>
    <w:rsid w:val="00634C6E"/>
    <w:rsid w:val="006353F2"/>
    <w:rsid w:val="00635405"/>
    <w:rsid w:val="00635570"/>
    <w:rsid w:val="0063568A"/>
    <w:rsid w:val="006357C6"/>
    <w:rsid w:val="00635A28"/>
    <w:rsid w:val="00636010"/>
    <w:rsid w:val="00636252"/>
    <w:rsid w:val="00636318"/>
    <w:rsid w:val="006364A0"/>
    <w:rsid w:val="006367A0"/>
    <w:rsid w:val="006378BF"/>
    <w:rsid w:val="0063796B"/>
    <w:rsid w:val="006407FF"/>
    <w:rsid w:val="00640AA4"/>
    <w:rsid w:val="00640B3F"/>
    <w:rsid w:val="006414DC"/>
    <w:rsid w:val="00641E83"/>
    <w:rsid w:val="00642009"/>
    <w:rsid w:val="006423C0"/>
    <w:rsid w:val="00642788"/>
    <w:rsid w:val="006428D0"/>
    <w:rsid w:val="006428D9"/>
    <w:rsid w:val="006438FE"/>
    <w:rsid w:val="00643EF7"/>
    <w:rsid w:val="00644832"/>
    <w:rsid w:val="0064592C"/>
    <w:rsid w:val="00645F6C"/>
    <w:rsid w:val="00646055"/>
    <w:rsid w:val="00647AD9"/>
    <w:rsid w:val="00647E1F"/>
    <w:rsid w:val="00647FE3"/>
    <w:rsid w:val="00650186"/>
    <w:rsid w:val="00650710"/>
    <w:rsid w:val="006508A6"/>
    <w:rsid w:val="00650D2A"/>
    <w:rsid w:val="00650F25"/>
    <w:rsid w:val="0065154C"/>
    <w:rsid w:val="00653294"/>
    <w:rsid w:val="006535C8"/>
    <w:rsid w:val="0065429C"/>
    <w:rsid w:val="0065459C"/>
    <w:rsid w:val="006547B6"/>
    <w:rsid w:val="00654D16"/>
    <w:rsid w:val="006550C1"/>
    <w:rsid w:val="0065558C"/>
    <w:rsid w:val="00655758"/>
    <w:rsid w:val="006559DA"/>
    <w:rsid w:val="00655B9D"/>
    <w:rsid w:val="00656B40"/>
    <w:rsid w:val="00656CBB"/>
    <w:rsid w:val="00656DA1"/>
    <w:rsid w:val="00656F05"/>
    <w:rsid w:val="006570AE"/>
    <w:rsid w:val="00657116"/>
    <w:rsid w:val="006576E3"/>
    <w:rsid w:val="006608BD"/>
    <w:rsid w:val="006613D1"/>
    <w:rsid w:val="006615C8"/>
    <w:rsid w:val="00661989"/>
    <w:rsid w:val="0066260C"/>
    <w:rsid w:val="0066278E"/>
    <w:rsid w:val="00662D3D"/>
    <w:rsid w:val="0066350D"/>
    <w:rsid w:val="0066360C"/>
    <w:rsid w:val="00663851"/>
    <w:rsid w:val="006640E0"/>
    <w:rsid w:val="0066422B"/>
    <w:rsid w:val="006642E3"/>
    <w:rsid w:val="0066468D"/>
    <w:rsid w:val="006647C4"/>
    <w:rsid w:val="00665292"/>
    <w:rsid w:val="00665AC8"/>
    <w:rsid w:val="00665E01"/>
    <w:rsid w:val="00665EA0"/>
    <w:rsid w:val="00665FA2"/>
    <w:rsid w:val="00665FAC"/>
    <w:rsid w:val="0066632A"/>
    <w:rsid w:val="00666A76"/>
    <w:rsid w:val="00666ACC"/>
    <w:rsid w:val="006674A2"/>
    <w:rsid w:val="00667627"/>
    <w:rsid w:val="00667AD7"/>
    <w:rsid w:val="00667B10"/>
    <w:rsid w:val="00667E02"/>
    <w:rsid w:val="00667EDA"/>
    <w:rsid w:val="00670138"/>
    <w:rsid w:val="006703D0"/>
    <w:rsid w:val="00670466"/>
    <w:rsid w:val="006707CC"/>
    <w:rsid w:val="00670823"/>
    <w:rsid w:val="00670939"/>
    <w:rsid w:val="00670B57"/>
    <w:rsid w:val="00670C06"/>
    <w:rsid w:val="00670D1A"/>
    <w:rsid w:val="00670E6B"/>
    <w:rsid w:val="00671A1B"/>
    <w:rsid w:val="00671EF0"/>
    <w:rsid w:val="0067233E"/>
    <w:rsid w:val="00672486"/>
    <w:rsid w:val="00672EC3"/>
    <w:rsid w:val="00673CE8"/>
    <w:rsid w:val="0067410C"/>
    <w:rsid w:val="006747E9"/>
    <w:rsid w:val="00674C8F"/>
    <w:rsid w:val="00675432"/>
    <w:rsid w:val="00675914"/>
    <w:rsid w:val="00675A75"/>
    <w:rsid w:val="00675B3D"/>
    <w:rsid w:val="00675D07"/>
    <w:rsid w:val="00675E8C"/>
    <w:rsid w:val="006768AB"/>
    <w:rsid w:val="00676EDF"/>
    <w:rsid w:val="0067783C"/>
    <w:rsid w:val="00680080"/>
    <w:rsid w:val="00680123"/>
    <w:rsid w:val="0068020C"/>
    <w:rsid w:val="00680685"/>
    <w:rsid w:val="006806D3"/>
    <w:rsid w:val="00680720"/>
    <w:rsid w:val="00681275"/>
    <w:rsid w:val="0068165F"/>
    <w:rsid w:val="00681937"/>
    <w:rsid w:val="006820B2"/>
    <w:rsid w:val="006820C5"/>
    <w:rsid w:val="00682175"/>
    <w:rsid w:val="0068219D"/>
    <w:rsid w:val="006823D2"/>
    <w:rsid w:val="0068248C"/>
    <w:rsid w:val="006827E0"/>
    <w:rsid w:val="00682A53"/>
    <w:rsid w:val="00682B6A"/>
    <w:rsid w:val="00682D89"/>
    <w:rsid w:val="00682E0D"/>
    <w:rsid w:val="0068307F"/>
    <w:rsid w:val="006830DD"/>
    <w:rsid w:val="0068333E"/>
    <w:rsid w:val="0068369F"/>
    <w:rsid w:val="0068373C"/>
    <w:rsid w:val="0068382C"/>
    <w:rsid w:val="00683BC5"/>
    <w:rsid w:val="00683DBA"/>
    <w:rsid w:val="006846C2"/>
    <w:rsid w:val="00684726"/>
    <w:rsid w:val="00684B3A"/>
    <w:rsid w:val="006852C0"/>
    <w:rsid w:val="00685432"/>
    <w:rsid w:val="00685461"/>
    <w:rsid w:val="006856A7"/>
    <w:rsid w:val="0068646D"/>
    <w:rsid w:val="0068680B"/>
    <w:rsid w:val="006868FC"/>
    <w:rsid w:val="00686D80"/>
    <w:rsid w:val="00687BE8"/>
    <w:rsid w:val="00687FAB"/>
    <w:rsid w:val="00690501"/>
    <w:rsid w:val="00690B13"/>
    <w:rsid w:val="00691110"/>
    <w:rsid w:val="006914F8"/>
    <w:rsid w:val="006915DE"/>
    <w:rsid w:val="00691D2F"/>
    <w:rsid w:val="006921E6"/>
    <w:rsid w:val="00692386"/>
    <w:rsid w:val="00692602"/>
    <w:rsid w:val="0069285F"/>
    <w:rsid w:val="00692A62"/>
    <w:rsid w:val="00692F8A"/>
    <w:rsid w:val="0069368E"/>
    <w:rsid w:val="0069410C"/>
    <w:rsid w:val="0069420E"/>
    <w:rsid w:val="006942B8"/>
    <w:rsid w:val="00694427"/>
    <w:rsid w:val="00694786"/>
    <w:rsid w:val="0069489D"/>
    <w:rsid w:val="00694C9A"/>
    <w:rsid w:val="00694ECB"/>
    <w:rsid w:val="00695D69"/>
    <w:rsid w:val="00696049"/>
    <w:rsid w:val="00696431"/>
    <w:rsid w:val="00696AD5"/>
    <w:rsid w:val="00696B9B"/>
    <w:rsid w:val="00696D59"/>
    <w:rsid w:val="006974C1"/>
    <w:rsid w:val="00697B07"/>
    <w:rsid w:val="00697C0E"/>
    <w:rsid w:val="006A05E3"/>
    <w:rsid w:val="006A0C43"/>
    <w:rsid w:val="006A1F11"/>
    <w:rsid w:val="006A2559"/>
    <w:rsid w:val="006A3810"/>
    <w:rsid w:val="006A437E"/>
    <w:rsid w:val="006A4730"/>
    <w:rsid w:val="006A4914"/>
    <w:rsid w:val="006A4A6E"/>
    <w:rsid w:val="006A510A"/>
    <w:rsid w:val="006A54B4"/>
    <w:rsid w:val="006A5802"/>
    <w:rsid w:val="006A599D"/>
    <w:rsid w:val="006A610C"/>
    <w:rsid w:val="006A611E"/>
    <w:rsid w:val="006A62A7"/>
    <w:rsid w:val="006A67CD"/>
    <w:rsid w:val="006A6D78"/>
    <w:rsid w:val="006A79F2"/>
    <w:rsid w:val="006A7C21"/>
    <w:rsid w:val="006A7CF4"/>
    <w:rsid w:val="006B0293"/>
    <w:rsid w:val="006B0A04"/>
    <w:rsid w:val="006B0FE8"/>
    <w:rsid w:val="006B181B"/>
    <w:rsid w:val="006B1B7F"/>
    <w:rsid w:val="006B1E13"/>
    <w:rsid w:val="006B27B7"/>
    <w:rsid w:val="006B2F4A"/>
    <w:rsid w:val="006B368D"/>
    <w:rsid w:val="006B3C52"/>
    <w:rsid w:val="006B3F2D"/>
    <w:rsid w:val="006B4E1D"/>
    <w:rsid w:val="006B4F6A"/>
    <w:rsid w:val="006B50B0"/>
    <w:rsid w:val="006B52AF"/>
    <w:rsid w:val="006B5629"/>
    <w:rsid w:val="006B5925"/>
    <w:rsid w:val="006B67FA"/>
    <w:rsid w:val="006B7134"/>
    <w:rsid w:val="006B7273"/>
    <w:rsid w:val="006C14B2"/>
    <w:rsid w:val="006C15DA"/>
    <w:rsid w:val="006C196B"/>
    <w:rsid w:val="006C1A36"/>
    <w:rsid w:val="006C1B1C"/>
    <w:rsid w:val="006C1B8E"/>
    <w:rsid w:val="006C1F00"/>
    <w:rsid w:val="006C2923"/>
    <w:rsid w:val="006C2D0C"/>
    <w:rsid w:val="006C32E6"/>
    <w:rsid w:val="006C3698"/>
    <w:rsid w:val="006C39D0"/>
    <w:rsid w:val="006C3AA6"/>
    <w:rsid w:val="006C4102"/>
    <w:rsid w:val="006C4171"/>
    <w:rsid w:val="006C4582"/>
    <w:rsid w:val="006C45A0"/>
    <w:rsid w:val="006C464B"/>
    <w:rsid w:val="006C4C7C"/>
    <w:rsid w:val="006C4FAE"/>
    <w:rsid w:val="006C5B17"/>
    <w:rsid w:val="006C5FC9"/>
    <w:rsid w:val="006C6072"/>
    <w:rsid w:val="006C6153"/>
    <w:rsid w:val="006C7027"/>
    <w:rsid w:val="006C70CC"/>
    <w:rsid w:val="006C7639"/>
    <w:rsid w:val="006C78D0"/>
    <w:rsid w:val="006D030D"/>
    <w:rsid w:val="006D048E"/>
    <w:rsid w:val="006D136F"/>
    <w:rsid w:val="006D1842"/>
    <w:rsid w:val="006D2049"/>
    <w:rsid w:val="006D2C73"/>
    <w:rsid w:val="006D3045"/>
    <w:rsid w:val="006D3A59"/>
    <w:rsid w:val="006D3B53"/>
    <w:rsid w:val="006D40AC"/>
    <w:rsid w:val="006D411E"/>
    <w:rsid w:val="006D43CA"/>
    <w:rsid w:val="006D5911"/>
    <w:rsid w:val="006D6763"/>
    <w:rsid w:val="006D6807"/>
    <w:rsid w:val="006D6B6D"/>
    <w:rsid w:val="006D6EC5"/>
    <w:rsid w:val="006D6F05"/>
    <w:rsid w:val="006D6F64"/>
    <w:rsid w:val="006D73BC"/>
    <w:rsid w:val="006D796D"/>
    <w:rsid w:val="006D7B3E"/>
    <w:rsid w:val="006D7BED"/>
    <w:rsid w:val="006E037C"/>
    <w:rsid w:val="006E0441"/>
    <w:rsid w:val="006E048E"/>
    <w:rsid w:val="006E0838"/>
    <w:rsid w:val="006E0B1E"/>
    <w:rsid w:val="006E15E2"/>
    <w:rsid w:val="006E1F90"/>
    <w:rsid w:val="006E2A3A"/>
    <w:rsid w:val="006E2A88"/>
    <w:rsid w:val="006E3197"/>
    <w:rsid w:val="006E3271"/>
    <w:rsid w:val="006E3851"/>
    <w:rsid w:val="006E3B0E"/>
    <w:rsid w:val="006E3B4C"/>
    <w:rsid w:val="006E3DF5"/>
    <w:rsid w:val="006E3E42"/>
    <w:rsid w:val="006E4088"/>
    <w:rsid w:val="006E40C1"/>
    <w:rsid w:val="006E4128"/>
    <w:rsid w:val="006E426A"/>
    <w:rsid w:val="006E4871"/>
    <w:rsid w:val="006E4A87"/>
    <w:rsid w:val="006E582F"/>
    <w:rsid w:val="006E5B14"/>
    <w:rsid w:val="006E5B80"/>
    <w:rsid w:val="006E5E7D"/>
    <w:rsid w:val="006E61FD"/>
    <w:rsid w:val="006E6538"/>
    <w:rsid w:val="006E709F"/>
    <w:rsid w:val="006E73AF"/>
    <w:rsid w:val="006E7929"/>
    <w:rsid w:val="006E7EA0"/>
    <w:rsid w:val="006F0051"/>
    <w:rsid w:val="006F01F5"/>
    <w:rsid w:val="006F0E20"/>
    <w:rsid w:val="006F13A5"/>
    <w:rsid w:val="006F1BAB"/>
    <w:rsid w:val="006F1D31"/>
    <w:rsid w:val="006F2142"/>
    <w:rsid w:val="006F2256"/>
    <w:rsid w:val="006F2339"/>
    <w:rsid w:val="006F26D8"/>
    <w:rsid w:val="006F2C61"/>
    <w:rsid w:val="006F305C"/>
    <w:rsid w:val="006F308D"/>
    <w:rsid w:val="006F36E4"/>
    <w:rsid w:val="006F37AA"/>
    <w:rsid w:val="006F3972"/>
    <w:rsid w:val="006F3AC8"/>
    <w:rsid w:val="006F3AFD"/>
    <w:rsid w:val="006F3C04"/>
    <w:rsid w:val="006F461E"/>
    <w:rsid w:val="006F47AD"/>
    <w:rsid w:val="006F493B"/>
    <w:rsid w:val="006F4CD7"/>
    <w:rsid w:val="006F52C8"/>
    <w:rsid w:val="006F5387"/>
    <w:rsid w:val="006F5941"/>
    <w:rsid w:val="006F6033"/>
    <w:rsid w:val="006F6400"/>
    <w:rsid w:val="006F67CB"/>
    <w:rsid w:val="006F69A5"/>
    <w:rsid w:val="006F6FC4"/>
    <w:rsid w:val="006F7150"/>
    <w:rsid w:val="006F785E"/>
    <w:rsid w:val="006F799D"/>
    <w:rsid w:val="006F7DD0"/>
    <w:rsid w:val="00700206"/>
    <w:rsid w:val="007004A4"/>
    <w:rsid w:val="007008FA"/>
    <w:rsid w:val="00700A21"/>
    <w:rsid w:val="00700B85"/>
    <w:rsid w:val="00700D3A"/>
    <w:rsid w:val="00700D7C"/>
    <w:rsid w:val="00701257"/>
    <w:rsid w:val="00701310"/>
    <w:rsid w:val="007013C0"/>
    <w:rsid w:val="0070195A"/>
    <w:rsid w:val="00701E91"/>
    <w:rsid w:val="0070216B"/>
    <w:rsid w:val="0070216C"/>
    <w:rsid w:val="0070239E"/>
    <w:rsid w:val="007025A5"/>
    <w:rsid w:val="00703419"/>
    <w:rsid w:val="007036C3"/>
    <w:rsid w:val="00703F3A"/>
    <w:rsid w:val="00704776"/>
    <w:rsid w:val="007050EF"/>
    <w:rsid w:val="007051F8"/>
    <w:rsid w:val="00705598"/>
    <w:rsid w:val="007059DF"/>
    <w:rsid w:val="00705E93"/>
    <w:rsid w:val="0070606B"/>
    <w:rsid w:val="00706A4F"/>
    <w:rsid w:val="00706B5E"/>
    <w:rsid w:val="00706C18"/>
    <w:rsid w:val="007079DE"/>
    <w:rsid w:val="00707A93"/>
    <w:rsid w:val="00710283"/>
    <w:rsid w:val="00710677"/>
    <w:rsid w:val="0071098E"/>
    <w:rsid w:val="00710FE1"/>
    <w:rsid w:val="007110B3"/>
    <w:rsid w:val="0071172A"/>
    <w:rsid w:val="007117D9"/>
    <w:rsid w:val="00711CD6"/>
    <w:rsid w:val="00711D15"/>
    <w:rsid w:val="00711FFD"/>
    <w:rsid w:val="00712413"/>
    <w:rsid w:val="0071268B"/>
    <w:rsid w:val="0071298B"/>
    <w:rsid w:val="00712B85"/>
    <w:rsid w:val="00712EEB"/>
    <w:rsid w:val="0071311C"/>
    <w:rsid w:val="0071368B"/>
    <w:rsid w:val="007137D1"/>
    <w:rsid w:val="0071463A"/>
    <w:rsid w:val="0071552D"/>
    <w:rsid w:val="00715559"/>
    <w:rsid w:val="00715E49"/>
    <w:rsid w:val="00715EDA"/>
    <w:rsid w:val="00715F88"/>
    <w:rsid w:val="00716624"/>
    <w:rsid w:val="0071668C"/>
    <w:rsid w:val="00716C89"/>
    <w:rsid w:val="00716E67"/>
    <w:rsid w:val="00716F75"/>
    <w:rsid w:val="00716F9C"/>
    <w:rsid w:val="007175F4"/>
    <w:rsid w:val="00717C81"/>
    <w:rsid w:val="00720284"/>
    <w:rsid w:val="00720382"/>
    <w:rsid w:val="00720790"/>
    <w:rsid w:val="00720BB0"/>
    <w:rsid w:val="00720F89"/>
    <w:rsid w:val="00720FA6"/>
    <w:rsid w:val="0072141E"/>
    <w:rsid w:val="00721613"/>
    <w:rsid w:val="00721BDC"/>
    <w:rsid w:val="00721D3B"/>
    <w:rsid w:val="00721FA5"/>
    <w:rsid w:val="00722A1A"/>
    <w:rsid w:val="00722F3B"/>
    <w:rsid w:val="007230A0"/>
    <w:rsid w:val="0072317E"/>
    <w:rsid w:val="007233AF"/>
    <w:rsid w:val="0072349E"/>
    <w:rsid w:val="007236DC"/>
    <w:rsid w:val="00723C31"/>
    <w:rsid w:val="00723EA4"/>
    <w:rsid w:val="00723F32"/>
    <w:rsid w:val="00724288"/>
    <w:rsid w:val="0072475F"/>
    <w:rsid w:val="007249CE"/>
    <w:rsid w:val="007249D0"/>
    <w:rsid w:val="00724A92"/>
    <w:rsid w:val="00724D5D"/>
    <w:rsid w:val="00724FCD"/>
    <w:rsid w:val="0072518E"/>
    <w:rsid w:val="00725F0D"/>
    <w:rsid w:val="007262F2"/>
    <w:rsid w:val="00726406"/>
    <w:rsid w:val="007266B5"/>
    <w:rsid w:val="00730298"/>
    <w:rsid w:val="007306CE"/>
    <w:rsid w:val="00730ABC"/>
    <w:rsid w:val="00730B4A"/>
    <w:rsid w:val="00730B8A"/>
    <w:rsid w:val="007315E7"/>
    <w:rsid w:val="00731C11"/>
    <w:rsid w:val="00731D18"/>
    <w:rsid w:val="00732217"/>
    <w:rsid w:val="00732600"/>
    <w:rsid w:val="00732712"/>
    <w:rsid w:val="00732D72"/>
    <w:rsid w:val="00732F43"/>
    <w:rsid w:val="0073313E"/>
    <w:rsid w:val="00733258"/>
    <w:rsid w:val="0073393D"/>
    <w:rsid w:val="00733A26"/>
    <w:rsid w:val="00733A97"/>
    <w:rsid w:val="0073473F"/>
    <w:rsid w:val="0073479D"/>
    <w:rsid w:val="00734C87"/>
    <w:rsid w:val="00734DFD"/>
    <w:rsid w:val="0073518C"/>
    <w:rsid w:val="00735424"/>
    <w:rsid w:val="00735520"/>
    <w:rsid w:val="00735640"/>
    <w:rsid w:val="00736733"/>
    <w:rsid w:val="0073673A"/>
    <w:rsid w:val="00736B97"/>
    <w:rsid w:val="00736DA5"/>
    <w:rsid w:val="00736DBB"/>
    <w:rsid w:val="00737BDC"/>
    <w:rsid w:val="00740309"/>
    <w:rsid w:val="00740665"/>
    <w:rsid w:val="00740925"/>
    <w:rsid w:val="00740F26"/>
    <w:rsid w:val="007415D1"/>
    <w:rsid w:val="007424D8"/>
    <w:rsid w:val="00742AEE"/>
    <w:rsid w:val="00742B41"/>
    <w:rsid w:val="00743483"/>
    <w:rsid w:val="00743544"/>
    <w:rsid w:val="00743937"/>
    <w:rsid w:val="00743995"/>
    <w:rsid w:val="007440E9"/>
    <w:rsid w:val="0074499A"/>
    <w:rsid w:val="007459A1"/>
    <w:rsid w:val="00745EBD"/>
    <w:rsid w:val="007462D3"/>
    <w:rsid w:val="007464D5"/>
    <w:rsid w:val="007466DB"/>
    <w:rsid w:val="00746B6A"/>
    <w:rsid w:val="00746FD3"/>
    <w:rsid w:val="007471CE"/>
    <w:rsid w:val="0074731A"/>
    <w:rsid w:val="007473E3"/>
    <w:rsid w:val="007473E7"/>
    <w:rsid w:val="00747952"/>
    <w:rsid w:val="00747ABB"/>
    <w:rsid w:val="00747FC1"/>
    <w:rsid w:val="0075064F"/>
    <w:rsid w:val="0075070A"/>
    <w:rsid w:val="00750809"/>
    <w:rsid w:val="007510AE"/>
    <w:rsid w:val="007513A1"/>
    <w:rsid w:val="0075170E"/>
    <w:rsid w:val="00751975"/>
    <w:rsid w:val="00751D79"/>
    <w:rsid w:val="007521FF"/>
    <w:rsid w:val="007522B2"/>
    <w:rsid w:val="007523E4"/>
    <w:rsid w:val="00752D03"/>
    <w:rsid w:val="00752DE4"/>
    <w:rsid w:val="00753293"/>
    <w:rsid w:val="007534E1"/>
    <w:rsid w:val="00753CC9"/>
    <w:rsid w:val="00754034"/>
    <w:rsid w:val="0075427C"/>
    <w:rsid w:val="00754C5D"/>
    <w:rsid w:val="007556C7"/>
    <w:rsid w:val="00756ACB"/>
    <w:rsid w:val="007570EC"/>
    <w:rsid w:val="00757417"/>
    <w:rsid w:val="00757B4A"/>
    <w:rsid w:val="00757B5A"/>
    <w:rsid w:val="0076005F"/>
    <w:rsid w:val="007603C5"/>
    <w:rsid w:val="00760587"/>
    <w:rsid w:val="0076097B"/>
    <w:rsid w:val="00760A49"/>
    <w:rsid w:val="00760D3A"/>
    <w:rsid w:val="00761042"/>
    <w:rsid w:val="007616BA"/>
    <w:rsid w:val="00761BD3"/>
    <w:rsid w:val="00761CDB"/>
    <w:rsid w:val="00762199"/>
    <w:rsid w:val="007622B3"/>
    <w:rsid w:val="0076300F"/>
    <w:rsid w:val="0076309E"/>
    <w:rsid w:val="007632E6"/>
    <w:rsid w:val="00763414"/>
    <w:rsid w:val="00763642"/>
    <w:rsid w:val="00763DC1"/>
    <w:rsid w:val="007643AA"/>
    <w:rsid w:val="0076454B"/>
    <w:rsid w:val="00764918"/>
    <w:rsid w:val="007649D2"/>
    <w:rsid w:val="007654AE"/>
    <w:rsid w:val="00765713"/>
    <w:rsid w:val="0076581D"/>
    <w:rsid w:val="00766839"/>
    <w:rsid w:val="007675DE"/>
    <w:rsid w:val="00767CF9"/>
    <w:rsid w:val="00770371"/>
    <w:rsid w:val="0077065D"/>
    <w:rsid w:val="0077088A"/>
    <w:rsid w:val="00770B83"/>
    <w:rsid w:val="00770DC8"/>
    <w:rsid w:val="0077187D"/>
    <w:rsid w:val="00771B2E"/>
    <w:rsid w:val="00771C53"/>
    <w:rsid w:val="00772100"/>
    <w:rsid w:val="007721B5"/>
    <w:rsid w:val="00772B6A"/>
    <w:rsid w:val="0077331E"/>
    <w:rsid w:val="007739AC"/>
    <w:rsid w:val="00773B03"/>
    <w:rsid w:val="0077432C"/>
    <w:rsid w:val="0077440A"/>
    <w:rsid w:val="00774451"/>
    <w:rsid w:val="007744DE"/>
    <w:rsid w:val="00774618"/>
    <w:rsid w:val="00774B54"/>
    <w:rsid w:val="00774B5E"/>
    <w:rsid w:val="00774B94"/>
    <w:rsid w:val="00774DE4"/>
    <w:rsid w:val="0077509F"/>
    <w:rsid w:val="00775366"/>
    <w:rsid w:val="0077552E"/>
    <w:rsid w:val="0077576A"/>
    <w:rsid w:val="00775957"/>
    <w:rsid w:val="00775C16"/>
    <w:rsid w:val="00775EE3"/>
    <w:rsid w:val="00776D48"/>
    <w:rsid w:val="00780054"/>
    <w:rsid w:val="00780619"/>
    <w:rsid w:val="00780851"/>
    <w:rsid w:val="00780DCC"/>
    <w:rsid w:val="00781320"/>
    <w:rsid w:val="0078177A"/>
    <w:rsid w:val="007817B5"/>
    <w:rsid w:val="00781B50"/>
    <w:rsid w:val="00781BC0"/>
    <w:rsid w:val="00781FB8"/>
    <w:rsid w:val="00782B38"/>
    <w:rsid w:val="00782B8A"/>
    <w:rsid w:val="007832E5"/>
    <w:rsid w:val="0078365D"/>
    <w:rsid w:val="007838CE"/>
    <w:rsid w:val="00783D91"/>
    <w:rsid w:val="00784452"/>
    <w:rsid w:val="007846E7"/>
    <w:rsid w:val="00784852"/>
    <w:rsid w:val="007848E4"/>
    <w:rsid w:val="00784D5B"/>
    <w:rsid w:val="00785427"/>
    <w:rsid w:val="00786926"/>
    <w:rsid w:val="00786946"/>
    <w:rsid w:val="00786B61"/>
    <w:rsid w:val="00787406"/>
    <w:rsid w:val="007877D6"/>
    <w:rsid w:val="007878A9"/>
    <w:rsid w:val="007879F4"/>
    <w:rsid w:val="00787CD1"/>
    <w:rsid w:val="00787D88"/>
    <w:rsid w:val="00787EBC"/>
    <w:rsid w:val="007902F4"/>
    <w:rsid w:val="00790531"/>
    <w:rsid w:val="00790783"/>
    <w:rsid w:val="00790848"/>
    <w:rsid w:val="0079090E"/>
    <w:rsid w:val="0079099A"/>
    <w:rsid w:val="00790A03"/>
    <w:rsid w:val="00790A6E"/>
    <w:rsid w:val="00790AE5"/>
    <w:rsid w:val="00790E66"/>
    <w:rsid w:val="00791151"/>
    <w:rsid w:val="007911A4"/>
    <w:rsid w:val="00791C9A"/>
    <w:rsid w:val="007924ED"/>
    <w:rsid w:val="00792938"/>
    <w:rsid w:val="00792BF6"/>
    <w:rsid w:val="00792E9A"/>
    <w:rsid w:val="00793099"/>
    <w:rsid w:val="007934EC"/>
    <w:rsid w:val="0079371D"/>
    <w:rsid w:val="00793791"/>
    <w:rsid w:val="007938D0"/>
    <w:rsid w:val="00794D40"/>
    <w:rsid w:val="00794E42"/>
    <w:rsid w:val="00794E5C"/>
    <w:rsid w:val="00794EF4"/>
    <w:rsid w:val="007952E3"/>
    <w:rsid w:val="00795658"/>
    <w:rsid w:val="007956DE"/>
    <w:rsid w:val="00795BAA"/>
    <w:rsid w:val="00796317"/>
    <w:rsid w:val="00796397"/>
    <w:rsid w:val="00796666"/>
    <w:rsid w:val="00796807"/>
    <w:rsid w:val="00796981"/>
    <w:rsid w:val="00796CD0"/>
    <w:rsid w:val="0079709B"/>
    <w:rsid w:val="00797B9E"/>
    <w:rsid w:val="00797CB0"/>
    <w:rsid w:val="007A0B1C"/>
    <w:rsid w:val="007A0CCB"/>
    <w:rsid w:val="007A13F6"/>
    <w:rsid w:val="007A1511"/>
    <w:rsid w:val="007A2ABF"/>
    <w:rsid w:val="007A2D0C"/>
    <w:rsid w:val="007A3144"/>
    <w:rsid w:val="007A4039"/>
    <w:rsid w:val="007A4A3C"/>
    <w:rsid w:val="007A5377"/>
    <w:rsid w:val="007A53A9"/>
    <w:rsid w:val="007A5C5F"/>
    <w:rsid w:val="007A5C67"/>
    <w:rsid w:val="007A62E1"/>
    <w:rsid w:val="007A64B5"/>
    <w:rsid w:val="007A6C00"/>
    <w:rsid w:val="007A746B"/>
    <w:rsid w:val="007A7CEA"/>
    <w:rsid w:val="007A7ED4"/>
    <w:rsid w:val="007A7F2F"/>
    <w:rsid w:val="007B0598"/>
    <w:rsid w:val="007B0BE7"/>
    <w:rsid w:val="007B119C"/>
    <w:rsid w:val="007B11BA"/>
    <w:rsid w:val="007B1503"/>
    <w:rsid w:val="007B19B2"/>
    <w:rsid w:val="007B1D5A"/>
    <w:rsid w:val="007B1ED4"/>
    <w:rsid w:val="007B2413"/>
    <w:rsid w:val="007B2C25"/>
    <w:rsid w:val="007B2EA6"/>
    <w:rsid w:val="007B3CBE"/>
    <w:rsid w:val="007B3D2E"/>
    <w:rsid w:val="007B4257"/>
    <w:rsid w:val="007B4787"/>
    <w:rsid w:val="007B555D"/>
    <w:rsid w:val="007B557E"/>
    <w:rsid w:val="007B5947"/>
    <w:rsid w:val="007B5B38"/>
    <w:rsid w:val="007B5C8C"/>
    <w:rsid w:val="007B60D5"/>
    <w:rsid w:val="007B6147"/>
    <w:rsid w:val="007B71D5"/>
    <w:rsid w:val="007B72D6"/>
    <w:rsid w:val="007B7928"/>
    <w:rsid w:val="007B7CA2"/>
    <w:rsid w:val="007B7D91"/>
    <w:rsid w:val="007B7E30"/>
    <w:rsid w:val="007B7FF2"/>
    <w:rsid w:val="007C0246"/>
    <w:rsid w:val="007C05B6"/>
    <w:rsid w:val="007C0977"/>
    <w:rsid w:val="007C0B7B"/>
    <w:rsid w:val="007C1019"/>
    <w:rsid w:val="007C15FA"/>
    <w:rsid w:val="007C1B51"/>
    <w:rsid w:val="007C1E74"/>
    <w:rsid w:val="007C2A2F"/>
    <w:rsid w:val="007C2BCC"/>
    <w:rsid w:val="007C3023"/>
    <w:rsid w:val="007C32DB"/>
    <w:rsid w:val="007C34DF"/>
    <w:rsid w:val="007C42E3"/>
    <w:rsid w:val="007C45F5"/>
    <w:rsid w:val="007C4EA4"/>
    <w:rsid w:val="007C5C58"/>
    <w:rsid w:val="007C5CB6"/>
    <w:rsid w:val="007C6114"/>
    <w:rsid w:val="007C635E"/>
    <w:rsid w:val="007C6533"/>
    <w:rsid w:val="007C69AF"/>
    <w:rsid w:val="007C6E13"/>
    <w:rsid w:val="007C6E71"/>
    <w:rsid w:val="007C6ED6"/>
    <w:rsid w:val="007C79F8"/>
    <w:rsid w:val="007C7DC1"/>
    <w:rsid w:val="007D083E"/>
    <w:rsid w:val="007D0AB3"/>
    <w:rsid w:val="007D1899"/>
    <w:rsid w:val="007D2DC7"/>
    <w:rsid w:val="007D3075"/>
    <w:rsid w:val="007D32A8"/>
    <w:rsid w:val="007D33F8"/>
    <w:rsid w:val="007D3A04"/>
    <w:rsid w:val="007D3A5D"/>
    <w:rsid w:val="007D3FBF"/>
    <w:rsid w:val="007D408C"/>
    <w:rsid w:val="007D4C66"/>
    <w:rsid w:val="007D4FC6"/>
    <w:rsid w:val="007D56ED"/>
    <w:rsid w:val="007D571C"/>
    <w:rsid w:val="007D5741"/>
    <w:rsid w:val="007D58EB"/>
    <w:rsid w:val="007D5911"/>
    <w:rsid w:val="007D5C5F"/>
    <w:rsid w:val="007D61C5"/>
    <w:rsid w:val="007D6BFA"/>
    <w:rsid w:val="007D6DB9"/>
    <w:rsid w:val="007D6E9B"/>
    <w:rsid w:val="007D6F43"/>
    <w:rsid w:val="007D6F7C"/>
    <w:rsid w:val="007D728B"/>
    <w:rsid w:val="007D72F8"/>
    <w:rsid w:val="007D7590"/>
    <w:rsid w:val="007D7877"/>
    <w:rsid w:val="007D7882"/>
    <w:rsid w:val="007D792E"/>
    <w:rsid w:val="007D7A36"/>
    <w:rsid w:val="007D7CFF"/>
    <w:rsid w:val="007D7DF9"/>
    <w:rsid w:val="007E0122"/>
    <w:rsid w:val="007E0237"/>
    <w:rsid w:val="007E0452"/>
    <w:rsid w:val="007E081C"/>
    <w:rsid w:val="007E0E91"/>
    <w:rsid w:val="007E1004"/>
    <w:rsid w:val="007E1251"/>
    <w:rsid w:val="007E1A8E"/>
    <w:rsid w:val="007E1C61"/>
    <w:rsid w:val="007E2098"/>
    <w:rsid w:val="007E213E"/>
    <w:rsid w:val="007E3375"/>
    <w:rsid w:val="007E36D1"/>
    <w:rsid w:val="007E3A98"/>
    <w:rsid w:val="007E3DD7"/>
    <w:rsid w:val="007E40A9"/>
    <w:rsid w:val="007E4136"/>
    <w:rsid w:val="007E4173"/>
    <w:rsid w:val="007E4717"/>
    <w:rsid w:val="007E48EF"/>
    <w:rsid w:val="007E49DB"/>
    <w:rsid w:val="007E4F4B"/>
    <w:rsid w:val="007E556E"/>
    <w:rsid w:val="007E59A4"/>
    <w:rsid w:val="007E5AA0"/>
    <w:rsid w:val="007E60FB"/>
    <w:rsid w:val="007E61E1"/>
    <w:rsid w:val="007E6657"/>
    <w:rsid w:val="007E6E85"/>
    <w:rsid w:val="007E7295"/>
    <w:rsid w:val="007E7AC9"/>
    <w:rsid w:val="007F021B"/>
    <w:rsid w:val="007F05D0"/>
    <w:rsid w:val="007F0AD0"/>
    <w:rsid w:val="007F0BAB"/>
    <w:rsid w:val="007F1D81"/>
    <w:rsid w:val="007F1F1D"/>
    <w:rsid w:val="007F21F0"/>
    <w:rsid w:val="007F27D0"/>
    <w:rsid w:val="007F2827"/>
    <w:rsid w:val="007F2ADD"/>
    <w:rsid w:val="007F2F97"/>
    <w:rsid w:val="007F30A7"/>
    <w:rsid w:val="007F35C8"/>
    <w:rsid w:val="007F379F"/>
    <w:rsid w:val="007F3C35"/>
    <w:rsid w:val="007F3C36"/>
    <w:rsid w:val="007F3E21"/>
    <w:rsid w:val="007F40A4"/>
    <w:rsid w:val="007F444F"/>
    <w:rsid w:val="007F44F7"/>
    <w:rsid w:val="007F4AAC"/>
    <w:rsid w:val="007F4FB7"/>
    <w:rsid w:val="007F5125"/>
    <w:rsid w:val="007F5214"/>
    <w:rsid w:val="007F52D1"/>
    <w:rsid w:val="007F5357"/>
    <w:rsid w:val="007F5483"/>
    <w:rsid w:val="007F57A5"/>
    <w:rsid w:val="007F58BD"/>
    <w:rsid w:val="007F60D4"/>
    <w:rsid w:val="007F617B"/>
    <w:rsid w:val="007F6407"/>
    <w:rsid w:val="007F653B"/>
    <w:rsid w:val="007F705A"/>
    <w:rsid w:val="007F7AB9"/>
    <w:rsid w:val="0080005A"/>
    <w:rsid w:val="0080030E"/>
    <w:rsid w:val="008009F4"/>
    <w:rsid w:val="00800A8F"/>
    <w:rsid w:val="00800DB8"/>
    <w:rsid w:val="00801479"/>
    <w:rsid w:val="00801536"/>
    <w:rsid w:val="0080160B"/>
    <w:rsid w:val="008019E4"/>
    <w:rsid w:val="008028DF"/>
    <w:rsid w:val="008029AF"/>
    <w:rsid w:val="00803A0E"/>
    <w:rsid w:val="00803DB3"/>
    <w:rsid w:val="008042E0"/>
    <w:rsid w:val="00804A61"/>
    <w:rsid w:val="00804D66"/>
    <w:rsid w:val="0080519E"/>
    <w:rsid w:val="008052B6"/>
    <w:rsid w:val="00805C84"/>
    <w:rsid w:val="008061CA"/>
    <w:rsid w:val="00806783"/>
    <w:rsid w:val="00806AED"/>
    <w:rsid w:val="00806B07"/>
    <w:rsid w:val="008071BF"/>
    <w:rsid w:val="008074D6"/>
    <w:rsid w:val="00807AE4"/>
    <w:rsid w:val="00807DD3"/>
    <w:rsid w:val="00810591"/>
    <w:rsid w:val="00810A26"/>
    <w:rsid w:val="00810A80"/>
    <w:rsid w:val="00810D86"/>
    <w:rsid w:val="00810DF1"/>
    <w:rsid w:val="00810FD9"/>
    <w:rsid w:val="008110FE"/>
    <w:rsid w:val="00811350"/>
    <w:rsid w:val="00811F60"/>
    <w:rsid w:val="00812001"/>
    <w:rsid w:val="0081321A"/>
    <w:rsid w:val="008132F7"/>
    <w:rsid w:val="008139F6"/>
    <w:rsid w:val="00813A62"/>
    <w:rsid w:val="00813CCB"/>
    <w:rsid w:val="008141ED"/>
    <w:rsid w:val="008147D9"/>
    <w:rsid w:val="00814B96"/>
    <w:rsid w:val="00815277"/>
    <w:rsid w:val="0081544B"/>
    <w:rsid w:val="008158DB"/>
    <w:rsid w:val="00815C1C"/>
    <w:rsid w:val="00816389"/>
    <w:rsid w:val="008163DD"/>
    <w:rsid w:val="008163F5"/>
    <w:rsid w:val="008165F1"/>
    <w:rsid w:val="008167DB"/>
    <w:rsid w:val="00816BDB"/>
    <w:rsid w:val="00816E15"/>
    <w:rsid w:val="00817762"/>
    <w:rsid w:val="0082052C"/>
    <w:rsid w:val="00820716"/>
    <w:rsid w:val="00820B1A"/>
    <w:rsid w:val="00820C3D"/>
    <w:rsid w:val="008211D1"/>
    <w:rsid w:val="008213F4"/>
    <w:rsid w:val="00821E53"/>
    <w:rsid w:val="008224ED"/>
    <w:rsid w:val="0082267F"/>
    <w:rsid w:val="00822C4C"/>
    <w:rsid w:val="008238B5"/>
    <w:rsid w:val="00823E32"/>
    <w:rsid w:val="00824685"/>
    <w:rsid w:val="00824C1E"/>
    <w:rsid w:val="00824CEE"/>
    <w:rsid w:val="00824DB6"/>
    <w:rsid w:val="0082514F"/>
    <w:rsid w:val="008253E8"/>
    <w:rsid w:val="008255DD"/>
    <w:rsid w:val="0082578E"/>
    <w:rsid w:val="00825807"/>
    <w:rsid w:val="00825878"/>
    <w:rsid w:val="00825BB9"/>
    <w:rsid w:val="008265A0"/>
    <w:rsid w:val="00826C9B"/>
    <w:rsid w:val="00826EA0"/>
    <w:rsid w:val="00826EFD"/>
    <w:rsid w:val="00826F92"/>
    <w:rsid w:val="0082707E"/>
    <w:rsid w:val="008277AC"/>
    <w:rsid w:val="00827856"/>
    <w:rsid w:val="00827FD9"/>
    <w:rsid w:val="0083040D"/>
    <w:rsid w:val="008308EC"/>
    <w:rsid w:val="00830974"/>
    <w:rsid w:val="008309D4"/>
    <w:rsid w:val="00830BE0"/>
    <w:rsid w:val="008311D9"/>
    <w:rsid w:val="0083141B"/>
    <w:rsid w:val="00831D6F"/>
    <w:rsid w:val="00832210"/>
    <w:rsid w:val="008322BD"/>
    <w:rsid w:val="00832D93"/>
    <w:rsid w:val="00833BC2"/>
    <w:rsid w:val="00833C8F"/>
    <w:rsid w:val="00833DD5"/>
    <w:rsid w:val="00833E43"/>
    <w:rsid w:val="008343BF"/>
    <w:rsid w:val="00834B68"/>
    <w:rsid w:val="00835BA1"/>
    <w:rsid w:val="00836A41"/>
    <w:rsid w:val="00837417"/>
    <w:rsid w:val="00837BDA"/>
    <w:rsid w:val="00840289"/>
    <w:rsid w:val="008405EC"/>
    <w:rsid w:val="00840650"/>
    <w:rsid w:val="00840B96"/>
    <w:rsid w:val="0084109C"/>
    <w:rsid w:val="00841108"/>
    <w:rsid w:val="00841551"/>
    <w:rsid w:val="00841D0A"/>
    <w:rsid w:val="00841EC2"/>
    <w:rsid w:val="00841FC9"/>
    <w:rsid w:val="0084204E"/>
    <w:rsid w:val="008423A0"/>
    <w:rsid w:val="00842569"/>
    <w:rsid w:val="0084269F"/>
    <w:rsid w:val="008428EC"/>
    <w:rsid w:val="00843159"/>
    <w:rsid w:val="008432CB"/>
    <w:rsid w:val="00843451"/>
    <w:rsid w:val="00843854"/>
    <w:rsid w:val="00843895"/>
    <w:rsid w:val="00844123"/>
    <w:rsid w:val="00844349"/>
    <w:rsid w:val="008443F5"/>
    <w:rsid w:val="00844C43"/>
    <w:rsid w:val="00845077"/>
    <w:rsid w:val="008466F0"/>
    <w:rsid w:val="00846FE0"/>
    <w:rsid w:val="00847130"/>
    <w:rsid w:val="0084744E"/>
    <w:rsid w:val="00847AB0"/>
    <w:rsid w:val="00850DA5"/>
    <w:rsid w:val="0085142B"/>
    <w:rsid w:val="00851AC1"/>
    <w:rsid w:val="00852BE3"/>
    <w:rsid w:val="00852C5A"/>
    <w:rsid w:val="00852F5B"/>
    <w:rsid w:val="0085364F"/>
    <w:rsid w:val="0085423A"/>
    <w:rsid w:val="0085452F"/>
    <w:rsid w:val="00855272"/>
    <w:rsid w:val="00855695"/>
    <w:rsid w:val="00855974"/>
    <w:rsid w:val="0085629B"/>
    <w:rsid w:val="00856A2C"/>
    <w:rsid w:val="00856C95"/>
    <w:rsid w:val="008571BA"/>
    <w:rsid w:val="008571D4"/>
    <w:rsid w:val="008603D3"/>
    <w:rsid w:val="008606FD"/>
    <w:rsid w:val="00860BEE"/>
    <w:rsid w:val="008613A7"/>
    <w:rsid w:val="008613EF"/>
    <w:rsid w:val="00861607"/>
    <w:rsid w:val="00861B9A"/>
    <w:rsid w:val="00861D5A"/>
    <w:rsid w:val="00862196"/>
    <w:rsid w:val="0086219E"/>
    <w:rsid w:val="008629CF"/>
    <w:rsid w:val="0086371F"/>
    <w:rsid w:val="008638A7"/>
    <w:rsid w:val="00863B22"/>
    <w:rsid w:val="0086407F"/>
    <w:rsid w:val="00864468"/>
    <w:rsid w:val="008644B7"/>
    <w:rsid w:val="008645AF"/>
    <w:rsid w:val="008647F9"/>
    <w:rsid w:val="008648C0"/>
    <w:rsid w:val="008650F8"/>
    <w:rsid w:val="00865184"/>
    <w:rsid w:val="00865C94"/>
    <w:rsid w:val="00865E14"/>
    <w:rsid w:val="00866416"/>
    <w:rsid w:val="0086644D"/>
    <w:rsid w:val="00866A04"/>
    <w:rsid w:val="00867E75"/>
    <w:rsid w:val="00870082"/>
    <w:rsid w:val="00870206"/>
    <w:rsid w:val="00870394"/>
    <w:rsid w:val="00870D61"/>
    <w:rsid w:val="008715EB"/>
    <w:rsid w:val="008718D4"/>
    <w:rsid w:val="00871931"/>
    <w:rsid w:val="00871AF3"/>
    <w:rsid w:val="00871D31"/>
    <w:rsid w:val="008724E8"/>
    <w:rsid w:val="00872665"/>
    <w:rsid w:val="00872D48"/>
    <w:rsid w:val="00872DA4"/>
    <w:rsid w:val="008736C5"/>
    <w:rsid w:val="0087460F"/>
    <w:rsid w:val="00874708"/>
    <w:rsid w:val="008747AE"/>
    <w:rsid w:val="00874CF1"/>
    <w:rsid w:val="00875203"/>
    <w:rsid w:val="00875F6E"/>
    <w:rsid w:val="00876132"/>
    <w:rsid w:val="00876191"/>
    <w:rsid w:val="00876475"/>
    <w:rsid w:val="008767AD"/>
    <w:rsid w:val="00876ACB"/>
    <w:rsid w:val="00876C64"/>
    <w:rsid w:val="00877275"/>
    <w:rsid w:val="008776C0"/>
    <w:rsid w:val="00877EBE"/>
    <w:rsid w:val="00877F62"/>
    <w:rsid w:val="00880370"/>
    <w:rsid w:val="008805A1"/>
    <w:rsid w:val="00880B7D"/>
    <w:rsid w:val="00880D61"/>
    <w:rsid w:val="00880F8D"/>
    <w:rsid w:val="00881329"/>
    <w:rsid w:val="00881A26"/>
    <w:rsid w:val="00881B56"/>
    <w:rsid w:val="00881CA0"/>
    <w:rsid w:val="00881CE4"/>
    <w:rsid w:val="00881F0F"/>
    <w:rsid w:val="008822EF"/>
    <w:rsid w:val="0088356A"/>
    <w:rsid w:val="00883695"/>
    <w:rsid w:val="008836FB"/>
    <w:rsid w:val="00883E06"/>
    <w:rsid w:val="008843FF"/>
    <w:rsid w:val="00884F69"/>
    <w:rsid w:val="00885196"/>
    <w:rsid w:val="0088630B"/>
    <w:rsid w:val="00886C14"/>
    <w:rsid w:val="00886D4C"/>
    <w:rsid w:val="008870DF"/>
    <w:rsid w:val="008879E9"/>
    <w:rsid w:val="00887AA1"/>
    <w:rsid w:val="00887C90"/>
    <w:rsid w:val="00890195"/>
    <w:rsid w:val="008906C5"/>
    <w:rsid w:val="00890845"/>
    <w:rsid w:val="00890933"/>
    <w:rsid w:val="00890C9A"/>
    <w:rsid w:val="00890CC6"/>
    <w:rsid w:val="0089104E"/>
    <w:rsid w:val="008917F5"/>
    <w:rsid w:val="008919DB"/>
    <w:rsid w:val="00891A9E"/>
    <w:rsid w:val="00891B71"/>
    <w:rsid w:val="008926C5"/>
    <w:rsid w:val="008927A0"/>
    <w:rsid w:val="00892B01"/>
    <w:rsid w:val="00892C64"/>
    <w:rsid w:val="008934A9"/>
    <w:rsid w:val="0089367B"/>
    <w:rsid w:val="00893B94"/>
    <w:rsid w:val="0089430E"/>
    <w:rsid w:val="008948C7"/>
    <w:rsid w:val="00894D47"/>
    <w:rsid w:val="00895CD9"/>
    <w:rsid w:val="00896458"/>
    <w:rsid w:val="008966D4"/>
    <w:rsid w:val="00896798"/>
    <w:rsid w:val="008969BD"/>
    <w:rsid w:val="00897087"/>
    <w:rsid w:val="0089737D"/>
    <w:rsid w:val="008976A4"/>
    <w:rsid w:val="00897773"/>
    <w:rsid w:val="008A048B"/>
    <w:rsid w:val="008A05CD"/>
    <w:rsid w:val="008A09A1"/>
    <w:rsid w:val="008A0C8F"/>
    <w:rsid w:val="008A1015"/>
    <w:rsid w:val="008A11E1"/>
    <w:rsid w:val="008A1A03"/>
    <w:rsid w:val="008A1B63"/>
    <w:rsid w:val="008A1FD4"/>
    <w:rsid w:val="008A2447"/>
    <w:rsid w:val="008A2801"/>
    <w:rsid w:val="008A294D"/>
    <w:rsid w:val="008A347C"/>
    <w:rsid w:val="008A3645"/>
    <w:rsid w:val="008A40B2"/>
    <w:rsid w:val="008A4316"/>
    <w:rsid w:val="008A49F4"/>
    <w:rsid w:val="008A4A6E"/>
    <w:rsid w:val="008A4CFB"/>
    <w:rsid w:val="008A5795"/>
    <w:rsid w:val="008A5AC7"/>
    <w:rsid w:val="008A5C8C"/>
    <w:rsid w:val="008A5E27"/>
    <w:rsid w:val="008A6211"/>
    <w:rsid w:val="008A6548"/>
    <w:rsid w:val="008A690C"/>
    <w:rsid w:val="008A6B29"/>
    <w:rsid w:val="008A6C89"/>
    <w:rsid w:val="008A74CA"/>
    <w:rsid w:val="008A7C28"/>
    <w:rsid w:val="008B0388"/>
    <w:rsid w:val="008B0E4B"/>
    <w:rsid w:val="008B0F0C"/>
    <w:rsid w:val="008B16B0"/>
    <w:rsid w:val="008B16FD"/>
    <w:rsid w:val="008B1960"/>
    <w:rsid w:val="008B246E"/>
    <w:rsid w:val="008B2B5E"/>
    <w:rsid w:val="008B2C36"/>
    <w:rsid w:val="008B2F5B"/>
    <w:rsid w:val="008B3177"/>
    <w:rsid w:val="008B3690"/>
    <w:rsid w:val="008B3C2C"/>
    <w:rsid w:val="008B3CF0"/>
    <w:rsid w:val="008B44D3"/>
    <w:rsid w:val="008B4705"/>
    <w:rsid w:val="008B509D"/>
    <w:rsid w:val="008B5186"/>
    <w:rsid w:val="008B51DB"/>
    <w:rsid w:val="008B52C3"/>
    <w:rsid w:val="008B55F8"/>
    <w:rsid w:val="008B6670"/>
    <w:rsid w:val="008B681D"/>
    <w:rsid w:val="008B693A"/>
    <w:rsid w:val="008B7728"/>
    <w:rsid w:val="008B7F96"/>
    <w:rsid w:val="008C00DB"/>
    <w:rsid w:val="008C0A90"/>
    <w:rsid w:val="008C0C36"/>
    <w:rsid w:val="008C0DC2"/>
    <w:rsid w:val="008C19AB"/>
    <w:rsid w:val="008C2511"/>
    <w:rsid w:val="008C260D"/>
    <w:rsid w:val="008C27C6"/>
    <w:rsid w:val="008C2EDC"/>
    <w:rsid w:val="008C335A"/>
    <w:rsid w:val="008C33EC"/>
    <w:rsid w:val="008C3DD6"/>
    <w:rsid w:val="008C3F68"/>
    <w:rsid w:val="008C4042"/>
    <w:rsid w:val="008C427F"/>
    <w:rsid w:val="008C48A1"/>
    <w:rsid w:val="008C4BD6"/>
    <w:rsid w:val="008C527C"/>
    <w:rsid w:val="008C53B6"/>
    <w:rsid w:val="008C5646"/>
    <w:rsid w:val="008C59E4"/>
    <w:rsid w:val="008C5A37"/>
    <w:rsid w:val="008C5DA0"/>
    <w:rsid w:val="008C6272"/>
    <w:rsid w:val="008C6499"/>
    <w:rsid w:val="008C6592"/>
    <w:rsid w:val="008C65EB"/>
    <w:rsid w:val="008C664F"/>
    <w:rsid w:val="008C677D"/>
    <w:rsid w:val="008C6C80"/>
    <w:rsid w:val="008C6EAE"/>
    <w:rsid w:val="008C6F0C"/>
    <w:rsid w:val="008C70F7"/>
    <w:rsid w:val="008C72AA"/>
    <w:rsid w:val="008C7547"/>
    <w:rsid w:val="008C76A9"/>
    <w:rsid w:val="008D01FC"/>
    <w:rsid w:val="008D0E81"/>
    <w:rsid w:val="008D1705"/>
    <w:rsid w:val="008D1900"/>
    <w:rsid w:val="008D1B55"/>
    <w:rsid w:val="008D1CF3"/>
    <w:rsid w:val="008D1E8A"/>
    <w:rsid w:val="008D1EBA"/>
    <w:rsid w:val="008D2FB7"/>
    <w:rsid w:val="008D3180"/>
    <w:rsid w:val="008D3343"/>
    <w:rsid w:val="008D338C"/>
    <w:rsid w:val="008D390F"/>
    <w:rsid w:val="008D39DF"/>
    <w:rsid w:val="008D3A64"/>
    <w:rsid w:val="008D3B73"/>
    <w:rsid w:val="008D3ED1"/>
    <w:rsid w:val="008D4320"/>
    <w:rsid w:val="008D486A"/>
    <w:rsid w:val="008D50D4"/>
    <w:rsid w:val="008D515C"/>
    <w:rsid w:val="008D5211"/>
    <w:rsid w:val="008D52DE"/>
    <w:rsid w:val="008D552A"/>
    <w:rsid w:val="008D65AD"/>
    <w:rsid w:val="008D6A1D"/>
    <w:rsid w:val="008D6E8C"/>
    <w:rsid w:val="008D78A2"/>
    <w:rsid w:val="008D7EE5"/>
    <w:rsid w:val="008E019F"/>
    <w:rsid w:val="008E12EE"/>
    <w:rsid w:val="008E1554"/>
    <w:rsid w:val="008E1B6D"/>
    <w:rsid w:val="008E251A"/>
    <w:rsid w:val="008E2543"/>
    <w:rsid w:val="008E27C2"/>
    <w:rsid w:val="008E3106"/>
    <w:rsid w:val="008E31DD"/>
    <w:rsid w:val="008E3490"/>
    <w:rsid w:val="008E355F"/>
    <w:rsid w:val="008E4727"/>
    <w:rsid w:val="008E5310"/>
    <w:rsid w:val="008E5C1F"/>
    <w:rsid w:val="008E6D2F"/>
    <w:rsid w:val="008E7328"/>
    <w:rsid w:val="008E7428"/>
    <w:rsid w:val="008E7842"/>
    <w:rsid w:val="008E79CA"/>
    <w:rsid w:val="008E7D69"/>
    <w:rsid w:val="008E7F6B"/>
    <w:rsid w:val="008F0894"/>
    <w:rsid w:val="008F08EA"/>
    <w:rsid w:val="008F0C3E"/>
    <w:rsid w:val="008F0C64"/>
    <w:rsid w:val="008F0EBC"/>
    <w:rsid w:val="008F1069"/>
    <w:rsid w:val="008F165E"/>
    <w:rsid w:val="008F194D"/>
    <w:rsid w:val="008F19B4"/>
    <w:rsid w:val="008F1BB8"/>
    <w:rsid w:val="008F2096"/>
    <w:rsid w:val="008F2362"/>
    <w:rsid w:val="008F241D"/>
    <w:rsid w:val="008F2451"/>
    <w:rsid w:val="008F2F73"/>
    <w:rsid w:val="008F3357"/>
    <w:rsid w:val="008F3FF3"/>
    <w:rsid w:val="008F4431"/>
    <w:rsid w:val="008F45C4"/>
    <w:rsid w:val="008F4712"/>
    <w:rsid w:val="008F486A"/>
    <w:rsid w:val="008F4990"/>
    <w:rsid w:val="008F5291"/>
    <w:rsid w:val="008F5693"/>
    <w:rsid w:val="008F5B9B"/>
    <w:rsid w:val="008F5E11"/>
    <w:rsid w:val="008F5F49"/>
    <w:rsid w:val="008F6495"/>
    <w:rsid w:val="008F665F"/>
    <w:rsid w:val="008F68B9"/>
    <w:rsid w:val="008F6EE8"/>
    <w:rsid w:val="008F6FAB"/>
    <w:rsid w:val="008F6FF4"/>
    <w:rsid w:val="008F7AE4"/>
    <w:rsid w:val="008F7B3D"/>
    <w:rsid w:val="008F7B8A"/>
    <w:rsid w:val="008F7F77"/>
    <w:rsid w:val="00900031"/>
    <w:rsid w:val="009011B2"/>
    <w:rsid w:val="00901C95"/>
    <w:rsid w:val="00901CCD"/>
    <w:rsid w:val="00902342"/>
    <w:rsid w:val="00902441"/>
    <w:rsid w:val="00902512"/>
    <w:rsid w:val="00902997"/>
    <w:rsid w:val="00902C1B"/>
    <w:rsid w:val="00902CA5"/>
    <w:rsid w:val="00902E76"/>
    <w:rsid w:val="0090403D"/>
    <w:rsid w:val="00904182"/>
    <w:rsid w:val="009046BA"/>
    <w:rsid w:val="00904D59"/>
    <w:rsid w:val="00905529"/>
    <w:rsid w:val="00905FEF"/>
    <w:rsid w:val="009063F1"/>
    <w:rsid w:val="00906AF7"/>
    <w:rsid w:val="00906C9A"/>
    <w:rsid w:val="00906F14"/>
    <w:rsid w:val="009078F9"/>
    <w:rsid w:val="00907B1B"/>
    <w:rsid w:val="00907C61"/>
    <w:rsid w:val="00907D58"/>
    <w:rsid w:val="00910320"/>
    <w:rsid w:val="00910445"/>
    <w:rsid w:val="0091089B"/>
    <w:rsid w:val="00910BED"/>
    <w:rsid w:val="00910CB9"/>
    <w:rsid w:val="00910E9A"/>
    <w:rsid w:val="00910F27"/>
    <w:rsid w:val="0091140F"/>
    <w:rsid w:val="00911A29"/>
    <w:rsid w:val="00912142"/>
    <w:rsid w:val="009122D2"/>
    <w:rsid w:val="0091290C"/>
    <w:rsid w:val="00912D5B"/>
    <w:rsid w:val="00912DA1"/>
    <w:rsid w:val="009132ED"/>
    <w:rsid w:val="00913747"/>
    <w:rsid w:val="00913A83"/>
    <w:rsid w:val="00913CF3"/>
    <w:rsid w:val="00913E1F"/>
    <w:rsid w:val="009141F1"/>
    <w:rsid w:val="0091438A"/>
    <w:rsid w:val="00914E41"/>
    <w:rsid w:val="00914F84"/>
    <w:rsid w:val="0091550C"/>
    <w:rsid w:val="00915AE4"/>
    <w:rsid w:val="00915C10"/>
    <w:rsid w:val="00915C5C"/>
    <w:rsid w:val="009161F9"/>
    <w:rsid w:val="00916406"/>
    <w:rsid w:val="00916D52"/>
    <w:rsid w:val="00917315"/>
    <w:rsid w:val="00920226"/>
    <w:rsid w:val="0092027A"/>
    <w:rsid w:val="00920360"/>
    <w:rsid w:val="009205D3"/>
    <w:rsid w:val="009206D3"/>
    <w:rsid w:val="00920D66"/>
    <w:rsid w:val="009211C1"/>
    <w:rsid w:val="00921635"/>
    <w:rsid w:val="009217CA"/>
    <w:rsid w:val="00921B4A"/>
    <w:rsid w:val="00921E5E"/>
    <w:rsid w:val="0092207D"/>
    <w:rsid w:val="0092262A"/>
    <w:rsid w:val="00922A16"/>
    <w:rsid w:val="00922DF8"/>
    <w:rsid w:val="00922F34"/>
    <w:rsid w:val="00923C81"/>
    <w:rsid w:val="00923EBD"/>
    <w:rsid w:val="00924623"/>
    <w:rsid w:val="00924922"/>
    <w:rsid w:val="00925FB8"/>
    <w:rsid w:val="009263E2"/>
    <w:rsid w:val="00926656"/>
    <w:rsid w:val="00927561"/>
    <w:rsid w:val="00927CDF"/>
    <w:rsid w:val="00930051"/>
    <w:rsid w:val="00930339"/>
    <w:rsid w:val="00930493"/>
    <w:rsid w:val="009305AA"/>
    <w:rsid w:val="0093110D"/>
    <w:rsid w:val="0093143C"/>
    <w:rsid w:val="0093185E"/>
    <w:rsid w:val="00931B33"/>
    <w:rsid w:val="00931BBC"/>
    <w:rsid w:val="00931F78"/>
    <w:rsid w:val="00932F7B"/>
    <w:rsid w:val="00933050"/>
    <w:rsid w:val="00933126"/>
    <w:rsid w:val="0093334A"/>
    <w:rsid w:val="00933E3C"/>
    <w:rsid w:val="00933E95"/>
    <w:rsid w:val="0093409B"/>
    <w:rsid w:val="00935288"/>
    <w:rsid w:val="0093570E"/>
    <w:rsid w:val="009357ED"/>
    <w:rsid w:val="00935CF5"/>
    <w:rsid w:val="00935EC6"/>
    <w:rsid w:val="009367DF"/>
    <w:rsid w:val="00936829"/>
    <w:rsid w:val="0093722B"/>
    <w:rsid w:val="009372C1"/>
    <w:rsid w:val="00937AA9"/>
    <w:rsid w:val="00937AB1"/>
    <w:rsid w:val="00940112"/>
    <w:rsid w:val="00940309"/>
    <w:rsid w:val="0094042F"/>
    <w:rsid w:val="00940679"/>
    <w:rsid w:val="0094068D"/>
    <w:rsid w:val="00940B61"/>
    <w:rsid w:val="00940D03"/>
    <w:rsid w:val="00941466"/>
    <w:rsid w:val="0094150C"/>
    <w:rsid w:val="009419B9"/>
    <w:rsid w:val="00941CAD"/>
    <w:rsid w:val="0094210A"/>
    <w:rsid w:val="0094354C"/>
    <w:rsid w:val="0094380A"/>
    <w:rsid w:val="009438A9"/>
    <w:rsid w:val="00943CF5"/>
    <w:rsid w:val="00943D64"/>
    <w:rsid w:val="00943E2E"/>
    <w:rsid w:val="00943EB8"/>
    <w:rsid w:val="0094428B"/>
    <w:rsid w:val="009443D8"/>
    <w:rsid w:val="0094440F"/>
    <w:rsid w:val="0094449B"/>
    <w:rsid w:val="009454ED"/>
    <w:rsid w:val="0094553E"/>
    <w:rsid w:val="00945BFB"/>
    <w:rsid w:val="009465FF"/>
    <w:rsid w:val="00946FCE"/>
    <w:rsid w:val="0094720D"/>
    <w:rsid w:val="009477B3"/>
    <w:rsid w:val="0094781E"/>
    <w:rsid w:val="00947920"/>
    <w:rsid w:val="00950500"/>
    <w:rsid w:val="0095074A"/>
    <w:rsid w:val="00950888"/>
    <w:rsid w:val="00950A01"/>
    <w:rsid w:val="00950D20"/>
    <w:rsid w:val="00950F4E"/>
    <w:rsid w:val="0095115E"/>
    <w:rsid w:val="00951632"/>
    <w:rsid w:val="0095193F"/>
    <w:rsid w:val="0095235F"/>
    <w:rsid w:val="0095291D"/>
    <w:rsid w:val="0095311B"/>
    <w:rsid w:val="00953279"/>
    <w:rsid w:val="009536A0"/>
    <w:rsid w:val="00953887"/>
    <w:rsid w:val="00953A52"/>
    <w:rsid w:val="00954A3F"/>
    <w:rsid w:val="00954C41"/>
    <w:rsid w:val="00955102"/>
    <w:rsid w:val="00956168"/>
    <w:rsid w:val="00956260"/>
    <w:rsid w:val="0095626D"/>
    <w:rsid w:val="0095699C"/>
    <w:rsid w:val="00956C34"/>
    <w:rsid w:val="00956F0F"/>
    <w:rsid w:val="00957325"/>
    <w:rsid w:val="009579C9"/>
    <w:rsid w:val="00957B70"/>
    <w:rsid w:val="00957D37"/>
    <w:rsid w:val="0096177C"/>
    <w:rsid w:val="00961B52"/>
    <w:rsid w:val="00961BDA"/>
    <w:rsid w:val="00961C44"/>
    <w:rsid w:val="00961D9F"/>
    <w:rsid w:val="009620A8"/>
    <w:rsid w:val="00962597"/>
    <w:rsid w:val="009626D4"/>
    <w:rsid w:val="009626F1"/>
    <w:rsid w:val="00962835"/>
    <w:rsid w:val="0096284E"/>
    <w:rsid w:val="00962A96"/>
    <w:rsid w:val="00962B9E"/>
    <w:rsid w:val="00962C26"/>
    <w:rsid w:val="00962EB2"/>
    <w:rsid w:val="00963219"/>
    <w:rsid w:val="00963843"/>
    <w:rsid w:val="0096398E"/>
    <w:rsid w:val="009639F5"/>
    <w:rsid w:val="00963C6F"/>
    <w:rsid w:val="00964373"/>
    <w:rsid w:val="00965861"/>
    <w:rsid w:val="00965BED"/>
    <w:rsid w:val="00965CA6"/>
    <w:rsid w:val="0096665D"/>
    <w:rsid w:val="00966CA5"/>
    <w:rsid w:val="00966EC9"/>
    <w:rsid w:val="009673B1"/>
    <w:rsid w:val="00967407"/>
    <w:rsid w:val="0096759F"/>
    <w:rsid w:val="00967A16"/>
    <w:rsid w:val="00967DAF"/>
    <w:rsid w:val="009701BE"/>
    <w:rsid w:val="009722CC"/>
    <w:rsid w:val="00972CBE"/>
    <w:rsid w:val="00973513"/>
    <w:rsid w:val="0097400E"/>
    <w:rsid w:val="00974351"/>
    <w:rsid w:val="009747C3"/>
    <w:rsid w:val="009748EE"/>
    <w:rsid w:val="00974908"/>
    <w:rsid w:val="009749F9"/>
    <w:rsid w:val="009750B4"/>
    <w:rsid w:val="00975E8D"/>
    <w:rsid w:val="00975FB3"/>
    <w:rsid w:val="00976020"/>
    <w:rsid w:val="0097618C"/>
    <w:rsid w:val="0097619D"/>
    <w:rsid w:val="0097635E"/>
    <w:rsid w:val="009765C7"/>
    <w:rsid w:val="009769EE"/>
    <w:rsid w:val="00976A1D"/>
    <w:rsid w:val="00976AC0"/>
    <w:rsid w:val="00976B1A"/>
    <w:rsid w:val="00976B74"/>
    <w:rsid w:val="00976D95"/>
    <w:rsid w:val="009775E4"/>
    <w:rsid w:val="0097768C"/>
    <w:rsid w:val="00977BA4"/>
    <w:rsid w:val="00977EE9"/>
    <w:rsid w:val="009801B7"/>
    <w:rsid w:val="00980402"/>
    <w:rsid w:val="009805C9"/>
    <w:rsid w:val="00980EF4"/>
    <w:rsid w:val="009812A6"/>
    <w:rsid w:val="00983058"/>
    <w:rsid w:val="00983136"/>
    <w:rsid w:val="00983343"/>
    <w:rsid w:val="00983702"/>
    <w:rsid w:val="00983FD7"/>
    <w:rsid w:val="00984906"/>
    <w:rsid w:val="00984AFE"/>
    <w:rsid w:val="00985350"/>
    <w:rsid w:val="00985599"/>
    <w:rsid w:val="00985620"/>
    <w:rsid w:val="00985735"/>
    <w:rsid w:val="00985DCB"/>
    <w:rsid w:val="0098604D"/>
    <w:rsid w:val="009862A4"/>
    <w:rsid w:val="00986447"/>
    <w:rsid w:val="009865DB"/>
    <w:rsid w:val="00986A20"/>
    <w:rsid w:val="00987AC8"/>
    <w:rsid w:val="00991237"/>
    <w:rsid w:val="009914A5"/>
    <w:rsid w:val="009914EE"/>
    <w:rsid w:val="00991FAC"/>
    <w:rsid w:val="00991FF7"/>
    <w:rsid w:val="00992191"/>
    <w:rsid w:val="00992BFA"/>
    <w:rsid w:val="009932BF"/>
    <w:rsid w:val="009932D4"/>
    <w:rsid w:val="00993697"/>
    <w:rsid w:val="00993A63"/>
    <w:rsid w:val="00993D41"/>
    <w:rsid w:val="00994037"/>
    <w:rsid w:val="009940F2"/>
    <w:rsid w:val="00994D6B"/>
    <w:rsid w:val="00994EA5"/>
    <w:rsid w:val="009957A0"/>
    <w:rsid w:val="00995842"/>
    <w:rsid w:val="00995C44"/>
    <w:rsid w:val="00996732"/>
    <w:rsid w:val="0099685F"/>
    <w:rsid w:val="00996BD8"/>
    <w:rsid w:val="00996E56"/>
    <w:rsid w:val="009971C5"/>
    <w:rsid w:val="009976A0"/>
    <w:rsid w:val="00997759"/>
    <w:rsid w:val="00997B80"/>
    <w:rsid w:val="00997F87"/>
    <w:rsid w:val="009A0097"/>
    <w:rsid w:val="009A0774"/>
    <w:rsid w:val="009A0B91"/>
    <w:rsid w:val="009A1543"/>
    <w:rsid w:val="009A1750"/>
    <w:rsid w:val="009A17B1"/>
    <w:rsid w:val="009A1B61"/>
    <w:rsid w:val="009A2296"/>
    <w:rsid w:val="009A278E"/>
    <w:rsid w:val="009A28F9"/>
    <w:rsid w:val="009A2DE7"/>
    <w:rsid w:val="009A38BA"/>
    <w:rsid w:val="009A39C3"/>
    <w:rsid w:val="009A44D6"/>
    <w:rsid w:val="009A45B5"/>
    <w:rsid w:val="009A46F1"/>
    <w:rsid w:val="009A496C"/>
    <w:rsid w:val="009A4E05"/>
    <w:rsid w:val="009A5386"/>
    <w:rsid w:val="009A54B5"/>
    <w:rsid w:val="009A62B1"/>
    <w:rsid w:val="009A6486"/>
    <w:rsid w:val="009A6693"/>
    <w:rsid w:val="009A6A4F"/>
    <w:rsid w:val="009A6DE0"/>
    <w:rsid w:val="009A7C1D"/>
    <w:rsid w:val="009A7F79"/>
    <w:rsid w:val="009B0091"/>
    <w:rsid w:val="009B0103"/>
    <w:rsid w:val="009B132A"/>
    <w:rsid w:val="009B1BD0"/>
    <w:rsid w:val="009B1F71"/>
    <w:rsid w:val="009B204D"/>
    <w:rsid w:val="009B2458"/>
    <w:rsid w:val="009B2545"/>
    <w:rsid w:val="009B2E78"/>
    <w:rsid w:val="009B301D"/>
    <w:rsid w:val="009B317B"/>
    <w:rsid w:val="009B3D63"/>
    <w:rsid w:val="009B3F9E"/>
    <w:rsid w:val="009B463C"/>
    <w:rsid w:val="009B497E"/>
    <w:rsid w:val="009B4B95"/>
    <w:rsid w:val="009B5631"/>
    <w:rsid w:val="009B5A66"/>
    <w:rsid w:val="009B5B8D"/>
    <w:rsid w:val="009B6C2A"/>
    <w:rsid w:val="009B6E52"/>
    <w:rsid w:val="009B6E7F"/>
    <w:rsid w:val="009B7666"/>
    <w:rsid w:val="009B76BF"/>
    <w:rsid w:val="009B7773"/>
    <w:rsid w:val="009C02CB"/>
    <w:rsid w:val="009C04F0"/>
    <w:rsid w:val="009C08C4"/>
    <w:rsid w:val="009C0E59"/>
    <w:rsid w:val="009C10C2"/>
    <w:rsid w:val="009C1597"/>
    <w:rsid w:val="009C16D0"/>
    <w:rsid w:val="009C202E"/>
    <w:rsid w:val="009C25A5"/>
    <w:rsid w:val="009C2603"/>
    <w:rsid w:val="009C2F61"/>
    <w:rsid w:val="009C309E"/>
    <w:rsid w:val="009C3109"/>
    <w:rsid w:val="009C33F2"/>
    <w:rsid w:val="009C3EC0"/>
    <w:rsid w:val="009C49AB"/>
    <w:rsid w:val="009C4D65"/>
    <w:rsid w:val="009C560E"/>
    <w:rsid w:val="009C5667"/>
    <w:rsid w:val="009C6321"/>
    <w:rsid w:val="009C6371"/>
    <w:rsid w:val="009C6BC5"/>
    <w:rsid w:val="009C6FE4"/>
    <w:rsid w:val="009C7092"/>
    <w:rsid w:val="009C70A2"/>
    <w:rsid w:val="009C7124"/>
    <w:rsid w:val="009C73C1"/>
    <w:rsid w:val="009C792A"/>
    <w:rsid w:val="009C7CB7"/>
    <w:rsid w:val="009C7DCE"/>
    <w:rsid w:val="009D003F"/>
    <w:rsid w:val="009D01C7"/>
    <w:rsid w:val="009D045F"/>
    <w:rsid w:val="009D0503"/>
    <w:rsid w:val="009D078F"/>
    <w:rsid w:val="009D08C5"/>
    <w:rsid w:val="009D1644"/>
    <w:rsid w:val="009D1AAB"/>
    <w:rsid w:val="009D1B02"/>
    <w:rsid w:val="009D1CC0"/>
    <w:rsid w:val="009D2406"/>
    <w:rsid w:val="009D2A13"/>
    <w:rsid w:val="009D309A"/>
    <w:rsid w:val="009D3BED"/>
    <w:rsid w:val="009D3F25"/>
    <w:rsid w:val="009D40D0"/>
    <w:rsid w:val="009D49E7"/>
    <w:rsid w:val="009D4A0A"/>
    <w:rsid w:val="009D4B52"/>
    <w:rsid w:val="009D4C0D"/>
    <w:rsid w:val="009D527B"/>
    <w:rsid w:val="009D54EB"/>
    <w:rsid w:val="009D55BA"/>
    <w:rsid w:val="009D583B"/>
    <w:rsid w:val="009D5C76"/>
    <w:rsid w:val="009D5D65"/>
    <w:rsid w:val="009D602A"/>
    <w:rsid w:val="009D6354"/>
    <w:rsid w:val="009D67E6"/>
    <w:rsid w:val="009D6D7F"/>
    <w:rsid w:val="009D6E72"/>
    <w:rsid w:val="009D7B95"/>
    <w:rsid w:val="009E0683"/>
    <w:rsid w:val="009E0B4C"/>
    <w:rsid w:val="009E0FEB"/>
    <w:rsid w:val="009E126F"/>
    <w:rsid w:val="009E2049"/>
    <w:rsid w:val="009E286F"/>
    <w:rsid w:val="009E3075"/>
    <w:rsid w:val="009E376D"/>
    <w:rsid w:val="009E3A60"/>
    <w:rsid w:val="009E40F6"/>
    <w:rsid w:val="009E44C7"/>
    <w:rsid w:val="009E4FC3"/>
    <w:rsid w:val="009E5243"/>
    <w:rsid w:val="009E5331"/>
    <w:rsid w:val="009E5498"/>
    <w:rsid w:val="009E5690"/>
    <w:rsid w:val="009E58FC"/>
    <w:rsid w:val="009E5AA2"/>
    <w:rsid w:val="009E5D05"/>
    <w:rsid w:val="009E6439"/>
    <w:rsid w:val="009E65AC"/>
    <w:rsid w:val="009E6647"/>
    <w:rsid w:val="009E6BB4"/>
    <w:rsid w:val="009E6D80"/>
    <w:rsid w:val="009E6E73"/>
    <w:rsid w:val="009E7072"/>
    <w:rsid w:val="009E7450"/>
    <w:rsid w:val="009E78D4"/>
    <w:rsid w:val="009E7C06"/>
    <w:rsid w:val="009F0330"/>
    <w:rsid w:val="009F0556"/>
    <w:rsid w:val="009F0D99"/>
    <w:rsid w:val="009F117B"/>
    <w:rsid w:val="009F1418"/>
    <w:rsid w:val="009F165D"/>
    <w:rsid w:val="009F17FE"/>
    <w:rsid w:val="009F19D4"/>
    <w:rsid w:val="009F20D2"/>
    <w:rsid w:val="009F255F"/>
    <w:rsid w:val="009F28A4"/>
    <w:rsid w:val="009F2EBB"/>
    <w:rsid w:val="009F2F46"/>
    <w:rsid w:val="009F2F65"/>
    <w:rsid w:val="009F30A5"/>
    <w:rsid w:val="009F32B6"/>
    <w:rsid w:val="009F396E"/>
    <w:rsid w:val="009F49A0"/>
    <w:rsid w:val="009F4B12"/>
    <w:rsid w:val="009F4CF9"/>
    <w:rsid w:val="009F4DB4"/>
    <w:rsid w:val="009F50F7"/>
    <w:rsid w:val="009F5172"/>
    <w:rsid w:val="009F591D"/>
    <w:rsid w:val="009F6107"/>
    <w:rsid w:val="009F6119"/>
    <w:rsid w:val="009F6A14"/>
    <w:rsid w:val="009F735D"/>
    <w:rsid w:val="009F7633"/>
    <w:rsid w:val="009F7648"/>
    <w:rsid w:val="009F7913"/>
    <w:rsid w:val="009F7F59"/>
    <w:rsid w:val="00A00549"/>
    <w:rsid w:val="00A005C6"/>
    <w:rsid w:val="00A00C36"/>
    <w:rsid w:val="00A01E42"/>
    <w:rsid w:val="00A0202E"/>
    <w:rsid w:val="00A02208"/>
    <w:rsid w:val="00A02284"/>
    <w:rsid w:val="00A02A1B"/>
    <w:rsid w:val="00A02C5E"/>
    <w:rsid w:val="00A02D7E"/>
    <w:rsid w:val="00A0353A"/>
    <w:rsid w:val="00A04129"/>
    <w:rsid w:val="00A042B2"/>
    <w:rsid w:val="00A04BB3"/>
    <w:rsid w:val="00A04D54"/>
    <w:rsid w:val="00A04E6F"/>
    <w:rsid w:val="00A04EB0"/>
    <w:rsid w:val="00A05695"/>
    <w:rsid w:val="00A05B2F"/>
    <w:rsid w:val="00A05D02"/>
    <w:rsid w:val="00A063A3"/>
    <w:rsid w:val="00A06414"/>
    <w:rsid w:val="00A0647B"/>
    <w:rsid w:val="00A06AD2"/>
    <w:rsid w:val="00A075E2"/>
    <w:rsid w:val="00A10917"/>
    <w:rsid w:val="00A110CE"/>
    <w:rsid w:val="00A11365"/>
    <w:rsid w:val="00A117CD"/>
    <w:rsid w:val="00A11AC3"/>
    <w:rsid w:val="00A1216C"/>
    <w:rsid w:val="00A12455"/>
    <w:rsid w:val="00A13052"/>
    <w:rsid w:val="00A13074"/>
    <w:rsid w:val="00A1363C"/>
    <w:rsid w:val="00A136D2"/>
    <w:rsid w:val="00A13877"/>
    <w:rsid w:val="00A13EFD"/>
    <w:rsid w:val="00A140C5"/>
    <w:rsid w:val="00A1411D"/>
    <w:rsid w:val="00A1442F"/>
    <w:rsid w:val="00A1449E"/>
    <w:rsid w:val="00A144AA"/>
    <w:rsid w:val="00A14A21"/>
    <w:rsid w:val="00A14C95"/>
    <w:rsid w:val="00A14ECB"/>
    <w:rsid w:val="00A150A5"/>
    <w:rsid w:val="00A159B6"/>
    <w:rsid w:val="00A15B8D"/>
    <w:rsid w:val="00A15D97"/>
    <w:rsid w:val="00A15F1E"/>
    <w:rsid w:val="00A16463"/>
    <w:rsid w:val="00A16708"/>
    <w:rsid w:val="00A172EA"/>
    <w:rsid w:val="00A17EE4"/>
    <w:rsid w:val="00A17FCB"/>
    <w:rsid w:val="00A20019"/>
    <w:rsid w:val="00A202B7"/>
    <w:rsid w:val="00A205F2"/>
    <w:rsid w:val="00A20977"/>
    <w:rsid w:val="00A21038"/>
    <w:rsid w:val="00A21473"/>
    <w:rsid w:val="00A216AE"/>
    <w:rsid w:val="00A216D2"/>
    <w:rsid w:val="00A21F3D"/>
    <w:rsid w:val="00A224CB"/>
    <w:rsid w:val="00A2266D"/>
    <w:rsid w:val="00A22794"/>
    <w:rsid w:val="00A2301E"/>
    <w:rsid w:val="00A236C5"/>
    <w:rsid w:val="00A237A4"/>
    <w:rsid w:val="00A23C40"/>
    <w:rsid w:val="00A23CAD"/>
    <w:rsid w:val="00A24302"/>
    <w:rsid w:val="00A2440F"/>
    <w:rsid w:val="00A24593"/>
    <w:rsid w:val="00A2462A"/>
    <w:rsid w:val="00A24E89"/>
    <w:rsid w:val="00A24ECB"/>
    <w:rsid w:val="00A253B8"/>
    <w:rsid w:val="00A2541F"/>
    <w:rsid w:val="00A2567D"/>
    <w:rsid w:val="00A25B7F"/>
    <w:rsid w:val="00A25C02"/>
    <w:rsid w:val="00A25C3F"/>
    <w:rsid w:val="00A25CCB"/>
    <w:rsid w:val="00A26581"/>
    <w:rsid w:val="00A269B0"/>
    <w:rsid w:val="00A270D1"/>
    <w:rsid w:val="00A27A17"/>
    <w:rsid w:val="00A27AA4"/>
    <w:rsid w:val="00A30495"/>
    <w:rsid w:val="00A304F6"/>
    <w:rsid w:val="00A30D77"/>
    <w:rsid w:val="00A30E47"/>
    <w:rsid w:val="00A3179D"/>
    <w:rsid w:val="00A31A68"/>
    <w:rsid w:val="00A31DF6"/>
    <w:rsid w:val="00A32212"/>
    <w:rsid w:val="00A3228F"/>
    <w:rsid w:val="00A323D2"/>
    <w:rsid w:val="00A32845"/>
    <w:rsid w:val="00A32B2E"/>
    <w:rsid w:val="00A32B55"/>
    <w:rsid w:val="00A32C1B"/>
    <w:rsid w:val="00A32F80"/>
    <w:rsid w:val="00A33796"/>
    <w:rsid w:val="00A342F0"/>
    <w:rsid w:val="00A34574"/>
    <w:rsid w:val="00A348A4"/>
    <w:rsid w:val="00A34C1D"/>
    <w:rsid w:val="00A34CB6"/>
    <w:rsid w:val="00A34DD3"/>
    <w:rsid w:val="00A358A2"/>
    <w:rsid w:val="00A35E1B"/>
    <w:rsid w:val="00A36155"/>
    <w:rsid w:val="00A36EFD"/>
    <w:rsid w:val="00A37117"/>
    <w:rsid w:val="00A371A9"/>
    <w:rsid w:val="00A378C4"/>
    <w:rsid w:val="00A37D18"/>
    <w:rsid w:val="00A401B5"/>
    <w:rsid w:val="00A40B1B"/>
    <w:rsid w:val="00A40D42"/>
    <w:rsid w:val="00A40DE0"/>
    <w:rsid w:val="00A414E5"/>
    <w:rsid w:val="00A41BF5"/>
    <w:rsid w:val="00A42184"/>
    <w:rsid w:val="00A425B0"/>
    <w:rsid w:val="00A42604"/>
    <w:rsid w:val="00A42DA0"/>
    <w:rsid w:val="00A433DF"/>
    <w:rsid w:val="00A433F8"/>
    <w:rsid w:val="00A43925"/>
    <w:rsid w:val="00A439A0"/>
    <w:rsid w:val="00A43C8D"/>
    <w:rsid w:val="00A43C9D"/>
    <w:rsid w:val="00A43D73"/>
    <w:rsid w:val="00A43E54"/>
    <w:rsid w:val="00A446B8"/>
    <w:rsid w:val="00A44900"/>
    <w:rsid w:val="00A44EC7"/>
    <w:rsid w:val="00A44FE2"/>
    <w:rsid w:val="00A4524E"/>
    <w:rsid w:val="00A45364"/>
    <w:rsid w:val="00A453A0"/>
    <w:rsid w:val="00A45F51"/>
    <w:rsid w:val="00A46C5C"/>
    <w:rsid w:val="00A46CAD"/>
    <w:rsid w:val="00A46CC4"/>
    <w:rsid w:val="00A46E10"/>
    <w:rsid w:val="00A46E61"/>
    <w:rsid w:val="00A46EE2"/>
    <w:rsid w:val="00A46FCB"/>
    <w:rsid w:val="00A47698"/>
    <w:rsid w:val="00A478F2"/>
    <w:rsid w:val="00A479C1"/>
    <w:rsid w:val="00A504FB"/>
    <w:rsid w:val="00A50654"/>
    <w:rsid w:val="00A5093F"/>
    <w:rsid w:val="00A50B36"/>
    <w:rsid w:val="00A51056"/>
    <w:rsid w:val="00A511A2"/>
    <w:rsid w:val="00A5121E"/>
    <w:rsid w:val="00A5153E"/>
    <w:rsid w:val="00A51BF9"/>
    <w:rsid w:val="00A51D59"/>
    <w:rsid w:val="00A5204F"/>
    <w:rsid w:val="00A52139"/>
    <w:rsid w:val="00A5218F"/>
    <w:rsid w:val="00A522C5"/>
    <w:rsid w:val="00A527FA"/>
    <w:rsid w:val="00A53FF4"/>
    <w:rsid w:val="00A54002"/>
    <w:rsid w:val="00A54106"/>
    <w:rsid w:val="00A54107"/>
    <w:rsid w:val="00A542AC"/>
    <w:rsid w:val="00A54797"/>
    <w:rsid w:val="00A549D3"/>
    <w:rsid w:val="00A54F63"/>
    <w:rsid w:val="00A552DC"/>
    <w:rsid w:val="00A5545D"/>
    <w:rsid w:val="00A554CD"/>
    <w:rsid w:val="00A5588B"/>
    <w:rsid w:val="00A55D2B"/>
    <w:rsid w:val="00A56435"/>
    <w:rsid w:val="00A5658D"/>
    <w:rsid w:val="00A5698E"/>
    <w:rsid w:val="00A56D2E"/>
    <w:rsid w:val="00A572FB"/>
    <w:rsid w:val="00A5764F"/>
    <w:rsid w:val="00A57EF4"/>
    <w:rsid w:val="00A57FF1"/>
    <w:rsid w:val="00A60112"/>
    <w:rsid w:val="00A60553"/>
    <w:rsid w:val="00A60714"/>
    <w:rsid w:val="00A60DD5"/>
    <w:rsid w:val="00A60F41"/>
    <w:rsid w:val="00A61C0B"/>
    <w:rsid w:val="00A61DC1"/>
    <w:rsid w:val="00A627DA"/>
    <w:rsid w:val="00A6291E"/>
    <w:rsid w:val="00A62C8C"/>
    <w:rsid w:val="00A62EF6"/>
    <w:rsid w:val="00A62FAB"/>
    <w:rsid w:val="00A62FE6"/>
    <w:rsid w:val="00A634A3"/>
    <w:rsid w:val="00A635E9"/>
    <w:rsid w:val="00A63D67"/>
    <w:rsid w:val="00A63EC1"/>
    <w:rsid w:val="00A63EDF"/>
    <w:rsid w:val="00A63F8F"/>
    <w:rsid w:val="00A647D1"/>
    <w:rsid w:val="00A64849"/>
    <w:rsid w:val="00A64C83"/>
    <w:rsid w:val="00A64F0F"/>
    <w:rsid w:val="00A65503"/>
    <w:rsid w:val="00A656D5"/>
    <w:rsid w:val="00A658BD"/>
    <w:rsid w:val="00A660E6"/>
    <w:rsid w:val="00A66240"/>
    <w:rsid w:val="00A668D4"/>
    <w:rsid w:val="00A66917"/>
    <w:rsid w:val="00A66A5A"/>
    <w:rsid w:val="00A66A8C"/>
    <w:rsid w:val="00A66E44"/>
    <w:rsid w:val="00A673EF"/>
    <w:rsid w:val="00A67522"/>
    <w:rsid w:val="00A67939"/>
    <w:rsid w:val="00A67E4A"/>
    <w:rsid w:val="00A67E7A"/>
    <w:rsid w:val="00A7123D"/>
    <w:rsid w:val="00A7131E"/>
    <w:rsid w:val="00A71895"/>
    <w:rsid w:val="00A71AB5"/>
    <w:rsid w:val="00A720EC"/>
    <w:rsid w:val="00A7232F"/>
    <w:rsid w:val="00A72337"/>
    <w:rsid w:val="00A7241D"/>
    <w:rsid w:val="00A72F9E"/>
    <w:rsid w:val="00A73411"/>
    <w:rsid w:val="00A735DF"/>
    <w:rsid w:val="00A73636"/>
    <w:rsid w:val="00A739B7"/>
    <w:rsid w:val="00A73F4B"/>
    <w:rsid w:val="00A7443B"/>
    <w:rsid w:val="00A74BFE"/>
    <w:rsid w:val="00A74C75"/>
    <w:rsid w:val="00A751D2"/>
    <w:rsid w:val="00A75371"/>
    <w:rsid w:val="00A75A7E"/>
    <w:rsid w:val="00A75BC2"/>
    <w:rsid w:val="00A7671B"/>
    <w:rsid w:val="00A768C3"/>
    <w:rsid w:val="00A76B9C"/>
    <w:rsid w:val="00A76BDC"/>
    <w:rsid w:val="00A7774D"/>
    <w:rsid w:val="00A77964"/>
    <w:rsid w:val="00A77B2F"/>
    <w:rsid w:val="00A80149"/>
    <w:rsid w:val="00A80541"/>
    <w:rsid w:val="00A80F48"/>
    <w:rsid w:val="00A811B8"/>
    <w:rsid w:val="00A815DB"/>
    <w:rsid w:val="00A81814"/>
    <w:rsid w:val="00A81A96"/>
    <w:rsid w:val="00A81BC1"/>
    <w:rsid w:val="00A81D15"/>
    <w:rsid w:val="00A824A5"/>
    <w:rsid w:val="00A825DA"/>
    <w:rsid w:val="00A82B79"/>
    <w:rsid w:val="00A82C78"/>
    <w:rsid w:val="00A833BD"/>
    <w:rsid w:val="00A83561"/>
    <w:rsid w:val="00A83D7B"/>
    <w:rsid w:val="00A83DB5"/>
    <w:rsid w:val="00A83F18"/>
    <w:rsid w:val="00A84317"/>
    <w:rsid w:val="00A84792"/>
    <w:rsid w:val="00A849AB"/>
    <w:rsid w:val="00A84B2F"/>
    <w:rsid w:val="00A84E3D"/>
    <w:rsid w:val="00A850C7"/>
    <w:rsid w:val="00A853C3"/>
    <w:rsid w:val="00A856BD"/>
    <w:rsid w:val="00A85715"/>
    <w:rsid w:val="00A85C81"/>
    <w:rsid w:val="00A86044"/>
    <w:rsid w:val="00A86605"/>
    <w:rsid w:val="00A866C1"/>
    <w:rsid w:val="00A867E3"/>
    <w:rsid w:val="00A86CFD"/>
    <w:rsid w:val="00A87025"/>
    <w:rsid w:val="00A871B2"/>
    <w:rsid w:val="00A872FA"/>
    <w:rsid w:val="00A873A1"/>
    <w:rsid w:val="00A87995"/>
    <w:rsid w:val="00A9092B"/>
    <w:rsid w:val="00A91A62"/>
    <w:rsid w:val="00A92094"/>
    <w:rsid w:val="00A92158"/>
    <w:rsid w:val="00A925D8"/>
    <w:rsid w:val="00A92A12"/>
    <w:rsid w:val="00A92F28"/>
    <w:rsid w:val="00A931BA"/>
    <w:rsid w:val="00A93A95"/>
    <w:rsid w:val="00A9434D"/>
    <w:rsid w:val="00A952B9"/>
    <w:rsid w:val="00A95305"/>
    <w:rsid w:val="00A96008"/>
    <w:rsid w:val="00A960BE"/>
    <w:rsid w:val="00A960DD"/>
    <w:rsid w:val="00A963E6"/>
    <w:rsid w:val="00A966DD"/>
    <w:rsid w:val="00A96761"/>
    <w:rsid w:val="00A96CE0"/>
    <w:rsid w:val="00A9777F"/>
    <w:rsid w:val="00AA02C0"/>
    <w:rsid w:val="00AA04D5"/>
    <w:rsid w:val="00AA093C"/>
    <w:rsid w:val="00AA0BD7"/>
    <w:rsid w:val="00AA0C36"/>
    <w:rsid w:val="00AA0D65"/>
    <w:rsid w:val="00AA0FFB"/>
    <w:rsid w:val="00AA1265"/>
    <w:rsid w:val="00AA1D5F"/>
    <w:rsid w:val="00AA1E2A"/>
    <w:rsid w:val="00AA1E3C"/>
    <w:rsid w:val="00AA1F86"/>
    <w:rsid w:val="00AA20DC"/>
    <w:rsid w:val="00AA21D4"/>
    <w:rsid w:val="00AA2313"/>
    <w:rsid w:val="00AA3C17"/>
    <w:rsid w:val="00AA3C6F"/>
    <w:rsid w:val="00AA3CFF"/>
    <w:rsid w:val="00AA3E97"/>
    <w:rsid w:val="00AA3FF0"/>
    <w:rsid w:val="00AA4271"/>
    <w:rsid w:val="00AA4570"/>
    <w:rsid w:val="00AA4608"/>
    <w:rsid w:val="00AA48BA"/>
    <w:rsid w:val="00AA4E57"/>
    <w:rsid w:val="00AA4F0B"/>
    <w:rsid w:val="00AA5180"/>
    <w:rsid w:val="00AA5363"/>
    <w:rsid w:val="00AA5835"/>
    <w:rsid w:val="00AA64D8"/>
    <w:rsid w:val="00AA6691"/>
    <w:rsid w:val="00AA68DB"/>
    <w:rsid w:val="00AA74B5"/>
    <w:rsid w:val="00AA7683"/>
    <w:rsid w:val="00AA7C63"/>
    <w:rsid w:val="00AA7DFC"/>
    <w:rsid w:val="00AA7FDE"/>
    <w:rsid w:val="00AB097D"/>
    <w:rsid w:val="00AB0AA1"/>
    <w:rsid w:val="00AB0CD6"/>
    <w:rsid w:val="00AB22B5"/>
    <w:rsid w:val="00AB32DD"/>
    <w:rsid w:val="00AB368B"/>
    <w:rsid w:val="00AB3980"/>
    <w:rsid w:val="00AB3E84"/>
    <w:rsid w:val="00AB410B"/>
    <w:rsid w:val="00AB43FC"/>
    <w:rsid w:val="00AB457C"/>
    <w:rsid w:val="00AB4836"/>
    <w:rsid w:val="00AB4F9E"/>
    <w:rsid w:val="00AB57F1"/>
    <w:rsid w:val="00AB587A"/>
    <w:rsid w:val="00AB5899"/>
    <w:rsid w:val="00AB589B"/>
    <w:rsid w:val="00AB5BEA"/>
    <w:rsid w:val="00AB5D44"/>
    <w:rsid w:val="00AB5EEC"/>
    <w:rsid w:val="00AB6A9B"/>
    <w:rsid w:val="00AB7DE6"/>
    <w:rsid w:val="00AC05A7"/>
    <w:rsid w:val="00AC08D6"/>
    <w:rsid w:val="00AC0AAE"/>
    <w:rsid w:val="00AC120C"/>
    <w:rsid w:val="00AC184D"/>
    <w:rsid w:val="00AC226C"/>
    <w:rsid w:val="00AC232C"/>
    <w:rsid w:val="00AC2846"/>
    <w:rsid w:val="00AC31BC"/>
    <w:rsid w:val="00AC3729"/>
    <w:rsid w:val="00AC3EED"/>
    <w:rsid w:val="00AC41F3"/>
    <w:rsid w:val="00AC455F"/>
    <w:rsid w:val="00AC4719"/>
    <w:rsid w:val="00AC5549"/>
    <w:rsid w:val="00AC5A28"/>
    <w:rsid w:val="00AC5C70"/>
    <w:rsid w:val="00AC5DAD"/>
    <w:rsid w:val="00AC5DC5"/>
    <w:rsid w:val="00AC5EC2"/>
    <w:rsid w:val="00AC6946"/>
    <w:rsid w:val="00AC6A9E"/>
    <w:rsid w:val="00AC7072"/>
    <w:rsid w:val="00AC7221"/>
    <w:rsid w:val="00AC722A"/>
    <w:rsid w:val="00AC778E"/>
    <w:rsid w:val="00AC7B71"/>
    <w:rsid w:val="00AD001C"/>
    <w:rsid w:val="00AD04CD"/>
    <w:rsid w:val="00AD0638"/>
    <w:rsid w:val="00AD077F"/>
    <w:rsid w:val="00AD0FD4"/>
    <w:rsid w:val="00AD1050"/>
    <w:rsid w:val="00AD10CA"/>
    <w:rsid w:val="00AD116D"/>
    <w:rsid w:val="00AD1A06"/>
    <w:rsid w:val="00AD1E95"/>
    <w:rsid w:val="00AD2423"/>
    <w:rsid w:val="00AD2C69"/>
    <w:rsid w:val="00AD2E24"/>
    <w:rsid w:val="00AD2F82"/>
    <w:rsid w:val="00AD3103"/>
    <w:rsid w:val="00AD35BA"/>
    <w:rsid w:val="00AD3DC6"/>
    <w:rsid w:val="00AD3F0D"/>
    <w:rsid w:val="00AD43F2"/>
    <w:rsid w:val="00AD46DD"/>
    <w:rsid w:val="00AD483F"/>
    <w:rsid w:val="00AD4EA8"/>
    <w:rsid w:val="00AD4FA4"/>
    <w:rsid w:val="00AD5270"/>
    <w:rsid w:val="00AD55FE"/>
    <w:rsid w:val="00AD59E5"/>
    <w:rsid w:val="00AD614D"/>
    <w:rsid w:val="00AD658B"/>
    <w:rsid w:val="00AD65B5"/>
    <w:rsid w:val="00AD68B0"/>
    <w:rsid w:val="00AD6A9D"/>
    <w:rsid w:val="00AD6D8A"/>
    <w:rsid w:val="00AD6DDE"/>
    <w:rsid w:val="00AD6FEB"/>
    <w:rsid w:val="00AD75BD"/>
    <w:rsid w:val="00AD76AA"/>
    <w:rsid w:val="00AD7858"/>
    <w:rsid w:val="00AD7CC2"/>
    <w:rsid w:val="00AD7D31"/>
    <w:rsid w:val="00AE0314"/>
    <w:rsid w:val="00AE04C8"/>
    <w:rsid w:val="00AE0C28"/>
    <w:rsid w:val="00AE19DB"/>
    <w:rsid w:val="00AE1F97"/>
    <w:rsid w:val="00AE24AA"/>
    <w:rsid w:val="00AE2836"/>
    <w:rsid w:val="00AE2D62"/>
    <w:rsid w:val="00AE2ECB"/>
    <w:rsid w:val="00AE30D8"/>
    <w:rsid w:val="00AE31A1"/>
    <w:rsid w:val="00AE3713"/>
    <w:rsid w:val="00AE3AF7"/>
    <w:rsid w:val="00AE40F9"/>
    <w:rsid w:val="00AE412F"/>
    <w:rsid w:val="00AE4462"/>
    <w:rsid w:val="00AE471A"/>
    <w:rsid w:val="00AE47E0"/>
    <w:rsid w:val="00AE4D64"/>
    <w:rsid w:val="00AE54C3"/>
    <w:rsid w:val="00AE562C"/>
    <w:rsid w:val="00AE5A78"/>
    <w:rsid w:val="00AE6343"/>
    <w:rsid w:val="00AE641D"/>
    <w:rsid w:val="00AE6624"/>
    <w:rsid w:val="00AE6D3F"/>
    <w:rsid w:val="00AE7EF6"/>
    <w:rsid w:val="00AF05F1"/>
    <w:rsid w:val="00AF073E"/>
    <w:rsid w:val="00AF0896"/>
    <w:rsid w:val="00AF08A8"/>
    <w:rsid w:val="00AF0FA7"/>
    <w:rsid w:val="00AF10B9"/>
    <w:rsid w:val="00AF11BB"/>
    <w:rsid w:val="00AF1291"/>
    <w:rsid w:val="00AF13E7"/>
    <w:rsid w:val="00AF1542"/>
    <w:rsid w:val="00AF157D"/>
    <w:rsid w:val="00AF157E"/>
    <w:rsid w:val="00AF16E7"/>
    <w:rsid w:val="00AF1BD1"/>
    <w:rsid w:val="00AF1E58"/>
    <w:rsid w:val="00AF1F00"/>
    <w:rsid w:val="00AF28D4"/>
    <w:rsid w:val="00AF2905"/>
    <w:rsid w:val="00AF2E5C"/>
    <w:rsid w:val="00AF3683"/>
    <w:rsid w:val="00AF39A2"/>
    <w:rsid w:val="00AF3C5A"/>
    <w:rsid w:val="00AF444B"/>
    <w:rsid w:val="00AF4698"/>
    <w:rsid w:val="00AF4C71"/>
    <w:rsid w:val="00AF57B9"/>
    <w:rsid w:val="00AF5878"/>
    <w:rsid w:val="00AF5A45"/>
    <w:rsid w:val="00AF5B14"/>
    <w:rsid w:val="00AF5D29"/>
    <w:rsid w:val="00AF5DF8"/>
    <w:rsid w:val="00AF5E75"/>
    <w:rsid w:val="00AF6C42"/>
    <w:rsid w:val="00AF7267"/>
    <w:rsid w:val="00AF7B30"/>
    <w:rsid w:val="00AF7DF9"/>
    <w:rsid w:val="00AF7EFE"/>
    <w:rsid w:val="00AF7F5B"/>
    <w:rsid w:val="00AF7FC1"/>
    <w:rsid w:val="00B00282"/>
    <w:rsid w:val="00B00B17"/>
    <w:rsid w:val="00B00ECA"/>
    <w:rsid w:val="00B00F4B"/>
    <w:rsid w:val="00B00FAD"/>
    <w:rsid w:val="00B010C6"/>
    <w:rsid w:val="00B01231"/>
    <w:rsid w:val="00B01413"/>
    <w:rsid w:val="00B016A5"/>
    <w:rsid w:val="00B0178D"/>
    <w:rsid w:val="00B01B57"/>
    <w:rsid w:val="00B01DDA"/>
    <w:rsid w:val="00B01F9D"/>
    <w:rsid w:val="00B023D0"/>
    <w:rsid w:val="00B025CB"/>
    <w:rsid w:val="00B03864"/>
    <w:rsid w:val="00B03872"/>
    <w:rsid w:val="00B03B05"/>
    <w:rsid w:val="00B03E6E"/>
    <w:rsid w:val="00B04125"/>
    <w:rsid w:val="00B042CF"/>
    <w:rsid w:val="00B04FE3"/>
    <w:rsid w:val="00B051EE"/>
    <w:rsid w:val="00B056BD"/>
    <w:rsid w:val="00B0571A"/>
    <w:rsid w:val="00B062ED"/>
    <w:rsid w:val="00B06361"/>
    <w:rsid w:val="00B06805"/>
    <w:rsid w:val="00B069F5"/>
    <w:rsid w:val="00B06DD4"/>
    <w:rsid w:val="00B07009"/>
    <w:rsid w:val="00B070B3"/>
    <w:rsid w:val="00B0745E"/>
    <w:rsid w:val="00B07897"/>
    <w:rsid w:val="00B07B39"/>
    <w:rsid w:val="00B103B0"/>
    <w:rsid w:val="00B10DED"/>
    <w:rsid w:val="00B113D1"/>
    <w:rsid w:val="00B11491"/>
    <w:rsid w:val="00B11E4A"/>
    <w:rsid w:val="00B12754"/>
    <w:rsid w:val="00B12FB7"/>
    <w:rsid w:val="00B132D8"/>
    <w:rsid w:val="00B13319"/>
    <w:rsid w:val="00B13428"/>
    <w:rsid w:val="00B13794"/>
    <w:rsid w:val="00B1415B"/>
    <w:rsid w:val="00B146A2"/>
    <w:rsid w:val="00B14B1C"/>
    <w:rsid w:val="00B14C06"/>
    <w:rsid w:val="00B14DD3"/>
    <w:rsid w:val="00B14EDA"/>
    <w:rsid w:val="00B1547E"/>
    <w:rsid w:val="00B15527"/>
    <w:rsid w:val="00B1585E"/>
    <w:rsid w:val="00B159C5"/>
    <w:rsid w:val="00B15CEB"/>
    <w:rsid w:val="00B16467"/>
    <w:rsid w:val="00B165E7"/>
    <w:rsid w:val="00B16745"/>
    <w:rsid w:val="00B16FDB"/>
    <w:rsid w:val="00B170DC"/>
    <w:rsid w:val="00B17451"/>
    <w:rsid w:val="00B1755C"/>
    <w:rsid w:val="00B17575"/>
    <w:rsid w:val="00B176E0"/>
    <w:rsid w:val="00B17A26"/>
    <w:rsid w:val="00B17CD2"/>
    <w:rsid w:val="00B17EB5"/>
    <w:rsid w:val="00B201C9"/>
    <w:rsid w:val="00B202A7"/>
    <w:rsid w:val="00B202FE"/>
    <w:rsid w:val="00B2047C"/>
    <w:rsid w:val="00B20953"/>
    <w:rsid w:val="00B210D5"/>
    <w:rsid w:val="00B21C15"/>
    <w:rsid w:val="00B22109"/>
    <w:rsid w:val="00B226B1"/>
    <w:rsid w:val="00B22973"/>
    <w:rsid w:val="00B22ED9"/>
    <w:rsid w:val="00B23021"/>
    <w:rsid w:val="00B23198"/>
    <w:rsid w:val="00B2390D"/>
    <w:rsid w:val="00B239CD"/>
    <w:rsid w:val="00B23B10"/>
    <w:rsid w:val="00B23C44"/>
    <w:rsid w:val="00B23D4D"/>
    <w:rsid w:val="00B23D5B"/>
    <w:rsid w:val="00B2473F"/>
    <w:rsid w:val="00B24857"/>
    <w:rsid w:val="00B2519B"/>
    <w:rsid w:val="00B251E6"/>
    <w:rsid w:val="00B258EA"/>
    <w:rsid w:val="00B25A95"/>
    <w:rsid w:val="00B25BFC"/>
    <w:rsid w:val="00B262D7"/>
    <w:rsid w:val="00B270EB"/>
    <w:rsid w:val="00B275BF"/>
    <w:rsid w:val="00B27E19"/>
    <w:rsid w:val="00B30097"/>
    <w:rsid w:val="00B30279"/>
    <w:rsid w:val="00B305ED"/>
    <w:rsid w:val="00B3073E"/>
    <w:rsid w:val="00B30A0B"/>
    <w:rsid w:val="00B3104E"/>
    <w:rsid w:val="00B31194"/>
    <w:rsid w:val="00B31675"/>
    <w:rsid w:val="00B32309"/>
    <w:rsid w:val="00B32415"/>
    <w:rsid w:val="00B32711"/>
    <w:rsid w:val="00B32767"/>
    <w:rsid w:val="00B32D42"/>
    <w:rsid w:val="00B33F96"/>
    <w:rsid w:val="00B34418"/>
    <w:rsid w:val="00B34527"/>
    <w:rsid w:val="00B345F3"/>
    <w:rsid w:val="00B3472A"/>
    <w:rsid w:val="00B3480E"/>
    <w:rsid w:val="00B34BE3"/>
    <w:rsid w:val="00B351BC"/>
    <w:rsid w:val="00B352E4"/>
    <w:rsid w:val="00B355E2"/>
    <w:rsid w:val="00B3570F"/>
    <w:rsid w:val="00B35DBC"/>
    <w:rsid w:val="00B35EAF"/>
    <w:rsid w:val="00B3605F"/>
    <w:rsid w:val="00B360BC"/>
    <w:rsid w:val="00B364C9"/>
    <w:rsid w:val="00B36688"/>
    <w:rsid w:val="00B36857"/>
    <w:rsid w:val="00B36C26"/>
    <w:rsid w:val="00B36FF8"/>
    <w:rsid w:val="00B3728F"/>
    <w:rsid w:val="00B37353"/>
    <w:rsid w:val="00B374A7"/>
    <w:rsid w:val="00B37EC2"/>
    <w:rsid w:val="00B41340"/>
    <w:rsid w:val="00B41428"/>
    <w:rsid w:val="00B4178D"/>
    <w:rsid w:val="00B41C7E"/>
    <w:rsid w:val="00B4216D"/>
    <w:rsid w:val="00B425CB"/>
    <w:rsid w:val="00B425DC"/>
    <w:rsid w:val="00B4292D"/>
    <w:rsid w:val="00B430DC"/>
    <w:rsid w:val="00B4379F"/>
    <w:rsid w:val="00B437C1"/>
    <w:rsid w:val="00B4381B"/>
    <w:rsid w:val="00B43C59"/>
    <w:rsid w:val="00B44261"/>
    <w:rsid w:val="00B44911"/>
    <w:rsid w:val="00B44EAC"/>
    <w:rsid w:val="00B45104"/>
    <w:rsid w:val="00B453C6"/>
    <w:rsid w:val="00B45F7D"/>
    <w:rsid w:val="00B4674C"/>
    <w:rsid w:val="00B4697F"/>
    <w:rsid w:val="00B46D51"/>
    <w:rsid w:val="00B46D63"/>
    <w:rsid w:val="00B46E3C"/>
    <w:rsid w:val="00B46E42"/>
    <w:rsid w:val="00B474EB"/>
    <w:rsid w:val="00B47518"/>
    <w:rsid w:val="00B47DA9"/>
    <w:rsid w:val="00B500D1"/>
    <w:rsid w:val="00B500E0"/>
    <w:rsid w:val="00B508E4"/>
    <w:rsid w:val="00B50FF5"/>
    <w:rsid w:val="00B51087"/>
    <w:rsid w:val="00B52330"/>
    <w:rsid w:val="00B52A0D"/>
    <w:rsid w:val="00B530B1"/>
    <w:rsid w:val="00B5368E"/>
    <w:rsid w:val="00B53B44"/>
    <w:rsid w:val="00B53E4A"/>
    <w:rsid w:val="00B53FFE"/>
    <w:rsid w:val="00B54430"/>
    <w:rsid w:val="00B54BF6"/>
    <w:rsid w:val="00B54BF8"/>
    <w:rsid w:val="00B54EC9"/>
    <w:rsid w:val="00B5520D"/>
    <w:rsid w:val="00B5527F"/>
    <w:rsid w:val="00B5558B"/>
    <w:rsid w:val="00B55D7F"/>
    <w:rsid w:val="00B561CC"/>
    <w:rsid w:val="00B56275"/>
    <w:rsid w:val="00B56609"/>
    <w:rsid w:val="00B57715"/>
    <w:rsid w:val="00B578FC"/>
    <w:rsid w:val="00B57B95"/>
    <w:rsid w:val="00B6000A"/>
    <w:rsid w:val="00B60372"/>
    <w:rsid w:val="00B6041E"/>
    <w:rsid w:val="00B6061B"/>
    <w:rsid w:val="00B60AAB"/>
    <w:rsid w:val="00B60D27"/>
    <w:rsid w:val="00B60EE4"/>
    <w:rsid w:val="00B613A8"/>
    <w:rsid w:val="00B6194D"/>
    <w:rsid w:val="00B62474"/>
    <w:rsid w:val="00B627ED"/>
    <w:rsid w:val="00B630B9"/>
    <w:rsid w:val="00B631BD"/>
    <w:rsid w:val="00B63B8C"/>
    <w:rsid w:val="00B63DB9"/>
    <w:rsid w:val="00B640CF"/>
    <w:rsid w:val="00B65044"/>
    <w:rsid w:val="00B6512F"/>
    <w:rsid w:val="00B6526B"/>
    <w:rsid w:val="00B6557F"/>
    <w:rsid w:val="00B65647"/>
    <w:rsid w:val="00B65886"/>
    <w:rsid w:val="00B65BAD"/>
    <w:rsid w:val="00B65C96"/>
    <w:rsid w:val="00B65E1A"/>
    <w:rsid w:val="00B65F09"/>
    <w:rsid w:val="00B66913"/>
    <w:rsid w:val="00B67011"/>
    <w:rsid w:val="00B679A2"/>
    <w:rsid w:val="00B67C5B"/>
    <w:rsid w:val="00B67F02"/>
    <w:rsid w:val="00B700C6"/>
    <w:rsid w:val="00B70924"/>
    <w:rsid w:val="00B70B95"/>
    <w:rsid w:val="00B70D02"/>
    <w:rsid w:val="00B70E26"/>
    <w:rsid w:val="00B718A2"/>
    <w:rsid w:val="00B71C39"/>
    <w:rsid w:val="00B71D7F"/>
    <w:rsid w:val="00B71E35"/>
    <w:rsid w:val="00B7257B"/>
    <w:rsid w:val="00B728C9"/>
    <w:rsid w:val="00B7294D"/>
    <w:rsid w:val="00B72C00"/>
    <w:rsid w:val="00B72DC6"/>
    <w:rsid w:val="00B7321E"/>
    <w:rsid w:val="00B73CA0"/>
    <w:rsid w:val="00B73DD9"/>
    <w:rsid w:val="00B741A9"/>
    <w:rsid w:val="00B741E1"/>
    <w:rsid w:val="00B746E7"/>
    <w:rsid w:val="00B7564F"/>
    <w:rsid w:val="00B75A2E"/>
    <w:rsid w:val="00B75B2A"/>
    <w:rsid w:val="00B75C8D"/>
    <w:rsid w:val="00B761C7"/>
    <w:rsid w:val="00B762CD"/>
    <w:rsid w:val="00B7673C"/>
    <w:rsid w:val="00B76816"/>
    <w:rsid w:val="00B7683E"/>
    <w:rsid w:val="00B76B67"/>
    <w:rsid w:val="00B76D99"/>
    <w:rsid w:val="00B77546"/>
    <w:rsid w:val="00B777E3"/>
    <w:rsid w:val="00B77831"/>
    <w:rsid w:val="00B8034F"/>
    <w:rsid w:val="00B80FCA"/>
    <w:rsid w:val="00B8109B"/>
    <w:rsid w:val="00B81608"/>
    <w:rsid w:val="00B81EED"/>
    <w:rsid w:val="00B8284D"/>
    <w:rsid w:val="00B82EE3"/>
    <w:rsid w:val="00B830D2"/>
    <w:rsid w:val="00B8338F"/>
    <w:rsid w:val="00B83C8D"/>
    <w:rsid w:val="00B83F3E"/>
    <w:rsid w:val="00B83FE7"/>
    <w:rsid w:val="00B849A2"/>
    <w:rsid w:val="00B84B50"/>
    <w:rsid w:val="00B84DC5"/>
    <w:rsid w:val="00B84F64"/>
    <w:rsid w:val="00B854D4"/>
    <w:rsid w:val="00B859C2"/>
    <w:rsid w:val="00B85B75"/>
    <w:rsid w:val="00B85EA1"/>
    <w:rsid w:val="00B86050"/>
    <w:rsid w:val="00B8656D"/>
    <w:rsid w:val="00B86FD7"/>
    <w:rsid w:val="00B87045"/>
    <w:rsid w:val="00B873DA"/>
    <w:rsid w:val="00B87618"/>
    <w:rsid w:val="00B87822"/>
    <w:rsid w:val="00B87E2B"/>
    <w:rsid w:val="00B90111"/>
    <w:rsid w:val="00B90143"/>
    <w:rsid w:val="00B906A9"/>
    <w:rsid w:val="00B90D09"/>
    <w:rsid w:val="00B90D44"/>
    <w:rsid w:val="00B90D56"/>
    <w:rsid w:val="00B90F29"/>
    <w:rsid w:val="00B912F7"/>
    <w:rsid w:val="00B916DB"/>
    <w:rsid w:val="00B921E8"/>
    <w:rsid w:val="00B922FC"/>
    <w:rsid w:val="00B9234F"/>
    <w:rsid w:val="00B92686"/>
    <w:rsid w:val="00B927D3"/>
    <w:rsid w:val="00B935E3"/>
    <w:rsid w:val="00B939D8"/>
    <w:rsid w:val="00B93DC8"/>
    <w:rsid w:val="00B9408A"/>
    <w:rsid w:val="00B9434F"/>
    <w:rsid w:val="00B94BF0"/>
    <w:rsid w:val="00B94C45"/>
    <w:rsid w:val="00B954D2"/>
    <w:rsid w:val="00B95DDE"/>
    <w:rsid w:val="00B95EB3"/>
    <w:rsid w:val="00B961A1"/>
    <w:rsid w:val="00B962AC"/>
    <w:rsid w:val="00B96A42"/>
    <w:rsid w:val="00B9768D"/>
    <w:rsid w:val="00B97B96"/>
    <w:rsid w:val="00B97CF9"/>
    <w:rsid w:val="00BA0E69"/>
    <w:rsid w:val="00BA10A2"/>
    <w:rsid w:val="00BA1918"/>
    <w:rsid w:val="00BA1A7E"/>
    <w:rsid w:val="00BA1B87"/>
    <w:rsid w:val="00BA1C05"/>
    <w:rsid w:val="00BA21C0"/>
    <w:rsid w:val="00BA2674"/>
    <w:rsid w:val="00BA26CB"/>
    <w:rsid w:val="00BA2909"/>
    <w:rsid w:val="00BA3021"/>
    <w:rsid w:val="00BA3185"/>
    <w:rsid w:val="00BA372A"/>
    <w:rsid w:val="00BA3EF2"/>
    <w:rsid w:val="00BA4BD0"/>
    <w:rsid w:val="00BA54AD"/>
    <w:rsid w:val="00BA5594"/>
    <w:rsid w:val="00BA56C5"/>
    <w:rsid w:val="00BA577B"/>
    <w:rsid w:val="00BA5FE9"/>
    <w:rsid w:val="00BA643F"/>
    <w:rsid w:val="00BA64B7"/>
    <w:rsid w:val="00BA66EE"/>
    <w:rsid w:val="00BA68CB"/>
    <w:rsid w:val="00BA6FA3"/>
    <w:rsid w:val="00BA75EA"/>
    <w:rsid w:val="00BA7749"/>
    <w:rsid w:val="00BA7AA4"/>
    <w:rsid w:val="00BA7B0C"/>
    <w:rsid w:val="00BB0461"/>
    <w:rsid w:val="00BB05F5"/>
    <w:rsid w:val="00BB0855"/>
    <w:rsid w:val="00BB09EF"/>
    <w:rsid w:val="00BB0B35"/>
    <w:rsid w:val="00BB0E20"/>
    <w:rsid w:val="00BB17E3"/>
    <w:rsid w:val="00BB1A44"/>
    <w:rsid w:val="00BB2319"/>
    <w:rsid w:val="00BB2536"/>
    <w:rsid w:val="00BB266C"/>
    <w:rsid w:val="00BB2934"/>
    <w:rsid w:val="00BB2FE1"/>
    <w:rsid w:val="00BB3072"/>
    <w:rsid w:val="00BB332D"/>
    <w:rsid w:val="00BB34A0"/>
    <w:rsid w:val="00BB3897"/>
    <w:rsid w:val="00BB3960"/>
    <w:rsid w:val="00BB3972"/>
    <w:rsid w:val="00BB3DC9"/>
    <w:rsid w:val="00BB3EAD"/>
    <w:rsid w:val="00BB4496"/>
    <w:rsid w:val="00BB485D"/>
    <w:rsid w:val="00BB4C36"/>
    <w:rsid w:val="00BB4CCC"/>
    <w:rsid w:val="00BB582F"/>
    <w:rsid w:val="00BB58E6"/>
    <w:rsid w:val="00BB5A70"/>
    <w:rsid w:val="00BB5C5F"/>
    <w:rsid w:val="00BB5CA9"/>
    <w:rsid w:val="00BB7124"/>
    <w:rsid w:val="00BC0193"/>
    <w:rsid w:val="00BC037B"/>
    <w:rsid w:val="00BC0576"/>
    <w:rsid w:val="00BC0927"/>
    <w:rsid w:val="00BC0CE1"/>
    <w:rsid w:val="00BC0E84"/>
    <w:rsid w:val="00BC1266"/>
    <w:rsid w:val="00BC163D"/>
    <w:rsid w:val="00BC1B09"/>
    <w:rsid w:val="00BC1B2C"/>
    <w:rsid w:val="00BC1BC4"/>
    <w:rsid w:val="00BC1DF3"/>
    <w:rsid w:val="00BC1EBE"/>
    <w:rsid w:val="00BC22BB"/>
    <w:rsid w:val="00BC22C0"/>
    <w:rsid w:val="00BC268C"/>
    <w:rsid w:val="00BC28E4"/>
    <w:rsid w:val="00BC299E"/>
    <w:rsid w:val="00BC2E8F"/>
    <w:rsid w:val="00BC312B"/>
    <w:rsid w:val="00BC3346"/>
    <w:rsid w:val="00BC38EB"/>
    <w:rsid w:val="00BC392E"/>
    <w:rsid w:val="00BC3AD8"/>
    <w:rsid w:val="00BC3B6E"/>
    <w:rsid w:val="00BC3B97"/>
    <w:rsid w:val="00BC3E92"/>
    <w:rsid w:val="00BC4045"/>
    <w:rsid w:val="00BC407A"/>
    <w:rsid w:val="00BC413D"/>
    <w:rsid w:val="00BC462A"/>
    <w:rsid w:val="00BC4D55"/>
    <w:rsid w:val="00BC5832"/>
    <w:rsid w:val="00BC5ABD"/>
    <w:rsid w:val="00BC5AC6"/>
    <w:rsid w:val="00BC5C62"/>
    <w:rsid w:val="00BC5F98"/>
    <w:rsid w:val="00BC6006"/>
    <w:rsid w:val="00BC6410"/>
    <w:rsid w:val="00BC6704"/>
    <w:rsid w:val="00BC6C18"/>
    <w:rsid w:val="00BC77ED"/>
    <w:rsid w:val="00BC7B8B"/>
    <w:rsid w:val="00BD0075"/>
    <w:rsid w:val="00BD0352"/>
    <w:rsid w:val="00BD0A49"/>
    <w:rsid w:val="00BD101F"/>
    <w:rsid w:val="00BD1137"/>
    <w:rsid w:val="00BD1204"/>
    <w:rsid w:val="00BD129C"/>
    <w:rsid w:val="00BD160B"/>
    <w:rsid w:val="00BD163E"/>
    <w:rsid w:val="00BD1D0B"/>
    <w:rsid w:val="00BD2296"/>
    <w:rsid w:val="00BD2D28"/>
    <w:rsid w:val="00BD34A3"/>
    <w:rsid w:val="00BD366A"/>
    <w:rsid w:val="00BD36DA"/>
    <w:rsid w:val="00BD3FAE"/>
    <w:rsid w:val="00BD41B0"/>
    <w:rsid w:val="00BD4647"/>
    <w:rsid w:val="00BD47A9"/>
    <w:rsid w:val="00BD4A6D"/>
    <w:rsid w:val="00BD52D5"/>
    <w:rsid w:val="00BD5F8D"/>
    <w:rsid w:val="00BD6006"/>
    <w:rsid w:val="00BD610D"/>
    <w:rsid w:val="00BD63DB"/>
    <w:rsid w:val="00BD6BA6"/>
    <w:rsid w:val="00BD71C5"/>
    <w:rsid w:val="00BD749B"/>
    <w:rsid w:val="00BD76AF"/>
    <w:rsid w:val="00BD78D5"/>
    <w:rsid w:val="00BE0011"/>
    <w:rsid w:val="00BE0765"/>
    <w:rsid w:val="00BE0C5B"/>
    <w:rsid w:val="00BE1061"/>
    <w:rsid w:val="00BE1085"/>
    <w:rsid w:val="00BE1341"/>
    <w:rsid w:val="00BE15A0"/>
    <w:rsid w:val="00BE17D8"/>
    <w:rsid w:val="00BE1BED"/>
    <w:rsid w:val="00BE1C05"/>
    <w:rsid w:val="00BE23C4"/>
    <w:rsid w:val="00BE287C"/>
    <w:rsid w:val="00BE2A75"/>
    <w:rsid w:val="00BE2BC4"/>
    <w:rsid w:val="00BE3006"/>
    <w:rsid w:val="00BE30EE"/>
    <w:rsid w:val="00BE3B9A"/>
    <w:rsid w:val="00BE4631"/>
    <w:rsid w:val="00BE47D4"/>
    <w:rsid w:val="00BE49E6"/>
    <w:rsid w:val="00BE52CA"/>
    <w:rsid w:val="00BE5A11"/>
    <w:rsid w:val="00BE5CA6"/>
    <w:rsid w:val="00BE611F"/>
    <w:rsid w:val="00BE627B"/>
    <w:rsid w:val="00BE6812"/>
    <w:rsid w:val="00BE6E17"/>
    <w:rsid w:val="00BE7480"/>
    <w:rsid w:val="00BE769E"/>
    <w:rsid w:val="00BF001A"/>
    <w:rsid w:val="00BF0055"/>
    <w:rsid w:val="00BF0444"/>
    <w:rsid w:val="00BF072F"/>
    <w:rsid w:val="00BF0753"/>
    <w:rsid w:val="00BF0C91"/>
    <w:rsid w:val="00BF0EF6"/>
    <w:rsid w:val="00BF11F6"/>
    <w:rsid w:val="00BF14A8"/>
    <w:rsid w:val="00BF19B0"/>
    <w:rsid w:val="00BF1DCB"/>
    <w:rsid w:val="00BF2481"/>
    <w:rsid w:val="00BF28E3"/>
    <w:rsid w:val="00BF2CD7"/>
    <w:rsid w:val="00BF2EBF"/>
    <w:rsid w:val="00BF2F2D"/>
    <w:rsid w:val="00BF2FA9"/>
    <w:rsid w:val="00BF3A30"/>
    <w:rsid w:val="00BF3AAE"/>
    <w:rsid w:val="00BF3F0D"/>
    <w:rsid w:val="00BF4054"/>
    <w:rsid w:val="00BF48C1"/>
    <w:rsid w:val="00BF50E7"/>
    <w:rsid w:val="00BF552D"/>
    <w:rsid w:val="00BF57A2"/>
    <w:rsid w:val="00BF5BEB"/>
    <w:rsid w:val="00BF6425"/>
    <w:rsid w:val="00BF65EA"/>
    <w:rsid w:val="00BF781D"/>
    <w:rsid w:val="00BF7843"/>
    <w:rsid w:val="00BF79BA"/>
    <w:rsid w:val="00BF7AF1"/>
    <w:rsid w:val="00BF7F58"/>
    <w:rsid w:val="00BF7FFD"/>
    <w:rsid w:val="00C000D8"/>
    <w:rsid w:val="00C00499"/>
    <w:rsid w:val="00C00641"/>
    <w:rsid w:val="00C016E2"/>
    <w:rsid w:val="00C02954"/>
    <w:rsid w:val="00C03537"/>
    <w:rsid w:val="00C03653"/>
    <w:rsid w:val="00C03EEC"/>
    <w:rsid w:val="00C04138"/>
    <w:rsid w:val="00C0474A"/>
    <w:rsid w:val="00C05129"/>
    <w:rsid w:val="00C0571E"/>
    <w:rsid w:val="00C05B27"/>
    <w:rsid w:val="00C05C0C"/>
    <w:rsid w:val="00C05F74"/>
    <w:rsid w:val="00C06885"/>
    <w:rsid w:val="00C068F0"/>
    <w:rsid w:val="00C06C96"/>
    <w:rsid w:val="00C06F6B"/>
    <w:rsid w:val="00C06F8D"/>
    <w:rsid w:val="00C070A7"/>
    <w:rsid w:val="00C071FA"/>
    <w:rsid w:val="00C07365"/>
    <w:rsid w:val="00C0748E"/>
    <w:rsid w:val="00C07B0F"/>
    <w:rsid w:val="00C10228"/>
    <w:rsid w:val="00C104A1"/>
    <w:rsid w:val="00C10584"/>
    <w:rsid w:val="00C10AC7"/>
    <w:rsid w:val="00C10BEF"/>
    <w:rsid w:val="00C1121D"/>
    <w:rsid w:val="00C11595"/>
    <w:rsid w:val="00C11A4E"/>
    <w:rsid w:val="00C11F6F"/>
    <w:rsid w:val="00C11FF1"/>
    <w:rsid w:val="00C121D0"/>
    <w:rsid w:val="00C122DC"/>
    <w:rsid w:val="00C1231E"/>
    <w:rsid w:val="00C12504"/>
    <w:rsid w:val="00C12627"/>
    <w:rsid w:val="00C12D36"/>
    <w:rsid w:val="00C12E30"/>
    <w:rsid w:val="00C13B05"/>
    <w:rsid w:val="00C13D56"/>
    <w:rsid w:val="00C13EC0"/>
    <w:rsid w:val="00C141E8"/>
    <w:rsid w:val="00C14933"/>
    <w:rsid w:val="00C14950"/>
    <w:rsid w:val="00C149AE"/>
    <w:rsid w:val="00C14F9D"/>
    <w:rsid w:val="00C15062"/>
    <w:rsid w:val="00C15A76"/>
    <w:rsid w:val="00C15AA9"/>
    <w:rsid w:val="00C15ACE"/>
    <w:rsid w:val="00C15D3B"/>
    <w:rsid w:val="00C15ECE"/>
    <w:rsid w:val="00C16062"/>
    <w:rsid w:val="00C161A9"/>
    <w:rsid w:val="00C163A9"/>
    <w:rsid w:val="00C165B7"/>
    <w:rsid w:val="00C16C35"/>
    <w:rsid w:val="00C16CD6"/>
    <w:rsid w:val="00C1719F"/>
    <w:rsid w:val="00C17DE2"/>
    <w:rsid w:val="00C2015E"/>
    <w:rsid w:val="00C202B5"/>
    <w:rsid w:val="00C20E73"/>
    <w:rsid w:val="00C2125C"/>
    <w:rsid w:val="00C21497"/>
    <w:rsid w:val="00C21C48"/>
    <w:rsid w:val="00C2214F"/>
    <w:rsid w:val="00C22357"/>
    <w:rsid w:val="00C22ED5"/>
    <w:rsid w:val="00C23014"/>
    <w:rsid w:val="00C2304C"/>
    <w:rsid w:val="00C230EA"/>
    <w:rsid w:val="00C23182"/>
    <w:rsid w:val="00C23420"/>
    <w:rsid w:val="00C23B4B"/>
    <w:rsid w:val="00C24669"/>
    <w:rsid w:val="00C24805"/>
    <w:rsid w:val="00C249F1"/>
    <w:rsid w:val="00C24F2A"/>
    <w:rsid w:val="00C251B0"/>
    <w:rsid w:val="00C2550C"/>
    <w:rsid w:val="00C25C9C"/>
    <w:rsid w:val="00C25EA2"/>
    <w:rsid w:val="00C25EEB"/>
    <w:rsid w:val="00C2638C"/>
    <w:rsid w:val="00C26BA7"/>
    <w:rsid w:val="00C26D7B"/>
    <w:rsid w:val="00C26DE0"/>
    <w:rsid w:val="00C26E4F"/>
    <w:rsid w:val="00C26E54"/>
    <w:rsid w:val="00C26FEC"/>
    <w:rsid w:val="00C30736"/>
    <w:rsid w:val="00C3181C"/>
    <w:rsid w:val="00C323FA"/>
    <w:rsid w:val="00C3249C"/>
    <w:rsid w:val="00C32983"/>
    <w:rsid w:val="00C32A88"/>
    <w:rsid w:val="00C3372E"/>
    <w:rsid w:val="00C33854"/>
    <w:rsid w:val="00C33AD1"/>
    <w:rsid w:val="00C33DA0"/>
    <w:rsid w:val="00C33FA5"/>
    <w:rsid w:val="00C34402"/>
    <w:rsid w:val="00C34DB6"/>
    <w:rsid w:val="00C35363"/>
    <w:rsid w:val="00C3539F"/>
    <w:rsid w:val="00C35893"/>
    <w:rsid w:val="00C359EA"/>
    <w:rsid w:val="00C35C4A"/>
    <w:rsid w:val="00C35E7A"/>
    <w:rsid w:val="00C36162"/>
    <w:rsid w:val="00C36275"/>
    <w:rsid w:val="00C36668"/>
    <w:rsid w:val="00C368C2"/>
    <w:rsid w:val="00C3693F"/>
    <w:rsid w:val="00C36A07"/>
    <w:rsid w:val="00C36ABD"/>
    <w:rsid w:val="00C36DD6"/>
    <w:rsid w:val="00C36EC7"/>
    <w:rsid w:val="00C3700C"/>
    <w:rsid w:val="00C3711E"/>
    <w:rsid w:val="00C37640"/>
    <w:rsid w:val="00C37B9D"/>
    <w:rsid w:val="00C40345"/>
    <w:rsid w:val="00C40DBD"/>
    <w:rsid w:val="00C40FDB"/>
    <w:rsid w:val="00C4145C"/>
    <w:rsid w:val="00C4155B"/>
    <w:rsid w:val="00C41756"/>
    <w:rsid w:val="00C41B22"/>
    <w:rsid w:val="00C423A2"/>
    <w:rsid w:val="00C4276B"/>
    <w:rsid w:val="00C427FD"/>
    <w:rsid w:val="00C42AD0"/>
    <w:rsid w:val="00C4326B"/>
    <w:rsid w:val="00C43898"/>
    <w:rsid w:val="00C43A7F"/>
    <w:rsid w:val="00C43F27"/>
    <w:rsid w:val="00C44B55"/>
    <w:rsid w:val="00C44BD1"/>
    <w:rsid w:val="00C45271"/>
    <w:rsid w:val="00C45603"/>
    <w:rsid w:val="00C4568F"/>
    <w:rsid w:val="00C46735"/>
    <w:rsid w:val="00C4679A"/>
    <w:rsid w:val="00C46999"/>
    <w:rsid w:val="00C46B5B"/>
    <w:rsid w:val="00C46B5F"/>
    <w:rsid w:val="00C46F9B"/>
    <w:rsid w:val="00C47161"/>
    <w:rsid w:val="00C471A5"/>
    <w:rsid w:val="00C4738F"/>
    <w:rsid w:val="00C47ADF"/>
    <w:rsid w:val="00C47CEB"/>
    <w:rsid w:val="00C47EFB"/>
    <w:rsid w:val="00C47F74"/>
    <w:rsid w:val="00C508A3"/>
    <w:rsid w:val="00C50B58"/>
    <w:rsid w:val="00C51281"/>
    <w:rsid w:val="00C51A3B"/>
    <w:rsid w:val="00C51AF2"/>
    <w:rsid w:val="00C51CC3"/>
    <w:rsid w:val="00C51CE3"/>
    <w:rsid w:val="00C521BB"/>
    <w:rsid w:val="00C52253"/>
    <w:rsid w:val="00C5263A"/>
    <w:rsid w:val="00C526A9"/>
    <w:rsid w:val="00C5272C"/>
    <w:rsid w:val="00C52A74"/>
    <w:rsid w:val="00C52BE8"/>
    <w:rsid w:val="00C52E05"/>
    <w:rsid w:val="00C5303F"/>
    <w:rsid w:val="00C531AE"/>
    <w:rsid w:val="00C53363"/>
    <w:rsid w:val="00C536E1"/>
    <w:rsid w:val="00C53A4D"/>
    <w:rsid w:val="00C53FF2"/>
    <w:rsid w:val="00C5416E"/>
    <w:rsid w:val="00C542A6"/>
    <w:rsid w:val="00C54378"/>
    <w:rsid w:val="00C549A4"/>
    <w:rsid w:val="00C549DF"/>
    <w:rsid w:val="00C54E60"/>
    <w:rsid w:val="00C54EF1"/>
    <w:rsid w:val="00C55149"/>
    <w:rsid w:val="00C55489"/>
    <w:rsid w:val="00C55DD1"/>
    <w:rsid w:val="00C56765"/>
    <w:rsid w:val="00C56E51"/>
    <w:rsid w:val="00C57F5C"/>
    <w:rsid w:val="00C605B9"/>
    <w:rsid w:val="00C606BD"/>
    <w:rsid w:val="00C6074A"/>
    <w:rsid w:val="00C607FD"/>
    <w:rsid w:val="00C611BD"/>
    <w:rsid w:val="00C612E7"/>
    <w:rsid w:val="00C61B52"/>
    <w:rsid w:val="00C61DB7"/>
    <w:rsid w:val="00C61E56"/>
    <w:rsid w:val="00C6215A"/>
    <w:rsid w:val="00C6248B"/>
    <w:rsid w:val="00C632F2"/>
    <w:rsid w:val="00C634EC"/>
    <w:rsid w:val="00C6391A"/>
    <w:rsid w:val="00C63E07"/>
    <w:rsid w:val="00C64027"/>
    <w:rsid w:val="00C644BD"/>
    <w:rsid w:val="00C646F9"/>
    <w:rsid w:val="00C64BBA"/>
    <w:rsid w:val="00C651FC"/>
    <w:rsid w:val="00C652C8"/>
    <w:rsid w:val="00C655B6"/>
    <w:rsid w:val="00C668C5"/>
    <w:rsid w:val="00C673C6"/>
    <w:rsid w:val="00C6742B"/>
    <w:rsid w:val="00C67B01"/>
    <w:rsid w:val="00C702A0"/>
    <w:rsid w:val="00C7041F"/>
    <w:rsid w:val="00C705F0"/>
    <w:rsid w:val="00C7078E"/>
    <w:rsid w:val="00C70CA7"/>
    <w:rsid w:val="00C710BB"/>
    <w:rsid w:val="00C718B9"/>
    <w:rsid w:val="00C71F0E"/>
    <w:rsid w:val="00C72045"/>
    <w:rsid w:val="00C7261E"/>
    <w:rsid w:val="00C7279B"/>
    <w:rsid w:val="00C728AD"/>
    <w:rsid w:val="00C72DE3"/>
    <w:rsid w:val="00C72EA6"/>
    <w:rsid w:val="00C73069"/>
    <w:rsid w:val="00C734E0"/>
    <w:rsid w:val="00C73569"/>
    <w:rsid w:val="00C735BC"/>
    <w:rsid w:val="00C738D2"/>
    <w:rsid w:val="00C73AE7"/>
    <w:rsid w:val="00C73BEA"/>
    <w:rsid w:val="00C74210"/>
    <w:rsid w:val="00C749D2"/>
    <w:rsid w:val="00C752D6"/>
    <w:rsid w:val="00C75729"/>
    <w:rsid w:val="00C75820"/>
    <w:rsid w:val="00C75A99"/>
    <w:rsid w:val="00C75E06"/>
    <w:rsid w:val="00C75F3D"/>
    <w:rsid w:val="00C764DF"/>
    <w:rsid w:val="00C76A10"/>
    <w:rsid w:val="00C76B11"/>
    <w:rsid w:val="00C76D1A"/>
    <w:rsid w:val="00C76E1D"/>
    <w:rsid w:val="00C77441"/>
    <w:rsid w:val="00C77943"/>
    <w:rsid w:val="00C779CD"/>
    <w:rsid w:val="00C77DA4"/>
    <w:rsid w:val="00C77E42"/>
    <w:rsid w:val="00C8035B"/>
    <w:rsid w:val="00C80384"/>
    <w:rsid w:val="00C80475"/>
    <w:rsid w:val="00C8099D"/>
    <w:rsid w:val="00C81660"/>
    <w:rsid w:val="00C81C2B"/>
    <w:rsid w:val="00C81F06"/>
    <w:rsid w:val="00C81FA2"/>
    <w:rsid w:val="00C81FEB"/>
    <w:rsid w:val="00C82D3D"/>
    <w:rsid w:val="00C82E29"/>
    <w:rsid w:val="00C83593"/>
    <w:rsid w:val="00C835B3"/>
    <w:rsid w:val="00C8361A"/>
    <w:rsid w:val="00C83801"/>
    <w:rsid w:val="00C83A73"/>
    <w:rsid w:val="00C83A92"/>
    <w:rsid w:val="00C83F56"/>
    <w:rsid w:val="00C84A5E"/>
    <w:rsid w:val="00C84A72"/>
    <w:rsid w:val="00C84B1E"/>
    <w:rsid w:val="00C84B24"/>
    <w:rsid w:val="00C84C8F"/>
    <w:rsid w:val="00C84C97"/>
    <w:rsid w:val="00C85B54"/>
    <w:rsid w:val="00C85BA1"/>
    <w:rsid w:val="00C86346"/>
    <w:rsid w:val="00C864A3"/>
    <w:rsid w:val="00C865D4"/>
    <w:rsid w:val="00C867FD"/>
    <w:rsid w:val="00C86AE1"/>
    <w:rsid w:val="00C86E27"/>
    <w:rsid w:val="00C87230"/>
    <w:rsid w:val="00C877A8"/>
    <w:rsid w:val="00C87E4B"/>
    <w:rsid w:val="00C9017A"/>
    <w:rsid w:val="00C9074A"/>
    <w:rsid w:val="00C90C09"/>
    <w:rsid w:val="00C91173"/>
    <w:rsid w:val="00C91474"/>
    <w:rsid w:val="00C914BA"/>
    <w:rsid w:val="00C91A2F"/>
    <w:rsid w:val="00C91E96"/>
    <w:rsid w:val="00C9274C"/>
    <w:rsid w:val="00C92E84"/>
    <w:rsid w:val="00C930C8"/>
    <w:rsid w:val="00C93843"/>
    <w:rsid w:val="00C93E49"/>
    <w:rsid w:val="00C93F2A"/>
    <w:rsid w:val="00C95281"/>
    <w:rsid w:val="00C957C9"/>
    <w:rsid w:val="00C95A24"/>
    <w:rsid w:val="00C95D15"/>
    <w:rsid w:val="00C95F48"/>
    <w:rsid w:val="00C96308"/>
    <w:rsid w:val="00C967CD"/>
    <w:rsid w:val="00C96A9C"/>
    <w:rsid w:val="00C96DBE"/>
    <w:rsid w:val="00C96E7A"/>
    <w:rsid w:val="00C96E7D"/>
    <w:rsid w:val="00C96FBB"/>
    <w:rsid w:val="00C9725B"/>
    <w:rsid w:val="00C9767B"/>
    <w:rsid w:val="00C97A85"/>
    <w:rsid w:val="00CA0215"/>
    <w:rsid w:val="00CA0EF5"/>
    <w:rsid w:val="00CA10C3"/>
    <w:rsid w:val="00CA1824"/>
    <w:rsid w:val="00CA183A"/>
    <w:rsid w:val="00CA1DCA"/>
    <w:rsid w:val="00CA21D9"/>
    <w:rsid w:val="00CA23BA"/>
    <w:rsid w:val="00CA2560"/>
    <w:rsid w:val="00CA2C2C"/>
    <w:rsid w:val="00CA360E"/>
    <w:rsid w:val="00CA4477"/>
    <w:rsid w:val="00CA4A23"/>
    <w:rsid w:val="00CA4B33"/>
    <w:rsid w:val="00CA4EBE"/>
    <w:rsid w:val="00CA4F3E"/>
    <w:rsid w:val="00CA5097"/>
    <w:rsid w:val="00CA609F"/>
    <w:rsid w:val="00CA625C"/>
    <w:rsid w:val="00CA64DD"/>
    <w:rsid w:val="00CA699F"/>
    <w:rsid w:val="00CA725C"/>
    <w:rsid w:val="00CA739E"/>
    <w:rsid w:val="00CA7738"/>
    <w:rsid w:val="00CA7BF0"/>
    <w:rsid w:val="00CB0596"/>
    <w:rsid w:val="00CB0802"/>
    <w:rsid w:val="00CB0C55"/>
    <w:rsid w:val="00CB0CFC"/>
    <w:rsid w:val="00CB0D57"/>
    <w:rsid w:val="00CB0FAD"/>
    <w:rsid w:val="00CB1142"/>
    <w:rsid w:val="00CB1D82"/>
    <w:rsid w:val="00CB2163"/>
    <w:rsid w:val="00CB216A"/>
    <w:rsid w:val="00CB2694"/>
    <w:rsid w:val="00CB2756"/>
    <w:rsid w:val="00CB275F"/>
    <w:rsid w:val="00CB2F2C"/>
    <w:rsid w:val="00CB2F67"/>
    <w:rsid w:val="00CB3CBB"/>
    <w:rsid w:val="00CB40A4"/>
    <w:rsid w:val="00CB44EB"/>
    <w:rsid w:val="00CB44F5"/>
    <w:rsid w:val="00CB4B5D"/>
    <w:rsid w:val="00CB5293"/>
    <w:rsid w:val="00CB531D"/>
    <w:rsid w:val="00CB53A8"/>
    <w:rsid w:val="00CB5700"/>
    <w:rsid w:val="00CB5A2C"/>
    <w:rsid w:val="00CB5EFA"/>
    <w:rsid w:val="00CB5F34"/>
    <w:rsid w:val="00CB63A1"/>
    <w:rsid w:val="00CB6B5E"/>
    <w:rsid w:val="00CB6FF2"/>
    <w:rsid w:val="00CB72BC"/>
    <w:rsid w:val="00CB73AF"/>
    <w:rsid w:val="00CB7DBC"/>
    <w:rsid w:val="00CB7E4F"/>
    <w:rsid w:val="00CC03B4"/>
    <w:rsid w:val="00CC05A2"/>
    <w:rsid w:val="00CC12B2"/>
    <w:rsid w:val="00CC17BE"/>
    <w:rsid w:val="00CC20EA"/>
    <w:rsid w:val="00CC228B"/>
    <w:rsid w:val="00CC2408"/>
    <w:rsid w:val="00CC2C20"/>
    <w:rsid w:val="00CC32E1"/>
    <w:rsid w:val="00CC3E0A"/>
    <w:rsid w:val="00CC4700"/>
    <w:rsid w:val="00CC4873"/>
    <w:rsid w:val="00CC4DC0"/>
    <w:rsid w:val="00CC5B62"/>
    <w:rsid w:val="00CC5F3D"/>
    <w:rsid w:val="00CC61C2"/>
    <w:rsid w:val="00CC6898"/>
    <w:rsid w:val="00CC7127"/>
    <w:rsid w:val="00CD021C"/>
    <w:rsid w:val="00CD085A"/>
    <w:rsid w:val="00CD12A4"/>
    <w:rsid w:val="00CD1321"/>
    <w:rsid w:val="00CD185F"/>
    <w:rsid w:val="00CD1A87"/>
    <w:rsid w:val="00CD1BC5"/>
    <w:rsid w:val="00CD1E88"/>
    <w:rsid w:val="00CD1F16"/>
    <w:rsid w:val="00CD2133"/>
    <w:rsid w:val="00CD25FB"/>
    <w:rsid w:val="00CD2673"/>
    <w:rsid w:val="00CD29EF"/>
    <w:rsid w:val="00CD2C29"/>
    <w:rsid w:val="00CD30FC"/>
    <w:rsid w:val="00CD3226"/>
    <w:rsid w:val="00CD324D"/>
    <w:rsid w:val="00CD35F6"/>
    <w:rsid w:val="00CD390E"/>
    <w:rsid w:val="00CD3D57"/>
    <w:rsid w:val="00CD4485"/>
    <w:rsid w:val="00CD46EB"/>
    <w:rsid w:val="00CD4922"/>
    <w:rsid w:val="00CD4BDB"/>
    <w:rsid w:val="00CD563F"/>
    <w:rsid w:val="00CD5741"/>
    <w:rsid w:val="00CD5BE1"/>
    <w:rsid w:val="00CD5C95"/>
    <w:rsid w:val="00CD5EF8"/>
    <w:rsid w:val="00CD6079"/>
    <w:rsid w:val="00CD60F9"/>
    <w:rsid w:val="00CD6546"/>
    <w:rsid w:val="00CD6809"/>
    <w:rsid w:val="00CD6D07"/>
    <w:rsid w:val="00CD7018"/>
    <w:rsid w:val="00CE0378"/>
    <w:rsid w:val="00CE04B7"/>
    <w:rsid w:val="00CE0FEB"/>
    <w:rsid w:val="00CE1318"/>
    <w:rsid w:val="00CE13CB"/>
    <w:rsid w:val="00CE23BC"/>
    <w:rsid w:val="00CE29FB"/>
    <w:rsid w:val="00CE2AA6"/>
    <w:rsid w:val="00CE2BDC"/>
    <w:rsid w:val="00CE3319"/>
    <w:rsid w:val="00CE3D14"/>
    <w:rsid w:val="00CE3ECB"/>
    <w:rsid w:val="00CE45AC"/>
    <w:rsid w:val="00CE4E9F"/>
    <w:rsid w:val="00CE5961"/>
    <w:rsid w:val="00CE59E4"/>
    <w:rsid w:val="00CE5DD0"/>
    <w:rsid w:val="00CE61DC"/>
    <w:rsid w:val="00CE6A21"/>
    <w:rsid w:val="00CE72C2"/>
    <w:rsid w:val="00CE773F"/>
    <w:rsid w:val="00CE7CBB"/>
    <w:rsid w:val="00CE7E24"/>
    <w:rsid w:val="00CF023C"/>
    <w:rsid w:val="00CF140F"/>
    <w:rsid w:val="00CF1835"/>
    <w:rsid w:val="00CF1BA0"/>
    <w:rsid w:val="00CF249F"/>
    <w:rsid w:val="00CF27ED"/>
    <w:rsid w:val="00CF2D73"/>
    <w:rsid w:val="00CF403B"/>
    <w:rsid w:val="00CF4212"/>
    <w:rsid w:val="00CF448F"/>
    <w:rsid w:val="00CF45F8"/>
    <w:rsid w:val="00CF4C74"/>
    <w:rsid w:val="00CF6A22"/>
    <w:rsid w:val="00CF6C17"/>
    <w:rsid w:val="00CF715D"/>
    <w:rsid w:val="00CF7FD2"/>
    <w:rsid w:val="00D00DBA"/>
    <w:rsid w:val="00D0125C"/>
    <w:rsid w:val="00D0135C"/>
    <w:rsid w:val="00D01550"/>
    <w:rsid w:val="00D015DD"/>
    <w:rsid w:val="00D015EE"/>
    <w:rsid w:val="00D02040"/>
    <w:rsid w:val="00D02810"/>
    <w:rsid w:val="00D02853"/>
    <w:rsid w:val="00D028B0"/>
    <w:rsid w:val="00D02BAC"/>
    <w:rsid w:val="00D02DBA"/>
    <w:rsid w:val="00D038E1"/>
    <w:rsid w:val="00D0479B"/>
    <w:rsid w:val="00D04B5B"/>
    <w:rsid w:val="00D05106"/>
    <w:rsid w:val="00D05F23"/>
    <w:rsid w:val="00D061C3"/>
    <w:rsid w:val="00D06BBA"/>
    <w:rsid w:val="00D076AB"/>
    <w:rsid w:val="00D07975"/>
    <w:rsid w:val="00D07A0A"/>
    <w:rsid w:val="00D07AE8"/>
    <w:rsid w:val="00D1062B"/>
    <w:rsid w:val="00D107C4"/>
    <w:rsid w:val="00D10E95"/>
    <w:rsid w:val="00D11515"/>
    <w:rsid w:val="00D11558"/>
    <w:rsid w:val="00D117FA"/>
    <w:rsid w:val="00D11D77"/>
    <w:rsid w:val="00D11DE9"/>
    <w:rsid w:val="00D11EEC"/>
    <w:rsid w:val="00D12048"/>
    <w:rsid w:val="00D122DD"/>
    <w:rsid w:val="00D12B5D"/>
    <w:rsid w:val="00D1349E"/>
    <w:rsid w:val="00D134AB"/>
    <w:rsid w:val="00D13510"/>
    <w:rsid w:val="00D139E9"/>
    <w:rsid w:val="00D13AC9"/>
    <w:rsid w:val="00D13D54"/>
    <w:rsid w:val="00D141DC"/>
    <w:rsid w:val="00D1435B"/>
    <w:rsid w:val="00D143B8"/>
    <w:rsid w:val="00D14770"/>
    <w:rsid w:val="00D14F90"/>
    <w:rsid w:val="00D150C9"/>
    <w:rsid w:val="00D15356"/>
    <w:rsid w:val="00D1546F"/>
    <w:rsid w:val="00D15CE2"/>
    <w:rsid w:val="00D15D73"/>
    <w:rsid w:val="00D15DE2"/>
    <w:rsid w:val="00D1622A"/>
    <w:rsid w:val="00D1661E"/>
    <w:rsid w:val="00D16641"/>
    <w:rsid w:val="00D168B4"/>
    <w:rsid w:val="00D16A48"/>
    <w:rsid w:val="00D17E20"/>
    <w:rsid w:val="00D20196"/>
    <w:rsid w:val="00D20517"/>
    <w:rsid w:val="00D206E6"/>
    <w:rsid w:val="00D20805"/>
    <w:rsid w:val="00D20E16"/>
    <w:rsid w:val="00D20E6C"/>
    <w:rsid w:val="00D218B7"/>
    <w:rsid w:val="00D219BE"/>
    <w:rsid w:val="00D21B7A"/>
    <w:rsid w:val="00D21BED"/>
    <w:rsid w:val="00D221F0"/>
    <w:rsid w:val="00D22D00"/>
    <w:rsid w:val="00D23AFA"/>
    <w:rsid w:val="00D23BA7"/>
    <w:rsid w:val="00D243C4"/>
    <w:rsid w:val="00D24BA4"/>
    <w:rsid w:val="00D2595E"/>
    <w:rsid w:val="00D2605B"/>
    <w:rsid w:val="00D260B0"/>
    <w:rsid w:val="00D26140"/>
    <w:rsid w:val="00D2631B"/>
    <w:rsid w:val="00D26454"/>
    <w:rsid w:val="00D272D7"/>
    <w:rsid w:val="00D27A12"/>
    <w:rsid w:val="00D27EC6"/>
    <w:rsid w:val="00D27FE8"/>
    <w:rsid w:val="00D300D7"/>
    <w:rsid w:val="00D30808"/>
    <w:rsid w:val="00D30826"/>
    <w:rsid w:val="00D30A83"/>
    <w:rsid w:val="00D30D63"/>
    <w:rsid w:val="00D31027"/>
    <w:rsid w:val="00D31041"/>
    <w:rsid w:val="00D3110A"/>
    <w:rsid w:val="00D317BE"/>
    <w:rsid w:val="00D3190B"/>
    <w:rsid w:val="00D31F69"/>
    <w:rsid w:val="00D321F4"/>
    <w:rsid w:val="00D32447"/>
    <w:rsid w:val="00D32A2B"/>
    <w:rsid w:val="00D32BA8"/>
    <w:rsid w:val="00D33629"/>
    <w:rsid w:val="00D33640"/>
    <w:rsid w:val="00D338FF"/>
    <w:rsid w:val="00D33B1D"/>
    <w:rsid w:val="00D33D48"/>
    <w:rsid w:val="00D34360"/>
    <w:rsid w:val="00D34B1B"/>
    <w:rsid w:val="00D34C2B"/>
    <w:rsid w:val="00D34F7D"/>
    <w:rsid w:val="00D3555F"/>
    <w:rsid w:val="00D358FF"/>
    <w:rsid w:val="00D35AF5"/>
    <w:rsid w:val="00D35ED7"/>
    <w:rsid w:val="00D36571"/>
    <w:rsid w:val="00D3662A"/>
    <w:rsid w:val="00D36BF9"/>
    <w:rsid w:val="00D36C38"/>
    <w:rsid w:val="00D36C54"/>
    <w:rsid w:val="00D372EC"/>
    <w:rsid w:val="00D3741A"/>
    <w:rsid w:val="00D37FAF"/>
    <w:rsid w:val="00D4010B"/>
    <w:rsid w:val="00D40C0F"/>
    <w:rsid w:val="00D40D28"/>
    <w:rsid w:val="00D40DB8"/>
    <w:rsid w:val="00D40DE4"/>
    <w:rsid w:val="00D40FDE"/>
    <w:rsid w:val="00D413D4"/>
    <w:rsid w:val="00D41474"/>
    <w:rsid w:val="00D4159A"/>
    <w:rsid w:val="00D4225C"/>
    <w:rsid w:val="00D422E0"/>
    <w:rsid w:val="00D4275C"/>
    <w:rsid w:val="00D428F3"/>
    <w:rsid w:val="00D43009"/>
    <w:rsid w:val="00D4374B"/>
    <w:rsid w:val="00D43DC4"/>
    <w:rsid w:val="00D43E71"/>
    <w:rsid w:val="00D43F15"/>
    <w:rsid w:val="00D44496"/>
    <w:rsid w:val="00D448AC"/>
    <w:rsid w:val="00D44C64"/>
    <w:rsid w:val="00D44FCB"/>
    <w:rsid w:val="00D450B3"/>
    <w:rsid w:val="00D453E4"/>
    <w:rsid w:val="00D4577E"/>
    <w:rsid w:val="00D45B58"/>
    <w:rsid w:val="00D45D10"/>
    <w:rsid w:val="00D45ECA"/>
    <w:rsid w:val="00D46138"/>
    <w:rsid w:val="00D463B6"/>
    <w:rsid w:val="00D4672F"/>
    <w:rsid w:val="00D46AAB"/>
    <w:rsid w:val="00D46F40"/>
    <w:rsid w:val="00D4726C"/>
    <w:rsid w:val="00D477C8"/>
    <w:rsid w:val="00D47D3B"/>
    <w:rsid w:val="00D47FA8"/>
    <w:rsid w:val="00D50308"/>
    <w:rsid w:val="00D50312"/>
    <w:rsid w:val="00D506D1"/>
    <w:rsid w:val="00D514E4"/>
    <w:rsid w:val="00D5163E"/>
    <w:rsid w:val="00D51681"/>
    <w:rsid w:val="00D51FFC"/>
    <w:rsid w:val="00D521CC"/>
    <w:rsid w:val="00D52A9A"/>
    <w:rsid w:val="00D53206"/>
    <w:rsid w:val="00D5321C"/>
    <w:rsid w:val="00D532F8"/>
    <w:rsid w:val="00D53A9C"/>
    <w:rsid w:val="00D53AEB"/>
    <w:rsid w:val="00D543BE"/>
    <w:rsid w:val="00D54950"/>
    <w:rsid w:val="00D55223"/>
    <w:rsid w:val="00D552AC"/>
    <w:rsid w:val="00D55967"/>
    <w:rsid w:val="00D55BA6"/>
    <w:rsid w:val="00D55D7F"/>
    <w:rsid w:val="00D55E12"/>
    <w:rsid w:val="00D5609A"/>
    <w:rsid w:val="00D56511"/>
    <w:rsid w:val="00D5657D"/>
    <w:rsid w:val="00D56A91"/>
    <w:rsid w:val="00D56ADD"/>
    <w:rsid w:val="00D56E3C"/>
    <w:rsid w:val="00D572E2"/>
    <w:rsid w:val="00D573DB"/>
    <w:rsid w:val="00D5798F"/>
    <w:rsid w:val="00D602CC"/>
    <w:rsid w:val="00D602E5"/>
    <w:rsid w:val="00D60481"/>
    <w:rsid w:val="00D60B0B"/>
    <w:rsid w:val="00D60B83"/>
    <w:rsid w:val="00D60DB8"/>
    <w:rsid w:val="00D61B91"/>
    <w:rsid w:val="00D61FC3"/>
    <w:rsid w:val="00D6301E"/>
    <w:rsid w:val="00D632DC"/>
    <w:rsid w:val="00D6342E"/>
    <w:rsid w:val="00D63B48"/>
    <w:rsid w:val="00D64002"/>
    <w:rsid w:val="00D640E4"/>
    <w:rsid w:val="00D641BF"/>
    <w:rsid w:val="00D6461A"/>
    <w:rsid w:val="00D647BD"/>
    <w:rsid w:val="00D64EA4"/>
    <w:rsid w:val="00D658B1"/>
    <w:rsid w:val="00D659B6"/>
    <w:rsid w:val="00D66187"/>
    <w:rsid w:val="00D66341"/>
    <w:rsid w:val="00D66749"/>
    <w:rsid w:val="00D669A1"/>
    <w:rsid w:val="00D6730B"/>
    <w:rsid w:val="00D67374"/>
    <w:rsid w:val="00D67742"/>
    <w:rsid w:val="00D67899"/>
    <w:rsid w:val="00D6796A"/>
    <w:rsid w:val="00D67B0B"/>
    <w:rsid w:val="00D67CC3"/>
    <w:rsid w:val="00D67DA0"/>
    <w:rsid w:val="00D67E26"/>
    <w:rsid w:val="00D67EDF"/>
    <w:rsid w:val="00D7020D"/>
    <w:rsid w:val="00D706B0"/>
    <w:rsid w:val="00D7070E"/>
    <w:rsid w:val="00D70954"/>
    <w:rsid w:val="00D70983"/>
    <w:rsid w:val="00D70CCD"/>
    <w:rsid w:val="00D70D36"/>
    <w:rsid w:val="00D70E78"/>
    <w:rsid w:val="00D72307"/>
    <w:rsid w:val="00D7275B"/>
    <w:rsid w:val="00D72B7B"/>
    <w:rsid w:val="00D7437C"/>
    <w:rsid w:val="00D747B7"/>
    <w:rsid w:val="00D74A26"/>
    <w:rsid w:val="00D74A57"/>
    <w:rsid w:val="00D74BF0"/>
    <w:rsid w:val="00D74F8E"/>
    <w:rsid w:val="00D76B9B"/>
    <w:rsid w:val="00D76D1C"/>
    <w:rsid w:val="00D76F17"/>
    <w:rsid w:val="00D76FC9"/>
    <w:rsid w:val="00D77316"/>
    <w:rsid w:val="00D77B9F"/>
    <w:rsid w:val="00D802CD"/>
    <w:rsid w:val="00D80588"/>
    <w:rsid w:val="00D80E37"/>
    <w:rsid w:val="00D812C9"/>
    <w:rsid w:val="00D81414"/>
    <w:rsid w:val="00D81453"/>
    <w:rsid w:val="00D814CA"/>
    <w:rsid w:val="00D81B08"/>
    <w:rsid w:val="00D82167"/>
    <w:rsid w:val="00D82250"/>
    <w:rsid w:val="00D823CD"/>
    <w:rsid w:val="00D8278B"/>
    <w:rsid w:val="00D82B11"/>
    <w:rsid w:val="00D83157"/>
    <w:rsid w:val="00D8344F"/>
    <w:rsid w:val="00D83683"/>
    <w:rsid w:val="00D83922"/>
    <w:rsid w:val="00D839BA"/>
    <w:rsid w:val="00D83B5D"/>
    <w:rsid w:val="00D8464C"/>
    <w:rsid w:val="00D84A65"/>
    <w:rsid w:val="00D858A0"/>
    <w:rsid w:val="00D860BB"/>
    <w:rsid w:val="00D86114"/>
    <w:rsid w:val="00D8638E"/>
    <w:rsid w:val="00D87209"/>
    <w:rsid w:val="00D87968"/>
    <w:rsid w:val="00D87C68"/>
    <w:rsid w:val="00D9043B"/>
    <w:rsid w:val="00D905DD"/>
    <w:rsid w:val="00D905FA"/>
    <w:rsid w:val="00D90C42"/>
    <w:rsid w:val="00D90D79"/>
    <w:rsid w:val="00D916C6"/>
    <w:rsid w:val="00D91AC2"/>
    <w:rsid w:val="00D91D2B"/>
    <w:rsid w:val="00D91EC7"/>
    <w:rsid w:val="00D92227"/>
    <w:rsid w:val="00D922DA"/>
    <w:rsid w:val="00D9269C"/>
    <w:rsid w:val="00D932CD"/>
    <w:rsid w:val="00D93421"/>
    <w:rsid w:val="00D9354C"/>
    <w:rsid w:val="00D938C9"/>
    <w:rsid w:val="00D94866"/>
    <w:rsid w:val="00D94B33"/>
    <w:rsid w:val="00D94B58"/>
    <w:rsid w:val="00D94BAE"/>
    <w:rsid w:val="00D94E19"/>
    <w:rsid w:val="00D95119"/>
    <w:rsid w:val="00D9534E"/>
    <w:rsid w:val="00D965E2"/>
    <w:rsid w:val="00D96CD3"/>
    <w:rsid w:val="00D97673"/>
    <w:rsid w:val="00D9779D"/>
    <w:rsid w:val="00D978B5"/>
    <w:rsid w:val="00D97D14"/>
    <w:rsid w:val="00D97D20"/>
    <w:rsid w:val="00D97E50"/>
    <w:rsid w:val="00D97FDF"/>
    <w:rsid w:val="00DA00B5"/>
    <w:rsid w:val="00DA03C1"/>
    <w:rsid w:val="00DA055C"/>
    <w:rsid w:val="00DA13A0"/>
    <w:rsid w:val="00DA16DD"/>
    <w:rsid w:val="00DA18C3"/>
    <w:rsid w:val="00DA1B85"/>
    <w:rsid w:val="00DA1C4D"/>
    <w:rsid w:val="00DA2530"/>
    <w:rsid w:val="00DA25B9"/>
    <w:rsid w:val="00DA26C0"/>
    <w:rsid w:val="00DA2E81"/>
    <w:rsid w:val="00DA2E89"/>
    <w:rsid w:val="00DA3833"/>
    <w:rsid w:val="00DA4065"/>
    <w:rsid w:val="00DA46DF"/>
    <w:rsid w:val="00DA4B58"/>
    <w:rsid w:val="00DA4F23"/>
    <w:rsid w:val="00DA4FB8"/>
    <w:rsid w:val="00DA53F0"/>
    <w:rsid w:val="00DA57B2"/>
    <w:rsid w:val="00DA5B7F"/>
    <w:rsid w:val="00DA5D4E"/>
    <w:rsid w:val="00DA5FF1"/>
    <w:rsid w:val="00DA603A"/>
    <w:rsid w:val="00DA62B8"/>
    <w:rsid w:val="00DA63D4"/>
    <w:rsid w:val="00DA6A2A"/>
    <w:rsid w:val="00DA6EF2"/>
    <w:rsid w:val="00DA7922"/>
    <w:rsid w:val="00DA7B16"/>
    <w:rsid w:val="00DA7C53"/>
    <w:rsid w:val="00DA7D8F"/>
    <w:rsid w:val="00DB0995"/>
    <w:rsid w:val="00DB0FC3"/>
    <w:rsid w:val="00DB1513"/>
    <w:rsid w:val="00DB1545"/>
    <w:rsid w:val="00DB179B"/>
    <w:rsid w:val="00DB18FA"/>
    <w:rsid w:val="00DB1EC9"/>
    <w:rsid w:val="00DB2417"/>
    <w:rsid w:val="00DB29F9"/>
    <w:rsid w:val="00DB2A92"/>
    <w:rsid w:val="00DB2CD1"/>
    <w:rsid w:val="00DB2E99"/>
    <w:rsid w:val="00DB3018"/>
    <w:rsid w:val="00DB38FA"/>
    <w:rsid w:val="00DB3A3E"/>
    <w:rsid w:val="00DB4A97"/>
    <w:rsid w:val="00DB4ABF"/>
    <w:rsid w:val="00DB4EB3"/>
    <w:rsid w:val="00DB5141"/>
    <w:rsid w:val="00DB520F"/>
    <w:rsid w:val="00DB53E9"/>
    <w:rsid w:val="00DB5ABB"/>
    <w:rsid w:val="00DB5D51"/>
    <w:rsid w:val="00DB604A"/>
    <w:rsid w:val="00DB6114"/>
    <w:rsid w:val="00DB61DB"/>
    <w:rsid w:val="00DB6ADE"/>
    <w:rsid w:val="00DB71EC"/>
    <w:rsid w:val="00DB739C"/>
    <w:rsid w:val="00DB752E"/>
    <w:rsid w:val="00DB7749"/>
    <w:rsid w:val="00DB7A04"/>
    <w:rsid w:val="00DB7D22"/>
    <w:rsid w:val="00DB7F61"/>
    <w:rsid w:val="00DC023A"/>
    <w:rsid w:val="00DC02F7"/>
    <w:rsid w:val="00DC048C"/>
    <w:rsid w:val="00DC04D5"/>
    <w:rsid w:val="00DC05C1"/>
    <w:rsid w:val="00DC098D"/>
    <w:rsid w:val="00DC0AF7"/>
    <w:rsid w:val="00DC0C85"/>
    <w:rsid w:val="00DC12EC"/>
    <w:rsid w:val="00DC155E"/>
    <w:rsid w:val="00DC16A7"/>
    <w:rsid w:val="00DC1AEA"/>
    <w:rsid w:val="00DC1BE4"/>
    <w:rsid w:val="00DC2173"/>
    <w:rsid w:val="00DC27D2"/>
    <w:rsid w:val="00DC2FC9"/>
    <w:rsid w:val="00DC3A48"/>
    <w:rsid w:val="00DC3A82"/>
    <w:rsid w:val="00DC3BA0"/>
    <w:rsid w:val="00DC473A"/>
    <w:rsid w:val="00DC478C"/>
    <w:rsid w:val="00DC487D"/>
    <w:rsid w:val="00DC51EB"/>
    <w:rsid w:val="00DC5396"/>
    <w:rsid w:val="00DC543B"/>
    <w:rsid w:val="00DC65FA"/>
    <w:rsid w:val="00DC67FB"/>
    <w:rsid w:val="00DC6A43"/>
    <w:rsid w:val="00DC6E35"/>
    <w:rsid w:val="00DC7341"/>
    <w:rsid w:val="00DC73D0"/>
    <w:rsid w:val="00DC772A"/>
    <w:rsid w:val="00DC778A"/>
    <w:rsid w:val="00DC7D9D"/>
    <w:rsid w:val="00DC7EE1"/>
    <w:rsid w:val="00DD02D9"/>
    <w:rsid w:val="00DD06EA"/>
    <w:rsid w:val="00DD1530"/>
    <w:rsid w:val="00DD1990"/>
    <w:rsid w:val="00DD1C24"/>
    <w:rsid w:val="00DD1DD3"/>
    <w:rsid w:val="00DD2826"/>
    <w:rsid w:val="00DD3174"/>
    <w:rsid w:val="00DD358F"/>
    <w:rsid w:val="00DD3648"/>
    <w:rsid w:val="00DD3BF6"/>
    <w:rsid w:val="00DD472A"/>
    <w:rsid w:val="00DD4831"/>
    <w:rsid w:val="00DD4959"/>
    <w:rsid w:val="00DD4DDE"/>
    <w:rsid w:val="00DD5425"/>
    <w:rsid w:val="00DD5665"/>
    <w:rsid w:val="00DD5C93"/>
    <w:rsid w:val="00DD606D"/>
    <w:rsid w:val="00DD664C"/>
    <w:rsid w:val="00DD6759"/>
    <w:rsid w:val="00DD6917"/>
    <w:rsid w:val="00DD6A07"/>
    <w:rsid w:val="00DD6CEB"/>
    <w:rsid w:val="00DD71F7"/>
    <w:rsid w:val="00DD7219"/>
    <w:rsid w:val="00DD7BBC"/>
    <w:rsid w:val="00DD7C45"/>
    <w:rsid w:val="00DD7CE7"/>
    <w:rsid w:val="00DD7F4F"/>
    <w:rsid w:val="00DE026A"/>
    <w:rsid w:val="00DE0896"/>
    <w:rsid w:val="00DE08BC"/>
    <w:rsid w:val="00DE0C76"/>
    <w:rsid w:val="00DE0D93"/>
    <w:rsid w:val="00DE109A"/>
    <w:rsid w:val="00DE1239"/>
    <w:rsid w:val="00DE16C1"/>
    <w:rsid w:val="00DE1C6A"/>
    <w:rsid w:val="00DE1C81"/>
    <w:rsid w:val="00DE2222"/>
    <w:rsid w:val="00DE2332"/>
    <w:rsid w:val="00DE2970"/>
    <w:rsid w:val="00DE3376"/>
    <w:rsid w:val="00DE355F"/>
    <w:rsid w:val="00DE368A"/>
    <w:rsid w:val="00DE378F"/>
    <w:rsid w:val="00DE399D"/>
    <w:rsid w:val="00DE3A5F"/>
    <w:rsid w:val="00DE3AC1"/>
    <w:rsid w:val="00DE3EE5"/>
    <w:rsid w:val="00DE41FF"/>
    <w:rsid w:val="00DE49A4"/>
    <w:rsid w:val="00DE4C50"/>
    <w:rsid w:val="00DE503F"/>
    <w:rsid w:val="00DE5466"/>
    <w:rsid w:val="00DE5525"/>
    <w:rsid w:val="00DE5A11"/>
    <w:rsid w:val="00DE5DDD"/>
    <w:rsid w:val="00DE66BE"/>
    <w:rsid w:val="00DE66C8"/>
    <w:rsid w:val="00DE6BF9"/>
    <w:rsid w:val="00DE7029"/>
    <w:rsid w:val="00DE74A3"/>
    <w:rsid w:val="00DE761A"/>
    <w:rsid w:val="00DE77A3"/>
    <w:rsid w:val="00DE7948"/>
    <w:rsid w:val="00DE7C4E"/>
    <w:rsid w:val="00DF029E"/>
    <w:rsid w:val="00DF0DED"/>
    <w:rsid w:val="00DF11B5"/>
    <w:rsid w:val="00DF1BCC"/>
    <w:rsid w:val="00DF1C8A"/>
    <w:rsid w:val="00DF1DE3"/>
    <w:rsid w:val="00DF2469"/>
    <w:rsid w:val="00DF275C"/>
    <w:rsid w:val="00DF2797"/>
    <w:rsid w:val="00DF3132"/>
    <w:rsid w:val="00DF31A3"/>
    <w:rsid w:val="00DF3707"/>
    <w:rsid w:val="00DF4B29"/>
    <w:rsid w:val="00DF6002"/>
    <w:rsid w:val="00DF659C"/>
    <w:rsid w:val="00DF65E2"/>
    <w:rsid w:val="00DF6CA2"/>
    <w:rsid w:val="00DF7AB2"/>
    <w:rsid w:val="00DF7D45"/>
    <w:rsid w:val="00DF7EE3"/>
    <w:rsid w:val="00DF7F38"/>
    <w:rsid w:val="00E00610"/>
    <w:rsid w:val="00E007E5"/>
    <w:rsid w:val="00E007EE"/>
    <w:rsid w:val="00E01538"/>
    <w:rsid w:val="00E01585"/>
    <w:rsid w:val="00E01E7A"/>
    <w:rsid w:val="00E026D3"/>
    <w:rsid w:val="00E02896"/>
    <w:rsid w:val="00E029BA"/>
    <w:rsid w:val="00E02B05"/>
    <w:rsid w:val="00E032EE"/>
    <w:rsid w:val="00E0397A"/>
    <w:rsid w:val="00E03B83"/>
    <w:rsid w:val="00E03FC0"/>
    <w:rsid w:val="00E052EA"/>
    <w:rsid w:val="00E05714"/>
    <w:rsid w:val="00E058CD"/>
    <w:rsid w:val="00E0596F"/>
    <w:rsid w:val="00E05BFA"/>
    <w:rsid w:val="00E062CD"/>
    <w:rsid w:val="00E0643C"/>
    <w:rsid w:val="00E065ED"/>
    <w:rsid w:val="00E06A7B"/>
    <w:rsid w:val="00E06B49"/>
    <w:rsid w:val="00E076A5"/>
    <w:rsid w:val="00E078E8"/>
    <w:rsid w:val="00E100CA"/>
    <w:rsid w:val="00E102E8"/>
    <w:rsid w:val="00E105CA"/>
    <w:rsid w:val="00E10CAB"/>
    <w:rsid w:val="00E114E5"/>
    <w:rsid w:val="00E115B4"/>
    <w:rsid w:val="00E11630"/>
    <w:rsid w:val="00E1380F"/>
    <w:rsid w:val="00E13996"/>
    <w:rsid w:val="00E140FF"/>
    <w:rsid w:val="00E1433A"/>
    <w:rsid w:val="00E146B2"/>
    <w:rsid w:val="00E14930"/>
    <w:rsid w:val="00E14A69"/>
    <w:rsid w:val="00E15424"/>
    <w:rsid w:val="00E15458"/>
    <w:rsid w:val="00E1554E"/>
    <w:rsid w:val="00E158FE"/>
    <w:rsid w:val="00E161E9"/>
    <w:rsid w:val="00E16A63"/>
    <w:rsid w:val="00E1727E"/>
    <w:rsid w:val="00E17661"/>
    <w:rsid w:val="00E17698"/>
    <w:rsid w:val="00E17800"/>
    <w:rsid w:val="00E17902"/>
    <w:rsid w:val="00E17E08"/>
    <w:rsid w:val="00E201F6"/>
    <w:rsid w:val="00E204F7"/>
    <w:rsid w:val="00E207E3"/>
    <w:rsid w:val="00E210CE"/>
    <w:rsid w:val="00E21DF2"/>
    <w:rsid w:val="00E21E5E"/>
    <w:rsid w:val="00E21FDB"/>
    <w:rsid w:val="00E228D9"/>
    <w:rsid w:val="00E22CDA"/>
    <w:rsid w:val="00E23395"/>
    <w:rsid w:val="00E236D7"/>
    <w:rsid w:val="00E239A6"/>
    <w:rsid w:val="00E239EA"/>
    <w:rsid w:val="00E23B51"/>
    <w:rsid w:val="00E24802"/>
    <w:rsid w:val="00E24C3C"/>
    <w:rsid w:val="00E25109"/>
    <w:rsid w:val="00E25202"/>
    <w:rsid w:val="00E25BFE"/>
    <w:rsid w:val="00E2721B"/>
    <w:rsid w:val="00E2728A"/>
    <w:rsid w:val="00E27523"/>
    <w:rsid w:val="00E300D4"/>
    <w:rsid w:val="00E30548"/>
    <w:rsid w:val="00E3077B"/>
    <w:rsid w:val="00E3086E"/>
    <w:rsid w:val="00E30BF7"/>
    <w:rsid w:val="00E30C04"/>
    <w:rsid w:val="00E31932"/>
    <w:rsid w:val="00E31EF1"/>
    <w:rsid w:val="00E323F6"/>
    <w:rsid w:val="00E33011"/>
    <w:rsid w:val="00E336E5"/>
    <w:rsid w:val="00E3375A"/>
    <w:rsid w:val="00E33DCE"/>
    <w:rsid w:val="00E3403A"/>
    <w:rsid w:val="00E3519C"/>
    <w:rsid w:val="00E35277"/>
    <w:rsid w:val="00E35858"/>
    <w:rsid w:val="00E35C01"/>
    <w:rsid w:val="00E35EE1"/>
    <w:rsid w:val="00E362F0"/>
    <w:rsid w:val="00E36405"/>
    <w:rsid w:val="00E36C0C"/>
    <w:rsid w:val="00E374AE"/>
    <w:rsid w:val="00E374D5"/>
    <w:rsid w:val="00E37564"/>
    <w:rsid w:val="00E37845"/>
    <w:rsid w:val="00E40105"/>
    <w:rsid w:val="00E4066A"/>
    <w:rsid w:val="00E40683"/>
    <w:rsid w:val="00E409E6"/>
    <w:rsid w:val="00E410C3"/>
    <w:rsid w:val="00E41282"/>
    <w:rsid w:val="00E41969"/>
    <w:rsid w:val="00E41C3F"/>
    <w:rsid w:val="00E4218F"/>
    <w:rsid w:val="00E424A0"/>
    <w:rsid w:val="00E4283E"/>
    <w:rsid w:val="00E4316D"/>
    <w:rsid w:val="00E4354E"/>
    <w:rsid w:val="00E43E85"/>
    <w:rsid w:val="00E43E88"/>
    <w:rsid w:val="00E43F2A"/>
    <w:rsid w:val="00E446E5"/>
    <w:rsid w:val="00E44777"/>
    <w:rsid w:val="00E44AA0"/>
    <w:rsid w:val="00E44ABF"/>
    <w:rsid w:val="00E44C34"/>
    <w:rsid w:val="00E454AD"/>
    <w:rsid w:val="00E459A4"/>
    <w:rsid w:val="00E459E9"/>
    <w:rsid w:val="00E45EC4"/>
    <w:rsid w:val="00E45FB8"/>
    <w:rsid w:val="00E46AC8"/>
    <w:rsid w:val="00E47226"/>
    <w:rsid w:val="00E47C5F"/>
    <w:rsid w:val="00E5081C"/>
    <w:rsid w:val="00E508BF"/>
    <w:rsid w:val="00E5091B"/>
    <w:rsid w:val="00E50A3D"/>
    <w:rsid w:val="00E50A63"/>
    <w:rsid w:val="00E50E59"/>
    <w:rsid w:val="00E51155"/>
    <w:rsid w:val="00E517EC"/>
    <w:rsid w:val="00E51BD4"/>
    <w:rsid w:val="00E520BA"/>
    <w:rsid w:val="00E52484"/>
    <w:rsid w:val="00E528EA"/>
    <w:rsid w:val="00E529B1"/>
    <w:rsid w:val="00E52CC5"/>
    <w:rsid w:val="00E5309F"/>
    <w:rsid w:val="00E535A8"/>
    <w:rsid w:val="00E535B7"/>
    <w:rsid w:val="00E53671"/>
    <w:rsid w:val="00E55514"/>
    <w:rsid w:val="00E55A9B"/>
    <w:rsid w:val="00E5620C"/>
    <w:rsid w:val="00E56319"/>
    <w:rsid w:val="00E57202"/>
    <w:rsid w:val="00E57859"/>
    <w:rsid w:val="00E57E1A"/>
    <w:rsid w:val="00E57F98"/>
    <w:rsid w:val="00E6060B"/>
    <w:rsid w:val="00E607CB"/>
    <w:rsid w:val="00E61142"/>
    <w:rsid w:val="00E61225"/>
    <w:rsid w:val="00E61587"/>
    <w:rsid w:val="00E61BB0"/>
    <w:rsid w:val="00E61EC8"/>
    <w:rsid w:val="00E61EEB"/>
    <w:rsid w:val="00E624A0"/>
    <w:rsid w:val="00E62947"/>
    <w:rsid w:val="00E6304B"/>
    <w:rsid w:val="00E633F1"/>
    <w:rsid w:val="00E635C4"/>
    <w:rsid w:val="00E636F5"/>
    <w:rsid w:val="00E636FD"/>
    <w:rsid w:val="00E6378B"/>
    <w:rsid w:val="00E64608"/>
    <w:rsid w:val="00E64617"/>
    <w:rsid w:val="00E647F2"/>
    <w:rsid w:val="00E64F99"/>
    <w:rsid w:val="00E6542B"/>
    <w:rsid w:val="00E6548E"/>
    <w:rsid w:val="00E65806"/>
    <w:rsid w:val="00E65D92"/>
    <w:rsid w:val="00E663CF"/>
    <w:rsid w:val="00E66418"/>
    <w:rsid w:val="00E669D9"/>
    <w:rsid w:val="00E66D16"/>
    <w:rsid w:val="00E674F1"/>
    <w:rsid w:val="00E6763F"/>
    <w:rsid w:val="00E70037"/>
    <w:rsid w:val="00E70267"/>
    <w:rsid w:val="00E70976"/>
    <w:rsid w:val="00E70A84"/>
    <w:rsid w:val="00E71024"/>
    <w:rsid w:val="00E71356"/>
    <w:rsid w:val="00E7161D"/>
    <w:rsid w:val="00E72897"/>
    <w:rsid w:val="00E72BEB"/>
    <w:rsid w:val="00E72E3D"/>
    <w:rsid w:val="00E72E41"/>
    <w:rsid w:val="00E73712"/>
    <w:rsid w:val="00E73AA5"/>
    <w:rsid w:val="00E73EAE"/>
    <w:rsid w:val="00E74254"/>
    <w:rsid w:val="00E7468F"/>
    <w:rsid w:val="00E7539D"/>
    <w:rsid w:val="00E7562E"/>
    <w:rsid w:val="00E75926"/>
    <w:rsid w:val="00E7629E"/>
    <w:rsid w:val="00E762C9"/>
    <w:rsid w:val="00E763A2"/>
    <w:rsid w:val="00E768D4"/>
    <w:rsid w:val="00E7696C"/>
    <w:rsid w:val="00E76DD1"/>
    <w:rsid w:val="00E7708D"/>
    <w:rsid w:val="00E77C74"/>
    <w:rsid w:val="00E77E05"/>
    <w:rsid w:val="00E80450"/>
    <w:rsid w:val="00E804FD"/>
    <w:rsid w:val="00E80540"/>
    <w:rsid w:val="00E805B8"/>
    <w:rsid w:val="00E80793"/>
    <w:rsid w:val="00E80AE7"/>
    <w:rsid w:val="00E80B36"/>
    <w:rsid w:val="00E81025"/>
    <w:rsid w:val="00E8108A"/>
    <w:rsid w:val="00E810C1"/>
    <w:rsid w:val="00E81283"/>
    <w:rsid w:val="00E8130A"/>
    <w:rsid w:val="00E81915"/>
    <w:rsid w:val="00E81A0C"/>
    <w:rsid w:val="00E81B3F"/>
    <w:rsid w:val="00E81CEA"/>
    <w:rsid w:val="00E81F3F"/>
    <w:rsid w:val="00E8265E"/>
    <w:rsid w:val="00E82E8A"/>
    <w:rsid w:val="00E83357"/>
    <w:rsid w:val="00E83405"/>
    <w:rsid w:val="00E838D1"/>
    <w:rsid w:val="00E847EA"/>
    <w:rsid w:val="00E84D86"/>
    <w:rsid w:val="00E851A8"/>
    <w:rsid w:val="00E85646"/>
    <w:rsid w:val="00E8576F"/>
    <w:rsid w:val="00E864B5"/>
    <w:rsid w:val="00E866C0"/>
    <w:rsid w:val="00E86AC3"/>
    <w:rsid w:val="00E86B67"/>
    <w:rsid w:val="00E87076"/>
    <w:rsid w:val="00E87322"/>
    <w:rsid w:val="00E874A6"/>
    <w:rsid w:val="00E87AB0"/>
    <w:rsid w:val="00E9026D"/>
    <w:rsid w:val="00E90644"/>
    <w:rsid w:val="00E90D21"/>
    <w:rsid w:val="00E911E2"/>
    <w:rsid w:val="00E916FE"/>
    <w:rsid w:val="00E91EF9"/>
    <w:rsid w:val="00E920EE"/>
    <w:rsid w:val="00E921BF"/>
    <w:rsid w:val="00E92257"/>
    <w:rsid w:val="00E938B8"/>
    <w:rsid w:val="00E938D5"/>
    <w:rsid w:val="00E93DC1"/>
    <w:rsid w:val="00E947C4"/>
    <w:rsid w:val="00E948E7"/>
    <w:rsid w:val="00E950A9"/>
    <w:rsid w:val="00E96458"/>
    <w:rsid w:val="00E964E6"/>
    <w:rsid w:val="00E96B61"/>
    <w:rsid w:val="00E96F6A"/>
    <w:rsid w:val="00E97CD2"/>
    <w:rsid w:val="00E97E3B"/>
    <w:rsid w:val="00EA02AB"/>
    <w:rsid w:val="00EA0E5D"/>
    <w:rsid w:val="00EA116C"/>
    <w:rsid w:val="00EA1321"/>
    <w:rsid w:val="00EA1C73"/>
    <w:rsid w:val="00EA223F"/>
    <w:rsid w:val="00EA2463"/>
    <w:rsid w:val="00EA24A7"/>
    <w:rsid w:val="00EA2794"/>
    <w:rsid w:val="00EA2AC4"/>
    <w:rsid w:val="00EA2D39"/>
    <w:rsid w:val="00EA2E48"/>
    <w:rsid w:val="00EA2FE8"/>
    <w:rsid w:val="00EA3D57"/>
    <w:rsid w:val="00EA412C"/>
    <w:rsid w:val="00EA4281"/>
    <w:rsid w:val="00EA451B"/>
    <w:rsid w:val="00EA4596"/>
    <w:rsid w:val="00EA46E3"/>
    <w:rsid w:val="00EA4AA7"/>
    <w:rsid w:val="00EA4C0A"/>
    <w:rsid w:val="00EA4D2E"/>
    <w:rsid w:val="00EA4E95"/>
    <w:rsid w:val="00EA5469"/>
    <w:rsid w:val="00EA6198"/>
    <w:rsid w:val="00EA62CD"/>
    <w:rsid w:val="00EA6389"/>
    <w:rsid w:val="00EA6699"/>
    <w:rsid w:val="00EA6ED8"/>
    <w:rsid w:val="00EA709E"/>
    <w:rsid w:val="00EA70C5"/>
    <w:rsid w:val="00EA7F77"/>
    <w:rsid w:val="00EB03A7"/>
    <w:rsid w:val="00EB0572"/>
    <w:rsid w:val="00EB064F"/>
    <w:rsid w:val="00EB06A7"/>
    <w:rsid w:val="00EB089A"/>
    <w:rsid w:val="00EB1DEF"/>
    <w:rsid w:val="00EB2470"/>
    <w:rsid w:val="00EB286F"/>
    <w:rsid w:val="00EB3374"/>
    <w:rsid w:val="00EB37A2"/>
    <w:rsid w:val="00EB3B68"/>
    <w:rsid w:val="00EB481D"/>
    <w:rsid w:val="00EB5231"/>
    <w:rsid w:val="00EB55B9"/>
    <w:rsid w:val="00EB560C"/>
    <w:rsid w:val="00EB59B9"/>
    <w:rsid w:val="00EB5C9E"/>
    <w:rsid w:val="00EB6486"/>
    <w:rsid w:val="00EB6734"/>
    <w:rsid w:val="00EB6DF5"/>
    <w:rsid w:val="00EB6E97"/>
    <w:rsid w:val="00EB748E"/>
    <w:rsid w:val="00EB7827"/>
    <w:rsid w:val="00EC05D3"/>
    <w:rsid w:val="00EC097A"/>
    <w:rsid w:val="00EC0A30"/>
    <w:rsid w:val="00EC0AC0"/>
    <w:rsid w:val="00EC191D"/>
    <w:rsid w:val="00EC2A37"/>
    <w:rsid w:val="00EC2B56"/>
    <w:rsid w:val="00EC3410"/>
    <w:rsid w:val="00EC39DA"/>
    <w:rsid w:val="00EC3BCE"/>
    <w:rsid w:val="00EC3E02"/>
    <w:rsid w:val="00EC3E9C"/>
    <w:rsid w:val="00EC3FD3"/>
    <w:rsid w:val="00EC4263"/>
    <w:rsid w:val="00EC489D"/>
    <w:rsid w:val="00EC5485"/>
    <w:rsid w:val="00EC587F"/>
    <w:rsid w:val="00EC5AF4"/>
    <w:rsid w:val="00EC5B04"/>
    <w:rsid w:val="00EC7030"/>
    <w:rsid w:val="00EC7207"/>
    <w:rsid w:val="00EC73FF"/>
    <w:rsid w:val="00EC7C35"/>
    <w:rsid w:val="00EC7E09"/>
    <w:rsid w:val="00EC7F35"/>
    <w:rsid w:val="00ED0349"/>
    <w:rsid w:val="00ED03A3"/>
    <w:rsid w:val="00ED0560"/>
    <w:rsid w:val="00ED0AE2"/>
    <w:rsid w:val="00ED0C5F"/>
    <w:rsid w:val="00ED1526"/>
    <w:rsid w:val="00ED15E4"/>
    <w:rsid w:val="00ED1C29"/>
    <w:rsid w:val="00ED1F7B"/>
    <w:rsid w:val="00ED20F3"/>
    <w:rsid w:val="00ED262E"/>
    <w:rsid w:val="00ED29F0"/>
    <w:rsid w:val="00ED2C72"/>
    <w:rsid w:val="00ED306B"/>
    <w:rsid w:val="00ED30F4"/>
    <w:rsid w:val="00ED3719"/>
    <w:rsid w:val="00ED3A0A"/>
    <w:rsid w:val="00ED3D3D"/>
    <w:rsid w:val="00ED3D65"/>
    <w:rsid w:val="00ED3EE1"/>
    <w:rsid w:val="00ED3F20"/>
    <w:rsid w:val="00ED418C"/>
    <w:rsid w:val="00ED42ED"/>
    <w:rsid w:val="00ED4864"/>
    <w:rsid w:val="00ED4D52"/>
    <w:rsid w:val="00ED501C"/>
    <w:rsid w:val="00ED592C"/>
    <w:rsid w:val="00ED5DF5"/>
    <w:rsid w:val="00ED5F9B"/>
    <w:rsid w:val="00ED606E"/>
    <w:rsid w:val="00ED628E"/>
    <w:rsid w:val="00ED65AF"/>
    <w:rsid w:val="00ED65F3"/>
    <w:rsid w:val="00ED6723"/>
    <w:rsid w:val="00ED6B6C"/>
    <w:rsid w:val="00ED6FB4"/>
    <w:rsid w:val="00ED7570"/>
    <w:rsid w:val="00ED7742"/>
    <w:rsid w:val="00ED7CA0"/>
    <w:rsid w:val="00ED7FAB"/>
    <w:rsid w:val="00EE1A64"/>
    <w:rsid w:val="00EE1D4B"/>
    <w:rsid w:val="00EE1DD3"/>
    <w:rsid w:val="00EE22D4"/>
    <w:rsid w:val="00EE2D9E"/>
    <w:rsid w:val="00EE2FAA"/>
    <w:rsid w:val="00EE3137"/>
    <w:rsid w:val="00EE34C5"/>
    <w:rsid w:val="00EE39B4"/>
    <w:rsid w:val="00EE3FDC"/>
    <w:rsid w:val="00EE4651"/>
    <w:rsid w:val="00EE4807"/>
    <w:rsid w:val="00EE48EB"/>
    <w:rsid w:val="00EE498F"/>
    <w:rsid w:val="00EE4AD3"/>
    <w:rsid w:val="00EE4D77"/>
    <w:rsid w:val="00EE4FBD"/>
    <w:rsid w:val="00EE5716"/>
    <w:rsid w:val="00EE581B"/>
    <w:rsid w:val="00EE58B3"/>
    <w:rsid w:val="00EE61F0"/>
    <w:rsid w:val="00EE6586"/>
    <w:rsid w:val="00EE67BB"/>
    <w:rsid w:val="00EE6F28"/>
    <w:rsid w:val="00EE72A7"/>
    <w:rsid w:val="00EE75FE"/>
    <w:rsid w:val="00EE7677"/>
    <w:rsid w:val="00EE77A8"/>
    <w:rsid w:val="00EE77F5"/>
    <w:rsid w:val="00EE7871"/>
    <w:rsid w:val="00EE7B7B"/>
    <w:rsid w:val="00EF057B"/>
    <w:rsid w:val="00EF0626"/>
    <w:rsid w:val="00EF0ECA"/>
    <w:rsid w:val="00EF127A"/>
    <w:rsid w:val="00EF134C"/>
    <w:rsid w:val="00EF21D9"/>
    <w:rsid w:val="00EF2ABF"/>
    <w:rsid w:val="00EF347E"/>
    <w:rsid w:val="00EF372A"/>
    <w:rsid w:val="00EF3F8F"/>
    <w:rsid w:val="00EF4134"/>
    <w:rsid w:val="00EF4296"/>
    <w:rsid w:val="00EF4492"/>
    <w:rsid w:val="00EF47FA"/>
    <w:rsid w:val="00EF489B"/>
    <w:rsid w:val="00EF54D4"/>
    <w:rsid w:val="00EF55D0"/>
    <w:rsid w:val="00EF581D"/>
    <w:rsid w:val="00EF5BAA"/>
    <w:rsid w:val="00EF6275"/>
    <w:rsid w:val="00EF630B"/>
    <w:rsid w:val="00EF6525"/>
    <w:rsid w:val="00EF65F4"/>
    <w:rsid w:val="00EF6C84"/>
    <w:rsid w:val="00EF6CEB"/>
    <w:rsid w:val="00EF6E74"/>
    <w:rsid w:val="00EF6E9C"/>
    <w:rsid w:val="00EF71AA"/>
    <w:rsid w:val="00EF73C5"/>
    <w:rsid w:val="00EF756D"/>
    <w:rsid w:val="00EF7FD6"/>
    <w:rsid w:val="00F00501"/>
    <w:rsid w:val="00F00E11"/>
    <w:rsid w:val="00F01094"/>
    <w:rsid w:val="00F010FA"/>
    <w:rsid w:val="00F01114"/>
    <w:rsid w:val="00F018D7"/>
    <w:rsid w:val="00F01A4C"/>
    <w:rsid w:val="00F01D04"/>
    <w:rsid w:val="00F02921"/>
    <w:rsid w:val="00F02BE1"/>
    <w:rsid w:val="00F03202"/>
    <w:rsid w:val="00F036EC"/>
    <w:rsid w:val="00F041BC"/>
    <w:rsid w:val="00F0482E"/>
    <w:rsid w:val="00F04A02"/>
    <w:rsid w:val="00F04B5E"/>
    <w:rsid w:val="00F04C7F"/>
    <w:rsid w:val="00F05300"/>
    <w:rsid w:val="00F06142"/>
    <w:rsid w:val="00F061CF"/>
    <w:rsid w:val="00F062B4"/>
    <w:rsid w:val="00F063FA"/>
    <w:rsid w:val="00F06414"/>
    <w:rsid w:val="00F066BE"/>
    <w:rsid w:val="00F06823"/>
    <w:rsid w:val="00F06F0F"/>
    <w:rsid w:val="00F0776A"/>
    <w:rsid w:val="00F079AD"/>
    <w:rsid w:val="00F07A16"/>
    <w:rsid w:val="00F07BD6"/>
    <w:rsid w:val="00F10323"/>
    <w:rsid w:val="00F10544"/>
    <w:rsid w:val="00F1055C"/>
    <w:rsid w:val="00F10F99"/>
    <w:rsid w:val="00F1170E"/>
    <w:rsid w:val="00F119EB"/>
    <w:rsid w:val="00F12265"/>
    <w:rsid w:val="00F12A0D"/>
    <w:rsid w:val="00F12CA2"/>
    <w:rsid w:val="00F12DC0"/>
    <w:rsid w:val="00F12F1F"/>
    <w:rsid w:val="00F13834"/>
    <w:rsid w:val="00F1395B"/>
    <w:rsid w:val="00F13B94"/>
    <w:rsid w:val="00F13F7C"/>
    <w:rsid w:val="00F142A3"/>
    <w:rsid w:val="00F142C6"/>
    <w:rsid w:val="00F14431"/>
    <w:rsid w:val="00F147B8"/>
    <w:rsid w:val="00F14D21"/>
    <w:rsid w:val="00F158A9"/>
    <w:rsid w:val="00F159ED"/>
    <w:rsid w:val="00F15F93"/>
    <w:rsid w:val="00F17197"/>
    <w:rsid w:val="00F17511"/>
    <w:rsid w:val="00F17992"/>
    <w:rsid w:val="00F17B51"/>
    <w:rsid w:val="00F200D4"/>
    <w:rsid w:val="00F20427"/>
    <w:rsid w:val="00F20987"/>
    <w:rsid w:val="00F20A6C"/>
    <w:rsid w:val="00F20D72"/>
    <w:rsid w:val="00F21008"/>
    <w:rsid w:val="00F214E2"/>
    <w:rsid w:val="00F21501"/>
    <w:rsid w:val="00F21533"/>
    <w:rsid w:val="00F21E1A"/>
    <w:rsid w:val="00F220D8"/>
    <w:rsid w:val="00F22231"/>
    <w:rsid w:val="00F226DE"/>
    <w:rsid w:val="00F2274B"/>
    <w:rsid w:val="00F2289E"/>
    <w:rsid w:val="00F237C1"/>
    <w:rsid w:val="00F23D49"/>
    <w:rsid w:val="00F2431B"/>
    <w:rsid w:val="00F245A3"/>
    <w:rsid w:val="00F252E9"/>
    <w:rsid w:val="00F2546D"/>
    <w:rsid w:val="00F26E4E"/>
    <w:rsid w:val="00F26F3A"/>
    <w:rsid w:val="00F27371"/>
    <w:rsid w:val="00F27C94"/>
    <w:rsid w:val="00F30150"/>
    <w:rsid w:val="00F30338"/>
    <w:rsid w:val="00F3057C"/>
    <w:rsid w:val="00F307CA"/>
    <w:rsid w:val="00F30D78"/>
    <w:rsid w:val="00F30F55"/>
    <w:rsid w:val="00F31979"/>
    <w:rsid w:val="00F31A10"/>
    <w:rsid w:val="00F3239C"/>
    <w:rsid w:val="00F32B0F"/>
    <w:rsid w:val="00F32D2C"/>
    <w:rsid w:val="00F32F78"/>
    <w:rsid w:val="00F3335A"/>
    <w:rsid w:val="00F344FE"/>
    <w:rsid w:val="00F3465B"/>
    <w:rsid w:val="00F35038"/>
    <w:rsid w:val="00F35039"/>
    <w:rsid w:val="00F35729"/>
    <w:rsid w:val="00F358EA"/>
    <w:rsid w:val="00F3593D"/>
    <w:rsid w:val="00F35A9A"/>
    <w:rsid w:val="00F35B1B"/>
    <w:rsid w:val="00F3650D"/>
    <w:rsid w:val="00F36DC7"/>
    <w:rsid w:val="00F36F3A"/>
    <w:rsid w:val="00F3701B"/>
    <w:rsid w:val="00F37ADB"/>
    <w:rsid w:val="00F4004A"/>
    <w:rsid w:val="00F400D2"/>
    <w:rsid w:val="00F405FA"/>
    <w:rsid w:val="00F40803"/>
    <w:rsid w:val="00F40D17"/>
    <w:rsid w:val="00F40F3F"/>
    <w:rsid w:val="00F410E9"/>
    <w:rsid w:val="00F41F6F"/>
    <w:rsid w:val="00F426B7"/>
    <w:rsid w:val="00F427AA"/>
    <w:rsid w:val="00F4281F"/>
    <w:rsid w:val="00F42A4A"/>
    <w:rsid w:val="00F42AA7"/>
    <w:rsid w:val="00F42B2A"/>
    <w:rsid w:val="00F42C4B"/>
    <w:rsid w:val="00F42FF3"/>
    <w:rsid w:val="00F4335F"/>
    <w:rsid w:val="00F4341B"/>
    <w:rsid w:val="00F43604"/>
    <w:rsid w:val="00F43801"/>
    <w:rsid w:val="00F43D21"/>
    <w:rsid w:val="00F43D8F"/>
    <w:rsid w:val="00F44318"/>
    <w:rsid w:val="00F443E3"/>
    <w:rsid w:val="00F448E7"/>
    <w:rsid w:val="00F44D28"/>
    <w:rsid w:val="00F4531D"/>
    <w:rsid w:val="00F45BF7"/>
    <w:rsid w:val="00F46171"/>
    <w:rsid w:val="00F4636F"/>
    <w:rsid w:val="00F4657B"/>
    <w:rsid w:val="00F468F1"/>
    <w:rsid w:val="00F46D83"/>
    <w:rsid w:val="00F46DBF"/>
    <w:rsid w:val="00F46E8B"/>
    <w:rsid w:val="00F47D2F"/>
    <w:rsid w:val="00F47EFA"/>
    <w:rsid w:val="00F50853"/>
    <w:rsid w:val="00F50A4E"/>
    <w:rsid w:val="00F50B85"/>
    <w:rsid w:val="00F517DB"/>
    <w:rsid w:val="00F520AA"/>
    <w:rsid w:val="00F5216D"/>
    <w:rsid w:val="00F52A12"/>
    <w:rsid w:val="00F52AFD"/>
    <w:rsid w:val="00F53A7E"/>
    <w:rsid w:val="00F53ADE"/>
    <w:rsid w:val="00F53F7B"/>
    <w:rsid w:val="00F542C3"/>
    <w:rsid w:val="00F544E7"/>
    <w:rsid w:val="00F54609"/>
    <w:rsid w:val="00F5481E"/>
    <w:rsid w:val="00F54BCE"/>
    <w:rsid w:val="00F54F05"/>
    <w:rsid w:val="00F554B2"/>
    <w:rsid w:val="00F55803"/>
    <w:rsid w:val="00F559BE"/>
    <w:rsid w:val="00F55DB9"/>
    <w:rsid w:val="00F55F9F"/>
    <w:rsid w:val="00F56066"/>
    <w:rsid w:val="00F57112"/>
    <w:rsid w:val="00F6019C"/>
    <w:rsid w:val="00F60874"/>
    <w:rsid w:val="00F60D84"/>
    <w:rsid w:val="00F6159C"/>
    <w:rsid w:val="00F61887"/>
    <w:rsid w:val="00F6199B"/>
    <w:rsid w:val="00F62B5F"/>
    <w:rsid w:val="00F633AB"/>
    <w:rsid w:val="00F6357B"/>
    <w:rsid w:val="00F64768"/>
    <w:rsid w:val="00F64C89"/>
    <w:rsid w:val="00F64D2C"/>
    <w:rsid w:val="00F655E0"/>
    <w:rsid w:val="00F65930"/>
    <w:rsid w:val="00F65B6C"/>
    <w:rsid w:val="00F6745D"/>
    <w:rsid w:val="00F676A2"/>
    <w:rsid w:val="00F67746"/>
    <w:rsid w:val="00F6792E"/>
    <w:rsid w:val="00F67D24"/>
    <w:rsid w:val="00F67EAA"/>
    <w:rsid w:val="00F701F9"/>
    <w:rsid w:val="00F70253"/>
    <w:rsid w:val="00F70CF9"/>
    <w:rsid w:val="00F71156"/>
    <w:rsid w:val="00F71782"/>
    <w:rsid w:val="00F71A7B"/>
    <w:rsid w:val="00F71A93"/>
    <w:rsid w:val="00F729BB"/>
    <w:rsid w:val="00F72F07"/>
    <w:rsid w:val="00F72FAE"/>
    <w:rsid w:val="00F7377C"/>
    <w:rsid w:val="00F73F43"/>
    <w:rsid w:val="00F740B8"/>
    <w:rsid w:val="00F747F1"/>
    <w:rsid w:val="00F74878"/>
    <w:rsid w:val="00F74C3A"/>
    <w:rsid w:val="00F75903"/>
    <w:rsid w:val="00F75A9F"/>
    <w:rsid w:val="00F7606E"/>
    <w:rsid w:val="00F7634B"/>
    <w:rsid w:val="00F76DDD"/>
    <w:rsid w:val="00F771D6"/>
    <w:rsid w:val="00F77698"/>
    <w:rsid w:val="00F77D11"/>
    <w:rsid w:val="00F77E8B"/>
    <w:rsid w:val="00F77ED2"/>
    <w:rsid w:val="00F80AA3"/>
    <w:rsid w:val="00F81848"/>
    <w:rsid w:val="00F818DC"/>
    <w:rsid w:val="00F81B41"/>
    <w:rsid w:val="00F8203F"/>
    <w:rsid w:val="00F8229F"/>
    <w:rsid w:val="00F82340"/>
    <w:rsid w:val="00F8286E"/>
    <w:rsid w:val="00F82A4F"/>
    <w:rsid w:val="00F82A90"/>
    <w:rsid w:val="00F830CF"/>
    <w:rsid w:val="00F8393C"/>
    <w:rsid w:val="00F83968"/>
    <w:rsid w:val="00F83ABA"/>
    <w:rsid w:val="00F83CE5"/>
    <w:rsid w:val="00F83FD9"/>
    <w:rsid w:val="00F840EB"/>
    <w:rsid w:val="00F84632"/>
    <w:rsid w:val="00F848E0"/>
    <w:rsid w:val="00F851DD"/>
    <w:rsid w:val="00F86017"/>
    <w:rsid w:val="00F86EDC"/>
    <w:rsid w:val="00F86FCD"/>
    <w:rsid w:val="00F873AA"/>
    <w:rsid w:val="00F9017F"/>
    <w:rsid w:val="00F903D4"/>
    <w:rsid w:val="00F9072E"/>
    <w:rsid w:val="00F90966"/>
    <w:rsid w:val="00F913A5"/>
    <w:rsid w:val="00F91C99"/>
    <w:rsid w:val="00F923C8"/>
    <w:rsid w:val="00F924CC"/>
    <w:rsid w:val="00F92502"/>
    <w:rsid w:val="00F92AFA"/>
    <w:rsid w:val="00F9381E"/>
    <w:rsid w:val="00F93A86"/>
    <w:rsid w:val="00F93DBB"/>
    <w:rsid w:val="00F94CBD"/>
    <w:rsid w:val="00F94FC6"/>
    <w:rsid w:val="00F957DF"/>
    <w:rsid w:val="00F95890"/>
    <w:rsid w:val="00F95ECA"/>
    <w:rsid w:val="00F95FDB"/>
    <w:rsid w:val="00F960E0"/>
    <w:rsid w:val="00F968C2"/>
    <w:rsid w:val="00F96942"/>
    <w:rsid w:val="00F96C9D"/>
    <w:rsid w:val="00F96CA9"/>
    <w:rsid w:val="00F96D0A"/>
    <w:rsid w:val="00F96D9E"/>
    <w:rsid w:val="00F96E1C"/>
    <w:rsid w:val="00F96E43"/>
    <w:rsid w:val="00F97642"/>
    <w:rsid w:val="00F97717"/>
    <w:rsid w:val="00F97C73"/>
    <w:rsid w:val="00FA05EB"/>
    <w:rsid w:val="00FA062C"/>
    <w:rsid w:val="00FA074F"/>
    <w:rsid w:val="00FA124F"/>
    <w:rsid w:val="00FA125F"/>
    <w:rsid w:val="00FA146A"/>
    <w:rsid w:val="00FA14EF"/>
    <w:rsid w:val="00FA1DF2"/>
    <w:rsid w:val="00FA3D8B"/>
    <w:rsid w:val="00FA3DF6"/>
    <w:rsid w:val="00FA4747"/>
    <w:rsid w:val="00FA48FB"/>
    <w:rsid w:val="00FA4BC8"/>
    <w:rsid w:val="00FA4BFB"/>
    <w:rsid w:val="00FA4E23"/>
    <w:rsid w:val="00FA5148"/>
    <w:rsid w:val="00FA5394"/>
    <w:rsid w:val="00FA55FC"/>
    <w:rsid w:val="00FA5CEA"/>
    <w:rsid w:val="00FA5F80"/>
    <w:rsid w:val="00FA6278"/>
    <w:rsid w:val="00FA6535"/>
    <w:rsid w:val="00FA65A6"/>
    <w:rsid w:val="00FA6B4C"/>
    <w:rsid w:val="00FA7079"/>
    <w:rsid w:val="00FA7FA3"/>
    <w:rsid w:val="00FB0122"/>
    <w:rsid w:val="00FB067A"/>
    <w:rsid w:val="00FB0D46"/>
    <w:rsid w:val="00FB0DB2"/>
    <w:rsid w:val="00FB1451"/>
    <w:rsid w:val="00FB158F"/>
    <w:rsid w:val="00FB1B12"/>
    <w:rsid w:val="00FB2085"/>
    <w:rsid w:val="00FB2562"/>
    <w:rsid w:val="00FB2784"/>
    <w:rsid w:val="00FB27A6"/>
    <w:rsid w:val="00FB2D55"/>
    <w:rsid w:val="00FB34E0"/>
    <w:rsid w:val="00FB4032"/>
    <w:rsid w:val="00FB4B40"/>
    <w:rsid w:val="00FB5035"/>
    <w:rsid w:val="00FB58DD"/>
    <w:rsid w:val="00FB5C82"/>
    <w:rsid w:val="00FB6622"/>
    <w:rsid w:val="00FB6D7B"/>
    <w:rsid w:val="00FB6E7C"/>
    <w:rsid w:val="00FB76AB"/>
    <w:rsid w:val="00FB7D57"/>
    <w:rsid w:val="00FC01BD"/>
    <w:rsid w:val="00FC02D9"/>
    <w:rsid w:val="00FC0458"/>
    <w:rsid w:val="00FC05B4"/>
    <w:rsid w:val="00FC0FE9"/>
    <w:rsid w:val="00FC17EC"/>
    <w:rsid w:val="00FC195B"/>
    <w:rsid w:val="00FC1DE4"/>
    <w:rsid w:val="00FC1E89"/>
    <w:rsid w:val="00FC1F80"/>
    <w:rsid w:val="00FC2C90"/>
    <w:rsid w:val="00FC2F72"/>
    <w:rsid w:val="00FC340A"/>
    <w:rsid w:val="00FC461E"/>
    <w:rsid w:val="00FC47CE"/>
    <w:rsid w:val="00FC5C92"/>
    <w:rsid w:val="00FC60B6"/>
    <w:rsid w:val="00FC634B"/>
    <w:rsid w:val="00FC6AE8"/>
    <w:rsid w:val="00FC72F3"/>
    <w:rsid w:val="00FD06FF"/>
    <w:rsid w:val="00FD0A94"/>
    <w:rsid w:val="00FD0E04"/>
    <w:rsid w:val="00FD1198"/>
    <w:rsid w:val="00FD1890"/>
    <w:rsid w:val="00FD1A8C"/>
    <w:rsid w:val="00FD1F50"/>
    <w:rsid w:val="00FD1F96"/>
    <w:rsid w:val="00FD2381"/>
    <w:rsid w:val="00FD2AD3"/>
    <w:rsid w:val="00FD34BC"/>
    <w:rsid w:val="00FD36BC"/>
    <w:rsid w:val="00FD373D"/>
    <w:rsid w:val="00FD3A8F"/>
    <w:rsid w:val="00FD4539"/>
    <w:rsid w:val="00FD4879"/>
    <w:rsid w:val="00FD49F6"/>
    <w:rsid w:val="00FD4A39"/>
    <w:rsid w:val="00FD4F78"/>
    <w:rsid w:val="00FD52DD"/>
    <w:rsid w:val="00FD6155"/>
    <w:rsid w:val="00FD616E"/>
    <w:rsid w:val="00FD6216"/>
    <w:rsid w:val="00FD6FE0"/>
    <w:rsid w:val="00FD7475"/>
    <w:rsid w:val="00FD7C81"/>
    <w:rsid w:val="00FD7D1F"/>
    <w:rsid w:val="00FD7FC7"/>
    <w:rsid w:val="00FE003D"/>
    <w:rsid w:val="00FE061B"/>
    <w:rsid w:val="00FE08E6"/>
    <w:rsid w:val="00FE0C26"/>
    <w:rsid w:val="00FE19F5"/>
    <w:rsid w:val="00FE1B6D"/>
    <w:rsid w:val="00FE1C92"/>
    <w:rsid w:val="00FE281F"/>
    <w:rsid w:val="00FE2FA4"/>
    <w:rsid w:val="00FE3991"/>
    <w:rsid w:val="00FE3B5D"/>
    <w:rsid w:val="00FE409C"/>
    <w:rsid w:val="00FE41DA"/>
    <w:rsid w:val="00FE4820"/>
    <w:rsid w:val="00FE4886"/>
    <w:rsid w:val="00FE4AAB"/>
    <w:rsid w:val="00FE4CB6"/>
    <w:rsid w:val="00FE59A0"/>
    <w:rsid w:val="00FE5A09"/>
    <w:rsid w:val="00FE69D4"/>
    <w:rsid w:val="00FE6D0A"/>
    <w:rsid w:val="00FE746E"/>
    <w:rsid w:val="00FF0092"/>
    <w:rsid w:val="00FF0236"/>
    <w:rsid w:val="00FF07E0"/>
    <w:rsid w:val="00FF09F6"/>
    <w:rsid w:val="00FF1162"/>
    <w:rsid w:val="00FF1412"/>
    <w:rsid w:val="00FF15DB"/>
    <w:rsid w:val="00FF164A"/>
    <w:rsid w:val="00FF18D7"/>
    <w:rsid w:val="00FF1998"/>
    <w:rsid w:val="00FF1D7C"/>
    <w:rsid w:val="00FF1DD2"/>
    <w:rsid w:val="00FF228A"/>
    <w:rsid w:val="00FF25E1"/>
    <w:rsid w:val="00FF267B"/>
    <w:rsid w:val="00FF3551"/>
    <w:rsid w:val="00FF3D3D"/>
    <w:rsid w:val="00FF4253"/>
    <w:rsid w:val="00FF4B47"/>
    <w:rsid w:val="00FF4F84"/>
    <w:rsid w:val="00FF5596"/>
    <w:rsid w:val="00FF5A7E"/>
    <w:rsid w:val="00FF5F15"/>
    <w:rsid w:val="00FF6D9C"/>
    <w:rsid w:val="00FF7427"/>
    <w:rsid w:val="00FF7F7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792329A9"/>
  <w15:docId w15:val="{B0CDE8D4-2DAD-6845-8DFC-2DC039418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D0638"/>
    <w:pPr>
      <w:spacing w:after="60"/>
      <w:jc w:val="both"/>
    </w:pPr>
    <w:rPr>
      <w:szCs w:val="24"/>
    </w:rPr>
  </w:style>
  <w:style w:type="paragraph" w:styleId="Heading1">
    <w:name w:val="heading 1"/>
    <w:basedOn w:val="Normal"/>
    <w:next w:val="Normal"/>
    <w:link w:val="Heading1Char"/>
    <w:qFormat/>
    <w:rsid w:val="008F1069"/>
    <w:pPr>
      <w:keepNext/>
      <w:numPr>
        <w:numId w:val="1"/>
      </w:numPr>
      <w:pBdr>
        <w:top w:val="single" w:sz="4" w:space="1" w:color="auto"/>
      </w:pBdr>
      <w:suppressAutoHyphens/>
      <w:spacing w:before="104" w:after="226"/>
      <w:outlineLvl w:val="0"/>
    </w:pPr>
    <w:rPr>
      <w:rFonts w:ascii="Century Gothic" w:hAnsi="Century Gothic"/>
      <w:b/>
      <w:smallCaps/>
      <w:spacing w:val="-2"/>
      <w:sz w:val="28"/>
      <w:szCs w:val="20"/>
    </w:rPr>
  </w:style>
  <w:style w:type="paragraph" w:styleId="Heading2">
    <w:name w:val="heading 2"/>
    <w:basedOn w:val="Normal"/>
    <w:next w:val="Normal"/>
    <w:link w:val="Heading2Char1"/>
    <w:qFormat/>
    <w:rsid w:val="00E93DC1"/>
    <w:pPr>
      <w:keepNext/>
      <w:ind w:left="720"/>
      <w:outlineLvl w:val="1"/>
    </w:pPr>
    <w:rPr>
      <w:rFonts w:ascii="Arial Narrow" w:hAnsi="Arial Narrow"/>
      <w:b/>
      <w:bCs/>
    </w:rPr>
  </w:style>
  <w:style w:type="paragraph" w:styleId="Heading3">
    <w:name w:val="heading 3"/>
    <w:basedOn w:val="Normal"/>
    <w:next w:val="Normal"/>
    <w:link w:val="Heading3Char"/>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8">
    <w:name w:val="heading 8"/>
    <w:basedOn w:val="Normal"/>
    <w:next w:val="Normal"/>
    <w:link w:val="Heading8Char"/>
    <w:semiHidden/>
    <w:unhideWhenUsed/>
    <w:qFormat/>
    <w:rsid w:val="000923DC"/>
    <w:pPr>
      <w:spacing w:before="240"/>
      <w:outlineLvl w:val="7"/>
    </w:pPr>
    <w:rPr>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D260B0"/>
    <w:rPr>
      <w:rFonts w:ascii="Tahoma" w:hAnsi="Tahoma" w:cs="Tahoma"/>
      <w:sz w:val="16"/>
      <w:szCs w:val="16"/>
    </w:rPr>
  </w:style>
  <w:style w:type="character" w:customStyle="1" w:styleId="Heading1Char">
    <w:name w:val="Heading 1 Char"/>
    <w:link w:val="Heading1"/>
    <w:locked/>
    <w:rsid w:val="00CB0802"/>
    <w:rPr>
      <w:rFonts w:ascii="Century Gothic" w:hAnsi="Century Gothic"/>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locked/>
    <w:rsid w:val="00CB0802"/>
    <w:rPr>
      <w:rFonts w:ascii="Cambria" w:hAnsi="Cambria" w:cs="Times New Roman"/>
      <w:b/>
      <w:bCs/>
      <w:sz w:val="26"/>
      <w:szCs w:val="26"/>
      <w:lang w:val="en-GB"/>
    </w:rPr>
  </w:style>
  <w:style w:type="character" w:customStyle="1" w:styleId="Heading4Char">
    <w:name w:val="Heading 4 Char"/>
    <w:link w:val="Heading4"/>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ADB, Char1,Footnote Text Quote,Footnote text,Footnote Text Char Char,Char Char Char, Char Char Char,Fußnote,F,Style 25,Testo nota a piè di pagina Carattere"/>
    <w:basedOn w:val="Normal"/>
    <w:link w:val="FootnoteTextChar1"/>
    <w:qFormat/>
    <w:rsid w:val="00E93DC1"/>
    <w:pPr>
      <w:widowControl w:val="0"/>
    </w:pPr>
    <w:rPr>
      <w:rFonts w:ascii="Courier" w:hAnsi="Courier"/>
      <w:szCs w:val="20"/>
    </w:rPr>
  </w:style>
  <w:style w:type="character" w:customStyle="1" w:styleId="FootnoteTextChar1">
    <w:name w:val="Footnote Text Char1"/>
    <w:aliases w:val="Geneva 9 Char,Font: Geneva 9 Char,Boston 10 Char,f Char,single space Char,footnote text Char,Footnote Char,otnote Text Char,ADB Char1, Char1 Char1,Footnote Text Quote Char1,Footnote text Char1,Footnote Text Char Char Char1,F Char"/>
    <w:link w:val="FootnoteText"/>
    <w:locked/>
    <w:rsid w:val="00CB0802"/>
    <w:rPr>
      <w:rFonts w:ascii="Arial" w:hAnsi="Arial" w:cs="Times New Roman"/>
      <w:lang w:val="en-GB"/>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uiPriority w:val="1"/>
    <w:qFormat/>
    <w:rsid w:val="00E93DC1"/>
    <w:pPr>
      <w:pBdr>
        <w:bottom w:val="single" w:sz="4" w:space="1" w:color="auto"/>
      </w:pBdr>
    </w:pPr>
    <w:rPr>
      <w:rFonts w:ascii="Arial Narrow" w:hAnsi="Arial Narrow"/>
      <w:i/>
      <w:iCs/>
    </w:rPr>
  </w:style>
  <w:style w:type="character" w:customStyle="1" w:styleId="BodyTextChar">
    <w:name w:val="Body Text Char"/>
    <w:link w:val="BodyText"/>
    <w:uiPriority w:val="1"/>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semiHidden/>
    <w:locked/>
    <w:rsid w:val="00CB0802"/>
    <w:rPr>
      <w:rFonts w:cs="Times New Roman"/>
      <w:sz w:val="2"/>
      <w:lang w:val="en-GB"/>
    </w:rPr>
  </w:style>
  <w:style w:type="character" w:styleId="CommentReference">
    <w:name w:val="annotation reference"/>
    <w:semiHidden/>
    <w:rsid w:val="00EF6275"/>
    <w:rPr>
      <w:rFonts w:cs="Times New Roman"/>
      <w:sz w:val="16"/>
      <w:szCs w:val="16"/>
    </w:rPr>
  </w:style>
  <w:style w:type="paragraph" w:styleId="CommentText">
    <w:name w:val="annotation text"/>
    <w:basedOn w:val="Normal"/>
    <w:link w:val="CommentTextChar"/>
    <w:rsid w:val="00EF6275"/>
    <w:rPr>
      <w:szCs w:val="20"/>
    </w:rPr>
  </w:style>
  <w:style w:type="character" w:customStyle="1" w:styleId="CommentTextChar">
    <w:name w:val="Comment Text Char"/>
    <w:link w:val="CommentText"/>
    <w:locked/>
    <w:rsid w:val="00CB0802"/>
    <w:rPr>
      <w:rFonts w:ascii="Arial" w:hAnsi="Arial" w:cs="Times New Roman"/>
      <w:lang w:val="en-GB"/>
    </w:rPr>
  </w:style>
  <w:style w:type="paragraph" w:styleId="CommentSubject">
    <w:name w:val="annotation subject"/>
    <w:basedOn w:val="CommentText"/>
    <w:next w:val="CommentText"/>
    <w:link w:val="CommentSubjectChar"/>
    <w:semiHidden/>
    <w:rsid w:val="00EF6275"/>
    <w:rPr>
      <w:b/>
      <w:bCs/>
    </w:rPr>
  </w:style>
  <w:style w:type="character" w:customStyle="1" w:styleId="CommentSubjectChar">
    <w:name w:val="Comment Subject Char"/>
    <w:link w:val="CommentSubject"/>
    <w:semiHidden/>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Style 24,o,ftref,BVI fnr,BVI fnr Car Car,BVI fnr Car,BVI fnr Car Car Car Car,SUPERS,Footnote Reference Superscript,Ref,num,fr,Footnote Ref in FtNote, BVI fnr, BVI fnr Car Car"/>
    <w:link w:val="BVIfnrCarCar1CarCarCarCar"/>
    <w:uiPriority w:val="99"/>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List Paragraph11,Colorful List - Accent 11,Project Profile name,Paragraphe de liste1,Numbered paragraph,Paragraphe de liste,List Paragraph (numbered (a)),Numbered List Paragraph,References,ReferencesCxSpLast,En tête 1,L"/>
    <w:basedOn w:val="Normal"/>
    <w:link w:val="ListParagraphChar"/>
    <w:uiPriority w:val="34"/>
    <w:qFormat/>
    <w:rsid w:val="00DB520F"/>
    <w:pPr>
      <w:spacing w:after="0"/>
      <w:ind w:left="720"/>
      <w:jc w:val="left"/>
    </w:pPr>
    <w:rPr>
      <w:rFonts w:ascii="Times New Roman" w:hAnsi="Times New Roman"/>
      <w:sz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uiPriority w:val="99"/>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Cs w:val="22"/>
    </w:rPr>
  </w:style>
  <w:style w:type="paragraph" w:styleId="TOC2">
    <w:name w:val="toc 2"/>
    <w:basedOn w:val="Normal"/>
    <w:next w:val="Normal"/>
    <w:autoRedefine/>
    <w:uiPriority w:val="39"/>
    <w:locked/>
    <w:rsid w:val="0082267F"/>
    <w:pPr>
      <w:ind w:left="220"/>
    </w:pPr>
  </w:style>
  <w:style w:type="paragraph" w:styleId="TOC1">
    <w:name w:val="toc 1"/>
    <w:basedOn w:val="Normal"/>
    <w:next w:val="Normal"/>
    <w:autoRedefine/>
    <w:uiPriority w:val="39"/>
    <w:locked/>
    <w:rsid w:val="009B7773"/>
    <w:pPr>
      <w:tabs>
        <w:tab w:val="left" w:pos="540"/>
        <w:tab w:val="right" w:leader="dot" w:pos="9304"/>
      </w:tabs>
    </w:pPr>
  </w:style>
  <w:style w:type="character" w:customStyle="1" w:styleId="Heading2Char">
    <w:name w:val="Heading 2 Char"/>
    <w:locked/>
    <w:rsid w:val="00720790"/>
    <w:rPr>
      <w:rFonts w:ascii="Cambria" w:hAnsi="Cambria" w:cs="Times New Roman"/>
      <w:b/>
      <w:bCs/>
      <w:i/>
      <w:iCs/>
      <w:sz w:val="28"/>
      <w:szCs w:val="28"/>
      <w:lang w:val="en-GB"/>
    </w:rPr>
  </w:style>
  <w:style w:type="character" w:customStyle="1" w:styleId="FootnoteTextChar">
    <w:name w:val="Footnote Text Char"/>
    <w:aliases w:val="ADB Char, Char1 Char,Footnote Text Quote Char,Footnote text Char,Footnote Text Char Char Char,Fußnote Char,Testo nota a piè di pagina Carattere Carattere Char,Testo nota a piè di pagina Carattere Char,FOOTNOTES Char,Geneva 9 Char1"/>
    <w:uiPriority w:val="99"/>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semiHidden/>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List Paragraph11 Char,Colorful List - Accent 11 Char,Project Profile name Char,Paragraphe de liste1 Char,Numbered paragraph Char,Paragraphe de liste Char,List Paragraph (numbered (a)) Char,References Char,L Char"/>
    <w:link w:val="ListParagraph"/>
    <w:uiPriority w:val="34"/>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mal">
    <w:name w:val="nomal"/>
    <w:basedOn w:val="Normal"/>
    <w:link w:val="nomalChar"/>
    <w:rsid w:val="00351CA5"/>
    <w:pPr>
      <w:spacing w:after="0"/>
      <w:jc w:val="left"/>
    </w:pPr>
    <w:rPr>
      <w:rFonts w:ascii="Times New Roman" w:hAnsi="Times New Roman"/>
      <w:sz w:val="23"/>
      <w:lang w:val="x-none" w:eastAsia="x-none"/>
    </w:rPr>
  </w:style>
  <w:style w:type="character" w:customStyle="1" w:styleId="nomalChar">
    <w:name w:val="nomal Char"/>
    <w:link w:val="nomal"/>
    <w:locked/>
    <w:rsid w:val="00351CA5"/>
    <w:rPr>
      <w:rFonts w:ascii="Times New Roman" w:hAnsi="Times New Roman"/>
      <w:sz w:val="23"/>
      <w:szCs w:val="24"/>
      <w:lang w:val="x-none" w:eastAsia="x-none"/>
    </w:rPr>
  </w:style>
  <w:style w:type="table" w:styleId="LightGrid-Accent1">
    <w:name w:val="Light Grid Accent 1"/>
    <w:basedOn w:val="TableNormal"/>
    <w:uiPriority w:val="62"/>
    <w:rsid w:val="000E4F07"/>
    <w:rPr>
      <w:rFonts w:eastAsia="Times New Roman" w:cs="Cordia New"/>
      <w:sz w:val="22"/>
      <w:szCs w:val="22"/>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Math" w:eastAsia="Times New Roman" w:hAnsi="Cambria Math" w:cs="American Typewriter"/>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Math" w:eastAsia="Times New Roman" w:hAnsi="Cambria Math" w:cs="American Typewriter"/>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Math" w:eastAsia="Times New Roman" w:hAnsi="Cambria Math" w:cs="American Typewriter"/>
        <w:b/>
        <w:bCs/>
      </w:rPr>
    </w:tblStylePr>
    <w:tblStylePr w:type="lastCol">
      <w:rPr>
        <w:rFonts w:ascii="Cambria Math" w:eastAsia="Times New Roman" w:hAnsi="Cambria Math" w:cs="American Typewriter"/>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character" w:customStyle="1" w:styleId="st">
    <w:name w:val="st"/>
    <w:rsid w:val="00756ACB"/>
  </w:style>
  <w:style w:type="table" w:styleId="LightGrid-Accent4">
    <w:name w:val="Light Grid Accent 4"/>
    <w:basedOn w:val="TableNormal"/>
    <w:uiPriority w:val="62"/>
    <w:rsid w:val="00006048"/>
    <w:rPr>
      <w:rFonts w:eastAsia="Malgun Gothic"/>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Math" w:eastAsia="Cambria Math" w:hAnsi="Cambria Math"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Math" w:eastAsia="Cambria Math" w:hAnsi="Cambria Math"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Math" w:eastAsia="Cambria Math" w:hAnsi="Cambria Math" w:cs="Times New Roman"/>
        <w:b/>
        <w:bCs/>
      </w:rPr>
    </w:tblStylePr>
    <w:tblStylePr w:type="lastCol">
      <w:rPr>
        <w:rFonts w:ascii="Cambria Math" w:eastAsia="Cambria Math" w:hAnsi="Cambria Math"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Bodytext0">
    <w:name w:val="Bodytext"/>
    <w:next w:val="Normal"/>
    <w:rsid w:val="008C0C36"/>
    <w:pPr>
      <w:jc w:val="both"/>
    </w:pPr>
    <w:rPr>
      <w:rFonts w:ascii="Times" w:eastAsia="Times New Roman" w:hAnsi="Times"/>
      <w:iCs/>
      <w:color w:val="000000"/>
      <w:sz w:val="22"/>
      <w:szCs w:val="22"/>
    </w:rPr>
  </w:style>
  <w:style w:type="paragraph" w:customStyle="1" w:styleId="ListParagraph2">
    <w:name w:val="List Paragraph2"/>
    <w:basedOn w:val="Normal"/>
    <w:uiPriority w:val="34"/>
    <w:qFormat/>
    <w:rsid w:val="00824CEE"/>
    <w:pPr>
      <w:spacing w:after="0"/>
      <w:ind w:left="720"/>
      <w:contextualSpacing/>
      <w:jc w:val="left"/>
    </w:pPr>
    <w:rPr>
      <w:rFonts w:ascii="Times New Roman" w:eastAsia="Times New Roman" w:hAnsi="Times New Roman"/>
      <w:sz w:val="24"/>
    </w:rPr>
  </w:style>
  <w:style w:type="paragraph" w:customStyle="1" w:styleId="WW-BodyText2">
    <w:name w:val="WW-Body Text 2"/>
    <w:basedOn w:val="Normal"/>
    <w:uiPriority w:val="99"/>
    <w:rsid w:val="00EB6486"/>
    <w:pPr>
      <w:widowControl w:val="0"/>
      <w:suppressAutoHyphens/>
      <w:spacing w:after="6"/>
    </w:pPr>
    <w:rPr>
      <w:rFonts w:ascii="Times New Roman" w:eastAsia="Times New Roman" w:hAnsi="Times New Roman"/>
      <w:sz w:val="24"/>
      <w:lang w:val="en-CA" w:eastAsia="ar-SA"/>
    </w:rPr>
  </w:style>
  <w:style w:type="character" w:styleId="HTMLTypewriter">
    <w:name w:val="HTML Typewriter"/>
    <w:rsid w:val="00EB6486"/>
    <w:rPr>
      <w:rFonts w:ascii="Courier New" w:eastAsia="Courier New" w:hAnsi="Courier New" w:cs="Courier New" w:hint="default"/>
      <w:sz w:val="20"/>
      <w:szCs w:val="20"/>
    </w:rPr>
  </w:style>
  <w:style w:type="paragraph" w:customStyle="1" w:styleId="Sub-Para1underXY">
    <w:name w:val="Sub-Para 1 under X.Y"/>
    <w:basedOn w:val="Normal"/>
    <w:rsid w:val="00766839"/>
    <w:pPr>
      <w:tabs>
        <w:tab w:val="num" w:pos="1440"/>
      </w:tabs>
      <w:spacing w:after="240"/>
      <w:ind w:left="1080" w:hanging="360"/>
      <w:jc w:val="left"/>
      <w:outlineLvl w:val="2"/>
    </w:pPr>
    <w:rPr>
      <w:rFonts w:ascii="Times New Roman" w:eastAsia="Times New Roman" w:hAnsi="Times New Roman"/>
      <w:sz w:val="24"/>
    </w:rPr>
  </w:style>
  <w:style w:type="paragraph" w:styleId="Revision">
    <w:name w:val="Revision"/>
    <w:hidden/>
    <w:uiPriority w:val="71"/>
    <w:rsid w:val="00E1380F"/>
    <w:rPr>
      <w:szCs w:val="24"/>
    </w:rPr>
  </w:style>
  <w:style w:type="character" w:customStyle="1" w:styleId="tgc">
    <w:name w:val="_tgc"/>
    <w:basedOn w:val="DefaultParagraphFont"/>
    <w:rsid w:val="00FE6D0A"/>
  </w:style>
  <w:style w:type="paragraph" w:customStyle="1" w:styleId="BVIfnrCarCar1CarCarCarCar">
    <w:name w:val="BVI fnr Car Car1 Car Car Car Car"/>
    <w:aliases w:val="BVI fnr Car Car Car Car1 Car Car Car Car,BVI fnr Car Car Car Car1 Car1 Car Car,BVI fnr Car Car Car Car Car Car Car Car Car Car"/>
    <w:basedOn w:val="Normal"/>
    <w:link w:val="FootnoteReference"/>
    <w:uiPriority w:val="99"/>
    <w:rsid w:val="006E61FD"/>
    <w:pPr>
      <w:spacing w:after="160" w:line="240" w:lineRule="exact"/>
    </w:pPr>
    <w:rPr>
      <w:rFonts w:ascii="Arial" w:hAnsi="Arial"/>
      <w:sz w:val="18"/>
      <w:szCs w:val="20"/>
      <w:vertAlign w:val="superscript"/>
    </w:rPr>
  </w:style>
  <w:style w:type="paragraph" w:customStyle="1" w:styleId="ColorfulShading-Accent11">
    <w:name w:val="Colorful Shading - Accent 11"/>
    <w:hidden/>
    <w:uiPriority w:val="99"/>
    <w:semiHidden/>
    <w:rsid w:val="006E61FD"/>
    <w:rPr>
      <w:rFonts w:ascii="Arial" w:eastAsia="Times New Roman" w:hAnsi="Arial"/>
      <w:sz w:val="22"/>
      <w:szCs w:val="24"/>
      <w:lang w:val="en-GB"/>
    </w:rPr>
  </w:style>
  <w:style w:type="character" w:customStyle="1" w:styleId="MediumGrid11">
    <w:name w:val="Medium Grid 11"/>
    <w:uiPriority w:val="99"/>
    <w:semiHidden/>
    <w:rsid w:val="006E61FD"/>
    <w:rPr>
      <w:color w:val="808080"/>
    </w:rPr>
  </w:style>
  <w:style w:type="paragraph" w:customStyle="1" w:styleId="MediumGrid1-Accent21">
    <w:name w:val="Medium Grid 1 - Accent 21"/>
    <w:basedOn w:val="Normal"/>
    <w:qFormat/>
    <w:rsid w:val="006E61FD"/>
    <w:pPr>
      <w:spacing w:after="0"/>
      <w:ind w:left="720"/>
      <w:jc w:val="left"/>
    </w:pPr>
    <w:rPr>
      <w:rFonts w:ascii="Times New Roman" w:eastAsia="Times New Roman" w:hAnsi="Times New Roman"/>
      <w:sz w:val="24"/>
    </w:rPr>
  </w:style>
  <w:style w:type="paragraph" w:customStyle="1" w:styleId="MediumList2-Accent21">
    <w:name w:val="Medium List 2 - Accent 21"/>
    <w:hidden/>
    <w:uiPriority w:val="99"/>
    <w:semiHidden/>
    <w:rsid w:val="006E61FD"/>
    <w:rPr>
      <w:rFonts w:ascii="Arial" w:eastAsia="Times New Roman" w:hAnsi="Arial"/>
      <w:sz w:val="22"/>
      <w:szCs w:val="24"/>
      <w:lang w:val="en-GB"/>
    </w:rPr>
  </w:style>
  <w:style w:type="paragraph" w:customStyle="1" w:styleId="NoSpacing1">
    <w:name w:val="No Spacing1"/>
    <w:uiPriority w:val="1"/>
    <w:qFormat/>
    <w:rsid w:val="006E61FD"/>
    <w:rPr>
      <w:rFonts w:eastAsia="Times New Roman"/>
      <w:sz w:val="22"/>
      <w:szCs w:val="22"/>
    </w:rPr>
  </w:style>
  <w:style w:type="character" w:customStyle="1" w:styleId="ColorfulList-Accent1Char">
    <w:name w:val="Colorful List - Accent 1 Char"/>
    <w:uiPriority w:val="34"/>
    <w:rsid w:val="006E61FD"/>
    <w:rPr>
      <w:rFonts w:eastAsia="Times New Roman"/>
      <w:b/>
      <w:bCs/>
      <w:szCs w:val="24"/>
    </w:rPr>
  </w:style>
  <w:style w:type="paragraph" w:customStyle="1" w:styleId="MediumGrid1-Accent22">
    <w:name w:val="Medium Grid 1 - Accent 22"/>
    <w:basedOn w:val="Normal"/>
    <w:link w:val="MediumGrid1-Accent2Char"/>
    <w:uiPriority w:val="34"/>
    <w:qFormat/>
    <w:rsid w:val="006E61FD"/>
    <w:pPr>
      <w:spacing w:after="200" w:line="276" w:lineRule="auto"/>
      <w:ind w:left="720"/>
      <w:contextualSpacing/>
      <w:jc w:val="left"/>
    </w:pPr>
    <w:rPr>
      <w:rFonts w:eastAsia="Times New Roman"/>
      <w:sz w:val="22"/>
      <w:szCs w:val="22"/>
    </w:rPr>
  </w:style>
  <w:style w:type="character" w:customStyle="1" w:styleId="MediumGrid1-Accent2Char">
    <w:name w:val="Medium Grid 1 - Accent 2 Char"/>
    <w:link w:val="MediumGrid1-Accent22"/>
    <w:uiPriority w:val="34"/>
    <w:rsid w:val="006E61FD"/>
    <w:rPr>
      <w:rFonts w:eastAsia="Times New Roman"/>
      <w:sz w:val="22"/>
      <w:szCs w:val="22"/>
    </w:rPr>
  </w:style>
  <w:style w:type="numbering" w:customStyle="1" w:styleId="Style1">
    <w:name w:val="Style1"/>
    <w:uiPriority w:val="99"/>
    <w:rsid w:val="006E61FD"/>
    <w:pPr>
      <w:numPr>
        <w:numId w:val="49"/>
      </w:numPr>
    </w:pPr>
  </w:style>
  <w:style w:type="paragraph" w:customStyle="1" w:styleId="MediumShading1-Accent11">
    <w:name w:val="Medium Shading 1 - Accent 11"/>
    <w:uiPriority w:val="1"/>
    <w:qFormat/>
    <w:rsid w:val="006E61FD"/>
    <w:rPr>
      <w:rFonts w:eastAsia="Times New Roman"/>
      <w:sz w:val="22"/>
      <w:szCs w:val="22"/>
      <w:lang w:val="en-GB" w:eastAsia="en-GB"/>
    </w:rPr>
  </w:style>
  <w:style w:type="paragraph" w:customStyle="1" w:styleId="SESPbodynumbered">
    <w:name w:val="SESP body numbered"/>
    <w:basedOn w:val="Normal"/>
    <w:qFormat/>
    <w:rsid w:val="006E61FD"/>
    <w:pPr>
      <w:numPr>
        <w:numId w:val="50"/>
      </w:numPr>
      <w:tabs>
        <w:tab w:val="left" w:pos="360"/>
      </w:tabs>
      <w:spacing w:before="120" w:after="120" w:line="264" w:lineRule="auto"/>
      <w:jc w:val="left"/>
    </w:pPr>
    <w:rPr>
      <w:rFonts w:eastAsia="MS Mincho"/>
      <w:szCs w:val="20"/>
      <w:lang w:eastAsia="ja-JP"/>
    </w:rPr>
  </w:style>
  <w:style w:type="paragraph" w:customStyle="1" w:styleId="FRR-regulation">
    <w:name w:val="FRR-regulation"/>
    <w:basedOn w:val="Heading1"/>
    <w:rsid w:val="006E61FD"/>
    <w:pPr>
      <w:keepNext w:val="0"/>
      <w:numPr>
        <w:numId w:val="0"/>
      </w:numPr>
      <w:pBdr>
        <w:top w:val="none" w:sz="0" w:space="0" w:color="auto"/>
      </w:pBdr>
      <w:suppressAutoHyphens w:val="0"/>
      <w:spacing w:before="0" w:after="0"/>
      <w:jc w:val="left"/>
    </w:pPr>
    <w:rPr>
      <w:rFonts w:ascii="Arial" w:eastAsia="Times New Roman" w:hAnsi="Arial" w:cs="Arial"/>
      <w:bCs/>
      <w:smallCaps w:val="0"/>
      <w:color w:val="003399"/>
      <w:spacing w:val="0"/>
      <w:sz w:val="22"/>
      <w:szCs w:val="22"/>
    </w:rPr>
  </w:style>
  <w:style w:type="paragraph" w:customStyle="1" w:styleId="BT1">
    <w:name w:val="BT 1"/>
    <w:basedOn w:val="Normal"/>
    <w:qFormat/>
    <w:rsid w:val="00BC22C0"/>
    <w:pPr>
      <w:spacing w:after="200"/>
    </w:pPr>
    <w:rPr>
      <w:rFonts w:ascii="Times New Roman" w:eastAsia="Times New Roman" w:hAnsi="Times New Roman"/>
      <w:color w:val="000000"/>
      <w:sz w:val="24"/>
      <w:lang w:val="en-GB" w:eastAsia="en-GB" w:bidi="th-TH"/>
    </w:rPr>
  </w:style>
  <w:style w:type="paragraph" w:customStyle="1" w:styleId="TableT0">
    <w:name w:val="Table T"/>
    <w:basedOn w:val="BT1"/>
    <w:qFormat/>
    <w:rsid w:val="00BC22C0"/>
    <w:pPr>
      <w:spacing w:after="100"/>
      <w:jc w:val="left"/>
    </w:pPr>
    <w:rPr>
      <w:sz w:val="20"/>
      <w:szCs w:val="20"/>
    </w:rPr>
  </w:style>
  <w:style w:type="paragraph" w:customStyle="1" w:styleId="BodyText1">
    <w:name w:val="Body Text1"/>
    <w:basedOn w:val="Normal"/>
    <w:qFormat/>
    <w:rsid w:val="00BC22C0"/>
    <w:pPr>
      <w:spacing w:after="40"/>
    </w:pPr>
    <w:rPr>
      <w:rFonts w:ascii="Times New Roman" w:eastAsia="Times New Roman" w:hAnsi="Times New Roman"/>
      <w:color w:val="000000"/>
      <w:sz w:val="24"/>
      <w:lang w:val="en-GB" w:eastAsia="en-GB"/>
    </w:rPr>
  </w:style>
  <w:style w:type="paragraph" w:customStyle="1" w:styleId="Tablehd">
    <w:name w:val="Table hd"/>
    <w:basedOn w:val="TableT0"/>
    <w:qFormat/>
    <w:rsid w:val="00BC22C0"/>
    <w:pPr>
      <w:spacing w:before="20" w:after="20"/>
      <w:jc w:val="center"/>
    </w:pPr>
    <w:rPr>
      <w:b/>
    </w:rPr>
  </w:style>
  <w:style w:type="paragraph" w:customStyle="1" w:styleId="Tabletext">
    <w:name w:val="Table text"/>
    <w:rsid w:val="00BC22C0"/>
    <w:pPr>
      <w:spacing w:before="40" w:after="40" w:line="240" w:lineRule="atLeast"/>
    </w:pPr>
    <w:rPr>
      <w:rFonts w:eastAsia="Univers 45 Light" w:cs="Arial"/>
      <w:b/>
      <w:bCs/>
      <w:color w:val="000000"/>
      <w:sz w:val="24"/>
      <w:szCs w:val="24"/>
      <w:lang w:val="en-GB" w:eastAsia="en-GB"/>
    </w:rPr>
  </w:style>
  <w:style w:type="paragraph" w:customStyle="1" w:styleId="ordinary-outputtarget-outputclearfix">
    <w:name w:val="ordinary-output target-output clearfix"/>
    <w:basedOn w:val="Normal"/>
    <w:rsid w:val="002C1FBF"/>
    <w:pPr>
      <w:spacing w:before="100" w:beforeAutospacing="1" w:after="100" w:afterAutospacing="1"/>
      <w:jc w:val="left"/>
    </w:pPr>
    <w:rPr>
      <w:rFonts w:ascii="Times New Roman" w:hAnsi="Times New Roman"/>
      <w:sz w:val="24"/>
      <w:lang w:eastAsia="zh-CN"/>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uiPriority w:val="99"/>
    <w:rsid w:val="002B2D88"/>
    <w:pPr>
      <w:spacing w:after="160" w:line="240" w:lineRule="exact"/>
    </w:pPr>
    <w:rPr>
      <w:rFonts w:ascii="Arial" w:hAnsi="Arial"/>
      <w:sz w:val="18"/>
      <w:szCs w:val="20"/>
      <w:vertAlign w:val="superscript"/>
    </w:rPr>
  </w:style>
  <w:style w:type="paragraph" w:styleId="TOC3">
    <w:name w:val="toc 3"/>
    <w:basedOn w:val="Normal"/>
    <w:next w:val="Normal"/>
    <w:autoRedefine/>
    <w:uiPriority w:val="39"/>
    <w:unhideWhenUsed/>
    <w:rsid w:val="00CA4477"/>
    <w:pPr>
      <w:spacing w:after="100" w:line="259" w:lineRule="auto"/>
      <w:ind w:left="440"/>
      <w:jc w:val="left"/>
    </w:pPr>
    <w:rPr>
      <w:rFonts w:asciiTheme="minorHAnsi" w:eastAsiaTheme="minorHAnsi" w:hAnsiTheme="minorHAnsi" w:cstheme="minorBidi"/>
      <w:sz w:val="22"/>
      <w:szCs w:val="22"/>
    </w:rPr>
  </w:style>
  <w:style w:type="table" w:customStyle="1" w:styleId="TableGrid1">
    <w:name w:val="Table Grid1"/>
    <w:basedOn w:val="TableNormal"/>
    <w:next w:val="TableGrid"/>
    <w:uiPriority w:val="59"/>
    <w:rsid w:val="0047167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areadata">
    <w:name w:val="textarea_data"/>
    <w:basedOn w:val="DefaultParagraphFont"/>
    <w:rsid w:val="00712413"/>
  </w:style>
  <w:style w:type="character" w:customStyle="1" w:styleId="spanquestion">
    <w:name w:val="span_question"/>
    <w:basedOn w:val="DefaultParagraphFont"/>
    <w:rsid w:val="00712413"/>
  </w:style>
  <w:style w:type="paragraph" w:styleId="TOC4">
    <w:name w:val="toc 4"/>
    <w:basedOn w:val="Normal"/>
    <w:next w:val="Normal"/>
    <w:autoRedefine/>
    <w:rsid w:val="004D3735"/>
    <w:pPr>
      <w:spacing w:after="100"/>
      <w:ind w:left="660"/>
    </w:pPr>
    <w:rPr>
      <w:rFonts w:ascii="Arial" w:eastAsia="Times New Roman" w:hAnsi="Arial"/>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0052374">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43041">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97746607">
      <w:bodyDiv w:val="1"/>
      <w:marLeft w:val="0"/>
      <w:marRight w:val="0"/>
      <w:marTop w:val="0"/>
      <w:marBottom w:val="0"/>
      <w:divBdr>
        <w:top w:val="none" w:sz="0" w:space="0" w:color="auto"/>
        <w:left w:val="none" w:sz="0" w:space="0" w:color="auto"/>
        <w:bottom w:val="none" w:sz="0" w:space="0" w:color="auto"/>
        <w:right w:val="none" w:sz="0" w:space="0" w:color="auto"/>
      </w:divBdr>
      <w:divsChild>
        <w:div w:id="508177805">
          <w:marLeft w:val="0"/>
          <w:marRight w:val="0"/>
          <w:marTop w:val="0"/>
          <w:marBottom w:val="0"/>
          <w:divBdr>
            <w:top w:val="none" w:sz="0" w:space="0" w:color="auto"/>
            <w:left w:val="none" w:sz="0" w:space="0" w:color="auto"/>
            <w:bottom w:val="none" w:sz="0" w:space="0" w:color="auto"/>
            <w:right w:val="none" w:sz="0" w:space="0" w:color="auto"/>
          </w:divBdr>
        </w:div>
        <w:div w:id="585260971">
          <w:marLeft w:val="0"/>
          <w:marRight w:val="0"/>
          <w:marTop w:val="0"/>
          <w:marBottom w:val="0"/>
          <w:divBdr>
            <w:top w:val="none" w:sz="0" w:space="0" w:color="auto"/>
            <w:left w:val="none" w:sz="0" w:space="0" w:color="auto"/>
            <w:bottom w:val="none" w:sz="0" w:space="0" w:color="auto"/>
            <w:right w:val="none" w:sz="0" w:space="0" w:color="auto"/>
          </w:divBdr>
        </w:div>
        <w:div w:id="1291323100">
          <w:marLeft w:val="0"/>
          <w:marRight w:val="0"/>
          <w:marTop w:val="0"/>
          <w:marBottom w:val="0"/>
          <w:divBdr>
            <w:top w:val="none" w:sz="0" w:space="0" w:color="auto"/>
            <w:left w:val="none" w:sz="0" w:space="0" w:color="auto"/>
            <w:bottom w:val="none" w:sz="0" w:space="0" w:color="auto"/>
            <w:right w:val="none" w:sz="0" w:space="0" w:color="auto"/>
          </w:divBdr>
        </w:div>
      </w:divsChild>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7354599">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46802476">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060997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16336503">
      <w:bodyDiv w:val="1"/>
      <w:marLeft w:val="0"/>
      <w:marRight w:val="0"/>
      <w:marTop w:val="0"/>
      <w:marBottom w:val="0"/>
      <w:divBdr>
        <w:top w:val="none" w:sz="0" w:space="0" w:color="auto"/>
        <w:left w:val="none" w:sz="0" w:space="0" w:color="auto"/>
        <w:bottom w:val="none" w:sz="0" w:space="0" w:color="auto"/>
        <w:right w:val="none" w:sz="0" w:space="0" w:color="auto"/>
      </w:divBdr>
      <w:divsChild>
        <w:div w:id="63113258">
          <w:marLeft w:val="0"/>
          <w:marRight w:val="0"/>
          <w:marTop w:val="0"/>
          <w:marBottom w:val="0"/>
          <w:divBdr>
            <w:top w:val="none" w:sz="0" w:space="0" w:color="auto"/>
            <w:left w:val="none" w:sz="0" w:space="0" w:color="auto"/>
            <w:bottom w:val="none" w:sz="0" w:space="0" w:color="auto"/>
            <w:right w:val="none" w:sz="0" w:space="0" w:color="auto"/>
          </w:divBdr>
        </w:div>
        <w:div w:id="337973573">
          <w:marLeft w:val="0"/>
          <w:marRight w:val="0"/>
          <w:marTop w:val="0"/>
          <w:marBottom w:val="0"/>
          <w:divBdr>
            <w:top w:val="none" w:sz="0" w:space="0" w:color="auto"/>
            <w:left w:val="none" w:sz="0" w:space="0" w:color="auto"/>
            <w:bottom w:val="none" w:sz="0" w:space="0" w:color="auto"/>
            <w:right w:val="none" w:sz="0" w:space="0" w:color="auto"/>
          </w:divBdr>
        </w:div>
        <w:div w:id="348333502">
          <w:marLeft w:val="0"/>
          <w:marRight w:val="0"/>
          <w:marTop w:val="0"/>
          <w:marBottom w:val="0"/>
          <w:divBdr>
            <w:top w:val="none" w:sz="0" w:space="0" w:color="auto"/>
            <w:left w:val="none" w:sz="0" w:space="0" w:color="auto"/>
            <w:bottom w:val="none" w:sz="0" w:space="0" w:color="auto"/>
            <w:right w:val="none" w:sz="0" w:space="0" w:color="auto"/>
          </w:divBdr>
        </w:div>
        <w:div w:id="411976653">
          <w:marLeft w:val="0"/>
          <w:marRight w:val="0"/>
          <w:marTop w:val="0"/>
          <w:marBottom w:val="0"/>
          <w:divBdr>
            <w:top w:val="none" w:sz="0" w:space="0" w:color="auto"/>
            <w:left w:val="none" w:sz="0" w:space="0" w:color="auto"/>
            <w:bottom w:val="none" w:sz="0" w:space="0" w:color="auto"/>
            <w:right w:val="none" w:sz="0" w:space="0" w:color="auto"/>
          </w:divBdr>
        </w:div>
        <w:div w:id="417676268">
          <w:marLeft w:val="0"/>
          <w:marRight w:val="0"/>
          <w:marTop w:val="0"/>
          <w:marBottom w:val="0"/>
          <w:divBdr>
            <w:top w:val="none" w:sz="0" w:space="0" w:color="auto"/>
            <w:left w:val="none" w:sz="0" w:space="0" w:color="auto"/>
            <w:bottom w:val="none" w:sz="0" w:space="0" w:color="auto"/>
            <w:right w:val="none" w:sz="0" w:space="0" w:color="auto"/>
          </w:divBdr>
        </w:div>
        <w:div w:id="615596434">
          <w:marLeft w:val="0"/>
          <w:marRight w:val="0"/>
          <w:marTop w:val="0"/>
          <w:marBottom w:val="0"/>
          <w:divBdr>
            <w:top w:val="none" w:sz="0" w:space="0" w:color="auto"/>
            <w:left w:val="none" w:sz="0" w:space="0" w:color="auto"/>
            <w:bottom w:val="none" w:sz="0" w:space="0" w:color="auto"/>
            <w:right w:val="none" w:sz="0" w:space="0" w:color="auto"/>
          </w:divBdr>
        </w:div>
        <w:div w:id="630936879">
          <w:marLeft w:val="0"/>
          <w:marRight w:val="0"/>
          <w:marTop w:val="0"/>
          <w:marBottom w:val="0"/>
          <w:divBdr>
            <w:top w:val="none" w:sz="0" w:space="0" w:color="auto"/>
            <w:left w:val="none" w:sz="0" w:space="0" w:color="auto"/>
            <w:bottom w:val="none" w:sz="0" w:space="0" w:color="auto"/>
            <w:right w:val="none" w:sz="0" w:space="0" w:color="auto"/>
          </w:divBdr>
        </w:div>
        <w:div w:id="639042912">
          <w:marLeft w:val="0"/>
          <w:marRight w:val="0"/>
          <w:marTop w:val="0"/>
          <w:marBottom w:val="0"/>
          <w:divBdr>
            <w:top w:val="none" w:sz="0" w:space="0" w:color="auto"/>
            <w:left w:val="none" w:sz="0" w:space="0" w:color="auto"/>
            <w:bottom w:val="none" w:sz="0" w:space="0" w:color="auto"/>
            <w:right w:val="none" w:sz="0" w:space="0" w:color="auto"/>
          </w:divBdr>
        </w:div>
        <w:div w:id="678194327">
          <w:marLeft w:val="0"/>
          <w:marRight w:val="0"/>
          <w:marTop w:val="0"/>
          <w:marBottom w:val="0"/>
          <w:divBdr>
            <w:top w:val="none" w:sz="0" w:space="0" w:color="auto"/>
            <w:left w:val="none" w:sz="0" w:space="0" w:color="auto"/>
            <w:bottom w:val="none" w:sz="0" w:space="0" w:color="auto"/>
            <w:right w:val="none" w:sz="0" w:space="0" w:color="auto"/>
          </w:divBdr>
        </w:div>
        <w:div w:id="688989871">
          <w:marLeft w:val="0"/>
          <w:marRight w:val="0"/>
          <w:marTop w:val="0"/>
          <w:marBottom w:val="0"/>
          <w:divBdr>
            <w:top w:val="none" w:sz="0" w:space="0" w:color="auto"/>
            <w:left w:val="none" w:sz="0" w:space="0" w:color="auto"/>
            <w:bottom w:val="none" w:sz="0" w:space="0" w:color="auto"/>
            <w:right w:val="none" w:sz="0" w:space="0" w:color="auto"/>
          </w:divBdr>
        </w:div>
        <w:div w:id="839196038">
          <w:marLeft w:val="0"/>
          <w:marRight w:val="0"/>
          <w:marTop w:val="0"/>
          <w:marBottom w:val="0"/>
          <w:divBdr>
            <w:top w:val="none" w:sz="0" w:space="0" w:color="auto"/>
            <w:left w:val="none" w:sz="0" w:space="0" w:color="auto"/>
            <w:bottom w:val="none" w:sz="0" w:space="0" w:color="auto"/>
            <w:right w:val="none" w:sz="0" w:space="0" w:color="auto"/>
          </w:divBdr>
        </w:div>
        <w:div w:id="953639012">
          <w:marLeft w:val="0"/>
          <w:marRight w:val="0"/>
          <w:marTop w:val="0"/>
          <w:marBottom w:val="0"/>
          <w:divBdr>
            <w:top w:val="none" w:sz="0" w:space="0" w:color="auto"/>
            <w:left w:val="none" w:sz="0" w:space="0" w:color="auto"/>
            <w:bottom w:val="none" w:sz="0" w:space="0" w:color="auto"/>
            <w:right w:val="none" w:sz="0" w:space="0" w:color="auto"/>
          </w:divBdr>
        </w:div>
        <w:div w:id="954093176">
          <w:marLeft w:val="0"/>
          <w:marRight w:val="0"/>
          <w:marTop w:val="0"/>
          <w:marBottom w:val="0"/>
          <w:divBdr>
            <w:top w:val="none" w:sz="0" w:space="0" w:color="auto"/>
            <w:left w:val="none" w:sz="0" w:space="0" w:color="auto"/>
            <w:bottom w:val="none" w:sz="0" w:space="0" w:color="auto"/>
            <w:right w:val="none" w:sz="0" w:space="0" w:color="auto"/>
          </w:divBdr>
        </w:div>
        <w:div w:id="1037240639">
          <w:marLeft w:val="0"/>
          <w:marRight w:val="0"/>
          <w:marTop w:val="0"/>
          <w:marBottom w:val="0"/>
          <w:divBdr>
            <w:top w:val="none" w:sz="0" w:space="0" w:color="auto"/>
            <w:left w:val="none" w:sz="0" w:space="0" w:color="auto"/>
            <w:bottom w:val="none" w:sz="0" w:space="0" w:color="auto"/>
            <w:right w:val="none" w:sz="0" w:space="0" w:color="auto"/>
          </w:divBdr>
        </w:div>
        <w:div w:id="1112750573">
          <w:marLeft w:val="0"/>
          <w:marRight w:val="0"/>
          <w:marTop w:val="0"/>
          <w:marBottom w:val="0"/>
          <w:divBdr>
            <w:top w:val="none" w:sz="0" w:space="0" w:color="auto"/>
            <w:left w:val="none" w:sz="0" w:space="0" w:color="auto"/>
            <w:bottom w:val="none" w:sz="0" w:space="0" w:color="auto"/>
            <w:right w:val="none" w:sz="0" w:space="0" w:color="auto"/>
          </w:divBdr>
        </w:div>
        <w:div w:id="1283878424">
          <w:marLeft w:val="0"/>
          <w:marRight w:val="0"/>
          <w:marTop w:val="0"/>
          <w:marBottom w:val="0"/>
          <w:divBdr>
            <w:top w:val="none" w:sz="0" w:space="0" w:color="auto"/>
            <w:left w:val="none" w:sz="0" w:space="0" w:color="auto"/>
            <w:bottom w:val="none" w:sz="0" w:space="0" w:color="auto"/>
            <w:right w:val="none" w:sz="0" w:space="0" w:color="auto"/>
          </w:divBdr>
        </w:div>
        <w:div w:id="1613978493">
          <w:marLeft w:val="0"/>
          <w:marRight w:val="0"/>
          <w:marTop w:val="0"/>
          <w:marBottom w:val="0"/>
          <w:divBdr>
            <w:top w:val="none" w:sz="0" w:space="0" w:color="auto"/>
            <w:left w:val="none" w:sz="0" w:space="0" w:color="auto"/>
            <w:bottom w:val="none" w:sz="0" w:space="0" w:color="auto"/>
            <w:right w:val="none" w:sz="0" w:space="0" w:color="auto"/>
          </w:divBdr>
        </w:div>
        <w:div w:id="1673337802">
          <w:marLeft w:val="0"/>
          <w:marRight w:val="0"/>
          <w:marTop w:val="0"/>
          <w:marBottom w:val="0"/>
          <w:divBdr>
            <w:top w:val="none" w:sz="0" w:space="0" w:color="auto"/>
            <w:left w:val="none" w:sz="0" w:space="0" w:color="auto"/>
            <w:bottom w:val="none" w:sz="0" w:space="0" w:color="auto"/>
            <w:right w:val="none" w:sz="0" w:space="0" w:color="auto"/>
          </w:divBdr>
        </w:div>
        <w:div w:id="1759015185">
          <w:marLeft w:val="0"/>
          <w:marRight w:val="0"/>
          <w:marTop w:val="0"/>
          <w:marBottom w:val="0"/>
          <w:divBdr>
            <w:top w:val="none" w:sz="0" w:space="0" w:color="auto"/>
            <w:left w:val="none" w:sz="0" w:space="0" w:color="auto"/>
            <w:bottom w:val="none" w:sz="0" w:space="0" w:color="auto"/>
            <w:right w:val="none" w:sz="0" w:space="0" w:color="auto"/>
          </w:divBdr>
        </w:div>
        <w:div w:id="1764564792">
          <w:marLeft w:val="0"/>
          <w:marRight w:val="0"/>
          <w:marTop w:val="0"/>
          <w:marBottom w:val="0"/>
          <w:divBdr>
            <w:top w:val="none" w:sz="0" w:space="0" w:color="auto"/>
            <w:left w:val="none" w:sz="0" w:space="0" w:color="auto"/>
            <w:bottom w:val="none" w:sz="0" w:space="0" w:color="auto"/>
            <w:right w:val="none" w:sz="0" w:space="0" w:color="auto"/>
          </w:divBdr>
        </w:div>
        <w:div w:id="1777484972">
          <w:marLeft w:val="0"/>
          <w:marRight w:val="0"/>
          <w:marTop w:val="0"/>
          <w:marBottom w:val="0"/>
          <w:divBdr>
            <w:top w:val="none" w:sz="0" w:space="0" w:color="auto"/>
            <w:left w:val="none" w:sz="0" w:space="0" w:color="auto"/>
            <w:bottom w:val="none" w:sz="0" w:space="0" w:color="auto"/>
            <w:right w:val="none" w:sz="0" w:space="0" w:color="auto"/>
          </w:divBdr>
        </w:div>
        <w:div w:id="1809204505">
          <w:marLeft w:val="0"/>
          <w:marRight w:val="0"/>
          <w:marTop w:val="0"/>
          <w:marBottom w:val="0"/>
          <w:divBdr>
            <w:top w:val="none" w:sz="0" w:space="0" w:color="auto"/>
            <w:left w:val="none" w:sz="0" w:space="0" w:color="auto"/>
            <w:bottom w:val="none" w:sz="0" w:space="0" w:color="auto"/>
            <w:right w:val="none" w:sz="0" w:space="0" w:color="auto"/>
          </w:divBdr>
        </w:div>
        <w:div w:id="1855262161">
          <w:marLeft w:val="0"/>
          <w:marRight w:val="0"/>
          <w:marTop w:val="0"/>
          <w:marBottom w:val="0"/>
          <w:divBdr>
            <w:top w:val="none" w:sz="0" w:space="0" w:color="auto"/>
            <w:left w:val="none" w:sz="0" w:space="0" w:color="auto"/>
            <w:bottom w:val="none" w:sz="0" w:space="0" w:color="auto"/>
            <w:right w:val="none" w:sz="0" w:space="0" w:color="auto"/>
          </w:divBdr>
        </w:div>
        <w:div w:id="1959529569">
          <w:marLeft w:val="0"/>
          <w:marRight w:val="0"/>
          <w:marTop w:val="0"/>
          <w:marBottom w:val="0"/>
          <w:divBdr>
            <w:top w:val="none" w:sz="0" w:space="0" w:color="auto"/>
            <w:left w:val="none" w:sz="0" w:space="0" w:color="auto"/>
            <w:bottom w:val="none" w:sz="0" w:space="0" w:color="auto"/>
            <w:right w:val="none" w:sz="0" w:space="0" w:color="auto"/>
          </w:divBdr>
        </w:div>
        <w:div w:id="1999767866">
          <w:marLeft w:val="0"/>
          <w:marRight w:val="0"/>
          <w:marTop w:val="0"/>
          <w:marBottom w:val="0"/>
          <w:divBdr>
            <w:top w:val="none" w:sz="0" w:space="0" w:color="auto"/>
            <w:left w:val="none" w:sz="0" w:space="0" w:color="auto"/>
            <w:bottom w:val="none" w:sz="0" w:space="0" w:color="auto"/>
            <w:right w:val="none" w:sz="0" w:space="0" w:color="auto"/>
          </w:divBdr>
        </w:div>
        <w:div w:id="2012752947">
          <w:marLeft w:val="0"/>
          <w:marRight w:val="0"/>
          <w:marTop w:val="0"/>
          <w:marBottom w:val="0"/>
          <w:divBdr>
            <w:top w:val="none" w:sz="0" w:space="0" w:color="auto"/>
            <w:left w:val="none" w:sz="0" w:space="0" w:color="auto"/>
            <w:bottom w:val="none" w:sz="0" w:space="0" w:color="auto"/>
            <w:right w:val="none" w:sz="0" w:space="0" w:color="auto"/>
          </w:divBdr>
        </w:div>
        <w:div w:id="2032952656">
          <w:marLeft w:val="0"/>
          <w:marRight w:val="0"/>
          <w:marTop w:val="0"/>
          <w:marBottom w:val="0"/>
          <w:divBdr>
            <w:top w:val="none" w:sz="0" w:space="0" w:color="auto"/>
            <w:left w:val="none" w:sz="0" w:space="0" w:color="auto"/>
            <w:bottom w:val="none" w:sz="0" w:space="0" w:color="auto"/>
            <w:right w:val="none" w:sz="0" w:space="0" w:color="auto"/>
          </w:divBdr>
        </w:div>
        <w:div w:id="2094400148">
          <w:marLeft w:val="0"/>
          <w:marRight w:val="0"/>
          <w:marTop w:val="0"/>
          <w:marBottom w:val="0"/>
          <w:divBdr>
            <w:top w:val="none" w:sz="0" w:space="0" w:color="auto"/>
            <w:left w:val="none" w:sz="0" w:space="0" w:color="auto"/>
            <w:bottom w:val="none" w:sz="0" w:space="0" w:color="auto"/>
            <w:right w:val="none" w:sz="0" w:space="0" w:color="auto"/>
          </w:divBdr>
        </w:div>
        <w:div w:id="2125732820">
          <w:marLeft w:val="0"/>
          <w:marRight w:val="0"/>
          <w:marTop w:val="0"/>
          <w:marBottom w:val="0"/>
          <w:divBdr>
            <w:top w:val="none" w:sz="0" w:space="0" w:color="auto"/>
            <w:left w:val="none" w:sz="0" w:space="0" w:color="auto"/>
            <w:bottom w:val="none" w:sz="0" w:space="0" w:color="auto"/>
            <w:right w:val="none" w:sz="0" w:space="0" w:color="auto"/>
          </w:divBdr>
        </w:div>
      </w:divsChild>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024256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878056653">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20984536">
      <w:bodyDiv w:val="1"/>
      <w:marLeft w:val="0"/>
      <w:marRight w:val="0"/>
      <w:marTop w:val="0"/>
      <w:marBottom w:val="0"/>
      <w:divBdr>
        <w:top w:val="none" w:sz="0" w:space="0" w:color="auto"/>
        <w:left w:val="none" w:sz="0" w:space="0" w:color="auto"/>
        <w:bottom w:val="none" w:sz="0" w:space="0" w:color="auto"/>
        <w:right w:val="none" w:sz="0" w:space="0" w:color="auto"/>
      </w:divBdr>
      <w:divsChild>
        <w:div w:id="578253026">
          <w:marLeft w:val="547"/>
          <w:marRight w:val="0"/>
          <w:marTop w:val="0"/>
          <w:marBottom w:val="0"/>
          <w:divBdr>
            <w:top w:val="none" w:sz="0" w:space="0" w:color="auto"/>
            <w:left w:val="none" w:sz="0" w:space="0" w:color="auto"/>
            <w:bottom w:val="none" w:sz="0" w:space="0" w:color="auto"/>
            <w:right w:val="none" w:sz="0" w:space="0" w:color="auto"/>
          </w:divBdr>
        </w:div>
      </w:divsChild>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49898897">
      <w:bodyDiv w:val="1"/>
      <w:marLeft w:val="0"/>
      <w:marRight w:val="0"/>
      <w:marTop w:val="0"/>
      <w:marBottom w:val="0"/>
      <w:divBdr>
        <w:top w:val="none" w:sz="0" w:space="0" w:color="auto"/>
        <w:left w:val="none" w:sz="0" w:space="0" w:color="auto"/>
        <w:bottom w:val="none" w:sz="0" w:space="0" w:color="auto"/>
        <w:right w:val="none" w:sz="0" w:space="0" w:color="auto"/>
      </w:divBdr>
      <w:divsChild>
        <w:div w:id="764958210">
          <w:marLeft w:val="0"/>
          <w:marRight w:val="0"/>
          <w:marTop w:val="0"/>
          <w:marBottom w:val="0"/>
          <w:divBdr>
            <w:top w:val="none" w:sz="0" w:space="0" w:color="auto"/>
            <w:left w:val="none" w:sz="0" w:space="0" w:color="auto"/>
            <w:bottom w:val="none" w:sz="0" w:space="0" w:color="auto"/>
            <w:right w:val="none" w:sz="0" w:space="0" w:color="auto"/>
          </w:divBdr>
        </w:div>
        <w:div w:id="1790585546">
          <w:marLeft w:val="0"/>
          <w:marRight w:val="0"/>
          <w:marTop w:val="0"/>
          <w:marBottom w:val="0"/>
          <w:divBdr>
            <w:top w:val="none" w:sz="0" w:space="0" w:color="auto"/>
            <w:left w:val="none" w:sz="0" w:space="0" w:color="auto"/>
            <w:bottom w:val="none" w:sz="0" w:space="0" w:color="auto"/>
            <w:right w:val="none" w:sz="0" w:space="0" w:color="auto"/>
          </w:divBdr>
        </w:div>
        <w:div w:id="1954940771">
          <w:marLeft w:val="0"/>
          <w:marRight w:val="0"/>
          <w:marTop w:val="0"/>
          <w:marBottom w:val="0"/>
          <w:divBdr>
            <w:top w:val="none" w:sz="0" w:space="0" w:color="auto"/>
            <w:left w:val="none" w:sz="0" w:space="0" w:color="auto"/>
            <w:bottom w:val="none" w:sz="0" w:space="0" w:color="auto"/>
            <w:right w:val="none" w:sz="0" w:space="0" w:color="auto"/>
          </w:divBdr>
        </w:div>
      </w:divsChild>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30184743">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09972">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18931459">
      <w:bodyDiv w:val="1"/>
      <w:marLeft w:val="0"/>
      <w:marRight w:val="0"/>
      <w:marTop w:val="0"/>
      <w:marBottom w:val="0"/>
      <w:divBdr>
        <w:top w:val="none" w:sz="0" w:space="0" w:color="auto"/>
        <w:left w:val="none" w:sz="0" w:space="0" w:color="auto"/>
        <w:bottom w:val="none" w:sz="0" w:space="0" w:color="auto"/>
        <w:right w:val="none" w:sz="0" w:space="0" w:color="auto"/>
      </w:divBdr>
    </w:div>
    <w:div w:id="1219367077">
      <w:bodyDiv w:val="1"/>
      <w:marLeft w:val="0"/>
      <w:marRight w:val="0"/>
      <w:marTop w:val="0"/>
      <w:marBottom w:val="0"/>
      <w:divBdr>
        <w:top w:val="none" w:sz="0" w:space="0" w:color="auto"/>
        <w:left w:val="none" w:sz="0" w:space="0" w:color="auto"/>
        <w:bottom w:val="none" w:sz="0" w:space="0" w:color="auto"/>
        <w:right w:val="none" w:sz="0" w:space="0" w:color="auto"/>
      </w:divBdr>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8431259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39426293">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7836906">
      <w:bodyDiv w:val="1"/>
      <w:marLeft w:val="0"/>
      <w:marRight w:val="0"/>
      <w:marTop w:val="0"/>
      <w:marBottom w:val="0"/>
      <w:divBdr>
        <w:top w:val="none" w:sz="0" w:space="0" w:color="auto"/>
        <w:left w:val="none" w:sz="0" w:space="0" w:color="auto"/>
        <w:bottom w:val="none" w:sz="0" w:space="0" w:color="auto"/>
        <w:right w:val="none" w:sz="0" w:space="0" w:color="auto"/>
      </w:divBdr>
      <w:divsChild>
        <w:div w:id="719136609">
          <w:marLeft w:val="274"/>
          <w:marRight w:val="0"/>
          <w:marTop w:val="0"/>
          <w:marBottom w:val="0"/>
          <w:divBdr>
            <w:top w:val="none" w:sz="0" w:space="0" w:color="auto"/>
            <w:left w:val="none" w:sz="0" w:space="0" w:color="auto"/>
            <w:bottom w:val="none" w:sz="0" w:space="0" w:color="auto"/>
            <w:right w:val="none" w:sz="0" w:space="0" w:color="auto"/>
          </w:divBdr>
        </w:div>
      </w:divsChild>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86435947">
      <w:bodyDiv w:val="1"/>
      <w:marLeft w:val="0"/>
      <w:marRight w:val="0"/>
      <w:marTop w:val="0"/>
      <w:marBottom w:val="0"/>
      <w:divBdr>
        <w:top w:val="none" w:sz="0" w:space="0" w:color="auto"/>
        <w:left w:val="none" w:sz="0" w:space="0" w:color="auto"/>
        <w:bottom w:val="none" w:sz="0" w:space="0" w:color="auto"/>
        <w:right w:val="none" w:sz="0" w:space="0" w:color="auto"/>
      </w:divBdr>
      <w:divsChild>
        <w:div w:id="1144850478">
          <w:marLeft w:val="274"/>
          <w:marRight w:val="0"/>
          <w:marTop w:val="0"/>
          <w:marBottom w:val="0"/>
          <w:divBdr>
            <w:top w:val="none" w:sz="0" w:space="0" w:color="auto"/>
            <w:left w:val="none" w:sz="0" w:space="0" w:color="auto"/>
            <w:bottom w:val="none" w:sz="0" w:space="0" w:color="auto"/>
            <w:right w:val="none" w:sz="0" w:space="0" w:color="auto"/>
          </w:divBdr>
        </w:div>
      </w:divsChild>
    </w:div>
    <w:div w:id="1488593567">
      <w:bodyDiv w:val="1"/>
      <w:marLeft w:val="0"/>
      <w:marRight w:val="0"/>
      <w:marTop w:val="0"/>
      <w:marBottom w:val="0"/>
      <w:divBdr>
        <w:top w:val="none" w:sz="0" w:space="0" w:color="auto"/>
        <w:left w:val="none" w:sz="0" w:space="0" w:color="auto"/>
        <w:bottom w:val="none" w:sz="0" w:space="0" w:color="auto"/>
        <w:right w:val="none" w:sz="0" w:space="0" w:color="auto"/>
      </w:divBdr>
      <w:divsChild>
        <w:div w:id="1295911322">
          <w:marLeft w:val="547"/>
          <w:marRight w:val="0"/>
          <w:marTop w:val="0"/>
          <w:marBottom w:val="0"/>
          <w:divBdr>
            <w:top w:val="none" w:sz="0" w:space="0" w:color="auto"/>
            <w:left w:val="none" w:sz="0" w:space="0" w:color="auto"/>
            <w:bottom w:val="none" w:sz="0" w:space="0" w:color="auto"/>
            <w:right w:val="none" w:sz="0" w:space="0" w:color="auto"/>
          </w:divBdr>
        </w:div>
      </w:divsChild>
    </w:div>
    <w:div w:id="1502816865">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6429152">
      <w:bodyDiv w:val="1"/>
      <w:marLeft w:val="0"/>
      <w:marRight w:val="0"/>
      <w:marTop w:val="0"/>
      <w:marBottom w:val="0"/>
      <w:divBdr>
        <w:top w:val="none" w:sz="0" w:space="0" w:color="auto"/>
        <w:left w:val="none" w:sz="0" w:space="0" w:color="auto"/>
        <w:bottom w:val="none" w:sz="0" w:space="0" w:color="auto"/>
        <w:right w:val="none" w:sz="0" w:space="0" w:color="auto"/>
      </w:divBdr>
      <w:divsChild>
        <w:div w:id="459691884">
          <w:marLeft w:val="0"/>
          <w:marRight w:val="0"/>
          <w:marTop w:val="0"/>
          <w:marBottom w:val="0"/>
          <w:divBdr>
            <w:top w:val="none" w:sz="0" w:space="0" w:color="auto"/>
            <w:left w:val="none" w:sz="0" w:space="0" w:color="auto"/>
            <w:bottom w:val="none" w:sz="0" w:space="0" w:color="auto"/>
            <w:right w:val="none" w:sz="0" w:space="0" w:color="auto"/>
          </w:divBdr>
        </w:div>
        <w:div w:id="1290548667">
          <w:marLeft w:val="0"/>
          <w:marRight w:val="0"/>
          <w:marTop w:val="0"/>
          <w:marBottom w:val="0"/>
          <w:divBdr>
            <w:top w:val="none" w:sz="0" w:space="0" w:color="auto"/>
            <w:left w:val="none" w:sz="0" w:space="0" w:color="auto"/>
            <w:bottom w:val="none" w:sz="0" w:space="0" w:color="auto"/>
            <w:right w:val="none" w:sz="0" w:space="0" w:color="auto"/>
          </w:divBdr>
        </w:div>
        <w:div w:id="1429347456">
          <w:marLeft w:val="0"/>
          <w:marRight w:val="0"/>
          <w:marTop w:val="0"/>
          <w:marBottom w:val="0"/>
          <w:divBdr>
            <w:top w:val="none" w:sz="0" w:space="0" w:color="auto"/>
            <w:left w:val="none" w:sz="0" w:space="0" w:color="auto"/>
            <w:bottom w:val="none" w:sz="0" w:space="0" w:color="auto"/>
            <w:right w:val="none" w:sz="0" w:space="0" w:color="auto"/>
          </w:divBdr>
        </w:div>
        <w:div w:id="1613902660">
          <w:marLeft w:val="0"/>
          <w:marRight w:val="0"/>
          <w:marTop w:val="0"/>
          <w:marBottom w:val="0"/>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68763233">
      <w:bodyDiv w:val="1"/>
      <w:marLeft w:val="0"/>
      <w:marRight w:val="0"/>
      <w:marTop w:val="0"/>
      <w:marBottom w:val="0"/>
      <w:divBdr>
        <w:top w:val="none" w:sz="0" w:space="0" w:color="auto"/>
        <w:left w:val="none" w:sz="0" w:space="0" w:color="auto"/>
        <w:bottom w:val="none" w:sz="0" w:space="0" w:color="auto"/>
        <w:right w:val="none" w:sz="0" w:space="0" w:color="auto"/>
      </w:divBdr>
      <w:divsChild>
        <w:div w:id="359938591">
          <w:marLeft w:val="547"/>
          <w:marRight w:val="0"/>
          <w:marTop w:val="0"/>
          <w:marBottom w:val="0"/>
          <w:divBdr>
            <w:top w:val="none" w:sz="0" w:space="0" w:color="auto"/>
            <w:left w:val="none" w:sz="0" w:space="0" w:color="auto"/>
            <w:bottom w:val="none" w:sz="0" w:space="0" w:color="auto"/>
            <w:right w:val="none" w:sz="0" w:space="0" w:color="auto"/>
          </w:divBdr>
        </w:div>
      </w:divsChild>
    </w:div>
    <w:div w:id="1598633366">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46624292">
      <w:bodyDiv w:val="1"/>
      <w:marLeft w:val="0"/>
      <w:marRight w:val="0"/>
      <w:marTop w:val="0"/>
      <w:marBottom w:val="0"/>
      <w:divBdr>
        <w:top w:val="none" w:sz="0" w:space="0" w:color="auto"/>
        <w:left w:val="none" w:sz="0" w:space="0" w:color="auto"/>
        <w:bottom w:val="none" w:sz="0" w:space="0" w:color="auto"/>
        <w:right w:val="none" w:sz="0" w:space="0" w:color="auto"/>
      </w:divBdr>
    </w:div>
    <w:div w:id="1658875621">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769200">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4491742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9815754">
      <w:bodyDiv w:val="1"/>
      <w:marLeft w:val="0"/>
      <w:marRight w:val="0"/>
      <w:marTop w:val="0"/>
      <w:marBottom w:val="0"/>
      <w:divBdr>
        <w:top w:val="none" w:sz="0" w:space="0" w:color="auto"/>
        <w:left w:val="none" w:sz="0" w:space="0" w:color="auto"/>
        <w:bottom w:val="none" w:sz="0" w:space="0" w:color="auto"/>
        <w:right w:val="none" w:sz="0" w:space="0" w:color="auto"/>
      </w:divBdr>
      <w:divsChild>
        <w:div w:id="734280831">
          <w:marLeft w:val="547"/>
          <w:marRight w:val="0"/>
          <w:marTop w:val="0"/>
          <w:marBottom w:val="0"/>
          <w:divBdr>
            <w:top w:val="none" w:sz="0" w:space="0" w:color="auto"/>
            <w:left w:val="none" w:sz="0" w:space="0" w:color="auto"/>
            <w:bottom w:val="none" w:sz="0" w:space="0" w:color="auto"/>
            <w:right w:val="none" w:sz="0" w:space="0" w:color="auto"/>
          </w:divBdr>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2.xml"/><Relationship Id="rId26" Type="http://schemas.openxmlformats.org/officeDocument/2006/relationships/image" Target="media/image12.emf"/><Relationship Id="rId39" Type="http://schemas.openxmlformats.org/officeDocument/2006/relationships/hyperlink" Target="http://web.undp.org/evaluation/guidance.shtml" TargetMode="External"/><Relationship Id="rId21" Type="http://schemas.openxmlformats.org/officeDocument/2006/relationships/image" Target="media/image7.jpeg"/><Relationship Id="rId34" Type="http://schemas.openxmlformats.org/officeDocument/2006/relationships/hyperlink" Target="https://www.thegef.org/sites/default/files/council-meeting-documents/EN_GEF.ME_C56_02_GEF_Evaluation_Policy_May_2019_0.pdf" TargetMode="External"/><Relationship Id="rId42" Type="http://schemas.openxmlformats.org/officeDocument/2006/relationships/hyperlink" Target="https://intranet.undp.org/global/documents/ppm/Supplemental.pdf" TargetMode="External"/><Relationship Id="rId47" Type="http://schemas.openxmlformats.org/officeDocument/2006/relationships/footer" Target="footer5.xml"/><Relationship Id="rId50" Type="http://schemas.openxmlformats.org/officeDocument/2006/relationships/image" Target="media/image17.emf"/><Relationship Id="rId55" Type="http://schemas.openxmlformats.org/officeDocument/2006/relationships/image" Target="media/image22.jpeg"/><Relationship Id="rId63" Type="http://schemas.openxmlformats.org/officeDocument/2006/relationships/oleObject" Target="embeddings/oleObject4.bin"/><Relationship Id="rId68" Type="http://schemas.openxmlformats.org/officeDocument/2006/relationships/image" Target="media/image29.wmf"/><Relationship Id="rId76" Type="http://schemas.openxmlformats.org/officeDocument/2006/relationships/hyperlink" Target="https://undp.tnwreports.com/?lang=en-US" TargetMode="External"/><Relationship Id="rId7" Type="http://schemas.openxmlformats.org/officeDocument/2006/relationships/styles" Target="styles.xml"/><Relationship Id="rId71" Type="http://schemas.openxmlformats.org/officeDocument/2006/relationships/oleObject" Target="embeddings/oleObject8.bin"/><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15.emf"/><Relationship Id="rId11" Type="http://schemas.openxmlformats.org/officeDocument/2006/relationships/endnotes" Target="endnotes.xml"/><Relationship Id="rId24" Type="http://schemas.openxmlformats.org/officeDocument/2006/relationships/image" Target="media/image10.emf"/><Relationship Id="rId32" Type="http://schemas.openxmlformats.org/officeDocument/2006/relationships/hyperlink" Target="http://www.undp.org/content/undp/en/home/operations/accountability/evaluation/evaluation_policyofundp.html" TargetMode="External"/><Relationship Id="rId37" Type="http://schemas.openxmlformats.org/officeDocument/2006/relationships/hyperlink" Target="https://www.thegef.org/sites/default/files/documents/Results_Guidelines.pdf" TargetMode="External"/><Relationship Id="rId40" Type="http://schemas.openxmlformats.org/officeDocument/2006/relationships/header" Target="header2.xml"/><Relationship Id="rId45" Type="http://schemas.openxmlformats.org/officeDocument/2006/relationships/hyperlink" Target="http://www.thegef.org" TargetMode="External"/><Relationship Id="rId53" Type="http://schemas.openxmlformats.org/officeDocument/2006/relationships/image" Target="media/image20.emf"/><Relationship Id="rId58" Type="http://schemas.openxmlformats.org/officeDocument/2006/relationships/image" Target="media/image24.wmf"/><Relationship Id="rId66" Type="http://schemas.openxmlformats.org/officeDocument/2006/relationships/image" Target="media/image28.wmf"/><Relationship Id="rId74" Type="http://schemas.openxmlformats.org/officeDocument/2006/relationships/footer" Target="footer7.xml"/><Relationship Id="rId79" Type="http://schemas.microsoft.com/office/2011/relationships/people" Target="people.xml"/><Relationship Id="rId5" Type="http://schemas.openxmlformats.org/officeDocument/2006/relationships/customXml" Target="../customXml/item5.xml"/><Relationship Id="rId61" Type="http://schemas.openxmlformats.org/officeDocument/2006/relationships/oleObject" Target="embeddings/oleObject3.bin"/><Relationship Id="rId10" Type="http://schemas.openxmlformats.org/officeDocument/2006/relationships/footnotes" Target="footnotes.xml"/><Relationship Id="rId19" Type="http://schemas.openxmlformats.org/officeDocument/2006/relationships/image" Target="media/image5.jpeg"/><Relationship Id="rId31" Type="http://schemas.openxmlformats.org/officeDocument/2006/relationships/hyperlink" Target="http://www.undp.org/content/undp/en/home/operations/accountability/programme_and_operationspoliciesandprocedures.html" TargetMode="External"/><Relationship Id="rId44" Type="http://schemas.openxmlformats.org/officeDocument/2006/relationships/hyperlink" Target="http://www.thegef.org" TargetMode="External"/><Relationship Id="rId52" Type="http://schemas.openxmlformats.org/officeDocument/2006/relationships/image" Target="media/image19.emf"/><Relationship Id="rId60" Type="http://schemas.openxmlformats.org/officeDocument/2006/relationships/image" Target="media/image25.wmf"/><Relationship Id="rId65" Type="http://schemas.openxmlformats.org/officeDocument/2006/relationships/oleObject" Target="embeddings/oleObject5.bin"/><Relationship Id="rId73" Type="http://schemas.openxmlformats.org/officeDocument/2006/relationships/oleObject" Target="embeddings/oleObject9.bin"/><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8.jpg"/><Relationship Id="rId27" Type="http://schemas.openxmlformats.org/officeDocument/2006/relationships/image" Target="media/image13.emf"/><Relationship Id="rId30" Type="http://schemas.openxmlformats.org/officeDocument/2006/relationships/image" Target="media/image16.emf"/><Relationship Id="rId35" Type="http://schemas.openxmlformats.org/officeDocument/2006/relationships/hyperlink" Target="https://www.thegef.org/documents/policies-guidelines" TargetMode="External"/><Relationship Id="rId43" Type="http://schemas.openxmlformats.org/officeDocument/2006/relationships/hyperlink" Target="http://www.un.org/sc/committees/1267/aq_sanctions_list.shtml" TargetMode="External"/><Relationship Id="rId48" Type="http://schemas.openxmlformats.org/officeDocument/2006/relationships/hyperlink" Target="http://www.undp.org/content/undp/en/home/librarypage/operations1/undp-social-and-environmental-screening-procedure.html" TargetMode="External"/><Relationship Id="rId56" Type="http://schemas.openxmlformats.org/officeDocument/2006/relationships/image" Target="media/image23.wmf"/><Relationship Id="rId64" Type="http://schemas.openxmlformats.org/officeDocument/2006/relationships/image" Target="media/image27.wmf"/><Relationship Id="rId69" Type="http://schemas.openxmlformats.org/officeDocument/2006/relationships/oleObject" Target="embeddings/oleObject7.bin"/><Relationship Id="rId77" Type="http://schemas.openxmlformats.org/officeDocument/2006/relationships/image" Target="media/image33.png"/><Relationship Id="rId8" Type="http://schemas.openxmlformats.org/officeDocument/2006/relationships/settings" Target="settings.xml"/><Relationship Id="rId51" Type="http://schemas.openxmlformats.org/officeDocument/2006/relationships/image" Target="media/image18.emf"/><Relationship Id="rId72" Type="http://schemas.openxmlformats.org/officeDocument/2006/relationships/image" Target="media/image31.wmf"/><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image" Target="media/image11.emf"/><Relationship Id="rId33" Type="http://schemas.openxmlformats.org/officeDocument/2006/relationships/hyperlink" Target="https://www.thegef.org/sites/default/files/council-meeting-documents/GEF-C.56-03%2C%20Policy%20on%20Monitoring.pdf" TargetMode="External"/><Relationship Id="rId38" Type="http://schemas.openxmlformats.org/officeDocument/2006/relationships/hyperlink" Target="http://web.undp.org/evaluation/guidance.shtml" TargetMode="External"/><Relationship Id="rId46" Type="http://schemas.openxmlformats.org/officeDocument/2006/relationships/footer" Target="footer4.xml"/><Relationship Id="rId59" Type="http://schemas.openxmlformats.org/officeDocument/2006/relationships/oleObject" Target="embeddings/oleObject2.bin"/><Relationship Id="rId67" Type="http://schemas.openxmlformats.org/officeDocument/2006/relationships/oleObject" Target="embeddings/oleObject6.bin"/><Relationship Id="rId20" Type="http://schemas.openxmlformats.org/officeDocument/2006/relationships/image" Target="media/image6.emf"/><Relationship Id="rId41" Type="http://schemas.openxmlformats.org/officeDocument/2006/relationships/footer" Target="footer3.xml"/><Relationship Id="rId54" Type="http://schemas.openxmlformats.org/officeDocument/2006/relationships/image" Target="media/image21.jpeg"/><Relationship Id="rId62" Type="http://schemas.openxmlformats.org/officeDocument/2006/relationships/image" Target="media/image26.wmf"/><Relationship Id="rId70" Type="http://schemas.openxmlformats.org/officeDocument/2006/relationships/image" Target="media/image30.wmf"/><Relationship Id="rId75"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9.emf"/><Relationship Id="rId28" Type="http://schemas.openxmlformats.org/officeDocument/2006/relationships/image" Target="media/image14.emf"/><Relationship Id="rId36" Type="http://schemas.openxmlformats.org/officeDocument/2006/relationships/hyperlink" Target="http://www.undp.org/content/undp/en/home/operations/accountability/programme_and_operationspoliciesandprocedures.html" TargetMode="External"/><Relationship Id="rId49" Type="http://schemas.openxmlformats.org/officeDocument/2006/relationships/footer" Target="footer6.xml"/><Relationship Id="rId57" Type="http://schemas.openxmlformats.org/officeDocument/2006/relationships/oleObject" Target="embeddings/oleObject1.bin"/></Relationships>
</file>

<file path=word/_rels/footnotes.xml.rels><?xml version="1.0" encoding="UTF-8" standalone="yes"?>
<Relationships xmlns="http://schemas.openxmlformats.org/package/2006/relationships"><Relationship Id="rId3" Type="http://schemas.openxmlformats.org/officeDocument/2006/relationships/hyperlink" Target="http://www.id.undp.org/content/dam/indonesia/2017/doc/INS" TargetMode="External"/><Relationship Id="rId2" Type="http://schemas.openxmlformats.org/officeDocument/2006/relationships/hyperlink" Target="https://popp.undp.org/_layouts/15/WopiFrame.aspx?sourcedoc=/UNDP_POPP_DOCUMENT_LIBRARY/Public/PPM_Project%20Management_Closing.docx&amp;action=default" TargetMode="External"/><Relationship Id="rId1" Type="http://schemas.openxmlformats.org/officeDocument/2006/relationships/hyperlink" Target="https://www.thegef.org/gef/policies_guidelines" TargetMode="External"/><Relationship Id="rId4" Type="http://schemas.openxmlformats.org/officeDocument/2006/relationships/hyperlink" Target="http://www.academia.edu/20862146/Is_mom_energy_efficient_A_study_of_gender_household_energy_consumption_and_family_decision_making_in_Indone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B11900-1249-4311-8558-FF05E732DDCC}"/>
</file>

<file path=customXml/itemProps2.xml><?xml version="1.0" encoding="utf-8"?>
<ds:datastoreItem xmlns:ds="http://schemas.openxmlformats.org/officeDocument/2006/customXml" ds:itemID="{556BD82C-3E7C-4A4F-A6AD-F5875F693F64}">
  <ds:schemaRefs>
    <ds:schemaRef ds:uri="http://schemas.microsoft.com/office/2006/metadata/longProperties"/>
  </ds:schemaRefs>
</ds:datastoreItem>
</file>

<file path=customXml/itemProps3.xml><?xml version="1.0" encoding="utf-8"?>
<ds:datastoreItem xmlns:ds="http://schemas.openxmlformats.org/officeDocument/2006/customXml" ds:itemID="{44DDB144-9426-4F11-9EF8-1BAEFABBAA6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51A399-3284-4803-A5DA-8FB22CF5364D}">
  <ds:schemaRefs>
    <ds:schemaRef ds:uri="http://schemas.microsoft.com/sharepoint/v3/contenttype/forms"/>
  </ds:schemaRefs>
</ds:datastoreItem>
</file>

<file path=customXml/itemProps5.xml><?xml version="1.0" encoding="utf-8"?>
<ds:datastoreItem xmlns:ds="http://schemas.openxmlformats.org/officeDocument/2006/customXml" ds:itemID="{2B76D6EE-CDA9-450E-8A41-29AFCD580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185</Pages>
  <Words>63806</Words>
  <Characters>363697</Characters>
  <Application>Microsoft Office Word</Application>
  <DocSecurity>0</DocSecurity>
  <Lines>3030</Lines>
  <Paragraphs>853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Blank ProDoc Template</vt:lpstr>
      <vt:lpstr>Blank ProDoc Template</vt:lpstr>
    </vt:vector>
  </TitlesOfParts>
  <Company>W/E Adviseurs</Company>
  <LinksUpToDate>false</LinksUpToDate>
  <CharactersWithSpaces>426650</CharactersWithSpaces>
  <SharedDoc>false</SharedDoc>
  <HLinks>
    <vt:vector size="192" baseType="variant">
      <vt:variant>
        <vt:i4>1966201</vt:i4>
      </vt:variant>
      <vt:variant>
        <vt:i4>157</vt:i4>
      </vt:variant>
      <vt:variant>
        <vt:i4>0</vt:i4>
      </vt:variant>
      <vt:variant>
        <vt:i4>5</vt:i4>
      </vt:variant>
      <vt:variant>
        <vt:lpwstr>http://www.thegef.org/gef/GEF_C39_Inf.16_Manual_Greenhouse_Gas_Benefits</vt:lpwstr>
      </vt:variant>
      <vt:variant>
        <vt:lpwstr/>
      </vt:variant>
      <vt:variant>
        <vt:i4>524339</vt:i4>
      </vt:variant>
      <vt:variant>
        <vt:i4>154</vt:i4>
      </vt:variant>
      <vt:variant>
        <vt:i4>0</vt:i4>
      </vt:variant>
      <vt:variant>
        <vt:i4>5</vt:i4>
      </vt:variant>
      <vt:variant>
        <vt:lpwstr>http://www.stapgef.org/revised-methodology-for-calculating-greenhouse-gas-benefits-of-gef-energy-efficiency-projects-version-1-0/</vt:lpwstr>
      </vt:variant>
      <vt:variant>
        <vt:lpwstr/>
      </vt:variant>
      <vt:variant>
        <vt:i4>7077924</vt:i4>
      </vt:variant>
      <vt:variant>
        <vt:i4>151</vt:i4>
      </vt:variant>
      <vt:variant>
        <vt:i4>0</vt:i4>
      </vt:variant>
      <vt:variant>
        <vt:i4>5</vt:i4>
      </vt:variant>
      <vt:variant>
        <vt:lpwstr>http://www.thegef.org/gef/node/313</vt:lpwstr>
      </vt:variant>
      <vt:variant>
        <vt:lpwstr/>
      </vt:variant>
      <vt:variant>
        <vt:i4>2883633</vt:i4>
      </vt:variant>
      <vt:variant>
        <vt:i4>121</vt:i4>
      </vt:variant>
      <vt:variant>
        <vt:i4>0</vt:i4>
      </vt:variant>
      <vt:variant>
        <vt:i4>5</vt:i4>
      </vt:variant>
      <vt:variant>
        <vt:lpwstr>http://www.thegef.org/</vt:lpwstr>
      </vt:variant>
      <vt:variant>
        <vt:lpwstr/>
      </vt:variant>
      <vt:variant>
        <vt:i4>2883633</vt:i4>
      </vt:variant>
      <vt:variant>
        <vt:i4>118</vt:i4>
      </vt:variant>
      <vt:variant>
        <vt:i4>0</vt:i4>
      </vt:variant>
      <vt:variant>
        <vt:i4>5</vt:i4>
      </vt:variant>
      <vt:variant>
        <vt:lpwstr>http://www.thegef.org/</vt:lpwstr>
      </vt:variant>
      <vt:variant>
        <vt:lpwstr/>
      </vt:variant>
      <vt:variant>
        <vt:i4>3538990</vt:i4>
      </vt:variant>
      <vt:variant>
        <vt:i4>115</vt:i4>
      </vt:variant>
      <vt:variant>
        <vt:i4>0</vt:i4>
      </vt:variant>
      <vt:variant>
        <vt:i4>5</vt:i4>
      </vt:variant>
      <vt:variant>
        <vt:lpwstr>https://logon.undp.org/adfs/ls/?wa=wsignin1.0&amp;wtrealm=urn%3aundpadfs%3aadfsprod&amp;wctx=https%3a%2f%2fintranet.undp.org%2fglobal%2fdocuments%2f_layouts%2fAuthenticate.aspx%3fSource%3d%252Fglobal%252Fdocuments%252Fppm%252FStandard%2520text%2520for%2520Legal%2520Context%2520section%252Edocx&amp;wreply=https%3a%2f%2fintranet.undp.org%2f_trust%2fdefault.aspx</vt:lpwstr>
      </vt:variant>
      <vt:variant>
        <vt:lpwstr/>
      </vt:variant>
      <vt:variant>
        <vt:i4>6422625</vt:i4>
      </vt:variant>
      <vt:variant>
        <vt:i4>93</vt:i4>
      </vt:variant>
      <vt:variant>
        <vt:i4>0</vt:i4>
      </vt:variant>
      <vt:variant>
        <vt:i4>5</vt:i4>
      </vt:variant>
      <vt:variant>
        <vt:lpwstr>http://web.undp.org/evaluation/guidance.shtml</vt:lpwstr>
      </vt:variant>
      <vt:variant>
        <vt:lpwstr>gef</vt:lpwstr>
      </vt:variant>
      <vt:variant>
        <vt:i4>6422625</vt:i4>
      </vt:variant>
      <vt:variant>
        <vt:i4>90</vt:i4>
      </vt:variant>
      <vt:variant>
        <vt:i4>0</vt:i4>
      </vt:variant>
      <vt:variant>
        <vt:i4>5</vt:i4>
      </vt:variant>
      <vt:variant>
        <vt:lpwstr>http://web.undp.org/evaluation/guidance.shtml</vt:lpwstr>
      </vt:variant>
      <vt:variant>
        <vt:lpwstr>gef</vt:lpwstr>
      </vt:variant>
      <vt:variant>
        <vt:i4>1441839</vt:i4>
      </vt:variant>
      <vt:variant>
        <vt:i4>87</vt:i4>
      </vt:variant>
      <vt:variant>
        <vt:i4>0</vt:i4>
      </vt:variant>
      <vt:variant>
        <vt:i4>5</vt:i4>
      </vt:variant>
      <vt:variant>
        <vt:lpwstr>http://www.undp.org/content/undp/en/home/operations/accountability/programme_and_operationspoliciesandprocedures.html</vt:lpwstr>
      </vt:variant>
      <vt:variant>
        <vt:lpwstr/>
      </vt:variant>
      <vt:variant>
        <vt:i4>4521990</vt:i4>
      </vt:variant>
      <vt:variant>
        <vt:i4>84</vt:i4>
      </vt:variant>
      <vt:variant>
        <vt:i4>0</vt:i4>
      </vt:variant>
      <vt:variant>
        <vt:i4>5</vt:i4>
      </vt:variant>
      <vt:variant>
        <vt:lpwstr>http://www.thegef.org/gef/Evaluation Policy 2010</vt:lpwstr>
      </vt:variant>
      <vt:variant>
        <vt:lpwstr/>
      </vt:variant>
      <vt:variant>
        <vt:i4>7995479</vt:i4>
      </vt:variant>
      <vt:variant>
        <vt:i4>81</vt:i4>
      </vt:variant>
      <vt:variant>
        <vt:i4>0</vt:i4>
      </vt:variant>
      <vt:variant>
        <vt:i4>5</vt:i4>
      </vt:variant>
      <vt:variant>
        <vt:lpwstr>http://www.undp.org/content/undp/en/home/operations/accountability/evaluation/evaluation_policyofundp.html</vt:lpwstr>
      </vt:variant>
      <vt:variant>
        <vt:lpwstr/>
      </vt:variant>
      <vt:variant>
        <vt:i4>1441839</vt:i4>
      </vt:variant>
      <vt:variant>
        <vt:i4>78</vt:i4>
      </vt:variant>
      <vt:variant>
        <vt:i4>0</vt:i4>
      </vt:variant>
      <vt:variant>
        <vt:i4>5</vt:i4>
      </vt:variant>
      <vt:variant>
        <vt:lpwstr>http://www.undp.org/content/undp/en/home/operations/accountability/programme_and_operationspoliciesandprocedures.html</vt:lpwstr>
      </vt:variant>
      <vt:variant>
        <vt:lpwstr/>
      </vt:variant>
      <vt:variant>
        <vt:i4>2293777</vt:i4>
      </vt:variant>
      <vt:variant>
        <vt:i4>75</vt:i4>
      </vt:variant>
      <vt:variant>
        <vt:i4>0</vt:i4>
      </vt:variant>
      <vt:variant>
        <vt:i4>5</vt:i4>
      </vt:variant>
      <vt:variant>
        <vt:lpwstr>http://www.undp.org/content/undp/en/home/librarypage/operations1/undp-social-and-environmental-screening-procedure/</vt:lpwstr>
      </vt:variant>
      <vt:variant>
        <vt:lpwstr/>
      </vt:variant>
      <vt:variant>
        <vt:i4>1048581</vt:i4>
      </vt:variant>
      <vt:variant>
        <vt:i4>68</vt:i4>
      </vt:variant>
      <vt:variant>
        <vt:i4>0</vt:i4>
      </vt:variant>
      <vt:variant>
        <vt:i4>5</vt:i4>
      </vt:variant>
      <vt:variant>
        <vt:lpwstr/>
      </vt:variant>
      <vt:variant>
        <vt:lpwstr>_Toc443050730</vt:lpwstr>
      </vt:variant>
      <vt:variant>
        <vt:i4>1114124</vt:i4>
      </vt:variant>
      <vt:variant>
        <vt:i4>62</vt:i4>
      </vt:variant>
      <vt:variant>
        <vt:i4>0</vt:i4>
      </vt:variant>
      <vt:variant>
        <vt:i4>5</vt:i4>
      </vt:variant>
      <vt:variant>
        <vt:lpwstr/>
      </vt:variant>
      <vt:variant>
        <vt:lpwstr>_Toc443050729</vt:lpwstr>
      </vt:variant>
      <vt:variant>
        <vt:i4>1114125</vt:i4>
      </vt:variant>
      <vt:variant>
        <vt:i4>56</vt:i4>
      </vt:variant>
      <vt:variant>
        <vt:i4>0</vt:i4>
      </vt:variant>
      <vt:variant>
        <vt:i4>5</vt:i4>
      </vt:variant>
      <vt:variant>
        <vt:lpwstr/>
      </vt:variant>
      <vt:variant>
        <vt:lpwstr>_Toc443050728</vt:lpwstr>
      </vt:variant>
      <vt:variant>
        <vt:i4>1114114</vt:i4>
      </vt:variant>
      <vt:variant>
        <vt:i4>50</vt:i4>
      </vt:variant>
      <vt:variant>
        <vt:i4>0</vt:i4>
      </vt:variant>
      <vt:variant>
        <vt:i4>5</vt:i4>
      </vt:variant>
      <vt:variant>
        <vt:lpwstr/>
      </vt:variant>
      <vt:variant>
        <vt:lpwstr>_Toc443050727</vt:lpwstr>
      </vt:variant>
      <vt:variant>
        <vt:i4>1114115</vt:i4>
      </vt:variant>
      <vt:variant>
        <vt:i4>44</vt:i4>
      </vt:variant>
      <vt:variant>
        <vt:i4>0</vt:i4>
      </vt:variant>
      <vt:variant>
        <vt:i4>5</vt:i4>
      </vt:variant>
      <vt:variant>
        <vt:lpwstr/>
      </vt:variant>
      <vt:variant>
        <vt:lpwstr>_Toc443050726</vt:lpwstr>
      </vt:variant>
      <vt:variant>
        <vt:i4>1114112</vt:i4>
      </vt:variant>
      <vt:variant>
        <vt:i4>38</vt:i4>
      </vt:variant>
      <vt:variant>
        <vt:i4>0</vt:i4>
      </vt:variant>
      <vt:variant>
        <vt:i4>5</vt:i4>
      </vt:variant>
      <vt:variant>
        <vt:lpwstr/>
      </vt:variant>
      <vt:variant>
        <vt:lpwstr>_Toc443050725</vt:lpwstr>
      </vt:variant>
      <vt:variant>
        <vt:i4>1114113</vt:i4>
      </vt:variant>
      <vt:variant>
        <vt:i4>32</vt:i4>
      </vt:variant>
      <vt:variant>
        <vt:i4>0</vt:i4>
      </vt:variant>
      <vt:variant>
        <vt:i4>5</vt:i4>
      </vt:variant>
      <vt:variant>
        <vt:lpwstr/>
      </vt:variant>
      <vt:variant>
        <vt:lpwstr>_Toc443050724</vt:lpwstr>
      </vt:variant>
      <vt:variant>
        <vt:i4>1114118</vt:i4>
      </vt:variant>
      <vt:variant>
        <vt:i4>26</vt:i4>
      </vt:variant>
      <vt:variant>
        <vt:i4>0</vt:i4>
      </vt:variant>
      <vt:variant>
        <vt:i4>5</vt:i4>
      </vt:variant>
      <vt:variant>
        <vt:lpwstr/>
      </vt:variant>
      <vt:variant>
        <vt:lpwstr>_Toc443050723</vt:lpwstr>
      </vt:variant>
      <vt:variant>
        <vt:i4>1114119</vt:i4>
      </vt:variant>
      <vt:variant>
        <vt:i4>20</vt:i4>
      </vt:variant>
      <vt:variant>
        <vt:i4>0</vt:i4>
      </vt:variant>
      <vt:variant>
        <vt:i4>5</vt:i4>
      </vt:variant>
      <vt:variant>
        <vt:lpwstr/>
      </vt:variant>
      <vt:variant>
        <vt:lpwstr>_Toc443050722</vt:lpwstr>
      </vt:variant>
      <vt:variant>
        <vt:i4>1114116</vt:i4>
      </vt:variant>
      <vt:variant>
        <vt:i4>14</vt:i4>
      </vt:variant>
      <vt:variant>
        <vt:i4>0</vt:i4>
      </vt:variant>
      <vt:variant>
        <vt:i4>5</vt:i4>
      </vt:variant>
      <vt:variant>
        <vt:lpwstr/>
      </vt:variant>
      <vt:variant>
        <vt:lpwstr>_Toc443050721</vt:lpwstr>
      </vt:variant>
      <vt:variant>
        <vt:i4>1114117</vt:i4>
      </vt:variant>
      <vt:variant>
        <vt:i4>8</vt:i4>
      </vt:variant>
      <vt:variant>
        <vt:i4>0</vt:i4>
      </vt:variant>
      <vt:variant>
        <vt:i4>5</vt:i4>
      </vt:variant>
      <vt:variant>
        <vt:lpwstr/>
      </vt:variant>
      <vt:variant>
        <vt:lpwstr>_Toc443050720</vt:lpwstr>
      </vt:variant>
      <vt:variant>
        <vt:i4>1179660</vt:i4>
      </vt:variant>
      <vt:variant>
        <vt:i4>2</vt:i4>
      </vt:variant>
      <vt:variant>
        <vt:i4>0</vt:i4>
      </vt:variant>
      <vt:variant>
        <vt:i4>5</vt:i4>
      </vt:variant>
      <vt:variant>
        <vt:lpwstr/>
      </vt:variant>
      <vt:variant>
        <vt:lpwstr>_Toc443050719</vt:lpwstr>
      </vt:variant>
      <vt:variant>
        <vt:i4>3932266</vt:i4>
      </vt:variant>
      <vt:variant>
        <vt:i4>6</vt:i4>
      </vt:variant>
      <vt:variant>
        <vt:i4>0</vt:i4>
      </vt:variant>
      <vt:variant>
        <vt:i4>5</vt:i4>
      </vt:variant>
      <vt:variant>
        <vt:lpwstr>https://info.undp.org/global/popp/frm/pages/financial-management-and-execution-modalities.aspx</vt:lpwstr>
      </vt:variant>
      <vt:variant>
        <vt:lpwstr/>
      </vt:variant>
      <vt:variant>
        <vt:i4>2359309</vt:i4>
      </vt:variant>
      <vt:variant>
        <vt:i4>3</vt:i4>
      </vt:variant>
      <vt:variant>
        <vt:i4>0</vt:i4>
      </vt:variant>
      <vt:variant>
        <vt:i4>5</vt:i4>
      </vt:variant>
      <vt:variant>
        <vt:lpwstr>https://www.nap.edu/author/BEES</vt:lpwstr>
      </vt:variant>
      <vt:variant>
        <vt:lpwstr/>
      </vt:variant>
      <vt:variant>
        <vt:i4>3604493</vt:i4>
      </vt:variant>
      <vt:variant>
        <vt:i4>0</vt:i4>
      </vt:variant>
      <vt:variant>
        <vt:i4>0</vt:i4>
      </vt:variant>
      <vt:variant>
        <vt:i4>5</vt:i4>
      </vt:variant>
      <vt:variant>
        <vt:lpwstr>https://www.nap.edu/author/DEPS</vt:lpwstr>
      </vt:variant>
      <vt:variant>
        <vt:lpwstr/>
      </vt:variant>
      <vt:variant>
        <vt:i4>3801175</vt:i4>
      </vt:variant>
      <vt:variant>
        <vt:i4>9</vt:i4>
      </vt:variant>
      <vt:variant>
        <vt:i4>0</vt:i4>
      </vt:variant>
      <vt:variant>
        <vt:i4>5</vt:i4>
      </vt:variant>
      <vt:variant>
        <vt:lpwstr>https://intranet.undp.org/global/documents/ppm/Supplemental.pdf</vt:lpwstr>
      </vt:variant>
      <vt:variant>
        <vt:lpwstr/>
      </vt:variant>
      <vt:variant>
        <vt:i4>3801175</vt:i4>
      </vt:variant>
      <vt:variant>
        <vt:i4>6</vt:i4>
      </vt:variant>
      <vt:variant>
        <vt:i4>0</vt:i4>
      </vt:variant>
      <vt:variant>
        <vt:i4>5</vt:i4>
      </vt:variant>
      <vt:variant>
        <vt:lpwstr>https://intranet.undp.org/global/documents/ppm/Supplemental.pdf</vt:lpwstr>
      </vt:variant>
      <vt:variant>
        <vt:lpwstr/>
      </vt:variant>
      <vt:variant>
        <vt:i4>5505088</vt:i4>
      </vt:variant>
      <vt:variant>
        <vt:i4>3</vt:i4>
      </vt:variant>
      <vt:variant>
        <vt:i4>0</vt:i4>
      </vt:variant>
      <vt:variant>
        <vt:i4>5</vt:i4>
      </vt:variant>
      <vt:variant>
        <vt:lpwstr>http://intra.undp.org/bdp/archive-programming-manual/docs/reference-centre/chapter6/sbaa.pdf</vt:lpwstr>
      </vt:variant>
      <vt:variant>
        <vt:lpwstr/>
      </vt:variant>
      <vt:variant>
        <vt:i4>5505088</vt:i4>
      </vt:variant>
      <vt:variant>
        <vt:i4>0</vt:i4>
      </vt:variant>
      <vt:variant>
        <vt:i4>0</vt:i4>
      </vt:variant>
      <vt:variant>
        <vt:i4>5</vt:i4>
      </vt:variant>
      <vt:variant>
        <vt:lpwstr>http://intra.undp.org/bdp/archive-programming-manual/docs/reference-centre/chapter6/sbaa.pdf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 ProDoc Template</dc:title>
  <dc:subject>Project Management</dc:subject>
  <dc:creator>Patrick Gremillet</dc:creator>
  <cp:keywords/>
  <dc:description/>
  <cp:lastModifiedBy>Milou Beerepoot</cp:lastModifiedBy>
  <cp:revision>7</cp:revision>
  <cp:lastPrinted>2020-03-04T02:59:00Z</cp:lastPrinted>
  <dcterms:created xsi:type="dcterms:W3CDTF">2020-04-30T06:50:00Z</dcterms:created>
  <dcterms:modified xsi:type="dcterms:W3CDTF">2020-05-01T11:00:00Z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6564c19a-2d12-4375-b2b8-804bc605f3cd</vt:lpwstr>
  </property>
  <property fmtid="{D5CDD505-2E9C-101B-9397-08002B2CF9AE}" pid="4" name="_dlc_DocId">
    <vt:lpwstr>UNITOFFICE-80-84</vt:lpwstr>
  </property>
  <property fmtid="{D5CDD505-2E9C-101B-9397-08002B2CF9AE}" pid="5" name="_dlc_DocIdUrl">
    <vt:lpwstr>https://intranet.undp.org/unit/office/exo/_layouts/DocIdRedir.aspx?ID=UNITOFFICE-80-84, UNITOFFICE-80-84</vt:lpwstr>
  </property>
  <property fmtid="{D5CDD505-2E9C-101B-9397-08002B2CF9AE}" pid="6" name="Category">
    <vt:lpwstr>Project Development Phase</vt:lpwstr>
  </property>
  <property fmtid="{D5CDD505-2E9C-101B-9397-08002B2CF9AE}" pid="7" name="Description0">
    <vt:lpwstr/>
  </property>
</Properties>
</file>